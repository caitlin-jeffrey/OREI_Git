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RDefault="00092F7B" w:rsidP="00B91228">
      <w:pPr>
        <w:spacing w:line="480" w:lineRule="auto"/>
        <w:jc w:val="both"/>
        <w:rPr>
          <w:rFonts w:ascii="Times New Roman" w:hAnsi="Times New Roman" w:cs="Times New Roman"/>
          <w:b/>
          <w:sz w:val="24"/>
          <w:szCs w:val="24"/>
        </w:rPr>
      </w:pPr>
      <w:commentRangeStart w:id="3"/>
      <w:r w:rsidRPr="00604EDE">
        <w:rPr>
          <w:rFonts w:ascii="Times New Roman" w:hAnsi="Times New Roman" w:cs="Times New Roman"/>
          <w:b/>
          <w:sz w:val="24"/>
          <w:szCs w:val="24"/>
        </w:rPr>
        <w:lastRenderedPageBreak/>
        <w:t>Running head:</w:t>
      </w:r>
      <w:commentRangeEnd w:id="3"/>
      <w:r w:rsidRPr="00604EDE">
        <w:rPr>
          <w:rStyle w:val="CommentReference"/>
          <w:rFonts w:eastAsiaTheme="minorEastAsia"/>
        </w:rPr>
        <w:commentReference w:id="3"/>
      </w:r>
    </w:p>
    <w:p w14:paraId="220B1967" w14:textId="772384E1" w:rsidR="00B91228" w:rsidRPr="00604EDE" w:rsidRDefault="00B20782" w:rsidP="00B91228">
      <w:pPr>
        <w:spacing w:line="480" w:lineRule="auto"/>
        <w:jc w:val="both"/>
        <w:rPr>
          <w:rFonts w:ascii="Times New Roman" w:hAnsi="Times New Roman" w:cs="Times New Roman"/>
          <w:sz w:val="24"/>
          <w:szCs w:val="24"/>
        </w:rPr>
      </w:pPr>
      <w:commentRangeStart w:id="4"/>
      <w:r w:rsidRPr="00604EDE">
        <w:rPr>
          <w:rFonts w:ascii="Times New Roman" w:hAnsi="Times New Roman" w:cs="Times New Roman"/>
          <w:b/>
          <w:sz w:val="24"/>
          <w:szCs w:val="24"/>
        </w:rPr>
        <w:t>Working title</w:t>
      </w:r>
      <w:commentRangeEnd w:id="4"/>
      <w:r w:rsidR="0045115A" w:rsidRPr="00604EDE">
        <w:rPr>
          <w:rStyle w:val="CommentReference"/>
          <w:rFonts w:eastAsiaTheme="minorEastAsia"/>
        </w:rPr>
        <w:commentReference w:id="4"/>
      </w: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5"/>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5"/>
      <w:r w:rsidR="007566F7" w:rsidRPr="00604EDE">
        <w:rPr>
          <w:rStyle w:val="CommentReference"/>
          <w:rFonts w:eastAsiaTheme="minorEastAsia"/>
        </w:rPr>
        <w:commentReference w:id="5"/>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6"/>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6"/>
      <w:r w:rsidRPr="00604EDE">
        <w:rPr>
          <w:rStyle w:val="CommentReference"/>
          <w:rFonts w:eastAsiaTheme="minorEastAsia"/>
        </w:rPr>
        <w:commentReference w:id="6"/>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7"/>
      <w:commentRangeStart w:id="8"/>
      <w:r w:rsidRPr="00604EDE">
        <w:rPr>
          <w:rStyle w:val="Emphasis"/>
          <w:b/>
          <w:bCs/>
          <w:i w:val="0"/>
          <w:iCs w:val="0"/>
          <w:color w:val="0E101A"/>
        </w:rPr>
        <w:lastRenderedPageBreak/>
        <w:t>Abstract</w:t>
      </w:r>
      <w:commentRangeEnd w:id="7"/>
      <w:r w:rsidR="007A7A5F" w:rsidRPr="00604EDE">
        <w:rPr>
          <w:rStyle w:val="CommentReference"/>
          <w:rFonts w:asciiTheme="minorHAnsi" w:eastAsiaTheme="minorEastAsia" w:hAnsiTheme="minorHAnsi" w:cstheme="minorBidi"/>
        </w:rPr>
        <w:commentReference w:id="7"/>
      </w:r>
      <w:commentRangeEnd w:id="8"/>
      <w:r w:rsidR="00F40209" w:rsidRPr="00604EDE">
        <w:rPr>
          <w:rStyle w:val="CommentReference"/>
          <w:rFonts w:asciiTheme="minorHAnsi" w:eastAsiaTheme="minorEastAsia" w:hAnsiTheme="minorHAnsi" w:cstheme="minorBidi"/>
        </w:rPr>
        <w:commentReference w:id="8"/>
      </w:r>
    </w:p>
    <w:p w14:paraId="7FE6D4AB" w14:textId="487D9D1A"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9"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10"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11" w:author="Caitlin Jeffrey" w:date="2023-06-30T10:33:00Z">
        <w:r w:rsidRPr="00604EDE" w:rsidDel="009E0446">
          <w:rPr>
            <w:rFonts w:ascii="Times New Roman" w:hAnsi="Times New Roman" w:cs="Times New Roman"/>
            <w:sz w:val="24"/>
            <w:szCs w:val="24"/>
          </w:rPr>
          <w:delText>weighted by production</w:delText>
        </w:r>
      </w:del>
      <w:ins w:id="12" w:author="Caitlin Jeffrey" w:date="2023-06-30T10:22:00Z">
        <w:r w:rsidR="000A3FE6" w:rsidRPr="00604EDE">
          <w:rPr>
            <w:rFonts w:ascii="Times New Roman" w:hAnsi="Times New Roman" w:cs="Times New Roman"/>
            <w:sz w:val="24"/>
            <w:szCs w:val="24"/>
          </w:rPr>
          <w:t>(LS)</w:t>
        </w:r>
      </w:ins>
      <w:del w:id="13"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14" w:author="Caitlin Jeffrey" w:date="2023-06-30T13:29:00Z">
        <w:r w:rsidR="00081233" w:rsidRPr="00604EDE">
          <w:rPr>
            <w:rFonts w:ascii="Times New Roman" w:hAnsi="Times New Roman" w:cs="Times New Roman"/>
            <w:sz w:val="24"/>
            <w:szCs w:val="24"/>
          </w:rPr>
          <w:t>high</w:t>
        </w:r>
      </w:ins>
      <w:ins w:id="15" w:author="Caitlin Jeffrey" w:date="2023-06-30T13:17:00Z">
        <w:r w:rsidR="00265C03" w:rsidRPr="00604EDE">
          <w:rPr>
            <w:rFonts w:ascii="Times New Roman" w:hAnsi="Times New Roman" w:cs="Times New Roman"/>
            <w:sz w:val="24"/>
            <w:szCs w:val="24"/>
          </w:rPr>
          <w:t xml:space="preserve"> SCC</w:t>
        </w:r>
      </w:ins>
      <w:del w:id="16"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17" w:author="Caitlin Jeffrey" w:date="2023-06-30T13:17:00Z">
        <w:r w:rsidR="00265C03" w:rsidRPr="00604EDE">
          <w:rPr>
            <w:rFonts w:ascii="Times New Roman" w:hAnsi="Times New Roman" w:cs="Times New Roman"/>
            <w:sz w:val="24"/>
            <w:szCs w:val="24"/>
          </w:rPr>
          <w:t>“</w:t>
        </w:r>
      </w:ins>
      <w:proofErr w:type="spellStart"/>
      <w:ins w:id="18" w:author="Caitlin Jeffrey" w:date="2023-06-30T13:29:00Z">
        <w:r w:rsidR="005E45DD" w:rsidRPr="00604EDE">
          <w:rPr>
            <w:rFonts w:ascii="Times New Roman" w:hAnsi="Times New Roman" w:cs="Times New Roman"/>
            <w:sz w:val="24"/>
            <w:szCs w:val="24"/>
          </w:rPr>
          <w:t>el</w:t>
        </w:r>
      </w:ins>
      <w:ins w:id="19" w:author="Caitlin Jeffrey" w:date="2023-06-30T13:17:00Z">
        <w:r w:rsidR="00265C03" w:rsidRPr="00604EDE">
          <w:rPr>
            <w:rFonts w:ascii="Times New Roman" w:hAnsi="Times New Roman" w:cs="Times New Roman"/>
            <w:sz w:val="24"/>
            <w:szCs w:val="24"/>
          </w:rPr>
          <w:t>SCC</w:t>
        </w:r>
      </w:ins>
      <w:proofErr w:type="spellEnd"/>
      <w:del w:id="20"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21"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 ≥4.0), % cows with new</w:t>
      </w:r>
      <w:ins w:id="22" w:author="Caitlin Jeffrey" w:date="2023-06-30T11:47:00Z">
        <w:r w:rsidR="00EE5761" w:rsidRPr="00604EDE">
          <w:rPr>
            <w:rFonts w:ascii="Times New Roman" w:hAnsi="Times New Roman" w:cs="Times New Roman"/>
            <w:sz w:val="24"/>
            <w:szCs w:val="24"/>
          </w:rPr>
          <w:t>ly-elevated SCC</w:t>
        </w:r>
      </w:ins>
      <w:del w:id="23"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4" w:author="Caitlin Jeffrey" w:date="2023-06-30T11:47:00Z">
        <w:r w:rsidR="00EE5761" w:rsidRPr="00604EDE">
          <w:rPr>
            <w:rFonts w:ascii="Times New Roman" w:hAnsi="Times New Roman" w:cs="Times New Roman"/>
            <w:sz w:val="24"/>
            <w:szCs w:val="24"/>
          </w:rPr>
          <w:t>“</w:t>
        </w:r>
        <w:proofErr w:type="spellStart"/>
        <w:r w:rsidR="00EE5761" w:rsidRPr="00604EDE">
          <w:rPr>
            <w:rFonts w:ascii="Times New Roman" w:hAnsi="Times New Roman" w:cs="Times New Roman"/>
            <w:sz w:val="24"/>
            <w:szCs w:val="24"/>
          </w:rPr>
          <w:t>neSCC</w:t>
        </w:r>
        <w:proofErr w:type="spellEnd"/>
        <w:r w:rsidR="00EE576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LS &lt;4.0 to ≥4.0), and % cows with chronic</w:t>
      </w:r>
      <w:ins w:id="25" w:author="Caitlin Jeffrey" w:date="2023-06-30T11:16:00Z">
        <w:r w:rsidR="003C029F" w:rsidRPr="00604EDE">
          <w:rPr>
            <w:rFonts w:ascii="Times New Roman" w:hAnsi="Times New Roman" w:cs="Times New Roman"/>
            <w:sz w:val="24"/>
            <w:szCs w:val="24"/>
          </w:rPr>
          <w:t>ally-elevated SCC</w:t>
        </w:r>
      </w:ins>
      <w:del w:id="26"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7" w:author="Caitlin Jeffrey" w:date="2023-06-30T11:21:00Z">
        <w:r w:rsidR="006450EC" w:rsidRPr="00604EDE">
          <w:rPr>
            <w:rFonts w:ascii="Times New Roman" w:hAnsi="Times New Roman" w:cs="Times New Roman"/>
            <w:sz w:val="24"/>
            <w:szCs w:val="24"/>
          </w:rPr>
          <w:t>“</w:t>
        </w:r>
      </w:ins>
      <w:proofErr w:type="spellStart"/>
      <w:ins w:id="28" w:author="Caitlin Jeffrey" w:date="2023-06-30T11:16:00Z">
        <w:r w:rsidR="003C029F" w:rsidRPr="00604EDE">
          <w:rPr>
            <w:rFonts w:ascii="Times New Roman" w:hAnsi="Times New Roman" w:cs="Times New Roman"/>
            <w:sz w:val="24"/>
            <w:szCs w:val="24"/>
          </w:rPr>
          <w:t>ceSCC</w:t>
        </w:r>
        <w:proofErr w:type="spellEnd"/>
        <w:r w:rsidR="00A45F7E" w:rsidRPr="00604EDE">
          <w:rPr>
            <w:rFonts w:ascii="Times New Roman" w:hAnsi="Times New Roman" w:cs="Times New Roman"/>
            <w:sz w:val="24"/>
            <w:szCs w:val="24"/>
          </w:rPr>
          <w:t>,</w:t>
        </w:r>
      </w:ins>
      <w:ins w:id="29" w:author="Caitlin Jeffrey" w:date="2023-06-30T11:22:00Z">
        <w:r w:rsidR="007C737B" w:rsidRPr="00604EDE">
          <w:rPr>
            <w:rFonts w:ascii="Times New Roman" w:hAnsi="Times New Roman" w:cs="Times New Roman"/>
            <w:sz w:val="24"/>
            <w:szCs w:val="24"/>
          </w:rPr>
          <w:t>”</w:t>
        </w:r>
      </w:ins>
      <w:ins w:id="30" w:author="Caitlin Jeffrey" w:date="2023-06-30T11:16:00Z">
        <w:r w:rsidR="00A45F7E" w:rsidRPr="00604EDE">
          <w:rPr>
            <w:rFonts w:ascii="Times New Roman" w:hAnsi="Times New Roman" w:cs="Times New Roman"/>
            <w:sz w:val="24"/>
            <w:szCs w:val="24"/>
          </w:rPr>
          <w:t xml:space="preserve"> LS</w:t>
        </w:r>
      </w:ins>
      <w:ins w:id="31"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2 tests). There were no significant differences between bulk tank udder health measures, 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w:t>
      </w:r>
      <w:ins w:id="32" w:author="Caitlin Jeffrey" w:date="2023-06-30T11:47:00Z">
        <w:r w:rsidR="00275615" w:rsidRPr="00604EDE">
          <w:rPr>
            <w:rFonts w:ascii="Times New Roman" w:hAnsi="Times New Roman" w:cs="Times New Roman"/>
            <w:sz w:val="24"/>
            <w:szCs w:val="24"/>
          </w:rPr>
          <w:t xml:space="preserve"> </w:t>
        </w:r>
      </w:ins>
      <w:del w:id="33" w:author="Caitlin Jeffrey" w:date="2023-06-30T11:47:00Z">
        <w:r w:rsidRPr="00604EDE" w:rsidDel="00275615">
          <w:rPr>
            <w:rFonts w:ascii="Times New Roman" w:hAnsi="Times New Roman" w:cs="Times New Roman"/>
            <w:sz w:val="24"/>
            <w:szCs w:val="24"/>
          </w:rPr>
          <w:delText xml:space="preserve"> </w:delText>
        </w:r>
      </w:del>
      <w:proofErr w:type="spellStart"/>
      <w:r w:rsidRPr="00604EDE">
        <w:rPr>
          <w:rFonts w:ascii="Times New Roman" w:hAnsi="Times New Roman" w:cs="Times New Roman"/>
          <w:sz w:val="24"/>
          <w:szCs w:val="24"/>
        </w:rPr>
        <w:t>ne</w:t>
      </w:r>
      <w:ins w:id="34" w:author="Caitlin Jeffrey" w:date="2023-06-30T11:47:00Z">
        <w:r w:rsidR="00275615" w:rsidRPr="00604EDE">
          <w:rPr>
            <w:rFonts w:ascii="Times New Roman" w:hAnsi="Times New Roman" w:cs="Times New Roman"/>
            <w:sz w:val="24"/>
            <w:szCs w:val="24"/>
          </w:rPr>
          <w:t>SCC</w:t>
        </w:r>
      </w:ins>
      <w:proofErr w:type="spellEnd"/>
      <w:del w:id="35"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 </w:t>
      </w:r>
      <w:proofErr w:type="spellStart"/>
      <w:ins w:id="36" w:author="Caitlin Jeffrey" w:date="2023-06-30T13:17:00Z">
        <w:r w:rsidR="00265C03" w:rsidRPr="00604EDE">
          <w:rPr>
            <w:rFonts w:ascii="Times New Roman" w:hAnsi="Times New Roman" w:cs="Times New Roman"/>
            <w:sz w:val="24"/>
            <w:szCs w:val="24"/>
          </w:rPr>
          <w:t>e</w:t>
        </w:r>
      </w:ins>
      <w:ins w:id="37" w:author="Caitlin Jeffrey" w:date="2023-07-05T11:49:00Z">
        <w:r w:rsidR="00FB7850" w:rsidRPr="00604EDE">
          <w:rPr>
            <w:rFonts w:ascii="Times New Roman" w:hAnsi="Times New Roman" w:cs="Times New Roman"/>
            <w:sz w:val="24"/>
            <w:szCs w:val="24"/>
          </w:rPr>
          <w:t>l</w:t>
        </w:r>
      </w:ins>
      <w:ins w:id="38" w:author="Caitlin Jeffrey" w:date="2023-06-30T13:17:00Z">
        <w:r w:rsidR="00265C03" w:rsidRPr="00604EDE">
          <w:rPr>
            <w:rFonts w:ascii="Times New Roman" w:hAnsi="Times New Roman" w:cs="Times New Roman"/>
            <w:sz w:val="24"/>
            <w:szCs w:val="24"/>
          </w:rPr>
          <w:t>SCC</w:t>
        </w:r>
      </w:ins>
      <w:proofErr w:type="spellEnd"/>
      <w:del w:id="39"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40"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and improved hygiene metrics. Farms with lower mean udder hygiene scores tended towards having lower % </w:t>
      </w:r>
      <w:del w:id="41" w:author="Caitlin Jeffrey" w:date="2023-06-30T11:17:00Z">
        <w:r w:rsidRPr="00604EDE" w:rsidDel="00C35B74">
          <w:rPr>
            <w:rFonts w:ascii="Times New Roman" w:hAnsi="Times New Roman" w:cs="Times New Roman"/>
            <w:sz w:val="24"/>
            <w:szCs w:val="24"/>
          </w:rPr>
          <w:delText>chronic IMI</w:delText>
        </w:r>
      </w:del>
      <w:ins w:id="42" w:author="Caitlin Jeffrey" w:date="2023-06-30T11:17:00Z">
        <w:r w:rsidR="00C35B74" w:rsidRPr="00604EDE">
          <w:rPr>
            <w:rFonts w:ascii="Times New Roman" w:hAnsi="Times New Roman" w:cs="Times New Roman"/>
            <w:sz w:val="24"/>
            <w:szCs w:val="24"/>
          </w:rPr>
          <w:t>chronically-elevated</w:t>
        </w:r>
      </w:ins>
      <w:ins w:id="43"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 </w:t>
      </w:r>
      <w:ins w:id="44" w:author="Caitlin Jeffrey" w:date="2023-06-30T13:17:00Z">
        <w:r w:rsidR="001B27BA" w:rsidRPr="00604EDE">
          <w:rPr>
            <w:rFonts w:ascii="Times New Roman" w:hAnsi="Times New Roman" w:cs="Times New Roman"/>
            <w:sz w:val="24"/>
            <w:szCs w:val="24"/>
          </w:rPr>
          <w:t>elevated SCC</w:t>
        </w:r>
      </w:ins>
      <w:del w:id="45"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46"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Increased bedding depth measures tended to be associated with improved udder hygiene metrics. Although statistical power was limited, the current study provided insight on factors affecting bulk tank milk quality, </w:t>
      </w:r>
      <w:r w:rsidRPr="00604EDE">
        <w:rPr>
          <w:rFonts w:ascii="Times New Roman" w:hAnsi="Times New Roman" w:cs="Times New Roman"/>
          <w:sz w:val="24"/>
          <w:szCs w:val="24"/>
        </w:rPr>
        <w:lastRenderedPageBreak/>
        <w:t>udder health and hygiene measures on organic dairy farms in Vermont. Additionally, outcomes for bedded packs were comparable to more commonly used winter housing systems, and are therefore a viable option for pasture-based herds interested in a loose-housing system in VT.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47"/>
      <w:r w:rsidRPr="00604EDE">
        <w:rPr>
          <w:rStyle w:val="Emphasis"/>
          <w:rFonts w:ascii="Times New Roman" w:eastAsia="ComputerModern-Regular" w:hAnsi="Times New Roman" w:cs="Times New Roman"/>
          <w:b/>
          <w:bCs/>
          <w:i w:val="0"/>
          <w:iCs w:val="0"/>
          <w:sz w:val="24"/>
          <w:szCs w:val="24"/>
        </w:rPr>
        <w:t>Keywords:</w:t>
      </w:r>
      <w:commentRangeEnd w:id="47"/>
      <w:r w:rsidR="008905A2" w:rsidRPr="00604EDE">
        <w:rPr>
          <w:rStyle w:val="CommentReference"/>
          <w:rFonts w:eastAsiaTheme="minorEastAsia"/>
        </w:rPr>
        <w:commentReference w:id="47"/>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48"/>
      <w:commentRangeStart w:id="49"/>
      <w:commentRangeStart w:id="50"/>
      <w:r w:rsidRPr="00604EDE">
        <w:rPr>
          <w:rStyle w:val="Emphasis"/>
          <w:b/>
          <w:bCs/>
          <w:i w:val="0"/>
          <w:iCs w:val="0"/>
          <w:color w:val="0E101A"/>
        </w:rPr>
        <w:t>Introduction</w:t>
      </w:r>
      <w:commentRangeEnd w:id="48"/>
      <w:r w:rsidR="00123751" w:rsidRPr="00604EDE">
        <w:rPr>
          <w:rStyle w:val="CommentReference"/>
          <w:rFonts w:asciiTheme="minorHAnsi" w:eastAsiaTheme="minorEastAsia" w:hAnsiTheme="minorHAnsi" w:cstheme="minorBidi"/>
        </w:rPr>
        <w:commentReference w:id="48"/>
      </w:r>
      <w:commentRangeEnd w:id="49"/>
      <w:r w:rsidR="00CB39D2" w:rsidRPr="00604EDE">
        <w:rPr>
          <w:rStyle w:val="CommentReference"/>
          <w:rFonts w:asciiTheme="minorHAnsi" w:eastAsiaTheme="minorEastAsia" w:hAnsiTheme="minorHAnsi" w:cstheme="minorBidi"/>
        </w:rPr>
        <w:commentReference w:id="49"/>
      </w:r>
      <w:commentRangeEnd w:id="50"/>
      <w:r w:rsidR="001A7E4F" w:rsidRPr="00604EDE">
        <w:rPr>
          <w:rStyle w:val="CommentReference"/>
          <w:rFonts w:asciiTheme="minorHAnsi" w:eastAsiaTheme="minorEastAsia" w:hAnsiTheme="minorHAnsi" w:cstheme="minorBidi"/>
        </w:rPr>
        <w:commentReference w:id="50"/>
      </w:r>
    </w:p>
    <w:p w14:paraId="71A38A23" w14:textId="77777777" w:rsidR="002159A8" w:rsidRPr="00604EDE" w:rsidRDefault="002159A8" w:rsidP="002159A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proofErr w:type="spellStart"/>
      <w:r w:rsidRPr="00604EDE">
        <w:rPr>
          <w:rFonts w:ascii="Times New Roman" w:eastAsia="Times New Roman" w:hAnsi="Times New Roman" w:cs="Times New Roman"/>
          <w:color w:val="0E101A"/>
          <w:sz w:val="24"/>
          <w:szCs w:val="24"/>
        </w:rPr>
        <w:t>Klaas</w:t>
      </w:r>
      <w:proofErr w:type="spellEnd"/>
      <w:r w:rsidRPr="00604EDE">
        <w:rPr>
          <w:rFonts w:ascii="Times New Roman" w:eastAsia="Times New Roman" w:hAnsi="Times New Roman" w:cs="Times New Roman"/>
          <w:color w:val="0E101A"/>
          <w:sz w:val="24"/>
          <w:szCs w:val="24"/>
        </w:rPr>
        <w:t xml:space="preserve">,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w:t>
      </w:r>
      <w:r w:rsidRPr="00604EDE">
        <w:rPr>
          <w:rFonts w:ascii="Times New Roman" w:eastAsia="Times New Roman" w:hAnsi="Times New Roman" w:cs="Times New Roman"/>
          <w:color w:val="0E101A"/>
          <w:sz w:val="24"/>
          <w:szCs w:val="24"/>
        </w:rPr>
        <w:lastRenderedPageBreak/>
        <w:t xml:space="preserve">have comparable milk quality and udder health to more traditional housing systems (Favero, 2015; Albino, 2018; </w:t>
      </w:r>
      <w:proofErr w:type="spellStart"/>
      <w:r w:rsidRPr="00604EDE">
        <w:rPr>
          <w:rFonts w:ascii="Times New Roman" w:eastAsia="Times New Roman" w:hAnsi="Times New Roman" w:cs="Times New Roman"/>
          <w:color w:val="0E101A"/>
          <w:sz w:val="24"/>
          <w:szCs w:val="24"/>
        </w:rPr>
        <w:t>Eckelcamp</w:t>
      </w:r>
      <w:proofErr w:type="spellEnd"/>
      <w:r w:rsidRPr="00604EDE">
        <w:rPr>
          <w:rFonts w:ascii="Times New Roman" w:eastAsia="Times New Roman" w:hAnsi="Times New Roman" w:cs="Times New Roman"/>
          <w:color w:val="0E101A"/>
          <w:sz w:val="24"/>
          <w:szCs w:val="24"/>
        </w:rPr>
        <w:t xml:space="preserve"> 2016 “Understanding…”; Black, 2013; </w:t>
      </w:r>
      <w:proofErr w:type="spellStart"/>
      <w:r w:rsidRPr="00604EDE">
        <w:rPr>
          <w:rFonts w:ascii="Times New Roman" w:eastAsia="Times New Roman" w:hAnsi="Times New Roman" w:cs="Times New Roman"/>
          <w:color w:val="0E101A"/>
          <w:sz w:val="24"/>
          <w:szCs w:val="24"/>
        </w:rPr>
        <w:t>Barberg</w:t>
      </w:r>
      <w:proofErr w:type="spellEnd"/>
      <w:r w:rsidRPr="00604EDE">
        <w:rPr>
          <w:rFonts w:ascii="Times New Roman" w:eastAsia="Times New Roman" w:hAnsi="Times New Roman" w:cs="Times New Roman"/>
          <w:color w:val="0E101A"/>
          <w:sz w:val="24"/>
          <w:szCs w:val="24"/>
        </w:rPr>
        <w:t>,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w:t>
      </w:r>
      <w:proofErr w:type="spellStart"/>
      <w:r w:rsidRPr="00604EDE">
        <w:rPr>
          <w:rFonts w:ascii="Times New Roman" w:eastAsia="Times New Roman" w:hAnsi="Times New Roman" w:cs="Times New Roman"/>
          <w:color w:val="0E101A"/>
          <w:sz w:val="24"/>
          <w:szCs w:val="24"/>
        </w:rPr>
        <w:t>Eckelcamp</w:t>
      </w:r>
      <w:proofErr w:type="spellEnd"/>
      <w:r w:rsidRPr="00604EDE">
        <w:rPr>
          <w:rFonts w:ascii="Times New Roman" w:eastAsia="Times New Roman" w:hAnsi="Times New Roman" w:cs="Times New Roman"/>
          <w:color w:val="0E101A"/>
          <w:sz w:val="24"/>
          <w:szCs w:val="24"/>
        </w:rPr>
        <w:t xml:space="preserve"> 2016 “Sand…”; Lobeck 2011). </w:t>
      </w:r>
    </w:p>
    <w:p w14:paraId="29F767BD" w14:textId="77777777"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51"/>
      <w:r w:rsidRPr="00604EDE">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t>
      </w:r>
      <w:proofErr w:type="gramStart"/>
      <w:r w:rsidRPr="00604EDE">
        <w:rPr>
          <w:rFonts w:ascii="Times New Roman" w:eastAsia="Times New Roman" w:hAnsi="Times New Roman" w:cs="Times New Roman"/>
          <w:color w:val="0E101A"/>
          <w:sz w:val="24"/>
          <w:szCs w:val="24"/>
        </w:rPr>
        <w:t>whether or not</w:t>
      </w:r>
      <w:proofErr w:type="gramEnd"/>
      <w:r w:rsidRPr="00604EDE">
        <w:rPr>
          <w:rFonts w:ascii="Times New Roman" w:eastAsia="Times New Roman" w:hAnsi="Times New Roman" w:cs="Times New Roman"/>
          <w:color w:val="0E101A"/>
          <w:sz w:val="24"/>
          <w:szCs w:val="24"/>
        </w:rPr>
        <w:t xml:space="preserve"> the facility may be a good option for them.  </w:t>
      </w:r>
      <w:commentRangeEnd w:id="51"/>
      <w:r w:rsidRPr="00604EDE">
        <w:rPr>
          <w:rFonts w:ascii="Times New Roman" w:eastAsia="Times New Roman" w:hAnsi="Times New Roman" w:cs="Times New Roman"/>
          <w:color w:val="0E101A"/>
          <w:sz w:val="24"/>
          <w:szCs w:val="24"/>
        </w:rPr>
        <w:commentReference w:id="51"/>
      </w:r>
    </w:p>
    <w:p w14:paraId="2372539D" w14:textId="7224BDC3" w:rsidR="00605602" w:rsidRPr="00604EDE" w:rsidRDefault="002159A8" w:rsidP="007B2DF8">
      <w:pPr>
        <w:spacing w:line="480" w:lineRule="auto"/>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w:t>
      </w:r>
      <w:r w:rsidRPr="00604EDE">
        <w:rPr>
          <w:rFonts w:ascii="Times New Roman" w:eastAsia="Times New Roman" w:hAnsi="Times New Roman" w:cs="Times New Roman"/>
          <w:color w:val="0E101A"/>
          <w:sz w:val="24"/>
          <w:szCs w:val="24"/>
        </w:rPr>
        <w:lastRenderedPageBreak/>
        <w:t>dairies in Vermont which aimed to compare udder health and hygiene measures for the two most 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604EDE" w:rsidRDefault="00FC0592" w:rsidP="005F0EC1">
      <w:pPr>
        <w:autoSpaceDE w:val="0"/>
        <w:autoSpaceDN w:val="0"/>
        <w:adjustRightInd w:val="0"/>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2BCB032B" w14:textId="438A0209" w:rsidR="006238BB" w:rsidRPr="00604EDE" w:rsidRDefault="006238BB" w:rsidP="00361820">
      <w:pPr>
        <w:pStyle w:val="ListParagraph"/>
        <w:numPr>
          <w:ilvl w:val="0"/>
          <w:numId w:val="12"/>
        </w:numPr>
        <w:spacing w:line="480" w:lineRule="auto"/>
        <w:rPr>
          <w:b/>
          <w:bCs/>
        </w:rPr>
      </w:pPr>
      <w:bookmarkStart w:id="52" w:name="_Hlk137445543"/>
      <w:r w:rsidRPr="00604EDE">
        <w:rPr>
          <w:b/>
          <w:bCs/>
        </w:rPr>
        <w:t>Herd enrollment and selection</w:t>
      </w:r>
    </w:p>
    <w:p w14:paraId="26454AB6"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A list of eligible farms was made by housing/bedding combination, and were haphazardly/by convenience (?) contacted by phone or email provided in the previous survey in Spring 2019.</w:t>
      </w:r>
    </w:p>
    <w:p w14:paraId="52D8DA2E" w14:textId="6B898126" w:rsidR="006238BB" w:rsidRPr="00604EDE" w:rsidRDefault="006238BB" w:rsidP="00361820">
      <w:pPr>
        <w:spacing w:line="480" w:lineRule="auto"/>
        <w:ind w:firstLine="720"/>
        <w:rPr>
          <w:rFonts w:ascii="Times New Roman" w:hAnsi="Times New Roman" w:cs="Times New Roman"/>
          <w:b/>
          <w:bCs/>
          <w:sz w:val="24"/>
          <w:szCs w:val="24"/>
        </w:rPr>
      </w:pPr>
      <w:r w:rsidRPr="00604EDE">
        <w:rPr>
          <w:rFonts w:ascii="Times New Roman" w:hAnsi="Times New Roman" w:cs="Times New Roman"/>
          <w:b/>
          <w:bCs/>
          <w:sz w:val="24"/>
          <w:szCs w:val="24"/>
        </w:rPr>
        <w:t>OR</w:t>
      </w:r>
      <w:r w:rsidR="00361820" w:rsidRPr="00604EDE">
        <w:rPr>
          <w:rFonts w:ascii="Times New Roman" w:hAnsi="Times New Roman" w:cs="Times New Roman"/>
          <w:b/>
          <w:bCs/>
          <w:sz w:val="24"/>
          <w:szCs w:val="24"/>
        </w:rPr>
        <w:t>:</w:t>
      </w:r>
    </w:p>
    <w:p w14:paraId="643707A0"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04EDE" w:rsidRDefault="006238BB" w:rsidP="00361820">
      <w:pPr>
        <w:spacing w:line="480" w:lineRule="auto"/>
        <w:ind w:firstLine="720"/>
        <w:rPr>
          <w:rFonts w:ascii="Times New Roman" w:hAnsi="Times New Roman" w:cs="Times New Roman"/>
          <w:sz w:val="24"/>
          <w:szCs w:val="24"/>
        </w:rPr>
      </w:pPr>
      <w:commentRangeStart w:id="53"/>
      <w:r w:rsidRPr="00604EDE">
        <w:rPr>
          <w:rFonts w:ascii="Times New Roman" w:hAnsi="Times New Roman" w:cs="Times New Roman"/>
          <w:sz w:val="24"/>
          <w:szCs w:val="24"/>
        </w:rPr>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53"/>
      <w:r w:rsidRPr="00604EDE">
        <w:rPr>
          <w:rFonts w:ascii="Times New Roman" w:hAnsi="Times New Roman" w:cs="Times New Roman"/>
          <w:sz w:val="24"/>
          <w:szCs w:val="24"/>
        </w:rPr>
        <w:commentReference w:id="53"/>
      </w:r>
      <w:r w:rsidRPr="00604EDE">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7777777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w:t>
      </w:r>
      <w:proofErr w:type="gramStart"/>
      <w:r w:rsidRPr="00604EDE">
        <w:rPr>
          <w:rFonts w:ascii="Times New Roman" w:hAnsi="Times New Roman" w:cs="Times New Roman"/>
          <w:sz w:val="24"/>
          <w:szCs w:val="24"/>
        </w:rPr>
        <w:t>particular farm</w:t>
      </w:r>
      <w:proofErr w:type="gramEnd"/>
      <w:r w:rsidRPr="00604EDE">
        <w:rPr>
          <w:rFonts w:ascii="Times New Roman" w:hAnsi="Times New Roman" w:cs="Times New Roman"/>
          <w:sz w:val="24"/>
          <w:szCs w:val="24"/>
        </w:rPr>
        <w:t xml:space="preserve">, and 2) acquire a comprehensive understanding of housing and bedding management and related practices on the farm. The survey is included in its entirety in the provided in Supplemental Data (XXX). The survey was created and administered on a tablet using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While the producer and primary researcher completed the survey, a technician collected a bulk tank milk sample was collected directly from the top of the bulk tank after agitating the milk for at least 5 minutes, using a 250-mL sterile single-use vial (Blue </w:t>
      </w:r>
      <w:proofErr w:type="spellStart"/>
      <w:r w:rsidRPr="00604EDE">
        <w:rPr>
          <w:rFonts w:ascii="Times New Roman" w:hAnsi="Times New Roman" w:cs="Times New Roman"/>
          <w:sz w:val="24"/>
          <w:szCs w:val="24"/>
        </w:rPr>
        <w:t>Dippas</w:t>
      </w:r>
      <w:proofErr w:type="spellEnd"/>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Dynalon</w:t>
      </w:r>
      <w:proofErr w:type="spellEnd"/>
      <w:r w:rsidRPr="00604EDE">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04EDE">
        <w:rPr>
          <w:rFonts w:ascii="Times New Roman" w:hAnsi="Times New Roman" w:cs="Times New Roman"/>
          <w:sz w:val="24"/>
          <w:szCs w:val="24"/>
        </w:rPr>
        <w:t>Also</w:t>
      </w:r>
      <w:proofErr w:type="gramEnd"/>
      <w:r w:rsidRPr="00604EDE">
        <w:rPr>
          <w:rFonts w:ascii="Times New Roman" w:hAnsi="Times New Roman" w:cs="Times New Roman"/>
          <w:sz w:val="24"/>
          <w:szCs w:val="24"/>
        </w:rPr>
        <w:t xml:space="preserve">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54"/>
      <w:r w:rsidRPr="00604EDE">
        <w:rPr>
          <w:rFonts w:ascii="Times New Roman" w:hAnsi="Times New Roman" w:cs="Times New Roman"/>
          <w:sz w:val="24"/>
          <w:szCs w:val="24"/>
        </w:rPr>
        <w:t xml:space="preserve">stall sizes, </w:t>
      </w:r>
      <w:commentRangeEnd w:id="54"/>
      <w:r w:rsidRPr="00604EDE">
        <w:rPr>
          <w:rFonts w:ascii="Times New Roman" w:hAnsi="Times New Roman" w:cs="Times New Roman"/>
          <w:sz w:val="24"/>
          <w:szCs w:val="24"/>
        </w:rPr>
        <w:commentReference w:id="54"/>
      </w:r>
      <w:r w:rsidRPr="00604EDE">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75C9811F" w14:textId="77777777" w:rsidR="00026EE6" w:rsidRPr="00604EDE" w:rsidRDefault="00026EE6" w:rsidP="00026EE6">
      <w:pPr>
        <w:pStyle w:val="ListParagraph"/>
        <w:numPr>
          <w:ilvl w:val="0"/>
          <w:numId w:val="12"/>
        </w:numPr>
        <w:spacing w:line="480" w:lineRule="auto"/>
        <w:rPr>
          <w:b/>
          <w:bCs/>
        </w:rPr>
      </w:pPr>
      <w:r w:rsidRPr="00604EDE">
        <w:rPr>
          <w:b/>
          <w:bCs/>
        </w:rPr>
        <w:t>Bulk tank milk culture</w:t>
      </w:r>
    </w:p>
    <w:p w14:paraId="03E3B506" w14:textId="0B34EC02" w:rsidR="00026EE6" w:rsidRPr="00604EDE" w:rsidRDefault="00026EE6" w:rsidP="00026EE6">
      <w:pPr>
        <w:spacing w:line="480" w:lineRule="auto"/>
        <w:ind w:firstLine="720"/>
        <w:rPr>
          <w:rFonts w:ascii="Times New Roman" w:hAnsi="Times New Roman" w:cs="Times New Roman"/>
          <w:i/>
          <w:iCs/>
          <w:sz w:val="24"/>
          <w:szCs w:val="24"/>
        </w:rPr>
      </w:pPr>
      <w:commentRangeStart w:id="55"/>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 xml:space="preserve">), while β-Hemolytic colonies on Factor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Any β-Hemolytic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proofErr w:type="gramStart"/>
      <w:r w:rsidRPr="00604EDE">
        <w:rPr>
          <w:rFonts w:ascii="Times New Roman" w:hAnsi="Times New Roman" w:cs="Times New Roman"/>
          <w:sz w:val="24"/>
          <w:szCs w:val="24"/>
        </w:rPr>
        <w:t>were</w:t>
      </w:r>
      <w:proofErr w:type="gramEnd"/>
      <w:r w:rsidRPr="00604EDE">
        <w:rPr>
          <w:rFonts w:ascii="Times New Roman" w:hAnsi="Times New Roman" w:cs="Times New Roman"/>
          <w:sz w:val="24"/>
          <w:szCs w:val="24"/>
        </w:rPr>
        <w:t xml:space="preserve"> counted and reported as such. All remaining colonies on Focus medium that were not identified as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were counted and recorded as streptococci or strep-like organisms, and non-hemolytic colonies on Factor media of </w:t>
      </w:r>
      <w:r w:rsidRPr="00604EDE">
        <w:rPr>
          <w:rFonts w:ascii="Times New Roman" w:hAnsi="Times New Roman" w:cs="Times New Roman"/>
          <w:i/>
          <w:iCs/>
          <w:sz w:val="24"/>
          <w:szCs w:val="24"/>
        </w:rPr>
        <w:t xml:space="preserve">Staphylococcus </w:t>
      </w:r>
      <w:r w:rsidRPr="00604EDE">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counts were generated 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as total colony-forming units per </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The lower threshold of detection for this bulk tank milk culture protocol was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and the upper threshold was 62,500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commentRangeEnd w:id="55"/>
      <w:proofErr w:type="spellEnd"/>
      <w:r w:rsidRPr="00604EDE">
        <w:rPr>
          <w:rFonts w:ascii="Times New Roman" w:hAnsi="Times New Roman" w:cs="Times New Roman"/>
          <w:sz w:val="24"/>
          <w:szCs w:val="24"/>
        </w:rPr>
        <w:commentReference w:id="55"/>
      </w:r>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32B06BEA"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56"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57"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58"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59"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60"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 200,000 cells/mL</w:t>
        </w:r>
      </w:ins>
      <w:del w:id="61"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recent test day (“</w:t>
      </w:r>
      <w:proofErr w:type="spellStart"/>
      <w:ins w:id="62" w:author="Caitlin Jeffrey" w:date="2023-06-30T13:18:00Z">
        <w:r w:rsidR="00F5137E" w:rsidRPr="00604EDE">
          <w:rPr>
            <w:rFonts w:ascii="Times New Roman" w:hAnsi="Times New Roman" w:cs="Times New Roman"/>
            <w:sz w:val="24"/>
            <w:szCs w:val="24"/>
          </w:rPr>
          <w:t>e</w:t>
        </w:r>
      </w:ins>
      <w:ins w:id="63" w:author="Caitlin Jeffrey" w:date="2023-07-05T11:49:00Z">
        <w:r w:rsidR="00B164D8" w:rsidRPr="00604EDE">
          <w:rPr>
            <w:rFonts w:ascii="Times New Roman" w:hAnsi="Times New Roman" w:cs="Times New Roman"/>
            <w:sz w:val="24"/>
            <w:szCs w:val="24"/>
          </w:rPr>
          <w:t>l</w:t>
        </w:r>
      </w:ins>
      <w:ins w:id="64" w:author="Caitlin Jeffrey" w:date="2023-06-30T13:18:00Z">
        <w:r w:rsidR="00F5137E" w:rsidRPr="00604EDE">
          <w:rPr>
            <w:rFonts w:ascii="Times New Roman" w:hAnsi="Times New Roman" w:cs="Times New Roman"/>
            <w:sz w:val="24"/>
            <w:szCs w:val="24"/>
          </w:rPr>
          <w:t>SCC</w:t>
        </w:r>
      </w:ins>
      <w:proofErr w:type="spellEnd"/>
      <w:del w:id="65"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where infection was defined as a linear score of ≥4.0; the proportion of cows with a new</w:t>
      </w:r>
      <w:ins w:id="66"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67" w:author="Caitlin Jeffrey" w:date="2023-06-30T11:48:00Z">
        <w:r w:rsidR="002A27F9" w:rsidRPr="00604EDE">
          <w:rPr>
            <w:rFonts w:ascii="Times New Roman" w:hAnsi="Times New Roman" w:cs="Times New Roman"/>
            <w:sz w:val="24"/>
            <w:szCs w:val="24"/>
          </w:rPr>
          <w:t>SCC</w:t>
        </w:r>
      </w:ins>
      <w:del w:id="68"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n</w:t>
      </w:r>
      <w:ins w:id="69" w:author="Caitlin Jeffrey" w:date="2023-06-30T11:48:00Z">
        <w:r w:rsidR="002A27F9" w:rsidRPr="00604EDE">
          <w:rPr>
            <w:rFonts w:ascii="Times New Roman" w:hAnsi="Times New Roman" w:cs="Times New Roman"/>
            <w:sz w:val="24"/>
            <w:szCs w:val="24"/>
          </w:rPr>
          <w:t>eSCC</w:t>
        </w:r>
      </w:ins>
      <w:proofErr w:type="spellEnd"/>
      <w:del w:id="70"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71" w:author="Caitlin Jeffrey" w:date="2023-06-30T11:48:00Z">
        <w:r w:rsidR="002A27F9" w:rsidRPr="00604EDE">
          <w:rPr>
            <w:rFonts w:ascii="Times New Roman" w:hAnsi="Times New Roman" w:cs="Times New Roman"/>
            <w:sz w:val="24"/>
            <w:szCs w:val="24"/>
          </w:rPr>
          <w:t>ich</w:t>
        </w:r>
      </w:ins>
      <w:del w:id="72"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&lt;4.0 to ≥4.0 over the last 2 tests; and the proportion of cows with a chronic</w:t>
      </w:r>
      <w:ins w:id="73"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74"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proofErr w:type="spellStart"/>
      <w:del w:id="75" w:author="Caitlin Jeffrey" w:date="2023-06-30T11:17:00Z">
        <w:r w:rsidRPr="00604EDE" w:rsidDel="00C35B74">
          <w:rPr>
            <w:rFonts w:ascii="Times New Roman" w:hAnsi="Times New Roman" w:cs="Times New Roman"/>
            <w:sz w:val="24"/>
            <w:szCs w:val="24"/>
          </w:rPr>
          <w:delText>chronic IMI</w:delText>
        </w:r>
      </w:del>
      <w:ins w:id="76" w:author="Caitlin Jeffrey" w:date="2023-06-30T11:17:00Z">
        <w:r w:rsidR="00C35B74"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w:t>
      </w:r>
      <w:del w:id="77" w:author="Caitlin Jeffrey" w:date="2023-06-30T11:17:00Z">
        <w:r w:rsidRPr="00604EDE" w:rsidDel="007B44D7">
          <w:rPr>
            <w:rFonts w:ascii="Times New Roman" w:hAnsi="Times New Roman" w:cs="Times New Roman"/>
            <w:sz w:val="24"/>
            <w:szCs w:val="24"/>
          </w:rPr>
          <w:delText>where a chronic IMI</w:delText>
        </w:r>
      </w:del>
      <w:ins w:id="78" w:author="Caitlin Jeffrey" w:date="2023-06-30T11:17:00Z">
        <w:r w:rsidR="007B44D7" w:rsidRPr="00604EDE">
          <w:rPr>
            <w:rFonts w:ascii="Times New Roman" w:hAnsi="Times New Roman" w:cs="Times New Roman"/>
            <w:sz w:val="24"/>
            <w:szCs w:val="24"/>
          </w:rPr>
          <w:t>wh</w:t>
        </w:r>
      </w:ins>
      <w:ins w:id="79" w:author="Caitlin Jeffrey" w:date="2023-06-30T11:18:00Z">
        <w:r w:rsidR="007B44D7" w:rsidRPr="00604EDE">
          <w:rPr>
            <w:rFonts w:ascii="Times New Roman" w:hAnsi="Times New Roman" w:cs="Times New Roman"/>
            <w:sz w:val="24"/>
            <w:szCs w:val="24"/>
          </w:rPr>
          <w:t>ich was</w:t>
        </w:r>
      </w:ins>
      <w:del w:id="80"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 ≥4.0 on the last two tests.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77777777" w:rsidR="0011401F" w:rsidRPr="00604EDE" w:rsidRDefault="006238BB" w:rsidP="00806E14">
      <w:pPr>
        <w:spacing w:line="480" w:lineRule="auto"/>
        <w:ind w:firstLine="720"/>
        <w:rPr>
          <w:ins w:id="81" w:author="Caitlin Jeffrey" w:date="2023-07-05T12:25:00Z"/>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 bedding, and bedding management, as well as milking hygiene and mastitis control practices. Udder hygiene scores for individual cows </w:t>
      </w:r>
      <w:ins w:id="82" w:author="Caitlin Jeffrey" w:date="2023-06-30T14:25:00Z">
        <w:r w:rsidR="00E65121" w:rsidRPr="00604EDE">
          <w:rPr>
            <w:rFonts w:ascii="Times New Roman" w:hAnsi="Times New Roman" w:cs="Times New Roman"/>
            <w:sz w:val="24"/>
            <w:szCs w:val="24"/>
          </w:rPr>
          <w:t>were used to calculate two farm-level</w:t>
        </w:r>
      </w:ins>
      <w:ins w:id="83"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84"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85" w:author="Caitlin Jeffrey" w:date="2023-06-30T14:26:00Z">
        <w:r w:rsidR="00806E14"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w:t>
      </w:r>
      <w:ins w:id="86" w:author="Caitlin Jeffrey" w:date="2023-06-30T14:26:00Z">
        <w:r w:rsidR="00806E14" w:rsidRPr="00604EDE">
          <w:rPr>
            <w:rFonts w:ascii="Times New Roman" w:hAnsi="Times New Roman" w:cs="Times New Roman"/>
            <w:sz w:val="24"/>
            <w:szCs w:val="24"/>
          </w:rPr>
          <w:t xml:space="preserve">2) </w:t>
        </w:r>
      </w:ins>
      <w:del w:id="87" w:author="Caitlin Jeffrey" w:date="2023-06-30T14:26:00Z">
        <w:r w:rsidRPr="00604EDE" w:rsidDel="00806E14">
          <w:rPr>
            <w:rFonts w:ascii="Times New Roman" w:hAnsi="Times New Roman" w:cs="Times New Roman"/>
            <w:sz w:val="24"/>
            <w:szCs w:val="24"/>
          </w:rPr>
          <w:delText>for that farm, as well as the</w:delText>
        </w:r>
      </w:del>
      <w:r w:rsidRPr="00604EDE">
        <w:rPr>
          <w:rFonts w:ascii="Times New Roman" w:hAnsi="Times New Roman" w:cs="Times New Roman"/>
          <w:sz w:val="24"/>
          <w:szCs w:val="24"/>
        </w:rPr>
        <w:t xml:space="preserve"> proportion of cows with dirty udders (udder hygiene score ≥3)</w:t>
      </w:r>
      <w:del w:id="88"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w:t>
      </w:r>
    </w:p>
    <w:p w14:paraId="1C9857B1" w14:textId="638753FB" w:rsidR="0011401F" w:rsidRPr="00604EDE" w:rsidRDefault="0011401F" w:rsidP="0011401F">
      <w:pPr>
        <w:spacing w:line="480" w:lineRule="auto"/>
        <w:ind w:firstLine="720"/>
        <w:rPr>
          <w:ins w:id="89" w:author="Caitlin Jeffrey" w:date="2023-07-05T12:25:00Z"/>
          <w:rFonts w:ascii="Times New Roman" w:hAnsi="Times New Roman" w:cs="Times New Roman"/>
          <w:sz w:val="24"/>
          <w:szCs w:val="24"/>
        </w:rPr>
      </w:pPr>
      <w:ins w:id="90"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91" w:author="Caitlin Jeffrey" w:date="2023-07-05T12:26:00Z">
        <w:r w:rsidRPr="00604EDE">
          <w:rPr>
            <w:rFonts w:ascii="Times New Roman" w:hAnsi="Times New Roman" w:cs="Times New Roman"/>
            <w:sz w:val="24"/>
            <w:szCs w:val="24"/>
          </w:rPr>
          <w:t>were</w:t>
        </w:r>
      </w:ins>
      <w:ins w:id="92" w:author="Caitlin Jeffrey" w:date="2023-07-05T12:25:00Z">
        <w:r w:rsidRPr="00604EDE">
          <w:rPr>
            <w:rFonts w:ascii="Times New Roman" w:hAnsi="Times New Roman" w:cs="Times New Roman"/>
            <w:sz w:val="24"/>
            <w:szCs w:val="24"/>
          </w:rPr>
          <w:t xml:space="preserve"> then carried out using an appropriate test. Bulk tank somatic cell count, % </w:t>
        </w:r>
        <w:proofErr w:type="spellStart"/>
        <w:r w:rsidRPr="00604EDE">
          <w:rPr>
            <w:rFonts w:ascii="Times New Roman" w:hAnsi="Times New Roman" w:cs="Times New Roman"/>
            <w:sz w:val="24"/>
            <w:szCs w:val="24"/>
          </w:rPr>
          <w:t>neSCC</w:t>
        </w:r>
        <w:proofErr w:type="spellEnd"/>
        <w:r w:rsidRPr="00604EDE">
          <w:rPr>
            <w:rFonts w:ascii="Times New Roman" w:hAnsi="Times New Roman" w:cs="Times New Roman"/>
            <w:sz w:val="24"/>
            <w:szCs w:val="24"/>
          </w:rPr>
          <w:t xml:space="preserve">, % </w:t>
        </w:r>
        <w:proofErr w:type="spellStart"/>
        <w:r w:rsidRPr="00604EDE">
          <w:rPr>
            <w:rFonts w:ascii="Times New Roman" w:hAnsi="Times New Roman" w:cs="Times New Roman"/>
            <w:sz w:val="24"/>
            <w:szCs w:val="24"/>
          </w:rPr>
          <w:t>ceSCC</w:t>
        </w:r>
        <w:proofErr w:type="spellEnd"/>
        <w:r w:rsidRPr="00604EDE">
          <w:rPr>
            <w:rFonts w:ascii="Times New Roman" w:hAnsi="Times New Roman" w:cs="Times New Roman"/>
            <w:sz w:val="24"/>
            <w:szCs w:val="24"/>
          </w:rPr>
          <w:t xml:space="preserve">, % </w:t>
        </w:r>
        <w:proofErr w:type="spellStart"/>
        <w:r w:rsidRPr="00604EDE">
          <w:rPr>
            <w:rFonts w:ascii="Times New Roman" w:hAnsi="Times New Roman" w:cs="Times New Roman"/>
            <w:sz w:val="24"/>
            <w:szCs w:val="24"/>
          </w:rPr>
          <w:t>elSCC</w:t>
        </w:r>
        <w:proofErr w:type="spellEnd"/>
        <w:r w:rsidRPr="00604EDE">
          <w:rPr>
            <w:rFonts w:ascii="Times New Roman" w:hAnsi="Times New Roman" w:cs="Times New Roman"/>
            <w:sz w:val="24"/>
            <w:szCs w:val="24"/>
          </w:rPr>
          <w:t>, STD 150-day milk, mean hygiene and proportion dirty udders met the assumptions for a One-way Fisher’s ANOVA (no outliers, normality using a Shapiro-Wilk test (p ≤ 0.05), and homogeneity of variances using Levene’s test and visual assessment of a residuals vs. fitted values plot). The Tukey method was used for adjusting p-values for multiple comparisons (“</w:t>
        </w:r>
        <w:proofErr w:type="spellStart"/>
        <w:r w:rsidRPr="00604EDE">
          <w:rPr>
            <w:rFonts w:ascii="Times New Roman" w:hAnsi="Times New Roman" w:cs="Times New Roman"/>
            <w:sz w:val="24"/>
            <w:szCs w:val="24"/>
          </w:rPr>
          <w:t>TukeyHSD</w:t>
        </w:r>
        <w:proofErr w:type="spellEnd"/>
        <w:r w:rsidRPr="00604EDE">
          <w:rPr>
            <w:rFonts w:ascii="Times New Roman" w:hAnsi="Times New Roman" w:cs="Times New Roman"/>
            <w:sz w:val="24"/>
            <w:szCs w:val="24"/>
          </w:rPr>
          <w:t xml:space="preserve">” function of the “stats” package in R). As most measures of the aerobic culture data were not normally distributed even after log transformation, a </w:t>
        </w:r>
        <w:commentRangeStart w:id="93"/>
        <w:r w:rsidRPr="00604EDE">
          <w:rPr>
            <w:rFonts w:ascii="Times New Roman" w:hAnsi="Times New Roman" w:cs="Times New Roman"/>
            <w:sz w:val="24"/>
            <w:szCs w:val="24"/>
          </w:rPr>
          <w:t>Kruskal-Wallis tes</w:t>
        </w:r>
        <w:commentRangeEnd w:id="93"/>
        <w:r w:rsidRPr="00604EDE">
          <w:rPr>
            <w:rFonts w:ascii="Times New Roman" w:hAnsi="Times New Roman" w:cs="Times New Roman"/>
            <w:sz w:val="24"/>
            <w:szCs w:val="24"/>
          </w:rPr>
          <w:commentReference w:id="93"/>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 0.05.</w:t>
        </w:r>
      </w:ins>
    </w:p>
    <w:p w14:paraId="0E9ADA34" w14:textId="601C3C4B"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Continuous variables underwent correlation analysis to identify variables that were highly associated (R</w:t>
      </w:r>
      <w:r w:rsidRPr="00604EDE">
        <w:rPr>
          <w:rFonts w:ascii="Times New Roman" w:hAnsi="Times New Roman" w:cs="Times New Roman"/>
          <w:sz w:val="24"/>
          <w:szCs w:val="24"/>
          <w:vertAlign w:val="superscript"/>
        </w:rPr>
        <w:t>2</w:t>
      </w:r>
      <w:r w:rsidRPr="00604EDE">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categories with a small number of observations in each, categories were combined when biologically plausible/reasonable </w:t>
      </w:r>
      <w:proofErr w:type="gramStart"/>
      <w:r w:rsidRPr="00604EDE">
        <w:rPr>
          <w:rFonts w:ascii="Times New Roman" w:hAnsi="Times New Roman" w:cs="Times New Roman"/>
          <w:sz w:val="24"/>
          <w:szCs w:val="24"/>
        </w:rPr>
        <w:t>in an attempt to</w:t>
      </w:r>
      <w:proofErr w:type="gramEnd"/>
      <w:r w:rsidRPr="00604EDE">
        <w:rPr>
          <w:rFonts w:ascii="Times New Roman" w:hAnsi="Times New Roman" w:cs="Times New Roman"/>
          <w:sz w:val="24"/>
          <w:szCs w:val="24"/>
        </w:rPr>
        <w:t xml:space="preserve"> have all categories of predictor variables contain at least 5 observations. If any predictor had only 1 observation in a group and there was no way to combine groups in a logical way, it was </w:t>
      </w:r>
      <w:proofErr w:type="spellStart"/>
      <w:r w:rsidRPr="00604EDE">
        <w:rPr>
          <w:rFonts w:ascii="Times New Roman" w:hAnsi="Times New Roman" w:cs="Times New Roman"/>
          <w:sz w:val="24"/>
          <w:szCs w:val="24"/>
        </w:rPr>
        <w:t>discluded</w:t>
      </w:r>
      <w:proofErr w:type="spellEnd"/>
      <w:r w:rsidRPr="00604EDE">
        <w:rPr>
          <w:rFonts w:ascii="Times New Roman" w:hAnsi="Times New Roman" w:cs="Times New Roman"/>
          <w:sz w:val="24"/>
          <w:szCs w:val="24"/>
        </w:rPr>
        <w:t xml:space="preserve"> from further analysis (but listed in descriptive statistic tables).</w:t>
      </w:r>
    </w:p>
    <w:p w14:paraId="679FCC64" w14:textId="69DFE713" w:rsidR="00131683" w:rsidRPr="00604EDE" w:rsidRDefault="006238BB" w:rsidP="00361820">
      <w:pPr>
        <w:spacing w:line="480" w:lineRule="auto"/>
        <w:ind w:firstLine="720"/>
        <w:rPr>
          <w:ins w:id="94"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95"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96" w:author="Caitlin Jeffrey" w:date="2023-07-05T12:35:00Z">
        <w:r w:rsidRPr="00604EDE" w:rsidDel="00F61CBE">
          <w:rPr>
            <w:rFonts w:ascii="Times New Roman" w:hAnsi="Times New Roman" w:cs="Times New Roman"/>
            <w:sz w:val="24"/>
            <w:szCs w:val="24"/>
          </w:rPr>
          <w:delText>h (+/-</w:delText>
        </w:r>
      </w:del>
      <w:ins w:id="97"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98" w:author="Caitlin Jeffrey" w:date="2023-07-05T12:35:00Z">
        <w:r w:rsidR="00F61CBE" w:rsidRPr="00604EDE">
          <w:rPr>
            <w:rFonts w:ascii="Times New Roman" w:hAnsi="Times New Roman" w:cs="Times New Roman"/>
            <w:sz w:val="24"/>
            <w:szCs w:val="24"/>
          </w:rPr>
          <w:t xml:space="preserve"> </w:t>
        </w:r>
      </w:ins>
      <w:del w:id="99"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100"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 xml:space="preserve">LS; </w:t>
      </w:r>
      <w:proofErr w:type="spellStart"/>
      <w:r w:rsidRPr="00604EDE">
        <w:rPr>
          <w:rFonts w:ascii="Times New Roman" w:hAnsi="Times New Roman" w:cs="Times New Roman"/>
          <w:sz w:val="24"/>
          <w:szCs w:val="24"/>
        </w:rPr>
        <w:t>ne</w:t>
      </w:r>
      <w:ins w:id="101" w:author="Caitlin Jeffrey" w:date="2023-06-30T11:48:00Z">
        <w:r w:rsidR="00C81FD9" w:rsidRPr="00604EDE">
          <w:rPr>
            <w:rFonts w:ascii="Times New Roman" w:hAnsi="Times New Roman" w:cs="Times New Roman"/>
            <w:sz w:val="24"/>
            <w:szCs w:val="24"/>
          </w:rPr>
          <w:t>SCC</w:t>
        </w:r>
      </w:ins>
      <w:proofErr w:type="spellEnd"/>
      <w:del w:id="102"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proofErr w:type="spellStart"/>
      <w:ins w:id="103" w:author="Caitlin Jeffrey" w:date="2023-06-30T13:19:00Z">
        <w:r w:rsidR="00BB6585" w:rsidRPr="00604EDE">
          <w:rPr>
            <w:rFonts w:ascii="Times New Roman" w:hAnsi="Times New Roman" w:cs="Times New Roman"/>
            <w:sz w:val="24"/>
            <w:szCs w:val="24"/>
          </w:rPr>
          <w:t>e</w:t>
        </w:r>
      </w:ins>
      <w:ins w:id="104" w:author="Caitlin Jeffrey" w:date="2023-07-05T11:51:00Z">
        <w:r w:rsidR="00E9637A" w:rsidRPr="00604EDE">
          <w:rPr>
            <w:rFonts w:ascii="Times New Roman" w:hAnsi="Times New Roman" w:cs="Times New Roman"/>
            <w:sz w:val="24"/>
            <w:szCs w:val="24"/>
          </w:rPr>
          <w:t>l</w:t>
        </w:r>
      </w:ins>
      <w:ins w:id="105" w:author="Caitlin Jeffrey" w:date="2023-06-30T13:19:00Z">
        <w:r w:rsidR="00BB6585" w:rsidRPr="00604EDE">
          <w:rPr>
            <w:rFonts w:ascii="Times New Roman" w:hAnsi="Times New Roman" w:cs="Times New Roman"/>
            <w:sz w:val="24"/>
            <w:szCs w:val="24"/>
          </w:rPr>
          <w:t>SCC</w:t>
        </w:r>
      </w:ins>
      <w:proofErr w:type="spellEnd"/>
      <w:del w:id="106"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107" w:author="Caitlin Jeffrey" w:date="2023-06-30T11:18:00Z">
        <w:r w:rsidRPr="00604EDE" w:rsidDel="007B44D7">
          <w:rPr>
            <w:rFonts w:ascii="Times New Roman" w:hAnsi="Times New Roman" w:cs="Times New Roman"/>
            <w:sz w:val="24"/>
            <w:szCs w:val="24"/>
          </w:rPr>
          <w:delText>chronic IMI</w:delText>
        </w:r>
      </w:del>
      <w:proofErr w:type="spellStart"/>
      <w:ins w:id="108" w:author="Caitlin Jeffrey" w:date="2023-06-30T11:18:00Z">
        <w:r w:rsidR="007B44D7" w:rsidRPr="00604EDE">
          <w:rPr>
            <w:rFonts w:ascii="Times New Roman" w:hAnsi="Times New Roman" w:cs="Times New Roman"/>
            <w:sz w:val="24"/>
            <w:szCs w:val="24"/>
          </w:rPr>
          <w:t>ceSCC</w:t>
        </w:r>
      </w:ins>
      <w:proofErr w:type="spellEnd"/>
      <w:ins w:id="109" w:author="Caitlin Jeffrey" w:date="2023-07-05T12:35:00Z">
        <w:r w:rsidR="00F61CBE" w:rsidRPr="00604EDE">
          <w:rPr>
            <w:rFonts w:ascii="Times New Roman" w:hAnsi="Times New Roman" w:cs="Times New Roman"/>
            <w:sz w:val="24"/>
            <w:szCs w:val="24"/>
          </w:rPr>
          <w:t xml:space="preserve">, </w:t>
        </w:r>
        <w:r w:rsidR="00F61CBE" w:rsidRPr="00604EDE">
          <w:rPr>
            <w:rFonts w:ascii="Times New Roman" w:hAnsi="Times New Roman" w:cs="Times New Roman"/>
            <w:sz w:val="24"/>
            <w:szCs w:val="24"/>
          </w:rPr>
          <w:t>STD 150-day</w:t>
        </w:r>
      </w:ins>
      <w:r w:rsidRPr="00604EDE">
        <w:rPr>
          <w:rFonts w:ascii="Times New Roman" w:hAnsi="Times New Roman" w:cs="Times New Roman"/>
          <w:sz w:val="24"/>
          <w:szCs w:val="24"/>
        </w:rPr>
        <w:t xml:space="preserve">) and two hygiene outcomes of interest (mean hygiene score and proportion of dirty udders for each farm) and the </w:t>
      </w:r>
      <w:commentRangeStart w:id="110"/>
      <w:r w:rsidRPr="00604EDE">
        <w:rPr>
          <w:rFonts w:ascii="Times New Roman" w:hAnsi="Times New Roman" w:cs="Times New Roman"/>
          <w:sz w:val="24"/>
          <w:szCs w:val="24"/>
        </w:rPr>
        <w:t xml:space="preserve">previously-described herd-level independent variables. </w:t>
      </w:r>
      <w:commentRangeEnd w:id="110"/>
      <w:r w:rsidRPr="00604EDE">
        <w:rPr>
          <w:rFonts w:ascii="Times New Roman" w:hAnsi="Times New Roman" w:cs="Times New Roman"/>
          <w:sz w:val="24"/>
          <w:szCs w:val="24"/>
        </w:rPr>
        <w:commentReference w:id="110"/>
      </w:r>
      <w:r w:rsidRPr="00604EDE">
        <w:rPr>
          <w:rFonts w:ascii="Times New Roman" w:hAnsi="Times New Roman" w:cs="Times New Roman"/>
          <w:sz w:val="24"/>
          <w:szCs w:val="24"/>
        </w:rPr>
        <w:t>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w:t>
      </w:r>
    </w:p>
    <w:p w14:paraId="01AAA848" w14:textId="3689C334" w:rsidR="00131683" w:rsidRPr="00604EDE" w:rsidDel="007E0F06" w:rsidRDefault="006238BB" w:rsidP="007E0F06">
      <w:pPr>
        <w:spacing w:line="480" w:lineRule="auto"/>
        <w:ind w:firstLine="720"/>
        <w:rPr>
          <w:del w:id="111" w:author="Caitlin Jeffrey" w:date="2023-07-05T12:40:00Z"/>
          <w:moveTo w:id="112" w:author="Caitlin Jeffrey" w:date="2023-07-05T12:31:00Z"/>
          <w:rFonts w:ascii="Times New Roman" w:hAnsi="Times New Roman" w:cs="Times New Roman"/>
          <w:sz w:val="24"/>
          <w:szCs w:val="24"/>
        </w:rPr>
      </w:pPr>
      <w:del w:id="113" w:author="Caitlin Jeffrey" w:date="2023-07-05T12:33:00Z">
        <w:r w:rsidRPr="00604EDE" w:rsidDel="003F1E5F">
          <w:rPr>
            <w:rFonts w:ascii="Times New Roman" w:hAnsi="Times New Roman" w:cs="Times New Roman"/>
            <w:sz w:val="24"/>
            <w:szCs w:val="24"/>
          </w:rPr>
          <w:delText xml:space="preserve"> </w:delText>
        </w:r>
        <w:commentRangeStart w:id="114"/>
        <w:r w:rsidRPr="00604EDE" w:rsidDel="003F1E5F">
          <w:rPr>
            <w:rFonts w:ascii="Times New Roman" w:hAnsi="Times New Roman" w:cs="Times New Roman"/>
            <w:sz w:val="24"/>
            <w:szCs w:val="24"/>
          </w:rPr>
          <w:delText xml:space="preserve">… Due to over parametrization and lack of statistical significance due to limited sample size, </w:delText>
        </w:r>
      </w:del>
      <w:ins w:id="115" w:author="Caitlin Jeffrey" w:date="2023-07-05T12:33:00Z">
        <w:r w:rsidR="003F1E5F" w:rsidRPr="00604EDE">
          <w:rPr>
            <w:rFonts w:ascii="Times New Roman" w:hAnsi="Times New Roman" w:cs="Times New Roman"/>
            <w:sz w:val="24"/>
            <w:szCs w:val="24"/>
          </w:rPr>
          <w:t>T</w:t>
        </w:r>
      </w:ins>
      <w:del w:id="116" w:author="Caitlin Jeffrey" w:date="2023-07-05T12:33:00Z">
        <w:r w:rsidRPr="00604EDE" w:rsidDel="003F1E5F">
          <w:rPr>
            <w:rFonts w:ascii="Times New Roman" w:hAnsi="Times New Roman" w:cs="Times New Roman"/>
            <w:sz w:val="24"/>
            <w:szCs w:val="24"/>
          </w:rPr>
          <w:delText>t</w:delText>
        </w:r>
      </w:del>
      <w:r w:rsidRPr="00604EDE">
        <w:rPr>
          <w:rFonts w:ascii="Times New Roman" w:hAnsi="Times New Roman" w:cs="Times New Roman"/>
          <w:sz w:val="24"/>
          <w:szCs w:val="24"/>
        </w:rPr>
        <w:t xml:space="preserve">he </w:t>
      </w:r>
      <w:proofErr w:type="gramStart"/>
      <w:ins w:id="117" w:author="Caitlin Jeffrey" w:date="2023-07-05T12:32:00Z">
        <w:r w:rsidR="00805892" w:rsidRPr="00604EDE">
          <w:rPr>
            <w:rFonts w:ascii="Times New Roman" w:hAnsi="Times New Roman" w:cs="Times New Roman"/>
            <w:sz w:val="24"/>
            <w:szCs w:val="24"/>
          </w:rPr>
          <w:t>initial</w:t>
        </w:r>
        <w:proofErr w:type="gramEnd"/>
        <w:r w:rsidR="00805892"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multivariable modelling approach </w:t>
      </w:r>
      <w:ins w:id="118"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119" w:author="Caitlin Jeffrey" w:date="2023-07-05T12:32:00Z">
        <w:r w:rsidR="00805892" w:rsidRPr="00604EDE">
          <w:rPr>
            <w:rFonts w:ascii="Times New Roman" w:hAnsi="Times New Roman" w:cs="Times New Roman"/>
            <w:sz w:val="24"/>
            <w:szCs w:val="24"/>
          </w:rPr>
          <w:t xml:space="preserve">the </w:t>
        </w:r>
      </w:ins>
      <w:ins w:id="120"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121"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122" w:author="Caitlin Jeffrey" w:date="2023-07-05T12:33:00Z">
        <w:r w:rsidR="004832D9" w:rsidRPr="00604EDE">
          <w:rPr>
            <w:rFonts w:ascii="Times New Roman" w:hAnsi="Times New Roman" w:cs="Times New Roman"/>
            <w:sz w:val="24"/>
            <w:szCs w:val="24"/>
          </w:rPr>
          <w:t xml:space="preserve"> </w:t>
        </w:r>
        <w:r w:rsidR="004832D9" w:rsidRPr="00604EDE">
          <w:rPr>
            <w:rFonts w:ascii="Times New Roman" w:hAnsi="Times New Roman" w:cs="Times New Roman"/>
            <w:sz w:val="24"/>
            <w:szCs w:val="24"/>
          </w:rPr>
          <w:t>while controlling for different farm management practices, housing characteristics, milking procedures and mastitis control practices</w:t>
        </w:r>
      </w:ins>
      <w:ins w:id="123" w:author="Caitlin Jeffrey" w:date="2023-07-05T12:34:00Z">
        <w:r w:rsidR="003F1E5F" w:rsidRPr="00604EDE">
          <w:rPr>
            <w:rFonts w:ascii="Times New Roman" w:hAnsi="Times New Roman" w:cs="Times New Roman"/>
            <w:sz w:val="24"/>
            <w:szCs w:val="24"/>
          </w:rPr>
          <w:t>. This approach was</w:t>
        </w:r>
      </w:ins>
      <w:del w:id="124" w:author="Caitlin Jeffrey" w:date="2023-07-05T12:34:00Z">
        <w:r w:rsidRPr="00604EDE" w:rsidDel="003F1E5F">
          <w:rPr>
            <w:rFonts w:ascii="Times New Roman" w:hAnsi="Times New Roman" w:cs="Times New Roman"/>
            <w:sz w:val="24"/>
            <w:szCs w:val="24"/>
          </w:rPr>
          <w:delText xml:space="preserve"> w</w:delText>
        </w:r>
      </w:del>
      <w:ins w:id="125" w:author="Caitlin Jeffrey" w:date="2023-07-05T12:33:00Z">
        <w:r w:rsidR="004832D9" w:rsidRPr="00604EDE">
          <w:rPr>
            <w:rFonts w:ascii="Times New Roman" w:hAnsi="Times New Roman" w:cs="Times New Roman"/>
            <w:sz w:val="24"/>
            <w:szCs w:val="24"/>
          </w:rPr>
          <w:t xml:space="preserve"> </w:t>
        </w:r>
      </w:ins>
      <w:del w:id="126" w:author="Caitlin Jeffrey" w:date="2023-07-05T12:33:00Z">
        <w:r w:rsidRPr="00604EDE" w:rsidDel="004832D9">
          <w:rPr>
            <w:rFonts w:ascii="Times New Roman" w:hAnsi="Times New Roman" w:cs="Times New Roman"/>
            <w:sz w:val="24"/>
            <w:szCs w:val="24"/>
          </w:rPr>
          <w:delText xml:space="preserve">as </w:delText>
        </w:r>
      </w:del>
      <w:r w:rsidRPr="00604EDE">
        <w:rPr>
          <w:rFonts w:ascii="Times New Roman" w:hAnsi="Times New Roman" w:cs="Times New Roman"/>
          <w:sz w:val="24"/>
          <w:szCs w:val="24"/>
        </w:rPr>
        <w:t xml:space="preserve">abandoned in favor of reporting the univariate analysis results for all farms </w:t>
      </w:r>
      <w:proofErr w:type="gramStart"/>
      <w:r w:rsidRPr="00604EDE">
        <w:rPr>
          <w:rFonts w:ascii="Times New Roman" w:hAnsi="Times New Roman" w:cs="Times New Roman"/>
          <w:sz w:val="24"/>
          <w:szCs w:val="24"/>
        </w:rPr>
        <w:t>combined together</w:t>
      </w:r>
      <w:proofErr w:type="gramEnd"/>
      <w:r w:rsidRPr="00604EDE">
        <w:rPr>
          <w:rFonts w:ascii="Times New Roman" w:hAnsi="Times New Roman" w:cs="Times New Roman"/>
          <w:sz w:val="24"/>
          <w:szCs w:val="24"/>
        </w:rPr>
        <w:t xml:space="preserve"> (n = 21).</w:t>
      </w:r>
      <w:commentRangeEnd w:id="114"/>
      <w:r w:rsidRPr="00604EDE">
        <w:rPr>
          <w:rFonts w:ascii="Times New Roman" w:hAnsi="Times New Roman" w:cs="Times New Roman"/>
          <w:sz w:val="24"/>
          <w:szCs w:val="24"/>
        </w:rPr>
        <w:commentReference w:id="114"/>
      </w:r>
      <w:r w:rsidRPr="00604EDE">
        <w:rPr>
          <w:rFonts w:ascii="Times New Roman" w:hAnsi="Times New Roman" w:cs="Times New Roman"/>
          <w:sz w:val="24"/>
          <w:szCs w:val="24"/>
        </w:rPr>
        <w:t xml:space="preserve"> </w:t>
      </w:r>
      <w:ins w:id="127" w:author="Caitlin Jeffrey" w:date="2023-07-05T12:33:00Z">
        <w:r w:rsidR="003F1E5F" w:rsidRPr="00604EDE">
          <w:rPr>
            <w:rFonts w:ascii="Times New Roman" w:hAnsi="Times New Roman" w:cs="Times New Roman"/>
            <w:sz w:val="24"/>
            <w:szCs w:val="24"/>
          </w:rPr>
          <w:t xml:space="preserve">… </w:t>
        </w:r>
      </w:ins>
      <w:ins w:id="128" w:author="Caitlin Jeffrey" w:date="2023-07-05T12:34:00Z">
        <w:r w:rsidR="003F1E5F" w:rsidRPr="00604EDE">
          <w:rPr>
            <w:rFonts w:ascii="Times New Roman" w:hAnsi="Times New Roman" w:cs="Times New Roman"/>
            <w:sz w:val="24"/>
            <w:szCs w:val="24"/>
          </w:rPr>
          <w:t>??d</w:t>
        </w:r>
      </w:ins>
      <w:ins w:id="129" w:author="Caitlin Jeffrey" w:date="2023-07-05T12:33:00Z">
        <w:r w:rsidR="003F1E5F" w:rsidRPr="00604EDE">
          <w:rPr>
            <w:rFonts w:ascii="Times New Roman" w:hAnsi="Times New Roman" w:cs="Times New Roman"/>
            <w:sz w:val="24"/>
            <w:szCs w:val="24"/>
          </w:rPr>
          <w:t>ue to over parametrization and lack of statistical significance due to limited sample size</w:t>
        </w:r>
      </w:ins>
      <w:ins w:id="130" w:author="Caitlin Jeffrey" w:date="2023-07-05T12:39:00Z">
        <w:r w:rsidR="00A53507" w:rsidRPr="00604EDE">
          <w:rPr>
            <w:rFonts w:ascii="Times New Roman" w:hAnsi="Times New Roman" w:cs="Times New Roman"/>
            <w:sz w:val="24"/>
            <w:szCs w:val="24"/>
          </w:rPr>
          <w:t>/statistical power limitations</w:t>
        </w:r>
      </w:ins>
      <w:ins w:id="131" w:author="Caitlin Jeffrey" w:date="2023-07-05T12:34:00Z">
        <w:r w:rsidR="003F1E5F" w:rsidRPr="00604EDE">
          <w:rPr>
            <w:rFonts w:ascii="Times New Roman" w:hAnsi="Times New Roman" w:cs="Times New Roman"/>
            <w:sz w:val="24"/>
            <w:szCs w:val="24"/>
          </w:rPr>
          <w:t>.</w:t>
        </w:r>
      </w:ins>
      <w:ins w:id="132" w:author="Caitlin Jeffrey" w:date="2023-07-05T12:36:00Z">
        <w:r w:rsidR="00876275" w:rsidRPr="00604EDE">
          <w:rPr>
            <w:rFonts w:ascii="Times New Roman" w:hAnsi="Times New Roman" w:cs="Times New Roman"/>
            <w:sz w:val="24"/>
            <w:szCs w:val="24"/>
          </w:rPr>
          <w:t xml:space="preserve"> </w:t>
        </w:r>
        <w:r w:rsidR="00294E13" w:rsidRPr="00604EDE">
          <w:rPr>
            <w:rFonts w:ascii="Times New Roman" w:hAnsi="Times New Roman" w:cs="Times New Roman"/>
            <w:sz w:val="24"/>
            <w:szCs w:val="24"/>
          </w:rPr>
          <w:t xml:space="preserve">Instead, </w:t>
        </w:r>
      </w:ins>
      <w:ins w:id="133" w:author="Caitlin Jeffrey" w:date="2023-07-05T12:40:00Z">
        <w:r w:rsidR="007E0F06" w:rsidRPr="00604EDE">
          <w:rPr>
            <w:rFonts w:ascii="Times New Roman" w:hAnsi="Times New Roman" w:cs="Times New Roman"/>
            <w:sz w:val="24"/>
            <w:szCs w:val="24"/>
          </w:rPr>
          <w:t>biologically plausible</w:t>
        </w:r>
      </w:ins>
      <w:ins w:id="134" w:author="Caitlin Jeffrey" w:date="2023-07-05T12:36:00Z">
        <w:r w:rsidR="00294E13" w:rsidRPr="00604EDE">
          <w:rPr>
            <w:rFonts w:ascii="Times New Roman" w:hAnsi="Times New Roman" w:cs="Times New Roman"/>
            <w:sz w:val="24"/>
            <w:szCs w:val="24"/>
          </w:rPr>
          <w:t xml:space="preserve"> </w:t>
        </w:r>
      </w:ins>
      <w:ins w:id="135" w:author="Caitlin Jeffrey" w:date="2023-07-05T12:38:00Z">
        <w:r w:rsidR="005A4DEC" w:rsidRPr="00604EDE">
          <w:rPr>
            <w:rFonts w:ascii="Times New Roman" w:hAnsi="Times New Roman" w:cs="Times New Roman"/>
            <w:sz w:val="24"/>
            <w:szCs w:val="24"/>
          </w:rPr>
          <w:t xml:space="preserve">results of the </w:t>
        </w:r>
      </w:ins>
      <w:moveToRangeStart w:id="136" w:author="Caitlin Jeffrey" w:date="2023-07-05T12:31:00Z" w:name="move139452735"/>
      <w:moveTo w:id="137" w:author="Caitlin Jeffrey" w:date="2023-07-05T12:31:00Z">
        <w:del w:id="138"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w:delText>
          </w:r>
        </w:del>
        <w:del w:id="139"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 xml:space="preserve">univariable analysis </w:t>
        </w:r>
        <w:del w:id="140"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r w:rsidR="00131683" w:rsidRPr="00604EDE">
          <w:rPr>
            <w:rFonts w:ascii="Times New Roman" w:hAnsi="Times New Roman" w:cs="Times New Roman"/>
            <w:sz w:val="24"/>
            <w:szCs w:val="24"/>
          </w:rPr>
          <w:t>screen</w:t>
        </w:r>
      </w:moveTo>
      <w:ins w:id="141" w:author="Caitlin Jeffrey" w:date="2023-07-05T12:39:00Z">
        <w:r w:rsidR="00CC3B84" w:rsidRPr="00604EDE">
          <w:rPr>
            <w:rFonts w:ascii="Times New Roman" w:hAnsi="Times New Roman" w:cs="Times New Roman"/>
            <w:sz w:val="24"/>
            <w:szCs w:val="24"/>
          </w:rPr>
          <w:t>ing</w:t>
        </w:r>
      </w:ins>
      <w:moveTo w:id="142" w:author="Caitlin Jeffrey" w:date="2023-07-05T12:31:00Z">
        <w:r w:rsidR="00131683" w:rsidRPr="00604EDE">
          <w:rPr>
            <w:rFonts w:ascii="Times New Roman" w:hAnsi="Times New Roman" w:cs="Times New Roman"/>
            <w:sz w:val="24"/>
            <w:szCs w:val="24"/>
          </w:rPr>
          <w:t xml:space="preserve"> all predictors to check for </w:t>
        </w:r>
        <w:commentRangeStart w:id="143"/>
        <w:r w:rsidR="00131683" w:rsidRPr="00604EDE">
          <w:rPr>
            <w:rFonts w:ascii="Times New Roman" w:hAnsi="Times New Roman" w:cs="Times New Roman"/>
            <w:sz w:val="24"/>
            <w:szCs w:val="24"/>
          </w:rPr>
          <w:t xml:space="preserve">unconditional associations at a level of p ≤ 0.20 </w:t>
        </w:r>
        <w:commentRangeEnd w:id="143"/>
        <w:r w:rsidR="00131683" w:rsidRPr="00604EDE">
          <w:rPr>
            <w:rFonts w:ascii="Times New Roman" w:hAnsi="Times New Roman" w:cs="Times New Roman"/>
            <w:sz w:val="24"/>
            <w:szCs w:val="24"/>
          </w:rPr>
          <w:commentReference w:id="143"/>
        </w:r>
        <w:del w:id="144" w:author="Caitlin Jeffrey" w:date="2023-07-05T12:37:00Z">
          <w:r w:rsidR="00131683" w:rsidRPr="00604EDE" w:rsidDel="008D4670">
            <w:rPr>
              <w:rFonts w:ascii="Times New Roman" w:hAnsi="Times New Roman" w:cs="Times New Roman"/>
              <w:sz w:val="24"/>
              <w:szCs w:val="24"/>
            </w:rPr>
            <w:delText>(</w:delText>
          </w:r>
        </w:del>
        <w:r w:rsidR="00131683" w:rsidRPr="00604EDE">
          <w:rPr>
            <w:rFonts w:ascii="Times New Roman" w:hAnsi="Times New Roman" w:cs="Times New Roman"/>
            <w:sz w:val="24"/>
            <w:szCs w:val="24"/>
          </w:rPr>
          <w:t>using linear regression</w:t>
        </w:r>
      </w:moveTo>
      <w:ins w:id="145" w:author="Caitlin Jeffrey" w:date="2023-07-05T12:37:00Z">
        <w:r w:rsidR="008D4670" w:rsidRPr="00604EDE">
          <w:rPr>
            <w:rFonts w:ascii="Times New Roman" w:hAnsi="Times New Roman" w:cs="Times New Roman"/>
            <w:sz w:val="24"/>
            <w:szCs w:val="24"/>
          </w:rPr>
          <w:t xml:space="preserve"> is reported</w:t>
        </w:r>
      </w:ins>
      <w:ins w:id="146" w:author="Caitlin Jeffrey" w:date="2023-07-05T12:39:00Z">
        <w:r w:rsidR="007E0F06" w:rsidRPr="00604EDE">
          <w:rPr>
            <w:rFonts w:ascii="Times New Roman" w:hAnsi="Times New Roman" w:cs="Times New Roman"/>
            <w:sz w:val="24"/>
            <w:szCs w:val="24"/>
          </w:rPr>
          <w:t xml:space="preserve"> f</w:t>
        </w:r>
      </w:ins>
      <w:ins w:id="147" w:author="Caitlin Jeffrey" w:date="2023-07-05T12:40:00Z">
        <w:r w:rsidR="007E0F06" w:rsidRPr="00604EDE">
          <w:rPr>
            <w:rFonts w:ascii="Times New Roman" w:hAnsi="Times New Roman" w:cs="Times New Roman"/>
            <w:sz w:val="24"/>
            <w:szCs w:val="24"/>
          </w:rPr>
          <w:t>or predictors with group sizes of at least n = 5.</w:t>
        </w:r>
      </w:ins>
      <w:moveTo w:id="148" w:author="Caitlin Jeffrey" w:date="2023-07-05T12:31:00Z">
        <w:del w:id="149" w:author="Caitlin Jeffrey" w:date="2023-07-05T12:37:00Z">
          <w:r w:rsidR="00131683" w:rsidRPr="00604EDE" w:rsidDel="008D4670">
            <w:rPr>
              <w:rFonts w:ascii="Times New Roman" w:hAnsi="Times New Roman" w:cs="Times New Roman"/>
              <w:sz w:val="24"/>
              <w:szCs w:val="24"/>
            </w:rPr>
            <w:delText>).</w:delText>
          </w:r>
        </w:del>
        <w:del w:id="150"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151"/>
          <w:r w:rsidR="00131683" w:rsidRPr="00604EDE" w:rsidDel="007E0F06">
            <w:rPr>
              <w:rFonts w:ascii="Times New Roman" w:hAnsi="Times New Roman" w:cs="Times New Roman"/>
              <w:sz w:val="24"/>
              <w:szCs w:val="24"/>
            </w:rPr>
            <w:delText xml:space="preserve">(“biologically sensical,” </w:delText>
          </w:r>
          <w:commentRangeEnd w:id="151"/>
          <w:r w:rsidR="00131683" w:rsidRPr="00604EDE" w:rsidDel="007E0F06">
            <w:rPr>
              <w:rFonts w:ascii="Times New Roman" w:hAnsi="Times New Roman" w:cs="Times New Roman"/>
              <w:sz w:val="24"/>
              <w:szCs w:val="24"/>
            </w:rPr>
            <w:commentReference w:id="151"/>
          </w:r>
          <w:r w:rsidR="00131683" w:rsidRPr="00604EDE" w:rsidDel="007E0F06">
            <w:rPr>
              <w:rFonts w:ascii="Times New Roman" w:hAnsi="Times New Roman" w:cs="Times New Roman"/>
              <w:sz w:val="24"/>
              <w:szCs w:val="24"/>
            </w:rPr>
            <w:delText xml:space="preserve">and groups of at least n = 5). </w:delText>
          </w:r>
        </w:del>
      </w:moveTo>
    </w:p>
    <w:moveToRangeEnd w:id="136"/>
    <w:p w14:paraId="788EBE03" w14:textId="280040C5" w:rsidR="00C975AE" w:rsidRPr="00604EDE" w:rsidDel="00A260A1" w:rsidRDefault="006238BB" w:rsidP="00361820">
      <w:pPr>
        <w:spacing w:line="480" w:lineRule="auto"/>
        <w:ind w:firstLine="720"/>
        <w:rPr>
          <w:del w:id="152" w:author="Caitlin Jeffrey" w:date="2023-07-05T12:17:00Z"/>
          <w:rFonts w:ascii="Times New Roman" w:hAnsi="Times New Roman" w:cs="Times New Roman"/>
          <w:sz w:val="24"/>
          <w:szCs w:val="24"/>
        </w:rPr>
      </w:pPr>
      <w:del w:id="153"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154" w:author="Caitlin Jeffrey" w:date="2023-07-05T12:08:00Z">
        <w:r w:rsidRPr="00604EDE" w:rsidDel="00EA3ACE">
          <w:rPr>
            <w:rFonts w:ascii="Times New Roman" w:hAnsi="Times New Roman" w:cs="Times New Roman"/>
            <w:sz w:val="24"/>
            <w:szCs w:val="24"/>
          </w:rPr>
          <w:delText>an</w:delText>
        </w:r>
      </w:del>
      <w:del w:id="155" w:author="Caitlin Jeffrey" w:date="2023-07-05T12:25:00Z">
        <w:r w:rsidRPr="00604EDE" w:rsidDel="0011401F">
          <w:rPr>
            <w:rFonts w:ascii="Times New Roman" w:hAnsi="Times New Roman" w:cs="Times New Roman"/>
            <w:sz w:val="24"/>
            <w:szCs w:val="24"/>
          </w:rPr>
          <w:delText xml:space="preserve"> </w:delText>
        </w:r>
      </w:del>
      <w:del w:id="156" w:author="Caitlin Jeffrey" w:date="2023-07-05T12:24:00Z">
        <w:r w:rsidRPr="00604EDE" w:rsidDel="00FE5B1B">
          <w:rPr>
            <w:rFonts w:ascii="Times New Roman" w:hAnsi="Times New Roman" w:cs="Times New Roman"/>
            <w:sz w:val="24"/>
            <w:szCs w:val="24"/>
          </w:rPr>
          <w:delText xml:space="preserve">ANOVA </w:delText>
        </w:r>
      </w:del>
      <w:del w:id="157" w:author="Caitlin Jeffrey" w:date="2023-07-05T12:25:00Z">
        <w:r w:rsidRPr="00604EDE" w:rsidDel="0011401F">
          <w:rPr>
            <w:rFonts w:ascii="Times New Roman" w:hAnsi="Times New Roman" w:cs="Times New Roman"/>
            <w:sz w:val="24"/>
            <w:szCs w:val="24"/>
          </w:rPr>
          <w:delText xml:space="preserve">test. </w:delText>
        </w:r>
      </w:del>
      <w:del w:id="158" w:author="Caitlin Jeffrey" w:date="2023-07-05T12:11:00Z">
        <w:r w:rsidRPr="00604EDE" w:rsidDel="001360ED">
          <w:rPr>
            <w:rFonts w:ascii="Times New Roman" w:hAnsi="Times New Roman" w:cs="Times New Roman"/>
            <w:sz w:val="24"/>
            <w:szCs w:val="24"/>
          </w:rPr>
          <w:delText xml:space="preserve">Data </w:delText>
        </w:r>
      </w:del>
      <w:del w:id="159" w:author="Caitlin Jeffrey" w:date="2023-07-05T12:12:00Z">
        <w:r w:rsidRPr="00604EDE" w:rsidDel="00527454">
          <w:rPr>
            <w:rFonts w:ascii="Times New Roman" w:hAnsi="Times New Roman" w:cs="Times New Roman"/>
            <w:sz w:val="24"/>
            <w:szCs w:val="24"/>
          </w:rPr>
          <w:delText>w</w:delText>
        </w:r>
      </w:del>
      <w:del w:id="160" w:author="Caitlin Jeffrey" w:date="2023-07-05T12:09:00Z">
        <w:r w:rsidRPr="00604EDE" w:rsidDel="00D473F0">
          <w:rPr>
            <w:rFonts w:ascii="Times New Roman" w:hAnsi="Times New Roman" w:cs="Times New Roman"/>
            <w:sz w:val="24"/>
            <w:szCs w:val="24"/>
          </w:rPr>
          <w:delText>as</w:delText>
        </w:r>
      </w:del>
      <w:del w:id="161" w:author="Caitlin Jeffrey" w:date="2023-07-05T12:12:00Z">
        <w:r w:rsidRPr="00604EDE" w:rsidDel="00527454">
          <w:rPr>
            <w:rFonts w:ascii="Times New Roman" w:hAnsi="Times New Roman" w:cs="Times New Roman"/>
            <w:sz w:val="24"/>
            <w:szCs w:val="24"/>
          </w:rPr>
          <w:delText xml:space="preserve"> first checked to ensure the</w:delText>
        </w:r>
      </w:del>
      <w:del w:id="162" w:author="Caitlin Jeffrey" w:date="2023-07-05T12:25:00Z">
        <w:r w:rsidRPr="00604EDE" w:rsidDel="0011401F">
          <w:rPr>
            <w:rFonts w:ascii="Times New Roman" w:hAnsi="Times New Roman" w:cs="Times New Roman"/>
            <w:sz w:val="24"/>
            <w:szCs w:val="24"/>
          </w:rPr>
          <w:delText xml:space="preserve"> assumptions for ANOVA </w:delText>
        </w:r>
      </w:del>
      <w:del w:id="163" w:author="Caitlin Jeffrey" w:date="2023-07-05T12:13:00Z">
        <w:r w:rsidRPr="00604EDE" w:rsidDel="00527454">
          <w:rPr>
            <w:rFonts w:ascii="Times New Roman" w:hAnsi="Times New Roman" w:cs="Times New Roman"/>
            <w:sz w:val="24"/>
            <w:szCs w:val="24"/>
          </w:rPr>
          <w:delText xml:space="preserve">were met, including: (1) </w:delText>
        </w:r>
      </w:del>
      <w:del w:id="164" w:author="Caitlin Jeffrey" w:date="2023-07-05T12:21:00Z">
        <w:r w:rsidRPr="00604EDE" w:rsidDel="00546383">
          <w:rPr>
            <w:rFonts w:ascii="Times New Roman" w:hAnsi="Times New Roman" w:cs="Times New Roman"/>
            <w:sz w:val="24"/>
            <w:szCs w:val="24"/>
          </w:rPr>
          <w:delText>presence of</w:delText>
        </w:r>
      </w:del>
      <w:del w:id="165" w:author="Caitlin Jeffrey" w:date="2023-07-05T12:25:00Z">
        <w:r w:rsidRPr="00604EDE" w:rsidDel="0011401F">
          <w:rPr>
            <w:rFonts w:ascii="Times New Roman" w:hAnsi="Times New Roman" w:cs="Times New Roman"/>
            <w:sz w:val="24"/>
            <w:szCs w:val="24"/>
          </w:rPr>
          <w:delText xml:space="preserve"> outliers, </w:delText>
        </w:r>
      </w:del>
      <w:del w:id="166" w:author="Caitlin Jeffrey" w:date="2023-07-05T12:13:00Z">
        <w:r w:rsidRPr="00604EDE" w:rsidDel="00527454">
          <w:rPr>
            <w:rFonts w:ascii="Times New Roman" w:hAnsi="Times New Roman" w:cs="Times New Roman"/>
            <w:sz w:val="24"/>
            <w:szCs w:val="24"/>
          </w:rPr>
          <w:delText xml:space="preserve">(2) </w:delText>
        </w:r>
      </w:del>
      <w:del w:id="167"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168" w:author="Caitlin Jeffrey" w:date="2023-07-05T12:13:00Z">
        <w:r w:rsidRPr="00604EDE" w:rsidDel="00527454">
          <w:rPr>
            <w:rFonts w:ascii="Times New Roman" w:hAnsi="Times New Roman" w:cs="Times New Roman"/>
            <w:sz w:val="24"/>
            <w:szCs w:val="24"/>
          </w:rPr>
          <w:delText xml:space="preserve">(3) </w:delText>
        </w:r>
      </w:del>
      <w:del w:id="169"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52"/>
    </w:p>
    <w:p w14:paraId="63DFC1B4" w14:textId="77777777" w:rsidR="00B56688" w:rsidRPr="00604EDE" w:rsidRDefault="00B56688" w:rsidP="007E0F06">
      <w:pPr>
        <w:spacing w:line="480" w:lineRule="auto"/>
        <w:ind w:firstLine="720"/>
        <w:rPr>
          <w:b/>
        </w:rPr>
        <w:pPrChange w:id="170" w:author="Caitlin Jeffrey" w:date="2023-07-05T12:40:00Z">
          <w:pPr/>
        </w:pPrChange>
      </w:pPr>
    </w:p>
    <w:p w14:paraId="131CC2CD" w14:textId="2DA54601" w:rsidR="003E52D2" w:rsidRPr="00604EDE" w:rsidRDefault="00B91228" w:rsidP="005F0EC1">
      <w:pPr>
        <w:rPr>
          <w:rFonts w:ascii="Times New Roman" w:hAnsi="Times New Roman" w:cs="Times New Roman"/>
          <w:b/>
          <w:sz w:val="24"/>
          <w:szCs w:val="24"/>
        </w:rPr>
      </w:pPr>
      <w:commentRangeStart w:id="171"/>
      <w:r w:rsidRPr="00604EDE">
        <w:rPr>
          <w:rFonts w:ascii="Times New Roman" w:hAnsi="Times New Roman" w:cs="Times New Roman"/>
          <w:b/>
          <w:sz w:val="24"/>
          <w:szCs w:val="24"/>
        </w:rPr>
        <w:t>Results</w:t>
      </w:r>
      <w:commentRangeEnd w:id="171"/>
      <w:r w:rsidR="00B715A3" w:rsidRPr="00604EDE">
        <w:rPr>
          <w:rStyle w:val="CommentReference"/>
          <w:rFonts w:eastAsiaTheme="minorEastAsia"/>
        </w:rPr>
        <w:commentReference w:id="171"/>
      </w:r>
    </w:p>
    <w:p w14:paraId="0422E7E4" w14:textId="12227C04" w:rsidR="00CA29EB" w:rsidRPr="00604EDE" w:rsidRDefault="00CA29EB" w:rsidP="00CA29EB">
      <w:pPr>
        <w:pStyle w:val="ListParagraph"/>
        <w:numPr>
          <w:ilvl w:val="0"/>
          <w:numId w:val="9"/>
        </w:numPr>
        <w:spacing w:line="480" w:lineRule="auto"/>
        <w:rPr>
          <w:b/>
          <w:bCs/>
        </w:rPr>
      </w:pPr>
      <w:commentRangeStart w:id="172"/>
      <w:r w:rsidRPr="00604EDE">
        <w:rPr>
          <w:b/>
          <w:bCs/>
        </w:rPr>
        <w:t>Description of study herds</w:t>
      </w:r>
      <w:commentRangeEnd w:id="172"/>
      <w:r w:rsidRPr="00604EDE">
        <w:commentReference w:id="172"/>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173" w:author="Caitlin Jeffrey" w:date="2023-06-26T13:41:00Z">
        <w:r w:rsidRPr="00604EDE" w:rsidDel="00353DA9">
          <w:rPr>
            <w:rFonts w:ascii="Times New Roman" w:hAnsi="Times New Roman" w:cs="Times New Roman"/>
            <w:sz w:val="24"/>
            <w:szCs w:val="24"/>
          </w:rPr>
          <w:delText>Of the</w:delText>
        </w:r>
      </w:del>
      <w:ins w:id="174"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175" w:author="Caitlin Jeffrey" w:date="2023-06-26T13:41:00Z">
        <w:r w:rsidR="00353DA9" w:rsidRPr="00604EDE">
          <w:rPr>
            <w:rFonts w:ascii="Times New Roman" w:hAnsi="Times New Roman" w:cs="Times New Roman"/>
            <w:sz w:val="24"/>
            <w:szCs w:val="24"/>
          </w:rPr>
          <w:t>were enrolled</w:t>
        </w:r>
      </w:ins>
      <w:del w:id="176" w:author="Caitlin Jeffrey" w:date="2023-06-26T13:41:00Z">
        <w:r w:rsidRPr="00604EDE" w:rsidDel="00353DA9">
          <w:rPr>
            <w:rFonts w:ascii="Times New Roman" w:hAnsi="Times New Roman" w:cs="Times New Roman"/>
            <w:sz w:val="24"/>
            <w:szCs w:val="24"/>
          </w:rPr>
          <w:delText>included</w:delText>
        </w:r>
      </w:del>
      <w:ins w:id="177" w:author="Caitlin Jeffrey" w:date="2023-06-26T13:42:00Z">
        <w:r w:rsidR="005A0EF2" w:rsidRPr="00604EDE">
          <w:rPr>
            <w:rFonts w:ascii="Times New Roman" w:hAnsi="Times New Roman" w:cs="Times New Roman"/>
            <w:sz w:val="24"/>
            <w:szCs w:val="24"/>
          </w:rPr>
          <w:t>:</w:t>
        </w:r>
      </w:ins>
      <w:del w:id="178"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179" w:author="Caitlin Jeffrey" w:date="2023-06-26T13:42:00Z">
        <w:r w:rsidR="00D165C5" w:rsidRPr="00604EDE">
          <w:rPr>
            <w:rFonts w:ascii="Times New Roman" w:hAnsi="Times New Roman" w:cs="Times New Roman"/>
            <w:sz w:val="24"/>
            <w:szCs w:val="24"/>
          </w:rPr>
          <w:t>one</w:t>
        </w:r>
      </w:ins>
      <w:del w:id="180"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181" w:author="Caitlin Jeffrey" w:date="2023-07-05T15:43:00Z">
        <w:r w:rsidR="00EB2457" w:rsidRPr="00604EDE">
          <w:rPr>
            <w:rFonts w:ascii="Times New Roman" w:hAnsi="Times New Roman" w:cs="Times New Roman"/>
            <w:sz w:val="24"/>
            <w:szCs w:val="24"/>
          </w:rPr>
          <w:t xml:space="preserve">Two bedded pack farms bedded with shavings/sawdust and </w:t>
        </w:r>
      </w:ins>
      <w:ins w:id="182" w:author="Caitlin Jeffrey" w:date="2023-07-05T15:49:00Z">
        <w:r w:rsidR="007E26B5" w:rsidRPr="00604EDE">
          <w:rPr>
            <w:rFonts w:ascii="Times New Roman" w:hAnsi="Times New Roman" w:cs="Times New Roman"/>
            <w:sz w:val="24"/>
            <w:szCs w:val="24"/>
          </w:rPr>
          <w:t>cultivated</w:t>
        </w:r>
      </w:ins>
      <w:ins w:id="183" w:author="Caitlin Jeffrey" w:date="2023-07-05T15:48:00Z">
        <w:r w:rsidR="00FE3DC9" w:rsidRPr="00604EDE">
          <w:rPr>
            <w:rFonts w:ascii="Times New Roman" w:hAnsi="Times New Roman" w:cs="Times New Roman"/>
            <w:sz w:val="24"/>
            <w:szCs w:val="24"/>
          </w:rPr>
          <w:t xml:space="preserve"> 2</w:t>
        </w:r>
      </w:ins>
      <w:ins w:id="184" w:author="Caitlin Jeffrey" w:date="2023-07-05T15:43:00Z">
        <w:r w:rsidR="00EB2457" w:rsidRPr="00604EDE">
          <w:rPr>
            <w:rFonts w:ascii="Times New Roman" w:hAnsi="Times New Roman" w:cs="Times New Roman"/>
            <w:sz w:val="24"/>
            <w:szCs w:val="24"/>
          </w:rPr>
          <w:t xml:space="preserve"> times a day </w:t>
        </w:r>
      </w:ins>
      <w:ins w:id="185"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186" w:author="Caitlin Jeffrey" w:date="2023-07-05T15:49:00Z">
        <w:r w:rsidR="007E26B5" w:rsidRPr="00604EDE">
          <w:rPr>
            <w:rFonts w:ascii="Times New Roman" w:hAnsi="Times New Roman" w:cs="Times New Roman"/>
            <w:sz w:val="24"/>
            <w:szCs w:val="24"/>
          </w:rPr>
          <w:t>cultivated</w:t>
        </w:r>
      </w:ins>
      <w:ins w:id="187" w:author="Caitlin Jeffrey" w:date="2023-07-05T15:48:00Z">
        <w:r w:rsidR="00FE3DC9" w:rsidRPr="00604EDE">
          <w:rPr>
            <w:rFonts w:ascii="Times New Roman" w:hAnsi="Times New Roman" w:cs="Times New Roman"/>
            <w:sz w:val="24"/>
            <w:szCs w:val="24"/>
          </w:rPr>
          <w:t xml:space="preserve"> 2 times a week</w:t>
        </w:r>
      </w:ins>
      <w:ins w:id="188"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189"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190"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10), and mixed </w:t>
      </w:r>
      <w:commentRangeStart w:id="191"/>
      <w:r w:rsidRPr="00604EDE">
        <w:rPr>
          <w:rFonts w:ascii="Times New Roman" w:hAnsi="Times New Roman" w:cs="Times New Roman"/>
          <w:sz w:val="24"/>
          <w:szCs w:val="24"/>
        </w:rPr>
        <w:t>Holstein</w:t>
      </w:r>
      <w:commentRangeEnd w:id="191"/>
      <w:r w:rsidR="003B2777" w:rsidRPr="00604EDE">
        <w:rPr>
          <w:rStyle w:val="CommentReference"/>
          <w:rFonts w:eastAsiaTheme="minorEastAsia"/>
        </w:rPr>
        <w:commentReference w:id="191"/>
      </w:r>
      <w:r w:rsidRPr="00604EDE">
        <w:rPr>
          <w:rFonts w:ascii="Times New Roman" w:hAnsi="Times New Roman" w:cs="Times New Roman"/>
          <w:sz w:val="24"/>
          <w:szCs w:val="24"/>
        </w:rPr>
        <w:t>-Jersey crosses/other (</w:t>
      </w:r>
      <w:ins w:id="192"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w:t>
      </w:r>
      <w:r w:rsidRPr="00604EDE">
        <w:rPr>
          <w:rFonts w:ascii="Times New Roman" w:hAnsi="Times New Roman" w:cs="Times New Roman"/>
          <w:sz w:val="24"/>
          <w:szCs w:val="24"/>
        </w:rPr>
        <w:lastRenderedPageBreak/>
        <w:t xml:space="preserve">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commentRangeStart w:id="193"/>
      <w:r w:rsidRPr="00604EDE">
        <w:rPr>
          <w:b/>
          <w:bCs/>
        </w:rPr>
        <w:t>Comparison of bulk tank milk aerobic culture data</w:t>
      </w:r>
      <w:commentRangeEnd w:id="193"/>
      <w:r w:rsidRPr="00604EDE">
        <w:commentReference w:id="193"/>
      </w:r>
      <w:r w:rsidRPr="00604EDE">
        <w:rPr>
          <w:b/>
          <w:bCs/>
        </w:rPr>
        <w:t xml:space="preserve">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194" w:author="Caitlin Jeffrey" w:date="2023-06-26T13:48:00Z">
        <w:r w:rsidRPr="00604EDE" w:rsidDel="001803F0">
          <w:rPr>
            <w:rFonts w:ascii="Times New Roman" w:hAnsi="Times New Roman" w:cs="Times New Roman"/>
            <w:sz w:val="24"/>
            <w:szCs w:val="24"/>
          </w:rPr>
          <w:delText xml:space="preserve">Of the 21 bulk tank milk samples </w:delText>
        </w:r>
      </w:del>
      <w:ins w:id="195" w:author="Caitlin Jeffrey" w:date="2023-06-26T13:48:00Z">
        <w:r w:rsidR="001803F0" w:rsidRPr="00604EDE">
          <w:rPr>
            <w:rFonts w:ascii="Times New Roman" w:hAnsi="Times New Roman" w:cs="Times New Roman"/>
            <w:sz w:val="24"/>
            <w:szCs w:val="24"/>
          </w:rPr>
          <w:t>N</w:t>
        </w:r>
      </w:ins>
      <w:del w:id="196"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197" w:author="Caitlin Jeffrey" w:date="2023-06-26T13:48:00Z">
        <w:r w:rsidR="001803F0" w:rsidRPr="00604EDE">
          <w:rPr>
            <w:rFonts w:ascii="Times New Roman" w:hAnsi="Times New Roman" w:cs="Times New Roman"/>
            <w:sz w:val="24"/>
            <w:szCs w:val="24"/>
          </w:rPr>
          <w:t xml:space="preserve"> </w:t>
        </w:r>
      </w:ins>
      <w:ins w:id="198" w:author="Caitlin Jeffrey" w:date="2023-06-26T13:49:00Z">
        <w:r w:rsidR="001803F0" w:rsidRPr="00604EDE">
          <w:rPr>
            <w:rFonts w:ascii="Times New Roman" w:hAnsi="Times New Roman" w:cs="Times New Roman"/>
            <w:sz w:val="24"/>
            <w:szCs w:val="24"/>
          </w:rPr>
          <w:t>o</w:t>
        </w:r>
      </w:ins>
      <w:ins w:id="199"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200" w:author="Caitlin Jeffrey" w:date="2023-06-30T14:08:00Z">
        <w:r w:rsidR="00BB0A26" w:rsidRPr="00604EDE">
          <w:rPr>
            <w:rFonts w:ascii="Times New Roman" w:hAnsi="Times New Roman" w:cs="Times New Roman"/>
            <w:sz w:val="24"/>
            <w:szCs w:val="24"/>
          </w:rPr>
          <w:t>Results of aerobic cultur</w:t>
        </w:r>
      </w:ins>
      <w:ins w:id="201" w:author="Caitlin Jeffrey" w:date="2023-06-30T14:09:00Z">
        <w:r w:rsidR="00BB0A26" w:rsidRPr="00604EDE">
          <w:rPr>
            <w:rFonts w:ascii="Times New Roman" w:hAnsi="Times New Roman" w:cs="Times New Roman"/>
            <w:sz w:val="24"/>
            <w:szCs w:val="24"/>
          </w:rPr>
          <w:t xml:space="preserve">e are presented in Table 1. </w:t>
        </w:r>
      </w:ins>
      <w:del w:id="202"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w:t>
      </w:r>
      <w:commentRangeStart w:id="203"/>
      <w:r w:rsidRPr="00604EDE">
        <w:rPr>
          <w:rFonts w:ascii="Times New Roman" w:hAnsi="Times New Roman" w:cs="Times New Roman"/>
          <w:sz w:val="24"/>
          <w:szCs w:val="24"/>
        </w:rPr>
        <w:t xml:space="preserve">median (mean; range)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found in the 21 bulk tank milk samples was 65 (96; 0-665)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204"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commentRangeEnd w:id="203"/>
      <w:r w:rsidRPr="00604EDE">
        <w:rPr>
          <w:rFonts w:ascii="Times New Roman" w:hAnsi="Times New Roman" w:cs="Times New Roman"/>
          <w:sz w:val="24"/>
          <w:szCs w:val="24"/>
        </w:rPr>
        <w:commentReference w:id="203"/>
      </w:r>
      <w:del w:id="205"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206"/>
        <w:r w:rsidRPr="00604EDE" w:rsidDel="007C7EC8">
          <w:rPr>
            <w:rFonts w:ascii="Times New Roman" w:hAnsi="Times New Roman" w:cs="Times New Roman"/>
            <w:sz w:val="24"/>
            <w:szCs w:val="24"/>
          </w:rPr>
          <w:delText>Kruskal-Wallis tes</w:delText>
        </w:r>
        <w:commentRangeEnd w:id="206"/>
        <w:r w:rsidRPr="00604EDE" w:rsidDel="007C7EC8">
          <w:rPr>
            <w:rFonts w:ascii="Times New Roman" w:hAnsi="Times New Roman" w:cs="Times New Roman"/>
            <w:sz w:val="24"/>
            <w:szCs w:val="24"/>
          </w:rPr>
          <w:commentReference w:id="206"/>
        </w:r>
        <w:r w:rsidRPr="00604EDE" w:rsidDel="007C7EC8">
          <w:rPr>
            <w:rFonts w:ascii="Times New Roman" w:hAnsi="Times New Roman" w:cs="Times New Roman"/>
            <w:sz w:val="24"/>
            <w:szCs w:val="24"/>
          </w:rPr>
          <w:delText xml:space="preserve">t was used to compare CFU counts between the three facility types. </w:delText>
        </w:r>
      </w:del>
      <w:del w:id="207" w:author="Caitlin Jeffrey" w:date="2023-07-05T12:28:00Z">
        <w:r w:rsidRPr="00604EDE" w:rsidDel="00632100">
          <w:rPr>
            <w:rFonts w:ascii="Times New Roman" w:hAnsi="Times New Roman" w:cs="Times New Roman"/>
            <w:sz w:val="24"/>
            <w:szCs w:val="24"/>
          </w:rPr>
          <w:delText xml:space="preserve">There was no difference in mean rank </w:delText>
        </w:r>
      </w:del>
      <w:del w:id="208" w:author="Caitlin Jeffrey" w:date="2023-06-26T13:53:00Z">
        <w:r w:rsidRPr="00604EDE" w:rsidDel="000D4576">
          <w:rPr>
            <w:rFonts w:ascii="Times New Roman" w:hAnsi="Times New Roman" w:cs="Times New Roman"/>
            <w:sz w:val="24"/>
            <w:szCs w:val="24"/>
          </w:rPr>
          <w:delText>in respect to</w:delText>
        </w:r>
      </w:del>
      <w:del w:id="209"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210" w:author="Caitlin Jeffrey" w:date="2023-07-05T12:27:00Z">
        <w:r w:rsidRPr="00604EDE" w:rsidDel="007C7EC8">
          <w:rPr>
            <w:rFonts w:ascii="Times New Roman" w:hAnsi="Times New Roman" w:cs="Times New Roman"/>
            <w:sz w:val="24"/>
            <w:szCs w:val="24"/>
          </w:rPr>
          <w:delText xml:space="preserve"> (p &gt; 0.05</w:delText>
        </w:r>
      </w:del>
      <w:del w:id="211" w:author="Caitlin Jeffrey" w:date="2023-06-30T14:09:00Z">
        <w:r w:rsidRPr="00604EDE" w:rsidDel="00BB0A26">
          <w:rPr>
            <w:rFonts w:ascii="Times New Roman" w:hAnsi="Times New Roman" w:cs="Times New Roman"/>
            <w:sz w:val="24"/>
            <w:szCs w:val="24"/>
          </w:rPr>
          <w:delText>, Table 1</w:delText>
        </w:r>
      </w:del>
      <w:del w:id="212"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213" w:author="Caitlin Jeffrey" w:date="2023-07-05T12:29:00Z"/>
          <w:rFonts w:ascii="Times New Roman" w:hAnsi="Times New Roman" w:cs="Times New Roman"/>
          <w:sz w:val="24"/>
          <w:szCs w:val="24"/>
        </w:rPr>
      </w:pPr>
      <w:r w:rsidRPr="00604EDE">
        <w:rPr>
          <w:rFonts w:ascii="Times New Roman" w:hAnsi="Times New Roman" w:cs="Times New Roman"/>
          <w:sz w:val="24"/>
          <w:szCs w:val="24"/>
        </w:rPr>
        <w:t xml:space="preserve">The mean (SD; range) raw somatic cell count for the 21 bulk tank milk samples collected was 144,286 cells/mL </w:t>
      </w:r>
      <w:commentRangeStart w:id="214"/>
      <w:r w:rsidRPr="00604EDE">
        <w:rPr>
          <w:rFonts w:ascii="Times New Roman" w:hAnsi="Times New Roman" w:cs="Times New Roman"/>
          <w:sz w:val="24"/>
          <w:szCs w:val="24"/>
        </w:rPr>
        <w:t xml:space="preserve">(53,934; 54,000-250,000) </w:t>
      </w:r>
      <w:commentRangeEnd w:id="214"/>
      <w:r w:rsidRPr="00604EDE">
        <w:rPr>
          <w:rStyle w:val="CommentReference"/>
          <w:rFonts w:ascii="Times New Roman" w:hAnsi="Times New Roman" w:cs="Times New Roman"/>
          <w:sz w:val="24"/>
          <w:szCs w:val="24"/>
        </w:rPr>
        <w:commentReference w:id="214"/>
      </w:r>
      <w:r w:rsidRPr="00604EDE">
        <w:rPr>
          <w:rFonts w:ascii="Times New Roman" w:hAnsi="Times New Roman" w:cs="Times New Roman"/>
          <w:sz w:val="24"/>
          <w:szCs w:val="24"/>
        </w:rPr>
        <w:t>(Table 2). For the 19 herds with available DHIA test-day data, the mean percent of cows with new</w:t>
      </w:r>
      <w:ins w:id="215" w:author="Caitlin Jeffrey" w:date="2023-06-26T13:54:00Z">
        <w:r w:rsidR="00AA176D" w:rsidRPr="00604EDE">
          <w:rPr>
            <w:rFonts w:ascii="Times New Roman" w:hAnsi="Times New Roman" w:cs="Times New Roman"/>
            <w:sz w:val="24"/>
            <w:szCs w:val="24"/>
          </w:rPr>
          <w:t>ly</w:t>
        </w:r>
      </w:ins>
      <w:ins w:id="216" w:author="Caitlin Jeffrey" w:date="2023-06-26T13:55:00Z">
        <w:r w:rsidR="00685BEF" w:rsidRPr="00604EDE">
          <w:rPr>
            <w:rFonts w:ascii="Times New Roman" w:hAnsi="Times New Roman" w:cs="Times New Roman"/>
            <w:sz w:val="24"/>
            <w:szCs w:val="24"/>
          </w:rPr>
          <w:t>-</w:t>
        </w:r>
      </w:ins>
      <w:ins w:id="217" w:author="Caitlin Jeffrey" w:date="2023-06-26T13:54:00Z">
        <w:r w:rsidR="00AA176D" w:rsidRPr="00604EDE">
          <w:rPr>
            <w:rFonts w:ascii="Times New Roman" w:hAnsi="Times New Roman" w:cs="Times New Roman"/>
            <w:sz w:val="24"/>
            <w:szCs w:val="24"/>
          </w:rPr>
          <w:t>e</w:t>
        </w:r>
      </w:ins>
      <w:ins w:id="218" w:author="Caitlin Jeffrey" w:date="2023-06-26T13:55:00Z">
        <w:r w:rsidR="00AA176D" w:rsidRPr="00604EDE">
          <w:rPr>
            <w:rFonts w:ascii="Times New Roman" w:hAnsi="Times New Roman" w:cs="Times New Roman"/>
            <w:sz w:val="24"/>
            <w:szCs w:val="24"/>
          </w:rPr>
          <w:t>levated SCC</w:t>
        </w:r>
      </w:ins>
      <w:del w:id="219"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 the mean percent of cows with chronic</w:t>
      </w:r>
      <w:ins w:id="220" w:author="Caitlin Jeffrey" w:date="2023-06-26T13:55:00Z">
        <w:r w:rsidR="007D51DA" w:rsidRPr="00604EDE">
          <w:rPr>
            <w:rFonts w:ascii="Times New Roman" w:hAnsi="Times New Roman" w:cs="Times New Roman"/>
            <w:sz w:val="24"/>
            <w:szCs w:val="24"/>
          </w:rPr>
          <w:t>ally-elevated SCC</w:t>
        </w:r>
      </w:ins>
      <w:del w:id="221"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the mean percent of cows with </w:t>
      </w:r>
      <w:del w:id="222" w:author="Caitlin Jeffrey" w:date="2023-06-26T13:55:00Z">
        <w:r w:rsidRPr="00604EDE" w:rsidDel="007D51DA">
          <w:rPr>
            <w:rFonts w:ascii="Times New Roman" w:hAnsi="Times New Roman" w:cs="Times New Roman"/>
            <w:sz w:val="24"/>
            <w:szCs w:val="24"/>
          </w:rPr>
          <w:delText>any IMI</w:delText>
        </w:r>
      </w:del>
      <w:ins w:id="223"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the mean standardized 150-day milk was 50 </w:t>
      </w:r>
      <w:commentRangeStart w:id="224"/>
      <w:r w:rsidRPr="00604EDE">
        <w:rPr>
          <w:rFonts w:ascii="Times New Roman" w:hAnsi="Times New Roman" w:cs="Times New Roman"/>
          <w:sz w:val="24"/>
          <w:szCs w:val="24"/>
        </w:rPr>
        <w:t>pounds</w:t>
      </w:r>
      <w:commentRangeEnd w:id="224"/>
      <w:r w:rsidRPr="00604EDE">
        <w:rPr>
          <w:rStyle w:val="CommentReference"/>
          <w:rFonts w:ascii="Times New Roman" w:hAnsi="Times New Roman" w:cs="Times New Roman"/>
          <w:sz w:val="24"/>
          <w:szCs w:val="24"/>
        </w:rPr>
        <w:commentReference w:id="224"/>
      </w:r>
      <w:r w:rsidRPr="00604EDE">
        <w:rPr>
          <w:rFonts w:ascii="Times New Roman" w:hAnsi="Times New Roman" w:cs="Times New Roman"/>
          <w:sz w:val="24"/>
          <w:szCs w:val="24"/>
        </w:rPr>
        <w:t xml:space="preserve"> (10.1; 33.5-68). For the 20 herds with available</w:t>
      </w:r>
      <w:ins w:id="225"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226"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227"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228" w:author="Caitlin Jeffrey" w:date="2023-06-30T11:13:00Z">
        <w:r w:rsidRPr="00604EDE" w:rsidDel="007E1CCE">
          <w:rPr>
            <w:rFonts w:ascii="Times New Roman" w:hAnsi="Times New Roman" w:cs="Times New Roman"/>
            <w:sz w:val="24"/>
            <w:szCs w:val="24"/>
          </w:rPr>
          <w:delText>linear score</w:delText>
        </w:r>
      </w:del>
      <w:ins w:id="229"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230"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lastRenderedPageBreak/>
        <w:t>was 2.44 (0.42; 1.7-3.3)</w:t>
      </w:r>
      <w:ins w:id="231" w:author="Caitlin Jeffrey" w:date="2023-06-30T10:36:00Z">
        <w:r w:rsidR="006F7C5E" w:rsidRPr="00604EDE">
          <w:rPr>
            <w:rFonts w:ascii="Times New Roman" w:hAnsi="Times New Roman" w:cs="Times New Roman"/>
            <w:sz w:val="24"/>
            <w:szCs w:val="24"/>
          </w:rPr>
          <w:t>.</w:t>
        </w:r>
      </w:ins>
      <w:del w:id="232" w:author="Caitlin Jeffrey" w:date="2023-06-30T10:36:00Z">
        <w:r w:rsidRPr="00604EDE" w:rsidDel="006F7C5E">
          <w:rPr>
            <w:rFonts w:ascii="Times New Roman" w:hAnsi="Times New Roman" w:cs="Times New Roman"/>
            <w:sz w:val="24"/>
            <w:szCs w:val="24"/>
          </w:rPr>
          <w:delText xml:space="preserve">, while the </w:delText>
        </w:r>
      </w:del>
      <w:del w:id="233" w:author="Caitlin Jeffrey" w:date="2023-06-26T13:59:00Z">
        <w:r w:rsidRPr="00604EDE" w:rsidDel="00D16C38">
          <w:rPr>
            <w:rFonts w:ascii="Times New Roman" w:hAnsi="Times New Roman" w:cs="Times New Roman"/>
            <w:sz w:val="24"/>
            <w:szCs w:val="24"/>
          </w:rPr>
          <w:delText xml:space="preserve">mean </w:delText>
        </w:r>
      </w:del>
      <w:del w:id="234"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rsidP="006F7FE7">
      <w:pPr>
        <w:spacing w:line="480" w:lineRule="auto"/>
        <w:ind w:firstLine="720"/>
        <w:pPrChange w:id="235" w:author="Caitlin Jeffrey" w:date="2023-07-05T12:29:00Z">
          <w:pPr>
            <w:spacing w:line="276" w:lineRule="auto"/>
            <w:ind w:left="360"/>
          </w:pPr>
        </w:pPrChange>
      </w:pPr>
    </w:p>
    <w:p w14:paraId="372A7A54" w14:textId="5B6147D2" w:rsidR="00057CE1" w:rsidRPr="00604EDE" w:rsidRDefault="008F3A2D" w:rsidP="00057CE1">
      <w:pPr>
        <w:pStyle w:val="ListParagraph"/>
        <w:numPr>
          <w:ilvl w:val="0"/>
          <w:numId w:val="9"/>
        </w:numPr>
        <w:spacing w:line="480" w:lineRule="auto"/>
        <w:rPr>
          <w:b/>
          <w:bCs/>
        </w:rPr>
      </w:pPr>
      <w:r w:rsidRPr="00604EDE">
        <w:rPr>
          <w:b/>
          <w:bCs/>
        </w:rPr>
        <w:t>Comparison of hygiene scores by facility type</w:t>
      </w:r>
    </w:p>
    <w:p w14:paraId="6C8296F6" w14:textId="3D79528E" w:rsidR="00057CE1" w:rsidRPr="00604EDE" w:rsidDel="009C6381" w:rsidRDefault="00057CE1" w:rsidP="00057CE1">
      <w:pPr>
        <w:spacing w:line="480" w:lineRule="auto"/>
        <w:ind w:firstLine="720"/>
        <w:rPr>
          <w:del w:id="236" w:author="Caitlin Jeffrey" w:date="2023-06-30T14:11:00Z"/>
          <w:rFonts w:ascii="Times New Roman" w:hAnsi="Times New Roman" w:cs="Times New Roman"/>
          <w:sz w:val="24"/>
          <w:szCs w:val="24"/>
        </w:rPr>
      </w:pPr>
      <w:commentRangeStart w:id="237"/>
      <w:del w:id="238"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239" w:author="Caitlin Jeffrey" w:date="2023-06-30T14:11:00Z"/>
          <w:rFonts w:ascii="Times New Roman" w:hAnsi="Times New Roman" w:cs="Times New Roman"/>
          <w:sz w:val="24"/>
          <w:szCs w:val="24"/>
        </w:rPr>
      </w:pPr>
      <w:del w:id="240"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237"/>
        <w:r w:rsidRPr="00604EDE" w:rsidDel="009C6381">
          <w:rPr>
            <w:rFonts w:ascii="Times New Roman" w:hAnsi="Times New Roman" w:cs="Times New Roman"/>
            <w:sz w:val="24"/>
            <w:szCs w:val="24"/>
          </w:rPr>
          <w:commentReference w:id="237"/>
        </w:r>
      </w:del>
    </w:p>
    <w:p w14:paraId="667C56FE" w14:textId="02592906" w:rsidR="00057CE1" w:rsidRPr="00604EDE" w:rsidDel="009C6381" w:rsidRDefault="00057CE1" w:rsidP="00057CE1">
      <w:pPr>
        <w:spacing w:line="480" w:lineRule="auto"/>
        <w:ind w:firstLine="720"/>
        <w:rPr>
          <w:del w:id="241" w:author="Caitlin Jeffrey" w:date="2023-06-30T14:11:00Z"/>
          <w:rFonts w:ascii="Times New Roman" w:hAnsi="Times New Roman" w:cs="Times New Roman"/>
          <w:b/>
          <w:bCs/>
          <w:i/>
          <w:iCs/>
          <w:sz w:val="24"/>
          <w:szCs w:val="24"/>
        </w:rPr>
      </w:pPr>
      <w:del w:id="242" w:author="Caitlin Jeffrey" w:date="2023-06-30T14:11:00Z">
        <w:r w:rsidRPr="00604EDE" w:rsidDel="009C6381">
          <w:rPr>
            <w:rFonts w:ascii="Times New Roman" w:hAnsi="Times New Roman" w:cs="Times New Roman"/>
            <w:b/>
            <w:bCs/>
            <w:i/>
            <w:iCs/>
            <w:sz w:val="24"/>
            <w:szCs w:val="24"/>
          </w:rPr>
          <w:delText>OR:</w:delText>
        </w:r>
      </w:del>
    </w:p>
    <w:p w14:paraId="4B22464F" w14:textId="48F9C03B" w:rsidR="00057CE1" w:rsidRPr="00604EDE" w:rsidRDefault="00057CE1" w:rsidP="0055492A">
      <w:pPr>
        <w:spacing w:after="0" w:line="480" w:lineRule="auto"/>
        <w:ind w:firstLine="720"/>
        <w:rPr>
          <w:rFonts w:ascii="Times New Roman" w:hAnsi="Times New Roman" w:cs="Times New Roman"/>
          <w:sz w:val="24"/>
          <w:szCs w:val="24"/>
        </w:rPr>
        <w:pPrChange w:id="243" w:author="Caitlin Jeffrey" w:date="2023-07-05T12:30:00Z">
          <w:pPr>
            <w:spacing w:line="480" w:lineRule="auto"/>
            <w:ind w:firstLine="720"/>
          </w:pPr>
        </w:pPrChange>
      </w:pPr>
      <w:commentRangeStart w:id="244"/>
      <w:r w:rsidRPr="00604EDE">
        <w:rPr>
          <w:rFonts w:ascii="Times New Roman" w:hAnsi="Times New Roman" w:cs="Times New Roman"/>
          <w:sz w:val="24"/>
          <w:szCs w:val="24"/>
        </w:rPr>
        <w:t>The overall mean (95% CI</w:t>
      </w:r>
      <w:del w:id="245"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 hygiene scores for all 21 farms was 2.32 (2.16-2.49</w:t>
      </w:r>
      <w:del w:id="246"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247"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248"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249"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250"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 statistically significant difference in mean hygiene score of cows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[2.307], p = 0.13).</w:t>
      </w:r>
    </w:p>
    <w:p w14:paraId="04C5B6FE" w14:textId="0A2954FA" w:rsidR="00057CE1" w:rsidRPr="00604EDE" w:rsidRDefault="00057CE1" w:rsidP="0055492A">
      <w:pPr>
        <w:spacing w:after="0" w:line="480" w:lineRule="auto"/>
        <w:ind w:firstLine="720"/>
        <w:rPr>
          <w:rFonts w:ascii="Times New Roman" w:hAnsi="Times New Roman" w:cs="Times New Roman"/>
          <w:sz w:val="24"/>
          <w:szCs w:val="24"/>
        </w:rPr>
        <w:pPrChange w:id="251"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252"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 3) was 40% (31-48%</w:t>
      </w:r>
      <w:ins w:id="253" w:author="Caitlin Jeffrey" w:date="2023-07-05T12:05:00Z">
        <w:r w:rsidR="00C975AE" w:rsidRPr="00604EDE">
          <w:rPr>
            <w:rFonts w:ascii="Times New Roman" w:hAnsi="Times New Roman" w:cs="Times New Roman"/>
            <w:sz w:val="24"/>
            <w:szCs w:val="24"/>
          </w:rPr>
          <w:t xml:space="preserve">). </w:t>
        </w:r>
      </w:ins>
      <w:del w:id="254"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The proportion of cows with dirty udders (95% CI</w:t>
      </w:r>
      <w:del w:id="255"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was 32% (18-46%</w:t>
      </w:r>
      <w:ins w:id="256" w:author="Caitlin Jeffrey" w:date="2023-07-05T12:05:00Z">
        <w:r w:rsidR="00C975AE" w:rsidRPr="00604EDE">
          <w:rPr>
            <w:rFonts w:ascii="Times New Roman" w:hAnsi="Times New Roman" w:cs="Times New Roman"/>
            <w:sz w:val="24"/>
            <w:szCs w:val="24"/>
          </w:rPr>
          <w:t xml:space="preserve">) </w:t>
        </w:r>
      </w:ins>
      <w:del w:id="257"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258"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259"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for freestall farms (n = 6). A one-way Fisher’s ANOVA revealed that there was not a statistically significant difference proportion of cows with dirty udders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[2.1031], p = 0.15).</w:t>
      </w:r>
      <w:commentRangeEnd w:id="244"/>
      <w:r w:rsidRPr="00604EDE">
        <w:rPr>
          <w:rFonts w:ascii="Times New Roman" w:hAnsi="Times New Roman" w:cs="Times New Roman"/>
          <w:sz w:val="24"/>
          <w:szCs w:val="24"/>
        </w:rPr>
        <w:commentReference w:id="244"/>
      </w:r>
    </w:p>
    <w:p w14:paraId="49B4E7C4" w14:textId="7EEB444F"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778ECB52" w:rsidR="008A5E20" w:rsidRPr="00604EDE" w:rsidDel="00131683" w:rsidRDefault="006E4523" w:rsidP="008A5E20">
      <w:pPr>
        <w:spacing w:line="480" w:lineRule="auto"/>
        <w:ind w:firstLine="720"/>
        <w:rPr>
          <w:moveFrom w:id="260" w:author="Caitlin Jeffrey" w:date="2023-07-05T12:31:00Z"/>
          <w:rFonts w:ascii="Times New Roman" w:hAnsi="Times New Roman" w:cs="Times New Roman"/>
          <w:sz w:val="24"/>
          <w:szCs w:val="24"/>
        </w:rPr>
      </w:pPr>
      <w:ins w:id="261"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 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262" w:author="Caitlin Jeffrey" w:date="2023-07-05T12:31:00Z" w:name="move139452735"/>
      <w:moveFrom w:id="263"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264"/>
        <w:r w:rsidR="008A5E20" w:rsidRPr="00604EDE" w:rsidDel="00131683">
          <w:rPr>
            <w:rFonts w:ascii="Times New Roman" w:hAnsi="Times New Roman" w:cs="Times New Roman"/>
            <w:sz w:val="24"/>
            <w:szCs w:val="24"/>
          </w:rPr>
          <w:t xml:space="preserve">unconditional associations at a level of p ≤ 0.20 </w:t>
        </w:r>
        <w:commentRangeEnd w:id="264"/>
        <w:r w:rsidR="008A5E20" w:rsidRPr="00604EDE" w:rsidDel="00131683">
          <w:rPr>
            <w:rFonts w:ascii="Times New Roman" w:hAnsi="Times New Roman" w:cs="Times New Roman"/>
            <w:sz w:val="24"/>
            <w:szCs w:val="24"/>
          </w:rPr>
          <w:commentReference w:id="264"/>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265"/>
        <w:r w:rsidR="008A5E20" w:rsidRPr="00604EDE" w:rsidDel="00131683">
          <w:rPr>
            <w:rFonts w:ascii="Times New Roman" w:hAnsi="Times New Roman" w:cs="Times New Roman"/>
            <w:sz w:val="24"/>
            <w:szCs w:val="24"/>
          </w:rPr>
          <w:t xml:space="preserve">(“biologically sensical,” </w:t>
        </w:r>
        <w:commentRangeEnd w:id="265"/>
        <w:r w:rsidR="008A5E20" w:rsidRPr="00604EDE" w:rsidDel="00131683">
          <w:rPr>
            <w:rFonts w:ascii="Times New Roman" w:hAnsi="Times New Roman" w:cs="Times New Roman"/>
            <w:sz w:val="24"/>
            <w:szCs w:val="24"/>
          </w:rPr>
          <w:commentReference w:id="265"/>
        </w:r>
        <w:r w:rsidR="008A5E20" w:rsidRPr="00604EDE" w:rsidDel="00131683">
          <w:rPr>
            <w:rFonts w:ascii="Times New Roman" w:hAnsi="Times New Roman" w:cs="Times New Roman"/>
            <w:sz w:val="24"/>
            <w:szCs w:val="24"/>
          </w:rPr>
          <w:t xml:space="preserve">and groups of at least n = 5). </w:t>
        </w:r>
      </w:moveFrom>
    </w:p>
    <w:moveFromRangeEnd w:id="262"/>
    <w:p w14:paraId="190C8447" w14:textId="75C5E99A" w:rsidR="008A528E" w:rsidRPr="00604EDE" w:rsidRDefault="008A5E20" w:rsidP="008A5E20">
      <w:pPr>
        <w:spacing w:line="480" w:lineRule="auto"/>
        <w:ind w:firstLine="720"/>
        <w:rPr>
          <w:ins w:id="266" w:author="Caitlin Jeffrey" w:date="2023-07-05T13:09:00Z"/>
          <w:rFonts w:ascii="Times New Roman" w:hAnsi="Times New Roman" w:cs="Times New Roman"/>
          <w:sz w:val="24"/>
          <w:szCs w:val="24"/>
        </w:rPr>
      </w:pPr>
      <w:commentRangeStart w:id="267"/>
      <w:r w:rsidRPr="00604EDE">
        <w:rPr>
          <w:rFonts w:ascii="Times New Roman" w:hAnsi="Times New Roman" w:cs="Times New Roman"/>
          <w:sz w:val="24"/>
          <w:szCs w:val="24"/>
        </w:rPr>
        <w:t>The depth of bedding in stalls</w:t>
      </w:r>
      <w:del w:id="268"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269" w:author="Caitlin Jeffrey" w:date="2023-07-05T13:07:00Z">
        <w:r w:rsidR="00480F5B" w:rsidRPr="00604EDE">
          <w:rPr>
            <w:rFonts w:ascii="Times New Roman" w:hAnsi="Times New Roman" w:cs="Times New Roman"/>
            <w:sz w:val="24"/>
            <w:szCs w:val="24"/>
          </w:rPr>
          <w:t xml:space="preserve">. </w:t>
        </w:r>
      </w:ins>
      <w:del w:id="270" w:author="Caitlin Jeffrey" w:date="2023-07-05T13:07:00Z">
        <w:r w:rsidRPr="00604EDE" w:rsidDel="00480F5B">
          <w:rPr>
            <w:rFonts w:ascii="Times New Roman" w:hAnsi="Times New Roman" w:cs="Times New Roman"/>
            <w:sz w:val="24"/>
            <w:szCs w:val="24"/>
          </w:rPr>
          <w:delText>, including new</w:delText>
        </w:r>
      </w:del>
      <w:del w:id="271" w:author="Caitlin Jeffrey" w:date="2023-06-30T11:48:00Z">
        <w:r w:rsidRPr="00604EDE" w:rsidDel="00C81FD9">
          <w:rPr>
            <w:rFonts w:ascii="Times New Roman" w:hAnsi="Times New Roman" w:cs="Times New Roman"/>
            <w:sz w:val="24"/>
            <w:szCs w:val="24"/>
          </w:rPr>
          <w:delText xml:space="preserve"> IMI</w:delText>
        </w:r>
      </w:del>
      <w:del w:id="272" w:author="Caitlin Jeffrey" w:date="2023-07-05T13:07:00Z">
        <w:r w:rsidRPr="00604EDE" w:rsidDel="00480F5B">
          <w:rPr>
            <w:rFonts w:ascii="Times New Roman" w:hAnsi="Times New Roman" w:cs="Times New Roman"/>
            <w:sz w:val="24"/>
            <w:szCs w:val="24"/>
          </w:rPr>
          <w:delText xml:space="preserve">, </w:delText>
        </w:r>
      </w:del>
      <w:del w:id="273" w:author="Caitlin Jeffrey" w:date="2023-06-30T13:19:00Z">
        <w:r w:rsidRPr="00604EDE" w:rsidDel="00BB6585">
          <w:rPr>
            <w:rFonts w:ascii="Times New Roman" w:hAnsi="Times New Roman" w:cs="Times New Roman"/>
            <w:sz w:val="24"/>
            <w:szCs w:val="24"/>
          </w:rPr>
          <w:delText>any IMI</w:delText>
        </w:r>
      </w:del>
      <w:del w:id="274" w:author="Caitlin Jeffrey" w:date="2023-07-05T13:07:00Z">
        <w:r w:rsidRPr="00604EDE" w:rsidDel="00480F5B">
          <w:rPr>
            <w:rFonts w:ascii="Times New Roman" w:hAnsi="Times New Roman" w:cs="Times New Roman"/>
            <w:sz w:val="24"/>
            <w:szCs w:val="24"/>
          </w:rPr>
          <w:delText xml:space="preserve">, BTM SCC, and </w:delText>
        </w:r>
      </w:del>
      <w:del w:id="275" w:author="Caitlin Jeffrey" w:date="2023-06-30T10:42:00Z">
        <w:r w:rsidRPr="00604EDE" w:rsidDel="00087FBC">
          <w:rPr>
            <w:rFonts w:ascii="Times New Roman" w:hAnsi="Times New Roman" w:cs="Times New Roman"/>
            <w:sz w:val="24"/>
            <w:szCs w:val="24"/>
          </w:rPr>
          <w:delText xml:space="preserve">both weighted and unweighted </w:delText>
        </w:r>
      </w:del>
      <w:del w:id="276" w:author="Caitlin Jeffrey" w:date="2023-07-05T13:07:00Z">
        <w:r w:rsidRPr="00604EDE" w:rsidDel="00480F5B">
          <w:rPr>
            <w:rFonts w:ascii="Times New Roman" w:hAnsi="Times New Roman" w:cs="Times New Roman"/>
            <w:sz w:val="24"/>
            <w:szCs w:val="24"/>
          </w:rPr>
          <w:delText>average</w:delText>
        </w:r>
        <w:commentRangeEnd w:id="267"/>
        <w:r w:rsidRPr="00604EDE" w:rsidDel="00480F5B">
          <w:rPr>
            <w:rFonts w:ascii="Times New Roman" w:hAnsi="Times New Roman" w:cs="Times New Roman"/>
            <w:sz w:val="24"/>
            <w:szCs w:val="24"/>
          </w:rPr>
          <w:commentReference w:id="267"/>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277"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percent </w:t>
      </w:r>
      <w:proofErr w:type="spellStart"/>
      <w:ins w:id="278" w:author="Caitlin Jeffrey" w:date="2023-06-30T13:19:00Z">
        <w:r w:rsidR="00757FC5" w:rsidRPr="00604EDE">
          <w:rPr>
            <w:rFonts w:ascii="Times New Roman" w:hAnsi="Times New Roman" w:cs="Times New Roman"/>
            <w:sz w:val="24"/>
            <w:szCs w:val="24"/>
          </w:rPr>
          <w:t>e</w:t>
        </w:r>
      </w:ins>
      <w:ins w:id="279" w:author="Caitlin Jeffrey" w:date="2023-07-05T11:49:00Z">
        <w:r w:rsidR="00BF11EA" w:rsidRPr="00604EDE">
          <w:rPr>
            <w:rFonts w:ascii="Times New Roman" w:hAnsi="Times New Roman" w:cs="Times New Roman"/>
            <w:sz w:val="24"/>
            <w:szCs w:val="24"/>
          </w:rPr>
          <w:t>l</w:t>
        </w:r>
      </w:ins>
      <w:ins w:id="280" w:author="Caitlin Jeffrey" w:date="2023-06-30T13:19:00Z">
        <w:r w:rsidR="00757FC5" w:rsidRPr="00604EDE">
          <w:rPr>
            <w:rFonts w:ascii="Times New Roman" w:hAnsi="Times New Roman" w:cs="Times New Roman"/>
            <w:sz w:val="24"/>
            <w:szCs w:val="24"/>
          </w:rPr>
          <w:t>SCC</w:t>
        </w:r>
      </w:ins>
      <w:proofErr w:type="spellEnd"/>
      <w:del w:id="281" w:author="Caitlin Jeffrey" w:date="2023-06-30T13:19:00Z">
        <w:r w:rsidRPr="00604EDE" w:rsidDel="00757FC5">
          <w:rPr>
            <w:rFonts w:ascii="Times New Roman" w:hAnsi="Times New Roman" w:cs="Times New Roman"/>
            <w:sz w:val="24"/>
            <w:szCs w:val="24"/>
          </w:rPr>
          <w:delText>of any</w:delText>
        </w:r>
      </w:del>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ne</w:t>
      </w:r>
      <w:ins w:id="282" w:author="Caitlin Jeffrey" w:date="2023-06-30T11:49:00Z">
        <w:r w:rsidR="00A50CDF" w:rsidRPr="00604EDE">
          <w:rPr>
            <w:rFonts w:ascii="Times New Roman" w:hAnsi="Times New Roman" w:cs="Times New Roman"/>
            <w:sz w:val="24"/>
            <w:szCs w:val="24"/>
          </w:rPr>
          <w:t>SCC</w:t>
        </w:r>
      </w:ins>
      <w:proofErr w:type="spellEnd"/>
      <w:del w:id="283"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Similarly, herds where cows were on deep bedding had a lower BTM SCC compared to herds that had stalls with a smaller amount of bedding on top of a mattress or concrete. </w:t>
      </w:r>
    </w:p>
    <w:p w14:paraId="7415AC25" w14:textId="0014DE34"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Udder hygiene measures were </w:t>
      </w:r>
      <w:ins w:id="284" w:author="Caitlin Jeffrey" w:date="2023-07-05T13:09:00Z">
        <w:r w:rsidR="004915D8" w:rsidRPr="00604EDE">
          <w:rPr>
            <w:rFonts w:ascii="Times New Roman" w:hAnsi="Times New Roman" w:cs="Times New Roman"/>
            <w:sz w:val="24"/>
            <w:szCs w:val="24"/>
          </w:rPr>
          <w:t xml:space="preserve">also </w:t>
        </w:r>
      </w:ins>
      <w:r w:rsidRPr="00604EDE">
        <w:rPr>
          <w:rFonts w:ascii="Times New Roman" w:hAnsi="Times New Roman" w:cs="Times New Roman"/>
          <w:sz w:val="24"/>
          <w:szCs w:val="24"/>
        </w:rPr>
        <w:t>associated with numerous udder health outcomes</w:t>
      </w:r>
      <w:ins w:id="285" w:author="Caitlin Jeffrey" w:date="2023-07-05T13:09:00Z">
        <w:r w:rsidR="004915D8" w:rsidRPr="00604EDE">
          <w:rPr>
            <w:rFonts w:ascii="Times New Roman" w:hAnsi="Times New Roman" w:cs="Times New Roman"/>
            <w:sz w:val="24"/>
            <w:szCs w:val="24"/>
          </w:rPr>
          <w:t xml:space="preserve">. </w:t>
        </w:r>
      </w:ins>
      <w:del w:id="286" w:author="Caitlin Jeffrey" w:date="2023-07-05T13:09:00Z">
        <w:r w:rsidRPr="00604EDE" w:rsidDel="004915D8">
          <w:rPr>
            <w:rFonts w:ascii="Times New Roman" w:hAnsi="Times New Roman" w:cs="Times New Roman"/>
            <w:sz w:val="24"/>
            <w:szCs w:val="24"/>
          </w:rPr>
          <w:delText xml:space="preserve">, including </w:delText>
        </w:r>
      </w:del>
      <w:del w:id="287" w:author="Caitlin Jeffrey" w:date="2023-06-30T11:18:00Z">
        <w:r w:rsidRPr="00604EDE" w:rsidDel="002706BC">
          <w:rPr>
            <w:rFonts w:ascii="Times New Roman" w:hAnsi="Times New Roman" w:cs="Times New Roman"/>
            <w:sz w:val="24"/>
            <w:szCs w:val="24"/>
          </w:rPr>
          <w:delText>chronic IMI</w:delText>
        </w:r>
      </w:del>
      <w:del w:id="288" w:author="Caitlin Jeffrey" w:date="2023-07-05T13:09:00Z">
        <w:r w:rsidRPr="00604EDE" w:rsidDel="004915D8">
          <w:rPr>
            <w:rFonts w:ascii="Times New Roman" w:hAnsi="Times New Roman" w:cs="Times New Roman"/>
            <w:sz w:val="24"/>
            <w:szCs w:val="24"/>
          </w:rPr>
          <w:delText xml:space="preserve">, </w:delText>
        </w:r>
      </w:del>
      <w:del w:id="289" w:author="Caitlin Jeffrey" w:date="2023-06-30T13:19:00Z">
        <w:r w:rsidRPr="00604EDE" w:rsidDel="00757FC5">
          <w:rPr>
            <w:rFonts w:ascii="Times New Roman" w:hAnsi="Times New Roman" w:cs="Times New Roman"/>
            <w:sz w:val="24"/>
            <w:szCs w:val="24"/>
          </w:rPr>
          <w:delText>any IMI</w:delText>
        </w:r>
      </w:del>
      <w:del w:id="290" w:author="Caitlin Jeffrey" w:date="2023-07-05T13:09:00Z">
        <w:r w:rsidRPr="00604EDE" w:rsidDel="004915D8">
          <w:rPr>
            <w:rFonts w:ascii="Times New Roman" w:hAnsi="Times New Roman" w:cs="Times New Roman"/>
            <w:sz w:val="24"/>
            <w:szCs w:val="24"/>
          </w:rPr>
          <w:delText xml:space="preserve">, and </w:delText>
        </w:r>
      </w:del>
      <w:del w:id="291" w:author="Caitlin Jeffrey" w:date="2023-06-30T10:42:00Z">
        <w:r w:rsidRPr="00604EDE" w:rsidDel="00087FBC">
          <w:rPr>
            <w:rFonts w:ascii="Times New Roman" w:hAnsi="Times New Roman" w:cs="Times New Roman"/>
            <w:sz w:val="24"/>
            <w:szCs w:val="24"/>
          </w:rPr>
          <w:delText xml:space="preserve">both weighted and unweighted </w:delText>
        </w:r>
      </w:del>
      <w:del w:id="292" w:author="Caitlin Jeffrey" w:date="2023-07-05T13:09:00Z">
        <w:r w:rsidRPr="00604EDE" w:rsidDel="004915D8">
          <w:rPr>
            <w:rFonts w:ascii="Times New Roman" w:hAnsi="Times New Roman" w:cs="Times New Roman"/>
            <w:sz w:val="24"/>
            <w:szCs w:val="24"/>
          </w:rPr>
          <w:delText xml:space="preserve">average LS. </w:delText>
        </w:r>
      </w:del>
      <w:del w:id="293" w:author="Caitlin Jeffrey" w:date="2023-06-30T14:17:00Z">
        <w:r w:rsidRPr="00604EDE" w:rsidDel="00016DA9">
          <w:rPr>
            <w:rFonts w:ascii="Times New Roman" w:hAnsi="Times New Roman" w:cs="Times New Roman"/>
            <w:sz w:val="24"/>
            <w:szCs w:val="24"/>
          </w:rPr>
          <w:delText>A higher proportion of dirty cows (i</w:delText>
        </w:r>
      </w:del>
      <w:ins w:id="294" w:author="Caitlin Jeffrey" w:date="2023-06-30T14:18:00Z">
        <w:r w:rsidR="002D1373" w:rsidRPr="00604EDE">
          <w:rPr>
            <w:rFonts w:ascii="Times New Roman" w:hAnsi="Times New Roman" w:cs="Times New Roman"/>
            <w:sz w:val="24"/>
            <w:szCs w:val="24"/>
          </w:rPr>
          <w:t xml:space="preserve">Higher </w:t>
        </w:r>
      </w:ins>
      <w:del w:id="295" w:author="Caitlin Jeffrey" w:date="2023-06-30T14:18:00Z">
        <w:r w:rsidRPr="00604EDE" w:rsidDel="002D1373">
          <w:rPr>
            <w:rFonts w:ascii="Times New Roman" w:hAnsi="Times New Roman" w:cs="Times New Roman"/>
            <w:sz w:val="24"/>
            <w:szCs w:val="24"/>
          </w:rPr>
          <w:delText xml:space="preserve">ncreasing </w:delText>
        </w:r>
      </w:del>
      <w:ins w:id="296" w:author="Caitlin Jeffrey" w:date="2023-06-30T14:28:00Z">
        <w:r w:rsidR="006A542C" w:rsidRPr="00604EDE">
          <w:rPr>
            <w:rFonts w:ascii="Times New Roman" w:hAnsi="Times New Roman" w:cs="Times New Roman"/>
            <w:sz w:val="24"/>
            <w:szCs w:val="24"/>
          </w:rPr>
          <w:t>mean</w:t>
        </w:r>
      </w:ins>
      <w:del w:id="297"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298" w:author="Caitlin Jeffrey" w:date="2023-06-30T14:18:00Z">
        <w:r w:rsidR="00380943" w:rsidRPr="00604EDE">
          <w:rPr>
            <w:rFonts w:ascii="Times New Roman" w:hAnsi="Times New Roman" w:cs="Times New Roman"/>
            <w:sz w:val="24"/>
            <w:szCs w:val="24"/>
          </w:rPr>
          <w:t>s</w:t>
        </w:r>
      </w:ins>
      <w:del w:id="299" w:author="Caitlin Jeffrey" w:date="2023-06-30T14:18:00Z">
        <w:r w:rsidRPr="00604EDE" w:rsidDel="00380943">
          <w:rPr>
            <w:rFonts w:ascii="Times New Roman" w:hAnsi="Times New Roman" w:cs="Times New Roman"/>
            <w:sz w:val="24"/>
            <w:szCs w:val="24"/>
          </w:rPr>
          <w:delText xml:space="preserve"> of a farm</w:delText>
        </w:r>
      </w:del>
      <w:ins w:id="300" w:author="Caitlin Jeffrey" w:date="2023-06-30T14:17:00Z">
        <w:r w:rsidR="00016DA9" w:rsidRPr="00604EDE">
          <w:rPr>
            <w:rFonts w:ascii="Times New Roman" w:hAnsi="Times New Roman" w:cs="Times New Roman"/>
            <w:sz w:val="24"/>
            <w:szCs w:val="24"/>
          </w:rPr>
          <w:t xml:space="preserve"> and </w:t>
        </w:r>
      </w:ins>
      <w:del w:id="301" w:author="Caitlin Jeffrey" w:date="2023-06-30T14:17:00Z">
        <w:r w:rsidRPr="00604EDE" w:rsidDel="00016DA9">
          <w:rPr>
            <w:rFonts w:ascii="Times New Roman" w:hAnsi="Times New Roman" w:cs="Times New Roman"/>
            <w:sz w:val="24"/>
            <w:szCs w:val="24"/>
          </w:rPr>
          <w:delText xml:space="preserve">, </w:delText>
        </w:r>
      </w:del>
      <w:del w:id="302"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 3</w:t>
      </w:r>
      <w:del w:id="303"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304" w:author="Caitlin Jeffrey" w:date="2023-06-30T14:17:00Z">
        <w:r w:rsidR="00016DA9" w:rsidRPr="00604EDE">
          <w:rPr>
            <w:rFonts w:ascii="Times New Roman" w:hAnsi="Times New Roman" w:cs="Times New Roman"/>
            <w:sz w:val="24"/>
            <w:szCs w:val="24"/>
          </w:rPr>
          <w:t>ere</w:t>
        </w:r>
      </w:ins>
      <w:del w:id="305"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306"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percentages of </w:t>
      </w:r>
      <w:del w:id="307" w:author="Caitlin Jeffrey" w:date="2023-06-30T11:18:00Z">
        <w:r w:rsidRPr="00604EDE" w:rsidDel="002706BC">
          <w:rPr>
            <w:rFonts w:ascii="Times New Roman" w:hAnsi="Times New Roman" w:cs="Times New Roman"/>
            <w:sz w:val="24"/>
            <w:szCs w:val="24"/>
          </w:rPr>
          <w:delText>chronic IMI</w:delText>
        </w:r>
      </w:del>
      <w:proofErr w:type="spellStart"/>
      <w:ins w:id="308" w:author="Caitlin Jeffrey" w:date="2023-06-30T11:18:00Z">
        <w:r w:rsidR="002706BC"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w:t>
      </w:r>
      <w:proofErr w:type="spellStart"/>
      <w:ins w:id="309" w:author="Caitlin Jeffrey" w:date="2023-06-30T13:19:00Z">
        <w:r w:rsidR="00757FC5" w:rsidRPr="00604EDE">
          <w:rPr>
            <w:rFonts w:ascii="Times New Roman" w:hAnsi="Times New Roman" w:cs="Times New Roman"/>
            <w:sz w:val="24"/>
            <w:szCs w:val="24"/>
          </w:rPr>
          <w:t>e</w:t>
        </w:r>
      </w:ins>
      <w:ins w:id="310" w:author="Caitlin Jeffrey" w:date="2023-07-05T11:52:00Z">
        <w:r w:rsidR="0072726D" w:rsidRPr="00604EDE">
          <w:rPr>
            <w:rFonts w:ascii="Times New Roman" w:hAnsi="Times New Roman" w:cs="Times New Roman"/>
            <w:sz w:val="24"/>
            <w:szCs w:val="24"/>
          </w:rPr>
          <w:t>l</w:t>
        </w:r>
      </w:ins>
      <w:ins w:id="311" w:author="Caitlin Jeffrey" w:date="2023-06-30T13:19:00Z">
        <w:r w:rsidR="00757FC5" w:rsidRPr="00604EDE">
          <w:rPr>
            <w:rFonts w:ascii="Times New Roman" w:hAnsi="Times New Roman" w:cs="Times New Roman"/>
            <w:sz w:val="24"/>
            <w:szCs w:val="24"/>
          </w:rPr>
          <w:t>SCC</w:t>
        </w:r>
      </w:ins>
      <w:proofErr w:type="spellEnd"/>
      <w:del w:id="312"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313"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314"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315" w:author="Caitlin Jeffrey" w:date="2023-06-30T14:29:00Z">
        <w:r w:rsidRPr="00604EDE" w:rsidDel="009410E6">
          <w:rPr>
            <w:rFonts w:ascii="Times New Roman" w:hAnsi="Times New Roman" w:cs="Times New Roman"/>
            <w:sz w:val="24"/>
            <w:szCs w:val="24"/>
          </w:rPr>
          <w:delText xml:space="preserve"> with one another</w:delText>
        </w:r>
      </w:del>
      <w:del w:id="316"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r w:rsidRPr="00604EDE">
        <w:rPr>
          <w:rFonts w:ascii="Times New Roman" w:hAnsi="Times New Roman" w:cs="Times New Roman"/>
          <w:sz w:val="24"/>
          <w:szCs w:val="24"/>
        </w:rPr>
        <w:t>Additionally, a few specific management practices were also found to be unconditionally associated with udder health outcomes</w:t>
      </w:r>
      <w:ins w:id="317" w:author="Caitlin Jeffrey" w:date="2023-07-05T13:09:00Z">
        <w:r w:rsidR="004915D8" w:rsidRPr="00604EDE">
          <w:rPr>
            <w:rFonts w:ascii="Times New Roman" w:hAnsi="Times New Roman" w:cs="Times New Roman"/>
            <w:sz w:val="24"/>
            <w:szCs w:val="24"/>
          </w:rPr>
          <w:t>:</w:t>
        </w:r>
      </w:ins>
      <w:del w:id="318"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319"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 xml:space="preserve">was associated with a lower percentage of </w:t>
      </w:r>
      <w:proofErr w:type="spellStart"/>
      <w:r w:rsidRPr="00604EDE">
        <w:rPr>
          <w:rFonts w:ascii="Times New Roman" w:hAnsi="Times New Roman" w:cs="Times New Roman"/>
          <w:sz w:val="24"/>
          <w:szCs w:val="24"/>
        </w:rPr>
        <w:t>ne</w:t>
      </w:r>
      <w:ins w:id="320" w:author="Caitlin Jeffrey" w:date="2023-06-30T11:49:00Z">
        <w:r w:rsidR="00A50CDF" w:rsidRPr="00604EDE">
          <w:rPr>
            <w:rFonts w:ascii="Times New Roman" w:hAnsi="Times New Roman" w:cs="Times New Roman"/>
            <w:sz w:val="24"/>
            <w:szCs w:val="24"/>
          </w:rPr>
          <w:t>SCC</w:t>
        </w:r>
      </w:ins>
      <w:proofErr w:type="spellEnd"/>
      <w:del w:id="321"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322" w:author="Caitlin Jeffrey" w:date="2023-06-30T11:18:00Z">
        <w:r w:rsidRPr="00604EDE" w:rsidDel="002706BC">
          <w:rPr>
            <w:rFonts w:ascii="Times New Roman" w:hAnsi="Times New Roman" w:cs="Times New Roman"/>
            <w:sz w:val="24"/>
            <w:szCs w:val="24"/>
          </w:rPr>
          <w:delText>chronic IMI</w:delText>
        </w:r>
      </w:del>
      <w:proofErr w:type="spellStart"/>
      <w:ins w:id="323" w:author="Caitlin Jeffrey" w:date="2023-06-30T11:18:00Z">
        <w:r w:rsidR="002706BC"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and both parenteral supplementation of a </w:t>
      </w:r>
      <w:ins w:id="324" w:author="Caitlin Jeffrey" w:date="2023-07-05T15:16:00Z">
        <w:r w:rsidR="00B73085" w:rsidRPr="00604EDE">
          <w:rPr>
            <w:rFonts w:ascii="Times New Roman" w:hAnsi="Times New Roman" w:cs="Times New Roman"/>
            <w:sz w:val="24"/>
            <w:szCs w:val="24"/>
          </w:rPr>
          <w:t>v</w:t>
        </w:r>
      </w:ins>
      <w:del w:id="325"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326" w:author="Caitlin Jeffrey" w:date="2023-07-05T13:10:00Z">
        <w:r w:rsidR="004915D8" w:rsidRPr="00604EDE">
          <w:rPr>
            <w:rFonts w:ascii="Times New Roman" w:hAnsi="Times New Roman" w:cs="Times New Roman"/>
            <w:sz w:val="24"/>
            <w:szCs w:val="24"/>
          </w:rPr>
          <w:t>.</w:t>
        </w:r>
      </w:ins>
      <w:del w:id="327"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328"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329" w:author="Caitlin Jeffrey" w:date="2023-06-30T14:32:00Z">
        <w:r w:rsidR="00A75916" w:rsidRPr="00604EDE">
          <w:rPr>
            <w:rFonts w:ascii="Times New Roman" w:hAnsi="Times New Roman" w:cs="Times New Roman"/>
            <w:sz w:val="24"/>
            <w:szCs w:val="24"/>
          </w:rPr>
          <w:t xml:space="preserve">lower </w:t>
        </w:r>
      </w:ins>
      <w:del w:id="330"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119AF0A4" w:rsidR="008A5E20" w:rsidRPr="00604EDE" w:rsidDel="002048A9" w:rsidRDefault="008A5E20" w:rsidP="008A5E20">
      <w:pPr>
        <w:spacing w:line="480" w:lineRule="auto"/>
        <w:ind w:firstLine="720"/>
        <w:rPr>
          <w:del w:id="331" w:author="Caitlin Jeffrey" w:date="2023-07-05T13:19:00Z"/>
          <w:rFonts w:ascii="Times New Roman" w:hAnsi="Times New Roman" w:cs="Times New Roman"/>
          <w:sz w:val="24"/>
          <w:szCs w:val="24"/>
        </w:rPr>
      </w:pPr>
      <w:r w:rsidRPr="00604EDE">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w:t>
      </w:r>
      <w:del w:id="332"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deeper </w:t>
      </w:r>
      <w:del w:id="333"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334" w:author="Caitlin Jeffrey" w:date="2023-07-05T13:11:00Z">
        <w:r w:rsidRPr="00604EDE" w:rsidDel="00D715F3">
          <w:rPr>
            <w:rFonts w:ascii="Times New Roman" w:hAnsi="Times New Roman" w:cs="Times New Roman"/>
            <w:sz w:val="24"/>
            <w:szCs w:val="24"/>
          </w:rPr>
          <w:delText>at the time of measurement the cleaner the udders were</w:delText>
        </w:r>
      </w:del>
      <w:ins w:id="335"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rsidP="002048A9">
      <w:pPr>
        <w:spacing w:line="480" w:lineRule="auto"/>
        <w:rPr>
          <w:del w:id="336" w:author="Caitlin Jeffrey" w:date="2023-07-05T13:18:00Z"/>
          <w:rFonts w:ascii="Times New Roman" w:hAnsi="Times New Roman" w:cs="Times New Roman"/>
          <w:b/>
          <w:bCs/>
          <w:i/>
          <w:iCs/>
          <w:sz w:val="24"/>
          <w:szCs w:val="24"/>
        </w:rPr>
        <w:pPrChange w:id="337" w:author="Caitlin Jeffrey" w:date="2023-07-05T13:19:00Z">
          <w:pPr>
            <w:spacing w:line="480" w:lineRule="auto"/>
            <w:ind w:firstLine="720"/>
          </w:pPr>
        </w:pPrChange>
      </w:pPr>
      <w:del w:id="338"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rsidP="002048A9">
      <w:pPr>
        <w:spacing w:line="480" w:lineRule="auto"/>
        <w:rPr>
          <w:del w:id="339" w:author="Caitlin Jeffrey" w:date="2023-07-05T12:42:00Z"/>
          <w:rFonts w:ascii="Times New Roman" w:hAnsi="Times New Roman" w:cs="Times New Roman"/>
          <w:sz w:val="24"/>
          <w:szCs w:val="24"/>
        </w:rPr>
        <w:pPrChange w:id="340" w:author="Caitlin Jeffrey" w:date="2023-07-05T13:19:00Z">
          <w:pPr>
            <w:spacing w:line="480" w:lineRule="auto"/>
            <w:ind w:firstLine="720"/>
          </w:pPr>
        </w:pPrChange>
      </w:pPr>
      <w:commentRangeStart w:id="341"/>
      <w:del w:id="342" w:author="Caitlin Jeffrey" w:date="2023-07-05T13:18:00Z">
        <w:r w:rsidRPr="00604EDE" w:rsidDel="002048A9">
          <w:rPr>
            <w:rFonts w:ascii="Times New Roman" w:hAnsi="Times New Roman" w:cs="Times New Roman"/>
            <w:sz w:val="24"/>
            <w:szCs w:val="24"/>
          </w:rPr>
          <w:delText xml:space="preserve">Farms with deeper bedding showed a tendency toward a lower bulk tank SCC (deep bedding lying surface vs. mattress/concrete, p = 0.14; depth of bedding in stalls, p = 0.06), lower </w:delText>
        </w:r>
        <w:r w:rsidRPr="00604EDE" w:rsidDel="002048A9">
          <w:rPr>
            <w:rFonts w:ascii="Times New Roman" w:hAnsi="Times New Roman" w:cs="Times New Roman"/>
            <w:sz w:val="24"/>
            <w:szCs w:val="24"/>
          </w:rPr>
          <w:lastRenderedPageBreak/>
          <w:delText>% ne</w:delText>
        </w:r>
      </w:del>
      <w:del w:id="343" w:author="Caitlin Jeffrey" w:date="2023-06-30T11:49:00Z">
        <w:r w:rsidRPr="00604EDE" w:rsidDel="00A50CDF">
          <w:rPr>
            <w:rFonts w:ascii="Times New Roman" w:hAnsi="Times New Roman" w:cs="Times New Roman"/>
            <w:sz w:val="24"/>
            <w:szCs w:val="24"/>
          </w:rPr>
          <w:delText xml:space="preserve">w IMI </w:delText>
        </w:r>
      </w:del>
      <w:del w:id="344" w:author="Caitlin Jeffrey" w:date="2023-07-05T13:18:00Z">
        <w:r w:rsidRPr="00604EDE" w:rsidDel="002048A9">
          <w:rPr>
            <w:rFonts w:ascii="Times New Roman" w:hAnsi="Times New Roman" w:cs="Times New Roman"/>
            <w:sz w:val="24"/>
            <w:szCs w:val="24"/>
          </w:rPr>
          <w:delText xml:space="preserve">(depth of bedding in stalls, p = 0.02), lower % </w:delText>
        </w:r>
      </w:del>
      <w:del w:id="345" w:author="Caitlin Jeffrey" w:date="2023-06-30T13:19:00Z">
        <w:r w:rsidRPr="00604EDE" w:rsidDel="00757FC5">
          <w:rPr>
            <w:rFonts w:ascii="Times New Roman" w:hAnsi="Times New Roman" w:cs="Times New Roman"/>
            <w:sz w:val="24"/>
            <w:szCs w:val="24"/>
          </w:rPr>
          <w:delText>any IMI</w:delText>
        </w:r>
      </w:del>
      <w:del w:id="346" w:author="Caitlin Jeffrey" w:date="2023-07-05T13:18:00Z">
        <w:r w:rsidRPr="00604EDE" w:rsidDel="002048A9">
          <w:rPr>
            <w:rFonts w:ascii="Times New Roman" w:hAnsi="Times New Roman" w:cs="Times New Roman"/>
            <w:sz w:val="24"/>
            <w:szCs w:val="24"/>
          </w:rPr>
          <w:delText xml:space="preserve"> (p = 0.01), lower </w:delText>
        </w:r>
      </w:del>
      <w:del w:id="347" w:author="Caitlin Jeffrey" w:date="2023-06-30T10:43:00Z">
        <w:r w:rsidRPr="00604EDE" w:rsidDel="00985443">
          <w:rPr>
            <w:rFonts w:ascii="Times New Roman" w:hAnsi="Times New Roman" w:cs="Times New Roman"/>
            <w:sz w:val="24"/>
            <w:szCs w:val="24"/>
          </w:rPr>
          <w:delText xml:space="preserve">weighted and unweighted </w:delText>
        </w:r>
      </w:del>
      <w:del w:id="348"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349" w:author="Caitlin Jeffrey" w:date="2023-06-30T11:18:00Z">
        <w:r w:rsidRPr="00604EDE" w:rsidDel="002706BC">
          <w:rPr>
            <w:rFonts w:ascii="Times New Roman" w:hAnsi="Times New Roman" w:cs="Times New Roman"/>
            <w:sz w:val="24"/>
            <w:szCs w:val="24"/>
          </w:rPr>
          <w:delText>chronic IMI</w:delText>
        </w:r>
      </w:del>
      <w:del w:id="350"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351" w:author="Caitlin Jeffrey" w:date="2023-06-30T13:20:00Z">
        <w:r w:rsidRPr="00604EDE" w:rsidDel="00757FC5">
          <w:rPr>
            <w:rFonts w:ascii="Times New Roman" w:hAnsi="Times New Roman" w:cs="Times New Roman"/>
            <w:sz w:val="24"/>
            <w:szCs w:val="24"/>
          </w:rPr>
          <w:delText xml:space="preserve">any IMI </w:delText>
        </w:r>
      </w:del>
      <w:del w:id="352"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353"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354"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341"/>
        <w:r w:rsidRPr="00604EDE" w:rsidDel="002048A9">
          <w:rPr>
            <w:rFonts w:ascii="Times New Roman" w:hAnsi="Times New Roman" w:cs="Times New Roman"/>
            <w:sz w:val="24"/>
            <w:szCs w:val="24"/>
          </w:rPr>
          <w:commentReference w:id="341"/>
        </w:r>
      </w:del>
    </w:p>
    <w:p w14:paraId="00E24436" w14:textId="77777777" w:rsidR="004E382B" w:rsidRPr="00604EDE" w:rsidRDefault="004E382B" w:rsidP="002048A9">
      <w:pPr>
        <w:spacing w:line="480" w:lineRule="auto"/>
        <w:ind w:firstLine="720"/>
        <w:rPr>
          <w:rFonts w:ascii="Times New Roman" w:hAnsi="Times New Roman" w:cs="Times New Roman"/>
          <w:sz w:val="24"/>
          <w:szCs w:val="24"/>
        </w:rPr>
        <w:pPrChange w:id="355" w:author="Caitlin Jeffrey" w:date="2023-07-05T13:19:00Z">
          <w:pPr>
            <w:spacing w:line="480" w:lineRule="auto"/>
          </w:pPr>
        </w:pPrChange>
      </w:pPr>
    </w:p>
    <w:p w14:paraId="45A1B771" w14:textId="5A7F7660" w:rsidR="00FB375B" w:rsidRPr="00604EDE" w:rsidRDefault="00294B87" w:rsidP="00294B87">
      <w:pPr>
        <w:rPr>
          <w:ins w:id="356" w:author="Caitlin Jeffrey" w:date="2023-07-05T15:24:00Z"/>
          <w:rFonts w:ascii="Times New Roman" w:hAnsi="Times New Roman" w:cs="Times New Roman"/>
          <w:b/>
          <w:sz w:val="24"/>
          <w:szCs w:val="24"/>
        </w:rPr>
      </w:pPr>
      <w:r w:rsidRPr="00604EDE">
        <w:rPr>
          <w:rFonts w:ascii="Times New Roman" w:hAnsi="Times New Roman" w:cs="Times New Roman"/>
          <w:b/>
          <w:sz w:val="24"/>
          <w:szCs w:val="24"/>
        </w:rPr>
        <w:t>Discussion</w:t>
      </w:r>
      <w:commentRangeStart w:id="357"/>
      <w:commentRangeEnd w:id="357"/>
      <w:r w:rsidRPr="00604EDE">
        <w:rPr>
          <w:rStyle w:val="CommentReference"/>
          <w:rFonts w:eastAsiaTheme="minorEastAsia"/>
        </w:rPr>
        <w:commentReference w:id="357"/>
      </w:r>
    </w:p>
    <w:p w14:paraId="14CD189B" w14:textId="35A8504D" w:rsidR="00ED650F" w:rsidRPr="00604EDE" w:rsidRDefault="00BB57CD" w:rsidP="00294B87">
      <w:pPr>
        <w:rPr>
          <w:rFonts w:ascii="Times New Roman" w:hAnsi="Times New Roman" w:cs="Times New Roman"/>
          <w:color w:val="0E0E0E"/>
          <w:sz w:val="24"/>
          <w:szCs w:val="24"/>
        </w:rPr>
      </w:pPr>
      <w:ins w:id="358" w:author="Caitlin Jeffrey" w:date="2023-07-05T15:24:00Z">
        <w:r w:rsidRPr="00604EDE">
          <w:rPr>
            <w:rFonts w:ascii="Times New Roman" w:hAnsi="Times New Roman" w:cs="Times New Roman"/>
            <w:b/>
            <w:sz w:val="24"/>
            <w:szCs w:val="24"/>
          </w:rPr>
          <w:t>Presents results of our observational study exploring winter housing</w:t>
        </w:r>
      </w:ins>
      <w:ins w:id="359" w:author="Caitlin Jeffrey" w:date="2023-07-05T15:25:00Z">
        <w:r w:rsidR="00581B29" w:rsidRPr="00604EDE">
          <w:rPr>
            <w:rFonts w:ascii="Times New Roman" w:hAnsi="Times New Roman" w:cs="Times New Roman"/>
            <w:b/>
            <w:sz w:val="24"/>
            <w:szCs w:val="24"/>
          </w:rPr>
          <w:t xml:space="preserve">, mastitis risk, </w:t>
        </w:r>
      </w:ins>
    </w:p>
    <w:p w14:paraId="3411A96F" w14:textId="0B86946A"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aerobic culture data by facility type</w:t>
      </w:r>
    </w:p>
    <w:p w14:paraId="249DE5F6" w14:textId="5B7D8E4B"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As shown in Table 2, there were no</w:t>
      </w:r>
      <w:del w:id="360" w:author="Caitlin Jeffrey" w:date="2023-07-05T15:21:00Z">
        <w:r w:rsidRPr="00604EDE" w:rsidDel="00420097">
          <w:rPr>
            <w:rFonts w:ascii="Times New Roman" w:hAnsi="Times New Roman" w:cs="Times New Roman"/>
            <w:sz w:val="24"/>
            <w:szCs w:val="24"/>
          </w:rPr>
          <w:delText xml:space="preserve"> significant</w:delText>
        </w:r>
      </w:del>
      <w:r w:rsidRPr="00604EDE">
        <w:rPr>
          <w:rFonts w:ascii="Times New Roman" w:hAnsi="Times New Roman" w:cs="Times New Roman"/>
          <w:sz w:val="24"/>
          <w:szCs w:val="24"/>
        </w:rPr>
        <w:t xml:space="preserve"> differences in bacterial counts from bulk tank milk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species, coliforms,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between the three facility types. The absence of any significant difference in the levels of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spp., coliforms, and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in BTM between facility types suggests that milk from cows housed in bedded packs is not more likely to have higher amounts of these environmental mastitis pathogens, despite </w:t>
      </w:r>
      <w:ins w:id="361" w:author="Caitlin Jeffrey" w:date="2023-07-05T13:21:00Z">
        <w:r w:rsidR="00CE1472" w:rsidRPr="00604EDE">
          <w:rPr>
            <w:rFonts w:ascii="Times New Roman" w:hAnsi="Times New Roman" w:cs="Times New Roman"/>
            <w:sz w:val="24"/>
            <w:szCs w:val="24"/>
          </w:rPr>
          <w:t xml:space="preserve">cows </w:t>
        </w:r>
      </w:ins>
      <w:r w:rsidRPr="00604EDE">
        <w:rPr>
          <w:rFonts w:ascii="Times New Roman" w:hAnsi="Times New Roman" w:cs="Times New Roman"/>
          <w:sz w:val="24"/>
          <w:szCs w:val="24"/>
        </w:rPr>
        <w:t>being loose-housed on deeply-bedded organic materials.</w:t>
      </w:r>
    </w:p>
    <w:p w14:paraId="588BD1A7"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362"/>
      <w:r w:rsidRPr="00604EDE">
        <w:rPr>
          <w:rFonts w:ascii="Times New Roman" w:hAnsi="Times New Roman" w:cs="Times New Roman"/>
          <w:sz w:val="24"/>
          <w:szCs w:val="24"/>
        </w:rPr>
        <w:lastRenderedPageBreak/>
        <w:t xml:space="preserve">Although the mean CFU/mL of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spp. in bulk tank milk was numerically higher for tiestall farms than freestalls or bedded packs, this group contained a substantial outlier (one farm with 665 CFU/mL). When the analysis was re-run without this farm included, the mean and SD for each of the three groups was much more similar [BP: 53 CFU/mL (49); FS: 66 CFU/mL (48); TS: 76 CFU/mL (60)].</w:t>
      </w:r>
      <w:commentRangeEnd w:id="362"/>
      <w:r w:rsidRPr="00604EDE">
        <w:rPr>
          <w:rFonts w:ascii="Times New Roman" w:hAnsi="Times New Roman" w:cs="Times New Roman"/>
          <w:sz w:val="24"/>
          <w:szCs w:val="24"/>
        </w:rPr>
        <w:commentReference w:id="362"/>
      </w:r>
      <w:r w:rsidRPr="00604EDE">
        <w:rPr>
          <w:rFonts w:ascii="Times New Roman" w:hAnsi="Times New Roman" w:cs="Times New Roman"/>
          <w:sz w:val="24"/>
          <w:szCs w:val="24"/>
        </w:rPr>
        <w:t xml:space="preserve"> 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previous work describing bulk tank milk quality for composting bedded packs in Minnesota. The six farms included in Lobeck et al. used mainly wood sawdust as a bedding source (with one using a wheat straw by‐product), which is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the current study (three of five using combination of wood chips shavings, and straw/hay, two using exclusively sawdust/shavings). The six farms included in Shane et al. 2010 bedded with a variety of “alternative” organic materials, including straw by-products, soybean stubble, and oat hulls. Although the aerobic culture methodology differs slightly between the current study and previous work, all three studies collected bulk tank milk over the winter months. Lobeck et al. 2012 found a mean of 26.1 CFU (95% CI: 2-443) and Shane 2010 et al. 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57743729"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spp., the mean non-</w:t>
      </w:r>
      <w:r w:rsidRPr="00604EDE">
        <w:rPr>
          <w:rFonts w:ascii="Times New Roman" w:hAnsi="Times New Roman" w:cs="Times New Roman"/>
          <w:i/>
          <w:iCs/>
          <w:sz w:val="24"/>
          <w:szCs w:val="24"/>
        </w:rPr>
        <w:t>ag Strep</w:t>
      </w:r>
      <w:r w:rsidR="00A05DC0" w:rsidRPr="00604EDE">
        <w:rPr>
          <w:rFonts w:ascii="Times New Roman" w:hAnsi="Times New Roman" w:cs="Times New Roman"/>
          <w:i/>
          <w:iCs/>
          <w:sz w:val="24"/>
          <w:szCs w:val="24"/>
        </w:rPr>
        <w:t>.</w:t>
      </w:r>
      <w:r w:rsidRPr="00604EDE">
        <w:rPr>
          <w:rFonts w:ascii="Times New Roman" w:hAnsi="Times New Roman" w:cs="Times New Roman"/>
          <w:sz w:val="24"/>
          <w:szCs w:val="24"/>
        </w:rPr>
        <w:t xml:space="preserve"> counts for tiestalls was numerically higher than the other 2 facility types, but this was due to a significant outlier. Without this outlier, the mean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for each of the three facility types were more similar, although tiestalls were still somewhat higher [BP: 39 CFU/mL (25); FS: 89 CFU/mL (98); TS: 145 CFU/mL (110)]. 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w:t>
      </w:r>
      <w:r w:rsidRPr="00604EDE">
        <w:rPr>
          <w:rFonts w:ascii="Times New Roman" w:hAnsi="Times New Roman" w:cs="Times New Roman"/>
          <w:sz w:val="24"/>
          <w:szCs w:val="24"/>
        </w:rPr>
        <w:lastRenderedPageBreak/>
        <w:t xml:space="preserve">included in the current study was 39 CFU/mL (95% CI: 17-61). A study from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describing milk quality on composting bedded packs in Minnesota notes that 6/12 farms sampled had “high” levels of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but do not give an actual number. Furthermore,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all 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CI: 116-1704). 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counts for all farm types included in the Minnesota studies are higher than that found for all 21 farms in the current study, geographical variation in pathogen profiles may best explain this difference in BTM bacteriology.</w:t>
      </w:r>
    </w:p>
    <w:p w14:paraId="45DD7E66"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All farms included in the study had very low levels of coliforms in bulk tank milk (1.2 CFU/mL, 95% CI: 0.3-2.1), </w:t>
      </w:r>
      <w:commentRangeStart w:id="363"/>
      <w:r w:rsidRPr="00604EDE">
        <w:rPr>
          <w:rFonts w:ascii="Times New Roman" w:hAnsi="Times New Roman" w:cs="Times New Roman"/>
          <w:sz w:val="24"/>
          <w:szCs w:val="24"/>
        </w:rPr>
        <w:t>indicating excellent hygiene practices at milking time</w:t>
      </w:r>
      <w:commentRangeEnd w:id="363"/>
      <w:r w:rsidRPr="00604EDE">
        <w:rPr>
          <w:rFonts w:ascii="Times New Roman" w:hAnsi="Times New Roman" w:cs="Times New Roman"/>
          <w:sz w:val="24"/>
          <w:szCs w:val="24"/>
        </w:rPr>
        <w:commentReference w:id="363"/>
      </w:r>
      <w:r w:rsidRPr="00604EDE">
        <w:rPr>
          <w:rFonts w:ascii="Times New Roman" w:hAnsi="Times New Roman" w:cs="Times New Roman"/>
          <w:sz w:val="24"/>
          <w:szCs w:val="24"/>
        </w:rPr>
        <w:t xml:space="preserve">. Bedded pack farms in the current study had very low coliform counts in BTM (1 CFU/mL, 95% CI: 0-3),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those found for three compost bedded pack farms in a Brazilian study (2.8 CFU/mL; Fávero et. al, 2015). However, these low coliform counts are in contrast with previous work describing BTM quality for this kind of facility in the United States. </w:t>
      </w:r>
      <w:commentRangeStart w:id="364"/>
      <w:r w:rsidRPr="00604EDE">
        <w:rPr>
          <w:rFonts w:ascii="Times New Roman" w:hAnsi="Times New Roman" w:cs="Times New Roman"/>
          <w:sz w:val="24"/>
          <w:szCs w:val="24"/>
        </w:rPr>
        <w:t xml:space="preserve">Coliform counts for bedded packs in Minnesota in the winter ranged from 15-1,128 CFU/mL (Shane et al. 2010), and had a mean of 63.7 CFU/mL (95% CI: 6-735) for the six bedded packs included in Lobeck et al. 2012. Although sampled during summer months,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w:t>
      </w:r>
      <w:commentRangeEnd w:id="364"/>
      <w:r w:rsidR="00EF6C7C" w:rsidRPr="00604EDE">
        <w:rPr>
          <w:rStyle w:val="CommentReference"/>
          <w:rFonts w:eastAsiaTheme="minorEastAsia"/>
        </w:rPr>
        <w:commentReference w:id="364"/>
      </w:r>
      <w:r w:rsidRPr="00604EDE">
        <w:rPr>
          <w:rFonts w:ascii="Times New Roman" w:hAnsi="Times New Roman" w:cs="Times New Roman"/>
          <w:sz w:val="24"/>
          <w:szCs w:val="24"/>
        </w:rPr>
        <w:t>found that 5/12 bedded packs sampled had “high” levels of coliforms in BTM, contributing to their conclusion that “special attention to cow preparation procedures at milking time are a must for achieving satisfactory milk quality when cows are housed in compost dairy barns.”</w:t>
      </w:r>
    </w:p>
    <w:p w14:paraId="5D46DF9A"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Although not statistically significant, the mean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count for bedded pack farms was numerically smaller than that for tiestalls and freestalls. Additionally, the bedded pack category had the highest proportion of farms that 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w:t>
      </w:r>
      <w:r w:rsidRPr="00604EDE">
        <w:rPr>
          <w:rFonts w:ascii="Times New Roman" w:hAnsi="Times New Roman" w:cs="Times New Roman"/>
          <w:sz w:val="24"/>
          <w:szCs w:val="24"/>
        </w:rPr>
        <w:lastRenderedPageBreak/>
        <w:t xml:space="preserve">BP, vs. 33.3% for both TS and FS). As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who may be early adapters of a less-familiar housing type and who may be more innovative and open to newer technologies are likely more progressive generally in their management style, and therefore more likely to have implemented stricter control programs for contagious mastitis pathogens.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w:t>
      </w:r>
      <w:proofErr w:type="gramStart"/>
      <w:r w:rsidRPr="00604EDE">
        <w:rPr>
          <w:rFonts w:ascii="Times New Roman" w:hAnsi="Times New Roman" w:cs="Times New Roman"/>
          <w:sz w:val="24"/>
          <w:szCs w:val="24"/>
        </w:rPr>
        <w:t>fairly low</w:t>
      </w:r>
      <w:proofErr w:type="gramEnd"/>
      <w:r w:rsidRPr="00604EDE">
        <w:rPr>
          <w:rFonts w:ascii="Times New Roman" w:hAnsi="Times New Roman" w:cs="Times New Roman"/>
          <w:sz w:val="24"/>
          <w:szCs w:val="24"/>
        </w:rPr>
        <w:t xml:space="preserve"> for bedded packs studied in Shane et al. 2010 (3/6 farms BTM negative) and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(only 1/12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Overall, the population of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that of the 18 Minnesota farms described in Shane et al. 2010 (43.6 CFU/mL, 95% CI 14-73; vs. 17.3 CFU/mL, 95% CI: 3.3-91.2).</w:t>
      </w:r>
    </w:p>
    <w:p w14:paraId="264AD6EF" w14:textId="11DE45AE" w:rsidR="00A21424" w:rsidRPr="00604EDE" w:rsidRDefault="00A21424" w:rsidP="004E382B">
      <w:pPr>
        <w:autoSpaceDE w:val="0"/>
        <w:autoSpaceDN w:val="0"/>
        <w:adjustRightInd w:val="0"/>
        <w:spacing w:line="480" w:lineRule="auto"/>
        <w:ind w:firstLine="720"/>
        <w:jc w:val="both"/>
        <w:rPr>
          <w:rFonts w:ascii="Times New Roman" w:hAnsi="Times New Roman" w:cs="Times New Roman"/>
          <w:i/>
          <w:iCs/>
          <w:sz w:val="24"/>
          <w:szCs w:val="24"/>
        </w:rPr>
      </w:pPr>
      <w:commentRangeStart w:id="365"/>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 </w:t>
      </w:r>
      <w:r w:rsidRPr="00604EDE">
        <w:rPr>
          <w:rFonts w:ascii="Times New Roman" w:hAnsi="Times New Roman" w:cs="Times New Roman"/>
          <w:sz w:val="24"/>
          <w:szCs w:val="24"/>
        </w:rPr>
        <w:t>(Godkin and Leslie, 1993). However, a single bulk tank sample does not provide information about milk quality and mastitis at the individual cow level, nor does it give any insight into the long-term, consistent patterns of that farm’s milk quality as repeated BTM samplings may do (</w:t>
      </w:r>
      <w:proofErr w:type="spellStart"/>
      <w:r w:rsidRPr="00604EDE">
        <w:rPr>
          <w:rFonts w:ascii="Times New Roman" w:hAnsi="Times New Roman" w:cs="Times New Roman"/>
          <w:sz w:val="24"/>
          <w:szCs w:val="24"/>
        </w:rPr>
        <w:t>Jayarao</w:t>
      </w:r>
      <w:proofErr w:type="spellEnd"/>
      <w:r w:rsidRPr="00604EDE">
        <w:rPr>
          <w:rFonts w:ascii="Times New Roman" w:hAnsi="Times New Roman" w:cs="Times New Roman"/>
          <w:sz w:val="24"/>
          <w:szCs w:val="24"/>
        </w:rPr>
        <w:t xml:space="preserve"> and Wolfgang, 2003). With the financial constraints of research studies on dairy farms, the limitations inherent in performing </w:t>
      </w:r>
      <w:r w:rsidRPr="00604EDE">
        <w:rPr>
          <w:rFonts w:ascii="Times New Roman" w:hAnsi="Times New Roman" w:cs="Times New Roman"/>
          <w:sz w:val="24"/>
          <w:szCs w:val="24"/>
        </w:rPr>
        <w:lastRenderedPageBreak/>
        <w:t>analysis of a single bulk tank milk sample from each farm were a trade-off for the ability to get a picture of milk quality on a larger number of farms included in the study.</w:t>
      </w:r>
      <w:commentRangeEnd w:id="365"/>
      <w:r w:rsidRPr="00604EDE">
        <w:rPr>
          <w:rFonts w:ascii="Times New Roman" w:hAnsi="Times New Roman" w:cs="Times New Roman"/>
          <w:sz w:val="24"/>
          <w:szCs w:val="24"/>
        </w:rPr>
        <w:commentReference w:id="365"/>
      </w:r>
    </w:p>
    <w:p w14:paraId="2D99CCE9" w14:textId="3284CF61" w:rsidR="00A21424" w:rsidRPr="00604EDE" w:rsidRDefault="00A21424" w:rsidP="004E382B">
      <w:pPr>
        <w:autoSpaceDE w:val="0"/>
        <w:autoSpaceDN w:val="0"/>
        <w:adjustRightInd w:val="0"/>
        <w:spacing w:line="480" w:lineRule="auto"/>
        <w:ind w:firstLine="720"/>
        <w:jc w:val="both"/>
        <w:rPr>
          <w:rFonts w:ascii="Times New Roman" w:hAnsi="Times New Roman" w:cs="Times New Roman"/>
          <w:sz w:val="24"/>
          <w:szCs w:val="24"/>
        </w:rPr>
      </w:pPr>
      <w:commentRangeStart w:id="366"/>
      <w:r w:rsidRPr="00604EDE">
        <w:rPr>
          <w:rFonts w:ascii="Times New Roman" w:hAnsi="Times New Roman" w:cs="Times New Roman"/>
          <w:sz w:val="24"/>
          <w:szCs w:val="24"/>
        </w:rPr>
        <w:t>Can be a highly specific, poorly sensitive test to screen herds for major mastitis pathogens (</w:t>
      </w:r>
      <w:r w:rsidRPr="00604EDE">
        <w:rPr>
          <w:rFonts w:ascii="Times New Roman" w:hAnsi="Times New Roman" w:cs="Times New Roman"/>
          <w:i/>
          <w:iCs/>
          <w:sz w:val="24"/>
          <w:szCs w:val="24"/>
        </w:rPr>
        <w:t xml:space="preserve">Staph. aureus, Strep. </w:t>
      </w:r>
      <w:proofErr w:type="spellStart"/>
      <w:r w:rsidRPr="00604EDE">
        <w:rPr>
          <w:rFonts w:ascii="Times New Roman" w:hAnsi="Times New Roman" w:cs="Times New Roman"/>
          <w:i/>
          <w:iCs/>
          <w:sz w:val="24"/>
          <w:szCs w:val="24"/>
        </w:rPr>
        <w:t>uberis</w:t>
      </w:r>
      <w:proofErr w:type="spellEnd"/>
      <w:r w:rsidRPr="00604EDE">
        <w:rPr>
          <w:rFonts w:ascii="Times New Roman" w:hAnsi="Times New Roman" w:cs="Times New Roman"/>
          <w:i/>
          <w:iCs/>
          <w:sz w:val="24"/>
          <w:szCs w:val="24"/>
        </w:rPr>
        <w:t>)</w:t>
      </w:r>
      <w:r w:rsidRPr="00604EDE">
        <w:rPr>
          <w:rFonts w:ascii="Times New Roman" w:hAnsi="Times New Roman" w:cs="Times New Roman"/>
          <w:sz w:val="24"/>
          <w:szCs w:val="24"/>
        </w:rPr>
        <w:t xml:space="preserve">; if present in BTM culture, reliably indicate intramammary infections due to that pathogen on the farm. However, environmental bacteria unlikely to be indicative of proportion of cows infected with these organisms. May </w:t>
      </w:r>
      <w:proofErr w:type="gramStart"/>
      <w:r w:rsidRPr="00604EDE">
        <w:rPr>
          <w:rFonts w:ascii="Times New Roman" w:hAnsi="Times New Roman" w:cs="Times New Roman"/>
          <w:sz w:val="24"/>
          <w:szCs w:val="24"/>
        </w:rPr>
        <w:t>enter into</w:t>
      </w:r>
      <w:proofErr w:type="gramEnd"/>
      <w:r w:rsidRPr="00604EDE">
        <w:rPr>
          <w:rFonts w:ascii="Times New Roman" w:hAnsi="Times New Roman" w:cs="Times New Roman"/>
          <w:sz w:val="24"/>
          <w:szCs w:val="24"/>
        </w:rPr>
        <w:t xml:space="preserve">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t>
      </w:r>
      <w:commentRangeEnd w:id="366"/>
      <w:r w:rsidRPr="00604EDE">
        <w:rPr>
          <w:rFonts w:ascii="Times New Roman" w:hAnsi="Times New Roman" w:cs="Times New Roman"/>
          <w:sz w:val="24"/>
          <w:szCs w:val="24"/>
        </w:rPr>
        <w:commentReference w:id="366"/>
      </w:r>
    </w:p>
    <w:p w14:paraId="0056BFE5" w14:textId="7BA1C030"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w:t>
      </w:r>
      <w:commentRangeStart w:id="367"/>
      <w:r w:rsidRPr="00604EDE">
        <w:rPr>
          <w:b/>
          <w:bCs/>
        </w:rPr>
        <w:t>ulk tank milk udder health and hygiene measures by facility type</w:t>
      </w:r>
      <w:commentRangeEnd w:id="367"/>
      <w:r w:rsidRPr="00604EDE">
        <w:rPr>
          <w:b/>
          <w:bCs/>
        </w:rPr>
        <w:commentReference w:id="367"/>
      </w:r>
    </w:p>
    <w:p w14:paraId="1B0C5EFA"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368"/>
      <w:r w:rsidRPr="00604EDE">
        <w:rPr>
          <w:rFonts w:ascii="Times New Roman" w:hAnsi="Times New Roman" w:cs="Times New Roman"/>
          <w:sz w:val="24"/>
          <w:szCs w:val="24"/>
        </w:rPr>
        <w:t>(p = 0.06)</w:t>
      </w:r>
      <w:commentRangeEnd w:id="368"/>
      <w:r w:rsidRPr="00604EDE">
        <w:rPr>
          <w:rFonts w:ascii="Times New Roman" w:hAnsi="Times New Roman" w:cs="Times New Roman"/>
          <w:sz w:val="24"/>
          <w:szCs w:val="24"/>
        </w:rPr>
        <w:commentReference w:id="368"/>
      </w:r>
      <w:r w:rsidRPr="00604EDE">
        <w:rPr>
          <w:rFonts w:ascii="Times New Roman" w:hAnsi="Times New Roman" w:cs="Times New Roman"/>
          <w:sz w:val="24"/>
          <w:szCs w:val="24"/>
        </w:rPr>
        <w:t xml:space="preserve">.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w:t>
      </w:r>
      <w:r w:rsidRPr="00604EDE">
        <w:rPr>
          <w:rFonts w:ascii="Times New Roman" w:hAnsi="Times New Roman" w:cs="Times New Roman"/>
          <w:sz w:val="24"/>
          <w:szCs w:val="24"/>
        </w:rPr>
        <w:lastRenderedPageBreak/>
        <w:t>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relationship between stall bedding height and cow hygiene, especially in tiestall systems. Although sample size for the bedded pack group in this study was limited (n = 5), we found a negative correlation between depth of bedded pack and average udder hygiene score (p &lt; 0.01), a relationship which has previously not been studied to the author’s knowledge.</w:t>
      </w:r>
    </w:p>
    <w:p w14:paraId="44A46BCC" w14:textId="485D943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w:t>
      </w:r>
      <w:del w:id="369" w:author="Caitlin Jeffrey" w:date="2023-06-30T11:19:00Z">
        <w:r w:rsidRPr="00604EDE" w:rsidDel="002706BC">
          <w:rPr>
            <w:rFonts w:ascii="Times New Roman" w:hAnsi="Times New Roman" w:cs="Times New Roman"/>
            <w:sz w:val="24"/>
            <w:szCs w:val="24"/>
          </w:rPr>
          <w:delText>chronic IMI</w:delText>
        </w:r>
      </w:del>
      <w:proofErr w:type="spellStart"/>
      <w:ins w:id="370" w:author="Caitlin Jeffrey" w:date="2023-06-30T11:19:00Z">
        <w:r w:rsidR="002706BC"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(p = 0.05</w:t>
      </w:r>
      <w:ins w:id="371" w:author="Caitlin Jeffrey" w:date="2023-06-30T11:08:00Z">
        <w:r w:rsidR="00AB4334" w:rsidRPr="00604EDE">
          <w:rPr>
            <w:rFonts w:ascii="Times New Roman" w:hAnsi="Times New Roman" w:cs="Times New Roman"/>
            <w:sz w:val="24"/>
            <w:szCs w:val="24"/>
          </w:rPr>
          <w:t xml:space="preserve"> and p = 0.05</w:t>
        </w:r>
      </w:ins>
      <w:r w:rsidRPr="00604EDE">
        <w:rPr>
          <w:rFonts w:ascii="Times New Roman" w:hAnsi="Times New Roman" w:cs="Times New Roman"/>
          <w:sz w:val="24"/>
          <w:szCs w:val="24"/>
        </w:rPr>
        <w:t>)</w:t>
      </w:r>
      <w:ins w:id="372" w:author="Caitlin Jeffrey" w:date="2023-06-30T11:06:00Z">
        <w:r w:rsidR="00BD6BD9" w:rsidRPr="00604EDE">
          <w:rPr>
            <w:rFonts w:ascii="Times New Roman" w:hAnsi="Times New Roman" w:cs="Times New Roman"/>
            <w:sz w:val="24"/>
            <w:szCs w:val="24"/>
          </w:rPr>
          <w:t>,</w:t>
        </w:r>
      </w:ins>
      <w:del w:id="373"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 </w:t>
      </w:r>
      <w:proofErr w:type="spellStart"/>
      <w:ins w:id="374" w:author="Caitlin Jeffrey" w:date="2023-06-30T13:20:00Z">
        <w:r w:rsidR="00757FC5" w:rsidRPr="00604EDE">
          <w:rPr>
            <w:rFonts w:ascii="Times New Roman" w:hAnsi="Times New Roman" w:cs="Times New Roman"/>
            <w:sz w:val="24"/>
            <w:szCs w:val="24"/>
          </w:rPr>
          <w:t>e</w:t>
        </w:r>
      </w:ins>
      <w:ins w:id="375" w:author="Caitlin Jeffrey" w:date="2023-07-05T11:52:00Z">
        <w:r w:rsidR="0072726D" w:rsidRPr="00604EDE">
          <w:rPr>
            <w:rFonts w:ascii="Times New Roman" w:hAnsi="Times New Roman" w:cs="Times New Roman"/>
            <w:sz w:val="24"/>
            <w:szCs w:val="24"/>
          </w:rPr>
          <w:t>l</w:t>
        </w:r>
      </w:ins>
      <w:ins w:id="376" w:author="Caitlin Jeffrey" w:date="2023-06-30T13:20:00Z">
        <w:r w:rsidR="00757FC5" w:rsidRPr="00604EDE">
          <w:rPr>
            <w:rFonts w:ascii="Times New Roman" w:hAnsi="Times New Roman" w:cs="Times New Roman"/>
            <w:sz w:val="24"/>
            <w:szCs w:val="24"/>
          </w:rPr>
          <w:t>SCC</w:t>
        </w:r>
      </w:ins>
      <w:proofErr w:type="spellEnd"/>
      <w:del w:id="377"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0.09</w:t>
      </w:r>
      <w:ins w:id="378" w:author="Caitlin Jeffrey" w:date="2023-06-30T11:08:00Z">
        <w:r w:rsidR="00E507D9" w:rsidRPr="00604EDE">
          <w:rPr>
            <w:rFonts w:ascii="Times New Roman" w:hAnsi="Times New Roman" w:cs="Times New Roman"/>
            <w:sz w:val="24"/>
            <w:szCs w:val="24"/>
          </w:rPr>
          <w:t xml:space="preserve"> and p = 0.13, respectively</w:t>
        </w:r>
      </w:ins>
      <w:r w:rsidRPr="00604EDE">
        <w:rPr>
          <w:rFonts w:ascii="Times New Roman" w:hAnsi="Times New Roman" w:cs="Times New Roman"/>
          <w:sz w:val="24"/>
          <w:szCs w:val="24"/>
        </w:rPr>
        <w:t>)</w:t>
      </w:r>
      <w:ins w:id="379" w:author="Caitlin Jeffrey" w:date="2023-06-30T11:07:00Z">
        <w:r w:rsidR="00624BD7" w:rsidRPr="00604EDE">
          <w:rPr>
            <w:rFonts w:ascii="Times New Roman" w:hAnsi="Times New Roman" w:cs="Times New Roman"/>
            <w:sz w:val="24"/>
            <w:szCs w:val="24"/>
          </w:rPr>
          <w:t>, and lower average LS (p = 0.11</w:t>
        </w:r>
      </w:ins>
      <w:ins w:id="380" w:author="Caitlin Jeffrey" w:date="2023-06-30T11:09:00Z">
        <w:r w:rsidR="00330140" w:rsidRPr="00604EDE">
          <w:rPr>
            <w:rFonts w:ascii="Times New Roman" w:hAnsi="Times New Roman" w:cs="Times New Roman"/>
            <w:sz w:val="24"/>
            <w:szCs w:val="24"/>
          </w:rPr>
          <w:t xml:space="preserve"> and p = 0.12, respectively</w:t>
        </w:r>
      </w:ins>
      <w:ins w:id="381"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Additionally, </w:t>
      </w:r>
      <w:del w:id="382"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383" w:author="Caitlin Jeffrey" w:date="2023-06-30T11:08:00Z">
        <w:r w:rsidRPr="00604EDE" w:rsidDel="00D46B94">
          <w:rPr>
            <w:rFonts w:ascii="Times New Roman" w:hAnsi="Times New Roman" w:cs="Times New Roman"/>
            <w:sz w:val="24"/>
            <w:szCs w:val="24"/>
          </w:rPr>
          <w:delText>associated with a</w:delText>
        </w:r>
      </w:del>
      <w:del w:id="384" w:author="Caitlin Jeffrey" w:date="2023-06-30T11:07:00Z">
        <w:r w:rsidRPr="00604EDE" w:rsidDel="00624BD7">
          <w:rPr>
            <w:rFonts w:ascii="Times New Roman" w:hAnsi="Times New Roman" w:cs="Times New Roman"/>
            <w:sz w:val="24"/>
            <w:szCs w:val="24"/>
          </w:rPr>
          <w:delText xml:space="preserve"> lower </w:delText>
        </w:r>
      </w:del>
      <w:del w:id="385" w:author="Caitlin Jeffrey" w:date="2023-06-30T10:59:00Z">
        <w:r w:rsidRPr="00604EDE" w:rsidDel="00A104DF">
          <w:rPr>
            <w:rFonts w:ascii="Times New Roman" w:hAnsi="Times New Roman" w:cs="Times New Roman"/>
            <w:sz w:val="24"/>
            <w:szCs w:val="24"/>
          </w:rPr>
          <w:delText xml:space="preserve">weighted </w:delText>
        </w:r>
      </w:del>
      <w:del w:id="386" w:author="Caitlin Jeffrey" w:date="2023-06-30T11:07:00Z">
        <w:r w:rsidRPr="00604EDE" w:rsidDel="00624BD7">
          <w:rPr>
            <w:rFonts w:ascii="Times New Roman" w:hAnsi="Times New Roman" w:cs="Times New Roman"/>
            <w:sz w:val="24"/>
            <w:szCs w:val="24"/>
          </w:rPr>
          <w:delText xml:space="preserve">average </w:delText>
        </w:r>
      </w:del>
      <w:del w:id="387" w:author="Caitlin Jeffrey" w:date="2023-06-30T10:59:00Z">
        <w:r w:rsidRPr="00604EDE" w:rsidDel="00A104DF">
          <w:rPr>
            <w:rFonts w:ascii="Times New Roman" w:hAnsi="Times New Roman" w:cs="Times New Roman"/>
            <w:sz w:val="24"/>
            <w:szCs w:val="24"/>
          </w:rPr>
          <w:delText>linear score</w:delText>
        </w:r>
      </w:del>
      <w:del w:id="388" w:author="Caitlin Jeffrey" w:date="2023-06-30T11:07:00Z">
        <w:r w:rsidRPr="00604EDE" w:rsidDel="00624BD7">
          <w:rPr>
            <w:rFonts w:ascii="Times New Roman" w:hAnsi="Times New Roman" w:cs="Times New Roman"/>
            <w:sz w:val="24"/>
            <w:szCs w:val="24"/>
          </w:rPr>
          <w:delText xml:space="preserve"> (p = </w:delText>
        </w:r>
      </w:del>
      <w:del w:id="389" w:author="Caitlin Jeffrey" w:date="2023-06-30T11:00:00Z">
        <w:r w:rsidRPr="00604EDE" w:rsidDel="00952571">
          <w:rPr>
            <w:rFonts w:ascii="Times New Roman" w:hAnsi="Times New Roman" w:cs="Times New Roman"/>
            <w:sz w:val="24"/>
            <w:szCs w:val="24"/>
          </w:rPr>
          <w:delText>0.</w:delText>
        </w:r>
      </w:del>
      <w:del w:id="390" w:author="Caitlin Jeffrey" w:date="2023-06-30T10:59:00Z">
        <w:r w:rsidRPr="00604EDE" w:rsidDel="00A104DF">
          <w:rPr>
            <w:rFonts w:ascii="Times New Roman" w:hAnsi="Times New Roman" w:cs="Times New Roman"/>
            <w:sz w:val="24"/>
            <w:szCs w:val="24"/>
          </w:rPr>
          <w:delText>20</w:delText>
        </w:r>
      </w:del>
      <w:del w:id="391" w:author="Caitlin Jeffrey" w:date="2023-06-30T11:07:00Z">
        <w:r w:rsidRPr="00604EDE" w:rsidDel="00624BD7">
          <w:rPr>
            <w:rFonts w:ascii="Times New Roman" w:hAnsi="Times New Roman" w:cs="Times New Roman"/>
            <w:sz w:val="24"/>
            <w:szCs w:val="24"/>
          </w:rPr>
          <w:delText>)</w:delText>
        </w:r>
      </w:del>
      <w:del w:id="392"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 xml:space="preserve">farms that clipped or flamed udders on a regular basis tended to have fewer % </w:t>
      </w:r>
      <w:del w:id="393" w:author="Caitlin Jeffrey" w:date="2023-06-30T11:19:00Z">
        <w:r w:rsidRPr="00604EDE" w:rsidDel="002706BC">
          <w:rPr>
            <w:rFonts w:ascii="Times New Roman" w:hAnsi="Times New Roman" w:cs="Times New Roman"/>
            <w:sz w:val="24"/>
            <w:szCs w:val="24"/>
          </w:rPr>
          <w:delText>chronic IMI</w:delText>
        </w:r>
      </w:del>
      <w:proofErr w:type="spellStart"/>
      <w:ins w:id="394" w:author="Caitlin Jeffrey" w:date="2023-06-30T11:19:00Z">
        <w:r w:rsidR="002706BC"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w:t>
      </w:r>
      <w:r w:rsidRPr="00604EDE">
        <w:rPr>
          <w:rFonts w:ascii="Times New Roman" w:hAnsi="Times New Roman" w:cs="Times New Roman"/>
          <w:sz w:val="24"/>
          <w:szCs w:val="24"/>
        </w:rPr>
        <w:lastRenderedPageBreak/>
        <w:t>increase in leg cleanliness score, respectively. Curiously, although leg cleanliness score was associated with both mastitis indices, udder hygiene score was not found to have a significant association.</w:t>
      </w:r>
    </w:p>
    <w:p w14:paraId="72C84434" w14:textId="5E7142FB"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w:t>
      </w:r>
      <w:proofErr w:type="spellStart"/>
      <w:r w:rsidRPr="00604EDE">
        <w:rPr>
          <w:rFonts w:ascii="Times New Roman" w:hAnsi="Times New Roman" w:cs="Times New Roman"/>
          <w:sz w:val="24"/>
          <w:szCs w:val="24"/>
        </w:rPr>
        <w:t>ne</w:t>
      </w:r>
      <w:ins w:id="395" w:author="Caitlin Jeffrey" w:date="2023-06-30T11:49:00Z">
        <w:r w:rsidR="00383505" w:rsidRPr="00604EDE">
          <w:rPr>
            <w:rFonts w:ascii="Times New Roman" w:hAnsi="Times New Roman" w:cs="Times New Roman"/>
            <w:sz w:val="24"/>
            <w:szCs w:val="24"/>
          </w:rPr>
          <w:t>SCC</w:t>
        </w:r>
      </w:ins>
      <w:proofErr w:type="spellEnd"/>
      <w:del w:id="396"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 </w:t>
      </w:r>
      <w:proofErr w:type="spellStart"/>
      <w:ins w:id="397" w:author="Caitlin Jeffrey" w:date="2023-06-30T13:20:00Z">
        <w:r w:rsidR="00757FC5" w:rsidRPr="00604EDE">
          <w:rPr>
            <w:rFonts w:ascii="Times New Roman" w:hAnsi="Times New Roman" w:cs="Times New Roman"/>
            <w:sz w:val="24"/>
            <w:szCs w:val="24"/>
          </w:rPr>
          <w:t>e</w:t>
        </w:r>
      </w:ins>
      <w:ins w:id="398" w:author="Caitlin Jeffrey" w:date="2023-07-05T11:52:00Z">
        <w:r w:rsidR="0072726D" w:rsidRPr="00604EDE">
          <w:rPr>
            <w:rFonts w:ascii="Times New Roman" w:hAnsi="Times New Roman" w:cs="Times New Roman"/>
            <w:sz w:val="24"/>
            <w:szCs w:val="24"/>
          </w:rPr>
          <w:t>l</w:t>
        </w:r>
      </w:ins>
      <w:ins w:id="399" w:author="Caitlin Jeffrey" w:date="2023-06-30T13:20:00Z">
        <w:r w:rsidR="00757FC5" w:rsidRPr="00604EDE">
          <w:rPr>
            <w:rFonts w:ascii="Times New Roman" w:hAnsi="Times New Roman" w:cs="Times New Roman"/>
            <w:sz w:val="24"/>
            <w:szCs w:val="24"/>
          </w:rPr>
          <w:t>SCC</w:t>
        </w:r>
      </w:ins>
      <w:proofErr w:type="spellEnd"/>
      <w:del w:id="400"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0.01), and a lower </w:t>
      </w:r>
      <w:del w:id="401"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average LS (p = 0.</w:t>
      </w:r>
      <w:ins w:id="402" w:author="Caitlin Jeffrey" w:date="2023-06-30T11:12:00Z">
        <w:r w:rsidR="00520DCD" w:rsidRPr="00604EDE">
          <w:rPr>
            <w:rFonts w:ascii="Times New Roman" w:hAnsi="Times New Roman" w:cs="Times New Roman"/>
            <w:sz w:val="24"/>
            <w:szCs w:val="24"/>
          </w:rPr>
          <w:t>10</w:t>
        </w:r>
      </w:ins>
      <w:del w:id="403"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xml:space="preserve">). Additionally, farms that used deep-bedded stalls or a bedded pack 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Tucker, 2009), and this is again solely focused on the important consideration of cow comfort. As is the experience of the authors, and is stated elsewhere in a literature review by McPherson (2020), </w:t>
      </w:r>
      <w:del w:id="404"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w:t>
      </w:r>
      <w:r w:rsidRPr="00604EDE">
        <w:rPr>
          <w:rFonts w:ascii="Times New Roman" w:hAnsi="Times New Roman" w:cs="Times New Roman"/>
          <w:sz w:val="24"/>
          <w:szCs w:val="24"/>
        </w:rPr>
        <w:lastRenderedPageBreak/>
        <w:t xml:space="preserve">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primarily in Minnesota, Kentucky, and Brazil (Andrade, 2022; </w:t>
      </w:r>
      <w:proofErr w:type="spellStart"/>
      <w:r w:rsidRPr="00604EDE">
        <w:rPr>
          <w:rFonts w:ascii="Times New Roman" w:hAnsi="Times New Roman" w:cs="Times New Roman"/>
          <w:sz w:val="24"/>
          <w:szCs w:val="24"/>
        </w:rPr>
        <w:t>Eckelamp</w:t>
      </w:r>
      <w:proofErr w:type="spellEnd"/>
      <w:r w:rsidRPr="00604EDE">
        <w:rPr>
          <w:rFonts w:ascii="Times New Roman" w:hAnsi="Times New Roman" w:cs="Times New Roman"/>
          <w:sz w:val="24"/>
          <w:szCs w:val="24"/>
        </w:rPr>
        <w:t xml:space="preserve">, 2016a; Eckelkamp, 2016b; Black, 2013; Costa, 2018; Shane, 2010;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405"/>
      <w:r w:rsidRPr="00604EDE">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405"/>
      <w:r w:rsidRPr="00604EDE">
        <w:rPr>
          <w:rFonts w:ascii="Times New Roman" w:hAnsi="Times New Roman" w:cs="Times New Roman"/>
          <w:sz w:val="24"/>
          <w:szCs w:val="24"/>
        </w:rPr>
        <w:commentReference w:id="405"/>
      </w:r>
    </w:p>
    <w:p w14:paraId="140348F5" w14:textId="53074946" w:rsidR="0034102A" w:rsidRPr="00604EDE"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lastRenderedPageBreak/>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This aligns with previous studies</w:t>
      </w:r>
      <w:r w:rsidR="00F1119C" w:rsidRPr="00604EDE">
        <w:rPr>
          <w:rFonts w:ascii="Times New Roman" w:hAnsi="Times New Roman" w:cs="Times New Roman"/>
          <w:sz w:val="24"/>
          <w:szCs w:val="24"/>
        </w:rPr>
        <w:t xml:space="preserve"> comparing milk production </w:t>
      </w:r>
      <w:r w:rsidR="000E0ED0" w:rsidRPr="00604EDE">
        <w:rPr>
          <w:rFonts w:ascii="Times New Roman" w:hAnsi="Times New Roman" w:cs="Times New Roman"/>
          <w:sz w:val="24"/>
          <w:szCs w:val="24"/>
        </w:rPr>
        <w:t>of cows housed on bedded packs vs. in freestall barns (Eckelkamp et al. 2016, Sand bedded…; Lobeck et. al, 2011</w:t>
      </w:r>
      <w:r w:rsidR="00B30501" w:rsidRPr="00604EDE">
        <w:rPr>
          <w:rFonts w:ascii="Times New Roman" w:hAnsi="Times New Roman" w:cs="Times New Roman"/>
          <w:sz w:val="24"/>
          <w:szCs w:val="24"/>
        </w:rPr>
        <w:t>; Costa et. al, 2018</w:t>
      </w:r>
      <w:r w:rsidR="000E0ED0" w:rsidRPr="00604EDE">
        <w:rPr>
          <w:rFonts w:ascii="Times New Roman" w:hAnsi="Times New Roman" w:cs="Times New Roman"/>
          <w:sz w:val="24"/>
          <w:szCs w:val="24"/>
        </w:rPr>
        <w:t>)</w:t>
      </w:r>
      <w:r w:rsidR="00B91DE2" w:rsidRPr="00604EDE">
        <w:rPr>
          <w:rFonts w:ascii="Times New Roman" w:hAnsi="Times New Roman" w:cs="Times New Roman"/>
          <w:sz w:val="24"/>
          <w:szCs w:val="24"/>
        </w:rPr>
        <w:t xml:space="preserve">, which found no </w:t>
      </w:r>
      <w:r w:rsidR="00A93F35" w:rsidRPr="00604EDE">
        <w:rPr>
          <w:rFonts w:ascii="Times New Roman" w:hAnsi="Times New Roman" w:cs="Times New Roman"/>
          <w:sz w:val="24"/>
          <w:szCs w:val="24"/>
        </w:rPr>
        <w:t>significant differences in production metrics between bedded packs and more traditional housing systems</w:t>
      </w:r>
      <w:r w:rsidR="00B30501" w:rsidRPr="00604EDE">
        <w:rPr>
          <w:rFonts w:ascii="Times New Roman" w:hAnsi="Times New Roman" w:cs="Times New Roman"/>
          <w:sz w:val="24"/>
          <w:szCs w:val="24"/>
        </w:rPr>
        <w:t>.</w:t>
      </w:r>
      <w:r w:rsidR="00FB1A01" w:rsidRPr="00604EDE">
        <w:rPr>
          <w:rFonts w:ascii="Times New Roman" w:hAnsi="Times New Roman" w:cs="Times New Roman"/>
          <w:sz w:val="24"/>
          <w:szCs w:val="24"/>
        </w:rPr>
        <w:t xml:space="preserve"> </w:t>
      </w:r>
      <w:r w:rsidR="0052149C" w:rsidRPr="00604EDE">
        <w:rPr>
          <w:rFonts w:ascii="Times New Roman" w:hAnsi="Times New Roman" w:cs="Times New Roman"/>
          <w:sz w:val="24"/>
          <w:szCs w:val="24"/>
        </w:rPr>
        <w:t xml:space="preserve">Different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there are </w:t>
      </w:r>
      <w:commentRangeStart w:id="406"/>
      <w:r w:rsidR="00A21424" w:rsidRPr="00604EDE">
        <w:rPr>
          <w:rFonts w:ascii="Times New Roman" w:hAnsi="Times New Roman" w:cs="Times New Roman"/>
          <w:sz w:val="24"/>
          <w:szCs w:val="24"/>
        </w:rPr>
        <w:t xml:space="preserve">many variables </w:t>
      </w:r>
      <w:r w:rsidR="00121066" w:rsidRPr="00604EDE">
        <w:rPr>
          <w:rFonts w:ascii="Times New Roman" w:hAnsi="Times New Roman" w:cs="Times New Roman"/>
          <w:sz w:val="24"/>
          <w:szCs w:val="24"/>
        </w:rPr>
        <w:t xml:space="preserve">determining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commentRangeEnd w:id="406"/>
      <w:r w:rsidR="00A21424" w:rsidRPr="00604EDE">
        <w:rPr>
          <w:rFonts w:ascii="Times New Roman" w:hAnsi="Times New Roman" w:cs="Times New Roman"/>
          <w:sz w:val="24"/>
          <w:szCs w:val="24"/>
        </w:rPr>
        <w:commentReference w:id="406"/>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p>
    <w:p w14:paraId="1019581A" w14:textId="4E21ACAD"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Udder health outcomes included in the current study, including % cows with </w:t>
      </w:r>
      <w:proofErr w:type="spellStart"/>
      <w:ins w:id="407" w:author="Caitlin Jeffrey" w:date="2023-06-30T13:20:00Z">
        <w:r w:rsidR="00757FC5" w:rsidRPr="00604EDE">
          <w:rPr>
            <w:rFonts w:ascii="Times New Roman" w:hAnsi="Times New Roman" w:cs="Times New Roman"/>
            <w:sz w:val="24"/>
            <w:szCs w:val="24"/>
          </w:rPr>
          <w:t>e</w:t>
        </w:r>
      </w:ins>
      <w:ins w:id="408" w:author="Caitlin Jeffrey" w:date="2023-07-05T11:52:00Z">
        <w:r w:rsidR="0072726D" w:rsidRPr="00604EDE">
          <w:rPr>
            <w:rFonts w:ascii="Times New Roman" w:hAnsi="Times New Roman" w:cs="Times New Roman"/>
            <w:sz w:val="24"/>
            <w:szCs w:val="24"/>
          </w:rPr>
          <w:t>l</w:t>
        </w:r>
      </w:ins>
      <w:ins w:id="409" w:author="Caitlin Jeffrey" w:date="2023-06-30T13:20:00Z">
        <w:r w:rsidR="00757FC5" w:rsidRPr="00604EDE">
          <w:rPr>
            <w:rFonts w:ascii="Times New Roman" w:hAnsi="Times New Roman" w:cs="Times New Roman"/>
            <w:sz w:val="24"/>
            <w:szCs w:val="24"/>
          </w:rPr>
          <w:t>SCC</w:t>
        </w:r>
      </w:ins>
      <w:proofErr w:type="spellEnd"/>
      <w:del w:id="410"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 cows with </w:t>
      </w:r>
      <w:del w:id="411" w:author="Caitlin Jeffrey" w:date="2023-06-30T11:19:00Z">
        <w:r w:rsidRPr="00604EDE" w:rsidDel="002B746A">
          <w:rPr>
            <w:rFonts w:ascii="Times New Roman" w:hAnsi="Times New Roman" w:cs="Times New Roman"/>
            <w:sz w:val="24"/>
            <w:szCs w:val="24"/>
          </w:rPr>
          <w:delText>chronic IMI</w:delText>
        </w:r>
      </w:del>
      <w:proofErr w:type="spellStart"/>
      <w:ins w:id="412" w:author="Caitlin Jeffrey" w:date="2023-06-30T11:19:00Z">
        <w:r w:rsidR="002B746A" w:rsidRPr="00604EDE">
          <w:rPr>
            <w:rFonts w:ascii="Times New Roman" w:hAnsi="Times New Roman" w:cs="Times New Roman"/>
            <w:sz w:val="24"/>
            <w:szCs w:val="24"/>
          </w:rPr>
          <w:t>ceSCC</w:t>
        </w:r>
      </w:ins>
      <w:proofErr w:type="spellEnd"/>
      <w:r w:rsidRPr="00604EDE">
        <w:rPr>
          <w:rFonts w:ascii="Times New Roman" w:hAnsi="Times New Roman" w:cs="Times New Roman"/>
          <w:sz w:val="24"/>
          <w:szCs w:val="24"/>
        </w:rPr>
        <w:t xml:space="preserve">, % cows with </w:t>
      </w:r>
      <w:proofErr w:type="spellStart"/>
      <w:r w:rsidRPr="00604EDE">
        <w:rPr>
          <w:rFonts w:ascii="Times New Roman" w:hAnsi="Times New Roman" w:cs="Times New Roman"/>
          <w:sz w:val="24"/>
          <w:szCs w:val="24"/>
        </w:rPr>
        <w:t>ne</w:t>
      </w:r>
      <w:ins w:id="413" w:author="Caitlin Jeffrey" w:date="2023-06-30T11:49:00Z">
        <w:r w:rsidR="00383505" w:rsidRPr="00604EDE">
          <w:rPr>
            <w:rFonts w:ascii="Times New Roman" w:hAnsi="Times New Roman" w:cs="Times New Roman"/>
            <w:sz w:val="24"/>
            <w:szCs w:val="24"/>
          </w:rPr>
          <w:t>SCC</w:t>
        </w:r>
      </w:ins>
      <w:proofErr w:type="spellEnd"/>
      <w:del w:id="414"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del w:id="415"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between facility types. </w:t>
      </w:r>
      <w:commentRangeStart w:id="416"/>
      <w:r w:rsidRPr="00604EDE">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that found on farms traditional using more traditional facility types (Eckelkamp, 2016a; Eckelkamp, 2016b; Black, 2013; Shane, 2010;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2007; Lobeck, 2011; Heins, 2019</w:t>
      </w:r>
      <w:commentRangeEnd w:id="416"/>
      <w:r w:rsidRPr="00604EDE">
        <w:rPr>
          <w:rFonts w:ascii="Times New Roman" w:hAnsi="Times New Roman" w:cs="Times New Roman"/>
          <w:sz w:val="24"/>
          <w:szCs w:val="24"/>
        </w:rPr>
        <w:commentReference w:id="416"/>
      </w:r>
      <w:r w:rsidRPr="00604EDE">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w:t>
      </w:r>
      <w:r w:rsidRPr="00604EDE">
        <w:rPr>
          <w:rFonts w:ascii="Times New Roman" w:hAnsi="Times New Roman" w:cs="Times New Roman"/>
          <w:sz w:val="24"/>
          <w:szCs w:val="24"/>
        </w:rPr>
        <w:lastRenderedPageBreak/>
        <w:t xml:space="preserve">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2007b (Performance) found a subclinical mastitis prevalence of 27.7% for 12 CBP farms in Minnesota, which may be more representative of the general population of bedded pack farms in the state, as there were no inclusion criteria around maintaining a low SCC </w:t>
      </w:r>
      <w:proofErr w:type="gramStart"/>
      <w:r w:rsidRPr="00604EDE">
        <w:rPr>
          <w:rFonts w:ascii="Times New Roman" w:hAnsi="Times New Roman" w:cs="Times New Roman"/>
          <w:sz w:val="24"/>
          <w:szCs w:val="24"/>
        </w:rPr>
        <w:t>previous to</w:t>
      </w:r>
      <w:proofErr w:type="gramEnd"/>
      <w:r w:rsidRPr="00604EDE">
        <w:rPr>
          <w:rFonts w:ascii="Times New Roman" w:hAnsi="Times New Roman" w:cs="Times New Roman"/>
          <w:sz w:val="24"/>
          <w:szCs w:val="24"/>
        </w:rPr>
        <w:t xml:space="preserve">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(7 and 26% respectively for the three bedded packs with DHIA data). </w:t>
      </w:r>
    </w:p>
    <w:p w14:paraId="37558CE0"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With careful management of bedding material and excellent milking hygiene practices, the current study shows that both static and aerobically composting bedded pack barns </w:t>
      </w:r>
      <w:proofErr w:type="gramStart"/>
      <w:r w:rsidRPr="00604EDE">
        <w:rPr>
          <w:rFonts w:ascii="Times New Roman" w:hAnsi="Times New Roman" w:cs="Times New Roman"/>
          <w:sz w:val="24"/>
          <w:szCs w:val="24"/>
        </w:rPr>
        <w:t>are capable of achieving</w:t>
      </w:r>
      <w:proofErr w:type="gramEnd"/>
      <w:r w:rsidRPr="00604EDE">
        <w:rPr>
          <w:rFonts w:ascii="Times New Roman" w:hAnsi="Times New Roman" w:cs="Times New Roman"/>
          <w:sz w:val="24"/>
          <w:szCs w:val="24"/>
        </w:rPr>
        <w:t xml:space="preserve"> excellent milk quality. Three of the five bedded pack farms achieved a BTSCC of below 99,000 cells/mL, and the remaining two were below 200,000 cells/</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Although </w:t>
      </w:r>
      <w:commentRangeStart w:id="417"/>
      <w:r w:rsidRPr="00604EDE">
        <w:rPr>
          <w:rFonts w:ascii="Times New Roman" w:hAnsi="Times New Roman" w:cs="Times New Roman"/>
          <w:sz w:val="24"/>
          <w:szCs w:val="24"/>
        </w:rPr>
        <w:t>historically</w:t>
      </w:r>
      <w:commentRangeEnd w:id="417"/>
      <w:r w:rsidRPr="00604EDE">
        <w:rPr>
          <w:rFonts w:ascii="Times New Roman" w:hAnsi="Times New Roman" w:cs="Times New Roman"/>
          <w:sz w:val="24"/>
          <w:szCs w:val="24"/>
        </w:rPr>
        <w:commentReference w:id="417"/>
      </w:r>
      <w:r w:rsidRPr="00604EDE">
        <w:rPr>
          <w:rFonts w:ascii="Times New Roman" w:hAnsi="Times New Roman" w:cs="Times New Roman"/>
          <w:sz w:val="24"/>
          <w:szCs w:val="24"/>
        </w:rPr>
        <w:t xml:space="preserve"> static bedded packs made of organic material have </w:t>
      </w:r>
      <w:proofErr w:type="gramStart"/>
      <w:r w:rsidRPr="00604EDE">
        <w:rPr>
          <w:rFonts w:ascii="Times New Roman" w:hAnsi="Times New Roman" w:cs="Times New Roman"/>
          <w:sz w:val="24"/>
          <w:szCs w:val="24"/>
        </w:rPr>
        <w:t>been considered to be</w:t>
      </w:r>
      <w:proofErr w:type="gramEnd"/>
      <w:r w:rsidRPr="00604EDE">
        <w:rPr>
          <w:rFonts w:ascii="Times New Roman" w:hAnsi="Times New Roman" w:cs="Times New Roman"/>
          <w:sz w:val="24"/>
          <w:szCs w:val="24"/>
        </w:rPr>
        <w:t xml:space="preserve"> milk quality nightmares, the lowest BTSCC in the study (54,000 cells/mL) was achieved by a bedded pack farm using woodchips and straw that was not actively managing the pack to compost.</w:t>
      </w:r>
    </w:p>
    <w:p w14:paraId="680A4663" w14:textId="7777777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w:t>
      </w:r>
      <w:proofErr w:type="gramStart"/>
      <w:r w:rsidRPr="00604EDE">
        <w:rPr>
          <w:rFonts w:ascii="Times New Roman" w:hAnsi="Times New Roman" w:cs="Times New Roman"/>
          <w:sz w:val="24"/>
          <w:szCs w:val="24"/>
        </w:rPr>
        <w:t>a number of</w:t>
      </w:r>
      <w:proofErr w:type="gramEnd"/>
      <w:r w:rsidRPr="00604EDE">
        <w:rPr>
          <w:rFonts w:ascii="Times New Roman" w:hAnsi="Times New Roman" w:cs="Times New Roman"/>
          <w:sz w:val="24"/>
          <w:szCs w:val="24"/>
        </w:rPr>
        <w:t xml:space="preserve"> advantages for producers considering updating their facilities, including a smaller initial investment when </w:t>
      </w:r>
      <w:r w:rsidRPr="00604EDE">
        <w:rPr>
          <w:rFonts w:ascii="Times New Roman" w:hAnsi="Times New Roman" w:cs="Times New Roman"/>
          <w:sz w:val="24"/>
          <w:szCs w:val="24"/>
        </w:rPr>
        <w:lastRenderedPageBreak/>
        <w:t xml:space="preserve">compared to a new freestall or tiestall barn (Bewley et al., 2012), although the cost year-over-year for bedding is </w:t>
      </w:r>
      <w:commentRangeStart w:id="418"/>
      <w:r w:rsidRPr="00604EDE">
        <w:rPr>
          <w:rFonts w:ascii="Times New Roman" w:hAnsi="Times New Roman" w:cs="Times New Roman"/>
          <w:sz w:val="24"/>
          <w:szCs w:val="24"/>
        </w:rPr>
        <w:t xml:space="preserve">substantial. </w:t>
      </w:r>
      <w:commentRangeEnd w:id="418"/>
      <w:r w:rsidRPr="00604EDE">
        <w:rPr>
          <w:rFonts w:ascii="Times New Roman" w:hAnsi="Times New Roman" w:cs="Times New Roman"/>
          <w:sz w:val="24"/>
          <w:szCs w:val="24"/>
        </w:rPr>
        <w:commentReference w:id="418"/>
      </w:r>
      <w:r w:rsidRPr="00604EDE">
        <w:rPr>
          <w:rFonts w:ascii="Times New Roman" w:hAnsi="Times New Roman" w:cs="Times New Roman"/>
          <w:sz w:val="24"/>
          <w:szCs w:val="24"/>
        </w:rPr>
        <w:t xml:space="preserve">Bedded pack systems have considerable advantages from a welfare perspective, as it provides a housing option that </w:t>
      </w:r>
      <w:proofErr w:type="gramStart"/>
      <w:r w:rsidRPr="00604EDE">
        <w:rPr>
          <w:rFonts w:ascii="Times New Roman" w:hAnsi="Times New Roman" w:cs="Times New Roman"/>
          <w:sz w:val="24"/>
          <w:szCs w:val="24"/>
        </w:rPr>
        <w:t>doesn’t</w:t>
      </w:r>
      <w:proofErr w:type="gramEnd"/>
      <w:r w:rsidRPr="00604EDE">
        <w:rPr>
          <w:rFonts w:ascii="Times New Roman" w:hAnsi="Times New Roman" w:cs="Times New Roman"/>
          <w:sz w:val="24"/>
          <w:szCs w:val="24"/>
        </w:rPr>
        <w:t xml:space="preserve"> restrict animal movement, which is an issue of growing concern for both producers and the general public (Barkema et al., 2015). Additionally, bedded packs are designed for cow comfort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and Endres 2007, Bewley et al. 2017), and prevalence of lameness, foot, and leg injuries in bedded pack systems have been found to be significantly less than tiestalls and freestalls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and Endres, 2007, Lobeck et al. 2011, Burgstaller et al. 2016). The relationship between decreased milk production and lameness is well documented (Warnick et al. 2001, Green et al. 2002), so there is an additional financial incentive for dairy producers to decrease the prevalence of lameness in their herd. Lastly, manure management and environmental stewardship is a top concern for both dairy producers and the general public (Holly et al., 2018). Bedded systems may provide some advantages over other systems by decreasing the amount of liquid manure storage needed and making the manure drier before it is spread on fields, which may pose less of a risk for run-off into waterways. With no downsides due to hygiene or udder health concerns when properly managed on farms with excellent milking hygiene practices already in place, bedded packs may be an especially good option for small, pasture-based farms in the Northeast both now and in the future.</w:t>
      </w:r>
    </w:p>
    <w:p w14:paraId="7C9C36BA" w14:textId="77777777" w:rsidR="00A21424" w:rsidRPr="00604EDE"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604EDE"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419"/>
      <w:r w:rsidRPr="00604EDE">
        <w:rPr>
          <w:rFonts w:ascii="Times New Roman" w:hAnsi="Times New Roman" w:cs="Times New Roman"/>
          <w:b/>
          <w:bCs/>
          <w:sz w:val="24"/>
          <w:szCs w:val="24"/>
        </w:rPr>
        <w:t>Conclusion</w:t>
      </w:r>
      <w:commentRangeEnd w:id="419"/>
      <w:r w:rsidR="005F6F84" w:rsidRPr="00604EDE">
        <w:rPr>
          <w:rStyle w:val="CommentReference"/>
          <w:rFonts w:ascii="Times New Roman" w:eastAsiaTheme="minorEastAsia" w:hAnsi="Times New Roman" w:cs="Times New Roman"/>
          <w:sz w:val="24"/>
          <w:szCs w:val="24"/>
        </w:rPr>
        <w:commentReference w:id="419"/>
      </w:r>
    </w:p>
    <w:p w14:paraId="1131DE8D" w14:textId="7A4D423A" w:rsidR="00983FA1" w:rsidRPr="00604EDE" w:rsidRDefault="004E382B" w:rsidP="007A461E">
      <w:pPr>
        <w:spacing w:after="0" w:line="480" w:lineRule="auto"/>
        <w:ind w:firstLine="720"/>
        <w:jc w:val="both"/>
        <w:rPr>
          <w:ins w:id="420" w:author="Caitlin Jeffrey" w:date="2023-07-05T16:05:00Z"/>
          <w:rFonts w:ascii="Times New Roman" w:hAnsi="Times New Roman" w:cs="Times New Roman"/>
          <w:sz w:val="24"/>
          <w:szCs w:val="24"/>
          <w:rPrChange w:id="421" w:author="Caitlin Jeffrey" w:date="2023-07-05T16:23:00Z">
            <w:rPr>
              <w:ins w:id="422" w:author="Caitlin Jeffrey" w:date="2023-07-05T16:05:00Z"/>
              <w:rFonts w:ascii="Times New Roman" w:hAnsi="Times New Roman" w:cs="Times New Roman"/>
              <w:noProof/>
              <w:sz w:val="24"/>
              <w:szCs w:val="24"/>
            </w:rPr>
          </w:rPrChange>
        </w:rPr>
      </w:pPr>
      <w:r w:rsidRPr="00604EDE">
        <w:rPr>
          <w:rFonts w:ascii="Times New Roman" w:hAnsi="Times New Roman" w:cs="Times New Roman"/>
          <w:sz w:val="24"/>
          <w:szCs w:val="24"/>
          <w:rPrChange w:id="423" w:author="Caitlin Jeffrey" w:date="2023-07-05T16:23:00Z">
            <w:rPr>
              <w:rFonts w:ascii="Times New Roman" w:hAnsi="Times New Roman" w:cs="Times New Roman"/>
              <w:noProof/>
              <w:sz w:val="24"/>
              <w:szCs w:val="24"/>
            </w:rPr>
          </w:rPrChange>
        </w:rPr>
        <w:t xml:space="preserve">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w:t>
      </w:r>
      <w:r w:rsidRPr="00604EDE">
        <w:rPr>
          <w:rFonts w:ascii="Times New Roman" w:hAnsi="Times New Roman" w:cs="Times New Roman"/>
          <w:sz w:val="24"/>
          <w:szCs w:val="24"/>
          <w:rPrChange w:id="424" w:author="Caitlin Jeffrey" w:date="2023-07-05T16:23:00Z">
            <w:rPr>
              <w:rFonts w:ascii="Times New Roman" w:hAnsi="Times New Roman" w:cs="Times New Roman"/>
              <w:noProof/>
              <w:sz w:val="24"/>
              <w:szCs w:val="24"/>
            </w:rPr>
          </w:rPrChange>
        </w:rPr>
        <w:lastRenderedPageBreak/>
        <w:t>system can be greatly influenced by climatic factors</w:t>
      </w:r>
      <w:ins w:id="425" w:author="Caitlin Jeffrey" w:date="2023-07-05T15:28:00Z">
        <w:r w:rsidR="00761AEF" w:rsidRPr="00604EDE">
          <w:rPr>
            <w:rFonts w:ascii="Times New Roman" w:hAnsi="Times New Roman" w:cs="Times New Roman"/>
            <w:sz w:val="24"/>
            <w:szCs w:val="24"/>
            <w:rPrChange w:id="426" w:author="Caitlin Jeffrey" w:date="2023-07-05T16:23:00Z">
              <w:rPr>
                <w:rFonts w:ascii="Times New Roman" w:hAnsi="Times New Roman" w:cs="Times New Roman"/>
                <w:noProof/>
                <w:sz w:val="24"/>
                <w:szCs w:val="24"/>
              </w:rPr>
            </w:rPrChange>
          </w:rPr>
          <w:t xml:space="preserve"> </w:t>
        </w:r>
        <w:commentRangeStart w:id="427"/>
        <w:r w:rsidR="00761AEF" w:rsidRPr="00604EDE">
          <w:rPr>
            <w:rFonts w:ascii="Times New Roman" w:hAnsi="Times New Roman" w:cs="Times New Roman"/>
            <w:sz w:val="24"/>
            <w:szCs w:val="24"/>
            <w:rPrChange w:id="428" w:author="Caitlin Jeffrey" w:date="2023-07-05T16:23:00Z">
              <w:rPr>
                <w:rFonts w:ascii="Times New Roman" w:hAnsi="Times New Roman" w:cs="Times New Roman"/>
                <w:noProof/>
                <w:sz w:val="24"/>
                <w:szCs w:val="24"/>
              </w:rPr>
            </w:rPrChange>
          </w:rPr>
          <w:t>(</w:t>
        </w:r>
      </w:ins>
      <w:ins w:id="429" w:author="Caitlin Jeffrey" w:date="2023-07-05T15:52:00Z">
        <w:r w:rsidR="000E362D" w:rsidRPr="00604EDE">
          <w:rPr>
            <w:rFonts w:ascii="Times New Roman" w:hAnsi="Times New Roman" w:cs="Times New Roman"/>
            <w:sz w:val="24"/>
            <w:szCs w:val="24"/>
            <w:rPrChange w:id="430" w:author="Caitlin Jeffrey" w:date="2023-07-05T16:23:00Z">
              <w:rPr>
                <w:rFonts w:ascii="Times New Roman" w:hAnsi="Times New Roman" w:cs="Times New Roman"/>
                <w:noProof/>
                <w:sz w:val="24"/>
                <w:szCs w:val="24"/>
              </w:rPr>
            </w:rPrChange>
          </w:rPr>
          <w:t xml:space="preserve">Leso </w:t>
        </w:r>
      </w:ins>
      <w:ins w:id="431" w:author="Caitlin Jeffrey" w:date="2023-07-05T15:28:00Z">
        <w:r w:rsidR="00761AEF" w:rsidRPr="00604EDE">
          <w:rPr>
            <w:rFonts w:ascii="Times New Roman" w:hAnsi="Times New Roman" w:cs="Times New Roman"/>
            <w:sz w:val="24"/>
            <w:szCs w:val="24"/>
            <w:rPrChange w:id="432" w:author="Caitlin Jeffrey" w:date="2023-07-05T16:23:00Z">
              <w:rPr>
                <w:rFonts w:ascii="Times New Roman" w:hAnsi="Times New Roman" w:cs="Times New Roman"/>
                <w:noProof/>
                <w:sz w:val="24"/>
                <w:szCs w:val="24"/>
              </w:rPr>
            </w:rPrChange>
          </w:rPr>
          <w:t>reference)</w:t>
        </w:r>
      </w:ins>
      <w:r w:rsidRPr="00604EDE">
        <w:rPr>
          <w:rFonts w:ascii="Times New Roman" w:hAnsi="Times New Roman" w:cs="Times New Roman"/>
          <w:sz w:val="24"/>
          <w:szCs w:val="24"/>
          <w:rPrChange w:id="433" w:author="Caitlin Jeffrey" w:date="2023-07-05T16:23:00Z">
            <w:rPr>
              <w:rFonts w:ascii="Times New Roman" w:hAnsi="Times New Roman" w:cs="Times New Roman"/>
              <w:noProof/>
              <w:sz w:val="24"/>
              <w:szCs w:val="24"/>
            </w:rPr>
          </w:rPrChange>
        </w:rPr>
        <w:t xml:space="preserve">. </w:t>
      </w:r>
      <w:commentRangeEnd w:id="427"/>
      <w:r w:rsidR="00761AEF" w:rsidRPr="00604EDE">
        <w:rPr>
          <w:rStyle w:val="CommentReference"/>
          <w:rFonts w:eastAsiaTheme="minorEastAsia"/>
        </w:rPr>
        <w:commentReference w:id="427"/>
      </w:r>
      <w:ins w:id="434" w:author="Caitlin Jeffrey" w:date="2023-07-05T16:10:00Z">
        <w:r w:rsidR="0061120E" w:rsidRPr="00604EDE">
          <w:rPr>
            <w:rFonts w:ascii="Times New Roman" w:hAnsi="Times New Roman" w:cs="Times New Roman"/>
            <w:sz w:val="24"/>
            <w:szCs w:val="24"/>
            <w:rPrChange w:id="435" w:author="Caitlin Jeffrey" w:date="2023-07-05T16:23:00Z">
              <w:rPr>
                <w:rFonts w:ascii="Times New Roman" w:hAnsi="Times New Roman" w:cs="Times New Roman"/>
                <w:noProof/>
                <w:sz w:val="24"/>
                <w:szCs w:val="24"/>
              </w:rPr>
            </w:rPrChange>
          </w:rPr>
          <w:t xml:space="preserve"> </w:t>
        </w:r>
      </w:ins>
      <w:ins w:id="436" w:author="Caitlin Jeffrey" w:date="2023-07-05T16:11:00Z">
        <w:r w:rsidR="001140FA" w:rsidRPr="00604EDE">
          <w:rPr>
            <w:rFonts w:ascii="Times New Roman" w:hAnsi="Times New Roman" w:cs="Times New Roman"/>
            <w:sz w:val="24"/>
            <w:szCs w:val="24"/>
            <w:rPrChange w:id="437" w:author="Caitlin Jeffrey" w:date="2023-07-05T16:23:00Z">
              <w:rPr>
                <w:rFonts w:ascii="Times New Roman" w:hAnsi="Times New Roman" w:cs="Times New Roman"/>
                <w:noProof/>
                <w:sz w:val="24"/>
                <w:szCs w:val="24"/>
              </w:rPr>
            </w:rPrChange>
          </w:rPr>
          <w:t xml:space="preserve">Additionally, </w:t>
        </w:r>
      </w:ins>
      <w:ins w:id="438" w:author="Caitlin Jeffrey" w:date="2023-07-05T16:25:00Z">
        <w:r w:rsidR="00813341">
          <w:rPr>
            <w:rFonts w:ascii="Times New Roman" w:hAnsi="Times New Roman" w:cs="Times New Roman"/>
            <w:sz w:val="24"/>
            <w:szCs w:val="24"/>
          </w:rPr>
          <w:t xml:space="preserve">recent </w:t>
        </w:r>
      </w:ins>
      <w:ins w:id="439" w:author="Caitlin Jeffrey" w:date="2023-07-05T16:11:00Z">
        <w:r w:rsidR="001140FA" w:rsidRPr="00604EDE">
          <w:rPr>
            <w:rFonts w:ascii="Times New Roman" w:hAnsi="Times New Roman" w:cs="Times New Roman"/>
            <w:sz w:val="24"/>
            <w:szCs w:val="24"/>
            <w:rPrChange w:id="440" w:author="Caitlin Jeffrey" w:date="2023-07-05T16:23:00Z">
              <w:rPr>
                <w:rFonts w:ascii="Times New Roman" w:hAnsi="Times New Roman" w:cs="Times New Roman"/>
                <w:noProof/>
                <w:sz w:val="24"/>
                <w:szCs w:val="24"/>
              </w:rPr>
            </w:rPrChange>
          </w:rPr>
          <w:t>p</w:t>
        </w:r>
      </w:ins>
      <w:ins w:id="441" w:author="Caitlin Jeffrey" w:date="2023-07-05T16:10:00Z">
        <w:r w:rsidR="0061120E" w:rsidRPr="00604EDE">
          <w:rPr>
            <w:rFonts w:ascii="Times New Roman" w:hAnsi="Times New Roman" w:cs="Times New Roman"/>
            <w:sz w:val="24"/>
            <w:szCs w:val="24"/>
            <w:rPrChange w:id="442" w:author="Caitlin Jeffrey" w:date="2023-07-05T16:23:00Z">
              <w:rPr>
                <w:rFonts w:ascii="Times New Roman" w:hAnsi="Times New Roman" w:cs="Times New Roman"/>
                <w:noProof/>
                <w:sz w:val="24"/>
                <w:szCs w:val="24"/>
              </w:rPr>
            </w:rPrChange>
          </w:rPr>
          <w:t>revious work has focused on describing bedded packs that are actively managed/cultivated for aerobic composting (</w:t>
        </w:r>
      </w:ins>
      <w:ins w:id="443" w:author="Caitlin Jeffrey" w:date="2023-07-05T16:24:00Z">
        <w:r w:rsidR="00FE4A13">
          <w:rPr>
            <w:rFonts w:ascii="Times New Roman" w:hAnsi="Times New Roman" w:cs="Times New Roman"/>
            <w:sz w:val="24"/>
            <w:szCs w:val="24"/>
          </w:rPr>
          <w:t>Leso review</w:t>
        </w:r>
      </w:ins>
      <w:ins w:id="444" w:author="Caitlin Jeffrey" w:date="2023-07-05T16:10:00Z">
        <w:r w:rsidR="0061120E" w:rsidRPr="00604EDE">
          <w:rPr>
            <w:rFonts w:ascii="Times New Roman" w:hAnsi="Times New Roman" w:cs="Times New Roman"/>
            <w:sz w:val="24"/>
            <w:szCs w:val="24"/>
            <w:rPrChange w:id="445" w:author="Caitlin Jeffrey" w:date="2023-07-05T16:23:00Z">
              <w:rPr>
                <w:rFonts w:ascii="Times New Roman" w:hAnsi="Times New Roman" w:cs="Times New Roman"/>
                <w:noProof/>
                <w:sz w:val="24"/>
                <w:szCs w:val="24"/>
              </w:rPr>
            </w:rPrChange>
          </w:rPr>
          <w:t>)</w:t>
        </w:r>
      </w:ins>
      <w:ins w:id="446" w:author="Caitlin Jeffrey" w:date="2023-07-05T16:11:00Z">
        <w:r w:rsidR="001140FA" w:rsidRPr="00604EDE">
          <w:rPr>
            <w:rFonts w:ascii="Times New Roman" w:hAnsi="Times New Roman" w:cs="Times New Roman"/>
            <w:sz w:val="24"/>
            <w:szCs w:val="24"/>
            <w:rPrChange w:id="447" w:author="Caitlin Jeffrey" w:date="2023-07-05T16:23:00Z">
              <w:rPr>
                <w:rFonts w:ascii="Times New Roman" w:hAnsi="Times New Roman" w:cs="Times New Roman"/>
                <w:noProof/>
                <w:sz w:val="24"/>
                <w:szCs w:val="24"/>
              </w:rPr>
            </w:rPrChange>
          </w:rPr>
          <w:t xml:space="preserve">. </w:t>
        </w:r>
      </w:ins>
      <w:ins w:id="448" w:author="Caitlin Jeffrey" w:date="2023-07-05T16:14:00Z">
        <w:r w:rsidR="00EF3192" w:rsidRPr="00604EDE">
          <w:rPr>
            <w:rFonts w:ascii="Times New Roman" w:hAnsi="Times New Roman" w:cs="Times New Roman"/>
            <w:sz w:val="24"/>
            <w:szCs w:val="24"/>
            <w:rPrChange w:id="449" w:author="Caitlin Jeffrey" w:date="2023-07-05T16:23:00Z">
              <w:rPr>
                <w:rFonts w:ascii="Times New Roman" w:hAnsi="Times New Roman" w:cs="Times New Roman"/>
                <w:noProof/>
                <w:sz w:val="24"/>
                <w:szCs w:val="24"/>
              </w:rPr>
            </w:rPrChange>
          </w:rPr>
          <w:t xml:space="preserve">Leso et al. contrasted composting bedded packs (CBP) managed with daily cultivation, </w:t>
        </w:r>
      </w:ins>
      <w:ins w:id="450" w:author="Caitlin Jeffrey" w:date="2023-07-05T16:25:00Z">
        <w:r w:rsidR="00E32D71">
          <w:rPr>
            <w:rFonts w:ascii="Times New Roman" w:hAnsi="Times New Roman" w:cs="Times New Roman"/>
            <w:sz w:val="24"/>
            <w:szCs w:val="24"/>
          </w:rPr>
          <w:t xml:space="preserve">with </w:t>
        </w:r>
      </w:ins>
      <w:ins w:id="451" w:author="Caitlin Jeffrey" w:date="2023-07-05T16:14:00Z">
        <w:r w:rsidR="00EF3192" w:rsidRPr="00604EDE">
          <w:rPr>
            <w:rFonts w:ascii="Times New Roman" w:hAnsi="Times New Roman" w:cs="Times New Roman"/>
            <w:sz w:val="24"/>
            <w:szCs w:val="24"/>
            <w:rPrChange w:id="452" w:author="Caitlin Jeffrey" w:date="2023-07-05T16:23:00Z">
              <w:rPr>
                <w:rFonts w:ascii="Times New Roman" w:hAnsi="Times New Roman" w:cs="Times New Roman"/>
                <w:noProof/>
                <w:sz w:val="24"/>
                <w:szCs w:val="24"/>
              </w:rPr>
            </w:rPrChange>
          </w:rPr>
          <w:t>conventional bedded packs, such as straw yards, noting the reduced cow cleanliness and increased risk of mastitis associated with the latter.</w:t>
        </w:r>
        <w:r w:rsidR="00EF3192" w:rsidRPr="00604EDE">
          <w:rPr>
            <w:rFonts w:ascii="Times New Roman" w:hAnsi="Times New Roman" w:cs="Times New Roman"/>
            <w:sz w:val="24"/>
            <w:szCs w:val="24"/>
            <w:rPrChange w:id="453" w:author="Caitlin Jeffrey" w:date="2023-07-05T16:23:00Z">
              <w:rPr>
                <w:rFonts w:ascii="Times New Roman" w:hAnsi="Times New Roman" w:cs="Times New Roman"/>
                <w:noProof/>
                <w:sz w:val="24"/>
                <w:szCs w:val="24"/>
              </w:rPr>
            </w:rPrChange>
          </w:rPr>
          <w:t xml:space="preserve"> </w:t>
        </w:r>
      </w:ins>
      <w:ins w:id="454" w:author="Caitlin Jeffrey" w:date="2023-07-05T16:11:00Z">
        <w:r w:rsidR="00C607E5" w:rsidRPr="00604EDE">
          <w:rPr>
            <w:rFonts w:ascii="Times New Roman" w:hAnsi="Times New Roman" w:cs="Times New Roman"/>
            <w:sz w:val="24"/>
            <w:szCs w:val="24"/>
            <w:rPrChange w:id="455" w:author="Caitlin Jeffrey" w:date="2023-07-05T16:23:00Z">
              <w:rPr>
                <w:rFonts w:ascii="Times New Roman" w:hAnsi="Times New Roman" w:cs="Times New Roman"/>
                <w:noProof/>
                <w:sz w:val="24"/>
                <w:szCs w:val="24"/>
              </w:rPr>
            </w:rPrChange>
          </w:rPr>
          <w:t xml:space="preserve">While bedded pack systems are not common for housing lactating cows in Vermont, both composting and static systems are used (ref tucker’s paper). </w:t>
        </w:r>
      </w:ins>
      <w:ins w:id="456" w:author="Caitlin Jeffrey" w:date="2023-07-05T16:01:00Z">
        <w:r w:rsidR="009433DB" w:rsidRPr="00604EDE">
          <w:rPr>
            <w:rFonts w:ascii="Times New Roman" w:hAnsi="Times New Roman" w:cs="Times New Roman"/>
            <w:sz w:val="24"/>
            <w:szCs w:val="24"/>
            <w:rPrChange w:id="457" w:author="Caitlin Jeffrey" w:date="2023-07-05T16:23:00Z">
              <w:rPr>
                <w:rFonts w:ascii="Times New Roman" w:hAnsi="Times New Roman" w:cs="Times New Roman"/>
                <w:noProof/>
                <w:sz w:val="24"/>
                <w:szCs w:val="24"/>
              </w:rPr>
            </w:rPrChange>
          </w:rPr>
          <w:t>Th</w:t>
        </w:r>
      </w:ins>
      <w:ins w:id="458" w:author="Caitlin Jeffrey" w:date="2023-07-05T17:02:00Z">
        <w:r w:rsidR="00407709">
          <w:rPr>
            <w:rFonts w:ascii="Times New Roman" w:hAnsi="Times New Roman" w:cs="Times New Roman"/>
            <w:sz w:val="24"/>
            <w:szCs w:val="24"/>
          </w:rPr>
          <w:t>is</w:t>
        </w:r>
      </w:ins>
      <w:ins w:id="459" w:author="Caitlin Jeffrey" w:date="2023-07-05T16:01:00Z">
        <w:r w:rsidR="009433DB" w:rsidRPr="00604EDE">
          <w:rPr>
            <w:rFonts w:ascii="Times New Roman" w:hAnsi="Times New Roman" w:cs="Times New Roman"/>
            <w:sz w:val="24"/>
            <w:szCs w:val="24"/>
            <w:rPrChange w:id="460" w:author="Caitlin Jeffrey" w:date="2023-07-05T16:23:00Z">
              <w:rPr>
                <w:rFonts w:ascii="Times New Roman" w:hAnsi="Times New Roman" w:cs="Times New Roman"/>
                <w:noProof/>
                <w:sz w:val="24"/>
                <w:szCs w:val="24"/>
              </w:rPr>
            </w:rPrChange>
          </w:rPr>
          <w:t xml:space="preserve"> infreq</w:t>
        </w:r>
      </w:ins>
      <w:ins w:id="461" w:author="Caitlin Jeffrey" w:date="2023-07-05T16:07:00Z">
        <w:r w:rsidR="00B65E05" w:rsidRPr="00604EDE">
          <w:rPr>
            <w:rFonts w:ascii="Times New Roman" w:hAnsi="Times New Roman" w:cs="Times New Roman"/>
            <w:sz w:val="24"/>
            <w:szCs w:val="24"/>
            <w:rPrChange w:id="462" w:author="Caitlin Jeffrey" w:date="2023-07-05T16:23:00Z">
              <w:rPr>
                <w:rFonts w:ascii="Times New Roman" w:hAnsi="Times New Roman" w:cs="Times New Roman"/>
                <w:noProof/>
                <w:sz w:val="24"/>
                <w:szCs w:val="24"/>
              </w:rPr>
            </w:rPrChange>
          </w:rPr>
          <w:t>u</w:t>
        </w:r>
      </w:ins>
      <w:ins w:id="463" w:author="Caitlin Jeffrey" w:date="2023-07-05T16:01:00Z">
        <w:r w:rsidR="009433DB" w:rsidRPr="00604EDE">
          <w:rPr>
            <w:rFonts w:ascii="Times New Roman" w:hAnsi="Times New Roman" w:cs="Times New Roman"/>
            <w:sz w:val="24"/>
            <w:szCs w:val="24"/>
            <w:rPrChange w:id="464" w:author="Caitlin Jeffrey" w:date="2023-07-05T16:23:00Z">
              <w:rPr>
                <w:rFonts w:ascii="Times New Roman" w:hAnsi="Times New Roman" w:cs="Times New Roman"/>
                <w:noProof/>
                <w:sz w:val="24"/>
                <w:szCs w:val="24"/>
              </w:rPr>
            </w:rPrChange>
          </w:rPr>
          <w:t xml:space="preserve">ent use of bedded packs in </w:t>
        </w:r>
      </w:ins>
      <w:ins w:id="465" w:author="Caitlin Jeffrey" w:date="2023-07-05T16:14:00Z">
        <w:r w:rsidR="000640E6" w:rsidRPr="00604EDE">
          <w:rPr>
            <w:rFonts w:ascii="Times New Roman" w:hAnsi="Times New Roman" w:cs="Times New Roman"/>
            <w:sz w:val="24"/>
            <w:szCs w:val="24"/>
            <w:rPrChange w:id="466" w:author="Caitlin Jeffrey" w:date="2023-07-05T16:23:00Z">
              <w:rPr>
                <w:rFonts w:ascii="Times New Roman" w:hAnsi="Times New Roman" w:cs="Times New Roman"/>
                <w:noProof/>
                <w:sz w:val="24"/>
                <w:szCs w:val="24"/>
              </w:rPr>
            </w:rPrChange>
          </w:rPr>
          <w:t>our</w:t>
        </w:r>
      </w:ins>
      <w:ins w:id="467" w:author="Caitlin Jeffrey" w:date="2023-07-05T16:01:00Z">
        <w:r w:rsidR="009433DB" w:rsidRPr="00604EDE">
          <w:rPr>
            <w:rFonts w:ascii="Times New Roman" w:hAnsi="Times New Roman" w:cs="Times New Roman"/>
            <w:sz w:val="24"/>
            <w:szCs w:val="24"/>
            <w:rPrChange w:id="468" w:author="Caitlin Jeffrey" w:date="2023-07-05T16:23:00Z">
              <w:rPr>
                <w:rFonts w:ascii="Times New Roman" w:hAnsi="Times New Roman" w:cs="Times New Roman"/>
                <w:noProof/>
                <w:sz w:val="24"/>
                <w:szCs w:val="24"/>
              </w:rPr>
            </w:rPrChange>
          </w:rPr>
          <w:t xml:space="preserve"> state created a challenge </w:t>
        </w:r>
      </w:ins>
      <w:ins w:id="469" w:author="Caitlin Jeffrey" w:date="2023-07-05T16:55:00Z">
        <w:r w:rsidR="00BE405A">
          <w:rPr>
            <w:rFonts w:ascii="Times New Roman" w:hAnsi="Times New Roman" w:cs="Times New Roman"/>
            <w:sz w:val="24"/>
            <w:szCs w:val="24"/>
          </w:rPr>
          <w:t>for</w:t>
        </w:r>
      </w:ins>
      <w:ins w:id="470" w:author="Caitlin Jeffrey" w:date="2023-07-05T16:02:00Z">
        <w:r w:rsidR="00701E91" w:rsidRPr="00604EDE">
          <w:rPr>
            <w:rFonts w:ascii="Times New Roman" w:hAnsi="Times New Roman" w:cs="Times New Roman"/>
            <w:sz w:val="24"/>
            <w:szCs w:val="24"/>
            <w:rPrChange w:id="471" w:author="Caitlin Jeffrey" w:date="2023-07-05T16:23:00Z">
              <w:rPr>
                <w:rFonts w:ascii="Times New Roman" w:hAnsi="Times New Roman" w:cs="Times New Roman"/>
                <w:noProof/>
                <w:sz w:val="24"/>
                <w:szCs w:val="24"/>
              </w:rPr>
            </w:rPrChange>
          </w:rPr>
          <w:t xml:space="preserve"> </w:t>
        </w:r>
      </w:ins>
      <w:ins w:id="472" w:author="Caitlin Jeffrey" w:date="2023-07-05T16:01:00Z">
        <w:r w:rsidR="009433DB" w:rsidRPr="00604EDE">
          <w:rPr>
            <w:rFonts w:ascii="Times New Roman" w:hAnsi="Times New Roman" w:cs="Times New Roman"/>
            <w:sz w:val="24"/>
            <w:szCs w:val="24"/>
            <w:rPrChange w:id="473" w:author="Caitlin Jeffrey" w:date="2023-07-05T16:23:00Z">
              <w:rPr>
                <w:rFonts w:ascii="Times New Roman" w:hAnsi="Times New Roman" w:cs="Times New Roman"/>
                <w:noProof/>
                <w:sz w:val="24"/>
                <w:szCs w:val="24"/>
              </w:rPr>
            </w:rPrChange>
          </w:rPr>
          <w:t>enroll</w:t>
        </w:r>
      </w:ins>
      <w:ins w:id="474" w:author="Caitlin Jeffrey" w:date="2023-07-05T16:02:00Z">
        <w:r w:rsidR="00701E91" w:rsidRPr="00604EDE">
          <w:rPr>
            <w:rFonts w:ascii="Times New Roman" w:hAnsi="Times New Roman" w:cs="Times New Roman"/>
            <w:sz w:val="24"/>
            <w:szCs w:val="24"/>
            <w:rPrChange w:id="475" w:author="Caitlin Jeffrey" w:date="2023-07-05T16:23:00Z">
              <w:rPr>
                <w:rFonts w:ascii="Times New Roman" w:hAnsi="Times New Roman" w:cs="Times New Roman"/>
                <w:noProof/>
                <w:sz w:val="24"/>
                <w:szCs w:val="24"/>
              </w:rPr>
            </w:rPrChange>
          </w:rPr>
          <w:t>ing 10</w:t>
        </w:r>
      </w:ins>
      <w:ins w:id="476" w:author="Caitlin Jeffrey" w:date="2023-07-05T16:01:00Z">
        <w:r w:rsidR="009433DB" w:rsidRPr="00604EDE">
          <w:rPr>
            <w:rFonts w:ascii="Times New Roman" w:hAnsi="Times New Roman" w:cs="Times New Roman"/>
            <w:sz w:val="24"/>
            <w:szCs w:val="24"/>
            <w:rPrChange w:id="477" w:author="Caitlin Jeffrey" w:date="2023-07-05T16:23:00Z">
              <w:rPr>
                <w:rFonts w:ascii="Times New Roman" w:hAnsi="Times New Roman" w:cs="Times New Roman"/>
                <w:noProof/>
                <w:sz w:val="24"/>
                <w:szCs w:val="24"/>
              </w:rPr>
            </w:rPrChange>
          </w:rPr>
          <w:t xml:space="preserve"> herds</w:t>
        </w:r>
      </w:ins>
      <w:ins w:id="478" w:author="Caitlin Jeffrey" w:date="2023-07-05T16:02:00Z">
        <w:r w:rsidR="00701E91" w:rsidRPr="00604EDE">
          <w:rPr>
            <w:rFonts w:ascii="Times New Roman" w:hAnsi="Times New Roman" w:cs="Times New Roman"/>
            <w:sz w:val="24"/>
            <w:szCs w:val="24"/>
            <w:rPrChange w:id="479" w:author="Caitlin Jeffrey" w:date="2023-07-05T16:23:00Z">
              <w:rPr>
                <w:rFonts w:ascii="Times New Roman" w:hAnsi="Times New Roman" w:cs="Times New Roman"/>
                <w:noProof/>
                <w:sz w:val="24"/>
                <w:szCs w:val="24"/>
              </w:rPr>
            </w:rPrChange>
          </w:rPr>
          <w:t xml:space="preserve"> using this kind of system</w:t>
        </w:r>
      </w:ins>
      <w:ins w:id="480" w:author="Caitlin Jeffrey" w:date="2023-07-05T16:01:00Z">
        <w:r w:rsidR="009433DB" w:rsidRPr="00604EDE">
          <w:rPr>
            <w:rFonts w:ascii="Times New Roman" w:hAnsi="Times New Roman" w:cs="Times New Roman"/>
            <w:sz w:val="24"/>
            <w:szCs w:val="24"/>
            <w:rPrChange w:id="481" w:author="Caitlin Jeffrey" w:date="2023-07-05T16:23:00Z">
              <w:rPr>
                <w:rFonts w:ascii="Times New Roman" w:hAnsi="Times New Roman" w:cs="Times New Roman"/>
                <w:noProof/>
                <w:sz w:val="24"/>
                <w:szCs w:val="24"/>
              </w:rPr>
            </w:rPrChange>
          </w:rPr>
          <w:t xml:space="preserve"> in this observational study</w:t>
        </w:r>
      </w:ins>
      <w:ins w:id="482" w:author="Caitlin Jeffrey" w:date="2023-07-05T16:02:00Z">
        <w:r w:rsidR="00D14D83" w:rsidRPr="00604EDE">
          <w:rPr>
            <w:rFonts w:ascii="Times New Roman" w:hAnsi="Times New Roman" w:cs="Times New Roman"/>
            <w:sz w:val="24"/>
            <w:szCs w:val="24"/>
            <w:rPrChange w:id="483" w:author="Caitlin Jeffrey" w:date="2023-07-05T16:23:00Z">
              <w:rPr>
                <w:rFonts w:ascii="Times New Roman" w:hAnsi="Times New Roman" w:cs="Times New Roman"/>
                <w:noProof/>
                <w:sz w:val="24"/>
                <w:szCs w:val="24"/>
              </w:rPr>
            </w:rPrChange>
          </w:rPr>
          <w:t xml:space="preserve">. </w:t>
        </w:r>
      </w:ins>
      <w:ins w:id="484" w:author="Caitlin Jeffrey" w:date="2023-07-05T16:05:00Z">
        <w:r w:rsidR="00983FA1" w:rsidRPr="00604EDE">
          <w:rPr>
            <w:rFonts w:ascii="Times New Roman" w:hAnsi="Times New Roman" w:cs="Times New Roman"/>
            <w:sz w:val="24"/>
            <w:szCs w:val="24"/>
            <w:rPrChange w:id="485" w:author="Caitlin Jeffrey" w:date="2023-07-05T16:23:00Z">
              <w:rPr>
                <w:rFonts w:ascii="Times New Roman" w:hAnsi="Times New Roman" w:cs="Times New Roman"/>
                <w:noProof/>
                <w:sz w:val="24"/>
                <w:szCs w:val="24"/>
              </w:rPr>
            </w:rPrChange>
          </w:rPr>
          <w:t>Despite this limitation, by</w:t>
        </w:r>
      </w:ins>
      <w:ins w:id="486" w:author="Caitlin Jeffrey" w:date="2023-07-05T17:05:00Z">
        <w:r w:rsidR="00D03F43">
          <w:rPr>
            <w:rFonts w:ascii="Times New Roman" w:hAnsi="Times New Roman" w:cs="Times New Roman"/>
            <w:sz w:val="24"/>
            <w:szCs w:val="24"/>
          </w:rPr>
          <w:t xml:space="preserve"> </w:t>
        </w:r>
      </w:ins>
      <w:ins w:id="487" w:author="Caitlin Jeffrey" w:date="2023-07-05T16:07:00Z">
        <w:r w:rsidR="00B65E05" w:rsidRPr="00604EDE">
          <w:rPr>
            <w:rFonts w:ascii="Times New Roman" w:hAnsi="Times New Roman" w:cs="Times New Roman"/>
            <w:sz w:val="24"/>
            <w:szCs w:val="24"/>
            <w:rPrChange w:id="488" w:author="Caitlin Jeffrey" w:date="2023-07-05T16:23:00Z">
              <w:rPr>
                <w:rFonts w:ascii="Times New Roman" w:hAnsi="Times New Roman" w:cs="Times New Roman"/>
                <w:noProof/>
                <w:sz w:val="24"/>
                <w:szCs w:val="24"/>
              </w:rPr>
            </w:rPrChange>
          </w:rPr>
          <w:t>including</w:t>
        </w:r>
      </w:ins>
      <w:ins w:id="489" w:author="Caitlin Jeffrey" w:date="2023-07-05T16:05:00Z">
        <w:r w:rsidR="00983FA1" w:rsidRPr="00604EDE">
          <w:rPr>
            <w:rFonts w:ascii="Times New Roman" w:hAnsi="Times New Roman" w:cs="Times New Roman"/>
            <w:sz w:val="24"/>
            <w:szCs w:val="24"/>
            <w:rPrChange w:id="490" w:author="Caitlin Jeffrey" w:date="2023-07-05T16:23:00Z">
              <w:rPr>
                <w:rFonts w:ascii="Times New Roman" w:hAnsi="Times New Roman" w:cs="Times New Roman"/>
                <w:noProof/>
                <w:sz w:val="24"/>
                <w:szCs w:val="24"/>
              </w:rPr>
            </w:rPrChange>
          </w:rPr>
          <w:t xml:space="preserve"> bedded pack</w:t>
        </w:r>
      </w:ins>
      <w:ins w:id="491" w:author="Caitlin Jeffrey" w:date="2023-07-05T16:07:00Z">
        <w:r w:rsidR="00B65E05" w:rsidRPr="00604EDE">
          <w:rPr>
            <w:rFonts w:ascii="Times New Roman" w:hAnsi="Times New Roman" w:cs="Times New Roman"/>
            <w:sz w:val="24"/>
            <w:szCs w:val="24"/>
            <w:rPrChange w:id="492" w:author="Caitlin Jeffrey" w:date="2023-07-05T16:23:00Z">
              <w:rPr>
                <w:rFonts w:ascii="Times New Roman" w:hAnsi="Times New Roman" w:cs="Times New Roman"/>
                <w:noProof/>
                <w:sz w:val="24"/>
                <w:szCs w:val="24"/>
              </w:rPr>
            </w:rPrChange>
          </w:rPr>
          <w:t xml:space="preserve"> farms managed in a va</w:t>
        </w:r>
      </w:ins>
      <w:ins w:id="493" w:author="Caitlin Jeffrey" w:date="2023-07-05T16:15:00Z">
        <w:r w:rsidR="002D022D" w:rsidRPr="00604EDE">
          <w:rPr>
            <w:rFonts w:ascii="Times New Roman" w:hAnsi="Times New Roman" w:cs="Times New Roman"/>
            <w:sz w:val="24"/>
            <w:szCs w:val="24"/>
            <w:rPrChange w:id="494" w:author="Caitlin Jeffrey" w:date="2023-07-05T16:23:00Z">
              <w:rPr>
                <w:rFonts w:ascii="Times New Roman" w:hAnsi="Times New Roman" w:cs="Times New Roman"/>
                <w:noProof/>
                <w:sz w:val="24"/>
                <w:szCs w:val="24"/>
              </w:rPr>
            </w:rPrChange>
          </w:rPr>
          <w:t>rie</w:t>
        </w:r>
      </w:ins>
      <w:ins w:id="495" w:author="Caitlin Jeffrey" w:date="2023-07-05T16:07:00Z">
        <w:r w:rsidR="00B65E05" w:rsidRPr="00604EDE">
          <w:rPr>
            <w:rFonts w:ascii="Times New Roman" w:hAnsi="Times New Roman" w:cs="Times New Roman"/>
            <w:sz w:val="24"/>
            <w:szCs w:val="24"/>
            <w:rPrChange w:id="496" w:author="Caitlin Jeffrey" w:date="2023-07-05T16:23:00Z">
              <w:rPr>
                <w:rFonts w:ascii="Times New Roman" w:hAnsi="Times New Roman" w:cs="Times New Roman"/>
                <w:noProof/>
                <w:sz w:val="24"/>
                <w:szCs w:val="24"/>
              </w:rPr>
            </w:rPrChange>
          </w:rPr>
          <w:t>ty of ways,</w:t>
        </w:r>
      </w:ins>
      <w:ins w:id="497" w:author="Caitlin Jeffrey" w:date="2023-07-05T16:05:00Z">
        <w:r w:rsidR="00983FA1" w:rsidRPr="00604EDE">
          <w:rPr>
            <w:rFonts w:ascii="Times New Roman" w:hAnsi="Times New Roman" w:cs="Times New Roman"/>
            <w:sz w:val="24"/>
            <w:szCs w:val="24"/>
            <w:rPrChange w:id="498" w:author="Caitlin Jeffrey" w:date="2023-07-05T16:23:00Z">
              <w:rPr>
                <w:rFonts w:ascii="Times New Roman" w:hAnsi="Times New Roman" w:cs="Times New Roman"/>
                <w:noProof/>
                <w:sz w:val="24"/>
                <w:szCs w:val="24"/>
              </w:rPr>
            </w:rPrChange>
          </w:rPr>
          <w:t xml:space="preserve"> the current work sheds light on a broader spectrum of options </w:t>
        </w:r>
      </w:ins>
      <w:ins w:id="499" w:author="Caitlin Jeffrey" w:date="2023-07-05T16:19:00Z">
        <w:r w:rsidR="00566564" w:rsidRPr="00604EDE">
          <w:rPr>
            <w:rFonts w:ascii="Times New Roman" w:hAnsi="Times New Roman" w:cs="Times New Roman"/>
            <w:sz w:val="24"/>
            <w:szCs w:val="24"/>
            <w:rPrChange w:id="500" w:author="Caitlin Jeffrey" w:date="2023-07-05T16:23:00Z">
              <w:rPr>
                <w:rFonts w:ascii="Times New Roman" w:hAnsi="Times New Roman" w:cs="Times New Roman"/>
                <w:noProof/>
                <w:sz w:val="24"/>
                <w:szCs w:val="24"/>
              </w:rPr>
            </w:rPrChange>
          </w:rPr>
          <w:t>used</w:t>
        </w:r>
      </w:ins>
      <w:ins w:id="501" w:author="Caitlin Jeffrey" w:date="2023-07-05T16:05:00Z">
        <w:r w:rsidR="00983FA1" w:rsidRPr="00604EDE">
          <w:rPr>
            <w:rFonts w:ascii="Times New Roman" w:hAnsi="Times New Roman" w:cs="Times New Roman"/>
            <w:sz w:val="24"/>
            <w:szCs w:val="24"/>
            <w:rPrChange w:id="502" w:author="Caitlin Jeffrey" w:date="2023-07-05T16:23:00Z">
              <w:rPr>
                <w:rFonts w:ascii="Times New Roman" w:hAnsi="Times New Roman" w:cs="Times New Roman"/>
                <w:noProof/>
                <w:sz w:val="24"/>
                <w:szCs w:val="24"/>
              </w:rPr>
            </w:rPrChange>
          </w:rPr>
          <w:t xml:space="preserve"> within this loose-housing system utilizing organic bedding material.</w:t>
        </w:r>
      </w:ins>
    </w:p>
    <w:p w14:paraId="3D6FCE0A" w14:textId="41339094" w:rsidR="006D7503" w:rsidRPr="00604EDE" w:rsidRDefault="006D7503" w:rsidP="005577AF">
      <w:pPr>
        <w:spacing w:after="0" w:line="480" w:lineRule="auto"/>
        <w:ind w:firstLine="720"/>
        <w:jc w:val="both"/>
        <w:rPr>
          <w:ins w:id="503" w:author="Caitlin Jeffrey" w:date="2023-07-05T16:11:00Z"/>
          <w:rFonts w:ascii="Times New Roman" w:hAnsi="Times New Roman" w:cs="Times New Roman"/>
          <w:sz w:val="24"/>
          <w:szCs w:val="24"/>
          <w:rPrChange w:id="504" w:author="Caitlin Jeffrey" w:date="2023-07-05T16:23:00Z">
            <w:rPr>
              <w:ins w:id="505"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rsidP="00ED2E67">
      <w:pPr>
        <w:spacing w:after="0" w:line="480" w:lineRule="auto"/>
        <w:ind w:firstLine="720"/>
        <w:jc w:val="both"/>
        <w:rPr>
          <w:del w:id="506" w:author="Caitlin Jeffrey" w:date="2023-07-05T16:21:00Z"/>
          <w:rFonts w:ascii="Times New Roman" w:hAnsi="Times New Roman" w:cs="Times New Roman"/>
          <w:sz w:val="24"/>
          <w:szCs w:val="24"/>
          <w:rPrChange w:id="507" w:author="Caitlin Jeffrey" w:date="2023-07-05T16:23:00Z">
            <w:rPr>
              <w:del w:id="508" w:author="Caitlin Jeffrey" w:date="2023-07-05T16:21:00Z"/>
              <w:rFonts w:ascii="Times New Roman" w:hAnsi="Times New Roman" w:cs="Times New Roman"/>
              <w:noProof/>
              <w:sz w:val="24"/>
              <w:szCs w:val="24"/>
            </w:rPr>
          </w:rPrChange>
        </w:rPr>
        <w:pPrChange w:id="509" w:author="Caitlin Jeffrey" w:date="2023-07-05T16:21:00Z">
          <w:pPr>
            <w:spacing w:after="0" w:line="480" w:lineRule="auto"/>
            <w:ind w:firstLine="720"/>
            <w:jc w:val="both"/>
          </w:pPr>
        </w:pPrChange>
      </w:pPr>
      <w:del w:id="510" w:author="Caitlin Jeffrey" w:date="2023-07-05T15:34:00Z">
        <w:r w:rsidRPr="00604EDE" w:rsidDel="002172F8">
          <w:rPr>
            <w:rFonts w:ascii="Times New Roman" w:hAnsi="Times New Roman" w:cs="Times New Roman"/>
            <w:sz w:val="24"/>
            <w:szCs w:val="24"/>
            <w:rPrChange w:id="511" w:author="Caitlin Jeffrey" w:date="2023-07-05T16:23:00Z">
              <w:rPr>
                <w:rFonts w:ascii="Times New Roman" w:hAnsi="Times New Roman" w:cs="Times New Roman"/>
                <w:noProof/>
                <w:sz w:val="24"/>
                <w:szCs w:val="24"/>
              </w:rPr>
            </w:rPrChange>
          </w:rPr>
          <w:delText>Lastly, p</w:delText>
        </w:r>
      </w:del>
      <w:del w:id="512" w:author="Caitlin Jeffrey" w:date="2023-07-05T16:10:00Z">
        <w:r w:rsidRPr="00604EDE" w:rsidDel="0061120E">
          <w:rPr>
            <w:rFonts w:ascii="Times New Roman" w:hAnsi="Times New Roman" w:cs="Times New Roman"/>
            <w:sz w:val="24"/>
            <w:szCs w:val="24"/>
            <w:rPrChange w:id="513"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514" w:author="Caitlin Jeffrey" w:date="2023-07-05T15:34:00Z">
        <w:r w:rsidRPr="00604EDE" w:rsidDel="00650B9D">
          <w:rPr>
            <w:rFonts w:ascii="Times New Roman" w:hAnsi="Times New Roman" w:cs="Times New Roman"/>
            <w:sz w:val="24"/>
            <w:szCs w:val="24"/>
            <w:rPrChange w:id="515" w:author="Caitlin Jeffrey" w:date="2023-07-05T16:23:00Z">
              <w:rPr>
                <w:rFonts w:ascii="Times New Roman" w:hAnsi="Times New Roman" w:cs="Times New Roman"/>
                <w:noProof/>
                <w:sz w:val="24"/>
                <w:szCs w:val="24"/>
              </w:rPr>
            </w:rPrChange>
          </w:rPr>
          <w:delText xml:space="preserve">specifically </w:delText>
        </w:r>
      </w:del>
      <w:del w:id="516" w:author="Caitlin Jeffrey" w:date="2023-07-05T16:10:00Z">
        <w:r w:rsidRPr="00604EDE" w:rsidDel="0061120E">
          <w:rPr>
            <w:rFonts w:ascii="Times New Roman" w:hAnsi="Times New Roman" w:cs="Times New Roman"/>
            <w:sz w:val="24"/>
            <w:szCs w:val="24"/>
            <w:rPrChange w:id="517" w:author="Caitlin Jeffrey" w:date="2023-07-05T16:23:00Z">
              <w:rPr>
                <w:rFonts w:ascii="Times New Roman" w:hAnsi="Times New Roman" w:cs="Times New Roman"/>
                <w:noProof/>
                <w:sz w:val="24"/>
                <w:szCs w:val="24"/>
              </w:rPr>
            </w:rPrChange>
          </w:rPr>
          <w:delText>actively managed</w:delText>
        </w:r>
      </w:del>
      <w:del w:id="518" w:author="Caitlin Jeffrey" w:date="2023-07-05T15:36:00Z">
        <w:r w:rsidRPr="00604EDE" w:rsidDel="0098328F">
          <w:rPr>
            <w:rFonts w:ascii="Times New Roman" w:hAnsi="Times New Roman" w:cs="Times New Roman"/>
            <w:sz w:val="24"/>
            <w:szCs w:val="24"/>
            <w:rPrChange w:id="519" w:author="Caitlin Jeffrey" w:date="2023-07-05T16:23:00Z">
              <w:rPr>
                <w:rFonts w:ascii="Times New Roman" w:hAnsi="Times New Roman" w:cs="Times New Roman"/>
                <w:noProof/>
                <w:sz w:val="24"/>
                <w:szCs w:val="24"/>
              </w:rPr>
            </w:rPrChange>
          </w:rPr>
          <w:delText xml:space="preserve"> for</w:delText>
        </w:r>
      </w:del>
      <w:del w:id="520" w:author="Caitlin Jeffrey" w:date="2023-07-05T16:10:00Z">
        <w:r w:rsidRPr="00604EDE" w:rsidDel="0061120E">
          <w:rPr>
            <w:rFonts w:ascii="Times New Roman" w:hAnsi="Times New Roman" w:cs="Times New Roman"/>
            <w:sz w:val="24"/>
            <w:szCs w:val="24"/>
            <w:rPrChange w:id="521" w:author="Caitlin Jeffrey" w:date="2023-07-05T16:23:00Z">
              <w:rPr>
                <w:rFonts w:ascii="Times New Roman" w:hAnsi="Times New Roman" w:cs="Times New Roman"/>
                <w:noProof/>
                <w:sz w:val="24"/>
                <w:szCs w:val="24"/>
              </w:rPr>
            </w:rPrChange>
          </w:rPr>
          <w:delText xml:space="preserve"> composting</w:delText>
        </w:r>
      </w:del>
      <w:del w:id="522" w:author="Caitlin Jeffrey" w:date="2023-07-05T15:30:00Z">
        <w:r w:rsidRPr="00604EDE" w:rsidDel="004526F3">
          <w:rPr>
            <w:rFonts w:ascii="Times New Roman" w:hAnsi="Times New Roman" w:cs="Times New Roman"/>
            <w:sz w:val="24"/>
            <w:szCs w:val="24"/>
            <w:rPrChange w:id="523" w:author="Caitlin Jeffrey" w:date="2023-07-05T16:23:00Z">
              <w:rPr>
                <w:rFonts w:ascii="Times New Roman" w:hAnsi="Times New Roman" w:cs="Times New Roman"/>
                <w:noProof/>
                <w:sz w:val="24"/>
                <w:szCs w:val="24"/>
              </w:rPr>
            </w:rPrChange>
          </w:rPr>
          <w:delText>;</w:delText>
        </w:r>
      </w:del>
      <w:del w:id="524" w:author="Caitlin Jeffrey" w:date="2023-07-05T15:32:00Z">
        <w:r w:rsidRPr="00604EDE" w:rsidDel="005577AF">
          <w:rPr>
            <w:rFonts w:ascii="Times New Roman" w:hAnsi="Times New Roman" w:cs="Times New Roman"/>
            <w:sz w:val="24"/>
            <w:szCs w:val="24"/>
            <w:rPrChange w:id="525" w:author="Caitlin Jeffrey" w:date="2023-07-05T16:23:00Z">
              <w:rPr>
                <w:rFonts w:ascii="Times New Roman" w:hAnsi="Times New Roman" w:cs="Times New Roman"/>
                <w:noProof/>
                <w:sz w:val="24"/>
                <w:szCs w:val="24"/>
              </w:rPr>
            </w:rPrChange>
          </w:rPr>
          <w:delText xml:space="preserve"> b</w:delText>
        </w:r>
      </w:del>
      <w:del w:id="526" w:author="Caitlin Jeffrey" w:date="2023-07-05T16:21:00Z">
        <w:r w:rsidRPr="00604EDE" w:rsidDel="00ED2E67">
          <w:rPr>
            <w:rFonts w:ascii="Times New Roman" w:hAnsi="Times New Roman" w:cs="Times New Roman"/>
            <w:sz w:val="24"/>
            <w:szCs w:val="24"/>
            <w:rPrChange w:id="527" w:author="Caitlin Jeffrey" w:date="2023-07-05T16:23:00Z">
              <w:rPr>
                <w:rFonts w:ascii="Times New Roman" w:hAnsi="Times New Roman" w:cs="Times New Roman"/>
                <w:noProof/>
                <w:sz w:val="24"/>
                <w:szCs w:val="24"/>
              </w:rPr>
            </w:rPrChange>
          </w:rPr>
          <w:delText xml:space="preserve">y adapting a </w:delText>
        </w:r>
      </w:del>
      <w:del w:id="528" w:author="Caitlin Jeffrey" w:date="2023-07-05T15:32:00Z">
        <w:r w:rsidRPr="00604EDE" w:rsidDel="005577AF">
          <w:rPr>
            <w:rFonts w:ascii="Times New Roman" w:hAnsi="Times New Roman" w:cs="Times New Roman"/>
            <w:sz w:val="24"/>
            <w:szCs w:val="24"/>
            <w:rPrChange w:id="529" w:author="Caitlin Jeffrey" w:date="2023-07-05T16:23:00Z">
              <w:rPr>
                <w:rFonts w:ascii="Times New Roman" w:hAnsi="Times New Roman" w:cs="Times New Roman"/>
                <w:noProof/>
                <w:sz w:val="24"/>
                <w:szCs w:val="24"/>
              </w:rPr>
            </w:rPrChange>
          </w:rPr>
          <w:delText xml:space="preserve">looser </w:delText>
        </w:r>
      </w:del>
      <w:del w:id="530" w:author="Caitlin Jeffrey" w:date="2023-07-05T16:21:00Z">
        <w:r w:rsidRPr="00604EDE" w:rsidDel="00ED2E67">
          <w:rPr>
            <w:rFonts w:ascii="Times New Roman" w:hAnsi="Times New Roman" w:cs="Times New Roman"/>
            <w:sz w:val="24"/>
            <w:szCs w:val="24"/>
            <w:rPrChange w:id="531"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532" w:author="Caitlin Jeffrey" w:date="2023-07-05T16:04:00Z">
        <w:r w:rsidRPr="00604EDE" w:rsidDel="000018DC">
          <w:rPr>
            <w:rFonts w:ascii="Times New Roman" w:hAnsi="Times New Roman" w:cs="Times New Roman"/>
            <w:sz w:val="24"/>
            <w:szCs w:val="24"/>
            <w:rPrChange w:id="533" w:author="Caitlin Jeffrey" w:date="2023-07-05T16:23:00Z">
              <w:rPr>
                <w:rFonts w:ascii="Times New Roman" w:hAnsi="Times New Roman" w:cs="Times New Roman"/>
                <w:noProof/>
                <w:sz w:val="24"/>
                <w:szCs w:val="24"/>
              </w:rPr>
            </w:rPrChange>
          </w:rPr>
          <w:delText>the</w:delText>
        </w:r>
      </w:del>
      <w:del w:id="534" w:author="Caitlin Jeffrey" w:date="2023-07-05T16:21:00Z">
        <w:r w:rsidRPr="00604EDE" w:rsidDel="00ED2E67">
          <w:rPr>
            <w:rFonts w:ascii="Times New Roman" w:hAnsi="Times New Roman" w:cs="Times New Roman"/>
            <w:sz w:val="24"/>
            <w:szCs w:val="24"/>
            <w:rPrChange w:id="535" w:author="Caitlin Jeffrey" w:date="2023-07-05T16:23:00Z">
              <w:rPr>
                <w:rFonts w:ascii="Times New Roman" w:hAnsi="Times New Roman" w:cs="Times New Roman"/>
                <w:noProof/>
                <w:sz w:val="24"/>
                <w:szCs w:val="24"/>
              </w:rPr>
            </w:rPrChange>
          </w:rPr>
          <w:delText xml:space="preserve"> spectrum of options </w:delText>
        </w:r>
      </w:del>
      <w:del w:id="536" w:author="Caitlin Jeffrey" w:date="2023-07-05T15:32:00Z">
        <w:r w:rsidRPr="00604EDE" w:rsidDel="00776831">
          <w:rPr>
            <w:rFonts w:ascii="Times New Roman" w:hAnsi="Times New Roman" w:cs="Times New Roman"/>
            <w:sz w:val="24"/>
            <w:szCs w:val="24"/>
            <w:rPrChange w:id="537" w:author="Caitlin Jeffrey" w:date="2023-07-05T16:23:00Z">
              <w:rPr>
                <w:rFonts w:ascii="Times New Roman" w:hAnsi="Times New Roman" w:cs="Times New Roman"/>
                <w:noProof/>
                <w:sz w:val="24"/>
                <w:szCs w:val="24"/>
              </w:rPr>
            </w:rPrChange>
          </w:rPr>
          <w:delText xml:space="preserve">possible </w:delText>
        </w:r>
      </w:del>
      <w:del w:id="538" w:author="Caitlin Jeffrey" w:date="2023-07-05T16:21:00Z">
        <w:r w:rsidRPr="00604EDE" w:rsidDel="00ED2E67">
          <w:rPr>
            <w:rFonts w:ascii="Times New Roman" w:hAnsi="Times New Roman" w:cs="Times New Roman"/>
            <w:sz w:val="24"/>
            <w:szCs w:val="24"/>
            <w:rPrChange w:id="539"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77777777" w:rsidR="004E382B" w:rsidRPr="00604EDE" w:rsidRDefault="004E382B" w:rsidP="004E382B">
      <w:pPr>
        <w:spacing w:after="0" w:line="480" w:lineRule="auto"/>
        <w:jc w:val="both"/>
        <w:rPr>
          <w:rFonts w:ascii="Times New Roman" w:hAnsi="Times New Roman" w:cs="Times New Roman"/>
          <w:sz w:val="24"/>
          <w:szCs w:val="24"/>
          <w:rPrChange w:id="540"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541"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p>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542"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543"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544"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545" w:author="Caitlin Jeffrey" w:date="2023-07-05T16:23:00Z">
            <w:rPr>
              <w:rFonts w:ascii="Times New Roman" w:hAnsi="Times New Roman" w:cs="Times New Roman"/>
              <w:b/>
              <w:bCs/>
              <w:noProof/>
              <w:sz w:val="24"/>
              <w:szCs w:val="24"/>
            </w:rPr>
          </w:rPrChange>
        </w:rPr>
      </w:pPr>
      <w:commentRangeStart w:id="546"/>
      <w:r w:rsidRPr="00604EDE">
        <w:rPr>
          <w:rFonts w:ascii="Times New Roman" w:hAnsi="Times New Roman" w:cs="Times New Roman"/>
          <w:b/>
          <w:bCs/>
          <w:sz w:val="24"/>
          <w:szCs w:val="24"/>
          <w:rPrChange w:id="547" w:author="Caitlin Jeffrey" w:date="2023-07-05T16:23:00Z">
            <w:rPr>
              <w:rFonts w:ascii="Times New Roman" w:hAnsi="Times New Roman" w:cs="Times New Roman"/>
              <w:b/>
              <w:bCs/>
              <w:noProof/>
              <w:sz w:val="24"/>
              <w:szCs w:val="24"/>
            </w:rPr>
          </w:rPrChange>
        </w:rPr>
        <w:t>References</w:t>
      </w:r>
      <w:commentRangeEnd w:id="546"/>
      <w:r w:rsidRPr="00604EDE">
        <w:rPr>
          <w:rStyle w:val="CommentReference"/>
          <w:rFonts w:eastAsiaTheme="minorEastAsia"/>
        </w:rPr>
        <w:commentReference w:id="546"/>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548"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549" w:author="Caitlin Jeffrey" w:date="2023-07-05T16:23:00Z">
            <w:rPr>
              <w:rFonts w:ascii="Times New Roman" w:hAnsi="Times New Roman" w:cs="Times New Roman"/>
              <w:b/>
              <w:bCs/>
              <w:noProof/>
              <w:sz w:val="24"/>
              <w:szCs w:val="24"/>
            </w:rPr>
          </w:rPrChange>
        </w:rPr>
      </w:pPr>
      <w:commentRangeStart w:id="550"/>
      <w:r w:rsidRPr="00604EDE">
        <w:rPr>
          <w:rFonts w:ascii="Times New Roman" w:hAnsi="Times New Roman" w:cs="Times New Roman"/>
          <w:b/>
          <w:bCs/>
          <w:sz w:val="24"/>
          <w:szCs w:val="24"/>
          <w:rPrChange w:id="551" w:author="Caitlin Jeffrey" w:date="2023-07-05T16:23:00Z">
            <w:rPr>
              <w:rFonts w:ascii="Times New Roman" w:hAnsi="Times New Roman" w:cs="Times New Roman"/>
              <w:b/>
              <w:bCs/>
              <w:noProof/>
              <w:sz w:val="24"/>
              <w:szCs w:val="24"/>
            </w:rPr>
          </w:rPrChange>
        </w:rPr>
        <w:t>Figures</w:t>
      </w:r>
      <w:commentRangeEnd w:id="550"/>
      <w:r w:rsidR="00CF677B" w:rsidRPr="00604EDE">
        <w:rPr>
          <w:rStyle w:val="CommentReference"/>
          <w:rFonts w:eastAsiaTheme="minorEastAsia"/>
        </w:rPr>
        <w:commentReference w:id="550"/>
      </w:r>
    </w:p>
    <w:p w14:paraId="0E047AEC" w14:textId="77777777" w:rsidR="00D9754A" w:rsidRPr="00604EDE" w:rsidRDefault="00D9754A" w:rsidP="00EF0AED">
      <w:pPr>
        <w:spacing w:line="480" w:lineRule="auto"/>
        <w:rPr>
          <w:rFonts w:ascii="Times New Roman" w:hAnsi="Times New Roman" w:cs="Times New Roman"/>
          <w:b/>
          <w:bCs/>
          <w:sz w:val="24"/>
          <w:szCs w:val="24"/>
          <w:rPrChange w:id="552"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553" w:author="Caitlin Jeffrey" w:date="2023-07-05T16:23:00Z">
            <w:rPr>
              <w:rFonts w:ascii="Times New Roman" w:hAnsi="Times New Roman" w:cs="Times New Roman"/>
              <w:b/>
              <w:bCs/>
              <w:noProof/>
              <w:sz w:val="24"/>
              <w:szCs w:val="24"/>
            </w:rPr>
          </w:rPrChange>
        </w:rPr>
      </w:pPr>
      <w:commentRangeStart w:id="554"/>
      <w:r w:rsidRPr="00604EDE">
        <w:rPr>
          <w:rFonts w:ascii="Times New Roman" w:hAnsi="Times New Roman" w:cs="Times New Roman"/>
          <w:b/>
          <w:bCs/>
          <w:sz w:val="24"/>
          <w:szCs w:val="24"/>
          <w:rPrChange w:id="555" w:author="Caitlin Jeffrey" w:date="2023-07-05T16:23:00Z">
            <w:rPr>
              <w:rFonts w:ascii="Times New Roman" w:hAnsi="Times New Roman" w:cs="Times New Roman"/>
              <w:b/>
              <w:bCs/>
              <w:noProof/>
              <w:sz w:val="24"/>
              <w:szCs w:val="24"/>
            </w:rPr>
          </w:rPrChange>
        </w:rPr>
        <w:t>Tables</w:t>
      </w:r>
      <w:commentRangeEnd w:id="554"/>
      <w:r w:rsidRPr="00604EDE">
        <w:rPr>
          <w:rStyle w:val="CommentReference"/>
          <w:rFonts w:eastAsiaTheme="minorEastAsia"/>
        </w:rPr>
        <w:commentReference w:id="554"/>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556"/>
            <w:r w:rsidRPr="00604EDE">
              <w:rPr>
                <w:rFonts w:ascii="Times New Roman" w:eastAsia="Times New Roman" w:hAnsi="Times New Roman" w:cs="Times New Roman"/>
                <w:color w:val="000000"/>
              </w:rPr>
              <w:t>Table 1. Bulk tank milk aerobic culture outcomes by facility type for 21 Vermont organic dairy herds</w:t>
            </w:r>
            <w:commentRangeEnd w:id="556"/>
            <w:r w:rsidRPr="00604EDE">
              <w:rPr>
                <w:rStyle w:val="CommentReference"/>
                <w:rFonts w:ascii="Times New Roman" w:hAnsi="Times New Roman" w:cs="Times New Roman"/>
              </w:rPr>
              <w:commentReference w:id="556"/>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557"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558"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559"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560"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561"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562"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563"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564"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565"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566"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567"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568" w:author="Caitlin Jeffrey" w:date="2023-07-05T12:07:00Z"/>
                <w:rFonts w:ascii="Times New Roman" w:eastAsia="Times New Roman" w:hAnsi="Times New Roman" w:cs="Times New Roman"/>
                <w:color w:val="000000"/>
              </w:rPr>
            </w:pPr>
            <w:del w:id="569"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570" w:author="Caitlin Jeffrey" w:date="2023-07-05T12:07:00Z"/>
                <w:rFonts w:ascii="Times New Roman" w:eastAsia="Times New Roman" w:hAnsi="Times New Roman" w:cs="Times New Roman"/>
                <w:color w:val="000000"/>
              </w:rPr>
            </w:pPr>
            <w:del w:id="571"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572"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573"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574"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575"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576"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577" w:author="Caitlin Jeffrey" w:date="2023-07-05T12:07:00Z"/>
                <w:rFonts w:ascii="Times New Roman" w:eastAsia="Times New Roman" w:hAnsi="Times New Roman" w:cs="Times New Roman"/>
                <w:color w:val="000000"/>
              </w:rPr>
            </w:pPr>
            <w:del w:id="578"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579" w:author="Caitlin Jeffrey" w:date="2023-07-05T12:07:00Z"/>
                <w:rFonts w:ascii="Times New Roman" w:eastAsia="Times New Roman" w:hAnsi="Times New Roman" w:cs="Times New Roman"/>
                <w:color w:val="000000"/>
              </w:rPr>
            </w:pPr>
            <w:del w:id="580"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581"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582"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583"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584"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585"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586">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587" w:author="Caitlin Jeffrey" w:date="2023-06-30T10:37:00Z">
            <w:tblPrEx>
              <w:tblW w:w="10664" w:type="dxa"/>
            </w:tblPrEx>
          </w:tblPrExChange>
        </w:tblPrEx>
        <w:trPr>
          <w:trHeight w:val="290"/>
          <w:trPrChange w:id="58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89"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90"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591"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592"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593"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594" w:author="Caitlin Jeffrey" w:date="2023-06-30T10:37:00Z">
            <w:tblPrEx>
              <w:tblW w:w="10664" w:type="dxa"/>
            </w:tblPrEx>
          </w:tblPrExChange>
        </w:tblPrEx>
        <w:trPr>
          <w:trHeight w:val="290"/>
          <w:trPrChange w:id="59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96"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597"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598"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599"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600"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601"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602"/>
            <w:r w:rsidRPr="00604EDE">
              <w:rPr>
                <w:rFonts w:ascii="Times New Roman" w:eastAsia="Times New Roman" w:hAnsi="Times New Roman" w:cs="Times New Roman"/>
                <w:color w:val="000000"/>
              </w:rPr>
              <w:t>Range</w:t>
            </w:r>
            <w:commentRangeEnd w:id="602"/>
            <w:r w:rsidRPr="00604EDE">
              <w:rPr>
                <w:rStyle w:val="CommentReference"/>
                <w:rFonts w:ascii="Times New Roman" w:hAnsi="Times New Roman" w:cs="Times New Roman"/>
              </w:rPr>
              <w:commentReference w:id="602"/>
            </w:r>
          </w:p>
        </w:tc>
        <w:tc>
          <w:tcPr>
            <w:tcW w:w="1918" w:type="dxa"/>
            <w:tcBorders>
              <w:top w:val="nil"/>
              <w:left w:val="nil"/>
              <w:bottom w:val="nil"/>
              <w:right w:val="nil"/>
            </w:tcBorders>
            <w:tcPrChange w:id="603"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604" w:author="Caitlin Jeffrey" w:date="2023-06-30T10:37:00Z">
            <w:tblPrEx>
              <w:tblW w:w="10664" w:type="dxa"/>
            </w:tblPrEx>
          </w:tblPrExChange>
        </w:tblPrEx>
        <w:trPr>
          <w:trHeight w:val="891"/>
          <w:trPrChange w:id="605"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606"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607"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608"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609"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610"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611"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2,18) = [2.137], p = 0.15)</w:t>
            </w:r>
          </w:p>
        </w:tc>
      </w:tr>
      <w:tr w:rsidR="00E10BDE" w:rsidRPr="00604EDE" w14:paraId="7048F420" w14:textId="77777777" w:rsidTr="00D97C67">
        <w:tblPrEx>
          <w:tblW w:w="10664" w:type="dxa"/>
          <w:tblPrExChange w:id="612" w:author="Caitlin Jeffrey" w:date="2023-06-30T10:37:00Z">
            <w:tblPrEx>
              <w:tblW w:w="10664" w:type="dxa"/>
            </w:tblPrEx>
          </w:tblPrExChange>
        </w:tblPrEx>
        <w:trPr>
          <w:trHeight w:val="290"/>
          <w:trPrChange w:id="61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14"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15"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616"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617"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618"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619"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620"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621" w:author="Caitlin Jeffrey" w:date="2023-06-30T10:37:00Z">
            <w:tblPrEx>
              <w:tblW w:w="10664" w:type="dxa"/>
            </w:tblPrEx>
          </w:tblPrExChange>
        </w:tblPrEx>
        <w:trPr>
          <w:trHeight w:val="290"/>
          <w:trPrChange w:id="62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23"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24"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625"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626"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627"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628"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629"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630" w:author="Caitlin Jeffrey" w:date="2023-06-30T10:37:00Z">
            <w:tblPrEx>
              <w:tblW w:w="10664" w:type="dxa"/>
            </w:tblPrEx>
          </w:tblPrExChange>
        </w:tblPrEx>
        <w:trPr>
          <w:trHeight w:val="290"/>
          <w:trPrChange w:id="63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32"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33"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634"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635"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636"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637"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638"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639" w:author="Caitlin Jeffrey" w:date="2023-06-30T10:37:00Z">
            <w:tblPrEx>
              <w:tblW w:w="10664" w:type="dxa"/>
            </w:tblPrEx>
          </w:tblPrExChange>
        </w:tblPrEx>
        <w:trPr>
          <w:trHeight w:val="290"/>
          <w:trPrChange w:id="64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41"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42"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643"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644"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645"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646"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647"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648" w:author="Caitlin Jeffrey" w:date="2023-06-30T10:37:00Z">
            <w:tblPrEx>
              <w:tblW w:w="10664" w:type="dxa"/>
            </w:tblPrEx>
          </w:tblPrExChange>
        </w:tblPrEx>
        <w:trPr>
          <w:trHeight w:val="972"/>
          <w:trPrChange w:id="649"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650"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651" w:author="Caitlin Jeffrey" w:date="2023-06-30T11:50:00Z">
              <w:r w:rsidR="00383505" w:rsidRPr="00604EDE">
                <w:rPr>
                  <w:rFonts w:ascii="Times New Roman" w:eastAsia="Times New Roman" w:hAnsi="Times New Roman" w:cs="Times New Roman"/>
                  <w:color w:val="000000"/>
                </w:rPr>
                <w:t>ly-elevated SCC</w:t>
              </w:r>
            </w:ins>
            <w:del w:id="652"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653"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654"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655"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656"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657"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[0.2128], p = 0.81)</w:t>
            </w:r>
          </w:p>
        </w:tc>
      </w:tr>
      <w:tr w:rsidR="00E10BDE" w:rsidRPr="00604EDE" w14:paraId="2995FE74" w14:textId="77777777" w:rsidTr="00D97C67">
        <w:tblPrEx>
          <w:tblW w:w="10664" w:type="dxa"/>
          <w:tblPrExChange w:id="658" w:author="Caitlin Jeffrey" w:date="2023-06-30T10:37:00Z">
            <w:tblPrEx>
              <w:tblW w:w="10664" w:type="dxa"/>
            </w:tblPrEx>
          </w:tblPrExChange>
        </w:tblPrEx>
        <w:trPr>
          <w:trHeight w:val="330"/>
          <w:trPrChange w:id="65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660"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61"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662"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663"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664"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665"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666"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667" w:author="Caitlin Jeffrey" w:date="2023-06-30T10:37:00Z">
            <w:tblPrEx>
              <w:tblW w:w="10664" w:type="dxa"/>
            </w:tblPrEx>
          </w:tblPrExChange>
        </w:tblPrEx>
        <w:trPr>
          <w:trHeight w:val="290"/>
          <w:trPrChange w:id="66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69"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70"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671"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672"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673"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674"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675"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676" w:author="Caitlin Jeffrey" w:date="2023-06-30T10:37:00Z">
            <w:tblPrEx>
              <w:tblW w:w="10664" w:type="dxa"/>
            </w:tblPrEx>
          </w:tblPrExChange>
        </w:tblPrEx>
        <w:trPr>
          <w:trHeight w:val="290"/>
          <w:trPrChange w:id="67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78"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79"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680"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681"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682"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683"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684"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685" w:author="Caitlin Jeffrey" w:date="2023-06-30T10:37:00Z">
            <w:tblPrEx>
              <w:tblW w:w="10664" w:type="dxa"/>
            </w:tblPrEx>
          </w:tblPrExChange>
        </w:tblPrEx>
        <w:trPr>
          <w:trHeight w:val="290"/>
          <w:trPrChange w:id="68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87"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88"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689"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690"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691"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692"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693"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694" w:author="Caitlin Jeffrey" w:date="2023-06-30T10:37:00Z">
            <w:tblPrEx>
              <w:tblW w:w="10664" w:type="dxa"/>
            </w:tblPrEx>
          </w:tblPrExChange>
        </w:tblPrEx>
        <w:trPr>
          <w:trHeight w:val="290"/>
          <w:trPrChange w:id="695"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696"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697" w:author="Caitlin Jeffrey" w:date="2023-06-30T11:19:00Z">
              <w:r w:rsidRPr="00604EDE" w:rsidDel="002B746A">
                <w:rPr>
                  <w:rFonts w:ascii="Times New Roman" w:eastAsia="Times New Roman" w:hAnsi="Times New Roman" w:cs="Times New Roman"/>
                  <w:color w:val="000000"/>
                </w:rPr>
                <w:delText>chronic IMI</w:delText>
              </w:r>
            </w:del>
            <w:ins w:id="698" w:author="Caitlin Jeffrey" w:date="2023-06-30T11:19:00Z">
              <w:r w:rsidR="002B746A" w:rsidRPr="00604EDE">
                <w:rPr>
                  <w:rFonts w:ascii="Times New Roman" w:eastAsia="Times New Roman" w:hAnsi="Times New Roman" w:cs="Times New Roman"/>
                  <w:color w:val="000000"/>
                </w:rPr>
                <w:t>chronically-elevated SCC</w:t>
              </w:r>
            </w:ins>
            <w:del w:id="699"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700"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701"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702"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703"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704"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[0.3138], p = 0.74)</w:t>
            </w:r>
          </w:p>
        </w:tc>
      </w:tr>
      <w:tr w:rsidR="00E10BDE" w:rsidRPr="00604EDE" w14:paraId="6FAC246F" w14:textId="77777777" w:rsidTr="00D97C67">
        <w:tblPrEx>
          <w:tblW w:w="10664" w:type="dxa"/>
          <w:tblPrExChange w:id="705" w:author="Caitlin Jeffrey" w:date="2023-06-30T10:37:00Z">
            <w:tblPrEx>
              <w:tblW w:w="10664" w:type="dxa"/>
            </w:tblPrEx>
          </w:tblPrExChange>
        </w:tblPrEx>
        <w:trPr>
          <w:trHeight w:val="330"/>
          <w:trPrChange w:id="70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707"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08"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709"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710"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711"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712"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713"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714" w:author="Caitlin Jeffrey" w:date="2023-06-30T10:37:00Z">
            <w:tblPrEx>
              <w:tblW w:w="10664" w:type="dxa"/>
            </w:tblPrEx>
          </w:tblPrExChange>
        </w:tblPrEx>
        <w:trPr>
          <w:trHeight w:val="290"/>
          <w:trPrChange w:id="71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16"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17"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718"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719"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720"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721"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722"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723" w:author="Caitlin Jeffrey" w:date="2023-06-30T10:37:00Z">
            <w:tblPrEx>
              <w:tblW w:w="10664" w:type="dxa"/>
            </w:tblPrEx>
          </w:tblPrExChange>
        </w:tblPrEx>
        <w:trPr>
          <w:trHeight w:val="290"/>
          <w:trPrChange w:id="72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25"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26"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727"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728"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729"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730"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731"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732" w:author="Caitlin Jeffrey" w:date="2023-06-30T10:37:00Z">
            <w:tblPrEx>
              <w:tblW w:w="10664" w:type="dxa"/>
            </w:tblPrEx>
          </w:tblPrExChange>
        </w:tblPrEx>
        <w:trPr>
          <w:trHeight w:val="290"/>
          <w:trPrChange w:id="73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34"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35"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736"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737"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738"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739"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740"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741" w:author="Caitlin Jeffrey" w:date="2023-06-30T10:37:00Z">
            <w:tblPrEx>
              <w:tblW w:w="10664" w:type="dxa"/>
            </w:tblPrEx>
          </w:tblPrExChange>
        </w:tblPrEx>
        <w:trPr>
          <w:trHeight w:val="290"/>
          <w:trPrChange w:id="74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743"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 200,000 cells/mL on current test date (%)</w:t>
            </w:r>
          </w:p>
        </w:tc>
        <w:tc>
          <w:tcPr>
            <w:tcW w:w="876" w:type="dxa"/>
            <w:tcBorders>
              <w:top w:val="nil"/>
              <w:left w:val="nil"/>
              <w:bottom w:val="nil"/>
              <w:right w:val="nil"/>
            </w:tcBorders>
            <w:shd w:val="clear" w:color="auto" w:fill="auto"/>
            <w:noWrap/>
            <w:vAlign w:val="bottom"/>
            <w:hideMark/>
            <w:tcPrChange w:id="744"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745"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746"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747"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748"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[0.1017], p = 0.90)</w:t>
            </w:r>
          </w:p>
        </w:tc>
      </w:tr>
      <w:tr w:rsidR="00E10BDE" w:rsidRPr="00604EDE" w14:paraId="5545F3BE" w14:textId="77777777" w:rsidTr="00D97C67">
        <w:tblPrEx>
          <w:tblW w:w="10664" w:type="dxa"/>
          <w:tblPrExChange w:id="749" w:author="Caitlin Jeffrey" w:date="2023-06-30T10:37:00Z">
            <w:tblPrEx>
              <w:tblW w:w="10664" w:type="dxa"/>
            </w:tblPrEx>
          </w:tblPrExChange>
        </w:tblPrEx>
        <w:trPr>
          <w:trHeight w:val="330"/>
          <w:trPrChange w:id="75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751"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52"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753"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754"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755"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756"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757"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758" w:author="Caitlin Jeffrey" w:date="2023-06-30T10:37:00Z">
            <w:tblPrEx>
              <w:tblW w:w="10664" w:type="dxa"/>
            </w:tblPrEx>
          </w:tblPrExChange>
        </w:tblPrEx>
        <w:trPr>
          <w:trHeight w:val="290"/>
          <w:trPrChange w:id="75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60"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61"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762"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763"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764"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765"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766"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767" w:author="Caitlin Jeffrey" w:date="2023-06-30T10:37:00Z">
            <w:tblPrEx>
              <w:tblW w:w="10664" w:type="dxa"/>
            </w:tblPrEx>
          </w:tblPrExChange>
        </w:tblPrEx>
        <w:trPr>
          <w:trHeight w:val="290"/>
          <w:trPrChange w:id="76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69"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70"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771"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772"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773"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774"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775"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776" w:author="Caitlin Jeffrey" w:date="2023-06-30T10:37:00Z">
            <w:tblPrEx>
              <w:tblW w:w="10664" w:type="dxa"/>
            </w:tblPrEx>
          </w:tblPrExChange>
        </w:tblPrEx>
        <w:trPr>
          <w:trHeight w:val="290"/>
          <w:trPrChange w:id="77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78"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79"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780"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781"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782"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783"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784"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785" w:author="Caitlin Jeffrey" w:date="2023-06-30T10:37:00Z">
            <w:tblPrEx>
              <w:tblW w:w="10664" w:type="dxa"/>
            </w:tblPrEx>
          </w:tblPrExChange>
        </w:tblPrEx>
        <w:trPr>
          <w:trHeight w:val="290"/>
          <w:trPrChange w:id="786"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787"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788"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789"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790"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791"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792"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2,15) = [0.4404], p = 0.65)</w:t>
            </w:r>
          </w:p>
        </w:tc>
      </w:tr>
      <w:tr w:rsidR="00E10BDE" w:rsidRPr="00604EDE" w14:paraId="08FBEB8E" w14:textId="77777777" w:rsidTr="00D97C67">
        <w:tblPrEx>
          <w:tblW w:w="10664" w:type="dxa"/>
          <w:tblPrExChange w:id="793" w:author="Caitlin Jeffrey" w:date="2023-06-30T10:37:00Z">
            <w:tblPrEx>
              <w:tblW w:w="10664" w:type="dxa"/>
            </w:tblPrEx>
          </w:tblPrExChange>
        </w:tblPrEx>
        <w:trPr>
          <w:trHeight w:val="330"/>
          <w:trPrChange w:id="79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795"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96"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797"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798"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799"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800"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801"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802" w:author="Caitlin Jeffrey" w:date="2023-06-30T10:37:00Z">
            <w:tblPrEx>
              <w:tblW w:w="10664" w:type="dxa"/>
            </w:tblPrEx>
          </w:tblPrExChange>
        </w:tblPrEx>
        <w:trPr>
          <w:trHeight w:val="330"/>
          <w:trPrChange w:id="803"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804"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05"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806"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807"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808"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809"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810"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811" w:author="Caitlin Jeffrey" w:date="2023-06-30T10:37:00Z">
            <w:tblPrEx>
              <w:tblW w:w="10664" w:type="dxa"/>
            </w:tblPrEx>
          </w:tblPrExChange>
        </w:tblPrEx>
        <w:trPr>
          <w:trHeight w:val="290"/>
          <w:trPrChange w:id="81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13"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14"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815"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816"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817"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818"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819"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820" w:author="Caitlin Jeffrey" w:date="2023-06-30T10:37:00Z">
            <w:tblPrEx>
              <w:tblW w:w="10664" w:type="dxa"/>
            </w:tblPrEx>
          </w:tblPrExChange>
        </w:tblPrEx>
        <w:trPr>
          <w:trHeight w:val="290"/>
          <w:trPrChange w:id="82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22"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23"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824"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825"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826"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827"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828"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829" w:author="Caitlin Jeffrey" w:date="2023-06-30T10:37:00Z">
            <w:tblPrEx>
              <w:tblW w:w="10664" w:type="dxa"/>
            </w:tblPrEx>
          </w:tblPrExChange>
        </w:tblPrEx>
        <w:trPr>
          <w:trHeight w:val="290"/>
          <w:trPrChange w:id="83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831"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832"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833"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834"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835"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836"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837"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w:t>
            </w:r>
            <w:proofErr w:type="gramStart"/>
            <w:r w:rsidRPr="00604EDE">
              <w:rPr>
                <w:rFonts w:ascii="Times New Roman" w:hAnsi="Times New Roman" w:cs="Times New Roman"/>
              </w:rPr>
              <w:t>F(</w:t>
            </w:r>
            <w:proofErr w:type="gramEnd"/>
            <w:r w:rsidRPr="00604EDE">
              <w:rPr>
                <w:rFonts w:ascii="Times New Roman" w:hAnsi="Times New Roman" w:cs="Times New Roman"/>
              </w:rPr>
              <w:t>2,5.7) = [0.02891], p = 0.97)</w:t>
            </w:r>
          </w:p>
        </w:tc>
      </w:tr>
      <w:tr w:rsidR="00E10BDE" w:rsidRPr="00604EDE" w14:paraId="726FDCCF" w14:textId="77777777" w:rsidTr="00D97C67">
        <w:tblPrEx>
          <w:tblW w:w="10664" w:type="dxa"/>
          <w:tblPrExChange w:id="838" w:author="Caitlin Jeffrey" w:date="2023-06-30T10:37:00Z">
            <w:tblPrEx>
              <w:tblW w:w="10664" w:type="dxa"/>
            </w:tblPrEx>
          </w:tblPrExChange>
        </w:tblPrEx>
        <w:trPr>
          <w:trHeight w:val="330"/>
          <w:trPrChange w:id="83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840"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41"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842"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843"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844"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845"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846"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847" w:author="Caitlin Jeffrey" w:date="2023-06-30T10:37:00Z">
            <w:tblPrEx>
              <w:tblW w:w="10664" w:type="dxa"/>
            </w:tblPrEx>
          </w:tblPrExChange>
        </w:tblPrEx>
        <w:trPr>
          <w:trHeight w:val="290"/>
          <w:trPrChange w:id="84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49"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50"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851"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852"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853"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854"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855"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856" w:author="Caitlin Jeffrey" w:date="2023-06-30T10:37:00Z">
            <w:tblPrEx>
              <w:tblW w:w="10664" w:type="dxa"/>
            </w:tblPrEx>
          </w:tblPrExChange>
        </w:tblPrEx>
        <w:trPr>
          <w:trHeight w:val="290"/>
          <w:trPrChange w:id="85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58"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59"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860"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861"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862"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863"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864"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865" w:author="Caitlin Jeffrey" w:date="2023-06-30T10:37:00Z">
            <w:tblPrEx>
              <w:tblW w:w="10664" w:type="dxa"/>
            </w:tblPrEx>
          </w:tblPrExChange>
        </w:tblPrEx>
        <w:trPr>
          <w:trHeight w:val="290"/>
          <w:trPrChange w:id="86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867"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868"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869"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870"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871"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872"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873"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874" w:author="Caitlin Jeffrey" w:date="2023-06-30T10:37:00Z">
            <w:tblPrEx>
              <w:tblW w:w="10664" w:type="dxa"/>
            </w:tblPrEx>
          </w:tblPrExChange>
        </w:tblPrEx>
        <w:trPr>
          <w:trHeight w:val="290"/>
          <w:del w:id="875" w:author="Caitlin Jeffrey" w:date="2023-06-30T10:37:00Z"/>
          <w:trPrChange w:id="876"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877"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878" w:author="Caitlin Jeffrey" w:date="2023-06-30T10:37:00Z"/>
                <w:rFonts w:ascii="Times New Roman" w:eastAsia="Times New Roman" w:hAnsi="Times New Roman" w:cs="Times New Roman"/>
                <w:color w:val="000000"/>
              </w:rPr>
            </w:pPr>
            <w:del w:id="879"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880"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881" w:author="Caitlin Jeffrey" w:date="2023-06-30T10:37:00Z"/>
                <w:rFonts w:ascii="Times New Roman" w:eastAsia="Times New Roman" w:hAnsi="Times New Roman" w:cs="Times New Roman"/>
                <w:color w:val="000000"/>
              </w:rPr>
            </w:pPr>
            <w:del w:id="882"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883"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884" w:author="Caitlin Jeffrey" w:date="2023-06-30T10:37:00Z"/>
                <w:rFonts w:ascii="Times New Roman" w:eastAsia="Times New Roman" w:hAnsi="Times New Roman" w:cs="Times New Roman"/>
                <w:color w:val="000000"/>
              </w:rPr>
            </w:pPr>
            <w:del w:id="885"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886"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887" w:author="Caitlin Jeffrey" w:date="2023-06-30T10:37:00Z"/>
                <w:rFonts w:ascii="Times New Roman" w:eastAsia="Times New Roman" w:hAnsi="Times New Roman" w:cs="Times New Roman"/>
                <w:color w:val="000000"/>
              </w:rPr>
            </w:pPr>
            <w:del w:id="888"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889"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890" w:author="Caitlin Jeffrey" w:date="2023-06-30T10:37:00Z"/>
                <w:rFonts w:ascii="Times New Roman" w:eastAsia="Times New Roman" w:hAnsi="Times New Roman" w:cs="Times New Roman"/>
                <w:color w:val="000000"/>
              </w:rPr>
            </w:pPr>
            <w:del w:id="891"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892"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893" w:author="Caitlin Jeffrey" w:date="2023-06-30T10:37:00Z"/>
                <w:rFonts w:ascii="Times New Roman" w:eastAsia="Times New Roman" w:hAnsi="Times New Roman" w:cs="Times New Roman"/>
                <w:color w:val="000000"/>
              </w:rPr>
            </w:pPr>
            <w:del w:id="894"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895" w:author="Caitlin Jeffrey" w:date="2023-06-30T10:37:00Z"/>
                <w:rFonts w:ascii="Times New Roman" w:hAnsi="Times New Roman" w:cs="Times New Roman"/>
              </w:rPr>
            </w:pPr>
            <w:del w:id="896"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897" w:author="Caitlin Jeffrey" w:date="2023-06-30T10:37:00Z"/>
                <w:rFonts w:ascii="Times New Roman" w:eastAsia="Times New Roman" w:hAnsi="Times New Roman" w:cs="Times New Roman"/>
                <w:color w:val="000000"/>
              </w:rPr>
            </w:pPr>
            <w:del w:id="898"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899" w:author="Caitlin Jeffrey" w:date="2023-06-30T10:37:00Z">
            <w:tblPrEx>
              <w:tblW w:w="10664" w:type="dxa"/>
            </w:tblPrEx>
          </w:tblPrExChange>
        </w:tblPrEx>
        <w:trPr>
          <w:trHeight w:val="330"/>
          <w:del w:id="900" w:author="Caitlin Jeffrey" w:date="2023-06-30T10:37:00Z"/>
          <w:trPrChange w:id="90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902"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903"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04"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905" w:author="Caitlin Jeffrey" w:date="2023-06-30T10:37:00Z"/>
                <w:rFonts w:ascii="Times New Roman" w:eastAsia="Times New Roman" w:hAnsi="Times New Roman" w:cs="Times New Roman"/>
                <w:color w:val="000000"/>
              </w:rPr>
            </w:pPr>
            <w:del w:id="906"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907"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908" w:author="Caitlin Jeffrey" w:date="2023-06-30T10:37:00Z"/>
                <w:rFonts w:ascii="Times New Roman" w:eastAsia="Times New Roman" w:hAnsi="Times New Roman" w:cs="Times New Roman"/>
                <w:color w:val="000000"/>
              </w:rPr>
            </w:pPr>
            <w:del w:id="909"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910"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911" w:author="Caitlin Jeffrey" w:date="2023-06-30T10:37:00Z"/>
                <w:rFonts w:ascii="Times New Roman" w:eastAsia="Times New Roman" w:hAnsi="Times New Roman" w:cs="Times New Roman"/>
                <w:color w:val="000000"/>
              </w:rPr>
            </w:pPr>
            <w:del w:id="912"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913"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914" w:author="Caitlin Jeffrey" w:date="2023-06-30T10:37:00Z"/>
                <w:rFonts w:ascii="Times New Roman" w:eastAsia="Times New Roman" w:hAnsi="Times New Roman" w:cs="Times New Roman"/>
                <w:color w:val="000000"/>
              </w:rPr>
            </w:pPr>
            <w:del w:id="915"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916"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917" w:author="Caitlin Jeffrey" w:date="2023-06-30T10:37:00Z"/>
                <w:rFonts w:ascii="Times New Roman" w:eastAsia="Times New Roman" w:hAnsi="Times New Roman" w:cs="Times New Roman"/>
                <w:color w:val="000000"/>
              </w:rPr>
            </w:pPr>
            <w:del w:id="918"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919"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920"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921" w:author="Caitlin Jeffrey" w:date="2023-06-30T10:37:00Z">
            <w:tblPrEx>
              <w:tblW w:w="10664" w:type="dxa"/>
            </w:tblPrEx>
          </w:tblPrExChange>
        </w:tblPrEx>
        <w:trPr>
          <w:trHeight w:val="290"/>
          <w:del w:id="922" w:author="Caitlin Jeffrey" w:date="2023-06-30T10:37:00Z"/>
          <w:trPrChange w:id="92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24"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925"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26"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927" w:author="Caitlin Jeffrey" w:date="2023-06-30T10:37:00Z"/>
                <w:rFonts w:ascii="Times New Roman" w:eastAsia="Times New Roman" w:hAnsi="Times New Roman" w:cs="Times New Roman"/>
                <w:color w:val="000000"/>
              </w:rPr>
            </w:pPr>
            <w:del w:id="928"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929"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930" w:author="Caitlin Jeffrey" w:date="2023-06-30T10:37:00Z"/>
                <w:rFonts w:ascii="Times New Roman" w:eastAsia="Times New Roman" w:hAnsi="Times New Roman" w:cs="Times New Roman"/>
                <w:color w:val="000000"/>
              </w:rPr>
            </w:pPr>
            <w:del w:id="931"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932"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933" w:author="Caitlin Jeffrey" w:date="2023-06-30T10:37:00Z"/>
                <w:rFonts w:ascii="Times New Roman" w:eastAsia="Times New Roman" w:hAnsi="Times New Roman" w:cs="Times New Roman"/>
                <w:color w:val="000000"/>
              </w:rPr>
            </w:pPr>
            <w:del w:id="934"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935"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936" w:author="Caitlin Jeffrey" w:date="2023-06-30T10:37:00Z"/>
                <w:rFonts w:ascii="Times New Roman" w:eastAsia="Times New Roman" w:hAnsi="Times New Roman" w:cs="Times New Roman"/>
                <w:color w:val="000000"/>
              </w:rPr>
            </w:pPr>
            <w:del w:id="937"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938"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939" w:author="Caitlin Jeffrey" w:date="2023-06-30T10:37:00Z"/>
                <w:rFonts w:ascii="Times New Roman" w:eastAsia="Times New Roman" w:hAnsi="Times New Roman" w:cs="Times New Roman"/>
                <w:color w:val="000000"/>
              </w:rPr>
            </w:pPr>
            <w:del w:id="940"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941"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942"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943" w:author="Caitlin Jeffrey" w:date="2023-06-30T10:37:00Z">
            <w:tblPrEx>
              <w:tblW w:w="10664" w:type="dxa"/>
            </w:tblPrEx>
          </w:tblPrExChange>
        </w:tblPrEx>
        <w:trPr>
          <w:trHeight w:val="290"/>
          <w:del w:id="944" w:author="Caitlin Jeffrey" w:date="2023-06-30T10:37:00Z"/>
          <w:trPrChange w:id="94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946"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947"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948"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949" w:author="Caitlin Jeffrey" w:date="2023-06-30T10:37:00Z"/>
                <w:rFonts w:ascii="Times New Roman" w:eastAsia="Times New Roman" w:hAnsi="Times New Roman" w:cs="Times New Roman"/>
                <w:color w:val="000000"/>
              </w:rPr>
            </w:pPr>
            <w:del w:id="950"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951"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952" w:author="Caitlin Jeffrey" w:date="2023-06-30T10:37:00Z"/>
                <w:rFonts w:ascii="Times New Roman" w:eastAsia="Times New Roman" w:hAnsi="Times New Roman" w:cs="Times New Roman"/>
                <w:color w:val="000000"/>
              </w:rPr>
            </w:pPr>
            <w:del w:id="953"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954"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955" w:author="Caitlin Jeffrey" w:date="2023-06-30T10:37:00Z"/>
                <w:rFonts w:ascii="Times New Roman" w:eastAsia="Times New Roman" w:hAnsi="Times New Roman" w:cs="Times New Roman"/>
                <w:color w:val="000000"/>
              </w:rPr>
            </w:pPr>
            <w:del w:id="956"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957"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958" w:author="Caitlin Jeffrey" w:date="2023-06-30T10:37:00Z"/>
                <w:rFonts w:ascii="Times New Roman" w:eastAsia="Times New Roman" w:hAnsi="Times New Roman" w:cs="Times New Roman"/>
                <w:color w:val="000000"/>
              </w:rPr>
            </w:pPr>
            <w:del w:id="959"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960"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961" w:author="Caitlin Jeffrey" w:date="2023-06-30T10:37:00Z"/>
                <w:rFonts w:ascii="Times New Roman" w:eastAsia="Times New Roman" w:hAnsi="Times New Roman" w:cs="Times New Roman"/>
                <w:color w:val="000000"/>
              </w:rPr>
            </w:pPr>
            <w:del w:id="962"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963"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964"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965" w:author="Caitlin Jeffrey" w:date="2023-06-30T10:37:00Z">
            <w:tblPrEx>
              <w:tblW w:w="10664" w:type="dxa"/>
            </w:tblPrEx>
          </w:tblPrExChange>
        </w:tblPrEx>
        <w:trPr>
          <w:trHeight w:val="290"/>
          <w:trPrChange w:id="966"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967"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968"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969" w:author="Caitlin Jeffrey" w:date="2023-06-30T10:37:00Z">
            <w:tblPrEx>
              <w:tblW w:w="10664" w:type="dxa"/>
            </w:tblPrEx>
          </w:tblPrExChange>
        </w:tblPrEx>
        <w:trPr>
          <w:trHeight w:val="290"/>
          <w:trPrChange w:id="970"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971"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972"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973"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lastRenderedPageBreak/>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974" w:author="Caitlin Jeffrey" w:date="2023-06-30T11:26:00Z">
              <w:r w:rsidRPr="00604EDE">
                <w:rPr>
                  <w:rFonts w:ascii="Times New Roman" w:eastAsia="Times New Roman" w:hAnsi="Times New Roman" w:cs="Times New Roman"/>
                  <w:color w:val="000000"/>
                </w:rPr>
                <w:t>Percent</w:t>
              </w:r>
            </w:ins>
            <w:del w:id="975"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976" w:author="Caitlin Jeffrey" w:date="2023-06-30T11:50:00Z">
              <w:r w:rsidR="002C11B2" w:rsidRPr="00604EDE">
                <w:rPr>
                  <w:rFonts w:ascii="Times New Roman" w:eastAsia="Times New Roman" w:hAnsi="Times New Roman" w:cs="Times New Roman"/>
                  <w:color w:val="000000"/>
                </w:rPr>
                <w:t>ly-elevated SCC</w:t>
              </w:r>
            </w:ins>
            <w:del w:id="977"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978" w:author="Caitlin Jeffrey" w:date="2023-06-30T11:26:00Z">
              <w:r w:rsidRPr="00604EDE">
                <w:rPr>
                  <w:rFonts w:ascii="Times New Roman" w:eastAsia="Times New Roman" w:hAnsi="Times New Roman" w:cs="Times New Roman"/>
                  <w:color w:val="000000"/>
                </w:rPr>
                <w:t xml:space="preserve">Percent </w:t>
              </w:r>
            </w:ins>
            <w:del w:id="979"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980" w:author="Caitlin Jeffrey" w:date="2023-06-30T11:19:00Z">
              <w:r w:rsidR="009910FE" w:rsidRPr="00604EDE" w:rsidDel="002B746A">
                <w:rPr>
                  <w:rFonts w:ascii="Times New Roman" w:eastAsia="Times New Roman" w:hAnsi="Times New Roman" w:cs="Times New Roman"/>
                  <w:color w:val="000000"/>
                </w:rPr>
                <w:delText>chronic IMI</w:delText>
              </w:r>
            </w:del>
            <w:ins w:id="981"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982"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983" w:author="Caitlin Jeffrey" w:date="2023-06-30T11:26:00Z">
              <w:r w:rsidRPr="00604EDE">
                <w:rPr>
                  <w:rFonts w:ascii="Times New Roman" w:eastAsia="Times New Roman" w:hAnsi="Times New Roman" w:cs="Times New Roman"/>
                  <w:color w:val="000000"/>
                </w:rPr>
                <w:t>Percent</w:t>
              </w:r>
            </w:ins>
            <w:del w:id="984"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 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985"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986"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987" w:author="Caitlin Jeffrey" w:date="2023-06-30T10:38:00Z"/>
                <w:rFonts w:ascii="Times New Roman" w:eastAsia="Times New Roman" w:hAnsi="Times New Roman" w:cs="Times New Roman"/>
                <w:color w:val="000000"/>
                <w:vertAlign w:val="superscript"/>
              </w:rPr>
            </w:pPr>
            <w:del w:id="988"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989"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990"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991"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992"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993"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994" w:author="Caitlin Jeffrey" w:date="2023-06-30T10:38:00Z"/>
                <w:rFonts w:ascii="Times New Roman" w:eastAsia="Times New Roman" w:hAnsi="Times New Roman" w:cs="Times New Roman"/>
                <w:color w:val="000000"/>
                <w:vertAlign w:val="superscript"/>
              </w:rPr>
            </w:pPr>
            <w:del w:id="995"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996" w:author="Caitlin Jeffrey" w:date="2023-06-30T10:38:00Z"/>
                <w:rFonts w:ascii="Times New Roman" w:eastAsia="Times New Roman" w:hAnsi="Times New Roman" w:cs="Times New Roman"/>
                <w:color w:val="000000"/>
              </w:rPr>
            </w:pPr>
            <w:del w:id="997"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998" w:author="Caitlin Jeffrey" w:date="2023-06-30T10:38:00Z"/>
                <w:rFonts w:ascii="Times New Roman" w:eastAsia="Times New Roman" w:hAnsi="Times New Roman" w:cs="Times New Roman"/>
                <w:color w:val="000000"/>
              </w:rPr>
            </w:pPr>
            <w:del w:id="999"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1000" w:author="Caitlin Jeffrey" w:date="2023-06-30T10:38:00Z"/>
                <w:rFonts w:ascii="Times New Roman" w:eastAsia="Times New Roman" w:hAnsi="Times New Roman" w:cs="Times New Roman"/>
                <w:color w:val="000000"/>
              </w:rPr>
            </w:pPr>
            <w:del w:id="1001"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1002"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1003"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1004" w:author="Caitlin Jeffrey" w:date="2023-06-30T10:38:00Z"/>
                <w:rFonts w:ascii="Times New Roman" w:eastAsia="Times New Roman" w:hAnsi="Times New Roman" w:cs="Times New Roman"/>
                <w:color w:val="000000"/>
              </w:rPr>
            </w:pPr>
            <w:del w:id="1005"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1006" w:author="Caitlin Jeffrey" w:date="2023-06-30T10:38:00Z"/>
                <w:rFonts w:ascii="Times New Roman" w:eastAsia="Times New Roman" w:hAnsi="Times New Roman" w:cs="Times New Roman"/>
                <w:color w:val="000000"/>
              </w:rPr>
            </w:pPr>
            <w:del w:id="1007"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1008" w:author="Caitlin Jeffrey" w:date="2023-06-30T10:38:00Z"/>
                <w:rFonts w:ascii="Times New Roman" w:eastAsia="Times New Roman" w:hAnsi="Times New Roman" w:cs="Times New Roman"/>
                <w:color w:val="000000"/>
              </w:rPr>
            </w:pPr>
            <w:del w:id="1009"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1010" w:author="Caitlin Jeffrey" w:date="2023-06-30T10:38:00Z"/>
                <w:rFonts w:ascii="Times New Roman" w:eastAsia="Times New Roman" w:hAnsi="Times New Roman" w:cs="Times New Roman"/>
                <w:color w:val="000000"/>
              </w:rPr>
            </w:pPr>
            <w:del w:id="1011"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 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1012"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1013"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1014"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1015"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016"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lastRenderedPageBreak/>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1017"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018"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1019"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020"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1021" w:author="Caitlin Jeffrey" w:date="2023-07-05T16:23:00Z">
            <w:rPr>
              <w:rFonts w:ascii="Times New Roman" w:hAnsi="Times New Roman" w:cs="Times New Roman"/>
              <w:noProof/>
              <w:sz w:val="24"/>
              <w:szCs w:val="24"/>
            </w:rPr>
          </w:rPrChange>
        </w:rPr>
      </w:pPr>
      <w:proofErr w:type="spellStart"/>
      <w:r w:rsidRPr="00604EDE">
        <w:rPr>
          <w:rFonts w:ascii="Times New Roman" w:hAnsi="Times New Roman" w:cs="Times New Roman"/>
          <w:sz w:val="24"/>
          <w:szCs w:val="24"/>
          <w:rPrChange w:id="1022" w:author="Caitlin Jeffrey" w:date="2023-07-05T16:23:00Z">
            <w:rPr>
              <w:rFonts w:ascii="Times New Roman" w:hAnsi="Times New Roman" w:cs="Times New Roman"/>
              <w:noProof/>
              <w:sz w:val="24"/>
              <w:szCs w:val="24"/>
            </w:rPr>
          </w:rPrChange>
        </w:rPr>
        <w:t>Chrsitine</w:t>
      </w:r>
      <w:proofErr w:type="spellEnd"/>
      <w:r w:rsidRPr="00604EDE">
        <w:rPr>
          <w:rFonts w:ascii="Times New Roman" w:hAnsi="Times New Roman" w:cs="Times New Roman"/>
          <w:sz w:val="24"/>
          <w:szCs w:val="24"/>
          <w:rPrChange w:id="1023" w:author="Caitlin Jeffrey" w:date="2023-07-05T16:23:00Z">
            <w:rPr>
              <w:rFonts w:ascii="Times New Roman" w:hAnsi="Times New Roman" w:cs="Times New Roman"/>
              <w:noProof/>
              <w:sz w:val="24"/>
              <w:szCs w:val="24"/>
            </w:rPr>
          </w:rPrChange>
        </w:rPr>
        <w:t>: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1024"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025"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1026"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027"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1028"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029"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1030"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031"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1032"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1033"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1034"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1035"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1036"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1037"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1038"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1039"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1040"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1041"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1042"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1043"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commentRangeStart w:id="1044"/>
      <w:r w:rsidRPr="00604EDE">
        <w:rPr>
          <w:b/>
          <w:bCs/>
          <w:i/>
          <w:iCs/>
        </w:rPr>
        <w:t>Comparison of bulk tank milk udder health measures, a</w:t>
      </w:r>
      <w:commentRangeStart w:id="1045"/>
      <w:r w:rsidRPr="00604EDE">
        <w:rPr>
          <w:b/>
          <w:bCs/>
          <w:i/>
          <w:iCs/>
        </w:rPr>
        <w:t>erobic culture data</w:t>
      </w:r>
      <w:commentRangeEnd w:id="1045"/>
      <w:r w:rsidRPr="00604EDE">
        <w:rPr>
          <w:rStyle w:val="CommentReference"/>
        </w:rPr>
        <w:commentReference w:id="1045"/>
      </w:r>
      <w:r w:rsidRPr="00604EDE">
        <w:rPr>
          <w:b/>
          <w:bCs/>
          <w:i/>
          <w:iCs/>
        </w:rPr>
        <w:t>, and hygiene scores by facility type</w:t>
      </w:r>
      <w:commentRangeEnd w:id="1044"/>
      <w:r w:rsidRPr="00604EDE">
        <w:rPr>
          <w:rStyle w:val="CommentReference"/>
        </w:rPr>
        <w:commentReference w:id="1044"/>
      </w:r>
    </w:p>
    <w:p w14:paraId="0EC43772" w14:textId="77777777" w:rsidR="009910FE" w:rsidRPr="00604EDE" w:rsidRDefault="009910FE" w:rsidP="009910FE">
      <w:pPr>
        <w:rPr>
          <w:b/>
          <w:bCs/>
        </w:rPr>
      </w:pPr>
      <w:r w:rsidRPr="00604EDE">
        <w:rPr>
          <w:b/>
          <w:bCs/>
          <w:rPrChange w:id="1046" w:author="Caitlin Jeffrey" w:date="2023-07-05T16:23:00Z">
            <w:rPr>
              <w:b/>
              <w:bCs/>
              <w:noProof/>
            </w:rPr>
          </w:rPrChange>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604EDE">
        <w:rPr>
          <w:b/>
          <w:bCs/>
          <w:rPrChange w:id="1047" w:author="Caitlin Jeffrey" w:date="2023-07-05T16:23:00Z">
            <w:rPr>
              <w:b/>
              <w:bCs/>
              <w:noProof/>
            </w:rPr>
          </w:rPrChange>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1048" w:author="Caitlin Jeffrey" w:date="2023-06-30T11:50:00Z">
        <w:r w:rsidR="002C11B2" w:rsidRPr="00604EDE">
          <w:t>ly-elevated SCC</w:t>
        </w:r>
      </w:ins>
      <w:del w:id="1049" w:author="Caitlin Jeffrey" w:date="2023-06-30T11:50:00Z">
        <w:r w:rsidRPr="00604EDE" w:rsidDel="002C11B2">
          <w:delText xml:space="preserve"> IMI</w:delText>
        </w:r>
      </w:del>
      <w:r w:rsidRPr="00604EDE">
        <w:t xml:space="preserve"> by facility type, wh</w:t>
      </w:r>
      <w:ins w:id="1050" w:author="Caitlin Jeffrey" w:date="2023-06-30T11:50:00Z">
        <w:r w:rsidR="002C11B2" w:rsidRPr="00604EDE">
          <w:t xml:space="preserve">ich </w:t>
        </w:r>
      </w:ins>
      <w:del w:id="1051"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 new</w:t>
      </w:r>
      <w:ins w:id="1052" w:author="Caitlin Jeffrey" w:date="2023-06-30T11:51:00Z">
        <w:r w:rsidR="00393013" w:rsidRPr="00604EDE">
          <w:t>ly-elevated SCC</w:t>
        </w:r>
      </w:ins>
      <w:del w:id="1053" w:author="Caitlin Jeffrey" w:date="2023-06-30T11:51:00Z">
        <w:r w:rsidRPr="00604EDE" w:rsidDel="00393013">
          <w:delText xml:space="preserve"> IMI</w:delText>
        </w:r>
      </w:del>
      <w:r w:rsidRPr="00604EDE">
        <w:t xml:space="preserve"> between any of the three facility types (</w:t>
      </w:r>
      <w:proofErr w:type="gramStart"/>
      <w:r w:rsidRPr="00604EDE">
        <w:t>F(</w:t>
      </w:r>
      <w:proofErr w:type="gramEnd"/>
      <w:r w:rsidRPr="00604EDE">
        <w:t xml:space="preserve">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604EDE">
        <w:rPr>
          <w:color w:val="7030A0"/>
          <w:rPrChange w:id="1054" w:author="Caitlin Jeffrey" w:date="2023-07-05T16:23:00Z">
            <w:rPr>
              <w:noProof/>
              <w:color w:val="7030A0"/>
            </w:rPr>
          </w:rPrChange>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1055" w:author="Caitlin Jeffrey" w:date="2023-06-30T11:20:00Z">
        <w:r w:rsidRPr="00604EDE" w:rsidDel="002B746A">
          <w:delText>chronic IMI</w:delText>
        </w:r>
      </w:del>
      <w:ins w:id="1056" w:author="Caitlin Jeffrey" w:date="2023-06-30T11:20:00Z">
        <w:r w:rsidR="002B746A" w:rsidRPr="00604EDE">
          <w:t>chronically-elevated SCC</w:t>
        </w:r>
      </w:ins>
      <w:r w:rsidRPr="00604EDE">
        <w:t xml:space="preserve"> by facility type, w</w:t>
      </w:r>
      <w:ins w:id="1057" w:author="Caitlin Jeffrey" w:date="2023-06-30T11:20:00Z">
        <w:r w:rsidR="002B746A" w:rsidRPr="00604EDE">
          <w:t xml:space="preserve">hich </w:t>
        </w:r>
      </w:ins>
      <w:del w:id="1058"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1059" w:author="Caitlin Jeffrey" w:date="2023-06-30T11:20:00Z">
        <w:r w:rsidRPr="00604EDE" w:rsidDel="002B746A">
          <w:delText>chronic IMI</w:delText>
        </w:r>
      </w:del>
      <w:ins w:id="1060" w:author="Caitlin Jeffrey" w:date="2023-06-30T11:20:00Z">
        <w:r w:rsidR="002B746A" w:rsidRPr="00604EDE">
          <w:t>chronically-elevated SCC</w:t>
        </w:r>
      </w:ins>
      <w:r w:rsidRPr="00604EDE">
        <w:t xml:space="preserve"> between any of the three facility types (</w:t>
      </w:r>
      <w:proofErr w:type="gramStart"/>
      <w:r w:rsidRPr="00604EDE">
        <w:t>F(</w:t>
      </w:r>
      <w:proofErr w:type="gramEnd"/>
      <w:r w:rsidRPr="00604EDE">
        <w:t xml:space="preserve">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604EDE">
        <w:rPr>
          <w:color w:val="7030A0"/>
          <w:rPrChange w:id="1061" w:author="Caitlin Jeffrey" w:date="2023-07-05T16:23:00Z">
            <w:rPr>
              <w:noProof/>
              <w:color w:val="7030A0"/>
            </w:rPr>
          </w:rPrChange>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1062" w:author="Caitlin Jeffrey" w:date="2023-06-30T13:20:00Z">
        <w:r w:rsidR="00757FC5" w:rsidRPr="00604EDE">
          <w:t>ele</w:t>
        </w:r>
      </w:ins>
      <w:ins w:id="1063" w:author="Caitlin Jeffrey" w:date="2023-06-30T13:21:00Z">
        <w:r w:rsidR="00757FC5" w:rsidRPr="00604EDE">
          <w:t>vated SCC</w:t>
        </w:r>
      </w:ins>
      <w:del w:id="1064" w:author="Caitlin Jeffrey" w:date="2023-06-30T13:20:00Z">
        <w:r w:rsidRPr="00604EDE" w:rsidDel="00757FC5">
          <w:delText>any IMI</w:delText>
        </w:r>
      </w:del>
      <w:r w:rsidRPr="00604EDE">
        <w:t xml:space="preserve"> by facility type, wh</w:t>
      </w:r>
      <w:ins w:id="1065" w:author="Caitlin Jeffrey" w:date="2023-06-30T13:21:00Z">
        <w:r w:rsidR="00757FC5" w:rsidRPr="00604EDE">
          <w:t>ich</w:t>
        </w:r>
      </w:ins>
      <w:del w:id="1066"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1067" w:author="Caitlin Jeffrey" w:date="2023-06-30T13:21:00Z">
        <w:r w:rsidR="00623275" w:rsidRPr="00604EDE">
          <w:t xml:space="preserve">n elevated SCC </w:t>
        </w:r>
      </w:ins>
      <w:del w:id="1068" w:author="Caitlin Jeffrey" w:date="2023-06-30T11:51:00Z">
        <w:r w:rsidRPr="00604EDE" w:rsidDel="00393013">
          <w:delText xml:space="preserve"> new</w:delText>
        </w:r>
      </w:del>
      <w:del w:id="1069" w:author="Caitlin Jeffrey" w:date="2023-06-30T13:21:00Z">
        <w:r w:rsidRPr="00604EDE" w:rsidDel="00623275">
          <w:delText xml:space="preserve"> IMI </w:delText>
        </w:r>
      </w:del>
      <w:r w:rsidRPr="00604EDE">
        <w:t>between any of the three facility types (</w:t>
      </w:r>
      <w:proofErr w:type="gramStart"/>
      <w:r w:rsidRPr="00604EDE">
        <w:t>F(</w:t>
      </w:r>
      <w:proofErr w:type="gramEnd"/>
      <w:r w:rsidRPr="00604EDE">
        <w:t xml:space="preserve">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604EDE">
        <w:rPr>
          <w:rPrChange w:id="1070" w:author="Caitlin Jeffrey" w:date="2023-07-05T16:23:00Z">
            <w:rPr>
              <w:noProof/>
            </w:rPr>
          </w:rPrChange>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w:t>
      </w:r>
      <w:proofErr w:type="gramStart"/>
      <w:r w:rsidRPr="00604EDE">
        <w:t>F(</w:t>
      </w:r>
      <w:proofErr w:type="gramEnd"/>
      <w:r w:rsidRPr="00604EDE">
        <w:t xml:space="preserve">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604EDE">
        <w:rPr>
          <w:color w:val="7030A0"/>
          <w:rPrChange w:id="1071" w:author="Caitlin Jeffrey" w:date="2023-07-05T16:23:00Z">
            <w:rPr>
              <w:noProof/>
              <w:color w:val="7030A0"/>
            </w:rPr>
          </w:rPrChange>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 xml:space="preserve">The variances are not homogenous for this analysis…. Violates an assumption of the regular ANOVA; can’t do Kruskal-Wallis with unequal variance either; </w:t>
      </w:r>
      <w:proofErr w:type="gramStart"/>
      <w:r w:rsidRPr="00604EDE">
        <w:rPr>
          <w:i/>
          <w:iCs/>
          <w:color w:val="7030A0"/>
        </w:rPr>
        <w:t>so</w:t>
      </w:r>
      <w:proofErr w:type="gramEnd"/>
      <w:r w:rsidRPr="00604EDE">
        <w:rPr>
          <w:i/>
          <w:iCs/>
          <w:color w:val="7030A0"/>
        </w:rPr>
        <w:t xml:space="preserve">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1072"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1073" w:author="Caitlin Jeffrey" w:date="2023-06-30T10:39:00Z">
        <w:r w:rsidRPr="00604EDE" w:rsidDel="00E870FF">
          <w:delText xml:space="preserve">unweighted </w:delText>
        </w:r>
      </w:del>
      <w:r w:rsidRPr="00604EDE">
        <w:t>linear score of cows in a herd between any of the three facility types (</w:t>
      </w:r>
      <w:proofErr w:type="gramStart"/>
      <w:r w:rsidRPr="00604EDE">
        <w:t>F(</w:t>
      </w:r>
      <w:proofErr w:type="gramEnd"/>
      <w:r w:rsidRPr="00604EDE">
        <w:t xml:space="preserve">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1074" w:author="Caitlin Jeffrey" w:date="2023-06-30T10:39:00Z"/>
          <w:color w:val="7030A0"/>
        </w:rPr>
      </w:pPr>
      <w:del w:id="1075" w:author="Caitlin Jeffrey" w:date="2023-06-30T10:39:00Z">
        <w:r w:rsidRPr="00604EDE" w:rsidDel="00E870FF">
          <w:rPr>
            <w:color w:val="7030A0"/>
            <w:rPrChange w:id="1076" w:author="Caitlin Jeffrey" w:date="2023-07-05T16:23:00Z">
              <w:rPr>
                <w:noProof/>
                <w:color w:val="7030A0"/>
              </w:rPr>
            </w:rPrChange>
          </w:rPr>
          <w:lastRenderedPageBreak/>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1077" w:author="Caitlin Jeffrey" w:date="2023-06-30T10:39:00Z"/>
          <w:i/>
          <w:iCs/>
          <w:color w:val="7030A0"/>
        </w:rPr>
      </w:pPr>
      <w:del w:id="1078"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1079" w:author="Caitlin Jeffrey" w:date="2023-06-30T10:39:00Z"/>
        </w:rPr>
      </w:pPr>
      <w:del w:id="1080"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604EDE">
        <w:rPr>
          <w:color w:val="7030A0"/>
          <w:rPrChange w:id="1081" w:author="Caitlin Jeffrey" w:date="2023-07-05T16:23:00Z">
            <w:rPr>
              <w:noProof/>
              <w:color w:val="7030A0"/>
            </w:rPr>
          </w:rPrChange>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1082"/>
      <w:r w:rsidRPr="00604EDE">
        <w:rPr>
          <w:b/>
          <w:bCs/>
        </w:rPr>
        <w:t xml:space="preserve">Figure </w:t>
      </w:r>
      <w:ins w:id="1083" w:author="Caitlin Jeffrey" w:date="2023-06-30T10:39:00Z">
        <w:r w:rsidR="00E870FF" w:rsidRPr="00604EDE">
          <w:rPr>
            <w:b/>
            <w:bCs/>
          </w:rPr>
          <w:t>7</w:t>
        </w:r>
      </w:ins>
      <w:del w:id="1084" w:author="Caitlin Jeffrey" w:date="2023-06-30T10:39:00Z">
        <w:r w:rsidRPr="00604EDE" w:rsidDel="00E870FF">
          <w:rPr>
            <w:b/>
            <w:bCs/>
          </w:rPr>
          <w:delText>8</w:delText>
        </w:r>
      </w:del>
      <w:r w:rsidRPr="00604EDE">
        <w:rPr>
          <w:b/>
          <w:bCs/>
        </w:rPr>
        <w:t xml:space="preserve">. </w:t>
      </w:r>
      <w:r w:rsidRPr="00604EDE">
        <w:t xml:space="preserve">Mean hygiene </w:t>
      </w:r>
      <w:commentRangeEnd w:id="1082"/>
      <w:r w:rsidRPr="00604EDE">
        <w:rPr>
          <w:rStyle w:val="CommentReference"/>
        </w:rPr>
        <w:commentReference w:id="1082"/>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w:t>
      </w:r>
      <w:proofErr w:type="gramStart"/>
      <w:r w:rsidRPr="00604EDE">
        <w:t>F(</w:t>
      </w:r>
      <w:proofErr w:type="gramEnd"/>
      <w:r w:rsidRPr="00604EDE">
        <w:t xml:space="preserve">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604EDE">
        <w:rPr>
          <w:color w:val="7030A0"/>
          <w:rPrChange w:id="1085" w:author="Caitlin Jeffrey" w:date="2023-07-05T16:23:00Z">
            <w:rPr>
              <w:noProof/>
              <w:color w:val="7030A0"/>
            </w:rPr>
          </w:rPrChange>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w:t>
      </w:r>
      <w:proofErr w:type="gramStart"/>
      <w:r w:rsidRPr="00604EDE">
        <w:t>F(</w:t>
      </w:r>
      <w:proofErr w:type="gramEnd"/>
      <w:r w:rsidRPr="00604EDE">
        <w:t xml:space="preserve">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042E1EFA" w14:textId="77777777" w:rsidR="00AF7E8C" w:rsidRPr="00604EDE" w:rsidRDefault="00AF7E8C">
      <w:pPr>
        <w:rPr>
          <w:rFonts w:ascii="Times New Roman" w:hAnsi="Times New Roman" w:cs="Times New Roman"/>
          <w:b/>
          <w:bCs/>
          <w:sz w:val="24"/>
          <w:szCs w:val="24"/>
          <w:rPrChange w:id="1086" w:author="Caitlin Jeffrey" w:date="2023-07-05T16:23:00Z">
            <w:rPr>
              <w:rFonts w:ascii="Times New Roman" w:hAnsi="Times New Roman" w:cs="Times New Roman"/>
              <w:b/>
              <w:bCs/>
              <w:noProof/>
              <w:sz w:val="24"/>
              <w:szCs w:val="24"/>
            </w:rPr>
          </w:rPrChange>
        </w:rPr>
      </w:pPr>
    </w:p>
    <w:sectPr w:rsidR="00AF7E8C" w:rsidRPr="00604EDE"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4"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 w:author="Caitlin Jeffrey" w:date="2023-06-12T14:15:00Z" w:initials="CJ">
    <w:p w14:paraId="10B76DDB" w14:textId="151E50C7" w:rsidR="00F40209" w:rsidRDefault="00F40209">
      <w:pPr>
        <w:pStyle w:val="CommentText"/>
      </w:pPr>
      <w:r>
        <w:rPr>
          <w:rStyle w:val="CommentReference"/>
        </w:rPr>
        <w:annotationRef/>
      </w:r>
      <w:r>
        <w:t>Change “</w:t>
      </w:r>
      <w:proofErr w:type="spellStart"/>
      <w:r>
        <w:t>anyimi</w:t>
      </w:r>
      <w:proofErr w:type="spellEnd"/>
      <w:r>
        <w:t>” to high</w:t>
      </w:r>
      <w:r w:rsidR="00313C6E">
        <w:t xml:space="preserve"> SCC </w:t>
      </w:r>
      <w:proofErr w:type="spellStart"/>
      <w:r w:rsidR="00313C6E">
        <w:t>prevalance</w:t>
      </w:r>
      <w:proofErr w:type="spellEnd"/>
    </w:p>
  </w:comment>
  <w:comment w:id="47"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48"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49"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50"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51"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53"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54" w:author="Caitlin Jeffrey" w:date="2023-05-15T08:01:00Z" w:initials="CJ">
    <w:p w14:paraId="474C1430" w14:textId="77777777"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 as Tucker’s data wasn’t reliable?</w:t>
      </w:r>
    </w:p>
  </w:comment>
  <w:comment w:id="55" w:author="Caitlin Jeffrey" w:date="2022-05-23T17:58:00Z" w:initials="CJ">
    <w:p w14:paraId="0C706CE1" w14:textId="77777777" w:rsidR="00026EE6" w:rsidRDefault="00026EE6" w:rsidP="00026EE6">
      <w:pPr>
        <w:pStyle w:val="CommentText"/>
      </w:pPr>
      <w:r>
        <w:rPr>
          <w:rStyle w:val="CommentReference"/>
        </w:rPr>
        <w:annotationRef/>
      </w:r>
      <w:r>
        <w:rPr>
          <w:noProof/>
        </w:rPr>
        <w:t>may need to edit this to be a little more different than patel paper</w:t>
      </w:r>
    </w:p>
  </w:comment>
  <w:comment w:id="93" w:author="Caitlin Jeffrey" w:date="2023-05-25T15:49:00Z" w:initials="CJ">
    <w:p w14:paraId="5845DB56" w14:textId="77777777" w:rsidR="0011401F" w:rsidRDefault="0011401F" w:rsidP="0011401F">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110"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114"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143" w:author="Caitlin Jeffrey" w:date="2023-05-15T05:58:00Z" w:initials="CJ">
    <w:p w14:paraId="0B068A48" w14:textId="77777777" w:rsidR="00131683" w:rsidRDefault="00131683" w:rsidP="0013168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151"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171"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172" w:author="Caitlin Jeffrey" w:date="2023-05-12T15:57:00Z" w:initials="CJ">
    <w:p w14:paraId="2AD318D8" w14:textId="00A38CCC"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w:t>
      </w:r>
    </w:p>
  </w:comment>
  <w:comment w:id="191" w:author="Caitlin Jeffrey" w:date="2023-06-26T13:40:00Z" w:initials="CJ">
    <w:p w14:paraId="64BB8E57" w14:textId="0A5079AC" w:rsidR="003B2777" w:rsidRDefault="003B2777">
      <w:pPr>
        <w:pStyle w:val="CommentText"/>
      </w:pPr>
      <w:r>
        <w:rPr>
          <w:rStyle w:val="CommentReference"/>
        </w:rPr>
        <w:annotationRef/>
      </w:r>
    </w:p>
  </w:comment>
  <w:comment w:id="193"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203"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206"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214"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224" w:author="Caitlin Jeffrey" w:date="2022-05-19T18:42:00Z" w:initials="CJ">
    <w:p w14:paraId="1EEB30E7" w14:textId="77777777" w:rsidR="00895B63" w:rsidRDefault="00895B63" w:rsidP="00895B63">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237"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244"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264"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265"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267"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341"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357"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362"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363" w:author="Caitlin Jeffrey" w:date="2023-06-05T14:16:00Z" w:initials="CJ">
    <w:p w14:paraId="147C8543" w14:textId="77777777" w:rsidR="00A21424" w:rsidRDefault="00A21424" w:rsidP="00A21424">
      <w:pPr>
        <w:pStyle w:val="CommentText"/>
      </w:pPr>
      <w:r>
        <w:rPr>
          <w:rStyle w:val="CommentReference"/>
        </w:rPr>
        <w:annotationRef/>
      </w:r>
      <w:r>
        <w:t>Add a reference – where do coliforms come from?</w:t>
      </w:r>
    </w:p>
  </w:comment>
  <w:comment w:id="364" w:author="Caitlin Jeffrey" w:date="2023-07-05T13:24:00Z" w:initials="CJ">
    <w:p w14:paraId="3783E7F2" w14:textId="624BFC1F" w:rsidR="00EF6C7C" w:rsidRDefault="00EF6C7C">
      <w:pPr>
        <w:pStyle w:val="CommentText"/>
      </w:pPr>
      <w:r>
        <w:rPr>
          <w:rStyle w:val="CommentReference"/>
        </w:rPr>
        <w:annotationRef/>
      </w:r>
      <w:r>
        <w:t>Can’t figure out how long their samples spent in freezer</w:t>
      </w:r>
      <w:r w:rsidR="00575081">
        <w:t xml:space="preserve">, for comparison’s sake for coliforms… </w:t>
      </w:r>
      <w:proofErr w:type="gramStart"/>
      <w:r w:rsidR="00575081">
        <w:t>our</w:t>
      </w:r>
      <w:proofErr w:type="gramEnd"/>
      <w:r w:rsidR="00575081">
        <w:t xml:space="preserve"> were in there for a few months? Does coliform count steadily decrease with time in freezer?</w:t>
      </w:r>
    </w:p>
  </w:comment>
  <w:comment w:id="365"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366"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367"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368"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405"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406" w:author="Caitlin Jeffrey" w:date="2023-06-12T09:07:00Z" w:initials="CJ">
    <w:p w14:paraId="38C0799D" w14:textId="77777777" w:rsidR="00A21424" w:rsidRDefault="00A21424" w:rsidP="00A21424">
      <w:pPr>
        <w:pStyle w:val="CommentText"/>
      </w:pPr>
      <w:r>
        <w:rPr>
          <w:rStyle w:val="CommentReference"/>
        </w:rPr>
        <w:annotationRef/>
      </w:r>
      <w:r>
        <w:t xml:space="preserve">Add in section comparing what production metrics </w:t>
      </w:r>
      <w:proofErr w:type="spellStart"/>
      <w:r>
        <w:t>i</w:t>
      </w:r>
      <w:proofErr w:type="spellEnd"/>
      <w:r>
        <w:t xml:space="preserve"> could find</w:t>
      </w:r>
    </w:p>
  </w:comment>
  <w:comment w:id="416"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417"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418"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419"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427" w:author="Caitlin Jeffrey" w:date="2023-07-05T15:29:00Z" w:initials="CJ">
    <w:p w14:paraId="5F52ABDC" w14:textId="35236A25" w:rsidR="00761AEF" w:rsidRDefault="00761AEF">
      <w:pPr>
        <w:pStyle w:val="CommentText"/>
      </w:pPr>
      <w:r>
        <w:rPr>
          <w:rStyle w:val="CommentReference"/>
        </w:rPr>
        <w:annotationRef/>
      </w:r>
      <w:r w:rsidR="00912812">
        <w:t xml:space="preserve">Leso review- </w:t>
      </w:r>
      <w:r w:rsidR="004526F3">
        <w:t>should be sufficient</w:t>
      </w:r>
    </w:p>
  </w:comment>
  <w:comment w:id="546"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550"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554"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556"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602"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1045"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1044"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1082"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0C706CE1" w15:done="0"/>
  <w15:commentEx w15:paraId="5845DB56" w15:done="0"/>
  <w15:commentEx w15:paraId="7BDA6FF6" w15:done="0"/>
  <w15:commentEx w15:paraId="060638F7" w15:done="0"/>
  <w15:commentEx w15:paraId="0B068A48" w15:done="0"/>
  <w15:commentEx w15:paraId="14F3A183" w15:done="0"/>
  <w15:commentEx w15:paraId="1F2CF706" w15:done="0"/>
  <w15:commentEx w15:paraId="2AD318D8" w15:done="0"/>
  <w15:commentEx w15:paraId="64BB8E57"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6D3B3C13" w15:done="0"/>
  <w15:commentEx w15:paraId="147C8543" w15:done="0"/>
  <w15:commentEx w15:paraId="3783E7F2"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4FDAA9" w16cex:dateUtc="2023-05-25T19:49:00Z"/>
  <w16cex:commentExtensible w16cex:durableId="280C6EC0" w16cex:dateUtc="2023-05-15T12:41:00Z"/>
  <w16cex:commentExtensible w16cex:durableId="280C727D" w16cex:dateUtc="2023-05-15T12:57:00Z"/>
  <w16cex:commentExtensible w16cex:durableId="284FE140" w16cex:dateUtc="2023-05-15T09:58:00Z"/>
  <w16cex:commentExtensible w16cex:durableId="284FE13F" w16cex:dateUtc="2022-06-14T15:22:00Z"/>
  <w16cex:commentExtensible w16cex:durableId="282DA811" w16cex:dateUtc="2023-06-09T17:30:00Z"/>
  <w16cex:commentExtensible w16cex:durableId="2808E07D" w16cex:dateUtc="2023-05-12T19:57:00Z"/>
  <w16cex:commentExtensible w16cex:durableId="284413E0" w16cex:dateUtc="2023-06-26T17:4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22F96D" w16cex:dateUtc="2023-06-01T15:03:00Z"/>
  <w16cex:commentExtensible w16cex:durableId="28286CDA" w16cex:dateUtc="2023-06-05T18:16:00Z"/>
  <w16cex:commentExtensible w16cex:durableId="284FED74" w16cex:dateUtc="2023-07-05T17:24: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0C706CE1" w16cid:durableId="263649C4"/>
  <w16cid:commentId w16cid:paraId="5845DB56" w16cid:durableId="284FDAA9"/>
  <w16cid:commentId w16cid:paraId="7BDA6FF6" w16cid:durableId="280C6EC0"/>
  <w16cid:commentId w16cid:paraId="060638F7" w16cid:durableId="280C727D"/>
  <w16cid:commentId w16cid:paraId="0B068A48" w16cid:durableId="284FE140"/>
  <w16cid:commentId w16cid:paraId="14F3A183" w16cid:durableId="284FE13F"/>
  <w16cid:commentId w16cid:paraId="1F2CF706" w16cid:durableId="282DA811"/>
  <w16cid:commentId w16cid:paraId="2AD318D8" w16cid:durableId="2808E07D"/>
  <w16cid:commentId w16cid:paraId="64BB8E57" w16cid:durableId="284413E0"/>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D3B3C13" w16cid:durableId="2822F96D"/>
  <w16cid:commentId w16cid:paraId="147C8543" w16cid:durableId="28286CDA"/>
  <w16cid:commentId w16cid:paraId="3783E7F2" w16cid:durableId="284FED74"/>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AEBC" w14:textId="77777777" w:rsidR="003E7A26" w:rsidRDefault="003E7A26">
      <w:pPr>
        <w:spacing w:after="0" w:line="240" w:lineRule="auto"/>
      </w:pPr>
      <w:r>
        <w:separator/>
      </w:r>
    </w:p>
  </w:endnote>
  <w:endnote w:type="continuationSeparator" w:id="0">
    <w:p w14:paraId="0BD51866" w14:textId="77777777" w:rsidR="003E7A26" w:rsidRDefault="003E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5EBFA" w14:textId="77777777" w:rsidR="003E7A26" w:rsidRDefault="003E7A26">
      <w:pPr>
        <w:spacing w:after="0" w:line="240" w:lineRule="auto"/>
      </w:pPr>
      <w:r>
        <w:separator/>
      </w:r>
    </w:p>
  </w:footnote>
  <w:footnote w:type="continuationSeparator" w:id="0">
    <w:p w14:paraId="58401144" w14:textId="77777777" w:rsidR="003E7A26" w:rsidRDefault="003E7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18DC"/>
    <w:rsid w:val="0000478B"/>
    <w:rsid w:val="0001071E"/>
    <w:rsid w:val="000108C1"/>
    <w:rsid w:val="0001480A"/>
    <w:rsid w:val="00016BD8"/>
    <w:rsid w:val="00016DA9"/>
    <w:rsid w:val="00023F67"/>
    <w:rsid w:val="00026EE6"/>
    <w:rsid w:val="00034951"/>
    <w:rsid w:val="00034B10"/>
    <w:rsid w:val="000351E9"/>
    <w:rsid w:val="0003598E"/>
    <w:rsid w:val="00036FB3"/>
    <w:rsid w:val="000375E7"/>
    <w:rsid w:val="000507F4"/>
    <w:rsid w:val="00054801"/>
    <w:rsid w:val="00056584"/>
    <w:rsid w:val="00057CE1"/>
    <w:rsid w:val="000640E6"/>
    <w:rsid w:val="00066E66"/>
    <w:rsid w:val="00072C78"/>
    <w:rsid w:val="0007764E"/>
    <w:rsid w:val="00081233"/>
    <w:rsid w:val="000829F6"/>
    <w:rsid w:val="000840F1"/>
    <w:rsid w:val="000852C0"/>
    <w:rsid w:val="00085C80"/>
    <w:rsid w:val="00087FBC"/>
    <w:rsid w:val="0009112F"/>
    <w:rsid w:val="00092F7B"/>
    <w:rsid w:val="000A3FE6"/>
    <w:rsid w:val="000B3194"/>
    <w:rsid w:val="000B3518"/>
    <w:rsid w:val="000C05E2"/>
    <w:rsid w:val="000C13FA"/>
    <w:rsid w:val="000D0165"/>
    <w:rsid w:val="000D352F"/>
    <w:rsid w:val="000D4576"/>
    <w:rsid w:val="000D589C"/>
    <w:rsid w:val="000E0ED0"/>
    <w:rsid w:val="000E1390"/>
    <w:rsid w:val="000E362D"/>
    <w:rsid w:val="000E3D53"/>
    <w:rsid w:val="000F01BF"/>
    <w:rsid w:val="000F1C15"/>
    <w:rsid w:val="0010405F"/>
    <w:rsid w:val="00107FFE"/>
    <w:rsid w:val="001115F8"/>
    <w:rsid w:val="0011401F"/>
    <w:rsid w:val="001140FA"/>
    <w:rsid w:val="0012082F"/>
    <w:rsid w:val="00121066"/>
    <w:rsid w:val="00123751"/>
    <w:rsid w:val="0012615E"/>
    <w:rsid w:val="001277F9"/>
    <w:rsid w:val="00131683"/>
    <w:rsid w:val="00132EFF"/>
    <w:rsid w:val="001360ED"/>
    <w:rsid w:val="00140D19"/>
    <w:rsid w:val="00145EE9"/>
    <w:rsid w:val="00151CA9"/>
    <w:rsid w:val="001530FF"/>
    <w:rsid w:val="00153A11"/>
    <w:rsid w:val="00156A22"/>
    <w:rsid w:val="00157F8A"/>
    <w:rsid w:val="00160775"/>
    <w:rsid w:val="001611B7"/>
    <w:rsid w:val="0016219C"/>
    <w:rsid w:val="00162C08"/>
    <w:rsid w:val="00165FE8"/>
    <w:rsid w:val="0017357C"/>
    <w:rsid w:val="001803F0"/>
    <w:rsid w:val="0018138D"/>
    <w:rsid w:val="00181659"/>
    <w:rsid w:val="00184B8F"/>
    <w:rsid w:val="00185A8E"/>
    <w:rsid w:val="0018692E"/>
    <w:rsid w:val="00186C89"/>
    <w:rsid w:val="00191DC7"/>
    <w:rsid w:val="001964A0"/>
    <w:rsid w:val="00197922"/>
    <w:rsid w:val="001A37B3"/>
    <w:rsid w:val="001A7E4F"/>
    <w:rsid w:val="001B0CF2"/>
    <w:rsid w:val="001B25DA"/>
    <w:rsid w:val="001B27BA"/>
    <w:rsid w:val="001B6A85"/>
    <w:rsid w:val="001C00E1"/>
    <w:rsid w:val="001C29D8"/>
    <w:rsid w:val="001C4A4D"/>
    <w:rsid w:val="001D5FF4"/>
    <w:rsid w:val="001F0473"/>
    <w:rsid w:val="001F2484"/>
    <w:rsid w:val="001F4C30"/>
    <w:rsid w:val="001F6C16"/>
    <w:rsid w:val="002048A9"/>
    <w:rsid w:val="00204D89"/>
    <w:rsid w:val="00205EC3"/>
    <w:rsid w:val="00206018"/>
    <w:rsid w:val="00207F03"/>
    <w:rsid w:val="00210888"/>
    <w:rsid w:val="00214A2F"/>
    <w:rsid w:val="002159A8"/>
    <w:rsid w:val="002162F9"/>
    <w:rsid w:val="0021712A"/>
    <w:rsid w:val="002172F8"/>
    <w:rsid w:val="00223E2C"/>
    <w:rsid w:val="002276B4"/>
    <w:rsid w:val="00232B21"/>
    <w:rsid w:val="00236998"/>
    <w:rsid w:val="00237E88"/>
    <w:rsid w:val="002401F3"/>
    <w:rsid w:val="002457E7"/>
    <w:rsid w:val="00252532"/>
    <w:rsid w:val="00255B43"/>
    <w:rsid w:val="002651AF"/>
    <w:rsid w:val="00265555"/>
    <w:rsid w:val="00265C03"/>
    <w:rsid w:val="0027060D"/>
    <w:rsid w:val="002706BC"/>
    <w:rsid w:val="00273F6C"/>
    <w:rsid w:val="0027467A"/>
    <w:rsid w:val="00275615"/>
    <w:rsid w:val="002776CC"/>
    <w:rsid w:val="00285268"/>
    <w:rsid w:val="00291D0A"/>
    <w:rsid w:val="00294B87"/>
    <w:rsid w:val="00294E13"/>
    <w:rsid w:val="002A27F9"/>
    <w:rsid w:val="002A2CAC"/>
    <w:rsid w:val="002A66AA"/>
    <w:rsid w:val="002B004E"/>
    <w:rsid w:val="002B2807"/>
    <w:rsid w:val="002B3074"/>
    <w:rsid w:val="002B746A"/>
    <w:rsid w:val="002C11B2"/>
    <w:rsid w:val="002C2FD0"/>
    <w:rsid w:val="002D022D"/>
    <w:rsid w:val="002D0942"/>
    <w:rsid w:val="002D1373"/>
    <w:rsid w:val="002D3803"/>
    <w:rsid w:val="002D499C"/>
    <w:rsid w:val="002D7D83"/>
    <w:rsid w:val="002E3817"/>
    <w:rsid w:val="002E68EC"/>
    <w:rsid w:val="002F5062"/>
    <w:rsid w:val="002F6C23"/>
    <w:rsid w:val="003010AA"/>
    <w:rsid w:val="00303660"/>
    <w:rsid w:val="00303E8F"/>
    <w:rsid w:val="00304311"/>
    <w:rsid w:val="0030752B"/>
    <w:rsid w:val="00313C6E"/>
    <w:rsid w:val="00314E85"/>
    <w:rsid w:val="0031507C"/>
    <w:rsid w:val="00315E63"/>
    <w:rsid w:val="00330140"/>
    <w:rsid w:val="003304BF"/>
    <w:rsid w:val="00330BDC"/>
    <w:rsid w:val="00332D22"/>
    <w:rsid w:val="003353FD"/>
    <w:rsid w:val="0034102A"/>
    <w:rsid w:val="003429F7"/>
    <w:rsid w:val="00344694"/>
    <w:rsid w:val="00344830"/>
    <w:rsid w:val="003450AC"/>
    <w:rsid w:val="003454BB"/>
    <w:rsid w:val="003464DF"/>
    <w:rsid w:val="003467F9"/>
    <w:rsid w:val="00353DA9"/>
    <w:rsid w:val="00355E4C"/>
    <w:rsid w:val="00361820"/>
    <w:rsid w:val="00362604"/>
    <w:rsid w:val="00362A80"/>
    <w:rsid w:val="00364323"/>
    <w:rsid w:val="00373AD7"/>
    <w:rsid w:val="00380943"/>
    <w:rsid w:val="00383505"/>
    <w:rsid w:val="003903BF"/>
    <w:rsid w:val="00393013"/>
    <w:rsid w:val="00393222"/>
    <w:rsid w:val="00393DF5"/>
    <w:rsid w:val="003A0A98"/>
    <w:rsid w:val="003B2777"/>
    <w:rsid w:val="003B5A9E"/>
    <w:rsid w:val="003B69F1"/>
    <w:rsid w:val="003C029F"/>
    <w:rsid w:val="003C1185"/>
    <w:rsid w:val="003D5791"/>
    <w:rsid w:val="003E0763"/>
    <w:rsid w:val="003E500C"/>
    <w:rsid w:val="003E52D2"/>
    <w:rsid w:val="003E7A26"/>
    <w:rsid w:val="003F1E5F"/>
    <w:rsid w:val="003F7C52"/>
    <w:rsid w:val="00403F45"/>
    <w:rsid w:val="00405618"/>
    <w:rsid w:val="00407709"/>
    <w:rsid w:val="00416357"/>
    <w:rsid w:val="00420097"/>
    <w:rsid w:val="00421290"/>
    <w:rsid w:val="00421B27"/>
    <w:rsid w:val="004235C6"/>
    <w:rsid w:val="0042558A"/>
    <w:rsid w:val="004259D7"/>
    <w:rsid w:val="00437928"/>
    <w:rsid w:val="00440D93"/>
    <w:rsid w:val="004423AD"/>
    <w:rsid w:val="00447CAF"/>
    <w:rsid w:val="0045115A"/>
    <w:rsid w:val="004526F3"/>
    <w:rsid w:val="004527BC"/>
    <w:rsid w:val="00460E97"/>
    <w:rsid w:val="00463B02"/>
    <w:rsid w:val="00471F92"/>
    <w:rsid w:val="00472819"/>
    <w:rsid w:val="00474075"/>
    <w:rsid w:val="00476E51"/>
    <w:rsid w:val="00480F5B"/>
    <w:rsid w:val="004832D9"/>
    <w:rsid w:val="004861F1"/>
    <w:rsid w:val="004915D8"/>
    <w:rsid w:val="00492DF8"/>
    <w:rsid w:val="00495549"/>
    <w:rsid w:val="00496972"/>
    <w:rsid w:val="00497BEC"/>
    <w:rsid w:val="004A0167"/>
    <w:rsid w:val="004A5ACF"/>
    <w:rsid w:val="004A63E7"/>
    <w:rsid w:val="004A7E61"/>
    <w:rsid w:val="004C4853"/>
    <w:rsid w:val="004C7629"/>
    <w:rsid w:val="004E2574"/>
    <w:rsid w:val="004E382B"/>
    <w:rsid w:val="004E64BD"/>
    <w:rsid w:val="004E7B12"/>
    <w:rsid w:val="004F1E66"/>
    <w:rsid w:val="004F2A53"/>
    <w:rsid w:val="004F7A9E"/>
    <w:rsid w:val="00500ABB"/>
    <w:rsid w:val="00502D17"/>
    <w:rsid w:val="005031C1"/>
    <w:rsid w:val="005075BF"/>
    <w:rsid w:val="00514F5E"/>
    <w:rsid w:val="00520DCD"/>
    <w:rsid w:val="0052149C"/>
    <w:rsid w:val="005240E2"/>
    <w:rsid w:val="00527454"/>
    <w:rsid w:val="00531016"/>
    <w:rsid w:val="00541438"/>
    <w:rsid w:val="005457B2"/>
    <w:rsid w:val="00546383"/>
    <w:rsid w:val="00551125"/>
    <w:rsid w:val="00553686"/>
    <w:rsid w:val="00554530"/>
    <w:rsid w:val="0055492A"/>
    <w:rsid w:val="00555C08"/>
    <w:rsid w:val="005577AF"/>
    <w:rsid w:val="00564837"/>
    <w:rsid w:val="00566564"/>
    <w:rsid w:val="00570223"/>
    <w:rsid w:val="0057327A"/>
    <w:rsid w:val="00575081"/>
    <w:rsid w:val="00576EFC"/>
    <w:rsid w:val="00580DC3"/>
    <w:rsid w:val="00581A4A"/>
    <w:rsid w:val="00581B29"/>
    <w:rsid w:val="00585CC2"/>
    <w:rsid w:val="0059460A"/>
    <w:rsid w:val="005A0EF2"/>
    <w:rsid w:val="005A2355"/>
    <w:rsid w:val="005A2433"/>
    <w:rsid w:val="005A4DEC"/>
    <w:rsid w:val="005B017D"/>
    <w:rsid w:val="005B2F51"/>
    <w:rsid w:val="005B464D"/>
    <w:rsid w:val="005C03F1"/>
    <w:rsid w:val="005C3E1E"/>
    <w:rsid w:val="005C4E02"/>
    <w:rsid w:val="005C6835"/>
    <w:rsid w:val="005D714B"/>
    <w:rsid w:val="005E3D96"/>
    <w:rsid w:val="005E45DD"/>
    <w:rsid w:val="005E620F"/>
    <w:rsid w:val="005F0EC1"/>
    <w:rsid w:val="005F6F84"/>
    <w:rsid w:val="00603CA4"/>
    <w:rsid w:val="00604EDE"/>
    <w:rsid w:val="00605602"/>
    <w:rsid w:val="00606736"/>
    <w:rsid w:val="00610BEB"/>
    <w:rsid w:val="0061120E"/>
    <w:rsid w:val="00612EAC"/>
    <w:rsid w:val="0061562A"/>
    <w:rsid w:val="0061580E"/>
    <w:rsid w:val="00623275"/>
    <w:rsid w:val="006238BB"/>
    <w:rsid w:val="00624BD7"/>
    <w:rsid w:val="006259A1"/>
    <w:rsid w:val="0062647D"/>
    <w:rsid w:val="00626846"/>
    <w:rsid w:val="00627918"/>
    <w:rsid w:val="00630DBC"/>
    <w:rsid w:val="00632100"/>
    <w:rsid w:val="00635A1F"/>
    <w:rsid w:val="00640473"/>
    <w:rsid w:val="006450EC"/>
    <w:rsid w:val="0064575E"/>
    <w:rsid w:val="00650B9D"/>
    <w:rsid w:val="00664DC1"/>
    <w:rsid w:val="00685BEF"/>
    <w:rsid w:val="0068645B"/>
    <w:rsid w:val="00687D5A"/>
    <w:rsid w:val="00692DAA"/>
    <w:rsid w:val="006962B3"/>
    <w:rsid w:val="006A500C"/>
    <w:rsid w:val="006A542C"/>
    <w:rsid w:val="006A6D09"/>
    <w:rsid w:val="006B0081"/>
    <w:rsid w:val="006B06ED"/>
    <w:rsid w:val="006B2491"/>
    <w:rsid w:val="006B29D4"/>
    <w:rsid w:val="006C2F6C"/>
    <w:rsid w:val="006C3DA6"/>
    <w:rsid w:val="006C423E"/>
    <w:rsid w:val="006C7FD8"/>
    <w:rsid w:val="006D7503"/>
    <w:rsid w:val="006D7EFC"/>
    <w:rsid w:val="006E24D4"/>
    <w:rsid w:val="006E4291"/>
    <w:rsid w:val="006E4523"/>
    <w:rsid w:val="006E4D06"/>
    <w:rsid w:val="006E5943"/>
    <w:rsid w:val="006E7801"/>
    <w:rsid w:val="006F6B52"/>
    <w:rsid w:val="006F7C5E"/>
    <w:rsid w:val="006F7FE7"/>
    <w:rsid w:val="00701E91"/>
    <w:rsid w:val="007032EA"/>
    <w:rsid w:val="00715191"/>
    <w:rsid w:val="007170B9"/>
    <w:rsid w:val="007222D7"/>
    <w:rsid w:val="0072726D"/>
    <w:rsid w:val="00733CCF"/>
    <w:rsid w:val="00734540"/>
    <w:rsid w:val="00734C54"/>
    <w:rsid w:val="00735AD0"/>
    <w:rsid w:val="0073687C"/>
    <w:rsid w:val="007464AF"/>
    <w:rsid w:val="0075498B"/>
    <w:rsid w:val="007566F7"/>
    <w:rsid w:val="00757487"/>
    <w:rsid w:val="00757FC5"/>
    <w:rsid w:val="007613CE"/>
    <w:rsid w:val="00761AEF"/>
    <w:rsid w:val="007670F6"/>
    <w:rsid w:val="00776831"/>
    <w:rsid w:val="00782E32"/>
    <w:rsid w:val="007836CB"/>
    <w:rsid w:val="00785F63"/>
    <w:rsid w:val="00796FF8"/>
    <w:rsid w:val="007A11F8"/>
    <w:rsid w:val="007A461E"/>
    <w:rsid w:val="007A7A5F"/>
    <w:rsid w:val="007B1EF8"/>
    <w:rsid w:val="007B2DF8"/>
    <w:rsid w:val="007B44D7"/>
    <w:rsid w:val="007B67A3"/>
    <w:rsid w:val="007C11BC"/>
    <w:rsid w:val="007C3870"/>
    <w:rsid w:val="007C737B"/>
    <w:rsid w:val="007C7EC8"/>
    <w:rsid w:val="007D0B95"/>
    <w:rsid w:val="007D0F12"/>
    <w:rsid w:val="007D51DA"/>
    <w:rsid w:val="007E0F06"/>
    <w:rsid w:val="007E1CCE"/>
    <w:rsid w:val="007E26B5"/>
    <w:rsid w:val="007E4BDB"/>
    <w:rsid w:val="007E784A"/>
    <w:rsid w:val="007F0B59"/>
    <w:rsid w:val="00802582"/>
    <w:rsid w:val="00805892"/>
    <w:rsid w:val="00806E14"/>
    <w:rsid w:val="00811465"/>
    <w:rsid w:val="00813341"/>
    <w:rsid w:val="008171FB"/>
    <w:rsid w:val="00821B1B"/>
    <w:rsid w:val="00822356"/>
    <w:rsid w:val="008224C7"/>
    <w:rsid w:val="008245AE"/>
    <w:rsid w:val="008275A2"/>
    <w:rsid w:val="00831F73"/>
    <w:rsid w:val="0083626F"/>
    <w:rsid w:val="00850292"/>
    <w:rsid w:val="008505A3"/>
    <w:rsid w:val="00856BF7"/>
    <w:rsid w:val="00860691"/>
    <w:rsid w:val="008630D2"/>
    <w:rsid w:val="008671B2"/>
    <w:rsid w:val="00871B8C"/>
    <w:rsid w:val="00876275"/>
    <w:rsid w:val="00882A7C"/>
    <w:rsid w:val="008846A1"/>
    <w:rsid w:val="00885C7B"/>
    <w:rsid w:val="008905A2"/>
    <w:rsid w:val="00895B63"/>
    <w:rsid w:val="008A528E"/>
    <w:rsid w:val="008A5E20"/>
    <w:rsid w:val="008B2384"/>
    <w:rsid w:val="008B5FA0"/>
    <w:rsid w:val="008B6200"/>
    <w:rsid w:val="008B79B9"/>
    <w:rsid w:val="008C5635"/>
    <w:rsid w:val="008D2C67"/>
    <w:rsid w:val="008D4670"/>
    <w:rsid w:val="008E033E"/>
    <w:rsid w:val="008E40E6"/>
    <w:rsid w:val="008F3A2D"/>
    <w:rsid w:val="00902811"/>
    <w:rsid w:val="00903963"/>
    <w:rsid w:val="0090525D"/>
    <w:rsid w:val="009075BC"/>
    <w:rsid w:val="00907FA5"/>
    <w:rsid w:val="00912173"/>
    <w:rsid w:val="00912812"/>
    <w:rsid w:val="009128B4"/>
    <w:rsid w:val="00912BAF"/>
    <w:rsid w:val="009163C4"/>
    <w:rsid w:val="0092030F"/>
    <w:rsid w:val="00923AFF"/>
    <w:rsid w:val="0092517B"/>
    <w:rsid w:val="009252E3"/>
    <w:rsid w:val="00936C61"/>
    <w:rsid w:val="00940043"/>
    <w:rsid w:val="009410E6"/>
    <w:rsid w:val="00942CBA"/>
    <w:rsid w:val="009433DB"/>
    <w:rsid w:val="00952571"/>
    <w:rsid w:val="00955110"/>
    <w:rsid w:val="00956BF6"/>
    <w:rsid w:val="0095723E"/>
    <w:rsid w:val="0096023D"/>
    <w:rsid w:val="00962F12"/>
    <w:rsid w:val="00963BAE"/>
    <w:rsid w:val="00966145"/>
    <w:rsid w:val="00966CCE"/>
    <w:rsid w:val="0097286B"/>
    <w:rsid w:val="00974374"/>
    <w:rsid w:val="0097546D"/>
    <w:rsid w:val="00977549"/>
    <w:rsid w:val="0098328F"/>
    <w:rsid w:val="00983C54"/>
    <w:rsid w:val="00983FA1"/>
    <w:rsid w:val="00985443"/>
    <w:rsid w:val="0099051D"/>
    <w:rsid w:val="009910FE"/>
    <w:rsid w:val="00994B29"/>
    <w:rsid w:val="00996770"/>
    <w:rsid w:val="00997914"/>
    <w:rsid w:val="009A3475"/>
    <w:rsid w:val="009A3A42"/>
    <w:rsid w:val="009A46BF"/>
    <w:rsid w:val="009A5613"/>
    <w:rsid w:val="009A64D7"/>
    <w:rsid w:val="009B03B4"/>
    <w:rsid w:val="009B0942"/>
    <w:rsid w:val="009C6381"/>
    <w:rsid w:val="009D12CD"/>
    <w:rsid w:val="009D555E"/>
    <w:rsid w:val="009E0446"/>
    <w:rsid w:val="009E3F4C"/>
    <w:rsid w:val="009E44F2"/>
    <w:rsid w:val="009E4FFF"/>
    <w:rsid w:val="009E6C35"/>
    <w:rsid w:val="009F3174"/>
    <w:rsid w:val="009F4F43"/>
    <w:rsid w:val="009F6726"/>
    <w:rsid w:val="00A05DC0"/>
    <w:rsid w:val="00A073FF"/>
    <w:rsid w:val="00A104DF"/>
    <w:rsid w:val="00A10F85"/>
    <w:rsid w:val="00A14BA5"/>
    <w:rsid w:val="00A16568"/>
    <w:rsid w:val="00A21424"/>
    <w:rsid w:val="00A22F57"/>
    <w:rsid w:val="00A25493"/>
    <w:rsid w:val="00A260A1"/>
    <w:rsid w:val="00A348C4"/>
    <w:rsid w:val="00A43086"/>
    <w:rsid w:val="00A44D52"/>
    <w:rsid w:val="00A44E66"/>
    <w:rsid w:val="00A45F7E"/>
    <w:rsid w:val="00A50CDF"/>
    <w:rsid w:val="00A53507"/>
    <w:rsid w:val="00A55D7B"/>
    <w:rsid w:val="00A753F8"/>
    <w:rsid w:val="00A75916"/>
    <w:rsid w:val="00A766F3"/>
    <w:rsid w:val="00A774DA"/>
    <w:rsid w:val="00A83828"/>
    <w:rsid w:val="00A84517"/>
    <w:rsid w:val="00A91D8D"/>
    <w:rsid w:val="00A93F35"/>
    <w:rsid w:val="00AA012D"/>
    <w:rsid w:val="00AA176D"/>
    <w:rsid w:val="00AA2399"/>
    <w:rsid w:val="00AA44CC"/>
    <w:rsid w:val="00AB4334"/>
    <w:rsid w:val="00AC2186"/>
    <w:rsid w:val="00AC39AB"/>
    <w:rsid w:val="00AC58C8"/>
    <w:rsid w:val="00AC6386"/>
    <w:rsid w:val="00AC6E00"/>
    <w:rsid w:val="00AD6E4B"/>
    <w:rsid w:val="00AD7B20"/>
    <w:rsid w:val="00AE62FD"/>
    <w:rsid w:val="00AF2A8F"/>
    <w:rsid w:val="00AF7E8C"/>
    <w:rsid w:val="00B0281F"/>
    <w:rsid w:val="00B03740"/>
    <w:rsid w:val="00B11D5A"/>
    <w:rsid w:val="00B164D8"/>
    <w:rsid w:val="00B20782"/>
    <w:rsid w:val="00B23771"/>
    <w:rsid w:val="00B26838"/>
    <w:rsid w:val="00B30501"/>
    <w:rsid w:val="00B37C58"/>
    <w:rsid w:val="00B45EF8"/>
    <w:rsid w:val="00B47D78"/>
    <w:rsid w:val="00B56688"/>
    <w:rsid w:val="00B65E05"/>
    <w:rsid w:val="00B715A3"/>
    <w:rsid w:val="00B72EAC"/>
    <w:rsid w:val="00B73085"/>
    <w:rsid w:val="00B7688B"/>
    <w:rsid w:val="00B77B60"/>
    <w:rsid w:val="00B8277B"/>
    <w:rsid w:val="00B84045"/>
    <w:rsid w:val="00B91228"/>
    <w:rsid w:val="00B91DE2"/>
    <w:rsid w:val="00BA0E19"/>
    <w:rsid w:val="00BA159C"/>
    <w:rsid w:val="00BA2C2E"/>
    <w:rsid w:val="00BA472C"/>
    <w:rsid w:val="00BA5071"/>
    <w:rsid w:val="00BA77CF"/>
    <w:rsid w:val="00BB0A26"/>
    <w:rsid w:val="00BB57CD"/>
    <w:rsid w:val="00BB6585"/>
    <w:rsid w:val="00BC669C"/>
    <w:rsid w:val="00BC773A"/>
    <w:rsid w:val="00BD53FF"/>
    <w:rsid w:val="00BD54B2"/>
    <w:rsid w:val="00BD6BD9"/>
    <w:rsid w:val="00BD6BFD"/>
    <w:rsid w:val="00BD7FE9"/>
    <w:rsid w:val="00BE0F97"/>
    <w:rsid w:val="00BE405A"/>
    <w:rsid w:val="00BE5A4F"/>
    <w:rsid w:val="00BF11EA"/>
    <w:rsid w:val="00BF184A"/>
    <w:rsid w:val="00BF5813"/>
    <w:rsid w:val="00BF7BE8"/>
    <w:rsid w:val="00BF7F8F"/>
    <w:rsid w:val="00C06DF6"/>
    <w:rsid w:val="00C121AA"/>
    <w:rsid w:val="00C12D49"/>
    <w:rsid w:val="00C144A3"/>
    <w:rsid w:val="00C23BE0"/>
    <w:rsid w:val="00C325CC"/>
    <w:rsid w:val="00C35B74"/>
    <w:rsid w:val="00C3768A"/>
    <w:rsid w:val="00C416BC"/>
    <w:rsid w:val="00C4315B"/>
    <w:rsid w:val="00C46CBA"/>
    <w:rsid w:val="00C607E5"/>
    <w:rsid w:val="00C61169"/>
    <w:rsid w:val="00C61C9D"/>
    <w:rsid w:val="00C64CCF"/>
    <w:rsid w:val="00C73158"/>
    <w:rsid w:val="00C73345"/>
    <w:rsid w:val="00C738A1"/>
    <w:rsid w:val="00C767A8"/>
    <w:rsid w:val="00C80F34"/>
    <w:rsid w:val="00C81A31"/>
    <w:rsid w:val="00C81FD9"/>
    <w:rsid w:val="00C85F92"/>
    <w:rsid w:val="00C9308B"/>
    <w:rsid w:val="00C975AE"/>
    <w:rsid w:val="00CA121B"/>
    <w:rsid w:val="00CA1B82"/>
    <w:rsid w:val="00CA29EB"/>
    <w:rsid w:val="00CA6C50"/>
    <w:rsid w:val="00CB39D2"/>
    <w:rsid w:val="00CB597E"/>
    <w:rsid w:val="00CC3B84"/>
    <w:rsid w:val="00CC44B5"/>
    <w:rsid w:val="00CD563A"/>
    <w:rsid w:val="00CD7D7E"/>
    <w:rsid w:val="00CE1472"/>
    <w:rsid w:val="00CE21FF"/>
    <w:rsid w:val="00CE6A6E"/>
    <w:rsid w:val="00CF677B"/>
    <w:rsid w:val="00CF6DE0"/>
    <w:rsid w:val="00CF77A9"/>
    <w:rsid w:val="00D01CC4"/>
    <w:rsid w:val="00D03F43"/>
    <w:rsid w:val="00D103CD"/>
    <w:rsid w:val="00D108D2"/>
    <w:rsid w:val="00D1105C"/>
    <w:rsid w:val="00D11F2D"/>
    <w:rsid w:val="00D13AEB"/>
    <w:rsid w:val="00D148AC"/>
    <w:rsid w:val="00D14D83"/>
    <w:rsid w:val="00D1575B"/>
    <w:rsid w:val="00D157F1"/>
    <w:rsid w:val="00D165C5"/>
    <w:rsid w:val="00D16C38"/>
    <w:rsid w:val="00D17519"/>
    <w:rsid w:val="00D219E4"/>
    <w:rsid w:val="00D34419"/>
    <w:rsid w:val="00D36914"/>
    <w:rsid w:val="00D46B94"/>
    <w:rsid w:val="00D473F0"/>
    <w:rsid w:val="00D51A1E"/>
    <w:rsid w:val="00D51CF5"/>
    <w:rsid w:val="00D52BE6"/>
    <w:rsid w:val="00D55600"/>
    <w:rsid w:val="00D577CC"/>
    <w:rsid w:val="00D61975"/>
    <w:rsid w:val="00D67577"/>
    <w:rsid w:val="00D715F3"/>
    <w:rsid w:val="00D81720"/>
    <w:rsid w:val="00D83189"/>
    <w:rsid w:val="00D87B53"/>
    <w:rsid w:val="00D91453"/>
    <w:rsid w:val="00D91638"/>
    <w:rsid w:val="00D92442"/>
    <w:rsid w:val="00D9754A"/>
    <w:rsid w:val="00D97C67"/>
    <w:rsid w:val="00DA1466"/>
    <w:rsid w:val="00DA7BA3"/>
    <w:rsid w:val="00DB7F6C"/>
    <w:rsid w:val="00DC0A66"/>
    <w:rsid w:val="00DC58EE"/>
    <w:rsid w:val="00DC7178"/>
    <w:rsid w:val="00DD610B"/>
    <w:rsid w:val="00DE649E"/>
    <w:rsid w:val="00DF11BF"/>
    <w:rsid w:val="00DF44CE"/>
    <w:rsid w:val="00DF4F75"/>
    <w:rsid w:val="00DF7FC2"/>
    <w:rsid w:val="00E043A4"/>
    <w:rsid w:val="00E04BD1"/>
    <w:rsid w:val="00E10BDE"/>
    <w:rsid w:val="00E134D7"/>
    <w:rsid w:val="00E157EB"/>
    <w:rsid w:val="00E17F71"/>
    <w:rsid w:val="00E20C3F"/>
    <w:rsid w:val="00E32D71"/>
    <w:rsid w:val="00E346F2"/>
    <w:rsid w:val="00E40251"/>
    <w:rsid w:val="00E4259F"/>
    <w:rsid w:val="00E42BA7"/>
    <w:rsid w:val="00E44A3C"/>
    <w:rsid w:val="00E46AF2"/>
    <w:rsid w:val="00E507D9"/>
    <w:rsid w:val="00E50E66"/>
    <w:rsid w:val="00E609AD"/>
    <w:rsid w:val="00E63136"/>
    <w:rsid w:val="00E634F7"/>
    <w:rsid w:val="00E65121"/>
    <w:rsid w:val="00E670EE"/>
    <w:rsid w:val="00E74863"/>
    <w:rsid w:val="00E824D6"/>
    <w:rsid w:val="00E870FF"/>
    <w:rsid w:val="00E942FF"/>
    <w:rsid w:val="00E9637A"/>
    <w:rsid w:val="00EA2BA8"/>
    <w:rsid w:val="00EA3ACE"/>
    <w:rsid w:val="00EA4164"/>
    <w:rsid w:val="00EA70EB"/>
    <w:rsid w:val="00EB2457"/>
    <w:rsid w:val="00EB491A"/>
    <w:rsid w:val="00EB712A"/>
    <w:rsid w:val="00EC11BB"/>
    <w:rsid w:val="00ED0B0A"/>
    <w:rsid w:val="00ED2326"/>
    <w:rsid w:val="00ED2E67"/>
    <w:rsid w:val="00ED33E6"/>
    <w:rsid w:val="00ED5A96"/>
    <w:rsid w:val="00ED650F"/>
    <w:rsid w:val="00EE005C"/>
    <w:rsid w:val="00EE0CF0"/>
    <w:rsid w:val="00EE10F8"/>
    <w:rsid w:val="00EE37C6"/>
    <w:rsid w:val="00EE432E"/>
    <w:rsid w:val="00EE5761"/>
    <w:rsid w:val="00EF0AED"/>
    <w:rsid w:val="00EF1709"/>
    <w:rsid w:val="00EF3192"/>
    <w:rsid w:val="00EF6C7C"/>
    <w:rsid w:val="00EF74ED"/>
    <w:rsid w:val="00F0231E"/>
    <w:rsid w:val="00F07150"/>
    <w:rsid w:val="00F07493"/>
    <w:rsid w:val="00F10127"/>
    <w:rsid w:val="00F1119C"/>
    <w:rsid w:val="00F211F3"/>
    <w:rsid w:val="00F25640"/>
    <w:rsid w:val="00F257BA"/>
    <w:rsid w:val="00F274DB"/>
    <w:rsid w:val="00F40209"/>
    <w:rsid w:val="00F5137E"/>
    <w:rsid w:val="00F515E7"/>
    <w:rsid w:val="00F61CBE"/>
    <w:rsid w:val="00F653D7"/>
    <w:rsid w:val="00F73B1D"/>
    <w:rsid w:val="00F76BBD"/>
    <w:rsid w:val="00F81BD0"/>
    <w:rsid w:val="00F83DC2"/>
    <w:rsid w:val="00F95DC2"/>
    <w:rsid w:val="00FB1A01"/>
    <w:rsid w:val="00FB2E2E"/>
    <w:rsid w:val="00FB375B"/>
    <w:rsid w:val="00FB4F04"/>
    <w:rsid w:val="00FB7850"/>
    <w:rsid w:val="00FC0592"/>
    <w:rsid w:val="00FC7A5E"/>
    <w:rsid w:val="00FD19CB"/>
    <w:rsid w:val="00FD66C4"/>
    <w:rsid w:val="00FD684B"/>
    <w:rsid w:val="00FD7820"/>
    <w:rsid w:val="00FE07C8"/>
    <w:rsid w:val="00FE2FD8"/>
    <w:rsid w:val="00FE3DC9"/>
    <w:rsid w:val="00FE4A13"/>
    <w:rsid w:val="00FE5838"/>
    <w:rsid w:val="00FE5B1B"/>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41</Pages>
  <Words>11851</Words>
  <Characters>67552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210</cp:revision>
  <dcterms:created xsi:type="dcterms:W3CDTF">2023-06-30T14:11:00Z</dcterms:created>
  <dcterms:modified xsi:type="dcterms:W3CDTF">2023-07-05T21:05:00Z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