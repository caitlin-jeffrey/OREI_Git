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Default="00E40251" w:rsidP="00B91228">
      <w:pPr>
        <w:spacing w:line="480" w:lineRule="auto"/>
        <w:jc w:val="both"/>
        <w:rPr>
          <w:rFonts w:ascii="Times New Roman" w:hAnsi="Times New Roman" w:cs="Times New Roman"/>
          <w:b/>
          <w:i/>
          <w:iCs/>
          <w:sz w:val="24"/>
          <w:szCs w:val="24"/>
        </w:rPr>
      </w:pPr>
    </w:p>
    <w:p w14:paraId="74CA4CAE" w14:textId="77777777" w:rsidR="00FD66C4" w:rsidRDefault="00FD66C4" w:rsidP="006259A1">
      <w:pPr>
        <w:spacing w:line="480" w:lineRule="auto"/>
        <w:jc w:val="both"/>
        <w:rPr>
          <w:rFonts w:ascii="Times New Roman" w:hAnsi="Times New Roman" w:cs="Times New Roman"/>
          <w:b/>
          <w:sz w:val="24"/>
          <w:szCs w:val="24"/>
        </w:rPr>
      </w:pPr>
    </w:p>
    <w:p w14:paraId="16214A15" w14:textId="2B5B9E07" w:rsidR="006259A1" w:rsidRDefault="006259A1" w:rsidP="006259A1">
      <w:pPr>
        <w:spacing w:line="480" w:lineRule="auto"/>
        <w:jc w:val="both"/>
        <w:rPr>
          <w:rFonts w:ascii="Times New Roman" w:hAnsi="Times New Roman" w:cs="Times New Roman"/>
          <w:b/>
          <w:sz w:val="24"/>
          <w:szCs w:val="24"/>
        </w:rPr>
      </w:pPr>
      <w:commentRangeStart w:id="0"/>
      <w:r>
        <w:rPr>
          <w:rFonts w:ascii="Times New Roman" w:hAnsi="Times New Roman" w:cs="Times New Roman"/>
          <w:b/>
          <w:sz w:val="24"/>
          <w:szCs w:val="24"/>
        </w:rPr>
        <w:t>Interpretive summary</w:t>
      </w:r>
      <w:commentRangeEnd w:id="0"/>
      <w:r>
        <w:rPr>
          <w:rStyle w:val="CommentReference"/>
          <w:rFonts w:eastAsiaTheme="minorEastAsia"/>
        </w:rPr>
        <w:commentReference w:id="0"/>
      </w:r>
    </w:p>
    <w:p w14:paraId="7A1E246B" w14:textId="77777777" w:rsidR="00FD66C4" w:rsidRDefault="00FD66C4" w:rsidP="006259A1">
      <w:pPr>
        <w:spacing w:line="480" w:lineRule="auto"/>
        <w:jc w:val="both"/>
        <w:rPr>
          <w:rFonts w:ascii="Times New Roman" w:hAnsi="Times New Roman" w:cs="Times New Roman"/>
          <w:b/>
          <w:sz w:val="24"/>
          <w:szCs w:val="24"/>
        </w:rPr>
      </w:pPr>
    </w:p>
    <w:p w14:paraId="53B70340" w14:textId="77777777" w:rsidR="00FD66C4" w:rsidRDefault="00FD66C4" w:rsidP="006259A1">
      <w:pPr>
        <w:spacing w:line="480" w:lineRule="auto"/>
        <w:jc w:val="both"/>
        <w:rPr>
          <w:rFonts w:ascii="Times New Roman" w:hAnsi="Times New Roman" w:cs="Times New Roman"/>
          <w:b/>
          <w:sz w:val="24"/>
          <w:szCs w:val="24"/>
        </w:rPr>
      </w:pPr>
    </w:p>
    <w:p w14:paraId="12613A89" w14:textId="30F8CC01" w:rsidR="00821B1B" w:rsidRPr="00B20782" w:rsidRDefault="00821B1B" w:rsidP="006259A1">
      <w:pPr>
        <w:spacing w:line="480" w:lineRule="auto"/>
        <w:jc w:val="both"/>
        <w:rPr>
          <w:rFonts w:ascii="Times New Roman" w:hAnsi="Times New Roman" w:cs="Times New Roman"/>
          <w:sz w:val="24"/>
          <w:szCs w:val="24"/>
        </w:rPr>
      </w:pPr>
      <w:commentRangeStart w:id="1"/>
      <w:r>
        <w:rPr>
          <w:rFonts w:ascii="Times New Roman" w:hAnsi="Times New Roman" w:cs="Times New Roman"/>
          <w:b/>
          <w:sz w:val="24"/>
          <w:szCs w:val="24"/>
        </w:rPr>
        <w:t>Graphical abstract</w:t>
      </w:r>
      <w:commentRangeEnd w:id="1"/>
      <w:r w:rsidR="00D51CF5">
        <w:rPr>
          <w:rStyle w:val="CommentReference"/>
          <w:rFonts w:eastAsiaTheme="minorEastAsia"/>
        </w:rPr>
        <w:commentReference w:id="1"/>
      </w:r>
    </w:p>
    <w:p w14:paraId="0DDE44DF" w14:textId="77777777" w:rsidR="00092F7B" w:rsidRDefault="00092F7B" w:rsidP="00B91228">
      <w:pPr>
        <w:spacing w:line="480" w:lineRule="auto"/>
        <w:jc w:val="both"/>
        <w:rPr>
          <w:rFonts w:ascii="Times New Roman" w:hAnsi="Times New Roman" w:cs="Times New Roman"/>
          <w:b/>
          <w:sz w:val="24"/>
          <w:szCs w:val="24"/>
        </w:rPr>
      </w:pPr>
    </w:p>
    <w:p w14:paraId="000AC4D1" w14:textId="77777777" w:rsidR="002D3803" w:rsidRDefault="002D3803" w:rsidP="00B91228">
      <w:pPr>
        <w:spacing w:line="480" w:lineRule="auto"/>
        <w:jc w:val="both"/>
        <w:rPr>
          <w:rFonts w:ascii="Times New Roman" w:hAnsi="Times New Roman" w:cs="Times New Roman"/>
          <w:b/>
          <w:sz w:val="24"/>
          <w:szCs w:val="24"/>
        </w:rPr>
      </w:pPr>
    </w:p>
    <w:p w14:paraId="25B87C93" w14:textId="77777777" w:rsidR="002D3803" w:rsidRDefault="002D3803" w:rsidP="00B91228">
      <w:pPr>
        <w:spacing w:line="480" w:lineRule="auto"/>
        <w:jc w:val="both"/>
        <w:rPr>
          <w:rFonts w:ascii="Times New Roman" w:hAnsi="Times New Roman" w:cs="Times New Roman"/>
          <w:b/>
          <w:sz w:val="24"/>
          <w:szCs w:val="24"/>
        </w:rPr>
      </w:pPr>
    </w:p>
    <w:p w14:paraId="249B23D6" w14:textId="77777777" w:rsidR="002D3803" w:rsidRDefault="002D3803" w:rsidP="00B91228">
      <w:pPr>
        <w:spacing w:line="480" w:lineRule="auto"/>
        <w:jc w:val="both"/>
        <w:rPr>
          <w:rFonts w:ascii="Times New Roman" w:hAnsi="Times New Roman" w:cs="Times New Roman"/>
          <w:b/>
          <w:sz w:val="24"/>
          <w:szCs w:val="24"/>
        </w:rPr>
      </w:pPr>
    </w:p>
    <w:p w14:paraId="6C6B9B21" w14:textId="77777777" w:rsidR="002D3803" w:rsidRDefault="002D3803" w:rsidP="00B91228">
      <w:pPr>
        <w:spacing w:line="480" w:lineRule="auto"/>
        <w:jc w:val="both"/>
        <w:rPr>
          <w:rFonts w:ascii="Times New Roman" w:hAnsi="Times New Roman" w:cs="Times New Roman"/>
          <w:b/>
          <w:sz w:val="24"/>
          <w:szCs w:val="24"/>
        </w:rPr>
      </w:pPr>
    </w:p>
    <w:p w14:paraId="3C579822" w14:textId="77777777" w:rsidR="002D3803" w:rsidRDefault="002D3803" w:rsidP="00B91228">
      <w:pPr>
        <w:spacing w:line="480" w:lineRule="auto"/>
        <w:jc w:val="both"/>
        <w:rPr>
          <w:rFonts w:ascii="Times New Roman" w:hAnsi="Times New Roman" w:cs="Times New Roman"/>
          <w:b/>
          <w:sz w:val="24"/>
          <w:szCs w:val="24"/>
        </w:rPr>
      </w:pPr>
    </w:p>
    <w:p w14:paraId="0FD3942C" w14:textId="77777777" w:rsidR="002D3803" w:rsidRDefault="002D3803" w:rsidP="00B91228">
      <w:pPr>
        <w:spacing w:line="480" w:lineRule="auto"/>
        <w:jc w:val="both"/>
        <w:rPr>
          <w:rFonts w:ascii="Times New Roman" w:hAnsi="Times New Roman" w:cs="Times New Roman"/>
          <w:b/>
          <w:sz w:val="24"/>
          <w:szCs w:val="24"/>
        </w:rPr>
      </w:pPr>
    </w:p>
    <w:p w14:paraId="617028E3" w14:textId="77777777" w:rsidR="002D3803" w:rsidRDefault="002D3803" w:rsidP="00B91228">
      <w:pPr>
        <w:spacing w:line="480" w:lineRule="auto"/>
        <w:jc w:val="both"/>
        <w:rPr>
          <w:rFonts w:ascii="Times New Roman" w:hAnsi="Times New Roman" w:cs="Times New Roman"/>
          <w:b/>
          <w:sz w:val="24"/>
          <w:szCs w:val="24"/>
        </w:rPr>
      </w:pPr>
    </w:p>
    <w:p w14:paraId="494FFE25" w14:textId="77777777" w:rsidR="002D3803" w:rsidRDefault="002D3803" w:rsidP="00B91228">
      <w:pPr>
        <w:spacing w:line="480" w:lineRule="auto"/>
        <w:jc w:val="both"/>
        <w:rPr>
          <w:rFonts w:ascii="Times New Roman" w:hAnsi="Times New Roman" w:cs="Times New Roman"/>
          <w:b/>
          <w:sz w:val="24"/>
          <w:szCs w:val="24"/>
        </w:rPr>
      </w:pPr>
    </w:p>
    <w:p w14:paraId="23557306" w14:textId="77777777" w:rsidR="002D3803" w:rsidRDefault="002D3803" w:rsidP="00B91228">
      <w:pPr>
        <w:spacing w:line="480" w:lineRule="auto"/>
        <w:jc w:val="both"/>
        <w:rPr>
          <w:rFonts w:ascii="Times New Roman" w:hAnsi="Times New Roman" w:cs="Times New Roman"/>
          <w:b/>
          <w:sz w:val="24"/>
          <w:szCs w:val="24"/>
        </w:rPr>
      </w:pPr>
    </w:p>
    <w:p w14:paraId="153F5741" w14:textId="77777777" w:rsidR="002D3803" w:rsidRDefault="002D3803" w:rsidP="00B91228">
      <w:pPr>
        <w:spacing w:line="480" w:lineRule="auto"/>
        <w:jc w:val="both"/>
        <w:rPr>
          <w:rFonts w:ascii="Times New Roman" w:hAnsi="Times New Roman" w:cs="Times New Roman"/>
          <w:b/>
          <w:sz w:val="24"/>
          <w:szCs w:val="24"/>
        </w:rPr>
      </w:pPr>
    </w:p>
    <w:p w14:paraId="3BC8133E" w14:textId="77777777" w:rsidR="002D3803" w:rsidRDefault="002D3803" w:rsidP="00B91228">
      <w:pPr>
        <w:spacing w:line="480" w:lineRule="auto"/>
        <w:jc w:val="both"/>
        <w:rPr>
          <w:rFonts w:ascii="Times New Roman" w:hAnsi="Times New Roman" w:cs="Times New Roman"/>
          <w:b/>
          <w:sz w:val="24"/>
          <w:szCs w:val="24"/>
        </w:rPr>
      </w:pPr>
    </w:p>
    <w:p w14:paraId="28ADA5B9" w14:textId="0F565D8A" w:rsidR="00092F7B" w:rsidRDefault="00092F7B" w:rsidP="00B91228">
      <w:pPr>
        <w:spacing w:line="480" w:lineRule="auto"/>
        <w:jc w:val="both"/>
        <w:rPr>
          <w:rFonts w:ascii="Times New Roman" w:hAnsi="Times New Roman" w:cs="Times New Roman"/>
          <w:b/>
          <w:sz w:val="24"/>
          <w:szCs w:val="24"/>
        </w:rPr>
      </w:pPr>
      <w:commentRangeStart w:id="2"/>
      <w:r>
        <w:rPr>
          <w:rFonts w:ascii="Times New Roman" w:hAnsi="Times New Roman" w:cs="Times New Roman"/>
          <w:b/>
          <w:sz w:val="24"/>
          <w:szCs w:val="24"/>
        </w:rPr>
        <w:lastRenderedPageBreak/>
        <w:t>Running head:</w:t>
      </w:r>
      <w:commentRangeEnd w:id="2"/>
      <w:r>
        <w:rPr>
          <w:rStyle w:val="CommentReference"/>
          <w:rFonts w:eastAsiaTheme="minorEastAsia"/>
        </w:rPr>
        <w:commentReference w:id="2"/>
      </w:r>
    </w:p>
    <w:p w14:paraId="220B1967" w14:textId="772384E1" w:rsidR="00B91228" w:rsidRPr="00B20782" w:rsidRDefault="00B20782" w:rsidP="00B91228">
      <w:pPr>
        <w:spacing w:line="480" w:lineRule="auto"/>
        <w:jc w:val="both"/>
        <w:rPr>
          <w:rFonts w:ascii="Times New Roman" w:hAnsi="Times New Roman" w:cs="Times New Roman"/>
          <w:sz w:val="24"/>
          <w:szCs w:val="24"/>
        </w:rPr>
      </w:pPr>
      <w:commentRangeStart w:id="3"/>
      <w:r w:rsidRPr="00B20782">
        <w:rPr>
          <w:rFonts w:ascii="Times New Roman" w:hAnsi="Times New Roman" w:cs="Times New Roman"/>
          <w:b/>
          <w:sz w:val="24"/>
          <w:szCs w:val="24"/>
        </w:rPr>
        <w:t>Working title</w:t>
      </w:r>
      <w:commentRangeEnd w:id="3"/>
      <w:r w:rsidR="0045115A">
        <w:rPr>
          <w:rStyle w:val="CommentReference"/>
          <w:rFonts w:eastAsiaTheme="minorEastAsia"/>
        </w:rPr>
        <w:commentReference w:id="3"/>
      </w:r>
    </w:p>
    <w:p w14:paraId="1EDA4575" w14:textId="2D1E5F13" w:rsidR="00B91228" w:rsidRPr="0035282F" w:rsidRDefault="0000478B" w:rsidP="00B91228">
      <w:pPr>
        <w:spacing w:after="0" w:line="480" w:lineRule="auto"/>
        <w:jc w:val="both"/>
        <w:rPr>
          <w:rFonts w:ascii="Times New Roman" w:hAnsi="Times New Roman" w:cs="Times New Roman"/>
          <w:bCs/>
          <w:sz w:val="24"/>
          <w:szCs w:val="24"/>
        </w:rPr>
      </w:pPr>
      <w:commentRangeStart w:id="4"/>
      <w:r>
        <w:rPr>
          <w:rFonts w:ascii="Times New Roman" w:hAnsi="Times New Roman" w:cs="Times New Roman"/>
          <w:bCs/>
          <w:sz w:val="24"/>
          <w:szCs w:val="24"/>
        </w:rPr>
        <w:t>Caitlin E. Jeffrey</w:t>
      </w:r>
      <w:r w:rsidR="00ED33E6">
        <w:rPr>
          <w:rFonts w:ascii="Times New Roman" w:hAnsi="Times New Roman" w:cs="Times New Roman"/>
          <w:bCs/>
          <w:sz w:val="24"/>
          <w:szCs w:val="24"/>
        </w:rPr>
        <w:t>,</w:t>
      </w:r>
      <w:r w:rsidR="00191DC7">
        <w:rPr>
          <w:rFonts w:ascii="Times New Roman" w:hAnsi="Times New Roman" w:cs="Times New Roman"/>
          <w:bCs/>
          <w:sz w:val="24"/>
          <w:szCs w:val="24"/>
          <w:vertAlign w:val="superscript"/>
        </w:rPr>
        <w:t>1</w:t>
      </w:r>
      <w:r w:rsidR="00B91228" w:rsidRPr="0035282F">
        <w:rPr>
          <w:rFonts w:ascii="Times New Roman" w:hAnsi="Times New Roman" w:cs="Times New Roman"/>
          <w:bCs/>
          <w:sz w:val="24"/>
          <w:szCs w:val="24"/>
        </w:rPr>
        <w:t xml:space="preserve"> </w:t>
      </w:r>
      <w:r w:rsidR="00ED33E6">
        <w:rPr>
          <w:rFonts w:ascii="Times New Roman" w:hAnsi="Times New Roman" w:cs="Times New Roman"/>
          <w:bCs/>
          <w:sz w:val="24"/>
          <w:szCs w:val="24"/>
        </w:rPr>
        <w:t>XXXXX,</w:t>
      </w:r>
      <w:r w:rsidR="00B91228" w:rsidRPr="0035282F">
        <w:rPr>
          <w:rFonts w:ascii="Times New Roman" w:hAnsi="Times New Roman" w:cs="Times New Roman"/>
          <w:bCs/>
          <w:sz w:val="24"/>
          <w:szCs w:val="24"/>
        </w:rPr>
        <w:t xml:space="preserve"> John W. Barlow</w:t>
      </w:r>
      <w:r w:rsidR="00191DC7">
        <w:rPr>
          <w:rFonts w:ascii="Times New Roman" w:hAnsi="Times New Roman" w:cs="Times New Roman"/>
          <w:bCs/>
          <w:sz w:val="24"/>
          <w:szCs w:val="24"/>
          <w:vertAlign w:val="superscript"/>
        </w:rPr>
        <w:t>1</w:t>
      </w:r>
    </w:p>
    <w:p w14:paraId="36A76675" w14:textId="2620DD87" w:rsidR="00B91228" w:rsidRPr="0035282F" w:rsidRDefault="00191DC7"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vertAlign w:val="superscript"/>
        </w:rPr>
        <w:t>1</w:t>
      </w:r>
      <w:r w:rsidR="003B69F1">
        <w:rPr>
          <w:rFonts w:ascii="Times New Roman" w:hAnsi="Times New Roman" w:cs="Times New Roman"/>
          <w:sz w:val="24"/>
          <w:szCs w:val="24"/>
        </w:rPr>
        <w:t xml:space="preserve">Department of Animal </w:t>
      </w:r>
      <w:r w:rsidR="00207F03">
        <w:rPr>
          <w:rFonts w:ascii="Times New Roman" w:hAnsi="Times New Roman" w:cs="Times New Roman"/>
          <w:sz w:val="24"/>
          <w:szCs w:val="24"/>
        </w:rPr>
        <w:t xml:space="preserve">and Veterinary </w:t>
      </w:r>
      <w:r w:rsidR="003B69F1">
        <w:rPr>
          <w:rFonts w:ascii="Times New Roman" w:hAnsi="Times New Roman" w:cs="Times New Roman"/>
          <w:sz w:val="24"/>
          <w:szCs w:val="24"/>
        </w:rPr>
        <w:t>Science</w:t>
      </w:r>
      <w:r w:rsidR="00207F03">
        <w:rPr>
          <w:rFonts w:ascii="Times New Roman" w:hAnsi="Times New Roman" w:cs="Times New Roman"/>
          <w:sz w:val="24"/>
          <w:szCs w:val="24"/>
        </w:rPr>
        <w:t>s</w:t>
      </w:r>
      <w:r w:rsidR="003B69F1">
        <w:rPr>
          <w:rFonts w:ascii="Times New Roman" w:hAnsi="Times New Roman" w:cs="Times New Roman"/>
          <w:sz w:val="24"/>
          <w:szCs w:val="24"/>
        </w:rPr>
        <w:t>, U</w:t>
      </w:r>
      <w:r w:rsidR="00B91228" w:rsidRPr="0035282F">
        <w:rPr>
          <w:rFonts w:ascii="Times New Roman" w:hAnsi="Times New Roman" w:cs="Times New Roman"/>
          <w:sz w:val="24"/>
          <w:szCs w:val="24"/>
        </w:rPr>
        <w:t>niversity of Vermont, Burlington, V</w:t>
      </w:r>
      <w:r w:rsidR="00AC2186">
        <w:rPr>
          <w:rFonts w:ascii="Times New Roman" w:hAnsi="Times New Roman" w:cs="Times New Roman"/>
          <w:sz w:val="24"/>
          <w:szCs w:val="24"/>
        </w:rPr>
        <w:t>T 05405</w:t>
      </w:r>
      <w:commentRangeEnd w:id="4"/>
      <w:r w:rsidR="007566F7">
        <w:rPr>
          <w:rStyle w:val="CommentReference"/>
          <w:rFonts w:eastAsiaTheme="minorEastAsia"/>
        </w:rPr>
        <w:commentReference w:id="4"/>
      </w:r>
    </w:p>
    <w:p w14:paraId="3C7CF9A3" w14:textId="77777777" w:rsidR="00210888" w:rsidRDefault="00210888" w:rsidP="00B91228">
      <w:pPr>
        <w:spacing w:after="0" w:line="480" w:lineRule="auto"/>
        <w:jc w:val="both"/>
        <w:rPr>
          <w:rFonts w:ascii="Times New Roman" w:hAnsi="Times New Roman" w:cs="Times New Roman"/>
          <w:sz w:val="24"/>
          <w:szCs w:val="24"/>
        </w:rPr>
      </w:pPr>
    </w:p>
    <w:p w14:paraId="07A6AF83" w14:textId="5861D6DE" w:rsidR="00210888" w:rsidRDefault="00B91228" w:rsidP="00B91228">
      <w:pPr>
        <w:spacing w:after="0" w:line="480" w:lineRule="auto"/>
        <w:jc w:val="both"/>
        <w:rPr>
          <w:rFonts w:ascii="Times New Roman" w:hAnsi="Times New Roman" w:cs="Times New Roman"/>
          <w:sz w:val="24"/>
          <w:szCs w:val="24"/>
        </w:rPr>
      </w:pPr>
      <w:commentRangeStart w:id="5"/>
      <w:r w:rsidRPr="0035282F">
        <w:rPr>
          <w:rFonts w:ascii="Times New Roman" w:hAnsi="Times New Roman" w:cs="Times New Roman"/>
          <w:sz w:val="24"/>
          <w:szCs w:val="24"/>
        </w:rPr>
        <w:t>Corresponding author: John Barlow</w:t>
      </w:r>
    </w:p>
    <w:p w14:paraId="1977DF66" w14:textId="77777777" w:rsidR="00210888" w:rsidRDefault="00B91228" w:rsidP="00B91228">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 xml:space="preserve">Department of Animal </w:t>
      </w:r>
      <w:r w:rsidR="00626846">
        <w:rPr>
          <w:rFonts w:ascii="Times New Roman" w:hAnsi="Times New Roman" w:cs="Times New Roman"/>
          <w:sz w:val="24"/>
          <w:szCs w:val="24"/>
        </w:rPr>
        <w:t xml:space="preserve">and Veterinary </w:t>
      </w:r>
      <w:r w:rsidRPr="0035282F">
        <w:rPr>
          <w:rFonts w:ascii="Times New Roman" w:hAnsi="Times New Roman" w:cs="Times New Roman"/>
          <w:sz w:val="24"/>
          <w:szCs w:val="24"/>
        </w:rPr>
        <w:t>Science</w:t>
      </w:r>
      <w:r w:rsidR="00626846">
        <w:rPr>
          <w:rFonts w:ascii="Times New Roman" w:hAnsi="Times New Roman" w:cs="Times New Roman"/>
          <w:sz w:val="24"/>
          <w:szCs w:val="24"/>
        </w:rPr>
        <w:t>s</w:t>
      </w:r>
      <w:r w:rsidRPr="0035282F">
        <w:rPr>
          <w:rFonts w:ascii="Times New Roman" w:hAnsi="Times New Roman" w:cs="Times New Roman"/>
          <w:sz w:val="24"/>
          <w:szCs w:val="24"/>
        </w:rPr>
        <w:t xml:space="preserve">, </w:t>
      </w:r>
    </w:p>
    <w:p w14:paraId="5B7419BC" w14:textId="77777777" w:rsidR="00210888" w:rsidRDefault="00210888" w:rsidP="00B91228">
      <w:pPr>
        <w:spacing w:after="0" w:line="480" w:lineRule="auto"/>
        <w:jc w:val="both"/>
        <w:rPr>
          <w:rFonts w:ascii="Times New Roman" w:hAnsi="Times New Roman" w:cs="Times New Roman"/>
          <w:sz w:val="24"/>
          <w:szCs w:val="24"/>
        </w:rPr>
      </w:pPr>
      <w:r w:rsidRPr="00210888">
        <w:rPr>
          <w:rFonts w:ascii="Times New Roman" w:hAnsi="Times New Roman" w:cs="Times New Roman"/>
          <w:sz w:val="24"/>
          <w:szCs w:val="24"/>
        </w:rPr>
        <w:t>202 Terrill Building</w:t>
      </w:r>
      <w:r>
        <w:rPr>
          <w:rFonts w:ascii="Times New Roman" w:hAnsi="Times New Roman" w:cs="Times New Roman"/>
          <w:sz w:val="24"/>
          <w:szCs w:val="24"/>
        </w:rPr>
        <w:t xml:space="preserve">, </w:t>
      </w:r>
    </w:p>
    <w:p w14:paraId="454BE5D0" w14:textId="77777777" w:rsidR="00210888" w:rsidRDefault="00B91228" w:rsidP="00B91228">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University of Vermont</w:t>
      </w:r>
      <w:r w:rsidR="00210888">
        <w:rPr>
          <w:rFonts w:ascii="Times New Roman" w:hAnsi="Times New Roman" w:cs="Times New Roman"/>
          <w:sz w:val="24"/>
          <w:szCs w:val="24"/>
        </w:rPr>
        <w:t xml:space="preserve">, </w:t>
      </w:r>
    </w:p>
    <w:p w14:paraId="4F125EE2" w14:textId="5CE12B6D" w:rsidR="00B91228" w:rsidRPr="0035282F" w:rsidRDefault="00210888"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Burlington, VT 05405</w:t>
      </w:r>
    </w:p>
    <w:p w14:paraId="35CE42FA" w14:textId="579576C6" w:rsidR="00CA1B82" w:rsidRDefault="00CA1B82"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Phone: </w:t>
      </w:r>
      <w:r w:rsidRPr="00CA1B82">
        <w:rPr>
          <w:rFonts w:ascii="Times New Roman" w:hAnsi="Times New Roman" w:cs="Times New Roman"/>
          <w:sz w:val="24"/>
          <w:szCs w:val="24"/>
        </w:rPr>
        <w:t>802-656-1395</w:t>
      </w:r>
    </w:p>
    <w:p w14:paraId="51ABC2CA" w14:textId="77777777" w:rsidR="00CC44B5" w:rsidRDefault="00CC44B5" w:rsidP="00CC44B5">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 xml:space="preserve">Email: </w:t>
      </w:r>
      <w:hyperlink r:id="rId12" w:history="1">
        <w:r w:rsidRPr="00B601E4">
          <w:rPr>
            <w:rStyle w:val="Hyperlink"/>
            <w:rFonts w:ascii="Times New Roman" w:hAnsi="Times New Roman" w:cs="Times New Roman"/>
            <w:sz w:val="24"/>
            <w:szCs w:val="24"/>
          </w:rPr>
          <w:t>john.barlow@uvm.edu</w:t>
        </w:r>
      </w:hyperlink>
      <w:commentRangeEnd w:id="5"/>
      <w:r>
        <w:rPr>
          <w:rStyle w:val="CommentReference"/>
          <w:rFonts w:eastAsiaTheme="minorEastAsia"/>
        </w:rPr>
        <w:commentReference w:id="5"/>
      </w:r>
    </w:p>
    <w:p w14:paraId="7014520A" w14:textId="77777777" w:rsidR="00CC44B5" w:rsidRPr="0035282F" w:rsidRDefault="00CC44B5" w:rsidP="00B91228">
      <w:pPr>
        <w:spacing w:after="0" w:line="480" w:lineRule="auto"/>
        <w:jc w:val="both"/>
        <w:rPr>
          <w:rFonts w:ascii="Times New Roman" w:hAnsi="Times New Roman" w:cs="Times New Roman"/>
          <w:sz w:val="24"/>
          <w:szCs w:val="24"/>
        </w:rPr>
      </w:pPr>
    </w:p>
    <w:p w14:paraId="33D15972" w14:textId="77777777" w:rsidR="00B91228" w:rsidRPr="0035282F"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35282F" w:rsidRDefault="00B91228" w:rsidP="00B91228">
      <w:pPr>
        <w:pStyle w:val="NormalWeb"/>
        <w:spacing w:before="0" w:beforeAutospacing="0" w:after="0" w:afterAutospacing="0" w:line="480" w:lineRule="auto"/>
        <w:jc w:val="both"/>
        <w:rPr>
          <w:rStyle w:val="Emphasis"/>
          <w:b/>
          <w:bCs/>
          <w:i w:val="0"/>
          <w:iCs w:val="0"/>
          <w:color w:val="0E101A"/>
        </w:rPr>
      </w:pPr>
      <w:commentRangeStart w:id="6"/>
      <w:commentRangeStart w:id="7"/>
      <w:r w:rsidRPr="0035282F">
        <w:rPr>
          <w:rStyle w:val="Emphasis"/>
          <w:b/>
          <w:bCs/>
          <w:i w:val="0"/>
          <w:iCs w:val="0"/>
          <w:color w:val="0E101A"/>
        </w:rPr>
        <w:lastRenderedPageBreak/>
        <w:t>Abstract</w:t>
      </w:r>
      <w:commentRangeEnd w:id="6"/>
      <w:r w:rsidR="007A7A5F">
        <w:rPr>
          <w:rStyle w:val="CommentReference"/>
          <w:rFonts w:asciiTheme="minorHAnsi" w:eastAsiaTheme="minorEastAsia" w:hAnsiTheme="minorHAnsi" w:cstheme="minorBidi"/>
        </w:rPr>
        <w:commentReference w:id="6"/>
      </w:r>
      <w:commentRangeEnd w:id="7"/>
      <w:r w:rsidR="00F40209">
        <w:rPr>
          <w:rStyle w:val="CommentReference"/>
          <w:rFonts w:asciiTheme="minorHAnsi" w:eastAsiaTheme="minorEastAsia" w:hAnsiTheme="minorHAnsi" w:cstheme="minorBidi"/>
        </w:rPr>
        <w:commentReference w:id="7"/>
      </w:r>
    </w:p>
    <w:p w14:paraId="7FE6D4AB" w14:textId="64C50079" w:rsidR="00E942FF" w:rsidRPr="00185A8E" w:rsidRDefault="00185A8E" w:rsidP="00185A8E">
      <w:pPr>
        <w:autoSpaceDE w:val="0"/>
        <w:autoSpaceDN w:val="0"/>
        <w:adjustRightInd w:val="0"/>
        <w:spacing w:after="0" w:line="480" w:lineRule="auto"/>
        <w:ind w:firstLine="720"/>
        <w:jc w:val="both"/>
        <w:rPr>
          <w:rFonts w:ascii="Times New Roman" w:hAnsi="Times New Roman" w:cs="Times New Roman"/>
          <w:sz w:val="24"/>
          <w:szCs w:val="24"/>
        </w:rPr>
      </w:pPr>
      <w:r w:rsidRPr="00185A8E">
        <w:rPr>
          <w:rFonts w:ascii="Times New Roman" w:hAnsi="Times New Roman" w:cs="Times New Roman"/>
          <w:sz w:val="24"/>
          <w:szCs w:val="24"/>
        </w:rPr>
        <w:t xml:space="preserve">A cross-sectional observational study on organic dairies had the objective of identifying whether bulk tank milk quality, udder health and hygiene outcomes were associated with facility type, and whether bedded pack systems are a viable option for winter housing in VT.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(LS; unweighted and weighted by production), </w:t>
      </w:r>
      <w:r w:rsidR="00AA012D">
        <w:rPr>
          <w:rFonts w:ascii="Times New Roman" w:hAnsi="Times New Roman" w:cs="Times New Roman"/>
          <w:sz w:val="24"/>
          <w:szCs w:val="24"/>
        </w:rPr>
        <w:t>standar</w:t>
      </w:r>
      <w:r w:rsidR="00564837">
        <w:rPr>
          <w:rFonts w:ascii="Times New Roman" w:hAnsi="Times New Roman" w:cs="Times New Roman"/>
          <w:sz w:val="24"/>
          <w:szCs w:val="24"/>
        </w:rPr>
        <w:t xml:space="preserve">dized 150-day milk (STD 150-day milk), </w:t>
      </w:r>
      <w:r w:rsidRPr="00185A8E">
        <w:rPr>
          <w:rFonts w:ascii="Times New Roman" w:hAnsi="Times New Roman" w:cs="Times New Roman"/>
          <w:sz w:val="24"/>
          <w:szCs w:val="24"/>
        </w:rPr>
        <w:t xml:space="preserve">% cows with any intramammary infection (IMI; LS ≥4.0), % cows with new IMI (LS &lt;4.0 to ≥4.0), and % cows with chronic IMI (≥4.0 last 2 tests). There were no significant differences between bulk tank udder health measures, aerobic culture data, </w:t>
      </w:r>
      <w:r w:rsidR="007C3870">
        <w:rPr>
          <w:rFonts w:ascii="Times New Roman" w:hAnsi="Times New Roman" w:cs="Times New Roman"/>
          <w:sz w:val="24"/>
          <w:szCs w:val="24"/>
        </w:rPr>
        <w:t>milk production</w:t>
      </w:r>
      <w:r w:rsidR="00BA5071">
        <w:rPr>
          <w:rFonts w:ascii="Times New Roman" w:hAnsi="Times New Roman" w:cs="Times New Roman"/>
          <w:sz w:val="24"/>
          <w:szCs w:val="24"/>
        </w:rPr>
        <w:t>,</w:t>
      </w:r>
      <w:r w:rsidR="007C3870">
        <w:rPr>
          <w:rFonts w:ascii="Times New Roman" w:hAnsi="Times New Roman" w:cs="Times New Roman"/>
          <w:sz w:val="24"/>
          <w:szCs w:val="24"/>
        </w:rPr>
        <w:t xml:space="preserve"> </w:t>
      </w:r>
      <w:r w:rsidRPr="00185A8E">
        <w:rPr>
          <w:rFonts w:ascii="Times New Roman" w:hAnsi="Times New Roman" w:cs="Times New Roman"/>
          <w:sz w:val="24"/>
          <w:szCs w:val="24"/>
        </w:rPr>
        <w:t xml:space="preserve">and hygiene scores between facility types. As sample sizes were limited, a multivariable model to describe outcomes by facility type was abandoned in favor of univariate linear regression to identify associations between management factors and outcomes for all farms combined. Farms with deeper bedding showed a tendency (p ≤ 0.20) toward a lower bulk tank SCC, lower % new IMI, lower % any IMI, lower weighted and unweighted average LS, and improved hygiene metrics. Farms with lower mean udder hygiene scores tended towards having lower % chronic IMI, lower % any IMI, and lower weighted and unweighted average LS. Increased bedding depth measures tended to be associated with improved udder hygiene metrics. Although statistical power was limited, the current study provided insight on factors affecting bulk tank milk quality, udder health and hygiene measures on organic dairy farms in Vermont. Additionally, outcomes for bedded packs were comparable to more commonly used winter housing </w:t>
      </w:r>
      <w:r w:rsidRPr="00185A8E">
        <w:rPr>
          <w:rFonts w:ascii="Times New Roman" w:hAnsi="Times New Roman" w:cs="Times New Roman"/>
          <w:sz w:val="24"/>
          <w:szCs w:val="24"/>
        </w:rPr>
        <w:lastRenderedPageBreak/>
        <w:t>systems, and are therefore a viable option for pasture-based herds interested in a loose-housing system in VT.</w:t>
      </w:r>
    </w:p>
    <w:p w14:paraId="22AFA213" w14:textId="77777777" w:rsidR="00185A8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50FB20F2" w:rsidR="00B91228" w:rsidRPr="000B268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8"/>
      <w:r w:rsidRPr="000B268E">
        <w:rPr>
          <w:rStyle w:val="Emphasis"/>
          <w:rFonts w:ascii="Times New Roman" w:eastAsia="ComputerModern-Regular" w:hAnsi="Times New Roman" w:cs="Times New Roman"/>
          <w:b/>
          <w:bCs/>
          <w:i w:val="0"/>
          <w:iCs w:val="0"/>
          <w:sz w:val="24"/>
          <w:szCs w:val="24"/>
        </w:rPr>
        <w:t>Keywords</w:t>
      </w:r>
      <w:r>
        <w:rPr>
          <w:rStyle w:val="Emphasis"/>
          <w:rFonts w:ascii="Times New Roman" w:eastAsia="ComputerModern-Regular" w:hAnsi="Times New Roman" w:cs="Times New Roman"/>
          <w:b/>
          <w:bCs/>
          <w:i w:val="0"/>
          <w:iCs w:val="0"/>
          <w:sz w:val="24"/>
          <w:szCs w:val="24"/>
        </w:rPr>
        <w:t>:</w:t>
      </w:r>
      <w:commentRangeEnd w:id="8"/>
      <w:r w:rsidR="008905A2">
        <w:rPr>
          <w:rStyle w:val="CommentReference"/>
          <w:rFonts w:eastAsiaTheme="minorEastAsia"/>
        </w:rPr>
        <w:commentReference w:id="8"/>
      </w:r>
      <w:r>
        <w:rPr>
          <w:rStyle w:val="Emphasis"/>
          <w:rFonts w:ascii="Times New Roman" w:eastAsia="ComputerModern-Regular" w:hAnsi="Times New Roman" w:cs="Times New Roman"/>
          <w:b/>
          <w:bCs/>
          <w:i w:val="0"/>
          <w:iCs w:val="0"/>
          <w:sz w:val="24"/>
          <w:szCs w:val="24"/>
        </w:rPr>
        <w:t xml:space="preserve"> </w:t>
      </w:r>
      <w:r w:rsidR="00A774DA">
        <w:rPr>
          <w:rStyle w:val="Emphasis"/>
          <w:rFonts w:ascii="Times New Roman" w:eastAsia="ComputerModern-Regular" w:hAnsi="Times New Roman" w:cs="Times New Roman"/>
          <w:i w:val="0"/>
          <w:iCs w:val="0"/>
          <w:sz w:val="24"/>
          <w:szCs w:val="24"/>
        </w:rPr>
        <w:t xml:space="preserve">Mastitis, </w:t>
      </w:r>
      <w:r w:rsidR="00581A4A">
        <w:rPr>
          <w:rStyle w:val="Emphasis"/>
          <w:rFonts w:ascii="Times New Roman" w:eastAsia="ComputerModern-Regular" w:hAnsi="Times New Roman" w:cs="Times New Roman"/>
          <w:i w:val="0"/>
          <w:iCs w:val="0"/>
          <w:sz w:val="24"/>
          <w:szCs w:val="24"/>
        </w:rPr>
        <w:t xml:space="preserve">organic </w:t>
      </w:r>
      <w:r w:rsidR="0097546D">
        <w:rPr>
          <w:rStyle w:val="Emphasis"/>
          <w:rFonts w:ascii="Times New Roman" w:eastAsia="ComputerModern-Regular" w:hAnsi="Times New Roman" w:cs="Times New Roman"/>
          <w:i w:val="0"/>
          <w:iCs w:val="0"/>
          <w:sz w:val="24"/>
          <w:szCs w:val="24"/>
        </w:rPr>
        <w:t xml:space="preserve">dairy cattle, </w:t>
      </w:r>
      <w:r w:rsidR="00D55600">
        <w:rPr>
          <w:rStyle w:val="Emphasis"/>
          <w:rFonts w:ascii="Times New Roman" w:eastAsia="ComputerModern-Regular" w:hAnsi="Times New Roman" w:cs="Times New Roman"/>
          <w:i w:val="0"/>
          <w:iCs w:val="0"/>
          <w:sz w:val="24"/>
          <w:szCs w:val="24"/>
        </w:rPr>
        <w:t>(composting) bedded pack, hygiene</w:t>
      </w:r>
      <w:r w:rsidR="00D81720">
        <w:rPr>
          <w:rStyle w:val="Emphasis"/>
          <w:rFonts w:ascii="Times New Roman" w:eastAsia="ComputerModern-Regular" w:hAnsi="Times New Roman" w:cs="Times New Roman"/>
          <w:i w:val="0"/>
          <w:iCs w:val="0"/>
          <w:sz w:val="24"/>
          <w:szCs w:val="24"/>
        </w:rPr>
        <w:t>, bulk tank milk quality</w:t>
      </w:r>
      <w:r w:rsidR="0097546D">
        <w:rPr>
          <w:rStyle w:val="Emphasis"/>
          <w:rFonts w:ascii="Times New Roman" w:eastAsia="ComputerModern-Regular" w:hAnsi="Times New Roman" w:cs="Times New Roman"/>
          <w:i w:val="0"/>
          <w:iCs w:val="0"/>
          <w:sz w:val="24"/>
          <w:szCs w:val="24"/>
        </w:rPr>
        <w:t>…</w:t>
      </w:r>
    </w:p>
    <w:p w14:paraId="57BCA85A" w14:textId="77777777" w:rsidR="00B91228"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35282F" w:rsidRDefault="00B91228" w:rsidP="00D91453">
      <w:pPr>
        <w:pStyle w:val="NormalWeb"/>
        <w:spacing w:before="0" w:beforeAutospacing="0" w:after="0" w:afterAutospacing="0" w:line="480" w:lineRule="auto"/>
        <w:jc w:val="both"/>
        <w:rPr>
          <w:rStyle w:val="Emphasis"/>
          <w:b/>
          <w:bCs/>
          <w:i w:val="0"/>
          <w:iCs w:val="0"/>
          <w:color w:val="0E101A"/>
        </w:rPr>
      </w:pPr>
      <w:commentRangeStart w:id="9"/>
      <w:commentRangeStart w:id="10"/>
      <w:commentRangeStart w:id="11"/>
      <w:r w:rsidRPr="0035282F">
        <w:rPr>
          <w:rStyle w:val="Emphasis"/>
          <w:b/>
          <w:bCs/>
          <w:i w:val="0"/>
          <w:iCs w:val="0"/>
          <w:color w:val="0E101A"/>
        </w:rPr>
        <w:t>Introduction</w:t>
      </w:r>
      <w:commentRangeEnd w:id="9"/>
      <w:r w:rsidR="00123751">
        <w:rPr>
          <w:rStyle w:val="CommentReference"/>
          <w:rFonts w:asciiTheme="minorHAnsi" w:eastAsiaTheme="minorEastAsia" w:hAnsiTheme="minorHAnsi" w:cstheme="minorBidi"/>
        </w:rPr>
        <w:commentReference w:id="9"/>
      </w:r>
      <w:commentRangeEnd w:id="10"/>
      <w:r w:rsidR="00CB39D2">
        <w:rPr>
          <w:rStyle w:val="CommentReference"/>
          <w:rFonts w:asciiTheme="minorHAnsi" w:eastAsiaTheme="minorEastAsia" w:hAnsiTheme="minorHAnsi" w:cstheme="minorBidi"/>
        </w:rPr>
        <w:commentReference w:id="10"/>
      </w:r>
      <w:commentRangeEnd w:id="11"/>
      <w:r w:rsidR="001A7E4F">
        <w:rPr>
          <w:rStyle w:val="CommentReference"/>
          <w:rFonts w:asciiTheme="minorHAnsi" w:eastAsiaTheme="minorEastAsia" w:hAnsiTheme="minorHAnsi" w:cstheme="minorBidi"/>
        </w:rPr>
        <w:commentReference w:id="11"/>
      </w:r>
    </w:p>
    <w:p w14:paraId="71A38A23" w14:textId="77777777" w:rsidR="002159A8" w:rsidRPr="002159A8" w:rsidRDefault="002159A8" w:rsidP="002159A8">
      <w:pPr>
        <w:spacing w:line="480" w:lineRule="auto"/>
        <w:ind w:firstLine="720"/>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 xml:space="preserve">Teats of dairy cattle may be in direct contact with bedding materials for 40 to 60% of the day, making bedding materials an important potential source of exposure to mastitis pathogens (Cook, 2005; Hogan, 2012; Tucker, 2004). Mastitis due to environmental pathogens, such as those commonly found in bedding material, has now become the “most common and costly form of mastitis in modern dairy herds” that have implemented standard mastitis control practices which limit the effect of contagious pathogens (Klaas, 2018). Work exploring how bedding materials relate to a cow’s risk of getting mastitis has understandably been focused on the most commonly-used bedding materials and housing systems in the dairy industry. However, there is growing interest and adoption amongst dairy producers of a bedded pack system to house dairy cattle. Smaller-scale dairy farmers with aging facilities may be looking to implement a bedded pack system on their farms as a sustainable, cost-effective, loose-housing option which integrates well into pasture-based production systems, as both the dairy industry and consumers look to move away from traditional housing systems that restrict cow movement (Barkema et al., 2015). As interest in this type of facility grows, it will be important to better understand how milk quality, udder health and hygiene looks for farms using a bedded pack system. Previous work describing mastitis risk and hygiene for actively-managed, composting bedded packs specifically have comparable milk quality and udder health to more traditional housing systems (Favero, </w:t>
      </w:r>
      <w:r w:rsidRPr="002159A8">
        <w:rPr>
          <w:rFonts w:ascii="Times New Roman" w:eastAsia="Times New Roman" w:hAnsi="Times New Roman" w:cs="Times New Roman"/>
          <w:color w:val="0E101A"/>
          <w:sz w:val="24"/>
          <w:szCs w:val="24"/>
        </w:rPr>
        <w:lastRenderedPageBreak/>
        <w:t xml:space="preserve">2015; Albino, 2018; Eckelcamp 2016 “Understanding…”; Black, 2013; Barberg, 2007; Heins, 2018). However, direct head-to-head comparisons of milk quality, udder health, and hygiene on bedded pack farms to other more traditional housing systems of similar size and management style are limited. To date, this research has only directly compared actively-managed composting bedded packs and sand-bedded freestalls, and primarily conventionally-managed dairy farms (Eckelcamp 2016 “Sand…”; Lobeck 2011). </w:t>
      </w:r>
    </w:p>
    <w:p w14:paraId="29F767BD" w14:textId="77777777" w:rsidR="002159A8" w:rsidRPr="002159A8" w:rsidRDefault="002159A8" w:rsidP="007B2DF8">
      <w:pPr>
        <w:spacing w:line="480" w:lineRule="auto"/>
        <w:ind w:firstLine="720"/>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 xml:space="preserve">Organic farms in the Northeast have expressed particular interest in bedded pack systems, as many of them are pasture-based and these loose-housing structures integrate well into their farm systems. Currently, the most common type of dairy cattle housing for organic farms in Vermont is a tiestall barn, followed by freestall barns as a distant second (Andrews 2021). As attitudes about confinement housing of dairy cattle evolve amongst the general public, many small to mid-size dairy farms in the Northeast are looking to replace their aging tiestall facilities. Many are considering converting to a bedded pack system, as the initial investment is smaller than a new freestall barn (Bewley 2012). Understanding mastitis risk for bedded packs will be especially important for organic dairy farmers, as they have limited options for treating intramammary infections. Furthermore, as previous research directly comparing bedded packs to other housing systems has been limited to freestalls with sand (an uncommon housing type of organic farms in </w:t>
      </w:r>
      <w:commentRangeStart w:id="12"/>
      <w:r w:rsidRPr="002159A8">
        <w:rPr>
          <w:rFonts w:ascii="Times New Roman" w:eastAsia="Times New Roman" w:hAnsi="Times New Roman" w:cs="Times New Roman"/>
          <w:color w:val="0E101A"/>
          <w:sz w:val="24"/>
          <w:szCs w:val="24"/>
        </w:rPr>
        <w:t xml:space="preserve">the Northeast), a direct comparison of udder health and hygiene on bedded pack systems and tiestall barns would be a more readily useful tool for organic farms in the Northeast deciding whether or not the facility may be a good option for them.  </w:t>
      </w:r>
      <w:commentRangeEnd w:id="12"/>
      <w:r w:rsidRPr="002159A8">
        <w:rPr>
          <w:rFonts w:ascii="Times New Roman" w:eastAsia="Times New Roman" w:hAnsi="Times New Roman" w:cs="Times New Roman"/>
          <w:color w:val="0E101A"/>
          <w:sz w:val="24"/>
          <w:szCs w:val="24"/>
        </w:rPr>
        <w:commentReference w:id="12"/>
      </w:r>
    </w:p>
    <w:p w14:paraId="2372539D" w14:textId="7224BDC3" w:rsidR="00605602" w:rsidRDefault="002159A8" w:rsidP="007B2DF8">
      <w:pPr>
        <w:spacing w:line="480" w:lineRule="auto"/>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 xml:space="preserve"> </w:t>
      </w:r>
      <w:r w:rsidRPr="002159A8">
        <w:rPr>
          <w:rFonts w:ascii="Times New Roman" w:eastAsia="Times New Roman" w:hAnsi="Times New Roman" w:cs="Times New Roman"/>
          <w:color w:val="0E101A"/>
          <w:sz w:val="24"/>
          <w:szCs w:val="24"/>
        </w:rPr>
        <w:tab/>
        <w:t xml:space="preserve">In order to better inform organic dairy producers in the Northeast who may be interested in using a bedded pack barn, we carried out a cross-sectional, observational study on organic dairies in Vermont which aimed to compare udder health and hygiene measures for the two most </w:t>
      </w:r>
      <w:r w:rsidRPr="002159A8">
        <w:rPr>
          <w:rFonts w:ascii="Times New Roman" w:eastAsia="Times New Roman" w:hAnsi="Times New Roman" w:cs="Times New Roman"/>
          <w:color w:val="0E101A"/>
          <w:sz w:val="24"/>
          <w:szCs w:val="24"/>
        </w:rPr>
        <w:lastRenderedPageBreak/>
        <w:t>common housing systems in the state (freestalls, tiestalls) with farms using a bedded pack. The objectives of this project were to (1) Identify whether bulk tank milk quality, udder health and hygiene outcomes were associated with facility type; and (2) Determine if bedded pack systems are a viable option for winter housing in VT when cows are not turned out to pasture.</w:t>
      </w:r>
    </w:p>
    <w:p w14:paraId="4E846C00" w14:textId="77777777" w:rsidR="007B2DF8" w:rsidRPr="007B2DF8"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Pr="005F0EC1" w:rsidRDefault="00FC0592" w:rsidP="005F0EC1">
      <w:pPr>
        <w:autoSpaceDE w:val="0"/>
        <w:autoSpaceDN w:val="0"/>
        <w:adjustRightInd w:val="0"/>
        <w:spacing w:line="480" w:lineRule="auto"/>
        <w:jc w:val="both"/>
        <w:rPr>
          <w:rFonts w:ascii="Times New Roman" w:hAnsi="Times New Roman" w:cs="Times New Roman"/>
          <w:b/>
          <w:bCs/>
          <w:sz w:val="24"/>
          <w:szCs w:val="24"/>
        </w:rPr>
      </w:pPr>
      <w:r w:rsidRPr="005F0EC1">
        <w:rPr>
          <w:rFonts w:ascii="Times New Roman" w:hAnsi="Times New Roman" w:cs="Times New Roman"/>
          <w:b/>
          <w:bCs/>
          <w:sz w:val="24"/>
          <w:szCs w:val="24"/>
        </w:rPr>
        <w:t xml:space="preserve">Materials and </w:t>
      </w:r>
      <w:r w:rsidR="0061562A">
        <w:rPr>
          <w:rFonts w:ascii="Times New Roman" w:hAnsi="Times New Roman" w:cs="Times New Roman"/>
          <w:b/>
          <w:bCs/>
          <w:sz w:val="24"/>
          <w:szCs w:val="24"/>
        </w:rPr>
        <w:t>M</w:t>
      </w:r>
      <w:r w:rsidRPr="005F0EC1">
        <w:rPr>
          <w:rFonts w:ascii="Times New Roman" w:hAnsi="Times New Roman" w:cs="Times New Roman"/>
          <w:b/>
          <w:bCs/>
          <w:sz w:val="24"/>
          <w:szCs w:val="24"/>
        </w:rPr>
        <w:t>ethods</w:t>
      </w:r>
    </w:p>
    <w:p w14:paraId="2BCB032B" w14:textId="438A0209" w:rsidR="006238BB" w:rsidRPr="00361820" w:rsidRDefault="006238BB" w:rsidP="00361820">
      <w:pPr>
        <w:pStyle w:val="ListParagraph"/>
        <w:numPr>
          <w:ilvl w:val="0"/>
          <w:numId w:val="12"/>
        </w:numPr>
        <w:spacing w:line="480" w:lineRule="auto"/>
        <w:rPr>
          <w:b/>
          <w:bCs/>
        </w:rPr>
      </w:pPr>
      <w:bookmarkStart w:id="13" w:name="_Hlk137445543"/>
      <w:r w:rsidRPr="00361820">
        <w:rPr>
          <w:b/>
          <w:bCs/>
        </w:rPr>
        <w:t>Herd enrollment and selection</w:t>
      </w:r>
    </w:p>
    <w:p w14:paraId="26454AB6"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The source population for this study was the 145 farms that responded to a survey sent to all certified organic dairy farms producing cow milk in Vermont (n = 177) which aimed to quantify the frequency and diversity of winter housing and bedding types used by organic dairy farmers in the state, as previously described in Andrews et. al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(Andrews et al. 2021)</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Dairy farms were eligible for enrollment in the current study if they: 1) responded to the initial survey in the winter of 2018-2019, 2) indicated they met the enrollment criteria of testing with the Dairy Herd Improvement Association (DHIA) at least monthly and milking between 35 and 120 cows, and 3) indicated they would be interested in further participation. Eligible farms were contacted from this source population if they responded that they were using 1 of the 4 categories of bedding/housing combinations for their winter housing system of interest to the current study: 1) a freestall system with bedded with sand, 2) a freestall system bedded with shavings/sawdust, 3) a 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 the primary housing style of interest for this project. </w:t>
      </w:r>
    </w:p>
    <w:p w14:paraId="4B4FE389"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lastRenderedPageBreak/>
        <w:t>A list of eligible farms was made by housing/bedding combination, and were haphazardly/by convenience (?) contacted by phone or email provided in the previous survey in Spring 2019.</w:t>
      </w:r>
    </w:p>
    <w:p w14:paraId="52D8DA2E" w14:textId="6B898126" w:rsidR="006238BB" w:rsidRPr="006238BB" w:rsidRDefault="006238BB" w:rsidP="00361820">
      <w:pPr>
        <w:spacing w:line="480" w:lineRule="auto"/>
        <w:ind w:firstLine="720"/>
        <w:rPr>
          <w:rFonts w:ascii="Times New Roman" w:hAnsi="Times New Roman" w:cs="Times New Roman"/>
          <w:b/>
          <w:bCs/>
          <w:sz w:val="24"/>
          <w:szCs w:val="24"/>
        </w:rPr>
      </w:pPr>
      <w:r w:rsidRPr="006238BB">
        <w:rPr>
          <w:rFonts w:ascii="Times New Roman" w:hAnsi="Times New Roman" w:cs="Times New Roman"/>
          <w:b/>
          <w:bCs/>
          <w:sz w:val="24"/>
          <w:szCs w:val="24"/>
        </w:rPr>
        <w:t>OR</w:t>
      </w:r>
      <w:r w:rsidR="00361820">
        <w:rPr>
          <w:rFonts w:ascii="Times New Roman" w:hAnsi="Times New Roman" w:cs="Times New Roman"/>
          <w:b/>
          <w:bCs/>
          <w:sz w:val="24"/>
          <w:szCs w:val="24"/>
        </w:rPr>
        <w:t>:</w:t>
      </w:r>
    </w:p>
    <w:p w14:paraId="643707A0"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A convenience sample was enrolled from a list of eligible farms (grouped by housing/bedding combination) using the phone number or email address provided in the previous survey in Spring 2019. </w:t>
      </w:r>
    </w:p>
    <w:p w14:paraId="2E2C7B10"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The aim was to complete the survey and sampling at 40 farms total, with 10 farms from each housing/bedding style: 1) freestall bedded with sand (FS), 2) freestall bedded with wood shavings or sawdust (FW), 3) tiestall bedded with wood shavings (TW), or 4) bedded pack system (BP). As this preliminary study design to select 10 farms of each type was outlined before getting the full results from the initial survey, it was anticipated that it would be possible to select enough organic dairies in Vermont using a bedded pack system as their primary winter housing system. However, out of the 17 farms from 2018-2019 survey that indicated at least some use of a bedded pack system, 1 farm was not interested in any further participation, 5 did not use DHIA testing at all, and 6 only used a bedded pack system as a secondary housing system in conjunction with a tiestall barn, or cows were only on the pack a few hours a day. As the number of farms using the bedding system of interest was significantly smaller than anticipated, the eligibility requirements were relaxed to include a farm where cows spend the majority (two-thirds) of their time in a bedded pack, with the remaining time in a tiestall with wood shavings. The survey was intended to study cows while they were in their winter housing system, so all herds visits were completed before any grazing had begun for the season.</w:t>
      </w:r>
    </w:p>
    <w:p w14:paraId="7B79EAE7" w14:textId="77777777" w:rsidR="006238BB" w:rsidRPr="006238BB" w:rsidRDefault="006238BB" w:rsidP="00361820">
      <w:pPr>
        <w:spacing w:line="480" w:lineRule="auto"/>
        <w:ind w:firstLine="720"/>
        <w:rPr>
          <w:rFonts w:ascii="Times New Roman" w:hAnsi="Times New Roman" w:cs="Times New Roman"/>
          <w:sz w:val="24"/>
          <w:szCs w:val="24"/>
        </w:rPr>
      </w:pPr>
      <w:commentRangeStart w:id="14"/>
      <w:r w:rsidRPr="006238BB">
        <w:rPr>
          <w:rFonts w:ascii="Times New Roman" w:hAnsi="Times New Roman" w:cs="Times New Roman"/>
          <w:sz w:val="24"/>
          <w:szCs w:val="24"/>
        </w:rPr>
        <w:lastRenderedPageBreak/>
        <w:t xml:space="preserve">Of the intended 40 herds to be recruited in the study (10 each from each of 4 housing/bedding combination categories: freestalls with sand, freestalls with wood shavings/sawdust, bedded packs, and tiestalls with wood), 21 herds that were contacted agreed and the survey and sampling were completed throughout April-May, 2019. All herds sampled during this period were housing their cows as they would in the winter months. Completion of the survey and sampling was suspended in mid-May, as farms began turning their cows out to pasture, with the intention of resuming in Spring 2020 to complete the remaining 19 herds. However, due to the COVID-19 pandemic, the decision was made to not resume the survey and sampling, and the final analysis included herds only completed in 2019 (n = 21). </w:t>
      </w:r>
      <w:commentRangeEnd w:id="14"/>
      <w:r w:rsidRPr="006238BB">
        <w:rPr>
          <w:rFonts w:ascii="Times New Roman" w:hAnsi="Times New Roman" w:cs="Times New Roman"/>
          <w:sz w:val="24"/>
          <w:szCs w:val="24"/>
        </w:rPr>
        <w:commentReference w:id="14"/>
      </w:r>
      <w:r w:rsidRPr="006238BB">
        <w:rPr>
          <w:rFonts w:ascii="Times New Roman" w:hAnsi="Times New Roman" w:cs="Times New Roman"/>
          <w:sz w:val="24"/>
          <w:szCs w:val="24"/>
        </w:rPr>
        <w:t>As there was only 1 farm sampled using a freestall facility bedded with sand, the initial plan to group farms by the four housing/bedding combinations specified was abandoned in favor of grouping farms by the three facility types used (tiestall, freestall, and bedded pack).</w:t>
      </w:r>
    </w:p>
    <w:p w14:paraId="0F3594CF" w14:textId="75E30AEA" w:rsidR="006238BB" w:rsidRPr="00361820" w:rsidRDefault="006238BB" w:rsidP="00361820">
      <w:pPr>
        <w:pStyle w:val="ListParagraph"/>
        <w:numPr>
          <w:ilvl w:val="0"/>
          <w:numId w:val="12"/>
        </w:numPr>
        <w:spacing w:line="480" w:lineRule="auto"/>
        <w:rPr>
          <w:b/>
          <w:bCs/>
        </w:rPr>
      </w:pPr>
      <w:r w:rsidRPr="00361820">
        <w:rPr>
          <w:b/>
          <w:bCs/>
        </w:rPr>
        <w:t>Survey administration, sampling, and udder hygiene scoring</w:t>
      </w:r>
    </w:p>
    <w:p w14:paraId="159A8A77"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At each farm visit, a survey was administered by the primary researcher at every visit which collected information which aimed to: 1) get a comprehensive understanding of factors potentially related to a cow’s mastitis risk on that particular farm, and 2) acquire a comprehensive understanding of housing and bedding management and related practices on the farm. The survey is included in its entirety in the provided in Supplemental Data (XXX). The survey was created and administered on a tablet using KoboCollect software, a free and open-source suite of tools for field data collection (http://www.kobotoolbox.org).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w:t>
      </w:r>
      <w:r w:rsidRPr="006238BB">
        <w:rPr>
          <w:rFonts w:ascii="Times New Roman" w:hAnsi="Times New Roman" w:cs="Times New Roman"/>
          <w:sz w:val="24"/>
          <w:szCs w:val="24"/>
        </w:rPr>
        <w:lastRenderedPageBreak/>
        <w:t xml:space="preserve">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 roughly 30 minutes to 1.5 hours. </w:t>
      </w:r>
    </w:p>
    <w:p w14:paraId="02DB4598" w14:textId="65E8D18C" w:rsid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While the producer and primary researcher completed the survey, a technician collected a bulk tank milk sample was collected directly from the top of the bulk tank after agitating the milk for at least 5 minutes, using a 250-mL sterile single-use vial (Blue Dippas™, Dynalon Products, England). Samples were kept on ice in a cooler until they could be frozen and stored at −20°C in the laboratory before being sent to a diagnostic lab for analysis. Also during this time, the technician completed an on-farm observation sheet, which collected information about the bulk tank information, cow identification, air quality, and any outdoor exercise area. Additionally, measurements of the housing facilities were recorded for freestalls and tiestalls (</w:t>
      </w:r>
      <w:commentRangeStart w:id="15"/>
      <w:r w:rsidRPr="006238BB">
        <w:rPr>
          <w:rFonts w:ascii="Times New Roman" w:hAnsi="Times New Roman" w:cs="Times New Roman"/>
          <w:sz w:val="24"/>
          <w:szCs w:val="24"/>
        </w:rPr>
        <w:t xml:space="preserve">stall sizes, </w:t>
      </w:r>
      <w:commentRangeEnd w:id="15"/>
      <w:r w:rsidRPr="006238BB">
        <w:rPr>
          <w:rFonts w:ascii="Times New Roman" w:hAnsi="Times New Roman" w:cs="Times New Roman"/>
          <w:sz w:val="24"/>
          <w:szCs w:val="24"/>
        </w:rPr>
        <w:commentReference w:id="15"/>
      </w:r>
      <w:r w:rsidRPr="006238BB">
        <w:rPr>
          <w:rFonts w:ascii="Times New Roman" w:hAnsi="Times New Roman" w:cs="Times New Roman"/>
          <w:sz w:val="24"/>
          <w:szCs w:val="24"/>
        </w:rPr>
        <w:t xml:space="preserve">pen sizes, stocking density, trainer use), as well as observations about bedded packs when applicable (temperature, depth, sq. ft per animal). Hygiene scoring was completed by the same technician on the day of every visit, with a minimum of 30 randomly selected cows housed in the same pens from which used bedding samples were collected. A 4-point scoring system described by Schreiner and Ruegg was used, where 1 = free of dirt, 2 = slightly dirty (2–10% of </w:t>
      </w:r>
      <w:r w:rsidRPr="006238BB">
        <w:rPr>
          <w:rFonts w:ascii="Times New Roman" w:hAnsi="Times New Roman" w:cs="Times New Roman"/>
          <w:sz w:val="24"/>
          <w:szCs w:val="24"/>
        </w:rPr>
        <w:lastRenderedPageBreak/>
        <w:t xml:space="preserve">surface area), 3 = moderately covered with dirt (10–30% of surface area), and 4 = covered with caked on-dirt (&gt;30% of surface area)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(Schreiner and Ruegg 2002)</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Materials were left with producers to record and collect milk samples of cows with clinical mastitis in the 30 days following the farm visit, but participation in this aspect of the study was too low to include in any analyses.</w:t>
      </w:r>
    </w:p>
    <w:p w14:paraId="75C9811F" w14:textId="77777777" w:rsidR="00026EE6" w:rsidRPr="00361820" w:rsidRDefault="00026EE6" w:rsidP="00026EE6">
      <w:pPr>
        <w:pStyle w:val="ListParagraph"/>
        <w:numPr>
          <w:ilvl w:val="0"/>
          <w:numId w:val="12"/>
        </w:numPr>
        <w:spacing w:line="480" w:lineRule="auto"/>
        <w:rPr>
          <w:b/>
          <w:bCs/>
        </w:rPr>
      </w:pPr>
      <w:r w:rsidRPr="00361820">
        <w:rPr>
          <w:b/>
          <w:bCs/>
        </w:rPr>
        <w:t xml:space="preserve">Bulk </w:t>
      </w:r>
      <w:r>
        <w:rPr>
          <w:b/>
          <w:bCs/>
        </w:rPr>
        <w:t>t</w:t>
      </w:r>
      <w:r w:rsidRPr="00361820">
        <w:rPr>
          <w:b/>
          <w:bCs/>
        </w:rPr>
        <w:t xml:space="preserve">ank </w:t>
      </w:r>
      <w:r>
        <w:rPr>
          <w:b/>
          <w:bCs/>
        </w:rPr>
        <w:t>m</w:t>
      </w:r>
      <w:r w:rsidRPr="00361820">
        <w:rPr>
          <w:b/>
          <w:bCs/>
        </w:rPr>
        <w:t xml:space="preserve">ilk </w:t>
      </w:r>
      <w:r>
        <w:rPr>
          <w:b/>
          <w:bCs/>
        </w:rPr>
        <w:t>c</w:t>
      </w:r>
      <w:r w:rsidRPr="00361820">
        <w:rPr>
          <w:b/>
          <w:bCs/>
        </w:rPr>
        <w:t>ulture</w:t>
      </w:r>
    </w:p>
    <w:p w14:paraId="03E3B506" w14:textId="0B34EC02" w:rsidR="00026EE6" w:rsidRPr="00026EE6" w:rsidRDefault="00026EE6" w:rsidP="00026EE6">
      <w:pPr>
        <w:spacing w:line="480" w:lineRule="auto"/>
        <w:ind w:firstLine="720"/>
        <w:rPr>
          <w:rFonts w:ascii="Times New Roman" w:hAnsi="Times New Roman" w:cs="Times New Roman"/>
          <w:i/>
          <w:iCs/>
          <w:sz w:val="24"/>
          <w:szCs w:val="24"/>
        </w:rPr>
      </w:pPr>
      <w:commentRangeStart w:id="16"/>
      <w:r w:rsidRPr="006238BB">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Methodology for bulk tank milk cultures at the Laboratory of Udder Health have been thoroughly described elsewhere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(Patel et al. 2019)</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2 days at 37°C.  Any lactose-fermenting (pink-colored) colonies on MacConkey medium were counted and reported as coliform bacteria. Any β-hemolytic colonies on Focus medium were counted and identified to the species level using a MALDI Biotyper (suspect </w:t>
      </w:r>
      <w:r w:rsidRPr="006238BB">
        <w:rPr>
          <w:rFonts w:ascii="Times New Roman" w:hAnsi="Times New Roman" w:cs="Times New Roman"/>
          <w:i/>
          <w:iCs/>
          <w:sz w:val="24"/>
          <w:szCs w:val="24"/>
        </w:rPr>
        <w:t>Streptococcus agalactiae</w:t>
      </w:r>
      <w:r w:rsidRPr="006238BB">
        <w:rPr>
          <w:rFonts w:ascii="Times New Roman" w:hAnsi="Times New Roman" w:cs="Times New Roman"/>
          <w:sz w:val="24"/>
          <w:szCs w:val="24"/>
        </w:rPr>
        <w:t xml:space="preserve">), while β-Hemolytic colonies on Factor medium were counted and identified to the species level using a MALDI Biotyper (suspect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Any β-Hemolytic colonies with a confidence score ≥2.0 for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were counted and reported as such. All remaining colonies on Focus medium that were not identified as </w:t>
      </w:r>
      <w:r w:rsidRPr="006238BB">
        <w:rPr>
          <w:rFonts w:ascii="Times New Roman" w:hAnsi="Times New Roman" w:cs="Times New Roman"/>
          <w:i/>
          <w:iCs/>
          <w:sz w:val="24"/>
          <w:szCs w:val="24"/>
        </w:rPr>
        <w:t>Strep. agalactiae</w:t>
      </w:r>
      <w:r w:rsidRPr="006238BB">
        <w:rPr>
          <w:rFonts w:ascii="Times New Roman" w:hAnsi="Times New Roman" w:cs="Times New Roman"/>
          <w:sz w:val="24"/>
          <w:szCs w:val="24"/>
        </w:rPr>
        <w:t xml:space="preserve"> were counted and recorded as streptococci or strep-like organisms, and non-hemolytic colonies on Factor media of </w:t>
      </w:r>
      <w:r w:rsidRPr="006238BB">
        <w:rPr>
          <w:rFonts w:ascii="Times New Roman" w:hAnsi="Times New Roman" w:cs="Times New Roman"/>
          <w:i/>
          <w:iCs/>
          <w:sz w:val="24"/>
          <w:szCs w:val="24"/>
        </w:rPr>
        <w:t xml:space="preserve">Staphylococcus </w:t>
      </w:r>
      <w:r w:rsidRPr="006238BB">
        <w:rPr>
          <w:rFonts w:ascii="Times New Roman" w:hAnsi="Times New Roman" w:cs="Times New Roman"/>
          <w:sz w:val="24"/>
          <w:szCs w:val="24"/>
        </w:rPr>
        <w:t xml:space="preserve">spp. (based on colony morphology, catalase reaction, or Gram stain) were counted and reported as NAS. Bulk tank samples were also cultured for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(0.1 mL milk was swabbed </w:t>
      </w:r>
      <w:r w:rsidRPr="006238BB">
        <w:rPr>
          <w:rFonts w:ascii="Times New Roman" w:hAnsi="Times New Roman" w:cs="Times New Roman"/>
          <w:sz w:val="24"/>
          <w:szCs w:val="24"/>
        </w:rPr>
        <w:lastRenderedPageBreak/>
        <w:t xml:space="preserve">across a Mycoplasma agar plate, then placed in a 7% CO2 incubator at 37°C for 7 days, after which they were examined for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by a trained microbiology technician). For each bulk tank milk sample, counts were generated for coliform organisms, non-</w:t>
      </w:r>
      <w:r w:rsidRPr="006238BB">
        <w:rPr>
          <w:rFonts w:ascii="Times New Roman" w:hAnsi="Times New Roman" w:cs="Times New Roman"/>
          <w:i/>
          <w:iCs/>
          <w:sz w:val="24"/>
          <w:szCs w:val="24"/>
        </w:rPr>
        <w:t xml:space="preserve">aureus </w:t>
      </w:r>
      <w:r w:rsidRPr="006238BB">
        <w:rPr>
          <w:rFonts w:ascii="Times New Roman" w:hAnsi="Times New Roman" w:cs="Times New Roman"/>
          <w:sz w:val="24"/>
          <w:szCs w:val="24"/>
        </w:rPr>
        <w:t xml:space="preserve">staphylococci (NAS), streptococci and strep-like organisms (SSLO),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w:t>
      </w:r>
      <w:r w:rsidRPr="006238BB">
        <w:rPr>
          <w:rFonts w:ascii="Times New Roman" w:hAnsi="Times New Roman" w:cs="Times New Roman"/>
          <w:i/>
          <w:iCs/>
          <w:sz w:val="24"/>
          <w:szCs w:val="24"/>
        </w:rPr>
        <w:t>Strep. agalactiae</w:t>
      </w:r>
      <w:r w:rsidRPr="006238BB">
        <w:rPr>
          <w:rFonts w:ascii="Times New Roman" w:hAnsi="Times New Roman" w:cs="Times New Roman"/>
          <w:sz w:val="24"/>
          <w:szCs w:val="24"/>
        </w:rPr>
        <w:t xml:space="preserve">, and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as total colony-forming units per mL. The lower threshold of detection for this bulk tank milk culture protocol was 5 cfu/mL, and the upper threshold was 62,500 cfu/mL.</w:t>
      </w:r>
      <w:commentRangeEnd w:id="16"/>
      <w:r w:rsidRPr="006238BB">
        <w:rPr>
          <w:rFonts w:ascii="Times New Roman" w:hAnsi="Times New Roman" w:cs="Times New Roman"/>
          <w:sz w:val="24"/>
          <w:szCs w:val="24"/>
        </w:rPr>
        <w:commentReference w:id="16"/>
      </w:r>
    </w:p>
    <w:p w14:paraId="3109784A" w14:textId="5AB5886F" w:rsidR="006238BB" w:rsidRPr="00361820" w:rsidRDefault="006238BB" w:rsidP="00361820">
      <w:pPr>
        <w:pStyle w:val="ListParagraph"/>
        <w:numPr>
          <w:ilvl w:val="0"/>
          <w:numId w:val="12"/>
        </w:numPr>
        <w:spacing w:line="480" w:lineRule="auto"/>
        <w:rPr>
          <w:b/>
          <w:bCs/>
        </w:rPr>
      </w:pPr>
      <w:r w:rsidRPr="00361820">
        <w:rPr>
          <w:b/>
          <w:bCs/>
        </w:rPr>
        <w:t>Herd-level udder health measurements</w:t>
      </w:r>
    </w:p>
    <w:p w14:paraId="05069AF5" w14:textId="24199CF6"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test-day average cow-level linear score (LS; unweighted), average test day milk yield (lbs/cow), and weighted average somatic cell-count (cow-level). The weighted average somatic cell count (cow-level) was used to calculate the weighted average linear score (cow-level) for a herd. The following udder health measures were also captured from DHIA records: proportion of cows with an intramammary infection on most recent test day (“any IMI”), where infection was defined as a linear score of ≥4.0; the proportion of cows with a new IMI (“new IMI”), where a new IMI was defined as a LS changing from &lt;4.0 to ≥4.0 over the last 2 tests; and the proportion of cows with a chronic intramammary infection (“chronic IMI”), where a chronic IMI was defined as having a LS ≥4.0 on the last two tests. </w:t>
      </w:r>
    </w:p>
    <w:p w14:paraId="0FA02AE9" w14:textId="42A12F5B" w:rsidR="006238BB" w:rsidRPr="00361820" w:rsidRDefault="006238BB" w:rsidP="00361820">
      <w:pPr>
        <w:pStyle w:val="ListParagraph"/>
        <w:numPr>
          <w:ilvl w:val="0"/>
          <w:numId w:val="12"/>
        </w:numPr>
        <w:spacing w:line="480" w:lineRule="auto"/>
        <w:rPr>
          <w:b/>
          <w:bCs/>
        </w:rPr>
      </w:pPr>
      <w:r w:rsidRPr="00361820">
        <w:rPr>
          <w:b/>
          <w:bCs/>
        </w:rPr>
        <w:t>Data management and analysis</w:t>
      </w:r>
    </w:p>
    <w:p w14:paraId="0E9ADA34"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Survey data collected through KoboCollect software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(KoboCollect 2019)</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was downloaded as an Excel worksheet (Microsoft Corp., Redmond, WA), which contained the </w:t>
      </w:r>
      <w:r w:rsidRPr="006238BB">
        <w:rPr>
          <w:rFonts w:ascii="Times New Roman" w:hAnsi="Times New Roman" w:cs="Times New Roman"/>
          <w:sz w:val="24"/>
          <w:szCs w:val="24"/>
        </w:rPr>
        <w:lastRenderedPageBreak/>
        <w:t xml:space="preserve">information from the questionnaire covering herd information, description of housing, bedding, and bedding management, as well as milking hygiene and mastitis control practices. Udder hygiene scores for individual cows at each farm were used to calculate both a mean udder hygiene score for that farm, as well as the proportion of cows with dirty udders (udder hygiene score ≥3) for each farm. Bulk tank milk culture data from the U. Minnesota Veterinary Diagnostic lab, DHIA test results, and farm-level udder hygiene outcomes were entered into an Excel database, and the accompanying data for each farm from the questionnaire was then entered into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lactating cow housing/facilities, lactating cow bedding/bedding management practices, milking hygiene procedures, and mastitis control practices for all 21 herds included in the study. Additionally, descriptive statistics were also produced to describe udder hygiene, bulk tank milk culture, and DHIA udder health outcomes, both for all herds (n = 21) and stratified by facility type (freestall, bedded pack, tiestall). Distribution of the raw somatic cell count (SCC) data, log2 transformed SCC data, and log10 transformed SCC data was assessed, and all were found to be similarly close to being normally distributed; therefore, raw SCC data was chosen for ease of interpretation. Continuous variables underwent correlation </w:t>
      </w:r>
      <w:r w:rsidRPr="006238BB">
        <w:rPr>
          <w:rFonts w:ascii="Times New Roman" w:hAnsi="Times New Roman" w:cs="Times New Roman"/>
          <w:sz w:val="24"/>
          <w:szCs w:val="24"/>
        </w:rPr>
        <w:lastRenderedPageBreak/>
        <w:t>analysis to identify variables that were highly associated (R</w:t>
      </w:r>
      <w:r w:rsidRPr="006238BB">
        <w:rPr>
          <w:rFonts w:ascii="Times New Roman" w:hAnsi="Times New Roman" w:cs="Times New Roman"/>
          <w:sz w:val="24"/>
          <w:szCs w:val="24"/>
          <w:vertAlign w:val="superscript"/>
        </w:rPr>
        <w:t>2</w:t>
      </w:r>
      <w:r w:rsidRPr="006238BB">
        <w:rPr>
          <w:rFonts w:ascii="Times New Roman" w:hAnsi="Times New Roman" w:cs="Times New Roman"/>
          <w:sz w:val="24"/>
          <w:szCs w:val="24"/>
        </w:rPr>
        <w:t xml:space="preserve"> ≥ 0.60), and unconditional associations among categorical variables were evaluated using a Pearson’s chi-squared or Fischer’s Exact test as appropriate (p ≤ 0.05). An ANOVA was used to check for correlation between numeric continuous variables and categorical variables (p ≤ 0.05). When a categorical variable had many categories with a small number of observations in each, categories were combined when biologically plausible/reasonable in an attempt to have all categories of predictor variables contain at least 5 observations. If any predictor had only 1 observation in a group and there was no way to combine groups in a logical way, it was discluded from further analysis (but listed in descriptive statistic tables).</w:t>
      </w:r>
    </w:p>
    <w:p w14:paraId="65B1C126" w14:textId="5E2B304C"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Univariate linear regression was performed in R using the “lme4” package to investigate the unconditional relationship between the six (seven?) udder health (+/- and production, if use STD</w:t>
      </w:r>
      <w:r w:rsidR="002776CC">
        <w:rPr>
          <w:rFonts w:ascii="Times New Roman" w:hAnsi="Times New Roman" w:cs="Times New Roman"/>
          <w:sz w:val="24"/>
          <w:szCs w:val="24"/>
        </w:rPr>
        <w:t xml:space="preserve"> </w:t>
      </w:r>
      <w:r w:rsidRPr="006238BB">
        <w:rPr>
          <w:rFonts w:ascii="Times New Roman" w:hAnsi="Times New Roman" w:cs="Times New Roman"/>
          <w:sz w:val="24"/>
          <w:szCs w:val="24"/>
        </w:rPr>
        <w:t>150</w:t>
      </w:r>
      <w:r w:rsidR="00FE2FD8">
        <w:rPr>
          <w:rFonts w:ascii="Times New Roman" w:hAnsi="Times New Roman" w:cs="Times New Roman"/>
          <w:sz w:val="24"/>
          <w:szCs w:val="24"/>
        </w:rPr>
        <w:t>-day</w:t>
      </w:r>
      <w:r w:rsidRPr="006238BB">
        <w:rPr>
          <w:rFonts w:ascii="Times New Roman" w:hAnsi="Times New Roman" w:cs="Times New Roman"/>
          <w:sz w:val="24"/>
          <w:szCs w:val="24"/>
        </w:rPr>
        <w:t xml:space="preserve"> milk) (BTSCC, avg. weighted LS; average unweighted LS; new IMI, any IMI, chronic IMI) and two hygiene outcomes of interest (mean hygiene score and proportion of dirty udders for each farm) and the </w:t>
      </w:r>
      <w:commentRangeStart w:id="17"/>
      <w:r w:rsidRPr="006238BB">
        <w:rPr>
          <w:rFonts w:ascii="Times New Roman" w:hAnsi="Times New Roman" w:cs="Times New Roman"/>
          <w:sz w:val="24"/>
          <w:szCs w:val="24"/>
        </w:rPr>
        <w:t xml:space="preserve">previously-described herd-level independent variables. </w:t>
      </w:r>
      <w:commentRangeEnd w:id="17"/>
      <w:r w:rsidRPr="006238BB">
        <w:rPr>
          <w:rFonts w:ascii="Times New Roman" w:hAnsi="Times New Roman" w:cs="Times New Roman"/>
          <w:sz w:val="24"/>
          <w:szCs w:val="24"/>
        </w:rPr>
        <w:commentReference w:id="17"/>
      </w:r>
      <w:r w:rsidRPr="006238BB">
        <w:rPr>
          <w:rFonts w:ascii="Times New Roman" w:hAnsi="Times New Roman" w:cs="Times New Roman"/>
          <w:sz w:val="24"/>
          <w:szCs w:val="24"/>
        </w:rPr>
        <w:t xml:space="preserve">Any explanatory variable that was unconditionally associated with 1 or more of the outcomes of interest at p &lt; 0.20 was then offered into a multivariable model investigating the relationship between the udder health or hygiene outcome and the herd-level predictor variables. Facility type was forced into these multivariable models, as it was the primary explanatory predictor of interest. A backward stepwise variable selection process was used, with the least significant variables being removed one by one until all remaining predictors had P ≤ 0.10. </w:t>
      </w:r>
      <w:commentRangeStart w:id="18"/>
      <w:r w:rsidRPr="006238BB">
        <w:rPr>
          <w:rFonts w:ascii="Times New Roman" w:hAnsi="Times New Roman" w:cs="Times New Roman"/>
          <w:sz w:val="24"/>
          <w:szCs w:val="24"/>
        </w:rPr>
        <w:t xml:space="preserve">… Due to over parametrization and lack of statistical significance due to limited sample size, the multivariable modelling approach to investigate the conditional relationship between facility type and outcome of interest was abandoned in favor of reporting the univariate analysis results for all farms </w:t>
      </w:r>
      <w:r w:rsidRPr="006238BB">
        <w:rPr>
          <w:rFonts w:ascii="Times New Roman" w:hAnsi="Times New Roman" w:cs="Times New Roman"/>
          <w:sz w:val="24"/>
          <w:szCs w:val="24"/>
        </w:rPr>
        <w:lastRenderedPageBreak/>
        <w:t>combined together (n = 21).</w:t>
      </w:r>
      <w:commentRangeEnd w:id="18"/>
      <w:r w:rsidRPr="006238BB">
        <w:rPr>
          <w:rFonts w:ascii="Times New Roman" w:hAnsi="Times New Roman" w:cs="Times New Roman"/>
          <w:sz w:val="24"/>
          <w:szCs w:val="24"/>
        </w:rPr>
        <w:commentReference w:id="18"/>
      </w:r>
      <w:r w:rsidRPr="006238BB">
        <w:rPr>
          <w:rFonts w:ascii="Times New Roman" w:hAnsi="Times New Roman" w:cs="Times New Roman"/>
          <w:sz w:val="24"/>
          <w:szCs w:val="24"/>
        </w:rPr>
        <w:t xml:space="preserve"> Unconditional comparisons of bulk tank udder health measures, aerobic culture data, and hygiene scores by facility type was then carried out using an ANOVA test. Data was first checked to ensure the assumptions for ANOVA were met, including: (1) presence of outliers, (2) normality using a Shapiro-Wilk test (p ≤ 0.05), and (3) homogeneity of variances using Levene’s test and visual assessment of a residuals vs. fitted values plot. The Tukey method was used for adjusting p-values for multiple comparisons (“TukeyHSD” function of the “stats” package in R).</w:t>
      </w:r>
      <w:bookmarkEnd w:id="13"/>
    </w:p>
    <w:p w14:paraId="63DFC1B4" w14:textId="77777777" w:rsidR="00B56688" w:rsidRDefault="00B56688" w:rsidP="00B56688">
      <w:pPr>
        <w:rPr>
          <w:b/>
        </w:rPr>
      </w:pPr>
    </w:p>
    <w:p w14:paraId="131CC2CD" w14:textId="2DA54601" w:rsidR="003E52D2" w:rsidRPr="00A43086" w:rsidRDefault="00B91228" w:rsidP="005F0EC1">
      <w:pPr>
        <w:rPr>
          <w:rFonts w:ascii="Times New Roman" w:hAnsi="Times New Roman" w:cs="Times New Roman"/>
          <w:b/>
          <w:sz w:val="24"/>
          <w:szCs w:val="24"/>
        </w:rPr>
      </w:pPr>
      <w:commentRangeStart w:id="19"/>
      <w:r w:rsidRPr="005F0EC1">
        <w:rPr>
          <w:rFonts w:ascii="Times New Roman" w:hAnsi="Times New Roman" w:cs="Times New Roman"/>
          <w:b/>
          <w:sz w:val="24"/>
          <w:szCs w:val="24"/>
        </w:rPr>
        <w:t>Results</w:t>
      </w:r>
      <w:commentRangeEnd w:id="19"/>
      <w:r w:rsidR="00B715A3">
        <w:rPr>
          <w:rStyle w:val="CommentReference"/>
          <w:rFonts w:eastAsiaTheme="minorEastAsia"/>
        </w:rPr>
        <w:commentReference w:id="19"/>
      </w:r>
    </w:p>
    <w:p w14:paraId="0422E7E4" w14:textId="12227C04" w:rsidR="00CA29EB" w:rsidRPr="00CA29EB" w:rsidRDefault="00CA29EB" w:rsidP="00CA29EB">
      <w:pPr>
        <w:pStyle w:val="ListParagraph"/>
        <w:numPr>
          <w:ilvl w:val="0"/>
          <w:numId w:val="9"/>
        </w:numPr>
        <w:spacing w:line="480" w:lineRule="auto"/>
        <w:rPr>
          <w:b/>
          <w:bCs/>
        </w:rPr>
      </w:pPr>
      <w:commentRangeStart w:id="20"/>
      <w:r w:rsidRPr="00CA29EB">
        <w:rPr>
          <w:b/>
          <w:bCs/>
        </w:rPr>
        <w:t>Description of study herds</w:t>
      </w:r>
      <w:commentRangeEnd w:id="20"/>
      <w:r w:rsidRPr="00CA29EB">
        <w:commentReference w:id="20"/>
      </w:r>
    </w:p>
    <w:p w14:paraId="4AC0E122" w14:textId="79C36BCE" w:rsidR="00CA29EB" w:rsidRPr="00CA29EB" w:rsidRDefault="00CA29EB" w:rsidP="003E0763">
      <w:pPr>
        <w:spacing w:line="480" w:lineRule="auto"/>
        <w:ind w:firstLine="720"/>
        <w:rPr>
          <w:rFonts w:ascii="Times New Roman" w:hAnsi="Times New Roman" w:cs="Times New Roman"/>
          <w:sz w:val="24"/>
          <w:szCs w:val="24"/>
        </w:rPr>
      </w:pPr>
      <w:del w:id="21" w:author="Caitlin Jeffrey" w:date="2023-06-26T13:41:00Z">
        <w:r w:rsidRPr="00CA29EB" w:rsidDel="00353DA9">
          <w:rPr>
            <w:rFonts w:ascii="Times New Roman" w:hAnsi="Times New Roman" w:cs="Times New Roman"/>
            <w:sz w:val="24"/>
            <w:szCs w:val="24"/>
          </w:rPr>
          <w:delText>Of the</w:delText>
        </w:r>
      </w:del>
      <w:ins w:id="22" w:author="Caitlin Jeffrey" w:date="2023-06-26T13:41:00Z">
        <w:r w:rsidR="00353DA9">
          <w:rPr>
            <w:rFonts w:ascii="Times New Roman" w:hAnsi="Times New Roman" w:cs="Times New Roman"/>
            <w:sz w:val="24"/>
            <w:szCs w:val="24"/>
          </w:rPr>
          <w:t>A total of</w:t>
        </w:r>
      </w:ins>
      <w:r w:rsidRPr="00CA29EB">
        <w:rPr>
          <w:rFonts w:ascii="Times New Roman" w:hAnsi="Times New Roman" w:cs="Times New Roman"/>
          <w:sz w:val="24"/>
          <w:szCs w:val="24"/>
        </w:rPr>
        <w:t xml:space="preserve"> 21 herds </w:t>
      </w:r>
      <w:ins w:id="23" w:author="Caitlin Jeffrey" w:date="2023-06-26T13:41:00Z">
        <w:r w:rsidR="00353DA9">
          <w:rPr>
            <w:rFonts w:ascii="Times New Roman" w:hAnsi="Times New Roman" w:cs="Times New Roman"/>
            <w:sz w:val="24"/>
            <w:szCs w:val="24"/>
          </w:rPr>
          <w:t>were enrolled</w:t>
        </w:r>
      </w:ins>
      <w:del w:id="24" w:author="Caitlin Jeffrey" w:date="2023-06-26T13:41:00Z">
        <w:r w:rsidRPr="00CA29EB" w:rsidDel="00353DA9">
          <w:rPr>
            <w:rFonts w:ascii="Times New Roman" w:hAnsi="Times New Roman" w:cs="Times New Roman"/>
            <w:sz w:val="24"/>
            <w:szCs w:val="24"/>
          </w:rPr>
          <w:delText>included</w:delText>
        </w:r>
      </w:del>
      <w:ins w:id="25" w:author="Caitlin Jeffrey" w:date="2023-06-26T13:42:00Z">
        <w:r w:rsidR="005A0EF2">
          <w:rPr>
            <w:rFonts w:ascii="Times New Roman" w:hAnsi="Times New Roman" w:cs="Times New Roman"/>
            <w:sz w:val="24"/>
            <w:szCs w:val="24"/>
          </w:rPr>
          <w:t>:</w:t>
        </w:r>
      </w:ins>
      <w:del w:id="26" w:author="Caitlin Jeffrey" w:date="2023-06-26T13:42:00Z">
        <w:r w:rsidRPr="00CA29EB" w:rsidDel="00D165C5">
          <w:rPr>
            <w:rFonts w:ascii="Times New Roman" w:hAnsi="Times New Roman" w:cs="Times New Roman"/>
            <w:sz w:val="24"/>
            <w:szCs w:val="24"/>
          </w:rPr>
          <w:delText>,</w:delText>
        </w:r>
      </w:del>
      <w:r w:rsidRPr="00CA29EB">
        <w:rPr>
          <w:rFonts w:ascii="Times New Roman" w:hAnsi="Times New Roman" w:cs="Times New Roman"/>
          <w:sz w:val="24"/>
          <w:szCs w:val="24"/>
        </w:rPr>
        <w:t xml:space="preserve"> 5 used a bedded pack system (23.8%), </w:t>
      </w:r>
      <w:ins w:id="27" w:author="Caitlin Jeffrey" w:date="2023-06-26T13:42:00Z">
        <w:r w:rsidR="00D165C5">
          <w:rPr>
            <w:rFonts w:ascii="Times New Roman" w:hAnsi="Times New Roman" w:cs="Times New Roman"/>
            <w:sz w:val="24"/>
            <w:szCs w:val="24"/>
          </w:rPr>
          <w:t>one</w:t>
        </w:r>
      </w:ins>
      <w:del w:id="28" w:author="Caitlin Jeffrey" w:date="2023-06-26T13:42:00Z">
        <w:r w:rsidRPr="00CA29EB" w:rsidDel="00D165C5">
          <w:rPr>
            <w:rFonts w:ascii="Times New Roman" w:hAnsi="Times New Roman" w:cs="Times New Roman"/>
            <w:sz w:val="24"/>
            <w:szCs w:val="24"/>
          </w:rPr>
          <w:delText>1</w:delText>
        </w:r>
      </w:del>
      <w:r w:rsidRPr="00CA29EB">
        <w:rPr>
          <w:rFonts w:ascii="Times New Roman" w:hAnsi="Times New Roman" w:cs="Times New Roman"/>
          <w:sz w:val="24"/>
          <w:szCs w:val="24"/>
        </w:rPr>
        <w:t xml:space="preserve"> used a freestall bedded with sand (4.8%), 5 used a freestall bedded with shavings/sawdust (23.8%), and 10 used a tiestall bedded with shavings/sawdust (47.6%) (Supplemental Table S1). The predominant breeds for each farm were Holstein (</w:t>
      </w:r>
      <w:ins w:id="29" w:author="Caitlin Jeffrey" w:date="2023-06-26T13:43:00Z">
        <w:r w:rsidR="006C2F6C">
          <w:rPr>
            <w:rFonts w:ascii="Times New Roman" w:hAnsi="Times New Roman" w:cs="Times New Roman"/>
            <w:sz w:val="24"/>
            <w:szCs w:val="24"/>
          </w:rPr>
          <w:t xml:space="preserve">n = </w:t>
        </w:r>
      </w:ins>
      <w:r w:rsidRPr="00CA29EB">
        <w:rPr>
          <w:rFonts w:ascii="Times New Roman" w:hAnsi="Times New Roman" w:cs="Times New Roman"/>
          <w:sz w:val="24"/>
          <w:szCs w:val="24"/>
        </w:rPr>
        <w:t>8), Jersey (</w:t>
      </w:r>
      <w:ins w:id="30" w:author="Caitlin Jeffrey" w:date="2023-06-26T13:43:00Z">
        <w:r w:rsidR="00502D17">
          <w:rPr>
            <w:rFonts w:ascii="Times New Roman" w:hAnsi="Times New Roman" w:cs="Times New Roman"/>
            <w:sz w:val="24"/>
            <w:szCs w:val="24"/>
          </w:rPr>
          <w:t xml:space="preserve">n = </w:t>
        </w:r>
      </w:ins>
      <w:r w:rsidRPr="00CA29EB">
        <w:rPr>
          <w:rFonts w:ascii="Times New Roman" w:hAnsi="Times New Roman" w:cs="Times New Roman"/>
          <w:sz w:val="24"/>
          <w:szCs w:val="24"/>
        </w:rPr>
        <w:t xml:space="preserve">10), and mixed </w:t>
      </w:r>
      <w:commentRangeStart w:id="31"/>
      <w:r w:rsidRPr="00CA29EB">
        <w:rPr>
          <w:rFonts w:ascii="Times New Roman" w:hAnsi="Times New Roman" w:cs="Times New Roman"/>
          <w:sz w:val="24"/>
          <w:szCs w:val="24"/>
        </w:rPr>
        <w:t>Holstein</w:t>
      </w:r>
      <w:commentRangeEnd w:id="31"/>
      <w:r w:rsidR="003B2777">
        <w:rPr>
          <w:rStyle w:val="CommentReference"/>
          <w:rFonts w:eastAsiaTheme="minorEastAsia"/>
        </w:rPr>
        <w:commentReference w:id="31"/>
      </w:r>
      <w:r w:rsidRPr="00CA29EB">
        <w:rPr>
          <w:rFonts w:ascii="Times New Roman" w:hAnsi="Times New Roman" w:cs="Times New Roman"/>
          <w:sz w:val="24"/>
          <w:szCs w:val="24"/>
        </w:rPr>
        <w:t>-Jersey crosses/other (</w:t>
      </w:r>
      <w:ins w:id="32" w:author="Caitlin Jeffrey" w:date="2023-06-26T13:43:00Z">
        <w:r w:rsidR="00502D17">
          <w:rPr>
            <w:rFonts w:ascii="Times New Roman" w:hAnsi="Times New Roman" w:cs="Times New Roman"/>
            <w:sz w:val="24"/>
            <w:szCs w:val="24"/>
          </w:rPr>
          <w:t xml:space="preserve">n = </w:t>
        </w:r>
      </w:ins>
      <w:r w:rsidRPr="00CA29EB">
        <w:rPr>
          <w:rFonts w:ascii="Times New Roman" w:hAnsi="Times New Roman" w:cs="Times New Roman"/>
          <w:sz w:val="24"/>
          <w:szCs w:val="24"/>
        </w:rPr>
        <w:t xml:space="preserve">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489A333" w14:textId="7EF2ADF8" w:rsidR="00CA29EB" w:rsidRPr="00CA29EB" w:rsidRDefault="00CA29EB" w:rsidP="00CA29EB">
      <w:pPr>
        <w:pStyle w:val="ListParagraph"/>
        <w:numPr>
          <w:ilvl w:val="0"/>
          <w:numId w:val="9"/>
        </w:numPr>
        <w:spacing w:line="480" w:lineRule="auto"/>
        <w:rPr>
          <w:b/>
          <w:bCs/>
        </w:rPr>
      </w:pPr>
      <w:commentRangeStart w:id="33"/>
      <w:r w:rsidRPr="00CA29EB">
        <w:rPr>
          <w:b/>
          <w:bCs/>
        </w:rPr>
        <w:lastRenderedPageBreak/>
        <w:t>Comparison of bulk tank milk aerobic culture data</w:t>
      </w:r>
      <w:commentRangeEnd w:id="33"/>
      <w:r w:rsidRPr="00CA29EB">
        <w:commentReference w:id="33"/>
      </w:r>
      <w:r w:rsidRPr="00CA29EB">
        <w:rPr>
          <w:b/>
          <w:bCs/>
        </w:rPr>
        <w:t xml:space="preserve"> </w:t>
      </w:r>
    </w:p>
    <w:p w14:paraId="0F46D12B" w14:textId="14611E00" w:rsidR="00CA29EB" w:rsidRDefault="00CA29EB" w:rsidP="003E0763">
      <w:pPr>
        <w:spacing w:line="480" w:lineRule="auto"/>
        <w:ind w:firstLine="720"/>
        <w:rPr>
          <w:rFonts w:ascii="Times New Roman" w:hAnsi="Times New Roman" w:cs="Times New Roman"/>
          <w:sz w:val="24"/>
          <w:szCs w:val="24"/>
        </w:rPr>
      </w:pPr>
      <w:del w:id="34" w:author="Caitlin Jeffrey" w:date="2023-06-26T13:48:00Z">
        <w:r w:rsidRPr="00CA29EB" w:rsidDel="001803F0">
          <w:rPr>
            <w:rFonts w:ascii="Times New Roman" w:hAnsi="Times New Roman" w:cs="Times New Roman"/>
            <w:sz w:val="24"/>
            <w:szCs w:val="24"/>
          </w:rPr>
          <w:delText xml:space="preserve">Of the 21 bulk tank milk samples </w:delText>
        </w:r>
      </w:del>
      <w:ins w:id="35" w:author="Caitlin Jeffrey" w:date="2023-06-26T13:48:00Z">
        <w:r w:rsidR="001803F0">
          <w:rPr>
            <w:rFonts w:ascii="Times New Roman" w:hAnsi="Times New Roman" w:cs="Times New Roman"/>
            <w:sz w:val="24"/>
            <w:szCs w:val="24"/>
          </w:rPr>
          <w:t>N</w:t>
        </w:r>
      </w:ins>
      <w:del w:id="36" w:author="Caitlin Jeffrey" w:date="2023-06-26T13:48:00Z">
        <w:r w:rsidRPr="00CA29EB" w:rsidDel="001803F0">
          <w:rPr>
            <w:rFonts w:ascii="Times New Roman" w:hAnsi="Times New Roman" w:cs="Times New Roman"/>
            <w:sz w:val="24"/>
            <w:szCs w:val="24"/>
          </w:rPr>
          <w:delText>cultured, n</w:delText>
        </w:r>
      </w:del>
      <w:r w:rsidRPr="00CA29EB">
        <w:rPr>
          <w:rFonts w:ascii="Times New Roman" w:hAnsi="Times New Roman" w:cs="Times New Roman"/>
          <w:sz w:val="24"/>
          <w:szCs w:val="24"/>
        </w:rPr>
        <w:t>one</w:t>
      </w:r>
      <w:ins w:id="37" w:author="Caitlin Jeffrey" w:date="2023-06-26T13:48:00Z">
        <w:r w:rsidR="001803F0">
          <w:rPr>
            <w:rFonts w:ascii="Times New Roman" w:hAnsi="Times New Roman" w:cs="Times New Roman"/>
            <w:sz w:val="24"/>
            <w:szCs w:val="24"/>
          </w:rPr>
          <w:t xml:space="preserve"> </w:t>
        </w:r>
      </w:ins>
      <w:ins w:id="38" w:author="Caitlin Jeffrey" w:date="2023-06-26T13:49:00Z">
        <w:r w:rsidR="001803F0">
          <w:rPr>
            <w:rFonts w:ascii="Times New Roman" w:hAnsi="Times New Roman" w:cs="Times New Roman"/>
            <w:sz w:val="24"/>
            <w:szCs w:val="24"/>
          </w:rPr>
          <w:t>o</w:t>
        </w:r>
      </w:ins>
      <w:ins w:id="39" w:author="Caitlin Jeffrey" w:date="2023-06-26T13:48:00Z">
        <w:r w:rsidR="001803F0" w:rsidRPr="00CA29EB">
          <w:rPr>
            <w:rFonts w:ascii="Times New Roman" w:hAnsi="Times New Roman" w:cs="Times New Roman"/>
            <w:sz w:val="24"/>
            <w:szCs w:val="24"/>
          </w:rPr>
          <w:t>f the 21</w:t>
        </w:r>
        <w:r w:rsidR="001803F0">
          <w:rPr>
            <w:rFonts w:ascii="Times New Roman" w:hAnsi="Times New Roman" w:cs="Times New Roman"/>
            <w:sz w:val="24"/>
            <w:szCs w:val="24"/>
          </w:rPr>
          <w:t xml:space="preserve"> </w:t>
        </w:r>
        <w:r w:rsidR="001803F0" w:rsidRPr="00CA29EB">
          <w:rPr>
            <w:rFonts w:ascii="Times New Roman" w:hAnsi="Times New Roman" w:cs="Times New Roman"/>
            <w:sz w:val="24"/>
            <w:szCs w:val="24"/>
          </w:rPr>
          <w:t>bulk tank milk samples</w:t>
        </w:r>
      </w:ins>
      <w:r w:rsidRPr="00CA29EB">
        <w:rPr>
          <w:rFonts w:ascii="Times New Roman" w:hAnsi="Times New Roman" w:cs="Times New Roman"/>
          <w:sz w:val="24"/>
          <w:szCs w:val="24"/>
        </w:rPr>
        <w:t xml:space="preserve"> were positive for </w:t>
      </w:r>
      <w:r w:rsidRPr="00CA29EB">
        <w:rPr>
          <w:rFonts w:ascii="Times New Roman" w:hAnsi="Times New Roman" w:cs="Times New Roman"/>
          <w:i/>
          <w:iCs/>
          <w:sz w:val="24"/>
          <w:szCs w:val="24"/>
        </w:rPr>
        <w:t xml:space="preserve">Strep. agalactiae </w:t>
      </w:r>
      <w:r w:rsidRPr="00CA29EB">
        <w:rPr>
          <w:rFonts w:ascii="Times New Roman" w:hAnsi="Times New Roman" w:cs="Times New Roman"/>
          <w:sz w:val="24"/>
          <w:szCs w:val="24"/>
        </w:rPr>
        <w:t xml:space="preserve">or </w:t>
      </w:r>
      <w:r w:rsidRPr="00CA29EB">
        <w:rPr>
          <w:rFonts w:ascii="Times New Roman" w:hAnsi="Times New Roman" w:cs="Times New Roman"/>
          <w:i/>
          <w:iCs/>
          <w:sz w:val="24"/>
          <w:szCs w:val="24"/>
        </w:rPr>
        <w:t>Mycoplasma</w:t>
      </w:r>
      <w:r w:rsidRPr="00CA29EB">
        <w:rPr>
          <w:rFonts w:ascii="Times New Roman" w:hAnsi="Times New Roman" w:cs="Times New Roman"/>
          <w:sz w:val="24"/>
          <w:szCs w:val="24"/>
        </w:rPr>
        <w:t xml:space="preserve"> spp. (Table 1). Sixteen of the 21 bulk tank milk samples were negative for coliforms on aerobic culture, while 5 farms had a coliform count of 5 cfu/mL. </w:t>
      </w:r>
      <w:r w:rsidRPr="00CA29EB">
        <w:rPr>
          <w:rFonts w:ascii="Times New Roman" w:hAnsi="Times New Roman" w:cs="Times New Roman"/>
          <w:i/>
          <w:iCs/>
          <w:sz w:val="24"/>
          <w:szCs w:val="24"/>
        </w:rPr>
        <w:t>Staph. aureus</w:t>
      </w:r>
      <w:r w:rsidRPr="00CA29EB">
        <w:rPr>
          <w:rFonts w:ascii="Times New Roman" w:hAnsi="Times New Roman" w:cs="Times New Roman"/>
          <w:sz w:val="24"/>
          <w:szCs w:val="24"/>
        </w:rPr>
        <w:t xml:space="preserve"> was found in the bulk tank milk from 13/21 herds, with a </w:t>
      </w:r>
      <w:commentRangeStart w:id="40"/>
      <w:r w:rsidRPr="00CA29EB">
        <w:rPr>
          <w:rFonts w:ascii="Times New Roman" w:hAnsi="Times New Roman" w:cs="Times New Roman"/>
          <w:sz w:val="24"/>
          <w:szCs w:val="24"/>
        </w:rPr>
        <w:t xml:space="preserve">median (mean; range) cfu/mL of 50 (70; 15-320) when present. The median (mean; range) </w:t>
      </w:r>
      <w:r w:rsidRPr="00CA29EB">
        <w:rPr>
          <w:rFonts w:ascii="Times New Roman" w:hAnsi="Times New Roman" w:cs="Times New Roman"/>
          <w:i/>
          <w:iCs/>
          <w:sz w:val="24"/>
          <w:szCs w:val="24"/>
        </w:rPr>
        <w:t xml:space="preserve">Staph. </w:t>
      </w:r>
      <w:r w:rsidRPr="00CA29EB">
        <w:rPr>
          <w:rFonts w:ascii="Times New Roman" w:hAnsi="Times New Roman" w:cs="Times New Roman"/>
          <w:sz w:val="24"/>
          <w:szCs w:val="24"/>
        </w:rPr>
        <w:t>spp. count found in the 21 bulk tank milk samples was 65 (96; 0-665) cfu/mL, while the median non-</w:t>
      </w:r>
      <w:r w:rsidRPr="00CA29EB">
        <w:rPr>
          <w:rFonts w:ascii="Times New Roman" w:hAnsi="Times New Roman" w:cs="Times New Roman"/>
          <w:i/>
          <w:iCs/>
          <w:sz w:val="24"/>
          <w:szCs w:val="24"/>
        </w:rPr>
        <w:t xml:space="preserve">ag. Strep. </w:t>
      </w:r>
      <w:r w:rsidRPr="00CA29EB">
        <w:rPr>
          <w:rFonts w:ascii="Times New Roman" w:hAnsi="Times New Roman" w:cs="Times New Roman"/>
          <w:sz w:val="24"/>
          <w:szCs w:val="24"/>
        </w:rPr>
        <w:t>count was 45 (156; 10-1</w:t>
      </w:r>
      <w:ins w:id="41" w:author="Caitlin Jeffrey" w:date="2023-06-26T13:54:00Z">
        <w:r w:rsidR="009F6726">
          <w:rPr>
            <w:rFonts w:ascii="Times New Roman" w:hAnsi="Times New Roman" w:cs="Times New Roman"/>
            <w:sz w:val="24"/>
            <w:szCs w:val="24"/>
          </w:rPr>
          <w:t>,</w:t>
        </w:r>
      </w:ins>
      <w:r w:rsidRPr="00CA29EB">
        <w:rPr>
          <w:rFonts w:ascii="Times New Roman" w:hAnsi="Times New Roman" w:cs="Times New Roman"/>
          <w:sz w:val="24"/>
          <w:szCs w:val="24"/>
        </w:rPr>
        <w:t xml:space="preserve">250) cfu/mL. </w:t>
      </w:r>
      <w:commentRangeEnd w:id="40"/>
      <w:r w:rsidRPr="00CA29EB">
        <w:rPr>
          <w:rFonts w:ascii="Times New Roman" w:hAnsi="Times New Roman" w:cs="Times New Roman"/>
          <w:sz w:val="24"/>
          <w:szCs w:val="24"/>
        </w:rPr>
        <w:commentReference w:id="40"/>
      </w:r>
      <w:r w:rsidRPr="00CA29EB">
        <w:rPr>
          <w:rFonts w:ascii="Times New Roman" w:hAnsi="Times New Roman" w:cs="Times New Roman"/>
          <w:sz w:val="24"/>
          <w:szCs w:val="24"/>
        </w:rPr>
        <w:t xml:space="preserve">As most measures of the aerobic culture data were not normally distributed even after log transformation, a </w:t>
      </w:r>
      <w:commentRangeStart w:id="42"/>
      <w:r w:rsidRPr="00CA29EB">
        <w:rPr>
          <w:rFonts w:ascii="Times New Roman" w:hAnsi="Times New Roman" w:cs="Times New Roman"/>
          <w:sz w:val="24"/>
          <w:szCs w:val="24"/>
        </w:rPr>
        <w:t>Kruskal-Wallis tes</w:t>
      </w:r>
      <w:commentRangeEnd w:id="42"/>
      <w:r w:rsidRPr="00CA29EB">
        <w:rPr>
          <w:rFonts w:ascii="Times New Roman" w:hAnsi="Times New Roman" w:cs="Times New Roman"/>
          <w:sz w:val="24"/>
          <w:szCs w:val="24"/>
        </w:rPr>
        <w:commentReference w:id="42"/>
      </w:r>
      <w:r w:rsidRPr="00CA29EB">
        <w:rPr>
          <w:rFonts w:ascii="Times New Roman" w:hAnsi="Times New Roman" w:cs="Times New Roman"/>
          <w:sz w:val="24"/>
          <w:szCs w:val="24"/>
        </w:rPr>
        <w:t xml:space="preserve">t was used to compare CFU counts between the three facility types. There was no difference in mean rank </w:t>
      </w:r>
      <w:del w:id="43" w:author="Caitlin Jeffrey" w:date="2023-06-26T13:53:00Z">
        <w:r w:rsidRPr="00CA29EB" w:rsidDel="000D4576">
          <w:rPr>
            <w:rFonts w:ascii="Times New Roman" w:hAnsi="Times New Roman" w:cs="Times New Roman"/>
            <w:sz w:val="24"/>
            <w:szCs w:val="24"/>
          </w:rPr>
          <w:delText>in respect to</w:delText>
        </w:r>
      </w:del>
      <w:ins w:id="44" w:author="Caitlin Jeffrey" w:date="2023-06-26T13:53:00Z">
        <w:r w:rsidR="000D4576">
          <w:rPr>
            <w:rFonts w:ascii="Times New Roman" w:hAnsi="Times New Roman" w:cs="Times New Roman"/>
            <w:sz w:val="24"/>
            <w:szCs w:val="24"/>
          </w:rPr>
          <w:t>among</w:t>
        </w:r>
      </w:ins>
      <w:r w:rsidRPr="00CA29EB">
        <w:rPr>
          <w:rFonts w:ascii="Times New Roman" w:hAnsi="Times New Roman" w:cs="Times New Roman"/>
          <w:sz w:val="24"/>
          <w:szCs w:val="24"/>
        </w:rPr>
        <w:t xml:space="preserve"> the three facility types for CFU counts of </w:t>
      </w:r>
      <w:r w:rsidRPr="00CA29EB">
        <w:rPr>
          <w:rFonts w:ascii="Times New Roman" w:hAnsi="Times New Roman" w:cs="Times New Roman"/>
          <w:i/>
          <w:iCs/>
          <w:sz w:val="24"/>
          <w:szCs w:val="24"/>
        </w:rPr>
        <w:t>Staph.</w:t>
      </w:r>
      <w:r w:rsidRPr="00CA29EB">
        <w:rPr>
          <w:rFonts w:ascii="Times New Roman" w:hAnsi="Times New Roman" w:cs="Times New Roman"/>
          <w:sz w:val="24"/>
          <w:szCs w:val="24"/>
        </w:rPr>
        <w:t xml:space="preserve"> spp., non-</w:t>
      </w:r>
      <w:r w:rsidRPr="00CA29EB">
        <w:rPr>
          <w:rFonts w:ascii="Times New Roman" w:hAnsi="Times New Roman" w:cs="Times New Roman"/>
          <w:i/>
          <w:iCs/>
          <w:sz w:val="24"/>
          <w:szCs w:val="24"/>
        </w:rPr>
        <w:t>ag Strep.</w:t>
      </w:r>
      <w:r w:rsidRPr="00CA29EB">
        <w:rPr>
          <w:rFonts w:ascii="Times New Roman" w:hAnsi="Times New Roman" w:cs="Times New Roman"/>
          <w:sz w:val="24"/>
          <w:szCs w:val="24"/>
        </w:rPr>
        <w:t xml:space="preserve"> spp., coliforms, or </w:t>
      </w:r>
      <w:r w:rsidRPr="00CA29EB">
        <w:rPr>
          <w:rFonts w:ascii="Times New Roman" w:hAnsi="Times New Roman" w:cs="Times New Roman"/>
          <w:i/>
          <w:iCs/>
          <w:sz w:val="24"/>
          <w:szCs w:val="24"/>
        </w:rPr>
        <w:t>Staph. aureus</w:t>
      </w:r>
      <w:r w:rsidRPr="00CA29EB">
        <w:rPr>
          <w:rFonts w:ascii="Times New Roman" w:hAnsi="Times New Roman" w:cs="Times New Roman"/>
          <w:sz w:val="24"/>
          <w:szCs w:val="24"/>
        </w:rPr>
        <w:t xml:space="preserve"> (p &gt; 0.05, Table 1).</w:t>
      </w:r>
    </w:p>
    <w:p w14:paraId="4D468465" w14:textId="0079DA1C" w:rsidR="00692DAA" w:rsidRPr="00692DAA" w:rsidRDefault="00692DAA" w:rsidP="00692DAA">
      <w:pPr>
        <w:pStyle w:val="ListParagraph"/>
        <w:numPr>
          <w:ilvl w:val="0"/>
          <w:numId w:val="9"/>
        </w:numPr>
        <w:spacing w:line="480" w:lineRule="auto"/>
        <w:rPr>
          <w:b/>
          <w:bCs/>
        </w:rPr>
      </w:pPr>
      <w:r w:rsidRPr="00692DAA">
        <w:rPr>
          <w:b/>
          <w:bCs/>
        </w:rPr>
        <w:t>Comparison of bulk tank milk udder health measures by facility type</w:t>
      </w:r>
    </w:p>
    <w:p w14:paraId="1BAEB32E" w14:textId="198DFF5D" w:rsidR="00895B63" w:rsidRPr="00F81BD0" w:rsidRDefault="00895B63" w:rsidP="00F81BD0">
      <w:pPr>
        <w:spacing w:line="480" w:lineRule="auto"/>
        <w:ind w:firstLine="720"/>
        <w:rPr>
          <w:rFonts w:ascii="Times New Roman" w:hAnsi="Times New Roman" w:cs="Times New Roman"/>
          <w:sz w:val="24"/>
          <w:szCs w:val="24"/>
        </w:rPr>
      </w:pPr>
      <w:r w:rsidRPr="00F81BD0">
        <w:rPr>
          <w:rFonts w:ascii="Times New Roman" w:hAnsi="Times New Roman" w:cs="Times New Roman"/>
          <w:sz w:val="24"/>
          <w:szCs w:val="24"/>
        </w:rPr>
        <w:t xml:space="preserve">The mean (SD; range) raw somatic cell count for the 21 bulk tank milk samples collected was 144,286 cells/mL </w:t>
      </w:r>
      <w:commentRangeStart w:id="45"/>
      <w:r w:rsidRPr="00F81BD0">
        <w:rPr>
          <w:rFonts w:ascii="Times New Roman" w:hAnsi="Times New Roman" w:cs="Times New Roman"/>
          <w:sz w:val="24"/>
          <w:szCs w:val="24"/>
        </w:rPr>
        <w:t xml:space="preserve">(53,934; 54,000-250,000) </w:t>
      </w:r>
      <w:commentRangeEnd w:id="45"/>
      <w:r w:rsidRPr="00F81BD0">
        <w:rPr>
          <w:rStyle w:val="CommentReference"/>
          <w:rFonts w:ascii="Times New Roman" w:hAnsi="Times New Roman" w:cs="Times New Roman"/>
          <w:sz w:val="24"/>
          <w:szCs w:val="24"/>
        </w:rPr>
        <w:commentReference w:id="45"/>
      </w:r>
      <w:r w:rsidRPr="00F81BD0">
        <w:rPr>
          <w:rFonts w:ascii="Times New Roman" w:hAnsi="Times New Roman" w:cs="Times New Roman"/>
          <w:sz w:val="24"/>
          <w:szCs w:val="24"/>
        </w:rPr>
        <w:t>(Table 2). For the 19 herds with available DHIA test-day data, the mean percent of cows with new</w:t>
      </w:r>
      <w:ins w:id="46" w:author="Caitlin Jeffrey" w:date="2023-06-26T13:54:00Z">
        <w:r w:rsidR="00AA176D">
          <w:rPr>
            <w:rFonts w:ascii="Times New Roman" w:hAnsi="Times New Roman" w:cs="Times New Roman"/>
            <w:sz w:val="24"/>
            <w:szCs w:val="24"/>
          </w:rPr>
          <w:t>ly</w:t>
        </w:r>
      </w:ins>
      <w:ins w:id="47" w:author="Caitlin Jeffrey" w:date="2023-06-26T13:55:00Z">
        <w:r w:rsidR="00685BEF">
          <w:rPr>
            <w:rFonts w:ascii="Times New Roman" w:hAnsi="Times New Roman" w:cs="Times New Roman"/>
            <w:sz w:val="24"/>
            <w:szCs w:val="24"/>
          </w:rPr>
          <w:t>-</w:t>
        </w:r>
      </w:ins>
      <w:ins w:id="48" w:author="Caitlin Jeffrey" w:date="2023-06-26T13:54:00Z">
        <w:r w:rsidR="00AA176D">
          <w:rPr>
            <w:rFonts w:ascii="Times New Roman" w:hAnsi="Times New Roman" w:cs="Times New Roman"/>
            <w:sz w:val="24"/>
            <w:szCs w:val="24"/>
          </w:rPr>
          <w:t>e</w:t>
        </w:r>
      </w:ins>
      <w:ins w:id="49" w:author="Caitlin Jeffrey" w:date="2023-06-26T13:55:00Z">
        <w:r w:rsidR="00AA176D">
          <w:rPr>
            <w:rFonts w:ascii="Times New Roman" w:hAnsi="Times New Roman" w:cs="Times New Roman"/>
            <w:sz w:val="24"/>
            <w:szCs w:val="24"/>
          </w:rPr>
          <w:t>levated SCC</w:t>
        </w:r>
      </w:ins>
      <w:del w:id="50" w:author="Caitlin Jeffrey" w:date="2023-06-26T13:55:00Z">
        <w:r w:rsidRPr="00F81BD0" w:rsidDel="00AA176D">
          <w:rPr>
            <w:rFonts w:ascii="Times New Roman" w:hAnsi="Times New Roman" w:cs="Times New Roman"/>
            <w:sz w:val="24"/>
            <w:szCs w:val="24"/>
          </w:rPr>
          <w:delText xml:space="preserve"> IMI</w:delText>
        </w:r>
      </w:del>
      <w:r w:rsidRPr="00F81BD0">
        <w:rPr>
          <w:rFonts w:ascii="Times New Roman" w:hAnsi="Times New Roman" w:cs="Times New Roman"/>
          <w:sz w:val="24"/>
          <w:szCs w:val="24"/>
        </w:rPr>
        <w:t xml:space="preserve"> was 5.7 (3.7; 0-12.3), the mean percent of cows with chronic</w:t>
      </w:r>
      <w:ins w:id="51" w:author="Caitlin Jeffrey" w:date="2023-06-26T13:55:00Z">
        <w:r w:rsidR="007D51DA">
          <w:rPr>
            <w:rFonts w:ascii="Times New Roman" w:hAnsi="Times New Roman" w:cs="Times New Roman"/>
            <w:sz w:val="24"/>
            <w:szCs w:val="24"/>
          </w:rPr>
          <w:t>ally-elevated SCC</w:t>
        </w:r>
      </w:ins>
      <w:del w:id="52" w:author="Caitlin Jeffrey" w:date="2023-06-26T13:55:00Z">
        <w:r w:rsidRPr="00F81BD0" w:rsidDel="007D51DA">
          <w:rPr>
            <w:rFonts w:ascii="Times New Roman" w:hAnsi="Times New Roman" w:cs="Times New Roman"/>
            <w:sz w:val="24"/>
            <w:szCs w:val="24"/>
          </w:rPr>
          <w:delText xml:space="preserve"> IMI</w:delText>
        </w:r>
      </w:del>
      <w:r w:rsidRPr="00F81BD0">
        <w:rPr>
          <w:rFonts w:ascii="Times New Roman" w:hAnsi="Times New Roman" w:cs="Times New Roman"/>
          <w:sz w:val="24"/>
          <w:szCs w:val="24"/>
        </w:rPr>
        <w:t xml:space="preserve"> was 13.6 (5.8; 2.9-23.1), and the mean percent of cows with </w:t>
      </w:r>
      <w:del w:id="53" w:author="Caitlin Jeffrey" w:date="2023-06-26T13:55:00Z">
        <w:r w:rsidRPr="00F81BD0" w:rsidDel="007D51DA">
          <w:rPr>
            <w:rFonts w:ascii="Times New Roman" w:hAnsi="Times New Roman" w:cs="Times New Roman"/>
            <w:sz w:val="24"/>
            <w:szCs w:val="24"/>
          </w:rPr>
          <w:delText>any IMI</w:delText>
        </w:r>
      </w:del>
      <w:ins w:id="54" w:author="Caitlin Jeffrey" w:date="2023-06-26T13:55:00Z">
        <w:r w:rsidR="007D51DA">
          <w:rPr>
            <w:rFonts w:ascii="Times New Roman" w:hAnsi="Times New Roman" w:cs="Times New Roman"/>
            <w:sz w:val="24"/>
            <w:szCs w:val="24"/>
          </w:rPr>
          <w:t>elevated SCC</w:t>
        </w:r>
      </w:ins>
      <w:r w:rsidRPr="00F81BD0">
        <w:rPr>
          <w:rFonts w:ascii="Times New Roman" w:hAnsi="Times New Roman" w:cs="Times New Roman"/>
          <w:sz w:val="24"/>
          <w:szCs w:val="24"/>
        </w:rPr>
        <w:t xml:space="preserve"> was 25 (7.8; 8.6-36.9). For the 18 herds with available data, the mean standardized 150-day milk was 50 </w:t>
      </w:r>
      <w:commentRangeStart w:id="55"/>
      <w:r w:rsidRPr="00F81BD0">
        <w:rPr>
          <w:rFonts w:ascii="Times New Roman" w:hAnsi="Times New Roman" w:cs="Times New Roman"/>
          <w:sz w:val="24"/>
          <w:szCs w:val="24"/>
        </w:rPr>
        <w:t>pounds</w:t>
      </w:r>
      <w:commentRangeEnd w:id="55"/>
      <w:r w:rsidRPr="00F81BD0">
        <w:rPr>
          <w:rStyle w:val="CommentReference"/>
          <w:rFonts w:ascii="Times New Roman" w:hAnsi="Times New Roman" w:cs="Times New Roman"/>
          <w:sz w:val="24"/>
          <w:szCs w:val="24"/>
        </w:rPr>
        <w:commentReference w:id="55"/>
      </w:r>
      <w:r w:rsidRPr="00F81BD0">
        <w:rPr>
          <w:rFonts w:ascii="Times New Roman" w:hAnsi="Times New Roman" w:cs="Times New Roman"/>
          <w:sz w:val="24"/>
          <w:szCs w:val="24"/>
        </w:rPr>
        <w:t xml:space="preserve"> (10.1; 33.5-68). For the 20 herds with available</w:t>
      </w:r>
      <w:ins w:id="56" w:author="Caitlin Jeffrey" w:date="2023-06-26T14:00:00Z">
        <w:r w:rsidR="0010405F">
          <w:rPr>
            <w:rFonts w:ascii="Times New Roman" w:hAnsi="Times New Roman" w:cs="Times New Roman"/>
            <w:sz w:val="24"/>
            <w:szCs w:val="24"/>
          </w:rPr>
          <w:t xml:space="preserve"> cow-level test</w:t>
        </w:r>
      </w:ins>
      <w:r w:rsidRPr="00F81BD0">
        <w:rPr>
          <w:rFonts w:ascii="Times New Roman" w:hAnsi="Times New Roman" w:cs="Times New Roman"/>
          <w:sz w:val="24"/>
          <w:szCs w:val="24"/>
        </w:rPr>
        <w:t xml:space="preserve"> data, the </w:t>
      </w:r>
      <w:del w:id="57" w:author="Caitlin Jeffrey" w:date="2023-06-26T13:58:00Z">
        <w:r w:rsidRPr="00F81BD0" w:rsidDel="004A0167">
          <w:rPr>
            <w:rFonts w:ascii="Times New Roman" w:hAnsi="Times New Roman" w:cs="Times New Roman"/>
            <w:sz w:val="24"/>
            <w:szCs w:val="24"/>
          </w:rPr>
          <w:delText xml:space="preserve">mean </w:delText>
        </w:r>
      </w:del>
      <w:r w:rsidRPr="00F81BD0">
        <w:rPr>
          <w:rFonts w:ascii="Times New Roman" w:hAnsi="Times New Roman" w:cs="Times New Roman"/>
          <w:sz w:val="24"/>
          <w:szCs w:val="24"/>
        </w:rPr>
        <w:t xml:space="preserve">average unweighted linear score </w:t>
      </w:r>
      <w:del w:id="58" w:author="Caitlin Jeffrey" w:date="2023-06-26T13:58:00Z">
        <w:r w:rsidRPr="00F81BD0" w:rsidDel="00437928">
          <w:rPr>
            <w:rFonts w:ascii="Times New Roman" w:hAnsi="Times New Roman" w:cs="Times New Roman"/>
            <w:sz w:val="24"/>
            <w:szCs w:val="24"/>
          </w:rPr>
          <w:delText xml:space="preserve">of cows </w:delText>
        </w:r>
      </w:del>
      <w:r w:rsidRPr="00F81BD0">
        <w:rPr>
          <w:rFonts w:ascii="Times New Roman" w:hAnsi="Times New Roman" w:cs="Times New Roman"/>
          <w:sz w:val="24"/>
          <w:szCs w:val="24"/>
        </w:rPr>
        <w:t xml:space="preserve">was 2.44 (0.42; 1.7-3.3), while the </w:t>
      </w:r>
      <w:del w:id="59" w:author="Caitlin Jeffrey" w:date="2023-06-26T13:59:00Z">
        <w:r w:rsidRPr="00F81BD0" w:rsidDel="00D16C38">
          <w:rPr>
            <w:rFonts w:ascii="Times New Roman" w:hAnsi="Times New Roman" w:cs="Times New Roman"/>
            <w:sz w:val="24"/>
            <w:szCs w:val="24"/>
          </w:rPr>
          <w:delText xml:space="preserve">mean </w:delText>
        </w:r>
      </w:del>
      <w:r w:rsidRPr="00F81BD0">
        <w:rPr>
          <w:rFonts w:ascii="Times New Roman" w:hAnsi="Times New Roman" w:cs="Times New Roman"/>
          <w:sz w:val="24"/>
          <w:szCs w:val="24"/>
        </w:rPr>
        <w:t xml:space="preserve">average linear score weighted for production was 3.72 (0.56; 2.4-5). </w:t>
      </w:r>
    </w:p>
    <w:p w14:paraId="44F47B11" w14:textId="77777777" w:rsidR="00F81BD0" w:rsidRDefault="00F81BD0" w:rsidP="00895B63">
      <w:pPr>
        <w:spacing w:line="276" w:lineRule="auto"/>
        <w:ind w:left="360"/>
      </w:pPr>
    </w:p>
    <w:p w14:paraId="372A7A54" w14:textId="5B6147D2" w:rsidR="00057CE1" w:rsidRPr="00057CE1" w:rsidRDefault="008F3A2D" w:rsidP="00057CE1">
      <w:pPr>
        <w:pStyle w:val="ListParagraph"/>
        <w:numPr>
          <w:ilvl w:val="0"/>
          <w:numId w:val="9"/>
        </w:numPr>
        <w:spacing w:line="480" w:lineRule="auto"/>
        <w:rPr>
          <w:b/>
          <w:bCs/>
        </w:rPr>
      </w:pPr>
      <w:r w:rsidRPr="008F3A2D">
        <w:rPr>
          <w:b/>
          <w:bCs/>
        </w:rPr>
        <w:t>Comparison of hygiene scores by facility type</w:t>
      </w:r>
    </w:p>
    <w:p w14:paraId="6C8296F6" w14:textId="77777777" w:rsidR="00057CE1" w:rsidRPr="00057CE1" w:rsidRDefault="00057CE1" w:rsidP="00057CE1">
      <w:pPr>
        <w:spacing w:line="480" w:lineRule="auto"/>
        <w:ind w:firstLine="720"/>
        <w:rPr>
          <w:rFonts w:ascii="Times New Roman" w:hAnsi="Times New Roman" w:cs="Times New Roman"/>
          <w:sz w:val="24"/>
          <w:szCs w:val="24"/>
        </w:rPr>
      </w:pPr>
      <w:commentRangeStart w:id="60"/>
      <w:r w:rsidRPr="00057CE1">
        <w:rPr>
          <w:rFonts w:ascii="Times New Roman" w:hAnsi="Times New Roman" w:cs="Times New Roman"/>
          <w:sz w:val="24"/>
          <w:szCs w:val="24"/>
        </w:rPr>
        <w:lastRenderedPageBreak/>
        <w:t>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significant difference in mean hygiene score of cows in a herd between any of the three facility types (F(2,18) = [2.307], p = 0.13).</w:t>
      </w:r>
    </w:p>
    <w:p w14:paraId="68E64F47" w14:textId="77777777" w:rsidR="00057CE1" w:rsidRPr="00057CE1" w:rsidRDefault="00057CE1" w:rsidP="00057CE1">
      <w:pPr>
        <w:spacing w:line="480" w:lineRule="auto"/>
        <w:ind w:firstLine="720"/>
        <w:rPr>
          <w:rFonts w:ascii="Times New Roman" w:hAnsi="Times New Roman" w:cs="Times New Roman"/>
          <w:sz w:val="24"/>
          <w:szCs w:val="24"/>
        </w:rPr>
      </w:pPr>
      <w:r w:rsidRPr="00057CE1">
        <w:rPr>
          <w:rFonts w:ascii="Times New Roman" w:hAnsi="Times New Roman" w:cs="Times New Roman"/>
          <w:sz w:val="24"/>
          <w:szCs w:val="24"/>
        </w:rPr>
        <w: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(F(2,18) = [2.1031], p = 0.15).</w:t>
      </w:r>
      <w:commentRangeEnd w:id="60"/>
      <w:r w:rsidRPr="00057CE1">
        <w:rPr>
          <w:rFonts w:ascii="Times New Roman" w:hAnsi="Times New Roman" w:cs="Times New Roman"/>
          <w:sz w:val="24"/>
          <w:szCs w:val="24"/>
        </w:rPr>
        <w:commentReference w:id="60"/>
      </w:r>
    </w:p>
    <w:p w14:paraId="667C56FE" w14:textId="77777777" w:rsidR="00057CE1" w:rsidRPr="00057CE1" w:rsidRDefault="00057CE1" w:rsidP="00057CE1">
      <w:pPr>
        <w:spacing w:line="480" w:lineRule="auto"/>
        <w:ind w:firstLine="720"/>
        <w:rPr>
          <w:rFonts w:ascii="Times New Roman" w:hAnsi="Times New Roman" w:cs="Times New Roman"/>
          <w:b/>
          <w:bCs/>
          <w:i/>
          <w:iCs/>
          <w:sz w:val="24"/>
          <w:szCs w:val="24"/>
        </w:rPr>
      </w:pPr>
      <w:r w:rsidRPr="00057CE1">
        <w:rPr>
          <w:rFonts w:ascii="Times New Roman" w:hAnsi="Times New Roman" w:cs="Times New Roman"/>
          <w:b/>
          <w:bCs/>
          <w:i/>
          <w:iCs/>
          <w:sz w:val="24"/>
          <w:szCs w:val="24"/>
        </w:rPr>
        <w:t>OR:</w:t>
      </w:r>
    </w:p>
    <w:p w14:paraId="4B22464F" w14:textId="77777777" w:rsidR="00057CE1" w:rsidRPr="00057CE1" w:rsidRDefault="00057CE1" w:rsidP="00057CE1">
      <w:pPr>
        <w:spacing w:line="480" w:lineRule="auto"/>
        <w:ind w:firstLine="720"/>
        <w:rPr>
          <w:rFonts w:ascii="Times New Roman" w:hAnsi="Times New Roman" w:cs="Times New Roman"/>
          <w:sz w:val="24"/>
          <w:szCs w:val="24"/>
        </w:rPr>
      </w:pPr>
      <w:commentRangeStart w:id="61"/>
      <w:r w:rsidRPr="00057CE1">
        <w:rPr>
          <w:rFonts w:ascii="Times New Roman" w:hAnsi="Times New Roman" w:cs="Times New Roman"/>
          <w:sz w:val="24"/>
          <w:szCs w:val="24"/>
        </w:rPr>
        <w:t>The overall mean (95% CI; range) of herd-level hygiene scores for all 21 farms was 2.32 (2.16-2.49; 1.7-3.0). The mean (95% CI; range) hygiene score was 2.2 (1.91-2.44; 1.7-2.48) for bedded pack farms (n = 5), 2.5 (2.24-2.76; 1.9-3.04) for tiestall farms (n = 10), and 2.15 (1.93-2.37; 1.8-2.78) for freestall farms (n = 6). A one-way Fisher’s ANOVA revealed that there was not a statistically significant difference in mean hygiene score of cows in a herd between any of the three facility types (F(2,18) = [2.307], p = 0.13).</w:t>
      </w:r>
    </w:p>
    <w:p w14:paraId="04C5B6FE" w14:textId="5ED228E0" w:rsidR="00057CE1" w:rsidRDefault="00057CE1" w:rsidP="008A5E20">
      <w:pPr>
        <w:spacing w:line="480" w:lineRule="auto"/>
        <w:ind w:firstLine="720"/>
        <w:rPr>
          <w:rFonts w:ascii="Times New Roman" w:hAnsi="Times New Roman" w:cs="Times New Roman"/>
          <w:sz w:val="24"/>
          <w:szCs w:val="24"/>
        </w:rPr>
      </w:pPr>
      <w:r w:rsidRPr="00057CE1">
        <w:rPr>
          <w:rFonts w:ascii="Times New Roman" w:hAnsi="Times New Roman" w:cs="Times New Roman"/>
          <w:sz w:val="24"/>
          <w:szCs w:val="24"/>
        </w:rPr>
        <w:t xml:space="preserve">The overall mean (95% CI; range) proportion of cows with dirty udders in a herd (udder hygiene score ≥ 3) was 40% (31-48%; 10-79%). The proportion of cows with dirty udders (95% CI; range) was 32% (18-46%; 10-48%) for bedded pack farms (n = 5), 49% (35-62%; 21-79%) </w:t>
      </w:r>
      <w:r w:rsidRPr="00057CE1">
        <w:rPr>
          <w:rFonts w:ascii="Times New Roman" w:hAnsi="Times New Roman" w:cs="Times New Roman"/>
          <w:sz w:val="24"/>
          <w:szCs w:val="24"/>
        </w:rPr>
        <w:lastRenderedPageBreak/>
        <w:t>for tiestall farms (n = 10), and 32% (20-44%; 16-55%) for freestall farms (n = 6). A one-way Fisher’s ANOVA revealed that there was not a statistically significant difference proportion of cows with dirty udders in a herd between any of the three facility types (F(2,18) = [2.1031], p = 0.15).</w:t>
      </w:r>
      <w:commentRangeEnd w:id="61"/>
      <w:r w:rsidRPr="00057CE1">
        <w:rPr>
          <w:rFonts w:ascii="Times New Roman" w:hAnsi="Times New Roman" w:cs="Times New Roman"/>
          <w:sz w:val="24"/>
          <w:szCs w:val="24"/>
        </w:rPr>
        <w:commentReference w:id="61"/>
      </w:r>
    </w:p>
    <w:p w14:paraId="49B4E7C4" w14:textId="7EEB444F" w:rsidR="008A5E20" w:rsidRPr="008A5E20" w:rsidRDefault="009910FE" w:rsidP="008A5E20">
      <w:pPr>
        <w:pStyle w:val="ListParagraph"/>
        <w:numPr>
          <w:ilvl w:val="0"/>
          <w:numId w:val="9"/>
        </w:numPr>
        <w:spacing w:line="480" w:lineRule="auto"/>
        <w:rPr>
          <w:b/>
          <w:bCs/>
        </w:rPr>
      </w:pPr>
      <w:r w:rsidRPr="009910FE">
        <w:rPr>
          <w:b/>
          <w:bCs/>
        </w:rPr>
        <w:t>Results of univariate analyses for udder health and hygiene outcomes</w:t>
      </w:r>
    </w:p>
    <w:p w14:paraId="28B2F2B4" w14:textId="77777777" w:rsidR="008A5E20" w:rsidRPr="008A5E20" w:rsidRDefault="008A5E20" w:rsidP="008A5E20">
      <w:pPr>
        <w:spacing w:line="480" w:lineRule="auto"/>
        <w:ind w:firstLine="720"/>
        <w:rPr>
          <w:rFonts w:ascii="Times New Roman" w:hAnsi="Times New Roman" w:cs="Times New Roman"/>
          <w:sz w:val="24"/>
          <w:szCs w:val="24"/>
        </w:rPr>
      </w:pPr>
      <w:r w:rsidRPr="008A5E20">
        <w:rPr>
          <w:rFonts w:ascii="Times New Roman" w:hAnsi="Times New Roman" w:cs="Times New Roman"/>
          <w:sz w:val="24"/>
          <w:szCs w:val="24"/>
        </w:rPr>
        <w: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62"/>
      <w:r w:rsidRPr="008A5E20">
        <w:rPr>
          <w:rFonts w:ascii="Times New Roman" w:hAnsi="Times New Roman" w:cs="Times New Roman"/>
          <w:sz w:val="24"/>
          <w:szCs w:val="24"/>
        </w:rPr>
        <w:t xml:space="preserve">unconditional associations at a level of p ≤ 0.20 </w:t>
      </w:r>
      <w:commentRangeEnd w:id="62"/>
      <w:r w:rsidRPr="008A5E20">
        <w:rPr>
          <w:rFonts w:ascii="Times New Roman" w:hAnsi="Times New Roman" w:cs="Times New Roman"/>
          <w:sz w:val="24"/>
          <w:szCs w:val="24"/>
        </w:rPr>
        <w:commentReference w:id="62"/>
      </w:r>
      <w:r w:rsidRPr="008A5E20">
        <w:rPr>
          <w:rFonts w:ascii="Times New Roman" w:hAnsi="Times New Roman" w:cs="Times New Roman"/>
          <w:sz w:val="24"/>
          <w:szCs w:val="24"/>
        </w:rPr>
        <w:t xml:space="preserve">(using linear regression). While this model-building approach to analysis was abandoned due to sample size/statistical power limitations, the results for each of the six outcome variables are reported in Table 8 </w:t>
      </w:r>
      <w:commentRangeStart w:id="63"/>
      <w:r w:rsidRPr="008A5E20">
        <w:rPr>
          <w:rFonts w:ascii="Times New Roman" w:hAnsi="Times New Roman" w:cs="Times New Roman"/>
          <w:sz w:val="24"/>
          <w:szCs w:val="24"/>
        </w:rPr>
        <w:t xml:space="preserve">(“biologically sensical,” </w:t>
      </w:r>
      <w:commentRangeEnd w:id="63"/>
      <w:r w:rsidRPr="008A5E20">
        <w:rPr>
          <w:rFonts w:ascii="Times New Roman" w:hAnsi="Times New Roman" w:cs="Times New Roman"/>
          <w:sz w:val="24"/>
          <w:szCs w:val="24"/>
        </w:rPr>
        <w:commentReference w:id="63"/>
      </w:r>
      <w:r w:rsidRPr="008A5E20">
        <w:rPr>
          <w:rFonts w:ascii="Times New Roman" w:hAnsi="Times New Roman" w:cs="Times New Roman"/>
          <w:sz w:val="24"/>
          <w:szCs w:val="24"/>
        </w:rPr>
        <w:t xml:space="preserve">and groups of at least n = 5). </w:t>
      </w:r>
    </w:p>
    <w:p w14:paraId="7415AC25" w14:textId="77777777" w:rsidR="008A5E20" w:rsidRPr="008A5E20" w:rsidRDefault="008A5E20" w:rsidP="008A5E20">
      <w:pPr>
        <w:spacing w:line="480" w:lineRule="auto"/>
        <w:ind w:firstLine="720"/>
        <w:rPr>
          <w:rFonts w:ascii="Times New Roman" w:hAnsi="Times New Roman" w:cs="Times New Roman"/>
          <w:sz w:val="24"/>
          <w:szCs w:val="24"/>
        </w:rPr>
      </w:pPr>
      <w:commentRangeStart w:id="64"/>
      <w:r w:rsidRPr="008A5E20">
        <w:rPr>
          <w:rFonts w:ascii="Times New Roman" w:hAnsi="Times New Roman" w:cs="Times New Roman"/>
          <w:sz w:val="24"/>
          <w:szCs w:val="24"/>
        </w:rPr>
        <w:t>The depth of bedding in stalls (cm) for freestall and tiestall herds was unconditionally associated with multiple udder health outcomes, including new IMI, any IMI, BTM SCC, and both weighted and unweighted average</w:t>
      </w:r>
      <w:commentRangeEnd w:id="64"/>
      <w:r w:rsidRPr="008A5E20">
        <w:rPr>
          <w:rFonts w:ascii="Times New Roman" w:hAnsi="Times New Roman" w:cs="Times New Roman"/>
          <w:sz w:val="24"/>
          <w:szCs w:val="24"/>
        </w:rPr>
        <w:commentReference w:id="64"/>
      </w:r>
      <w:r w:rsidRPr="008A5E20">
        <w:rPr>
          <w:rFonts w:ascii="Times New Roman" w:hAnsi="Times New Roman" w:cs="Times New Roman"/>
          <w:sz w:val="24"/>
          <w:szCs w:val="24"/>
        </w:rPr>
        <w:t xml:space="preserve"> LS. As the depth of bedding in stalls increased, these udder health measures improved (lower LS, BTM SCC, percent of any/new IMI). Similarly, herds where cows were on deep bedding had a lower BTM SCC compared to herds that had stalls with a smaller amount of bedding on top of a mattress or concrete. Udder hygiene measures were associated with numerous udder health outcomes, including chronic IMI, any IMI, and both weighted and unweighted average LS. A higher proportion of dirty cows (increasing average hygiene score of a farm, higher proportion of udders scored ≥ 3) was associated with higher percentages of chronic IMI, any IMI, and both weighted and unweighted </w:t>
      </w:r>
      <w:r w:rsidRPr="008A5E20">
        <w:rPr>
          <w:rFonts w:ascii="Times New Roman" w:hAnsi="Times New Roman" w:cs="Times New Roman"/>
          <w:sz w:val="24"/>
          <w:szCs w:val="24"/>
        </w:rPr>
        <w:lastRenderedPageBreak/>
        <w:t>average LS. As these two udder hygiene measures were both calculated from the same data for each herd, they are highly correlated with one another, and conclusions were not drawn distinguishing the effect of one vs. another for each udder health outcome. Additionally, a few specific management practices were also found to be unconditionally associated with udder health outcomes; consistent glove was associated with a lower percentage of new IMI, clipping or flaming udders was associated with fewer chronic IMI, and both parenteral supplementation of a Vitamin E/selenium product and an approved intramammary product at dry-off were associated with a lower unweighted average LS.</w:t>
      </w:r>
    </w:p>
    <w:p w14:paraId="26E96047" w14:textId="0ACE1CFD" w:rsidR="008A5E20" w:rsidRPr="008A5E20" w:rsidRDefault="008A5E20" w:rsidP="008A5E20">
      <w:pPr>
        <w:spacing w:line="480" w:lineRule="auto"/>
        <w:ind w:firstLine="720"/>
        <w:rPr>
          <w:rFonts w:ascii="Times New Roman" w:hAnsi="Times New Roman" w:cs="Times New Roman"/>
          <w:sz w:val="24"/>
          <w:szCs w:val="24"/>
        </w:rPr>
      </w:pPr>
      <w:r w:rsidRPr="008A5E20">
        <w:rPr>
          <w:rFonts w:ascii="Times New Roman" w:hAnsi="Times New Roman" w:cs="Times New Roman"/>
          <w:sz w:val="24"/>
          <w:szCs w:val="24"/>
        </w:rPr>
        <w:t>Both udder hygiene outcomes were unconditionally associated with the same predictors, all of which were related to the depth of bedding for cows. For herds using a bedded pack, the deeper the bedding was at the time of measurement the cleaner the udders were.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77777777" w:rsidR="008A5E20" w:rsidRPr="008A5E20" w:rsidRDefault="008A5E20" w:rsidP="008A5E20">
      <w:pPr>
        <w:spacing w:line="480" w:lineRule="auto"/>
        <w:ind w:firstLine="720"/>
        <w:rPr>
          <w:rFonts w:ascii="Times New Roman" w:hAnsi="Times New Roman" w:cs="Times New Roman"/>
          <w:b/>
          <w:bCs/>
          <w:i/>
          <w:iCs/>
          <w:sz w:val="24"/>
          <w:szCs w:val="24"/>
        </w:rPr>
      </w:pPr>
      <w:r w:rsidRPr="008A5E20">
        <w:rPr>
          <w:rFonts w:ascii="Times New Roman" w:hAnsi="Times New Roman" w:cs="Times New Roman"/>
          <w:b/>
          <w:bCs/>
          <w:i/>
          <w:iCs/>
          <w:sz w:val="24"/>
          <w:szCs w:val="24"/>
        </w:rPr>
        <w:t>OR:</w:t>
      </w:r>
    </w:p>
    <w:p w14:paraId="22F17A63" w14:textId="6A4D0531" w:rsidR="00FB375B" w:rsidRDefault="008A5E20" w:rsidP="008A5E20">
      <w:pPr>
        <w:spacing w:line="480" w:lineRule="auto"/>
        <w:ind w:firstLine="720"/>
        <w:rPr>
          <w:rFonts w:ascii="Times New Roman" w:hAnsi="Times New Roman" w:cs="Times New Roman"/>
          <w:sz w:val="24"/>
          <w:szCs w:val="24"/>
        </w:rPr>
      </w:pPr>
      <w:commentRangeStart w:id="65"/>
      <w:r w:rsidRPr="008A5E20">
        <w:rPr>
          <w:rFonts w:ascii="Times New Roman" w:hAnsi="Times New Roman" w:cs="Times New Roman"/>
          <w:sz w:val="24"/>
          <w:szCs w:val="24"/>
        </w:rPr>
        <w:t xml:space="preserve">Farms with deeper bedding showed a tendency toward a lower bulk tank SCC (deep bedding lying surface vs. mattress/concrete, p = 0.14; depth of bedding in stalls, p = 0.06), lower % new IMI (depth of bedding in stalls, p = 0.02), lower % any IMI (p = 0.01), lower weighted and unweighted average LS (depth of bedding in stalls p = 0.05 and 0.10, respectively), lower mean udder hygiene score (deeply-bedded stalls vs. mattress/concrete, p = 0.06; depth of bedding in stalls p = 0.07), and lower proportion of dirty udders (deeply-bedded stalls vs. mattress/concrete, p = 0.06; depth of bedding in stalls p = 0.13). Farms with lower mean udder hygiene scores tended towards having lower % chronic IMI (proportion dirty udders and mean </w:t>
      </w:r>
      <w:r w:rsidRPr="008A5E20">
        <w:rPr>
          <w:rFonts w:ascii="Times New Roman" w:hAnsi="Times New Roman" w:cs="Times New Roman"/>
          <w:sz w:val="24"/>
          <w:szCs w:val="24"/>
        </w:rPr>
        <w:lastRenderedPageBreak/>
        <w:t>hygiene p = 0.05), lower % any IMI (proportion dirty udders, p = 0.13; mean hygiene, p = 0.09), and lower weighted (proportion dirty udders, p = 0.20) and unweighted 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proportion of dirty udders (deeply-bedded stalls vs. mattress/concrete, p = 0.06; depth of bedding in stalls, p = 0.13; bedded pack depth p ≤ 0.001).</w:t>
      </w:r>
      <w:commentRangeEnd w:id="65"/>
      <w:r w:rsidRPr="008A5E20">
        <w:rPr>
          <w:rFonts w:ascii="Times New Roman" w:hAnsi="Times New Roman" w:cs="Times New Roman"/>
          <w:sz w:val="24"/>
          <w:szCs w:val="24"/>
        </w:rPr>
        <w:commentReference w:id="65"/>
      </w:r>
    </w:p>
    <w:p w14:paraId="00E24436" w14:textId="77777777" w:rsidR="004E382B" w:rsidRPr="008A5E20" w:rsidRDefault="004E382B" w:rsidP="004E382B">
      <w:pPr>
        <w:spacing w:line="480" w:lineRule="auto"/>
        <w:rPr>
          <w:rFonts w:ascii="Times New Roman" w:hAnsi="Times New Roman" w:cs="Times New Roman"/>
          <w:sz w:val="24"/>
          <w:szCs w:val="24"/>
        </w:rPr>
      </w:pPr>
    </w:p>
    <w:p w14:paraId="45A1B771" w14:textId="5A7F7660" w:rsidR="00FB375B" w:rsidRDefault="00294B87" w:rsidP="00294B87">
      <w:pPr>
        <w:rPr>
          <w:rFonts w:ascii="Times New Roman" w:hAnsi="Times New Roman" w:cs="Times New Roman"/>
          <w:color w:val="0E0E0E"/>
          <w:sz w:val="24"/>
          <w:szCs w:val="24"/>
        </w:rPr>
      </w:pPr>
      <w:r>
        <w:rPr>
          <w:rFonts w:ascii="Times New Roman" w:hAnsi="Times New Roman" w:cs="Times New Roman"/>
          <w:b/>
          <w:sz w:val="24"/>
          <w:szCs w:val="24"/>
        </w:rPr>
        <w:t>Discussion</w:t>
      </w:r>
      <w:commentRangeStart w:id="66"/>
      <w:commentRangeEnd w:id="66"/>
      <w:r>
        <w:rPr>
          <w:rStyle w:val="CommentReference"/>
          <w:rFonts w:eastAsiaTheme="minorEastAsia"/>
        </w:rPr>
        <w:commentReference w:id="66"/>
      </w:r>
    </w:p>
    <w:p w14:paraId="3411A96F" w14:textId="0B86946A" w:rsidR="00A21424" w:rsidRPr="00A21424" w:rsidRDefault="00A21424" w:rsidP="00A21424">
      <w:pPr>
        <w:pStyle w:val="ListParagraph"/>
        <w:numPr>
          <w:ilvl w:val="0"/>
          <w:numId w:val="11"/>
        </w:numPr>
        <w:autoSpaceDE w:val="0"/>
        <w:autoSpaceDN w:val="0"/>
        <w:adjustRightInd w:val="0"/>
        <w:spacing w:line="480" w:lineRule="auto"/>
        <w:jc w:val="both"/>
        <w:rPr>
          <w:b/>
          <w:bCs/>
        </w:rPr>
      </w:pPr>
      <w:r w:rsidRPr="00A21424">
        <w:rPr>
          <w:b/>
          <w:bCs/>
        </w:rPr>
        <w:t>Bulk tank milk aerobic culture data by facility type</w:t>
      </w:r>
    </w:p>
    <w:p w14:paraId="249DE5F6"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As shown in Table 2, there were no significant differences in bacterial counts from bulk tank milk for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species, coliforms,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or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between the three facility types. The absence of any significant difference in the levels of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coliforms, and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in BTM between facility types suggests that milk from cows housed in bedded packs is not more likely to have higher amounts of these environmental mastitis pathogens, despite being loose-housed on deeply-bedded organic materials.</w:t>
      </w:r>
    </w:p>
    <w:p w14:paraId="588BD1A7"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67"/>
      <w:r w:rsidRPr="00A21424">
        <w:rPr>
          <w:rFonts w:ascii="Times New Roman" w:hAnsi="Times New Roman" w:cs="Times New Roman"/>
          <w:sz w:val="24"/>
          <w:szCs w:val="24"/>
        </w:rPr>
        <w:t xml:space="preserve">Although the mean CFU/mL of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in bulk tank milk was numerically higher for tiestall farms than freestalls or bedded packs, this group contained a substantial outlier (one farm with 665 CFU/mL). When the analysis was re-run without this farm included, the mean and SD for each of the three groups was much more similar [BP: 53 CFU/mL (49); FS: 66 CFU/mL (48); TS: 76 CFU/mL (60)].</w:t>
      </w:r>
      <w:commentRangeEnd w:id="67"/>
      <w:r w:rsidRPr="00A21424">
        <w:rPr>
          <w:rFonts w:ascii="Times New Roman" w:hAnsi="Times New Roman" w:cs="Times New Roman"/>
          <w:sz w:val="24"/>
          <w:szCs w:val="24"/>
        </w:rPr>
        <w:commentReference w:id="67"/>
      </w:r>
      <w:r w:rsidRPr="00A21424">
        <w:rPr>
          <w:rFonts w:ascii="Times New Roman" w:hAnsi="Times New Roman" w:cs="Times New Roman"/>
          <w:sz w:val="24"/>
          <w:szCs w:val="24"/>
        </w:rPr>
        <w:t xml:space="preserve"> The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count for the five bedded pack farms included in this study (53 CFU/mL, 95% CI: 10-96) was similar to previous work describing bulk tank milk quality for composting bedded packs in Minnesota. The six farms included in Lobeck et al. used mainly wood </w:t>
      </w:r>
      <w:r w:rsidRPr="00A21424">
        <w:rPr>
          <w:rFonts w:ascii="Times New Roman" w:hAnsi="Times New Roman" w:cs="Times New Roman"/>
          <w:sz w:val="24"/>
          <w:szCs w:val="24"/>
        </w:rPr>
        <w:lastRenderedPageBreak/>
        <w:t xml:space="preserve">sawdust as a bedding source (with one using a wheat straw by‐product), which is similar to the current study (three of five using combination of wood chips shavings, and straw/hay, two using exclusively sawdust/shavings). The six farms included in Shane et al. 2010 bedded with a variety of “alternative” organic materials, including straw by-products, soybean stubble, and oat hulls. Although the aerobic culture methodology differs slightly between the current study and previous work, all three studies collected bulk tank milk over the winter months. Lobeck et al. 2012 found a mean of 26.1 CFU (95% CI: 2-443) and Shane 2010 et al. found a range of 0-108 CFU/mL for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from BTM collected during the winter from six composting bedded pack farms. </w:t>
      </w:r>
    </w:p>
    <w:p w14:paraId="06F6D1DB" w14:textId="57743729"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Similar to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the mean non-</w:t>
      </w:r>
      <w:r w:rsidRPr="00A21424">
        <w:rPr>
          <w:rFonts w:ascii="Times New Roman" w:hAnsi="Times New Roman" w:cs="Times New Roman"/>
          <w:i/>
          <w:iCs/>
          <w:sz w:val="24"/>
          <w:szCs w:val="24"/>
        </w:rPr>
        <w:t>ag Strep</w:t>
      </w:r>
      <w:r w:rsidR="00A05DC0">
        <w:rPr>
          <w:rFonts w:ascii="Times New Roman" w:hAnsi="Times New Roman" w:cs="Times New Roman"/>
          <w:i/>
          <w:iCs/>
          <w:sz w:val="24"/>
          <w:szCs w:val="24"/>
        </w:rPr>
        <w:t>.</w:t>
      </w:r>
      <w:r w:rsidRPr="00A21424">
        <w:rPr>
          <w:rFonts w:ascii="Times New Roman" w:hAnsi="Times New Roman" w:cs="Times New Roman"/>
          <w:sz w:val="24"/>
          <w:szCs w:val="24"/>
        </w:rPr>
        <w:t xml:space="preserve"> counts for tiestalls was numerically higher than the other 2 facility types, but this was due to a significant outlier. Without this outlier, the mean non-</w:t>
      </w:r>
      <w:r w:rsidRPr="00A21424">
        <w:rPr>
          <w:rFonts w:ascii="Times New Roman" w:hAnsi="Times New Roman" w:cs="Times New Roman"/>
          <w:i/>
          <w:iCs/>
          <w:sz w:val="24"/>
          <w:szCs w:val="24"/>
        </w:rPr>
        <w:t xml:space="preserve">ag Strep. </w:t>
      </w:r>
      <w:r w:rsidRPr="00A21424">
        <w:rPr>
          <w:rFonts w:ascii="Times New Roman" w:hAnsi="Times New Roman" w:cs="Times New Roman"/>
          <w:sz w:val="24"/>
          <w:szCs w:val="24"/>
        </w:rPr>
        <w:t>counts for each of the three facility types were more similar, although tiestalls were still somewhat higher [BP: 39 CFU/mL (25); FS: 89 CFU/mL (98); TS: 145 CFU/mL (110)]. Non-</w:t>
      </w:r>
      <w:r w:rsidRPr="00A21424">
        <w:rPr>
          <w:rFonts w:ascii="Times New Roman" w:hAnsi="Times New Roman" w:cs="Times New Roman"/>
          <w:i/>
          <w:iCs/>
          <w:sz w:val="24"/>
          <w:szCs w:val="24"/>
        </w:rPr>
        <w:t>ag</w:t>
      </w:r>
      <w:r w:rsidRPr="00A21424">
        <w:rPr>
          <w:rFonts w:ascii="Times New Roman" w:hAnsi="Times New Roman" w:cs="Times New Roman"/>
          <w:sz w:val="24"/>
          <w:szCs w:val="24"/>
        </w:rPr>
        <w:t xml:space="preserve"> </w:t>
      </w:r>
      <w:r w:rsidRPr="00A21424">
        <w:rPr>
          <w:rFonts w:ascii="Times New Roman" w:hAnsi="Times New Roman" w:cs="Times New Roman"/>
          <w:i/>
          <w:iCs/>
          <w:sz w:val="24"/>
          <w:szCs w:val="24"/>
        </w:rPr>
        <w:t xml:space="preserve">Strep. </w:t>
      </w:r>
      <w:r w:rsidRPr="00A21424">
        <w:rPr>
          <w:rFonts w:ascii="Times New Roman" w:hAnsi="Times New Roman" w:cs="Times New Roman"/>
          <w:sz w:val="24"/>
          <w:szCs w:val="24"/>
        </w:rPr>
        <w:t>counts in BTM for bedded packs in the current study were much lower than those found from Minnesota composting bedded packs in the winter. Shane et al. 2010 reported a range of non-</w:t>
      </w:r>
      <w:r w:rsidRPr="00A21424">
        <w:rPr>
          <w:rFonts w:ascii="Times New Roman" w:hAnsi="Times New Roman" w:cs="Times New Roman"/>
          <w:i/>
          <w:iCs/>
          <w:sz w:val="24"/>
          <w:szCs w:val="24"/>
        </w:rPr>
        <w:t xml:space="preserve">ag Strep. </w:t>
      </w:r>
      <w:r w:rsidRPr="00A21424">
        <w:rPr>
          <w:rFonts w:ascii="Times New Roman" w:hAnsi="Times New Roman" w:cs="Times New Roman"/>
          <w:sz w:val="24"/>
          <w:szCs w:val="24"/>
        </w:rPr>
        <w:t>counts of 98-48,400 CFU/mL for six farms, and Lobeck et al. 2012 reported a mean of 911 CFU/mL (95% CI: 138-6,011). The mean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counts for bedded pack farms included in the current study was 39 CFU/mL (95% CI: 17-61). A study from Barberg et al. (2007) describing milk quality on composting bedded packs in Minnesota notes that 6/12 farms sampled had “high” levels of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but do not give an actual number. Furthermore, the overall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 for all farms included in the current study (156 CFU/mL, 95% CI: 42-271) was much lower than that for the overall </w:t>
      </w:r>
      <w:r w:rsidRPr="00A21424">
        <w:rPr>
          <w:rFonts w:ascii="Times New Roman" w:hAnsi="Times New Roman" w:cs="Times New Roman"/>
          <w:i/>
          <w:iCs/>
          <w:sz w:val="24"/>
          <w:szCs w:val="24"/>
        </w:rPr>
        <w:t>Strep.</w:t>
      </w:r>
      <w:r w:rsidRPr="00A21424">
        <w:rPr>
          <w:rFonts w:ascii="Times New Roman" w:hAnsi="Times New Roman" w:cs="Times New Roman"/>
          <w:sz w:val="24"/>
          <w:szCs w:val="24"/>
        </w:rPr>
        <w:t xml:space="preserve"> count for all three facility types studied in Lobeck et al. 2012 (445 CFU/mL, 95% CI: 116-1704). As the overall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counts for all farm types </w:t>
      </w:r>
      <w:r w:rsidRPr="00A21424">
        <w:rPr>
          <w:rFonts w:ascii="Times New Roman" w:hAnsi="Times New Roman" w:cs="Times New Roman"/>
          <w:sz w:val="24"/>
          <w:szCs w:val="24"/>
        </w:rPr>
        <w:lastRenderedPageBreak/>
        <w:t>included in the Minnesota studies are higher than that found for all 21 farms in the current study, geographical variation in pathogen profiles may best explain this difference in BTM bacteriology.</w:t>
      </w:r>
    </w:p>
    <w:p w14:paraId="45DD7E66"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All farms included in the study had very low levels of coliforms in bulk tank milk (1.2 CFU/mL, 95% CI: 0.3-2.1), </w:t>
      </w:r>
      <w:commentRangeStart w:id="68"/>
      <w:r w:rsidRPr="00A21424">
        <w:rPr>
          <w:rFonts w:ascii="Times New Roman" w:hAnsi="Times New Roman" w:cs="Times New Roman"/>
          <w:sz w:val="24"/>
          <w:szCs w:val="24"/>
        </w:rPr>
        <w:t>indicating excellent hygiene practices at milking time</w:t>
      </w:r>
      <w:commentRangeEnd w:id="68"/>
      <w:r w:rsidRPr="00A21424">
        <w:rPr>
          <w:rFonts w:ascii="Times New Roman" w:hAnsi="Times New Roman" w:cs="Times New Roman"/>
          <w:sz w:val="24"/>
          <w:szCs w:val="24"/>
        </w:rPr>
        <w:commentReference w:id="68"/>
      </w:r>
      <w:r w:rsidRPr="00A21424">
        <w:rPr>
          <w:rFonts w:ascii="Times New Roman" w:hAnsi="Times New Roman" w:cs="Times New Roman"/>
          <w:sz w:val="24"/>
          <w:szCs w:val="24"/>
        </w:rPr>
        <w:t>. Bedded pack farms in the current study had very low coliform counts in BTM (1 CFU/mL, 95% CI: 0-3), similar to those found for three compost bedded pack farms in a Brazilian study (2.8 CFU/mL; Fávero et. al, 2015). However, these low coliform counts are in contrast with previous work describing BTM quality for this kind of facility in the United States. Coliform counts for bedded packs in Minnesota in the winter ranged from 15-1,128 CFU/mL (Shane et al. 2010), and had a mean of 63.7 CFU/mL (95% CI: 6-735) for the six bedded packs included in Lobeck et al. 2012. Although sampled during summer months, Barberg et al. 2007 found that 5/12 bedded packs sampled had “high” levels of coliforms in BTM, contributing to their conclusion that “special attention to cow preparation procedures at milking time are a must for achieving satisfactory milk quality when cows are housed in compost dairy barns.”</w:t>
      </w:r>
    </w:p>
    <w:p w14:paraId="5D46DF9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Although not statistically significant, the mean </w:t>
      </w:r>
      <w:r w:rsidRPr="00A21424">
        <w:rPr>
          <w:rFonts w:ascii="Times New Roman" w:hAnsi="Times New Roman" w:cs="Times New Roman"/>
          <w:i/>
          <w:iCs/>
          <w:sz w:val="24"/>
          <w:szCs w:val="24"/>
        </w:rPr>
        <w:t xml:space="preserve">Staph. aureus </w:t>
      </w:r>
      <w:r w:rsidRPr="00A21424">
        <w:rPr>
          <w:rFonts w:ascii="Times New Roman" w:hAnsi="Times New Roman" w:cs="Times New Roman"/>
          <w:sz w:val="24"/>
          <w:szCs w:val="24"/>
        </w:rPr>
        <w:t xml:space="preserve">count for bedded pack farms was numerically smaller than that for tiestalls and freestalls. Additionally, the bedded pack category had the highest proportion of farms that with BTM negative for </w:t>
      </w:r>
      <w:r w:rsidRPr="00A21424">
        <w:rPr>
          <w:rFonts w:ascii="Times New Roman" w:hAnsi="Times New Roman" w:cs="Times New Roman"/>
          <w:i/>
          <w:iCs/>
          <w:sz w:val="24"/>
          <w:szCs w:val="24"/>
        </w:rPr>
        <w:t xml:space="preserve">Staph. aureus </w:t>
      </w:r>
      <w:r w:rsidRPr="00A21424">
        <w:rPr>
          <w:rFonts w:ascii="Times New Roman" w:hAnsi="Times New Roman" w:cs="Times New Roman"/>
          <w:sz w:val="24"/>
          <w:szCs w:val="24"/>
        </w:rPr>
        <w:t xml:space="preserve">(60% for BP, vs. 33.3% for both TS and FS). As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is categorized as mainly a contagious mastitis pathogen, on-farm prevalence more likely is a function of milking procedure hygiene and other management practices associated with limiting cow-to-cow transmission than environmental factors (i.e., bedding material type and hygiene). The lower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on bedded pack farms in the current study may be a function of confounding. Producers who may be early adapters of a less-familiar housing type and who may be more innovative and open to newer </w:t>
      </w:r>
      <w:r w:rsidRPr="00A21424">
        <w:rPr>
          <w:rFonts w:ascii="Times New Roman" w:hAnsi="Times New Roman" w:cs="Times New Roman"/>
          <w:sz w:val="24"/>
          <w:szCs w:val="24"/>
        </w:rPr>
        <w:lastRenderedPageBreak/>
        <w:t xml:space="preserve">technologies are likely more progressive generally in their management style, and therefore more likely to have implemented stricter control programs for contagious mastitis pathogens.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was also fairly low for bedded packs studied in Shane et al. 2010 (3/6 farms BTM negative) and Barberg et al. 2007 (only 1/12 farms with a “high” level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Overall, the population of 21 farms in the current study had a higher amount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in BTM than that of the 18 Minnesota farms described in Shane et al. 2010 (43.6 CFU/mL, 95% CI 14-73; vs. 17.3 CFU/mL, 95% CI: 3.3-91.2).</w:t>
      </w:r>
    </w:p>
    <w:p w14:paraId="264AD6EF" w14:textId="11DE45AE" w:rsidR="00A21424" w:rsidRPr="00A21424" w:rsidRDefault="00A21424" w:rsidP="004E382B">
      <w:pPr>
        <w:autoSpaceDE w:val="0"/>
        <w:autoSpaceDN w:val="0"/>
        <w:adjustRightInd w:val="0"/>
        <w:spacing w:line="480" w:lineRule="auto"/>
        <w:ind w:firstLine="720"/>
        <w:jc w:val="both"/>
        <w:rPr>
          <w:rFonts w:ascii="Times New Roman" w:hAnsi="Times New Roman" w:cs="Times New Roman"/>
          <w:i/>
          <w:iCs/>
          <w:sz w:val="24"/>
          <w:szCs w:val="24"/>
        </w:rPr>
      </w:pPr>
      <w:commentRangeStart w:id="69"/>
      <w:r w:rsidRPr="00A21424">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the major contagious mastitis pathogens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and</w:t>
      </w:r>
      <w:r w:rsidRPr="00A21424">
        <w:rPr>
          <w:rFonts w:ascii="Times New Roman" w:hAnsi="Times New Roman" w:cs="Times New Roman"/>
          <w:i/>
          <w:iCs/>
          <w:sz w:val="24"/>
          <w:szCs w:val="24"/>
        </w:rPr>
        <w:t xml:space="preserve"> Strep. agalactiae </w:t>
      </w:r>
      <w:r w:rsidRPr="00A21424">
        <w:rPr>
          <w:rFonts w:ascii="Times New Roman" w:hAnsi="Times New Roman" w:cs="Times New Roman"/>
          <w:sz w:val="24"/>
          <w:szCs w:val="24"/>
        </w:rPr>
        <w:t>(Godkin and Leslie, 1993). However, a single bulk tank sample does not provide information about milk quality and mastitis at the individual cow level, nor does it give any insight into the long-term, consistent patterns of that farm’s milk quality as repeated BTM samplings may do (Jayarao and Wolfgang, 2003). With the financial constraints of research studies on dairy farms, the limitations inherent in performing analysis of a single bulk tank milk sample from each farm were a trade-off for the ability to get a picture of milk quality on a larger number of farms included in the study.</w:t>
      </w:r>
      <w:commentRangeEnd w:id="69"/>
      <w:r w:rsidRPr="00A21424">
        <w:rPr>
          <w:rFonts w:ascii="Times New Roman" w:hAnsi="Times New Roman" w:cs="Times New Roman"/>
          <w:sz w:val="24"/>
          <w:szCs w:val="24"/>
        </w:rPr>
        <w:commentReference w:id="69"/>
      </w:r>
    </w:p>
    <w:p w14:paraId="2D99CCE9" w14:textId="3284CF61" w:rsidR="00A21424" w:rsidRPr="00A21424" w:rsidRDefault="00A21424" w:rsidP="004E382B">
      <w:pPr>
        <w:autoSpaceDE w:val="0"/>
        <w:autoSpaceDN w:val="0"/>
        <w:adjustRightInd w:val="0"/>
        <w:spacing w:line="480" w:lineRule="auto"/>
        <w:ind w:firstLine="720"/>
        <w:jc w:val="both"/>
        <w:rPr>
          <w:rFonts w:ascii="Times New Roman" w:hAnsi="Times New Roman" w:cs="Times New Roman"/>
          <w:sz w:val="24"/>
          <w:szCs w:val="24"/>
        </w:rPr>
      </w:pPr>
      <w:commentRangeStart w:id="70"/>
      <w:r w:rsidRPr="00A21424">
        <w:rPr>
          <w:rFonts w:ascii="Times New Roman" w:hAnsi="Times New Roman" w:cs="Times New Roman"/>
          <w:sz w:val="24"/>
          <w:szCs w:val="24"/>
        </w:rPr>
        <w:t>Can be a highly specific, poorly sensitive test to screen herds for major mastitis pathogens (</w:t>
      </w:r>
      <w:r w:rsidRPr="00A21424">
        <w:rPr>
          <w:rFonts w:ascii="Times New Roman" w:hAnsi="Times New Roman" w:cs="Times New Roman"/>
          <w:i/>
          <w:iCs/>
          <w:sz w:val="24"/>
          <w:szCs w:val="24"/>
        </w:rPr>
        <w:t>Staph. aureus, Strep. uberis)</w:t>
      </w:r>
      <w:r w:rsidRPr="00A21424">
        <w:rPr>
          <w:rFonts w:ascii="Times New Roman" w:hAnsi="Times New Roman" w:cs="Times New Roman"/>
          <w:sz w:val="24"/>
          <w:szCs w:val="24"/>
        </w:rPr>
        <w:t xml:space="preserve">; if present in BTM culture, reliably indicate intramammary infections due to that pathogen on the farm. However, environmental bacteria unlikely to be indicative of proportion of cows infected with these organisms. May enter into BTM from milk </w:t>
      </w:r>
      <w:r w:rsidRPr="00A21424">
        <w:rPr>
          <w:rFonts w:ascii="Times New Roman" w:hAnsi="Times New Roman" w:cs="Times New Roman"/>
          <w:sz w:val="24"/>
          <w:szCs w:val="24"/>
        </w:rPr>
        <w:lastRenderedPageBreak/>
        <w:t>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t>
      </w:r>
      <w:commentRangeEnd w:id="70"/>
      <w:r w:rsidRPr="00A21424">
        <w:rPr>
          <w:rFonts w:ascii="Times New Roman" w:hAnsi="Times New Roman" w:cs="Times New Roman"/>
          <w:sz w:val="24"/>
          <w:szCs w:val="24"/>
        </w:rPr>
        <w:commentReference w:id="70"/>
      </w:r>
    </w:p>
    <w:p w14:paraId="0056BFE5" w14:textId="7BA1C030" w:rsidR="00A21424" w:rsidRPr="00A21424" w:rsidRDefault="00A21424" w:rsidP="00A21424">
      <w:pPr>
        <w:pStyle w:val="ListParagraph"/>
        <w:numPr>
          <w:ilvl w:val="0"/>
          <w:numId w:val="11"/>
        </w:numPr>
        <w:autoSpaceDE w:val="0"/>
        <w:autoSpaceDN w:val="0"/>
        <w:adjustRightInd w:val="0"/>
        <w:spacing w:line="480" w:lineRule="auto"/>
        <w:jc w:val="both"/>
        <w:rPr>
          <w:b/>
          <w:bCs/>
        </w:rPr>
      </w:pPr>
      <w:r w:rsidRPr="00A21424">
        <w:rPr>
          <w:b/>
          <w:bCs/>
        </w:rPr>
        <w:t>B</w:t>
      </w:r>
      <w:commentRangeStart w:id="71"/>
      <w:r w:rsidRPr="00A21424">
        <w:rPr>
          <w:b/>
          <w:bCs/>
        </w:rPr>
        <w:t>ulk tank milk udder health and hygiene measures by facility type</w:t>
      </w:r>
      <w:commentRangeEnd w:id="71"/>
      <w:r w:rsidRPr="00A21424">
        <w:rPr>
          <w:b/>
          <w:bCs/>
        </w:rPr>
        <w:commentReference w:id="71"/>
      </w:r>
    </w:p>
    <w:p w14:paraId="1B0C5EF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One theme emerging from this work is that farms with deeper bedding had more favorable udder hygiene. Increased bedding depth measures also tended to be associated with lower mean udder hygiene scores. Cows housed on some type of deep bedding (deeply-bedded stalls or bedded pack) had lower average hygiene scores than those housed on stalls with a smaller amount of bedding over a mattress or concrete surface </w:t>
      </w:r>
      <w:commentRangeStart w:id="72"/>
      <w:r w:rsidRPr="00A21424">
        <w:rPr>
          <w:rFonts w:ascii="Times New Roman" w:hAnsi="Times New Roman" w:cs="Times New Roman"/>
          <w:sz w:val="24"/>
          <w:szCs w:val="24"/>
        </w:rPr>
        <w:t>(p = 0.06)</w:t>
      </w:r>
      <w:commentRangeEnd w:id="72"/>
      <w:r w:rsidRPr="00A21424">
        <w:rPr>
          <w:rFonts w:ascii="Times New Roman" w:hAnsi="Times New Roman" w:cs="Times New Roman"/>
          <w:sz w:val="24"/>
          <w:szCs w:val="24"/>
        </w:rPr>
        <w:commentReference w:id="72"/>
      </w:r>
      <w:r w:rsidRPr="00A21424">
        <w:rPr>
          <w:rFonts w:ascii="Times New Roman" w:hAnsi="Times New Roman" w:cs="Times New Roman"/>
          <w:sz w:val="24"/>
          <w:szCs w:val="24"/>
        </w:rPr>
        <w:t xml:space="preserve">. This agrees with previous work in freestall barns, from Cook et al 2016 (prevalence of dirty udders was 13% lower for farms using deep bedding verses stalls with mats), de Vries et al 2015 (deep-bedding vs. mat/mattress reduced likelihood of a cow having a dirty hindquarter by half), and Robles et al 2020 (farms with mattress-based stalls had a higher prevalence of cows with dirty upper legs/flanks vs. those using a deep bedding system, often inorganic sand). However, limited work studying the effect of bedding depth in tiestalls found no difference between leg, flank, and udder hygiene of cows between deeply-bedded stalls (14 cm) and the control treatment (2-3 cm; Wolfe et al, 2018). For freestall and tiestall barns included in this study, there was a negative correlation between the depth of bedding in a stall and average udder hygiene score (p = 0.07). de Vries et al (2015) found no relationship between prevalence of dirty hindquarters and three different freestall bedding height groups (&lt;0.56 cm, 0.56–1.75 cm, &gt;1.75 cm), but there is much more opportunity for research to explore the relationship between stall bedding height and cow hygiene, especially in tiestall systems. Although sample size for the bedded pack group in this study was limited (n = 5), we found a negative </w:t>
      </w:r>
      <w:r w:rsidRPr="00A21424">
        <w:rPr>
          <w:rFonts w:ascii="Times New Roman" w:hAnsi="Times New Roman" w:cs="Times New Roman"/>
          <w:sz w:val="24"/>
          <w:szCs w:val="24"/>
        </w:rPr>
        <w:lastRenderedPageBreak/>
        <w:t>correlation between depth of bedded pack and average udder hygiene score (p &lt; 0.01), a relationship which has previously not been studied to the author’s knowledge.</w:t>
      </w:r>
    </w:p>
    <w:p w14:paraId="44A46BCC"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Multiple measures of udder health in this work were related to udder hygiene, in accordance with the well-supported tenet that better cow hygiene is associated with better milk quality. Farms with lower mean udder hygiene scores and lower proportion of dirty udders tended to have lower % chronic IMI (p = 0.05) and lower % any IMI (p = 0.09). Additionally, having a lower proportion of dirty udders was associated with a lower weighted average linear score (p = 0.20), and farms that clipped or flamed udders on a regular basis tended to have fewer % chronic IMI (p = 0.16). This association between an animal’s hygiene and udder health is been well-documented, both at the cow level (for IMI presence: de Pinho 2012; for LS/SCC: Reneau, 2005, Dohmen, 2010, and Sant’Anna, 2011; for both LS and IMI: Schreiner and Ruegg, 2003) and at the herd-level (BTSCC: Barkema 1998; new IMI rate: Cook, 2002, average herd SCC, incidence clinical mastitis, and % new high SCC: Dohmen, 2010). Of particular interest to the current study, Fávero et al (2015) found that in a study carried out on 3 bedded pack farms in Brazil, the odds of an incident case of subclinical mastitis (SCC ≥ 200,000 cells/mL), and of a cow having a prevalent case of subclinical mastitis, increased 32% and 16% for each one-unit increase in leg cleanliness score, respectively. Curiously, although leg cleanliness score was associated with both mastitis indices, udder hygiene score was not found to have a significant association.</w:t>
      </w:r>
    </w:p>
    <w:p w14:paraId="72C84434"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 third predominant theme to emerge from the univariate regression results in this work is that farms using deeper bedding had better milk quality outcomes. As stall bedding depth in tiestalls and freestalls increased, farms showed a tendency toward having a lower bulk tank somatic cell count (p = 0.17), lower % new IMI (p =0.02), lower % any IMI (p = 0.01), and a lower weighted average LS (p = 0.05). Additionally, farms that used deep-bedded stalls or a bedded pack </w:t>
      </w:r>
      <w:r w:rsidRPr="00A21424">
        <w:rPr>
          <w:rFonts w:ascii="Times New Roman" w:hAnsi="Times New Roman" w:cs="Times New Roman"/>
          <w:sz w:val="24"/>
          <w:szCs w:val="24"/>
        </w:rPr>
        <w:lastRenderedPageBreak/>
        <w:t xml:space="preserve">tended to have a lower BTSCC than those using stalls with mattresses or a concrete base (p = 0.14). Although there is an established recommendation of 15 cm for deep bedding of freestalls (Bickert, 2000; Cook, 2002), but this depth appears to be based on optimizing cow comfort in deep-bedded freestalls with no relevance for udder hygiene or health considerations. There is very limited work exploring ideal bedding material depth for tiestall barns (Tucker, 2004; Tucker, 2009), and this is again solely focused on the important consideration of cow comfort. As is the experience of the authors, and is stated elsewhere in a literature review by McPherson (2020),  “…very little research has investigated the effect of bedding depth on cow cleanliness,”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Therefore, the opportunity exists for research exploring optimal stall bedding depths of different organic materials in tiestall barns focusing on mastitis and udder health outcomes. How deep do we need to bed tiestalls to keep moisture, and therefore bacteria, away from the udder as much as possible? However, it may be that recommending a particular depth of bedding to use for different types of organic material may not prove feasible, as the ideal amount would vary with many factors particular to a producer’s barn and bedding source (type of stall surface, presence/type of stall mat used, type of organic material, particle size, compressibility, percent dry matter, etc.). </w:t>
      </w:r>
    </w:p>
    <w:p w14:paraId="07ED6998"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We found no difference in udder hygiene measures (proportion of udders scored ≥3, average udder hygiene score) between the three facility types included in the study (tiestalls, freestalls, bedded packs). This finding is in accordance with previous work, which found that cow hygiene on bedded pack systems was comparable to traditional facility types primarily in Minnesota, Kentucky, and Brazil (Andrade, 2022; Eckelamp, 2016a; Eckelkamp, 2016b; Black, </w:t>
      </w:r>
      <w:r w:rsidRPr="00A21424">
        <w:rPr>
          <w:rFonts w:ascii="Times New Roman" w:hAnsi="Times New Roman" w:cs="Times New Roman"/>
          <w:sz w:val="24"/>
          <w:szCs w:val="24"/>
        </w:rPr>
        <w:lastRenderedPageBreak/>
        <w:t xml:space="preserve">2013; Costa, 2018; Shane, 2010; Barberg, 2007; Lobeck, 2011). In comparison to some previous work comparing hygiene of dairy cows between different facility types, only udder hygiene was measured in the current study. Other researchers studying this issue have taken a more thorough/comprehensive evaluation of dairy cow hygiene, including having separate scores for different body regions, including lower legs, upper legs, udder, flank, and belly. Cook (2002) 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Despite the limitation of only observing udder hygiene (and the limited sample size of farms in each group), we feel confident that udder hygiene of cows housed on bedded pack systems in the current study was comparable to the more conventional housing systems for dairies in the Northeast. </w:t>
      </w:r>
      <w:commentRangeStart w:id="73"/>
      <w:r w:rsidRPr="00A21424">
        <w:rPr>
          <w:rFonts w:ascii="Times New Roman" w:hAnsi="Times New Roman" w:cs="Times New Roman"/>
          <w:sz w:val="24"/>
          <w:szCs w:val="24"/>
        </w:rPr>
        <w:t>In fact, the farm with the lowest mean average udder hygiene score was a bedded pack farm, and all bedded packs had an average udder hygiene score of less than 2.5.</w:t>
      </w:r>
      <w:commentRangeEnd w:id="73"/>
      <w:r w:rsidRPr="00A21424">
        <w:rPr>
          <w:rFonts w:ascii="Times New Roman" w:hAnsi="Times New Roman" w:cs="Times New Roman"/>
          <w:sz w:val="24"/>
          <w:szCs w:val="24"/>
        </w:rPr>
        <w:commentReference w:id="73"/>
      </w:r>
    </w:p>
    <w:p w14:paraId="140348F5" w14:textId="53074946" w:rsidR="0034102A" w:rsidRDefault="005B2F51" w:rsidP="00121066">
      <w:pPr>
        <w:autoSpaceDE w:val="0"/>
        <w:autoSpaceDN w:val="0"/>
        <w:adjustRightInd w:val="0"/>
        <w:spacing w:line="480" w:lineRule="auto"/>
        <w:ind w:firstLine="720"/>
        <w:jc w:val="both"/>
        <w:rPr>
          <w:rFonts w:ascii="Times New Roman" w:hAnsi="Times New Roman" w:cs="Times New Roman"/>
          <w:sz w:val="24"/>
          <w:szCs w:val="24"/>
        </w:rPr>
      </w:pPr>
      <w:r w:rsidRPr="00A348C4">
        <w:rPr>
          <w:rFonts w:ascii="Times New Roman" w:hAnsi="Times New Roman" w:cs="Times New Roman"/>
          <w:sz w:val="24"/>
          <w:szCs w:val="24"/>
        </w:rPr>
        <w:t>STD</w:t>
      </w:r>
      <w:r w:rsidR="00940043">
        <w:rPr>
          <w:rFonts w:ascii="Times New Roman" w:hAnsi="Times New Roman" w:cs="Times New Roman"/>
          <w:sz w:val="24"/>
          <w:szCs w:val="24"/>
        </w:rPr>
        <w:t xml:space="preserve"> </w:t>
      </w:r>
      <w:r w:rsidRPr="00A348C4">
        <w:rPr>
          <w:rFonts w:ascii="Times New Roman" w:hAnsi="Times New Roman" w:cs="Times New Roman"/>
          <w:sz w:val="24"/>
          <w:szCs w:val="24"/>
        </w:rPr>
        <w:t>150</w:t>
      </w:r>
      <w:r w:rsidR="00C4315B">
        <w:rPr>
          <w:rFonts w:ascii="Times New Roman" w:hAnsi="Times New Roman" w:cs="Times New Roman"/>
          <w:sz w:val="24"/>
          <w:szCs w:val="24"/>
        </w:rPr>
        <w:t>-</w:t>
      </w:r>
      <w:r w:rsidRPr="00A348C4">
        <w:rPr>
          <w:rFonts w:ascii="Times New Roman" w:hAnsi="Times New Roman" w:cs="Times New Roman"/>
          <w:sz w:val="24"/>
          <w:szCs w:val="24"/>
        </w:rPr>
        <w:t>day milk production did not differ between facility type in the current study</w:t>
      </w:r>
      <w:r w:rsidR="00EA70EB" w:rsidRPr="00A348C4">
        <w:rPr>
          <w:rFonts w:ascii="Times New Roman" w:hAnsi="Times New Roman" w:cs="Times New Roman"/>
          <w:sz w:val="24"/>
          <w:szCs w:val="24"/>
        </w:rPr>
        <w:t xml:space="preserve"> (B</w:t>
      </w:r>
      <w:r w:rsidR="00EF74ED">
        <w:rPr>
          <w:rFonts w:ascii="Times New Roman" w:hAnsi="Times New Roman" w:cs="Times New Roman"/>
          <w:sz w:val="24"/>
          <w:szCs w:val="24"/>
        </w:rPr>
        <w:t>P</w:t>
      </w:r>
      <w:r w:rsidR="009F4F43">
        <w:rPr>
          <w:rFonts w:ascii="Times New Roman" w:hAnsi="Times New Roman" w:cs="Times New Roman"/>
          <w:sz w:val="24"/>
          <w:szCs w:val="24"/>
        </w:rPr>
        <w:t xml:space="preserve"> </w:t>
      </w:r>
      <w:r w:rsidR="00EA70EB" w:rsidRPr="00A348C4">
        <w:rPr>
          <w:rFonts w:ascii="Times New Roman" w:hAnsi="Times New Roman" w:cs="Times New Roman"/>
          <w:sz w:val="24"/>
          <w:szCs w:val="24"/>
        </w:rPr>
        <w:t>46.9</w:t>
      </w:r>
      <w:r w:rsidR="00EF74ED">
        <w:rPr>
          <w:rFonts w:ascii="Times New Roman" w:hAnsi="Times New Roman" w:cs="Times New Roman"/>
          <w:sz w:val="24"/>
          <w:szCs w:val="24"/>
        </w:rPr>
        <w:t xml:space="preserve"> lbs., TS</w:t>
      </w:r>
      <w:r w:rsidR="00EA70EB" w:rsidRPr="00A348C4">
        <w:rPr>
          <w:rFonts w:ascii="Times New Roman" w:hAnsi="Times New Roman" w:cs="Times New Roman"/>
          <w:sz w:val="24"/>
          <w:szCs w:val="24"/>
        </w:rPr>
        <w:t xml:space="preserve"> 49.4</w:t>
      </w:r>
      <w:r w:rsidR="00EF74ED">
        <w:rPr>
          <w:rFonts w:ascii="Times New Roman" w:hAnsi="Times New Roman" w:cs="Times New Roman"/>
          <w:sz w:val="24"/>
          <w:szCs w:val="24"/>
        </w:rPr>
        <w:t xml:space="preserve"> lbs., FS</w:t>
      </w:r>
      <w:r w:rsidR="00EA70EB" w:rsidRPr="00A348C4">
        <w:rPr>
          <w:rFonts w:ascii="Times New Roman" w:hAnsi="Times New Roman" w:cs="Times New Roman"/>
          <w:sz w:val="24"/>
          <w:szCs w:val="24"/>
        </w:rPr>
        <w:t xml:space="preserve"> 53.0</w:t>
      </w:r>
      <w:r w:rsidR="00EF74ED">
        <w:rPr>
          <w:rFonts w:ascii="Times New Roman" w:hAnsi="Times New Roman" w:cs="Times New Roman"/>
          <w:sz w:val="24"/>
          <w:szCs w:val="24"/>
        </w:rPr>
        <w:t xml:space="preserve"> lbs.)</w:t>
      </w:r>
      <w:r w:rsidR="009F4F43">
        <w:rPr>
          <w:rFonts w:ascii="Times New Roman" w:hAnsi="Times New Roman" w:cs="Times New Roman"/>
          <w:sz w:val="24"/>
          <w:szCs w:val="24"/>
        </w:rPr>
        <w:t xml:space="preserve">. </w:t>
      </w:r>
      <w:r w:rsidR="0059460A">
        <w:rPr>
          <w:rFonts w:ascii="Times New Roman" w:hAnsi="Times New Roman" w:cs="Times New Roman"/>
          <w:sz w:val="24"/>
          <w:szCs w:val="24"/>
        </w:rPr>
        <w:t>This aligns with previous studies</w:t>
      </w:r>
      <w:r w:rsidR="00F1119C">
        <w:rPr>
          <w:rFonts w:ascii="Times New Roman" w:hAnsi="Times New Roman" w:cs="Times New Roman"/>
          <w:sz w:val="24"/>
          <w:szCs w:val="24"/>
        </w:rPr>
        <w:t xml:space="preserve"> comparing milk production </w:t>
      </w:r>
      <w:r w:rsidR="000E0ED0">
        <w:rPr>
          <w:rFonts w:ascii="Times New Roman" w:hAnsi="Times New Roman" w:cs="Times New Roman"/>
          <w:sz w:val="24"/>
          <w:szCs w:val="24"/>
        </w:rPr>
        <w:t>of cows housed on bedded packs vs. in freestall barns (Eckelkamp et al. 2016, Sand bedded…; Lobeck et. al, 2011</w:t>
      </w:r>
      <w:r w:rsidR="00B30501">
        <w:rPr>
          <w:rFonts w:ascii="Times New Roman" w:hAnsi="Times New Roman" w:cs="Times New Roman"/>
          <w:sz w:val="24"/>
          <w:szCs w:val="24"/>
        </w:rPr>
        <w:t>; Costa et. al, 2018</w:t>
      </w:r>
      <w:r w:rsidR="000E0ED0">
        <w:rPr>
          <w:rFonts w:ascii="Times New Roman" w:hAnsi="Times New Roman" w:cs="Times New Roman"/>
          <w:sz w:val="24"/>
          <w:szCs w:val="24"/>
        </w:rPr>
        <w:t>)</w:t>
      </w:r>
      <w:r w:rsidR="00B91DE2">
        <w:rPr>
          <w:rFonts w:ascii="Times New Roman" w:hAnsi="Times New Roman" w:cs="Times New Roman"/>
          <w:sz w:val="24"/>
          <w:szCs w:val="24"/>
        </w:rPr>
        <w:t xml:space="preserve">, which found no </w:t>
      </w:r>
      <w:r w:rsidR="00A93F35">
        <w:rPr>
          <w:rFonts w:ascii="Times New Roman" w:hAnsi="Times New Roman" w:cs="Times New Roman"/>
          <w:sz w:val="24"/>
          <w:szCs w:val="24"/>
        </w:rPr>
        <w:t>significant differences in production metrics between bedded packs and more traditional housing systems</w:t>
      </w:r>
      <w:r w:rsidR="00B30501">
        <w:rPr>
          <w:rFonts w:ascii="Times New Roman" w:hAnsi="Times New Roman" w:cs="Times New Roman"/>
          <w:sz w:val="24"/>
          <w:szCs w:val="24"/>
        </w:rPr>
        <w:t>.</w:t>
      </w:r>
      <w:r w:rsidR="00FB1A01">
        <w:rPr>
          <w:rFonts w:ascii="Times New Roman" w:hAnsi="Times New Roman" w:cs="Times New Roman"/>
          <w:sz w:val="24"/>
          <w:szCs w:val="24"/>
        </w:rPr>
        <w:t xml:space="preserve"> </w:t>
      </w:r>
      <w:r w:rsidR="0052149C">
        <w:rPr>
          <w:rFonts w:ascii="Times New Roman" w:hAnsi="Times New Roman" w:cs="Times New Roman"/>
          <w:sz w:val="24"/>
          <w:szCs w:val="24"/>
        </w:rPr>
        <w:t xml:space="preserve">Different studies have reported varying production metrics for cows housed on bedded packs (kg/cow/day, </w:t>
      </w:r>
      <w:r w:rsidR="00A10F85">
        <w:rPr>
          <w:rFonts w:ascii="Times New Roman" w:hAnsi="Times New Roman" w:cs="Times New Roman"/>
          <w:sz w:val="24"/>
          <w:szCs w:val="24"/>
        </w:rPr>
        <w:t>fat-corrected milk/cow/day, average L/cow/day, ME</w:t>
      </w:r>
      <w:r w:rsidR="00DC7178">
        <w:rPr>
          <w:rFonts w:ascii="Times New Roman" w:hAnsi="Times New Roman" w:cs="Times New Roman"/>
          <w:sz w:val="24"/>
          <w:szCs w:val="24"/>
        </w:rPr>
        <w:t>-305, rolling herd average, energy-corrected milk</w:t>
      </w:r>
      <w:r w:rsidR="00DD610B">
        <w:rPr>
          <w:rFonts w:ascii="Times New Roman" w:hAnsi="Times New Roman" w:cs="Times New Roman"/>
          <w:sz w:val="24"/>
          <w:szCs w:val="24"/>
        </w:rPr>
        <w:t xml:space="preserve">), </w:t>
      </w:r>
      <w:r w:rsidR="00D91638">
        <w:rPr>
          <w:rFonts w:ascii="Times New Roman" w:hAnsi="Times New Roman" w:cs="Times New Roman"/>
          <w:sz w:val="24"/>
          <w:szCs w:val="24"/>
        </w:rPr>
        <w:t>preventing</w:t>
      </w:r>
      <w:r w:rsidR="00DD610B">
        <w:rPr>
          <w:rFonts w:ascii="Times New Roman" w:hAnsi="Times New Roman" w:cs="Times New Roman"/>
          <w:sz w:val="24"/>
          <w:szCs w:val="24"/>
        </w:rPr>
        <w:t xml:space="preserve"> direct comparison of milk production between the bedded packs in the current study and </w:t>
      </w:r>
      <w:r w:rsidR="00D91638">
        <w:rPr>
          <w:rFonts w:ascii="Times New Roman" w:hAnsi="Times New Roman" w:cs="Times New Roman"/>
          <w:sz w:val="24"/>
          <w:szCs w:val="24"/>
        </w:rPr>
        <w:t xml:space="preserve">previous work. </w:t>
      </w:r>
      <w:r w:rsidR="00121066">
        <w:rPr>
          <w:rFonts w:ascii="Times New Roman" w:hAnsi="Times New Roman" w:cs="Times New Roman"/>
          <w:sz w:val="24"/>
          <w:szCs w:val="24"/>
        </w:rPr>
        <w:t xml:space="preserve">Furthermore, there are </w:t>
      </w:r>
      <w:commentRangeStart w:id="74"/>
      <w:r w:rsidR="00A21424" w:rsidRPr="00A348C4">
        <w:rPr>
          <w:rFonts w:ascii="Times New Roman" w:hAnsi="Times New Roman" w:cs="Times New Roman"/>
          <w:sz w:val="24"/>
          <w:szCs w:val="24"/>
        </w:rPr>
        <w:t xml:space="preserve">many variables </w:t>
      </w:r>
      <w:r w:rsidR="00121066">
        <w:rPr>
          <w:rFonts w:ascii="Times New Roman" w:hAnsi="Times New Roman" w:cs="Times New Roman"/>
          <w:sz w:val="24"/>
          <w:szCs w:val="24"/>
        </w:rPr>
        <w:t xml:space="preserve">determining </w:t>
      </w:r>
      <w:r w:rsidR="00A21424" w:rsidRPr="00A348C4">
        <w:rPr>
          <w:rFonts w:ascii="Times New Roman" w:hAnsi="Times New Roman" w:cs="Times New Roman"/>
          <w:sz w:val="24"/>
          <w:szCs w:val="24"/>
        </w:rPr>
        <w:t xml:space="preserve">milk production per cow </w:t>
      </w:r>
      <w:r w:rsidR="00A21424" w:rsidRPr="00A348C4">
        <w:rPr>
          <w:rFonts w:ascii="Times New Roman" w:hAnsi="Times New Roman" w:cs="Times New Roman"/>
          <w:sz w:val="24"/>
          <w:szCs w:val="24"/>
        </w:rPr>
        <w:lastRenderedPageBreak/>
        <w:t>(nutrition, breed, seasonality, DIM</w:t>
      </w:r>
      <w:r w:rsidR="00121066">
        <w:rPr>
          <w:rFonts w:ascii="Times New Roman" w:hAnsi="Times New Roman" w:cs="Times New Roman"/>
          <w:sz w:val="24"/>
          <w:szCs w:val="24"/>
        </w:rPr>
        <w:t>, etc.</w:t>
      </w:r>
      <w:r w:rsidR="00A21424" w:rsidRPr="00A348C4">
        <w:rPr>
          <w:rFonts w:ascii="Times New Roman" w:hAnsi="Times New Roman" w:cs="Times New Roman"/>
          <w:sz w:val="24"/>
          <w:szCs w:val="24"/>
        </w:rPr>
        <w:t>)</w:t>
      </w:r>
      <w:commentRangeEnd w:id="74"/>
      <w:r w:rsidR="00A21424" w:rsidRPr="00A348C4">
        <w:rPr>
          <w:rFonts w:ascii="Times New Roman" w:hAnsi="Times New Roman" w:cs="Times New Roman"/>
          <w:sz w:val="24"/>
          <w:szCs w:val="24"/>
        </w:rPr>
        <w:commentReference w:id="74"/>
      </w:r>
      <w:r w:rsidR="006A6D09">
        <w:rPr>
          <w:rFonts w:ascii="Times New Roman" w:hAnsi="Times New Roman" w:cs="Times New Roman"/>
          <w:sz w:val="24"/>
          <w:szCs w:val="24"/>
        </w:rPr>
        <w:t xml:space="preserve">, so </w:t>
      </w:r>
      <w:r w:rsidR="006A500C">
        <w:rPr>
          <w:rFonts w:ascii="Times New Roman" w:hAnsi="Times New Roman" w:cs="Times New Roman"/>
          <w:sz w:val="24"/>
          <w:szCs w:val="24"/>
        </w:rPr>
        <w:t xml:space="preserve">teasing out the effect of facility type alone on production in an observational study is </w:t>
      </w:r>
      <w:r w:rsidR="00C738A1">
        <w:rPr>
          <w:rFonts w:ascii="Times New Roman" w:hAnsi="Times New Roman" w:cs="Times New Roman"/>
          <w:sz w:val="24"/>
          <w:szCs w:val="24"/>
        </w:rPr>
        <w:t>difficult. However, as Leso et. al</w:t>
      </w:r>
      <w:r w:rsidR="00204D89">
        <w:rPr>
          <w:rFonts w:ascii="Times New Roman" w:hAnsi="Times New Roman" w:cs="Times New Roman"/>
          <w:sz w:val="24"/>
          <w:szCs w:val="24"/>
        </w:rPr>
        <w:t xml:space="preserve"> (2020)</w:t>
      </w:r>
      <w:r w:rsidR="00C738A1">
        <w:rPr>
          <w:rFonts w:ascii="Times New Roman" w:hAnsi="Times New Roman" w:cs="Times New Roman"/>
          <w:sz w:val="24"/>
          <w:szCs w:val="24"/>
        </w:rPr>
        <w:t xml:space="preserve"> point out, </w:t>
      </w:r>
      <w:r w:rsidR="00F274DB">
        <w:rPr>
          <w:rFonts w:ascii="Times New Roman" w:hAnsi="Times New Roman" w:cs="Times New Roman"/>
          <w:sz w:val="24"/>
          <w:szCs w:val="24"/>
        </w:rPr>
        <w:t xml:space="preserve">the </w:t>
      </w:r>
      <w:r w:rsidR="00C738A1">
        <w:rPr>
          <w:rFonts w:ascii="Times New Roman" w:hAnsi="Times New Roman" w:cs="Times New Roman"/>
          <w:sz w:val="24"/>
          <w:szCs w:val="24"/>
        </w:rPr>
        <w:t>“</w:t>
      </w:r>
      <w:r w:rsidR="00C738A1" w:rsidRPr="00C738A1">
        <w:rPr>
          <w:rFonts w:ascii="Times New Roman" w:hAnsi="Times New Roman" w:cs="Times New Roman"/>
          <w:sz w:val="24"/>
          <w:szCs w:val="24"/>
        </w:rPr>
        <w:t>results in the literature indicate that high levels of milk production are possible in CBP</w:t>
      </w:r>
      <w:r w:rsidR="00A766F3">
        <w:rPr>
          <w:rFonts w:ascii="Times New Roman" w:hAnsi="Times New Roman" w:cs="Times New Roman"/>
          <w:sz w:val="24"/>
          <w:szCs w:val="24"/>
        </w:rPr>
        <w:t>,”</w:t>
      </w:r>
      <w:r w:rsidR="00C738A1" w:rsidRPr="00C738A1">
        <w:rPr>
          <w:rFonts w:ascii="Times New Roman" w:hAnsi="Times New Roman" w:cs="Times New Roman"/>
          <w:sz w:val="24"/>
          <w:szCs w:val="24"/>
        </w:rPr>
        <w:t xml:space="preserve"> </w:t>
      </w:r>
      <w:r w:rsidR="00A766F3">
        <w:rPr>
          <w:rFonts w:ascii="Times New Roman" w:hAnsi="Times New Roman" w:cs="Times New Roman"/>
          <w:sz w:val="24"/>
          <w:szCs w:val="24"/>
        </w:rPr>
        <w:t>and, as</w:t>
      </w:r>
      <w:r w:rsidR="00C738A1" w:rsidRPr="00C738A1">
        <w:rPr>
          <w:rFonts w:ascii="Times New Roman" w:hAnsi="Times New Roman" w:cs="Times New Roman"/>
          <w:sz w:val="24"/>
          <w:szCs w:val="24"/>
        </w:rPr>
        <w:t xml:space="preserve"> </w:t>
      </w:r>
      <w:r w:rsidR="0034102A">
        <w:rPr>
          <w:rFonts w:ascii="Times New Roman" w:hAnsi="Times New Roman" w:cs="Times New Roman"/>
          <w:sz w:val="24"/>
          <w:szCs w:val="24"/>
        </w:rPr>
        <w:t xml:space="preserve">bedded packs </w:t>
      </w:r>
      <w:r w:rsidR="00204D89">
        <w:rPr>
          <w:rFonts w:ascii="Times New Roman" w:hAnsi="Times New Roman" w:cs="Times New Roman"/>
          <w:sz w:val="24"/>
          <w:szCs w:val="24"/>
        </w:rPr>
        <w:t>potentially</w:t>
      </w:r>
      <w:r w:rsidR="0034102A">
        <w:rPr>
          <w:rFonts w:ascii="Times New Roman" w:hAnsi="Times New Roman" w:cs="Times New Roman"/>
          <w:sz w:val="24"/>
          <w:szCs w:val="24"/>
        </w:rPr>
        <w:t xml:space="preserve"> improve cow comfort, we may even expect greater milk production than </w:t>
      </w:r>
      <w:r w:rsidR="00204D89">
        <w:rPr>
          <w:rFonts w:ascii="Times New Roman" w:hAnsi="Times New Roman" w:cs="Times New Roman"/>
          <w:sz w:val="24"/>
          <w:szCs w:val="24"/>
        </w:rPr>
        <w:t>in more traditional housing systems.</w:t>
      </w:r>
    </w:p>
    <w:p w14:paraId="1019581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Udder health outcomes included in the current study, including % cows with any IMI, % cows with chronic IMI, % cows with new IMI, BTSCC, and average LS both unweighted and weighted by production, did not differ significantly between facility types. </w:t>
      </w:r>
      <w:commentRangeStart w:id="75"/>
      <w:r w:rsidRPr="00A21424">
        <w:rPr>
          <w:rFonts w:ascii="Times New Roman" w:hAnsi="Times New Roman" w:cs="Times New Roman"/>
          <w:sz w:val="24"/>
          <w:szCs w:val="24"/>
        </w:rPr>
        <w:t>Although the metrics studied have been varied, overall previous research has also found that udder health and milk quality measures on bedded pack farms are similar to that found on farms traditional using more traditional facility types (Eckelkamp, 2016a; Eckelkamp, 2016b; Black, 2013; Shane, 2010; Barberg, 2007; Lobeck, 2011; Heins, 2019</w:t>
      </w:r>
      <w:commentRangeEnd w:id="75"/>
      <w:r w:rsidRPr="00A21424">
        <w:rPr>
          <w:rFonts w:ascii="Times New Roman" w:hAnsi="Times New Roman" w:cs="Times New Roman"/>
          <w:sz w:val="24"/>
          <w:szCs w:val="24"/>
        </w:rPr>
        <w:commentReference w:id="75"/>
      </w:r>
      <w:r w:rsidRPr="00A21424">
        <w:rPr>
          <w:rFonts w:ascii="Times New Roman" w:hAnsi="Times New Roman" w:cs="Times New Roman"/>
          <w:sz w:val="24"/>
          <w:szCs w:val="24"/>
        </w:rPr>
        <w:t xml:space="preserve">). Specifically, subclinical mastitis prevalence levels did not differ between compost bedded packs and two types of freestall housing in Minnesota and South Dakota, where the percent of cows in a herd with an SCC on test day ≥ 200,000 cells/mL was 33.4, 26.8, and 26.8% for compost bedded packs, cross-ventilated freestalls, and naturally-vented freestalls (Lobeck et. al, 2011). Additionally, Eckelkamp et. al 2016 (Sand bedded…) found no significant difference in subclinical mastitis prevalence in low-SCC CBP vs. sand-bedded freestalls in Kentucky (21.8 and 19.4%, respectively). Barberg et. al 2007b (Performance) found a subclinical mastitis prevalence of 27.7% for 12 CBP farms in Minnesota, which may be more representative of the general population of bedded pack farms in the state, as there were no inclusion criteria around maintaining a low SCC previous to the start of the study. Subclinical mastitis prevalence in the current study was comparable to this previous work, with a prevalence of 26% for farms using a bedded pack and 23.7% for freestall barns. In Brazil, Fávero et. al (2015) </w:t>
      </w:r>
      <w:r w:rsidRPr="00A21424">
        <w:rPr>
          <w:rFonts w:ascii="Times New Roman" w:hAnsi="Times New Roman" w:cs="Times New Roman"/>
          <w:sz w:val="24"/>
          <w:szCs w:val="24"/>
        </w:rPr>
        <w:lastRenderedPageBreak/>
        <w:t xml:space="preserve">found much higher a prevalence of subclinical mastitis (43.8%) and percent new infections (20.9%) for three bedded pack farms than the current study (7 and 26% respectively for the three bedded packs with DHIA data). </w:t>
      </w:r>
    </w:p>
    <w:p w14:paraId="37558CE0"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With careful management of bedding material and excellent milking hygiene practices, the current study shows that both static and aerobically composting bedded pack barns are capable of achieving excellent milk quality. Three of the five bedded pack farms achieved a BTSCC of below 99,000 cells/mL, and the remaining two were below 200,000 cells/mL. Although </w:t>
      </w:r>
      <w:commentRangeStart w:id="76"/>
      <w:r w:rsidRPr="00A21424">
        <w:rPr>
          <w:rFonts w:ascii="Times New Roman" w:hAnsi="Times New Roman" w:cs="Times New Roman"/>
          <w:sz w:val="24"/>
          <w:szCs w:val="24"/>
        </w:rPr>
        <w:t>historically</w:t>
      </w:r>
      <w:commentRangeEnd w:id="76"/>
      <w:r w:rsidRPr="00A21424">
        <w:rPr>
          <w:rFonts w:ascii="Times New Roman" w:hAnsi="Times New Roman" w:cs="Times New Roman"/>
          <w:sz w:val="24"/>
          <w:szCs w:val="24"/>
        </w:rPr>
        <w:commentReference w:id="76"/>
      </w:r>
      <w:r w:rsidRPr="00A21424">
        <w:rPr>
          <w:rFonts w:ascii="Times New Roman" w:hAnsi="Times New Roman" w:cs="Times New Roman"/>
          <w:sz w:val="24"/>
          <w:szCs w:val="24"/>
        </w:rPr>
        <w:t xml:space="preserve"> static bedded packs made of organic material have been considered to be milk quality nightmares, the lowest BTSCC in the study (54,000 cells/mL) was achieved by a bedded pack farm using woodchips and straw that was not actively managing the pack to compost.</w:t>
      </w:r>
    </w:p>
    <w:p w14:paraId="680A4663"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As udder health and hygiene for bedded packs compared to tiestalls and freestalls included in the current study, we feel that bedded pack systems can be considered a viable loose-housing option for the winter (in the Northeast? In Vermont?). These systems have a number of advantages for producers considering updating their facilities, including a smaller initial investment when compared to a new freestall or tiestall barn (Bewley et al., 2012), although the cost year-over-year for bedding is </w:t>
      </w:r>
      <w:commentRangeStart w:id="77"/>
      <w:r w:rsidRPr="00A21424">
        <w:rPr>
          <w:rFonts w:ascii="Times New Roman" w:hAnsi="Times New Roman" w:cs="Times New Roman"/>
          <w:sz w:val="24"/>
          <w:szCs w:val="24"/>
        </w:rPr>
        <w:t xml:space="preserve">substantial. </w:t>
      </w:r>
      <w:commentRangeEnd w:id="77"/>
      <w:r w:rsidRPr="00A21424">
        <w:rPr>
          <w:rFonts w:ascii="Times New Roman" w:hAnsi="Times New Roman" w:cs="Times New Roman"/>
          <w:sz w:val="24"/>
          <w:szCs w:val="24"/>
        </w:rPr>
        <w:commentReference w:id="77"/>
      </w:r>
      <w:r w:rsidRPr="00A21424">
        <w:rPr>
          <w:rFonts w:ascii="Times New Roman" w:hAnsi="Times New Roman" w:cs="Times New Roman"/>
          <w:sz w:val="24"/>
          <w:szCs w:val="24"/>
        </w:rPr>
        <w:t xml:space="preserve">Bedded pack systems have considerable advantages from a welfare perspective, as it provides a housing option that doesn’t restrict animal movement, which is an issue of growing concern for both producers and the general public (Barkema et al., 2015). Additionally, bedded packs are designed for cow comfort (Barberg and Endres 2007, Bewley et al. 2017), and prevalence of lameness, foot, and leg injuries in bedded pack systems have been found to be significantly less than tiestalls and freestalls (Barberg and Endres, 2007, Lobeck et al. 2011, Burgstaller et al. 2016). The relationship between decreased milk production and lameness is well documented (Warnick et al. 2001, Green et al. 2002), so there is an additional financial </w:t>
      </w:r>
      <w:r w:rsidRPr="00A21424">
        <w:rPr>
          <w:rFonts w:ascii="Times New Roman" w:hAnsi="Times New Roman" w:cs="Times New Roman"/>
          <w:sz w:val="24"/>
          <w:szCs w:val="24"/>
        </w:rPr>
        <w:lastRenderedPageBreak/>
        <w:t>incentive for dairy producers to decrease the prevalence of lameness in their herd. Lastly, manure management and environmental stewardship is a top concern for both dairy producers and the general public (Holly et al., 2018). Bedded systems may provide some advantages over other systems by decreasing the amount of liquid manure storage needed and making the manure drier before it is spread on fields, which may pose less of a risk for run-off into waterways. With no downsides due to hygiene or udder health concerns when properly managed on farms with excellent milking hygiene practices already in place, bedded packs may be an especially good option for small, pasture-based farms in the Northeast both now and in the future.</w:t>
      </w:r>
    </w:p>
    <w:p w14:paraId="7C9C36BA" w14:textId="77777777" w:rsidR="00A21424" w:rsidRDefault="00A21424" w:rsidP="00B715A3">
      <w:pPr>
        <w:autoSpaceDE w:val="0"/>
        <w:autoSpaceDN w:val="0"/>
        <w:adjustRightInd w:val="0"/>
        <w:spacing w:line="480" w:lineRule="auto"/>
        <w:jc w:val="both"/>
        <w:rPr>
          <w:rFonts w:ascii="Times New Roman" w:hAnsi="Times New Roman" w:cs="Times New Roman"/>
          <w:b/>
          <w:bCs/>
          <w:sz w:val="24"/>
          <w:szCs w:val="24"/>
        </w:rPr>
      </w:pPr>
    </w:p>
    <w:p w14:paraId="08983743" w14:textId="2D71AA3A" w:rsidR="00B91228" w:rsidRPr="00294B87" w:rsidRDefault="00B91228" w:rsidP="00B715A3">
      <w:pPr>
        <w:autoSpaceDE w:val="0"/>
        <w:autoSpaceDN w:val="0"/>
        <w:adjustRightInd w:val="0"/>
        <w:spacing w:line="480" w:lineRule="auto"/>
        <w:jc w:val="both"/>
        <w:rPr>
          <w:rFonts w:ascii="Times New Roman" w:hAnsi="Times New Roman" w:cs="Times New Roman"/>
          <w:sz w:val="24"/>
          <w:szCs w:val="24"/>
        </w:rPr>
      </w:pPr>
      <w:commentRangeStart w:id="78"/>
      <w:r w:rsidRPr="00294B87">
        <w:rPr>
          <w:rFonts w:ascii="Times New Roman" w:hAnsi="Times New Roman" w:cs="Times New Roman"/>
          <w:b/>
          <w:bCs/>
          <w:sz w:val="24"/>
          <w:szCs w:val="24"/>
        </w:rPr>
        <w:t>Conclusion</w:t>
      </w:r>
      <w:commentRangeEnd w:id="78"/>
      <w:r w:rsidR="005F6F84" w:rsidRPr="00294B87">
        <w:rPr>
          <w:rStyle w:val="CommentReference"/>
          <w:rFonts w:ascii="Times New Roman" w:eastAsiaTheme="minorEastAsia" w:hAnsi="Times New Roman" w:cs="Times New Roman"/>
          <w:sz w:val="24"/>
          <w:szCs w:val="24"/>
        </w:rPr>
        <w:commentReference w:id="78"/>
      </w:r>
    </w:p>
    <w:p w14:paraId="32FD7F20" w14:textId="77777777" w:rsidR="004E382B" w:rsidRPr="004E382B" w:rsidRDefault="004E382B" w:rsidP="004E382B">
      <w:pPr>
        <w:spacing w:after="0" w:line="480" w:lineRule="auto"/>
        <w:ind w:firstLine="720"/>
        <w:jc w:val="both"/>
        <w:rPr>
          <w:rFonts w:ascii="Times New Roman" w:hAnsi="Times New Roman" w:cs="Times New Roman"/>
          <w:noProof/>
          <w:sz w:val="24"/>
          <w:szCs w:val="24"/>
        </w:rPr>
      </w:pPr>
      <w:r w:rsidRPr="004E382B">
        <w:rPr>
          <w:rFonts w:ascii="Times New Roman" w:hAnsi="Times New Roman" w:cs="Times New Roman"/>
          <w:noProof/>
          <w:sz w:val="24"/>
          <w:szCs w:val="24"/>
        </w:rPr>
        <w:t>The current study is to the authors’ knowledge the first direct comparison of bedded packs to both tiestalls and freestall of similar size and management styles, for a population of entirely small to midsize organic dairy farms. It is the first publication describing udder health and hygiene on bedded pack systems in the Northeast, which is significant as the performance of a bedded pack system can be greatly influenced by climatic factors. Lastly, previous work has focused on describing bedded packs that are specifically actively managed for composting; by adapting a looser definition of bedded packs included in the study, the current work sheds light on the spectrum of options possible within this loose-housing system utilizing organic bedding material.</w:t>
      </w:r>
    </w:p>
    <w:p w14:paraId="4202BD9A" w14:textId="77777777" w:rsidR="004E382B" w:rsidRPr="004E382B" w:rsidRDefault="004E382B" w:rsidP="004E382B">
      <w:pPr>
        <w:spacing w:after="0" w:line="480" w:lineRule="auto"/>
        <w:jc w:val="both"/>
        <w:rPr>
          <w:rFonts w:ascii="Times New Roman" w:hAnsi="Times New Roman" w:cs="Times New Roman"/>
          <w:noProof/>
          <w:sz w:val="24"/>
          <w:szCs w:val="24"/>
        </w:rPr>
      </w:pPr>
      <w:r w:rsidRPr="004E382B">
        <w:rPr>
          <w:rFonts w:ascii="Times New Roman" w:hAnsi="Times New Roman" w:cs="Times New Roman"/>
          <w:noProof/>
          <w:sz w:val="24"/>
          <w:szCs w:val="24"/>
        </w:rPr>
        <w:t xml:space="preserve">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w:t>
      </w:r>
      <w:r w:rsidRPr="004E382B">
        <w:rPr>
          <w:rFonts w:ascii="Times New Roman" w:hAnsi="Times New Roman" w:cs="Times New Roman"/>
          <w:noProof/>
          <w:sz w:val="24"/>
          <w:szCs w:val="24"/>
        </w:rPr>
        <w:lastRenderedPageBreak/>
        <w:t>considered as a viable option for pasture-based herds looking for a more affordable loose-housing system.</w:t>
      </w:r>
    </w:p>
    <w:p w14:paraId="5A2904F7" w14:textId="77777777" w:rsidR="004C4853" w:rsidRDefault="004C4853" w:rsidP="005240E2">
      <w:pPr>
        <w:spacing w:after="0" w:line="480" w:lineRule="auto"/>
        <w:jc w:val="both"/>
        <w:rPr>
          <w:rFonts w:ascii="Times New Roman" w:hAnsi="Times New Roman" w:cs="Times New Roman"/>
          <w:b/>
          <w:bCs/>
          <w:noProof/>
          <w:sz w:val="24"/>
          <w:szCs w:val="24"/>
        </w:rPr>
      </w:pPr>
    </w:p>
    <w:p w14:paraId="7CB7E79C" w14:textId="77777777" w:rsidR="004E382B" w:rsidRDefault="004E382B" w:rsidP="005240E2">
      <w:pPr>
        <w:spacing w:after="0" w:line="480" w:lineRule="auto"/>
        <w:jc w:val="both"/>
        <w:rPr>
          <w:rFonts w:ascii="Times New Roman" w:hAnsi="Times New Roman" w:cs="Times New Roman"/>
          <w:b/>
          <w:bCs/>
          <w:noProof/>
          <w:sz w:val="24"/>
          <w:szCs w:val="24"/>
        </w:rPr>
      </w:pPr>
    </w:p>
    <w:p w14:paraId="0E1DA8E5" w14:textId="77777777" w:rsidR="00912173" w:rsidRDefault="00912173" w:rsidP="004A5ACF">
      <w:pPr>
        <w:spacing w:after="0" w:line="480" w:lineRule="auto"/>
        <w:jc w:val="both"/>
        <w:rPr>
          <w:rFonts w:ascii="Times New Roman" w:hAnsi="Times New Roman" w:cs="Times New Roman"/>
          <w:b/>
          <w:bCs/>
          <w:noProof/>
          <w:sz w:val="24"/>
          <w:szCs w:val="24"/>
        </w:rPr>
      </w:pPr>
    </w:p>
    <w:p w14:paraId="2EE82E28" w14:textId="77979AE1" w:rsidR="004A5ACF" w:rsidRPr="00E63A00" w:rsidRDefault="004A5ACF" w:rsidP="004A5ACF">
      <w:pPr>
        <w:spacing w:after="0" w:line="480" w:lineRule="auto"/>
        <w:jc w:val="both"/>
        <w:rPr>
          <w:rFonts w:ascii="Times New Roman" w:hAnsi="Times New Roman" w:cs="Times New Roman"/>
          <w:b/>
          <w:bCs/>
          <w:noProof/>
          <w:sz w:val="24"/>
          <w:szCs w:val="24"/>
        </w:rPr>
      </w:pPr>
      <w:commentRangeStart w:id="79"/>
      <w:r>
        <w:rPr>
          <w:rFonts w:ascii="Times New Roman" w:hAnsi="Times New Roman" w:cs="Times New Roman"/>
          <w:b/>
          <w:bCs/>
          <w:noProof/>
          <w:sz w:val="24"/>
          <w:szCs w:val="24"/>
        </w:rPr>
        <w:t>References</w:t>
      </w:r>
      <w:commentRangeEnd w:id="79"/>
      <w:r>
        <w:rPr>
          <w:rStyle w:val="CommentReference"/>
          <w:rFonts w:eastAsiaTheme="minorEastAsia"/>
        </w:rPr>
        <w:commentReference w:id="79"/>
      </w:r>
    </w:p>
    <w:p w14:paraId="2DBE92BF" w14:textId="77777777" w:rsidR="004A5ACF" w:rsidRDefault="004A5ACF" w:rsidP="005240E2">
      <w:pPr>
        <w:spacing w:after="0" w:line="480" w:lineRule="auto"/>
        <w:jc w:val="both"/>
        <w:rPr>
          <w:rFonts w:ascii="Times New Roman" w:hAnsi="Times New Roman" w:cs="Times New Roman"/>
          <w:b/>
          <w:bCs/>
          <w:noProof/>
          <w:sz w:val="24"/>
          <w:szCs w:val="24"/>
        </w:rPr>
      </w:pPr>
    </w:p>
    <w:p w14:paraId="26B318F5" w14:textId="7DEAABDB" w:rsidR="00EF0AED" w:rsidRDefault="00EF0AED" w:rsidP="00EF0AED">
      <w:pPr>
        <w:spacing w:line="480" w:lineRule="auto"/>
        <w:rPr>
          <w:rFonts w:ascii="Times New Roman" w:hAnsi="Times New Roman" w:cs="Times New Roman"/>
          <w:b/>
          <w:bCs/>
          <w:noProof/>
          <w:sz w:val="24"/>
          <w:szCs w:val="24"/>
        </w:rPr>
      </w:pPr>
      <w:commentRangeStart w:id="80"/>
      <w:r>
        <w:rPr>
          <w:rFonts w:ascii="Times New Roman" w:hAnsi="Times New Roman" w:cs="Times New Roman"/>
          <w:b/>
          <w:bCs/>
          <w:noProof/>
          <w:sz w:val="24"/>
          <w:szCs w:val="24"/>
        </w:rPr>
        <w:t>Figures</w:t>
      </w:r>
      <w:commentRangeEnd w:id="80"/>
      <w:r w:rsidR="00CF677B">
        <w:rPr>
          <w:rStyle w:val="CommentReference"/>
          <w:rFonts w:eastAsiaTheme="minorEastAsia"/>
        </w:rPr>
        <w:commentReference w:id="80"/>
      </w:r>
    </w:p>
    <w:p w14:paraId="0E047AEC" w14:textId="77777777" w:rsidR="00D9754A" w:rsidRDefault="00D9754A" w:rsidP="00EF0AED">
      <w:pPr>
        <w:spacing w:line="480" w:lineRule="auto"/>
        <w:rPr>
          <w:rFonts w:ascii="Times New Roman" w:hAnsi="Times New Roman" w:cs="Times New Roman"/>
          <w:b/>
          <w:bCs/>
          <w:noProof/>
          <w:sz w:val="24"/>
          <w:szCs w:val="24"/>
        </w:rPr>
      </w:pPr>
    </w:p>
    <w:p w14:paraId="0ECD20BA" w14:textId="1801897F" w:rsidR="00CF677B" w:rsidRDefault="00CF677B" w:rsidP="00EF0AED">
      <w:pPr>
        <w:spacing w:line="480" w:lineRule="auto"/>
        <w:rPr>
          <w:rFonts w:ascii="Times New Roman" w:hAnsi="Times New Roman" w:cs="Times New Roman"/>
          <w:b/>
          <w:bCs/>
          <w:noProof/>
          <w:sz w:val="24"/>
          <w:szCs w:val="24"/>
        </w:rPr>
      </w:pPr>
      <w:commentRangeStart w:id="81"/>
      <w:r>
        <w:rPr>
          <w:rFonts w:ascii="Times New Roman" w:hAnsi="Times New Roman" w:cs="Times New Roman"/>
          <w:b/>
          <w:bCs/>
          <w:noProof/>
          <w:sz w:val="24"/>
          <w:szCs w:val="24"/>
        </w:rPr>
        <w:t>Tables</w:t>
      </w:r>
      <w:commentRangeEnd w:id="81"/>
      <w:r>
        <w:rPr>
          <w:rStyle w:val="CommentReference"/>
          <w:rFonts w:eastAsiaTheme="minorEastAsia"/>
        </w:rPr>
        <w:commentReference w:id="81"/>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E10B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E10BDE" w:rsidRDefault="00CA29EB" w:rsidP="00B367EB">
            <w:pPr>
              <w:spacing w:after="0" w:line="240" w:lineRule="auto"/>
              <w:rPr>
                <w:rFonts w:ascii="Times New Roman" w:eastAsia="Times New Roman" w:hAnsi="Times New Roman" w:cs="Times New Roman"/>
                <w:color w:val="000000"/>
              </w:rPr>
            </w:pPr>
            <w:commentRangeStart w:id="82"/>
            <w:r w:rsidRPr="00E10BDE">
              <w:rPr>
                <w:rFonts w:ascii="Times New Roman" w:eastAsia="Times New Roman" w:hAnsi="Times New Roman" w:cs="Times New Roman"/>
                <w:color w:val="000000"/>
              </w:rPr>
              <w:t>Table 1. Bulk tank milk aerobic culture outcomes by facility type for 21 Vermont organic dairy herds</w:t>
            </w:r>
            <w:commentRangeEnd w:id="82"/>
            <w:r w:rsidRPr="00E10BDE">
              <w:rPr>
                <w:rStyle w:val="CommentReference"/>
                <w:rFonts w:ascii="Times New Roman" w:hAnsi="Times New Roman" w:cs="Times New Roman"/>
              </w:rPr>
              <w:commentReference w:id="82"/>
            </w:r>
          </w:p>
        </w:tc>
      </w:tr>
      <w:tr w:rsidR="00CA29EB" w:rsidRPr="00E10B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Kruskal-Wallis χ</w:t>
            </w:r>
            <w:r w:rsidRPr="00E10BDE">
              <w:rPr>
                <w:rFonts w:ascii="Times New Roman" w:eastAsia="Times New Roman" w:hAnsi="Times New Roman" w:cs="Times New Roman"/>
                <w:color w:val="000000"/>
                <w:vertAlign w:val="superscript"/>
              </w:rPr>
              <w:t>2</w:t>
            </w:r>
          </w:p>
        </w:tc>
      </w:tr>
      <w:tr w:rsidR="00CA29EB" w:rsidRPr="00E10B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Staph.</w:t>
            </w:r>
            <w:r w:rsidRPr="00E10B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0.9 (df = 2, p = 0.62)</w:t>
            </w:r>
          </w:p>
        </w:tc>
      </w:tr>
      <w:tr w:rsidR="00CA29EB" w:rsidRPr="00E10B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Non-</w:t>
            </w:r>
            <w:r w:rsidRPr="00E10BDE">
              <w:rPr>
                <w:rFonts w:ascii="Times New Roman" w:eastAsia="Times New Roman" w:hAnsi="Times New Roman" w:cs="Times New Roman"/>
                <w:i/>
                <w:iCs/>
                <w:color w:val="000000"/>
              </w:rPr>
              <w:t>ag. Strep.</w:t>
            </w:r>
            <w:r w:rsidRPr="00E10B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4.6 (df = 2, p = 0.10)</w:t>
            </w:r>
          </w:p>
        </w:tc>
      </w:tr>
      <w:tr w:rsidR="00CA29EB" w:rsidRPr="00E10B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E10B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 xml:space="preserve">Neg. for     </w:t>
            </w:r>
            <w:r w:rsidRPr="00E10BDE">
              <w:rPr>
                <w:rFonts w:ascii="Times New Roman" w:eastAsia="Times New Roman" w:hAnsi="Times New Roman" w:cs="Times New Roman"/>
                <w:i/>
                <w:iCs/>
                <w:color w:val="000000"/>
              </w:rPr>
              <w:t xml:space="preserve">S. aureus </w:t>
            </w:r>
            <w:r w:rsidRPr="00E10B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 xml:space="preserve">Pos. for      </w:t>
            </w:r>
            <w:r w:rsidRPr="00E10BDE">
              <w:rPr>
                <w:rFonts w:ascii="Times New Roman" w:eastAsia="Times New Roman" w:hAnsi="Times New Roman" w:cs="Times New Roman"/>
                <w:i/>
                <w:iCs/>
                <w:color w:val="000000"/>
              </w:rPr>
              <w:t xml:space="preserve">S. aureus </w:t>
            </w:r>
            <w:r w:rsidRPr="00E10B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Staph. aureus</w:t>
            </w:r>
            <w:r w:rsidRPr="00E10B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3.4 (df = 2, p = 0.19)</w:t>
            </w:r>
          </w:p>
        </w:tc>
      </w:tr>
      <w:tr w:rsidR="00CA29EB" w:rsidRPr="00E10B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Neg. for     coliforms</w:t>
            </w:r>
            <w:r w:rsidRPr="00E10BDE">
              <w:rPr>
                <w:rFonts w:ascii="Times New Roman" w:eastAsia="Times New Roman" w:hAnsi="Times New Roman" w:cs="Times New Roman"/>
                <w:i/>
                <w:iCs/>
                <w:color w:val="000000"/>
              </w:rPr>
              <w:t xml:space="preserve"> </w:t>
            </w:r>
            <w:r w:rsidRPr="00E10B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 CFU/mL coliforms</w:t>
            </w:r>
          </w:p>
          <w:p w14:paraId="6C1EBBF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r w:rsidRPr="00E10B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r w:rsidRPr="00E10B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0.4 (df = 2, p = 0.82)</w:t>
            </w:r>
          </w:p>
        </w:tc>
      </w:tr>
      <w:tr w:rsidR="00CA29EB" w:rsidRPr="00E10B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48FD1A5B" w14:textId="77777777" w:rsidTr="00B367EB">
        <w:trPr>
          <w:trHeight w:val="291"/>
        </w:trPr>
        <w:tc>
          <w:tcPr>
            <w:tcW w:w="450" w:type="dxa"/>
            <w:tcBorders>
              <w:top w:val="nil"/>
              <w:left w:val="nil"/>
              <w:bottom w:val="nil"/>
              <w:right w:val="nil"/>
            </w:tcBorders>
            <w:shd w:val="clear" w:color="auto" w:fill="auto"/>
            <w:noWrap/>
            <w:vAlign w:val="bottom"/>
            <w:hideMark/>
          </w:tcPr>
          <w:p w14:paraId="53C390F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02E291B9"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3498E41C" w14:textId="77777777" w:rsidTr="00B367EB">
        <w:trPr>
          <w:trHeight w:val="291"/>
        </w:trPr>
        <w:tc>
          <w:tcPr>
            <w:tcW w:w="3169" w:type="dxa"/>
            <w:gridSpan w:val="3"/>
            <w:tcBorders>
              <w:top w:val="nil"/>
              <w:left w:val="nil"/>
              <w:bottom w:val="nil"/>
              <w:right w:val="nil"/>
            </w:tcBorders>
            <w:shd w:val="clear" w:color="auto" w:fill="auto"/>
            <w:noWrap/>
            <w:vAlign w:val="bottom"/>
            <w:hideMark/>
          </w:tcPr>
          <w:p w14:paraId="30E8FF1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Strep. agalactiae</w:t>
            </w:r>
            <w:r w:rsidRPr="00E10BDE">
              <w:rPr>
                <w:rFonts w:ascii="Times New Roman" w:eastAsia="Times New Roman" w:hAnsi="Times New Roman" w:cs="Times New Roman"/>
                <w:color w:val="000000"/>
              </w:rPr>
              <w:t xml:space="preserve"> (CFU/mL)</w:t>
            </w:r>
          </w:p>
        </w:tc>
        <w:tc>
          <w:tcPr>
            <w:tcW w:w="2591" w:type="dxa"/>
            <w:gridSpan w:val="2"/>
            <w:tcBorders>
              <w:top w:val="nil"/>
              <w:left w:val="nil"/>
              <w:bottom w:val="nil"/>
              <w:right w:val="nil"/>
            </w:tcBorders>
            <w:shd w:val="clear" w:color="auto" w:fill="auto"/>
            <w:noWrap/>
            <w:vAlign w:val="bottom"/>
            <w:hideMark/>
          </w:tcPr>
          <w:p w14:paraId="758EBA4B"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all 21 farms negative</w:t>
            </w:r>
          </w:p>
        </w:tc>
        <w:tc>
          <w:tcPr>
            <w:tcW w:w="1701" w:type="dxa"/>
            <w:tcBorders>
              <w:top w:val="nil"/>
              <w:left w:val="nil"/>
              <w:bottom w:val="nil"/>
              <w:right w:val="nil"/>
            </w:tcBorders>
            <w:shd w:val="clear" w:color="auto" w:fill="auto"/>
            <w:vAlign w:val="bottom"/>
          </w:tcPr>
          <w:p w14:paraId="7F8DBE2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77777777" w:rsidR="00CA29EB" w:rsidRPr="00E10BDE" w:rsidRDefault="00CA29EB" w:rsidP="00B367EB">
            <w:pPr>
              <w:spacing w:after="0" w:line="240" w:lineRule="auto"/>
              <w:rPr>
                <w:rFonts w:ascii="Times New Roman" w:eastAsia="Times New Roman" w:hAnsi="Times New Roman" w:cs="Times New Roman"/>
                <w:sz w:val="20"/>
                <w:szCs w:val="20"/>
              </w:rPr>
            </w:pPr>
          </w:p>
        </w:tc>
      </w:tr>
      <w:tr w:rsidR="00CA29EB" w:rsidRPr="00E10BDE" w14:paraId="18A8B9F5" w14:textId="77777777" w:rsidTr="00B367EB">
        <w:trPr>
          <w:trHeight w:val="291"/>
        </w:trPr>
        <w:tc>
          <w:tcPr>
            <w:tcW w:w="3169" w:type="dxa"/>
            <w:gridSpan w:val="3"/>
            <w:tcBorders>
              <w:top w:val="nil"/>
              <w:left w:val="nil"/>
              <w:bottom w:val="nil"/>
              <w:right w:val="nil"/>
            </w:tcBorders>
            <w:shd w:val="clear" w:color="auto" w:fill="auto"/>
            <w:noWrap/>
            <w:vAlign w:val="bottom"/>
            <w:hideMark/>
          </w:tcPr>
          <w:p w14:paraId="6873D12C"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Mycoplasma</w:t>
            </w:r>
            <w:r w:rsidRPr="00E10BDE">
              <w:rPr>
                <w:rFonts w:ascii="Times New Roman" w:eastAsia="Times New Roman" w:hAnsi="Times New Roman" w:cs="Times New Roman"/>
                <w:color w:val="000000"/>
              </w:rPr>
              <w:t xml:space="preserve"> spp. (CFU/mL)</w:t>
            </w:r>
          </w:p>
        </w:tc>
        <w:tc>
          <w:tcPr>
            <w:tcW w:w="2591" w:type="dxa"/>
            <w:gridSpan w:val="2"/>
            <w:tcBorders>
              <w:top w:val="nil"/>
              <w:left w:val="nil"/>
              <w:bottom w:val="nil"/>
              <w:right w:val="nil"/>
            </w:tcBorders>
            <w:shd w:val="clear" w:color="auto" w:fill="auto"/>
            <w:noWrap/>
            <w:vAlign w:val="bottom"/>
            <w:hideMark/>
          </w:tcPr>
          <w:p w14:paraId="3E2C7E5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all 21 farms negative</w:t>
            </w:r>
          </w:p>
        </w:tc>
        <w:tc>
          <w:tcPr>
            <w:tcW w:w="1701" w:type="dxa"/>
            <w:tcBorders>
              <w:top w:val="nil"/>
              <w:left w:val="nil"/>
              <w:bottom w:val="nil"/>
              <w:right w:val="nil"/>
            </w:tcBorders>
            <w:shd w:val="clear" w:color="auto" w:fill="auto"/>
            <w:vAlign w:val="bottom"/>
          </w:tcPr>
          <w:p w14:paraId="4BF8BFE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77777777" w:rsidR="00CA29EB" w:rsidRPr="00E10BDE" w:rsidRDefault="00CA29EB" w:rsidP="00B367EB">
            <w:pPr>
              <w:spacing w:after="0" w:line="240" w:lineRule="auto"/>
              <w:rPr>
                <w:rFonts w:ascii="Times New Roman" w:eastAsia="Times New Roman" w:hAnsi="Times New Roman" w:cs="Times New Roman"/>
                <w:sz w:val="20"/>
                <w:szCs w:val="20"/>
              </w:rPr>
            </w:pPr>
          </w:p>
        </w:tc>
      </w:tr>
    </w:tbl>
    <w:p w14:paraId="51D298DB" w14:textId="77777777" w:rsidR="00E10BDE" w:rsidRDefault="00E10BDE">
      <w:pPr>
        <w:rPr>
          <w:rFonts w:ascii="Times New Roman" w:hAnsi="Times New Roman" w:cs="Times New Roman"/>
          <w:b/>
          <w:bCs/>
          <w:noProof/>
          <w:sz w:val="24"/>
          <w:szCs w:val="24"/>
        </w:rPr>
      </w:pPr>
    </w:p>
    <w:tbl>
      <w:tblPr>
        <w:tblW w:w="10664" w:type="dxa"/>
        <w:tblLook w:val="04A0" w:firstRow="1" w:lastRow="0" w:firstColumn="1" w:lastColumn="0" w:noHBand="0" w:noVBand="1"/>
      </w:tblPr>
      <w:tblGrid>
        <w:gridCol w:w="1046"/>
        <w:gridCol w:w="2374"/>
        <w:gridCol w:w="876"/>
        <w:gridCol w:w="940"/>
        <w:gridCol w:w="1876"/>
        <w:gridCol w:w="1634"/>
        <w:gridCol w:w="1918"/>
      </w:tblGrid>
      <w:tr w:rsidR="00E10BDE" w:rsidRPr="00E10B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Table 2. Udder health and production outcomes by facility type for 21 Vermont organic dairy herds.</w:t>
            </w:r>
          </w:p>
        </w:tc>
      </w:tr>
      <w:tr w:rsidR="00E10BDE" w:rsidRPr="00E10BDE" w14:paraId="720A70C8" w14:textId="77777777" w:rsidTr="00B367EB">
        <w:trPr>
          <w:trHeight w:val="290"/>
        </w:trPr>
        <w:tc>
          <w:tcPr>
            <w:tcW w:w="1046" w:type="dxa"/>
            <w:tcBorders>
              <w:top w:val="nil"/>
              <w:left w:val="nil"/>
              <w:bottom w:val="nil"/>
              <w:right w:val="nil"/>
            </w:tcBorders>
            <w:shd w:val="clear" w:color="auto" w:fill="auto"/>
            <w:noWrap/>
            <w:vAlign w:val="bottom"/>
            <w:hideMark/>
          </w:tcPr>
          <w:p w14:paraId="349F64F3"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1F09A10"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66534535"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
          <w:p w14:paraId="2392E39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Continuous outcomes</w:t>
            </w:r>
          </w:p>
        </w:tc>
        <w:tc>
          <w:tcPr>
            <w:tcW w:w="1920" w:type="dxa"/>
            <w:tcBorders>
              <w:top w:val="nil"/>
              <w:left w:val="nil"/>
              <w:bottom w:val="nil"/>
              <w:right w:val="nil"/>
            </w:tcBorders>
          </w:tcPr>
          <w:p w14:paraId="5531C975" w14:textId="77777777" w:rsidR="00E10BDE" w:rsidRPr="00E10BDE" w:rsidRDefault="00E10BDE" w:rsidP="00B367EB">
            <w:pPr>
              <w:spacing w:after="0" w:line="240" w:lineRule="auto"/>
              <w:rPr>
                <w:rFonts w:ascii="Times New Roman" w:eastAsia="Times New Roman" w:hAnsi="Times New Roman" w:cs="Times New Roman"/>
                <w:color w:val="000000"/>
              </w:rPr>
            </w:pPr>
          </w:p>
        </w:tc>
      </w:tr>
      <w:tr w:rsidR="00E10BDE" w:rsidRPr="00E10BDE" w14:paraId="01191D4C" w14:textId="77777777" w:rsidTr="00B367EB">
        <w:trPr>
          <w:trHeight w:val="290"/>
        </w:trPr>
        <w:tc>
          <w:tcPr>
            <w:tcW w:w="1046" w:type="dxa"/>
            <w:tcBorders>
              <w:top w:val="nil"/>
              <w:left w:val="nil"/>
              <w:bottom w:val="nil"/>
              <w:right w:val="nil"/>
            </w:tcBorders>
            <w:shd w:val="clear" w:color="auto" w:fill="auto"/>
            <w:noWrap/>
            <w:vAlign w:val="bottom"/>
            <w:hideMark/>
          </w:tcPr>
          <w:p w14:paraId="15959C59"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
          <w:p w14:paraId="279BC73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874" w:type="dxa"/>
            <w:tcBorders>
              <w:top w:val="nil"/>
              <w:left w:val="nil"/>
              <w:bottom w:val="nil"/>
              <w:right w:val="nil"/>
            </w:tcBorders>
            <w:shd w:val="clear" w:color="auto" w:fill="auto"/>
            <w:noWrap/>
            <w:vAlign w:val="bottom"/>
            <w:hideMark/>
          </w:tcPr>
          <w:p w14:paraId="1E3579D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
          <w:p w14:paraId="0491160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
          <w:p w14:paraId="4D072FA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
          <w:p w14:paraId="27BD334D" w14:textId="77777777" w:rsidR="00E10BDE" w:rsidRPr="00E10BDE" w:rsidRDefault="00E10BDE" w:rsidP="00B367EB">
            <w:pPr>
              <w:spacing w:after="0" w:line="240" w:lineRule="auto"/>
              <w:jc w:val="center"/>
              <w:rPr>
                <w:rFonts w:ascii="Times New Roman" w:eastAsia="Times New Roman" w:hAnsi="Times New Roman" w:cs="Times New Roman"/>
                <w:color w:val="000000"/>
              </w:rPr>
            </w:pPr>
            <w:commentRangeStart w:id="83"/>
            <w:r w:rsidRPr="00E10BDE">
              <w:rPr>
                <w:rFonts w:ascii="Times New Roman" w:eastAsia="Times New Roman" w:hAnsi="Times New Roman" w:cs="Times New Roman"/>
                <w:color w:val="000000"/>
              </w:rPr>
              <w:t>Range</w:t>
            </w:r>
            <w:commentRangeEnd w:id="83"/>
            <w:r w:rsidRPr="00E10BDE">
              <w:rPr>
                <w:rStyle w:val="CommentReference"/>
                <w:rFonts w:ascii="Times New Roman" w:hAnsi="Times New Roman" w:cs="Times New Roman"/>
              </w:rPr>
              <w:commentReference w:id="83"/>
            </w:r>
          </w:p>
        </w:tc>
        <w:tc>
          <w:tcPr>
            <w:tcW w:w="1920" w:type="dxa"/>
            <w:tcBorders>
              <w:top w:val="nil"/>
              <w:left w:val="nil"/>
              <w:bottom w:val="nil"/>
              <w:right w:val="nil"/>
            </w:tcBorders>
          </w:tcPr>
          <w:p w14:paraId="2065EBF0"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2251FAA" w14:textId="77777777" w:rsidTr="00B367EB">
        <w:trPr>
          <w:trHeight w:val="891"/>
        </w:trPr>
        <w:tc>
          <w:tcPr>
            <w:tcW w:w="3420" w:type="dxa"/>
            <w:gridSpan w:val="2"/>
            <w:tcBorders>
              <w:top w:val="nil"/>
              <w:left w:val="nil"/>
              <w:bottom w:val="nil"/>
              <w:right w:val="nil"/>
            </w:tcBorders>
            <w:shd w:val="clear" w:color="auto" w:fill="auto"/>
            <w:noWrap/>
            <w:vAlign w:val="bottom"/>
            <w:hideMark/>
          </w:tcPr>
          <w:p w14:paraId="3B85AE8C"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Bulk tank milk somatic cell count (cells/mL)</w:t>
            </w:r>
          </w:p>
        </w:tc>
        <w:tc>
          <w:tcPr>
            <w:tcW w:w="874" w:type="dxa"/>
            <w:tcBorders>
              <w:top w:val="nil"/>
              <w:left w:val="nil"/>
              <w:bottom w:val="nil"/>
              <w:right w:val="nil"/>
            </w:tcBorders>
            <w:shd w:val="clear" w:color="auto" w:fill="auto"/>
            <w:noWrap/>
            <w:vAlign w:val="bottom"/>
            <w:hideMark/>
          </w:tcPr>
          <w:p w14:paraId="128604B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
          <w:p w14:paraId="3A6F5C8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
          <w:p w14:paraId="5D3CCF60" w14:textId="77777777" w:rsidR="00E10BDE" w:rsidRPr="00E10BDE" w:rsidRDefault="00E10BDE" w:rsidP="00B367EB">
            <w:pPr>
              <w:spacing w:after="0"/>
              <w:jc w:val="center"/>
              <w:rPr>
                <w:rFonts w:ascii="Times New Roman" w:hAnsi="Times New Roman" w:cs="Times New Roman"/>
              </w:rPr>
            </w:pPr>
            <w:r w:rsidRPr="00E10B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
          <w:p w14:paraId="00EC822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54,000-250,000</w:t>
            </w:r>
          </w:p>
        </w:tc>
        <w:tc>
          <w:tcPr>
            <w:tcW w:w="1920" w:type="dxa"/>
            <w:tcBorders>
              <w:top w:val="nil"/>
              <w:left w:val="nil"/>
              <w:bottom w:val="nil"/>
              <w:right w:val="nil"/>
            </w:tcBorders>
          </w:tcPr>
          <w:p w14:paraId="0C49B15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(F(2,18) = [2.137], p = 0.15)</w:t>
            </w:r>
          </w:p>
        </w:tc>
      </w:tr>
      <w:tr w:rsidR="00E10BDE" w:rsidRPr="00E10BDE" w14:paraId="7048F420" w14:textId="77777777" w:rsidTr="00B367EB">
        <w:trPr>
          <w:trHeight w:val="290"/>
        </w:trPr>
        <w:tc>
          <w:tcPr>
            <w:tcW w:w="1046" w:type="dxa"/>
            <w:tcBorders>
              <w:top w:val="nil"/>
              <w:left w:val="nil"/>
              <w:bottom w:val="nil"/>
              <w:right w:val="nil"/>
            </w:tcBorders>
            <w:shd w:val="clear" w:color="auto" w:fill="auto"/>
            <w:noWrap/>
            <w:vAlign w:val="bottom"/>
            <w:hideMark/>
          </w:tcPr>
          <w:p w14:paraId="653C7F8E"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5CF6550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874" w:type="dxa"/>
            <w:tcBorders>
              <w:top w:val="nil"/>
              <w:left w:val="nil"/>
              <w:bottom w:val="nil"/>
              <w:right w:val="nil"/>
            </w:tcBorders>
            <w:shd w:val="clear" w:color="auto" w:fill="auto"/>
            <w:noWrap/>
            <w:vAlign w:val="bottom"/>
            <w:hideMark/>
          </w:tcPr>
          <w:p w14:paraId="7128A59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
          <w:p w14:paraId="3F65669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
          <w:p w14:paraId="301DE63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
          <w:p w14:paraId="061544F1"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54,000-160,000</w:t>
            </w:r>
          </w:p>
        </w:tc>
        <w:tc>
          <w:tcPr>
            <w:tcW w:w="1920" w:type="dxa"/>
            <w:tcBorders>
              <w:top w:val="nil"/>
              <w:left w:val="nil"/>
              <w:bottom w:val="nil"/>
              <w:right w:val="nil"/>
            </w:tcBorders>
          </w:tcPr>
          <w:p w14:paraId="7902822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759B70D" w14:textId="77777777" w:rsidTr="00B367EB">
        <w:trPr>
          <w:trHeight w:val="290"/>
        </w:trPr>
        <w:tc>
          <w:tcPr>
            <w:tcW w:w="1046" w:type="dxa"/>
            <w:tcBorders>
              <w:top w:val="nil"/>
              <w:left w:val="nil"/>
              <w:bottom w:val="nil"/>
              <w:right w:val="nil"/>
            </w:tcBorders>
            <w:shd w:val="clear" w:color="auto" w:fill="auto"/>
            <w:noWrap/>
            <w:vAlign w:val="bottom"/>
            <w:hideMark/>
          </w:tcPr>
          <w:p w14:paraId="39CA7287"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698651C"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3F6BA24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1F3CBBE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
          <w:p w14:paraId="7802804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
          <w:p w14:paraId="12FF6C4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97,000-250,000</w:t>
            </w:r>
          </w:p>
        </w:tc>
        <w:tc>
          <w:tcPr>
            <w:tcW w:w="1920" w:type="dxa"/>
            <w:tcBorders>
              <w:top w:val="nil"/>
              <w:left w:val="nil"/>
              <w:bottom w:val="nil"/>
              <w:right w:val="nil"/>
            </w:tcBorders>
          </w:tcPr>
          <w:p w14:paraId="6BE97C7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F847EFF" w14:textId="77777777" w:rsidTr="00B367EB">
        <w:trPr>
          <w:trHeight w:val="290"/>
        </w:trPr>
        <w:tc>
          <w:tcPr>
            <w:tcW w:w="1046" w:type="dxa"/>
            <w:tcBorders>
              <w:top w:val="nil"/>
              <w:left w:val="nil"/>
              <w:bottom w:val="nil"/>
              <w:right w:val="nil"/>
            </w:tcBorders>
            <w:shd w:val="clear" w:color="auto" w:fill="auto"/>
            <w:noWrap/>
            <w:vAlign w:val="bottom"/>
            <w:hideMark/>
          </w:tcPr>
          <w:p w14:paraId="47D06070"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0108620"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34F6408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66158E9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
          <w:p w14:paraId="640D49F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
          <w:p w14:paraId="6CDB919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98,000-250,000</w:t>
            </w:r>
          </w:p>
        </w:tc>
        <w:tc>
          <w:tcPr>
            <w:tcW w:w="1920" w:type="dxa"/>
            <w:tcBorders>
              <w:top w:val="nil"/>
              <w:left w:val="nil"/>
              <w:bottom w:val="nil"/>
              <w:right w:val="nil"/>
            </w:tcBorders>
          </w:tcPr>
          <w:p w14:paraId="3E6E7B7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3DBC261" w14:textId="77777777" w:rsidTr="00B367EB">
        <w:trPr>
          <w:trHeight w:val="290"/>
        </w:trPr>
        <w:tc>
          <w:tcPr>
            <w:tcW w:w="1046" w:type="dxa"/>
            <w:tcBorders>
              <w:top w:val="nil"/>
              <w:left w:val="nil"/>
              <w:bottom w:val="nil"/>
              <w:right w:val="nil"/>
            </w:tcBorders>
            <w:shd w:val="clear" w:color="auto" w:fill="auto"/>
            <w:noWrap/>
            <w:vAlign w:val="bottom"/>
            <w:hideMark/>
          </w:tcPr>
          <w:p w14:paraId="0908B789"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E75AD68"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738A2FD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1759583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599B0AFA"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2C010B76"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3F218443"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634E86FD" w14:textId="77777777" w:rsidTr="00B367EB">
        <w:trPr>
          <w:trHeight w:val="972"/>
        </w:trPr>
        <w:tc>
          <w:tcPr>
            <w:tcW w:w="3420" w:type="dxa"/>
            <w:gridSpan w:val="2"/>
            <w:tcBorders>
              <w:top w:val="nil"/>
              <w:left w:val="nil"/>
              <w:bottom w:val="nil"/>
              <w:right w:val="nil"/>
            </w:tcBorders>
            <w:shd w:val="clear" w:color="auto" w:fill="auto"/>
            <w:noWrap/>
            <w:vAlign w:val="bottom"/>
            <w:hideMark/>
          </w:tcPr>
          <w:p w14:paraId="20BCB405"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new IMI since last test date (%)</w:t>
            </w:r>
          </w:p>
        </w:tc>
        <w:tc>
          <w:tcPr>
            <w:tcW w:w="874" w:type="dxa"/>
            <w:tcBorders>
              <w:top w:val="nil"/>
              <w:left w:val="nil"/>
              <w:bottom w:val="nil"/>
              <w:right w:val="nil"/>
            </w:tcBorders>
            <w:shd w:val="clear" w:color="auto" w:fill="auto"/>
            <w:noWrap/>
            <w:vAlign w:val="bottom"/>
            <w:hideMark/>
          </w:tcPr>
          <w:p w14:paraId="0252E0D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
          <w:p w14:paraId="4087397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
          <w:p w14:paraId="1EB57DE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
          <w:p w14:paraId="33AAE8D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0-12.3</w:t>
            </w:r>
          </w:p>
        </w:tc>
        <w:tc>
          <w:tcPr>
            <w:tcW w:w="1920" w:type="dxa"/>
            <w:tcBorders>
              <w:top w:val="nil"/>
              <w:left w:val="nil"/>
              <w:bottom w:val="nil"/>
              <w:right w:val="nil"/>
            </w:tcBorders>
          </w:tcPr>
          <w:p w14:paraId="3EB2901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(F(2,16) = [0.2128], p = 0.81)</w:t>
            </w:r>
          </w:p>
        </w:tc>
      </w:tr>
      <w:tr w:rsidR="00E10BDE" w:rsidRPr="00E10BDE" w14:paraId="2995FE74" w14:textId="77777777" w:rsidTr="00B367EB">
        <w:trPr>
          <w:trHeight w:val="330"/>
        </w:trPr>
        <w:tc>
          <w:tcPr>
            <w:tcW w:w="1046" w:type="dxa"/>
            <w:tcBorders>
              <w:top w:val="nil"/>
              <w:left w:val="nil"/>
              <w:bottom w:val="nil"/>
              <w:right w:val="nil"/>
            </w:tcBorders>
            <w:shd w:val="clear" w:color="auto" w:fill="auto"/>
            <w:noWrap/>
            <w:vAlign w:val="bottom"/>
            <w:hideMark/>
          </w:tcPr>
          <w:p w14:paraId="569D806F"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3550B12"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4" w:type="dxa"/>
            <w:tcBorders>
              <w:top w:val="nil"/>
              <w:left w:val="nil"/>
              <w:bottom w:val="nil"/>
              <w:right w:val="nil"/>
            </w:tcBorders>
            <w:shd w:val="clear" w:color="auto" w:fill="auto"/>
            <w:noWrap/>
            <w:vAlign w:val="bottom"/>
            <w:hideMark/>
          </w:tcPr>
          <w:p w14:paraId="2096AF3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
          <w:p w14:paraId="4FCBDC2B"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
          <w:p w14:paraId="5ACA30A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
          <w:p w14:paraId="19B8E74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2.9-12.3</w:t>
            </w:r>
          </w:p>
        </w:tc>
        <w:tc>
          <w:tcPr>
            <w:tcW w:w="1920" w:type="dxa"/>
            <w:tcBorders>
              <w:top w:val="nil"/>
              <w:left w:val="nil"/>
              <w:bottom w:val="nil"/>
              <w:right w:val="nil"/>
            </w:tcBorders>
          </w:tcPr>
          <w:p w14:paraId="658E9278"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5DA93496" w14:textId="77777777" w:rsidTr="00B367EB">
        <w:trPr>
          <w:trHeight w:val="290"/>
        </w:trPr>
        <w:tc>
          <w:tcPr>
            <w:tcW w:w="1046" w:type="dxa"/>
            <w:tcBorders>
              <w:top w:val="nil"/>
              <w:left w:val="nil"/>
              <w:bottom w:val="nil"/>
              <w:right w:val="nil"/>
            </w:tcBorders>
            <w:shd w:val="clear" w:color="auto" w:fill="auto"/>
            <w:noWrap/>
            <w:vAlign w:val="bottom"/>
            <w:hideMark/>
          </w:tcPr>
          <w:p w14:paraId="7A4F817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57262CC2"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6E9004C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26148BF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
          <w:p w14:paraId="7D49F01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
          <w:p w14:paraId="188BD9F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0-10.5</w:t>
            </w:r>
          </w:p>
        </w:tc>
        <w:tc>
          <w:tcPr>
            <w:tcW w:w="1920" w:type="dxa"/>
            <w:tcBorders>
              <w:top w:val="nil"/>
              <w:left w:val="nil"/>
              <w:bottom w:val="nil"/>
              <w:right w:val="nil"/>
            </w:tcBorders>
          </w:tcPr>
          <w:p w14:paraId="483613FA"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CF1473E" w14:textId="77777777" w:rsidTr="00B367EB">
        <w:trPr>
          <w:trHeight w:val="290"/>
        </w:trPr>
        <w:tc>
          <w:tcPr>
            <w:tcW w:w="1046" w:type="dxa"/>
            <w:tcBorders>
              <w:top w:val="nil"/>
              <w:left w:val="nil"/>
              <w:bottom w:val="nil"/>
              <w:right w:val="nil"/>
            </w:tcBorders>
            <w:shd w:val="clear" w:color="auto" w:fill="auto"/>
            <w:noWrap/>
            <w:vAlign w:val="bottom"/>
            <w:hideMark/>
          </w:tcPr>
          <w:p w14:paraId="3F53455E"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899100B"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2309819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3EBD409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
          <w:p w14:paraId="7D64C12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
          <w:p w14:paraId="1D536B4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0-9.8</w:t>
            </w:r>
          </w:p>
        </w:tc>
        <w:tc>
          <w:tcPr>
            <w:tcW w:w="1920" w:type="dxa"/>
            <w:tcBorders>
              <w:top w:val="nil"/>
              <w:left w:val="nil"/>
              <w:bottom w:val="nil"/>
              <w:right w:val="nil"/>
            </w:tcBorders>
          </w:tcPr>
          <w:p w14:paraId="244883B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0FC6A53" w14:textId="77777777" w:rsidTr="00B367EB">
        <w:trPr>
          <w:trHeight w:val="290"/>
        </w:trPr>
        <w:tc>
          <w:tcPr>
            <w:tcW w:w="1046" w:type="dxa"/>
            <w:tcBorders>
              <w:top w:val="nil"/>
              <w:left w:val="nil"/>
              <w:bottom w:val="nil"/>
              <w:right w:val="nil"/>
            </w:tcBorders>
            <w:shd w:val="clear" w:color="auto" w:fill="auto"/>
            <w:noWrap/>
            <w:vAlign w:val="bottom"/>
            <w:hideMark/>
          </w:tcPr>
          <w:p w14:paraId="1F46C78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960594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004D181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28A0E49F"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3F6F743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31C94827"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11E1DD88"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3EC6C02E"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0E87A34F"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chronic IMI since last test date (%)</w:t>
            </w:r>
          </w:p>
        </w:tc>
        <w:tc>
          <w:tcPr>
            <w:tcW w:w="874" w:type="dxa"/>
            <w:tcBorders>
              <w:top w:val="nil"/>
              <w:left w:val="nil"/>
              <w:bottom w:val="nil"/>
              <w:right w:val="nil"/>
            </w:tcBorders>
            <w:shd w:val="clear" w:color="auto" w:fill="auto"/>
            <w:noWrap/>
            <w:vAlign w:val="bottom"/>
            <w:hideMark/>
          </w:tcPr>
          <w:p w14:paraId="0490C72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
          <w:p w14:paraId="4135A2A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
          <w:p w14:paraId="41AE897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
          <w:p w14:paraId="5FDC39B3"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2.9-23.1</w:t>
            </w:r>
          </w:p>
        </w:tc>
        <w:tc>
          <w:tcPr>
            <w:tcW w:w="1920" w:type="dxa"/>
            <w:tcBorders>
              <w:top w:val="nil"/>
              <w:left w:val="nil"/>
              <w:bottom w:val="nil"/>
              <w:right w:val="nil"/>
            </w:tcBorders>
          </w:tcPr>
          <w:p w14:paraId="1E9E6CF5"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(F(2,16) = [0.3138], p = 0.74)</w:t>
            </w:r>
          </w:p>
        </w:tc>
      </w:tr>
      <w:tr w:rsidR="00E10BDE" w:rsidRPr="00E10BDE" w14:paraId="6FAC246F" w14:textId="77777777" w:rsidTr="00B367EB">
        <w:trPr>
          <w:trHeight w:val="330"/>
        </w:trPr>
        <w:tc>
          <w:tcPr>
            <w:tcW w:w="1046" w:type="dxa"/>
            <w:tcBorders>
              <w:top w:val="nil"/>
              <w:left w:val="nil"/>
              <w:bottom w:val="nil"/>
              <w:right w:val="nil"/>
            </w:tcBorders>
            <w:shd w:val="clear" w:color="auto" w:fill="auto"/>
            <w:noWrap/>
            <w:vAlign w:val="bottom"/>
            <w:hideMark/>
          </w:tcPr>
          <w:p w14:paraId="69C781FF"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5D2F2F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4" w:type="dxa"/>
            <w:tcBorders>
              <w:top w:val="nil"/>
              <w:left w:val="nil"/>
              <w:bottom w:val="nil"/>
              <w:right w:val="nil"/>
            </w:tcBorders>
            <w:shd w:val="clear" w:color="auto" w:fill="auto"/>
            <w:noWrap/>
            <w:vAlign w:val="bottom"/>
            <w:hideMark/>
          </w:tcPr>
          <w:p w14:paraId="28BF098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
          <w:p w14:paraId="43DE45A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
          <w:p w14:paraId="41240DC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
          <w:p w14:paraId="1F31AF3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2.9-23.1</w:t>
            </w:r>
          </w:p>
        </w:tc>
        <w:tc>
          <w:tcPr>
            <w:tcW w:w="1920" w:type="dxa"/>
            <w:tcBorders>
              <w:top w:val="nil"/>
              <w:left w:val="nil"/>
              <w:bottom w:val="nil"/>
              <w:right w:val="nil"/>
            </w:tcBorders>
          </w:tcPr>
          <w:p w14:paraId="501C7B1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5188A702" w14:textId="77777777" w:rsidTr="00B367EB">
        <w:trPr>
          <w:trHeight w:val="290"/>
        </w:trPr>
        <w:tc>
          <w:tcPr>
            <w:tcW w:w="1046" w:type="dxa"/>
            <w:tcBorders>
              <w:top w:val="nil"/>
              <w:left w:val="nil"/>
              <w:bottom w:val="nil"/>
              <w:right w:val="nil"/>
            </w:tcBorders>
            <w:shd w:val="clear" w:color="auto" w:fill="auto"/>
            <w:noWrap/>
            <w:vAlign w:val="bottom"/>
            <w:hideMark/>
          </w:tcPr>
          <w:p w14:paraId="39FE9DC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7F89577"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168AE7D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69EC4B3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
          <w:p w14:paraId="290E545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
          <w:p w14:paraId="25C6AC3B"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7.8-20.8</w:t>
            </w:r>
          </w:p>
        </w:tc>
        <w:tc>
          <w:tcPr>
            <w:tcW w:w="1920" w:type="dxa"/>
            <w:tcBorders>
              <w:top w:val="nil"/>
              <w:left w:val="nil"/>
              <w:bottom w:val="nil"/>
              <w:right w:val="nil"/>
            </w:tcBorders>
          </w:tcPr>
          <w:p w14:paraId="51CA1B5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15AD8F7" w14:textId="77777777" w:rsidTr="00B367EB">
        <w:trPr>
          <w:trHeight w:val="290"/>
        </w:trPr>
        <w:tc>
          <w:tcPr>
            <w:tcW w:w="1046" w:type="dxa"/>
            <w:tcBorders>
              <w:top w:val="nil"/>
              <w:left w:val="nil"/>
              <w:bottom w:val="nil"/>
              <w:right w:val="nil"/>
            </w:tcBorders>
            <w:shd w:val="clear" w:color="auto" w:fill="auto"/>
            <w:noWrap/>
            <w:vAlign w:val="bottom"/>
            <w:hideMark/>
          </w:tcPr>
          <w:p w14:paraId="027BEAF8"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6F1ED81"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6A315DA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02E2E72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
          <w:p w14:paraId="55CB677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
          <w:p w14:paraId="774D09F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5.7-23.1</w:t>
            </w:r>
          </w:p>
        </w:tc>
        <w:tc>
          <w:tcPr>
            <w:tcW w:w="1920" w:type="dxa"/>
            <w:tcBorders>
              <w:top w:val="nil"/>
              <w:left w:val="nil"/>
              <w:bottom w:val="nil"/>
              <w:right w:val="nil"/>
            </w:tcBorders>
          </w:tcPr>
          <w:p w14:paraId="6184090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8E53352" w14:textId="77777777" w:rsidTr="00B367EB">
        <w:trPr>
          <w:trHeight w:val="290"/>
        </w:trPr>
        <w:tc>
          <w:tcPr>
            <w:tcW w:w="1046" w:type="dxa"/>
            <w:tcBorders>
              <w:top w:val="nil"/>
              <w:left w:val="nil"/>
              <w:bottom w:val="nil"/>
              <w:right w:val="nil"/>
            </w:tcBorders>
            <w:shd w:val="clear" w:color="auto" w:fill="auto"/>
            <w:noWrap/>
            <w:vAlign w:val="bottom"/>
            <w:hideMark/>
          </w:tcPr>
          <w:p w14:paraId="35422E88"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46FFF717"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64B70578"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5C59BDCF"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79D399A5"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45BA3AEA"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1472F31C"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22437F62"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2BEE8278"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SCC ≥ 200,000 cells/mL on current test date (%)</w:t>
            </w:r>
          </w:p>
        </w:tc>
        <w:tc>
          <w:tcPr>
            <w:tcW w:w="874" w:type="dxa"/>
            <w:tcBorders>
              <w:top w:val="nil"/>
              <w:left w:val="nil"/>
              <w:bottom w:val="nil"/>
              <w:right w:val="nil"/>
            </w:tcBorders>
            <w:shd w:val="clear" w:color="auto" w:fill="auto"/>
            <w:noWrap/>
            <w:vAlign w:val="bottom"/>
            <w:hideMark/>
          </w:tcPr>
          <w:p w14:paraId="780FF97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
          <w:p w14:paraId="17E2ACE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
          <w:p w14:paraId="6E0F6C2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
          <w:p w14:paraId="60B4553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8.6-36.9</w:t>
            </w:r>
          </w:p>
        </w:tc>
        <w:tc>
          <w:tcPr>
            <w:tcW w:w="1920" w:type="dxa"/>
            <w:tcBorders>
              <w:top w:val="nil"/>
              <w:left w:val="nil"/>
              <w:bottom w:val="nil"/>
              <w:right w:val="nil"/>
            </w:tcBorders>
          </w:tcPr>
          <w:p w14:paraId="01367C19"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(F(2,16) = [0.1017], p = 0.90)</w:t>
            </w:r>
          </w:p>
        </w:tc>
      </w:tr>
      <w:tr w:rsidR="00E10BDE" w:rsidRPr="00E10BDE" w14:paraId="5545F3BE" w14:textId="77777777" w:rsidTr="00B367EB">
        <w:trPr>
          <w:trHeight w:val="330"/>
        </w:trPr>
        <w:tc>
          <w:tcPr>
            <w:tcW w:w="1046" w:type="dxa"/>
            <w:tcBorders>
              <w:top w:val="nil"/>
              <w:left w:val="nil"/>
              <w:bottom w:val="nil"/>
              <w:right w:val="nil"/>
            </w:tcBorders>
            <w:shd w:val="clear" w:color="auto" w:fill="auto"/>
            <w:noWrap/>
            <w:vAlign w:val="bottom"/>
            <w:hideMark/>
          </w:tcPr>
          <w:p w14:paraId="127AA43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05FA1674"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4" w:type="dxa"/>
            <w:tcBorders>
              <w:top w:val="nil"/>
              <w:left w:val="nil"/>
              <w:bottom w:val="nil"/>
              <w:right w:val="nil"/>
            </w:tcBorders>
            <w:shd w:val="clear" w:color="auto" w:fill="auto"/>
            <w:noWrap/>
            <w:vAlign w:val="bottom"/>
            <w:hideMark/>
          </w:tcPr>
          <w:p w14:paraId="663C1AC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
          <w:p w14:paraId="2ADBE9B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
          <w:p w14:paraId="51A21A7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
          <w:p w14:paraId="52DD891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8.6-36.9</w:t>
            </w:r>
          </w:p>
        </w:tc>
        <w:tc>
          <w:tcPr>
            <w:tcW w:w="1920" w:type="dxa"/>
            <w:tcBorders>
              <w:top w:val="nil"/>
              <w:left w:val="nil"/>
              <w:bottom w:val="nil"/>
              <w:right w:val="nil"/>
            </w:tcBorders>
          </w:tcPr>
          <w:p w14:paraId="17E2077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49BAE051" w14:textId="77777777" w:rsidTr="00B367EB">
        <w:trPr>
          <w:trHeight w:val="290"/>
        </w:trPr>
        <w:tc>
          <w:tcPr>
            <w:tcW w:w="1046" w:type="dxa"/>
            <w:tcBorders>
              <w:top w:val="nil"/>
              <w:left w:val="nil"/>
              <w:bottom w:val="nil"/>
              <w:right w:val="nil"/>
            </w:tcBorders>
            <w:shd w:val="clear" w:color="auto" w:fill="auto"/>
            <w:noWrap/>
            <w:vAlign w:val="bottom"/>
            <w:hideMark/>
          </w:tcPr>
          <w:p w14:paraId="77A495B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00116C1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376BC47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3C5D89A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
          <w:p w14:paraId="6B76095B"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
          <w:p w14:paraId="2A51CB6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17.6-32.8</w:t>
            </w:r>
          </w:p>
        </w:tc>
        <w:tc>
          <w:tcPr>
            <w:tcW w:w="1920" w:type="dxa"/>
            <w:tcBorders>
              <w:top w:val="nil"/>
              <w:left w:val="nil"/>
              <w:bottom w:val="nil"/>
              <w:right w:val="nil"/>
            </w:tcBorders>
          </w:tcPr>
          <w:p w14:paraId="1EF575F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7F9E4FB" w14:textId="77777777" w:rsidTr="00B367EB">
        <w:trPr>
          <w:trHeight w:val="290"/>
        </w:trPr>
        <w:tc>
          <w:tcPr>
            <w:tcW w:w="1046" w:type="dxa"/>
            <w:tcBorders>
              <w:top w:val="nil"/>
              <w:left w:val="nil"/>
              <w:bottom w:val="nil"/>
              <w:right w:val="nil"/>
            </w:tcBorders>
            <w:shd w:val="clear" w:color="auto" w:fill="auto"/>
            <w:noWrap/>
            <w:vAlign w:val="bottom"/>
            <w:hideMark/>
          </w:tcPr>
          <w:p w14:paraId="213C52A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23A9DB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3DC23EC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5FEFB12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
          <w:p w14:paraId="096B58D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
          <w:p w14:paraId="763B203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11.6-36.5</w:t>
            </w:r>
          </w:p>
        </w:tc>
        <w:tc>
          <w:tcPr>
            <w:tcW w:w="1920" w:type="dxa"/>
            <w:tcBorders>
              <w:top w:val="nil"/>
              <w:left w:val="nil"/>
              <w:bottom w:val="nil"/>
              <w:right w:val="nil"/>
            </w:tcBorders>
          </w:tcPr>
          <w:p w14:paraId="5550CDF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8B46485" w14:textId="77777777" w:rsidTr="00B367EB">
        <w:trPr>
          <w:trHeight w:val="290"/>
        </w:trPr>
        <w:tc>
          <w:tcPr>
            <w:tcW w:w="1046" w:type="dxa"/>
            <w:tcBorders>
              <w:top w:val="nil"/>
              <w:left w:val="nil"/>
              <w:bottom w:val="nil"/>
              <w:right w:val="nil"/>
            </w:tcBorders>
            <w:shd w:val="clear" w:color="auto" w:fill="auto"/>
            <w:noWrap/>
            <w:vAlign w:val="bottom"/>
            <w:hideMark/>
          </w:tcPr>
          <w:p w14:paraId="68D234C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33F3D42"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0C1E0910"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774E567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13591C02"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5C94327F"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3C620DB3"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76E14D01"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5B8109A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Standardized 150-day milk (pounds)</w:t>
            </w:r>
          </w:p>
        </w:tc>
        <w:tc>
          <w:tcPr>
            <w:tcW w:w="874" w:type="dxa"/>
            <w:tcBorders>
              <w:top w:val="nil"/>
              <w:left w:val="nil"/>
              <w:bottom w:val="nil"/>
              <w:right w:val="nil"/>
            </w:tcBorders>
            <w:shd w:val="clear" w:color="auto" w:fill="auto"/>
            <w:noWrap/>
            <w:vAlign w:val="bottom"/>
            <w:hideMark/>
          </w:tcPr>
          <w:p w14:paraId="005BFC2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
          <w:p w14:paraId="63E5054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
          <w:p w14:paraId="6408A64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
          <w:p w14:paraId="3AE0A599"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33.5-68.0</w:t>
            </w:r>
          </w:p>
        </w:tc>
        <w:tc>
          <w:tcPr>
            <w:tcW w:w="1920" w:type="dxa"/>
            <w:tcBorders>
              <w:top w:val="nil"/>
              <w:left w:val="nil"/>
              <w:bottom w:val="nil"/>
              <w:right w:val="nil"/>
            </w:tcBorders>
          </w:tcPr>
          <w:p w14:paraId="573DBF50"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(F(2,15) = [0.4404], p = 0.65)</w:t>
            </w:r>
          </w:p>
        </w:tc>
      </w:tr>
      <w:tr w:rsidR="00E10BDE" w:rsidRPr="00E10BDE" w14:paraId="08FBEB8E" w14:textId="77777777" w:rsidTr="00B367EB">
        <w:trPr>
          <w:trHeight w:val="330"/>
        </w:trPr>
        <w:tc>
          <w:tcPr>
            <w:tcW w:w="1046" w:type="dxa"/>
            <w:tcBorders>
              <w:top w:val="nil"/>
              <w:left w:val="nil"/>
              <w:bottom w:val="nil"/>
              <w:right w:val="nil"/>
            </w:tcBorders>
            <w:shd w:val="clear" w:color="auto" w:fill="auto"/>
            <w:noWrap/>
            <w:vAlign w:val="bottom"/>
            <w:hideMark/>
          </w:tcPr>
          <w:p w14:paraId="3C54239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02E70871"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743B98A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
          <w:p w14:paraId="2D5D764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
          <w:p w14:paraId="758F403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
          <w:p w14:paraId="139F16DC"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38.5-56.3</w:t>
            </w:r>
          </w:p>
        </w:tc>
        <w:tc>
          <w:tcPr>
            <w:tcW w:w="1920" w:type="dxa"/>
            <w:tcBorders>
              <w:top w:val="nil"/>
              <w:left w:val="nil"/>
              <w:bottom w:val="nil"/>
              <w:right w:val="nil"/>
            </w:tcBorders>
          </w:tcPr>
          <w:p w14:paraId="593CB516"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92435A5" w14:textId="77777777" w:rsidTr="00B367EB">
        <w:trPr>
          <w:trHeight w:val="330"/>
        </w:trPr>
        <w:tc>
          <w:tcPr>
            <w:tcW w:w="1046" w:type="dxa"/>
            <w:tcBorders>
              <w:top w:val="nil"/>
              <w:left w:val="nil"/>
              <w:bottom w:val="nil"/>
              <w:right w:val="nil"/>
            </w:tcBorders>
            <w:shd w:val="clear" w:color="auto" w:fill="auto"/>
            <w:noWrap/>
            <w:vAlign w:val="bottom"/>
            <w:hideMark/>
          </w:tcPr>
          <w:p w14:paraId="438862E7"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2471A39"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5CC5E28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
          <w:p w14:paraId="2E9075D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
          <w:p w14:paraId="77058B4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
          <w:p w14:paraId="2ABDECC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33.5-68.0</w:t>
            </w:r>
          </w:p>
        </w:tc>
        <w:tc>
          <w:tcPr>
            <w:tcW w:w="1920" w:type="dxa"/>
            <w:tcBorders>
              <w:top w:val="nil"/>
              <w:left w:val="nil"/>
              <w:bottom w:val="nil"/>
              <w:right w:val="nil"/>
            </w:tcBorders>
          </w:tcPr>
          <w:p w14:paraId="53316608"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6296A05F" w14:textId="77777777" w:rsidTr="00B367EB">
        <w:trPr>
          <w:trHeight w:val="290"/>
        </w:trPr>
        <w:tc>
          <w:tcPr>
            <w:tcW w:w="1046" w:type="dxa"/>
            <w:tcBorders>
              <w:top w:val="nil"/>
              <w:left w:val="nil"/>
              <w:bottom w:val="nil"/>
              <w:right w:val="nil"/>
            </w:tcBorders>
            <w:shd w:val="clear" w:color="auto" w:fill="auto"/>
            <w:noWrap/>
            <w:vAlign w:val="bottom"/>
            <w:hideMark/>
          </w:tcPr>
          <w:p w14:paraId="6D2AD4A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1F2C0E97"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7838721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287F031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
          <w:p w14:paraId="2BA6CF6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
          <w:p w14:paraId="396F0C1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38.7-67.7</w:t>
            </w:r>
          </w:p>
        </w:tc>
        <w:tc>
          <w:tcPr>
            <w:tcW w:w="1920" w:type="dxa"/>
            <w:tcBorders>
              <w:top w:val="nil"/>
              <w:left w:val="nil"/>
              <w:bottom w:val="nil"/>
              <w:right w:val="nil"/>
            </w:tcBorders>
          </w:tcPr>
          <w:p w14:paraId="742FA33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EDD4514" w14:textId="77777777" w:rsidTr="00B367EB">
        <w:trPr>
          <w:trHeight w:val="290"/>
        </w:trPr>
        <w:tc>
          <w:tcPr>
            <w:tcW w:w="1046" w:type="dxa"/>
            <w:tcBorders>
              <w:top w:val="nil"/>
              <w:left w:val="nil"/>
              <w:bottom w:val="nil"/>
              <w:right w:val="nil"/>
            </w:tcBorders>
            <w:shd w:val="clear" w:color="auto" w:fill="auto"/>
            <w:noWrap/>
            <w:vAlign w:val="bottom"/>
            <w:hideMark/>
          </w:tcPr>
          <w:p w14:paraId="47933959"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60BE73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41B1372A"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469E238B"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3BC66AC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45FC3C79"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78A8CD6A"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4962E19E"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09B00DED"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Avg. linear score of cows on farm (unweighted)</w:t>
            </w:r>
          </w:p>
        </w:tc>
        <w:tc>
          <w:tcPr>
            <w:tcW w:w="874" w:type="dxa"/>
            <w:tcBorders>
              <w:top w:val="nil"/>
              <w:left w:val="nil"/>
              <w:bottom w:val="nil"/>
              <w:right w:val="nil"/>
            </w:tcBorders>
            <w:shd w:val="clear" w:color="auto" w:fill="auto"/>
            <w:noWrap/>
            <w:vAlign w:val="bottom"/>
            <w:hideMark/>
          </w:tcPr>
          <w:p w14:paraId="4212E1B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
          <w:p w14:paraId="696AE2A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
          <w:p w14:paraId="448710F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
          <w:p w14:paraId="0CA1BE54"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1.7-3.3</w:t>
            </w:r>
          </w:p>
        </w:tc>
        <w:tc>
          <w:tcPr>
            <w:tcW w:w="1920" w:type="dxa"/>
            <w:tcBorders>
              <w:top w:val="nil"/>
              <w:left w:val="nil"/>
              <w:bottom w:val="nil"/>
              <w:right w:val="nil"/>
            </w:tcBorders>
          </w:tcPr>
          <w:p w14:paraId="340F48A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Welch’s ANOVA: (F(2,5.7) = [0.02891], p = 0.97)</w:t>
            </w:r>
          </w:p>
        </w:tc>
      </w:tr>
      <w:tr w:rsidR="00E10BDE" w:rsidRPr="00E10BDE" w14:paraId="726FDCCF" w14:textId="77777777" w:rsidTr="00B367EB">
        <w:trPr>
          <w:trHeight w:val="330"/>
        </w:trPr>
        <w:tc>
          <w:tcPr>
            <w:tcW w:w="1046" w:type="dxa"/>
            <w:tcBorders>
              <w:top w:val="nil"/>
              <w:left w:val="nil"/>
              <w:bottom w:val="nil"/>
              <w:right w:val="nil"/>
            </w:tcBorders>
            <w:shd w:val="clear" w:color="auto" w:fill="auto"/>
            <w:noWrap/>
            <w:vAlign w:val="bottom"/>
            <w:hideMark/>
          </w:tcPr>
          <w:p w14:paraId="7176580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641B87B0"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0F315D0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
          <w:p w14:paraId="73CBAE0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
          <w:p w14:paraId="67E17CB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
          <w:p w14:paraId="50798D4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1.7-3.1</w:t>
            </w:r>
          </w:p>
        </w:tc>
        <w:tc>
          <w:tcPr>
            <w:tcW w:w="1920" w:type="dxa"/>
            <w:tcBorders>
              <w:top w:val="nil"/>
              <w:left w:val="nil"/>
              <w:bottom w:val="nil"/>
              <w:right w:val="nil"/>
            </w:tcBorders>
          </w:tcPr>
          <w:p w14:paraId="622CF996"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647FEA0" w14:textId="77777777" w:rsidTr="00B367EB">
        <w:trPr>
          <w:trHeight w:val="290"/>
        </w:trPr>
        <w:tc>
          <w:tcPr>
            <w:tcW w:w="1046" w:type="dxa"/>
            <w:tcBorders>
              <w:top w:val="nil"/>
              <w:left w:val="nil"/>
              <w:bottom w:val="nil"/>
              <w:right w:val="nil"/>
            </w:tcBorders>
            <w:shd w:val="clear" w:color="auto" w:fill="auto"/>
            <w:noWrap/>
            <w:vAlign w:val="bottom"/>
            <w:hideMark/>
          </w:tcPr>
          <w:p w14:paraId="4876F1E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162BED5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2E3CC6B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6CA06FC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
          <w:p w14:paraId="61EE58C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
          <w:p w14:paraId="0FD0987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2.2-2.8</w:t>
            </w:r>
          </w:p>
        </w:tc>
        <w:tc>
          <w:tcPr>
            <w:tcW w:w="1920" w:type="dxa"/>
            <w:tcBorders>
              <w:top w:val="nil"/>
              <w:left w:val="nil"/>
              <w:bottom w:val="nil"/>
              <w:right w:val="nil"/>
            </w:tcBorders>
          </w:tcPr>
          <w:p w14:paraId="50751233"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6CAEC2E" w14:textId="77777777" w:rsidTr="00B367EB">
        <w:trPr>
          <w:trHeight w:val="290"/>
        </w:trPr>
        <w:tc>
          <w:tcPr>
            <w:tcW w:w="1046" w:type="dxa"/>
            <w:tcBorders>
              <w:top w:val="nil"/>
              <w:left w:val="nil"/>
              <w:bottom w:val="nil"/>
              <w:right w:val="nil"/>
            </w:tcBorders>
            <w:shd w:val="clear" w:color="auto" w:fill="auto"/>
            <w:noWrap/>
            <w:vAlign w:val="bottom"/>
            <w:hideMark/>
          </w:tcPr>
          <w:p w14:paraId="030020A3"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36F0BEE5"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4CD81B1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1993AE7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
          <w:p w14:paraId="51993A7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
          <w:p w14:paraId="7E65A1C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1.9-3.3</w:t>
            </w:r>
          </w:p>
        </w:tc>
        <w:tc>
          <w:tcPr>
            <w:tcW w:w="1920" w:type="dxa"/>
            <w:tcBorders>
              <w:top w:val="nil"/>
              <w:left w:val="nil"/>
              <w:bottom w:val="nil"/>
              <w:right w:val="nil"/>
            </w:tcBorders>
          </w:tcPr>
          <w:p w14:paraId="1BFC3D5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ACF2870" w14:textId="77777777" w:rsidTr="00B367EB">
        <w:trPr>
          <w:trHeight w:val="290"/>
        </w:trPr>
        <w:tc>
          <w:tcPr>
            <w:tcW w:w="1046" w:type="dxa"/>
            <w:tcBorders>
              <w:top w:val="nil"/>
              <w:left w:val="nil"/>
              <w:bottom w:val="nil"/>
              <w:right w:val="nil"/>
            </w:tcBorders>
            <w:shd w:val="clear" w:color="auto" w:fill="auto"/>
            <w:noWrap/>
            <w:vAlign w:val="bottom"/>
            <w:hideMark/>
          </w:tcPr>
          <w:p w14:paraId="21D380EC"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4A0599E7"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53EE0749"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
          <w:p w14:paraId="6D9A6996"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
          <w:p w14:paraId="57D1992D"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
          <w:p w14:paraId="1EEE2C97"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20" w:type="dxa"/>
            <w:tcBorders>
              <w:top w:val="nil"/>
              <w:left w:val="nil"/>
              <w:bottom w:val="nil"/>
              <w:right w:val="nil"/>
            </w:tcBorders>
          </w:tcPr>
          <w:p w14:paraId="32315D25"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66E260BF" w14:textId="77777777" w:rsidTr="00B367EB">
        <w:trPr>
          <w:trHeight w:val="290"/>
        </w:trPr>
        <w:tc>
          <w:tcPr>
            <w:tcW w:w="3420" w:type="dxa"/>
            <w:gridSpan w:val="2"/>
            <w:tcBorders>
              <w:top w:val="nil"/>
              <w:left w:val="nil"/>
              <w:bottom w:val="nil"/>
              <w:right w:val="nil"/>
            </w:tcBorders>
            <w:shd w:val="clear" w:color="auto" w:fill="auto"/>
            <w:noWrap/>
            <w:vAlign w:val="bottom"/>
            <w:hideMark/>
          </w:tcPr>
          <w:p w14:paraId="684F1BEA"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Avg. linear score of cows on farm (weighted by production)</w:t>
            </w:r>
          </w:p>
        </w:tc>
        <w:tc>
          <w:tcPr>
            <w:tcW w:w="874" w:type="dxa"/>
            <w:tcBorders>
              <w:top w:val="nil"/>
              <w:left w:val="nil"/>
              <w:bottom w:val="nil"/>
              <w:right w:val="nil"/>
            </w:tcBorders>
            <w:shd w:val="clear" w:color="auto" w:fill="auto"/>
            <w:noWrap/>
            <w:vAlign w:val="bottom"/>
            <w:hideMark/>
          </w:tcPr>
          <w:p w14:paraId="3DEEC7E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
          <w:p w14:paraId="0C78F33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3.72</w:t>
            </w:r>
          </w:p>
        </w:tc>
        <w:tc>
          <w:tcPr>
            <w:tcW w:w="1876" w:type="dxa"/>
            <w:tcBorders>
              <w:top w:val="nil"/>
              <w:left w:val="nil"/>
              <w:bottom w:val="nil"/>
              <w:right w:val="nil"/>
            </w:tcBorders>
            <w:shd w:val="clear" w:color="auto" w:fill="auto"/>
            <w:noWrap/>
            <w:vAlign w:val="bottom"/>
            <w:hideMark/>
          </w:tcPr>
          <w:p w14:paraId="171670B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3.48-3.96</w:t>
            </w:r>
          </w:p>
        </w:tc>
        <w:tc>
          <w:tcPr>
            <w:tcW w:w="1634" w:type="dxa"/>
            <w:tcBorders>
              <w:top w:val="nil"/>
              <w:left w:val="nil"/>
              <w:bottom w:val="nil"/>
              <w:right w:val="nil"/>
            </w:tcBorders>
            <w:shd w:val="clear" w:color="auto" w:fill="auto"/>
            <w:noWrap/>
            <w:vAlign w:val="bottom"/>
            <w:hideMark/>
          </w:tcPr>
          <w:p w14:paraId="52EE4AF5"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2.4-5.0</w:t>
            </w:r>
          </w:p>
        </w:tc>
        <w:tc>
          <w:tcPr>
            <w:tcW w:w="1920" w:type="dxa"/>
            <w:tcBorders>
              <w:top w:val="nil"/>
              <w:left w:val="nil"/>
              <w:bottom w:val="nil"/>
              <w:right w:val="nil"/>
            </w:tcBorders>
          </w:tcPr>
          <w:p w14:paraId="1ABE813B"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Kruskal-Wallis</w:t>
            </w:r>
          </w:p>
          <w:p w14:paraId="19708150" w14:textId="77777777" w:rsidR="00E10BDE" w:rsidRPr="00E10BDE" w:rsidRDefault="00E10BDE" w:rsidP="00B367EB">
            <w:pPr>
              <w:spacing w:after="0" w:line="240" w:lineRule="auto"/>
              <w:jc w:val="center"/>
              <w:rPr>
                <w:rFonts w:ascii="Times New Roman" w:hAnsi="Times New Roman" w:cs="Times New Roman"/>
              </w:rPr>
            </w:pPr>
            <w:r w:rsidRPr="00E10BDE">
              <w:rPr>
                <w:rFonts w:ascii="Times New Roman" w:eastAsia="Times New Roman" w:hAnsi="Times New Roman" w:cs="Times New Roman"/>
                <w:color w:val="000000"/>
              </w:rPr>
              <w:t xml:space="preserve"> χ</w:t>
            </w:r>
            <w:r w:rsidRPr="00E10BDE">
              <w:rPr>
                <w:rFonts w:ascii="Times New Roman" w:eastAsia="Times New Roman" w:hAnsi="Times New Roman" w:cs="Times New Roman"/>
                <w:color w:val="000000"/>
                <w:vertAlign w:val="superscript"/>
              </w:rPr>
              <w:t>2</w:t>
            </w:r>
            <w:r w:rsidRPr="00E10BDE">
              <w:rPr>
                <w:rFonts w:ascii="Times New Roman" w:hAnsi="Times New Roman" w:cs="Times New Roman"/>
              </w:rPr>
              <w:t xml:space="preserve"> = 0.32, df = 2,</w:t>
            </w:r>
          </w:p>
          <w:p w14:paraId="0C1D9B7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 xml:space="preserve"> p = 0.85</w:t>
            </w:r>
          </w:p>
        </w:tc>
      </w:tr>
      <w:tr w:rsidR="00E10BDE" w:rsidRPr="00E10BDE" w14:paraId="28B6F17D" w14:textId="77777777" w:rsidTr="00B367EB">
        <w:trPr>
          <w:trHeight w:val="330"/>
        </w:trPr>
        <w:tc>
          <w:tcPr>
            <w:tcW w:w="1046" w:type="dxa"/>
            <w:tcBorders>
              <w:top w:val="nil"/>
              <w:left w:val="nil"/>
              <w:bottom w:val="nil"/>
              <w:right w:val="nil"/>
            </w:tcBorders>
            <w:shd w:val="clear" w:color="auto" w:fill="auto"/>
            <w:noWrap/>
            <w:vAlign w:val="bottom"/>
            <w:hideMark/>
          </w:tcPr>
          <w:p w14:paraId="15A67FE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F85150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4" w:type="dxa"/>
            <w:tcBorders>
              <w:top w:val="nil"/>
              <w:left w:val="nil"/>
              <w:bottom w:val="nil"/>
              <w:right w:val="nil"/>
            </w:tcBorders>
            <w:shd w:val="clear" w:color="auto" w:fill="auto"/>
            <w:noWrap/>
            <w:vAlign w:val="bottom"/>
            <w:hideMark/>
          </w:tcPr>
          <w:p w14:paraId="1F83DCF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
          <w:p w14:paraId="20C1F25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3.48</w:t>
            </w:r>
          </w:p>
        </w:tc>
        <w:tc>
          <w:tcPr>
            <w:tcW w:w="1876" w:type="dxa"/>
            <w:tcBorders>
              <w:top w:val="nil"/>
              <w:left w:val="nil"/>
              <w:bottom w:val="nil"/>
              <w:right w:val="nil"/>
            </w:tcBorders>
            <w:shd w:val="clear" w:color="auto" w:fill="auto"/>
            <w:noWrap/>
            <w:vAlign w:val="bottom"/>
            <w:hideMark/>
          </w:tcPr>
          <w:p w14:paraId="4B7B977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2.77-4.18</w:t>
            </w:r>
          </w:p>
        </w:tc>
        <w:tc>
          <w:tcPr>
            <w:tcW w:w="1634" w:type="dxa"/>
            <w:tcBorders>
              <w:top w:val="nil"/>
              <w:left w:val="nil"/>
              <w:bottom w:val="nil"/>
              <w:right w:val="nil"/>
            </w:tcBorders>
            <w:shd w:val="clear" w:color="auto" w:fill="auto"/>
            <w:noWrap/>
            <w:vAlign w:val="bottom"/>
            <w:hideMark/>
          </w:tcPr>
          <w:p w14:paraId="5F6E036C"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2.4-4.3</w:t>
            </w:r>
          </w:p>
        </w:tc>
        <w:tc>
          <w:tcPr>
            <w:tcW w:w="1920" w:type="dxa"/>
            <w:tcBorders>
              <w:top w:val="nil"/>
              <w:left w:val="nil"/>
              <w:bottom w:val="nil"/>
              <w:right w:val="nil"/>
            </w:tcBorders>
          </w:tcPr>
          <w:p w14:paraId="1A862E9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1EA118E" w14:textId="77777777" w:rsidTr="00B367EB">
        <w:trPr>
          <w:trHeight w:val="290"/>
        </w:trPr>
        <w:tc>
          <w:tcPr>
            <w:tcW w:w="1046" w:type="dxa"/>
            <w:tcBorders>
              <w:top w:val="nil"/>
              <w:left w:val="nil"/>
              <w:bottom w:val="nil"/>
              <w:right w:val="nil"/>
            </w:tcBorders>
            <w:shd w:val="clear" w:color="auto" w:fill="auto"/>
            <w:noWrap/>
            <w:vAlign w:val="bottom"/>
            <w:hideMark/>
          </w:tcPr>
          <w:p w14:paraId="0D5B0195"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77587B4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4" w:type="dxa"/>
            <w:tcBorders>
              <w:top w:val="nil"/>
              <w:left w:val="nil"/>
              <w:bottom w:val="nil"/>
              <w:right w:val="nil"/>
            </w:tcBorders>
            <w:shd w:val="clear" w:color="auto" w:fill="auto"/>
            <w:noWrap/>
            <w:vAlign w:val="bottom"/>
            <w:hideMark/>
          </w:tcPr>
          <w:p w14:paraId="187F58C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
          <w:p w14:paraId="687E4E8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3.75</w:t>
            </w:r>
          </w:p>
        </w:tc>
        <w:tc>
          <w:tcPr>
            <w:tcW w:w="1876" w:type="dxa"/>
            <w:tcBorders>
              <w:top w:val="nil"/>
              <w:left w:val="nil"/>
              <w:bottom w:val="nil"/>
              <w:right w:val="nil"/>
            </w:tcBorders>
            <w:shd w:val="clear" w:color="auto" w:fill="auto"/>
            <w:noWrap/>
            <w:vAlign w:val="bottom"/>
            <w:hideMark/>
          </w:tcPr>
          <w:p w14:paraId="509717F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3.52-3.98</w:t>
            </w:r>
          </w:p>
        </w:tc>
        <w:tc>
          <w:tcPr>
            <w:tcW w:w="1634" w:type="dxa"/>
            <w:tcBorders>
              <w:top w:val="nil"/>
              <w:left w:val="nil"/>
              <w:bottom w:val="nil"/>
              <w:right w:val="nil"/>
            </w:tcBorders>
            <w:shd w:val="clear" w:color="auto" w:fill="auto"/>
            <w:noWrap/>
            <w:vAlign w:val="bottom"/>
            <w:hideMark/>
          </w:tcPr>
          <w:p w14:paraId="4F7E20F0"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3.4-4.4</w:t>
            </w:r>
          </w:p>
        </w:tc>
        <w:tc>
          <w:tcPr>
            <w:tcW w:w="1920" w:type="dxa"/>
            <w:tcBorders>
              <w:top w:val="nil"/>
              <w:left w:val="nil"/>
              <w:bottom w:val="nil"/>
              <w:right w:val="nil"/>
            </w:tcBorders>
          </w:tcPr>
          <w:p w14:paraId="34C26D5B"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9F2DA14" w14:textId="77777777" w:rsidTr="00B367EB">
        <w:trPr>
          <w:trHeight w:val="290"/>
        </w:trPr>
        <w:tc>
          <w:tcPr>
            <w:tcW w:w="1046" w:type="dxa"/>
            <w:tcBorders>
              <w:top w:val="nil"/>
              <w:left w:val="nil"/>
              <w:bottom w:val="nil"/>
              <w:right w:val="nil"/>
            </w:tcBorders>
            <w:shd w:val="clear" w:color="auto" w:fill="auto"/>
            <w:noWrap/>
            <w:vAlign w:val="bottom"/>
            <w:hideMark/>
          </w:tcPr>
          <w:p w14:paraId="2BB031BB"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
          <w:p w14:paraId="21708EC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4" w:type="dxa"/>
            <w:tcBorders>
              <w:top w:val="nil"/>
              <w:left w:val="nil"/>
              <w:bottom w:val="nil"/>
              <w:right w:val="nil"/>
            </w:tcBorders>
            <w:shd w:val="clear" w:color="auto" w:fill="auto"/>
            <w:noWrap/>
            <w:vAlign w:val="bottom"/>
            <w:hideMark/>
          </w:tcPr>
          <w:p w14:paraId="76232D5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
          <w:p w14:paraId="3E8EEE1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3.83</w:t>
            </w:r>
          </w:p>
        </w:tc>
        <w:tc>
          <w:tcPr>
            <w:tcW w:w="1876" w:type="dxa"/>
            <w:tcBorders>
              <w:top w:val="nil"/>
              <w:left w:val="nil"/>
              <w:bottom w:val="nil"/>
              <w:right w:val="nil"/>
            </w:tcBorders>
            <w:shd w:val="clear" w:color="auto" w:fill="auto"/>
            <w:noWrap/>
            <w:vAlign w:val="bottom"/>
            <w:hideMark/>
          </w:tcPr>
          <w:p w14:paraId="0C4FFA7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3.27-4.40</w:t>
            </w:r>
          </w:p>
        </w:tc>
        <w:tc>
          <w:tcPr>
            <w:tcW w:w="1634" w:type="dxa"/>
            <w:tcBorders>
              <w:top w:val="nil"/>
              <w:left w:val="nil"/>
              <w:bottom w:val="nil"/>
              <w:right w:val="nil"/>
            </w:tcBorders>
            <w:shd w:val="clear" w:color="auto" w:fill="auto"/>
            <w:noWrap/>
            <w:vAlign w:val="bottom"/>
            <w:hideMark/>
          </w:tcPr>
          <w:p w14:paraId="7347629E"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3.0-5.0</w:t>
            </w:r>
          </w:p>
        </w:tc>
        <w:tc>
          <w:tcPr>
            <w:tcW w:w="1920" w:type="dxa"/>
            <w:tcBorders>
              <w:top w:val="nil"/>
              <w:left w:val="nil"/>
              <w:bottom w:val="nil"/>
              <w:right w:val="nil"/>
            </w:tcBorders>
          </w:tcPr>
          <w:p w14:paraId="149F2FA0"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6ABD38C" w14:textId="77777777" w:rsidTr="00B367EB">
        <w:trPr>
          <w:trHeight w:val="290"/>
        </w:trPr>
        <w:tc>
          <w:tcPr>
            <w:tcW w:w="8744" w:type="dxa"/>
            <w:gridSpan w:val="6"/>
            <w:tcBorders>
              <w:top w:val="nil"/>
              <w:left w:val="nil"/>
              <w:bottom w:val="nil"/>
              <w:right w:val="nil"/>
            </w:tcBorders>
            <w:shd w:val="clear" w:color="auto" w:fill="auto"/>
            <w:noWrap/>
            <w:vAlign w:val="bottom"/>
            <w:hideMark/>
          </w:tcPr>
          <w:p w14:paraId="34A4F9A6" w14:textId="77777777" w:rsidR="00E10BDE" w:rsidRPr="00E10BDE" w:rsidRDefault="00E10BDE" w:rsidP="00B367EB">
            <w:pPr>
              <w:spacing w:after="0" w:line="240" w:lineRule="auto"/>
              <w:rPr>
                <w:rFonts w:ascii="Times New Roman" w:eastAsia="Times New Roman" w:hAnsi="Times New Roman" w:cs="Times New Roman"/>
                <w:sz w:val="20"/>
                <w:szCs w:val="20"/>
              </w:rPr>
            </w:pPr>
            <w:r w:rsidRPr="00E10BDE">
              <w:rPr>
                <w:rFonts w:ascii="Times New Roman" w:eastAsia="Times New Roman" w:hAnsi="Times New Roman" w:cs="Times New Roman"/>
                <w:color w:val="000000"/>
                <w:vertAlign w:val="superscript"/>
              </w:rPr>
              <w:t>1</w:t>
            </w:r>
            <w:r w:rsidRPr="00E10BDE">
              <w:rPr>
                <w:rFonts w:ascii="Times New Roman" w:eastAsia="Times New Roman" w:hAnsi="Times New Roman" w:cs="Times New Roman"/>
                <w:color w:val="000000"/>
              </w:rPr>
              <w:t xml:space="preserve"> DHIA data not available for 2 farms</w:t>
            </w:r>
          </w:p>
        </w:tc>
        <w:tc>
          <w:tcPr>
            <w:tcW w:w="1920" w:type="dxa"/>
            <w:tcBorders>
              <w:top w:val="nil"/>
              <w:left w:val="nil"/>
              <w:bottom w:val="nil"/>
              <w:right w:val="nil"/>
            </w:tcBorders>
          </w:tcPr>
          <w:p w14:paraId="380A1A9D" w14:textId="77777777" w:rsidR="00E10BDE" w:rsidRPr="00E10B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E10BDE" w14:paraId="50990BAC" w14:textId="77777777" w:rsidTr="00B367EB">
        <w:trPr>
          <w:trHeight w:val="290"/>
        </w:trPr>
        <w:tc>
          <w:tcPr>
            <w:tcW w:w="8744" w:type="dxa"/>
            <w:gridSpan w:val="6"/>
            <w:tcBorders>
              <w:top w:val="nil"/>
              <w:left w:val="nil"/>
              <w:bottom w:val="nil"/>
              <w:right w:val="nil"/>
            </w:tcBorders>
            <w:shd w:val="clear" w:color="auto" w:fill="auto"/>
            <w:noWrap/>
            <w:vAlign w:val="bottom"/>
            <w:hideMark/>
          </w:tcPr>
          <w:p w14:paraId="38DF8BE2" w14:textId="77777777" w:rsidR="00E10BDE" w:rsidRPr="00E10BDE" w:rsidRDefault="00E10BDE" w:rsidP="00B367EB">
            <w:pPr>
              <w:spacing w:after="0" w:line="240" w:lineRule="auto"/>
              <w:rPr>
                <w:rFonts w:ascii="Times New Roman" w:eastAsia="Times New Roman" w:hAnsi="Times New Roman" w:cs="Times New Roman"/>
                <w:sz w:val="20"/>
                <w:szCs w:val="20"/>
              </w:rPr>
            </w:pPr>
            <w:r w:rsidRPr="00E10BDE">
              <w:rPr>
                <w:rFonts w:ascii="Times New Roman" w:eastAsia="Times New Roman" w:hAnsi="Times New Roman" w:cs="Times New Roman"/>
                <w:color w:val="000000"/>
                <w:vertAlign w:val="superscript"/>
              </w:rPr>
              <w:t>2</w:t>
            </w:r>
            <w:r w:rsidRPr="00E10BDE">
              <w:rPr>
                <w:rFonts w:ascii="Times New Roman" w:eastAsia="Times New Roman" w:hAnsi="Times New Roman" w:cs="Times New Roman"/>
                <w:color w:val="000000"/>
              </w:rPr>
              <w:t xml:space="preserve"> DHIA data not available for 1 farm</w:t>
            </w:r>
          </w:p>
        </w:tc>
        <w:tc>
          <w:tcPr>
            <w:tcW w:w="1920" w:type="dxa"/>
            <w:tcBorders>
              <w:top w:val="nil"/>
              <w:left w:val="nil"/>
              <w:bottom w:val="nil"/>
              <w:right w:val="nil"/>
            </w:tcBorders>
          </w:tcPr>
          <w:p w14:paraId="730637D6" w14:textId="77777777" w:rsidR="00E10BDE" w:rsidRPr="00E10B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Default="00AF7E8C" w:rsidP="00AF7E8C">
      <w:pPr>
        <w:spacing w:after="0" w:line="480" w:lineRule="auto"/>
        <w:jc w:val="both"/>
        <w:rPr>
          <w:rFonts w:ascii="Times New Roman" w:hAnsi="Times New Roman" w:cs="Times New Roman"/>
          <w:b/>
          <w:bCs/>
          <w:noProof/>
          <w:sz w:val="24"/>
          <w:szCs w:val="24"/>
        </w:rPr>
      </w:pPr>
    </w:p>
    <w:tbl>
      <w:tblPr>
        <w:tblW w:w="9730" w:type="dxa"/>
        <w:tblLook w:val="04A0" w:firstRow="1" w:lastRow="0" w:firstColumn="1" w:lastColumn="0" w:noHBand="0" w:noVBand="1"/>
      </w:tblPr>
      <w:tblGrid>
        <w:gridCol w:w="899"/>
        <w:gridCol w:w="3331"/>
        <w:gridCol w:w="3150"/>
        <w:gridCol w:w="1366"/>
        <w:gridCol w:w="984"/>
      </w:tblGrid>
      <w:tr w:rsidR="009910FE" w:rsidRPr="009910F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 xml:space="preserve">Table 3. Selected results of univariate analysis identifying factors unconditionally associated with udder health and hygiene outcomes at p &lt; 0.20 for </w:t>
            </w:r>
            <w:r w:rsidRPr="009910FE">
              <w:rPr>
                <w:rFonts w:ascii="Times New Roman" w:hAnsi="Times New Roman" w:cs="Times New Roman"/>
              </w:rPr>
              <w:t>21 Vermont</w:t>
            </w:r>
            <w:r w:rsidRPr="009910FE">
              <w:rPr>
                <w:rFonts w:ascii="Times New Roman" w:eastAsia="Times New Roman" w:hAnsi="Times New Roman" w:cs="Times New Roman"/>
                <w:color w:val="000000"/>
              </w:rPr>
              <w:t xml:space="preserve"> organic dairy herds</w:t>
            </w:r>
          </w:p>
        </w:tc>
      </w:tr>
      <w:tr w:rsidR="009910FE" w:rsidRPr="009910F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Parameter</w:t>
            </w:r>
          </w:p>
        </w:tc>
        <w:tc>
          <w:tcPr>
            <w:tcW w:w="3150" w:type="dxa"/>
            <w:tcBorders>
              <w:top w:val="nil"/>
              <w:left w:val="nil"/>
              <w:bottom w:val="nil"/>
              <w:right w:val="nil"/>
            </w:tcBorders>
            <w:shd w:val="clear" w:color="auto" w:fill="auto"/>
            <w:noWrap/>
            <w:vAlign w:val="bottom"/>
          </w:tcPr>
          <w:p w14:paraId="443A173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i/>
                <w:iCs/>
                <w:color w:val="000000"/>
              </w:rPr>
              <w:t>P-</w:t>
            </w:r>
            <w:r w:rsidRPr="009910FE">
              <w:rPr>
                <w:rFonts w:ascii="Times New Roman" w:eastAsia="Times New Roman" w:hAnsi="Times New Roman" w:cs="Times New Roman"/>
                <w:color w:val="000000"/>
              </w:rPr>
              <w:t>value</w:t>
            </w:r>
          </w:p>
        </w:tc>
      </w:tr>
      <w:tr w:rsidR="009910FE" w:rsidRPr="009910F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9910FE" w:rsidRDefault="009910FE" w:rsidP="00B367EB">
            <w:pPr>
              <w:spacing w:after="0" w:line="240" w:lineRule="auto"/>
              <w:jc w:val="right"/>
              <w:rPr>
                <w:rFonts w:ascii="Times New Roman" w:eastAsia="Times New Roman" w:hAnsi="Times New Roman" w:cs="Times New Roman"/>
                <w:color w:val="000000"/>
              </w:rPr>
            </w:pPr>
          </w:p>
        </w:tc>
      </w:tr>
      <w:tr w:rsidR="009910FE" w:rsidRPr="009910F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0.14</w:t>
            </w:r>
          </w:p>
        </w:tc>
      </w:tr>
      <w:tr w:rsidR="009910FE" w:rsidRPr="009910F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0.17</w:t>
            </w:r>
          </w:p>
        </w:tc>
      </w:tr>
      <w:tr w:rsidR="009910FE" w:rsidRPr="009910F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 cows with new IMI since last test date (%)</w:t>
            </w:r>
            <w:r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0.11</w:t>
            </w:r>
          </w:p>
        </w:tc>
      </w:tr>
      <w:tr w:rsidR="009910FE" w:rsidRPr="009910F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0.02</w:t>
            </w:r>
          </w:p>
        </w:tc>
      </w:tr>
      <w:tr w:rsidR="009910FE" w:rsidRPr="009910F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 cows with chronic IMI since last test date (%)</w:t>
            </w:r>
            <w:r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0.16</w:t>
            </w:r>
          </w:p>
        </w:tc>
      </w:tr>
      <w:tr w:rsidR="009910FE" w:rsidRPr="009910F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6781BE7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 cows with SCC ≥ 200,000 cells/mL on current test date (%)</w:t>
            </w:r>
            <w:r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0.01</w:t>
            </w:r>
          </w:p>
        </w:tc>
      </w:tr>
      <w:tr w:rsidR="009910FE" w:rsidRPr="009910F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49F06A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0.13</w:t>
            </w:r>
          </w:p>
        </w:tc>
      </w:tr>
      <w:tr w:rsidR="009910FE" w:rsidRPr="009910F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0.09</w:t>
            </w:r>
          </w:p>
        </w:tc>
      </w:tr>
      <w:tr w:rsidR="009910FE" w:rsidRPr="009910F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Average linear score of cows on farm (unweighted)</w:t>
            </w:r>
            <w:r w:rsidRPr="009910F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0.15</w:t>
            </w:r>
          </w:p>
        </w:tc>
      </w:tr>
      <w:tr w:rsidR="009910FE" w:rsidRPr="009910F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0.18</w:t>
            </w:r>
          </w:p>
        </w:tc>
      </w:tr>
      <w:tr w:rsidR="009910FE" w:rsidRPr="009910F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w:t>
            </w:r>
          </w:p>
        </w:tc>
      </w:tr>
      <w:tr w:rsidR="009910FE" w:rsidRPr="009910F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272E1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0.12</w:t>
            </w:r>
          </w:p>
        </w:tc>
      </w:tr>
      <w:tr w:rsidR="009910FE" w:rsidRPr="009910F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0.11</w:t>
            </w:r>
          </w:p>
        </w:tc>
      </w:tr>
      <w:tr w:rsidR="009910FE" w:rsidRPr="009910FE" w14:paraId="2D161A4E" w14:textId="77777777" w:rsidTr="00B367EB">
        <w:trPr>
          <w:trHeight w:val="702"/>
        </w:trPr>
        <w:tc>
          <w:tcPr>
            <w:tcW w:w="4230" w:type="dxa"/>
            <w:gridSpan w:val="2"/>
            <w:tcBorders>
              <w:top w:val="nil"/>
              <w:left w:val="nil"/>
              <w:bottom w:val="nil"/>
              <w:right w:val="nil"/>
            </w:tcBorders>
            <w:shd w:val="clear" w:color="auto" w:fill="auto"/>
            <w:noWrap/>
            <w:vAlign w:val="bottom"/>
          </w:tcPr>
          <w:p w14:paraId="35F97C88"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Average linear score of cows on farm (weighted)</w:t>
            </w:r>
            <w:r w:rsidRPr="009910F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3F2B3C4E"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463CA92F" w14:textId="77777777" w:rsidTr="00B367EB">
        <w:trPr>
          <w:trHeight w:val="290"/>
        </w:trPr>
        <w:tc>
          <w:tcPr>
            <w:tcW w:w="899" w:type="dxa"/>
            <w:tcBorders>
              <w:top w:val="nil"/>
              <w:left w:val="nil"/>
              <w:bottom w:val="nil"/>
              <w:right w:val="nil"/>
            </w:tcBorders>
            <w:shd w:val="clear" w:color="auto" w:fill="auto"/>
            <w:noWrap/>
            <w:vAlign w:val="bottom"/>
          </w:tcPr>
          <w:p w14:paraId="43FBDE2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21E70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51A9AF2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75B1EF7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5D7A6F89" w14:textId="77777777" w:rsidTr="00B367EB">
        <w:trPr>
          <w:trHeight w:val="290"/>
        </w:trPr>
        <w:tc>
          <w:tcPr>
            <w:tcW w:w="899" w:type="dxa"/>
            <w:tcBorders>
              <w:top w:val="nil"/>
              <w:left w:val="nil"/>
              <w:bottom w:val="nil"/>
              <w:right w:val="nil"/>
            </w:tcBorders>
            <w:shd w:val="clear" w:color="auto" w:fill="auto"/>
            <w:noWrap/>
            <w:vAlign w:val="bottom"/>
          </w:tcPr>
          <w:p w14:paraId="20333AC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2FB1C9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5293343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0.85 (0.63)</w:t>
            </w:r>
          </w:p>
        </w:tc>
        <w:tc>
          <w:tcPr>
            <w:tcW w:w="984" w:type="dxa"/>
            <w:tcBorders>
              <w:top w:val="nil"/>
              <w:left w:val="nil"/>
              <w:bottom w:val="nil"/>
              <w:right w:val="nil"/>
            </w:tcBorders>
            <w:shd w:val="clear" w:color="auto" w:fill="auto"/>
            <w:noWrap/>
            <w:vAlign w:val="bottom"/>
            <w:hideMark/>
          </w:tcPr>
          <w:p w14:paraId="7446DC3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w:t>
            </w:r>
          </w:p>
        </w:tc>
      </w:tr>
      <w:tr w:rsidR="009910FE" w:rsidRPr="009910F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FF0000"/>
              </w:rPr>
              <w:t>Proportion of cows with udder hygiene scores ≥ 3</w:t>
            </w:r>
          </w:p>
        </w:tc>
        <w:tc>
          <w:tcPr>
            <w:tcW w:w="3150" w:type="dxa"/>
            <w:tcBorders>
              <w:top w:val="nil"/>
              <w:left w:val="nil"/>
              <w:bottom w:val="nil"/>
              <w:right w:val="nil"/>
            </w:tcBorders>
            <w:shd w:val="clear" w:color="auto" w:fill="auto"/>
            <w:noWrap/>
            <w:vAlign w:val="bottom"/>
          </w:tcPr>
          <w:p w14:paraId="0696012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40784F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&lt;0.01</w:t>
            </w:r>
          </w:p>
        </w:tc>
      </w:tr>
      <w:tr w:rsidR="009910FE" w:rsidRPr="009910F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D3F28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w:t>
            </w:r>
          </w:p>
        </w:tc>
      </w:tr>
      <w:tr w:rsidR="009910FE" w:rsidRPr="009910F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vAlign w:val="bottom"/>
          </w:tcPr>
          <w:p w14:paraId="61D08CB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8B2E8D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3C07DAF"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A24BC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0.13</w:t>
            </w:r>
          </w:p>
        </w:tc>
      </w:tr>
      <w:tr w:rsidR="009910FE" w:rsidRPr="009910F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FF0000"/>
              </w:rPr>
              <w:lastRenderedPageBreak/>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&lt; 0.01</w:t>
            </w:r>
          </w:p>
        </w:tc>
      </w:tr>
      <w:tr w:rsidR="009910FE" w:rsidRPr="009910F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w:t>
            </w:r>
          </w:p>
        </w:tc>
      </w:tr>
      <w:tr w:rsidR="009910FE" w:rsidRPr="009910F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0.07</w:t>
            </w:r>
          </w:p>
        </w:tc>
      </w:tr>
      <w:tr w:rsidR="009910FE" w:rsidRPr="009910F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vertAlign w:val="superscript"/>
              </w:rPr>
              <w:t xml:space="preserve">1 </w:t>
            </w:r>
            <w:r w:rsidRPr="009910FE">
              <w:rPr>
                <w:rFonts w:ascii="Times New Roman" w:eastAsia="Times New Roman" w:hAnsi="Times New Roman" w:cs="Times New Roman"/>
                <w:color w:val="000000"/>
              </w:rPr>
              <w:t>Stall bedding depth for freestalls and tiestalls bedded with wood shavings or sawdust</w:t>
            </w:r>
          </w:p>
        </w:tc>
      </w:tr>
      <w:tr w:rsidR="009910FE" w:rsidRPr="009910F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vertAlign w:val="superscript"/>
              </w:rPr>
              <w:t xml:space="preserve">2 </w:t>
            </w:r>
            <w:r w:rsidRPr="009910F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9910F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vertAlign w:val="superscript"/>
              </w:rPr>
              <w:t>3</w:t>
            </w:r>
            <w:r w:rsidRPr="009910FE">
              <w:rPr>
                <w:rFonts w:ascii="Times New Roman" w:eastAsia="Times New Roman" w:hAnsi="Times New Roman" w:cs="Times New Roman"/>
                <w:color w:val="000000"/>
              </w:rPr>
              <w:t xml:space="preserve"> DHIA data available for n = 20 herds.</w:t>
            </w:r>
          </w:p>
        </w:tc>
      </w:tr>
    </w:tbl>
    <w:p w14:paraId="097A44BF" w14:textId="77777777" w:rsidR="00AF7E8C" w:rsidRDefault="00AF7E8C" w:rsidP="00AF7E8C">
      <w:pPr>
        <w:spacing w:after="0" w:line="480" w:lineRule="auto"/>
        <w:jc w:val="both"/>
        <w:rPr>
          <w:rFonts w:ascii="Times New Roman" w:hAnsi="Times New Roman" w:cs="Times New Roman"/>
          <w:b/>
          <w:bCs/>
          <w:noProof/>
          <w:sz w:val="24"/>
          <w:szCs w:val="24"/>
        </w:rPr>
      </w:pPr>
    </w:p>
    <w:p w14:paraId="342010C0" w14:textId="77777777" w:rsidR="00AF7E8C" w:rsidRDefault="00AF7E8C" w:rsidP="00AF7E8C">
      <w:pPr>
        <w:spacing w:after="0" w:line="480" w:lineRule="auto"/>
        <w:jc w:val="both"/>
        <w:rPr>
          <w:rFonts w:ascii="Times New Roman" w:hAnsi="Times New Roman" w:cs="Times New Roman"/>
          <w:b/>
          <w:bCs/>
          <w:noProof/>
          <w:sz w:val="24"/>
          <w:szCs w:val="24"/>
        </w:rPr>
      </w:pPr>
    </w:p>
    <w:p w14:paraId="66B048B4" w14:textId="77777777" w:rsidR="00AF7E8C" w:rsidRDefault="00AF7E8C" w:rsidP="00AF7E8C">
      <w:pPr>
        <w:spacing w:after="0" w:line="480" w:lineRule="auto"/>
        <w:jc w:val="both"/>
        <w:rPr>
          <w:rFonts w:ascii="Times New Roman" w:hAnsi="Times New Roman" w:cs="Times New Roman"/>
          <w:b/>
          <w:bCs/>
          <w:noProof/>
          <w:sz w:val="24"/>
          <w:szCs w:val="24"/>
        </w:rPr>
      </w:pPr>
    </w:p>
    <w:p w14:paraId="15CF9FCC" w14:textId="3E192BC0" w:rsidR="00AF7E8C" w:rsidRPr="00E63A00" w:rsidRDefault="00AF7E8C" w:rsidP="00AF7E8C">
      <w:pPr>
        <w:spacing w:after="0" w:line="480" w:lineRule="auto"/>
        <w:jc w:val="both"/>
        <w:rPr>
          <w:rFonts w:ascii="Times New Roman" w:hAnsi="Times New Roman" w:cs="Times New Roman"/>
          <w:b/>
          <w:bCs/>
          <w:noProof/>
          <w:sz w:val="24"/>
          <w:szCs w:val="24"/>
        </w:rPr>
      </w:pPr>
      <w:r w:rsidRPr="00E63A00">
        <w:rPr>
          <w:rFonts w:ascii="Times New Roman" w:hAnsi="Times New Roman" w:cs="Times New Roman"/>
          <w:b/>
          <w:bCs/>
          <w:noProof/>
          <w:sz w:val="24"/>
          <w:szCs w:val="24"/>
        </w:rPr>
        <w:t>Funding Sources</w:t>
      </w:r>
    </w:p>
    <w:p w14:paraId="593213D3" w14:textId="77777777" w:rsidR="00AF7E8C"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 was funded by</w:t>
      </w:r>
      <w:r w:rsidRPr="0035282F">
        <w:rPr>
          <w:rFonts w:ascii="Times New Roman" w:hAnsi="Times New Roman" w:cs="Times New Roman"/>
          <w:sz w:val="24"/>
          <w:szCs w:val="24"/>
        </w:rPr>
        <w:t xml:space="preserve"> the USDA Hatch Multistate Project VT-H02413MS</w:t>
      </w:r>
      <w:r>
        <w:rPr>
          <w:rFonts w:ascii="Times New Roman" w:hAnsi="Times New Roman" w:cs="Times New Roman"/>
          <w:sz w:val="24"/>
          <w:szCs w:val="24"/>
        </w:rPr>
        <w:t xml:space="preserve">. </w:t>
      </w:r>
    </w:p>
    <w:p w14:paraId="712F60C3" w14:textId="77777777" w:rsidR="00AF7E8C" w:rsidRPr="00E63A00" w:rsidRDefault="00AF7E8C" w:rsidP="00AF7E8C">
      <w:pPr>
        <w:spacing w:line="480" w:lineRule="auto"/>
        <w:jc w:val="both"/>
        <w:rPr>
          <w:rFonts w:ascii="Times New Roman" w:hAnsi="Times New Roman" w:cs="Times New Roman"/>
          <w:b/>
          <w:bCs/>
          <w:sz w:val="24"/>
          <w:szCs w:val="24"/>
        </w:rPr>
      </w:pPr>
      <w:r w:rsidRPr="00E63A00">
        <w:rPr>
          <w:rFonts w:ascii="Times New Roman" w:hAnsi="Times New Roman" w:cs="Times New Roman"/>
          <w:b/>
          <w:bCs/>
          <w:sz w:val="24"/>
          <w:szCs w:val="24"/>
        </w:rPr>
        <w:t>Acknowledgements</w:t>
      </w:r>
    </w:p>
    <w:p w14:paraId="41A0143F" w14:textId="77777777" w:rsidR="00AF7E8C"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E63A00" w:rsidRDefault="00AF7E8C" w:rsidP="00AF7E8C">
      <w:pPr>
        <w:spacing w:line="480" w:lineRule="auto"/>
        <w:jc w:val="both"/>
        <w:rPr>
          <w:rFonts w:ascii="Times New Roman" w:hAnsi="Times New Roman" w:cs="Times New Roman"/>
          <w:b/>
          <w:bCs/>
          <w:sz w:val="24"/>
          <w:szCs w:val="24"/>
        </w:rPr>
      </w:pPr>
      <w:r w:rsidRPr="00E63A00">
        <w:rPr>
          <w:rFonts w:ascii="Times New Roman" w:hAnsi="Times New Roman" w:cs="Times New Roman"/>
          <w:b/>
          <w:bCs/>
          <w:sz w:val="24"/>
          <w:szCs w:val="24"/>
        </w:rPr>
        <w:t>Conflict of Interest</w:t>
      </w:r>
    </w:p>
    <w:p w14:paraId="63A2BC60" w14:textId="77777777" w:rsidR="00AF7E8C" w:rsidRPr="0035282F"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The authors declare no conflicts of interest.</w:t>
      </w:r>
    </w:p>
    <w:p w14:paraId="7521ADBA" w14:textId="77777777" w:rsidR="00AF7E8C" w:rsidRDefault="00AF7E8C" w:rsidP="00AF7E8C">
      <w:pPr>
        <w:spacing w:line="480" w:lineRule="auto"/>
        <w:rPr>
          <w:rFonts w:ascii="Times New Roman" w:hAnsi="Times New Roman" w:cs="Times New Roman"/>
          <w:b/>
          <w:bCs/>
          <w:noProof/>
          <w:sz w:val="24"/>
          <w:szCs w:val="24"/>
        </w:rPr>
      </w:pPr>
      <w:r>
        <w:rPr>
          <w:rFonts w:ascii="Times New Roman" w:hAnsi="Times New Roman" w:cs="Times New Roman"/>
          <w:b/>
          <w:bCs/>
          <w:noProof/>
          <w:sz w:val="24"/>
          <w:szCs w:val="24"/>
        </w:rPr>
        <w:t>Author Contributions</w:t>
      </w:r>
    </w:p>
    <w:p w14:paraId="2812A644"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Ashma: Lab work, data collection &amp; analysis, manuscript writing</w:t>
      </w:r>
    </w:p>
    <w:p w14:paraId="6E81558B"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Chrsitine: Field sample collection</w:t>
      </w:r>
    </w:p>
    <w:p w14:paraId="72BBA357"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Ariela: Field sample collection, Lab work</w:t>
      </w:r>
    </w:p>
    <w:p w14:paraId="23762589"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Robert: Sample collection, lab work, data collection &amp; analysis</w:t>
      </w:r>
    </w:p>
    <w:p w14:paraId="068AC606"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Amanda: sample collection, lab work</w:t>
      </w:r>
    </w:p>
    <w:p w14:paraId="14DB9213"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John: Study design, field sample collection, lab work, data collection &amp; analysis, manuscript preparation</w:t>
      </w:r>
    </w:p>
    <w:p w14:paraId="44F2A4B6" w14:textId="77777777" w:rsidR="009910FE" w:rsidRDefault="009910FE" w:rsidP="00AF7E8C">
      <w:pPr>
        <w:spacing w:line="480" w:lineRule="auto"/>
        <w:rPr>
          <w:rFonts w:ascii="Times New Roman" w:hAnsi="Times New Roman" w:cs="Times New Roman"/>
          <w:noProof/>
          <w:sz w:val="24"/>
          <w:szCs w:val="24"/>
        </w:rPr>
      </w:pPr>
    </w:p>
    <w:p w14:paraId="105CB86F" w14:textId="77777777" w:rsidR="009910FE" w:rsidRDefault="009910FE" w:rsidP="00AF7E8C">
      <w:pPr>
        <w:spacing w:line="480" w:lineRule="auto"/>
        <w:rPr>
          <w:rFonts w:ascii="Times New Roman" w:hAnsi="Times New Roman" w:cs="Times New Roman"/>
          <w:noProof/>
          <w:sz w:val="24"/>
          <w:szCs w:val="24"/>
        </w:rPr>
      </w:pPr>
    </w:p>
    <w:p w14:paraId="31EB3E5C" w14:textId="77777777" w:rsidR="009910FE" w:rsidRDefault="009910FE" w:rsidP="00AF7E8C">
      <w:pPr>
        <w:spacing w:line="480" w:lineRule="auto"/>
        <w:rPr>
          <w:rFonts w:ascii="Times New Roman" w:hAnsi="Times New Roman" w:cs="Times New Roman"/>
          <w:noProof/>
          <w:sz w:val="24"/>
          <w:szCs w:val="24"/>
        </w:rPr>
      </w:pPr>
    </w:p>
    <w:p w14:paraId="70988B88" w14:textId="77777777" w:rsidR="009910FE" w:rsidRDefault="009910FE" w:rsidP="00AF7E8C">
      <w:pPr>
        <w:spacing w:line="480" w:lineRule="auto"/>
        <w:rPr>
          <w:rFonts w:ascii="Times New Roman" w:hAnsi="Times New Roman" w:cs="Times New Roman"/>
          <w:noProof/>
          <w:sz w:val="24"/>
          <w:szCs w:val="24"/>
        </w:rPr>
      </w:pPr>
    </w:p>
    <w:p w14:paraId="42BE367E" w14:textId="77777777" w:rsidR="009910FE" w:rsidRDefault="009910FE" w:rsidP="00AF7E8C">
      <w:pPr>
        <w:spacing w:line="480" w:lineRule="auto"/>
        <w:rPr>
          <w:rFonts w:ascii="Times New Roman" w:hAnsi="Times New Roman" w:cs="Times New Roman"/>
          <w:noProof/>
          <w:sz w:val="24"/>
          <w:szCs w:val="24"/>
        </w:rPr>
      </w:pPr>
    </w:p>
    <w:p w14:paraId="1BE1702D" w14:textId="77777777" w:rsidR="009910FE" w:rsidRDefault="009910FE" w:rsidP="00AF7E8C">
      <w:pPr>
        <w:spacing w:line="480" w:lineRule="auto"/>
        <w:rPr>
          <w:rFonts w:ascii="Times New Roman" w:hAnsi="Times New Roman" w:cs="Times New Roman"/>
          <w:noProof/>
          <w:sz w:val="24"/>
          <w:szCs w:val="24"/>
        </w:rPr>
      </w:pPr>
    </w:p>
    <w:p w14:paraId="06086AA7" w14:textId="77777777" w:rsidR="009910FE" w:rsidRDefault="009910FE" w:rsidP="00AF7E8C">
      <w:pPr>
        <w:spacing w:line="480" w:lineRule="auto"/>
        <w:rPr>
          <w:rFonts w:ascii="Times New Roman" w:hAnsi="Times New Roman" w:cs="Times New Roman"/>
          <w:noProof/>
          <w:sz w:val="24"/>
          <w:szCs w:val="24"/>
        </w:rPr>
      </w:pPr>
    </w:p>
    <w:p w14:paraId="17746951" w14:textId="77777777" w:rsidR="009910FE" w:rsidRDefault="009910FE" w:rsidP="00AF7E8C">
      <w:pPr>
        <w:spacing w:line="480" w:lineRule="auto"/>
        <w:rPr>
          <w:rFonts w:ascii="Times New Roman" w:hAnsi="Times New Roman" w:cs="Times New Roman"/>
          <w:noProof/>
          <w:sz w:val="24"/>
          <w:szCs w:val="24"/>
        </w:rPr>
      </w:pPr>
    </w:p>
    <w:p w14:paraId="27F507E6" w14:textId="77777777" w:rsidR="009910FE" w:rsidRDefault="009910FE" w:rsidP="00AF7E8C">
      <w:pPr>
        <w:spacing w:line="480" w:lineRule="auto"/>
        <w:rPr>
          <w:rFonts w:ascii="Times New Roman" w:hAnsi="Times New Roman" w:cs="Times New Roman"/>
          <w:noProof/>
          <w:sz w:val="24"/>
          <w:szCs w:val="24"/>
        </w:rPr>
      </w:pPr>
    </w:p>
    <w:p w14:paraId="7B2F6A03" w14:textId="77777777" w:rsidR="009910FE" w:rsidRDefault="009910FE" w:rsidP="00AF7E8C">
      <w:pPr>
        <w:spacing w:line="480" w:lineRule="auto"/>
        <w:rPr>
          <w:rFonts w:ascii="Times New Roman" w:hAnsi="Times New Roman" w:cs="Times New Roman"/>
          <w:noProof/>
          <w:sz w:val="24"/>
          <w:szCs w:val="24"/>
        </w:rPr>
      </w:pPr>
    </w:p>
    <w:p w14:paraId="36ADA639" w14:textId="77777777" w:rsidR="009910FE" w:rsidRDefault="009910FE" w:rsidP="00AF7E8C">
      <w:pPr>
        <w:spacing w:line="480" w:lineRule="auto"/>
        <w:rPr>
          <w:rFonts w:ascii="Times New Roman" w:hAnsi="Times New Roman" w:cs="Times New Roman"/>
          <w:noProof/>
          <w:sz w:val="24"/>
          <w:szCs w:val="24"/>
        </w:rPr>
      </w:pPr>
    </w:p>
    <w:p w14:paraId="592F92E7" w14:textId="77777777" w:rsidR="009910FE" w:rsidRDefault="009910FE" w:rsidP="00AF7E8C">
      <w:pPr>
        <w:spacing w:line="480" w:lineRule="auto"/>
        <w:rPr>
          <w:rFonts w:ascii="Times New Roman" w:hAnsi="Times New Roman" w:cs="Times New Roman"/>
          <w:noProof/>
          <w:sz w:val="24"/>
          <w:szCs w:val="24"/>
        </w:rPr>
      </w:pPr>
    </w:p>
    <w:p w14:paraId="1991F081" w14:textId="77777777" w:rsidR="009910FE" w:rsidRPr="00382BD2" w:rsidRDefault="009910FE" w:rsidP="009910FE">
      <w:pPr>
        <w:rPr>
          <w:b/>
          <w:bCs/>
        </w:rPr>
      </w:pPr>
      <w:commentRangeStart w:id="84"/>
      <w:r>
        <w:rPr>
          <w:b/>
          <w:bCs/>
          <w:i/>
          <w:iCs/>
        </w:rPr>
        <w:t>Comparison of bulk tank milk udder health measures, a</w:t>
      </w:r>
      <w:commentRangeStart w:id="85"/>
      <w:r>
        <w:rPr>
          <w:b/>
          <w:bCs/>
          <w:i/>
          <w:iCs/>
        </w:rPr>
        <w:t>erobic culture data</w:t>
      </w:r>
      <w:commentRangeEnd w:id="85"/>
      <w:r>
        <w:rPr>
          <w:rStyle w:val="CommentReference"/>
        </w:rPr>
        <w:commentReference w:id="85"/>
      </w:r>
      <w:r>
        <w:rPr>
          <w:b/>
          <w:bCs/>
          <w:i/>
          <w:iCs/>
        </w:rPr>
        <w:t>, and hygiene scores by facility type</w:t>
      </w:r>
      <w:commentRangeEnd w:id="84"/>
      <w:r>
        <w:rPr>
          <w:rStyle w:val="CommentReference"/>
        </w:rPr>
        <w:commentReference w:id="84"/>
      </w:r>
    </w:p>
    <w:p w14:paraId="0EC43772" w14:textId="77777777" w:rsidR="009910FE" w:rsidRDefault="009910FE" w:rsidP="009910FE">
      <w:pPr>
        <w:rPr>
          <w:b/>
          <w:bCs/>
        </w:rPr>
      </w:pPr>
      <w:r>
        <w:rPr>
          <w:b/>
          <w:bCs/>
          <w:noProof/>
        </w:rPr>
        <w:lastRenderedPageBreak/>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Default="009910FE" w:rsidP="009910FE">
      <w:r>
        <w:rPr>
          <w:b/>
          <w:bCs/>
        </w:rPr>
        <w:t xml:space="preserve">Figure 1. </w:t>
      </w:r>
      <w:r w:rsidRPr="003D73F9">
        <w:t>Bulk tank milk somatic cell count by facility type.</w:t>
      </w:r>
      <w:r>
        <w:t xml:space="preserve"> The central line of each box represents the median, while the upper and lower lines represent the upper (75th) and lower (25th) quartiles, respectively.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ANOVA revealed that there was not a statistically significant difference in bulk tank somatic cell count between any of the three facility types (F(</w:t>
      </w:r>
      <w:r w:rsidRPr="00666728">
        <w:t>2</w:t>
      </w:r>
      <w:r>
        <w:t>,18) = [</w:t>
      </w:r>
      <w:r w:rsidRPr="00E62884">
        <w:t>2.137</w:t>
      </w:r>
      <w:r>
        <w:t xml:space="preserve">], p = </w:t>
      </w:r>
      <w:r w:rsidRPr="00E62884">
        <w:t>0.1</w:t>
      </w:r>
      <w:r>
        <w:t xml:space="preserve">5). </w:t>
      </w:r>
    </w:p>
    <w:p w14:paraId="5F8B85CA" w14:textId="77777777" w:rsidR="009910FE" w:rsidRPr="00A46896" w:rsidRDefault="009910FE" w:rsidP="009910FE">
      <w:pPr>
        <w:rPr>
          <w:b/>
          <w:bCs/>
        </w:rPr>
      </w:pPr>
      <w:r w:rsidRPr="00A46896">
        <w:rPr>
          <w:b/>
          <w:bCs/>
        </w:rPr>
        <w:t>OR</w:t>
      </w:r>
    </w:p>
    <w:p w14:paraId="0698874E" w14:textId="77777777" w:rsidR="009910FE" w:rsidRDefault="009910FE" w:rsidP="009910FE">
      <w:r>
        <w:rPr>
          <w:b/>
          <w:bCs/>
        </w:rPr>
        <w:t xml:space="preserve">Figure 1. </w:t>
      </w:r>
      <w:r w:rsidRPr="003D73F9">
        <w:t>Bulk tank milk somatic cell count by facility type.</w:t>
      </w:r>
      <w:r>
        <w:t xml:space="preserve"> Boxplot showing the </w:t>
      </w:r>
      <w:r w:rsidRPr="008910BE">
        <w:t>25th, 50th (median), and 75th percentiles</w:t>
      </w:r>
      <w:r>
        <w:t xml:space="preserve"> of bulk tank raw somatic cell count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bulk tank somatic cell count between any of the three facility types (F(</w:t>
      </w:r>
      <w:r w:rsidRPr="00666728">
        <w:t>2</w:t>
      </w:r>
      <w:r>
        <w:t>,18) = [</w:t>
      </w:r>
      <w:r w:rsidRPr="00E62884">
        <w:t>2.137</w:t>
      </w:r>
      <w:r>
        <w:t xml:space="preserve">], p = </w:t>
      </w:r>
      <w:r w:rsidRPr="00E62884">
        <w:t>0.14</w:t>
      </w:r>
      <w:r>
        <w:t xml:space="preserve">). </w:t>
      </w:r>
    </w:p>
    <w:p w14:paraId="248B648C" w14:textId="77777777" w:rsidR="009910FE" w:rsidRDefault="009910FE" w:rsidP="009910FE"/>
    <w:p w14:paraId="129D24F5" w14:textId="77777777" w:rsidR="009910FE" w:rsidRDefault="009910FE" w:rsidP="009910FE"/>
    <w:p w14:paraId="319F732B" w14:textId="77777777" w:rsidR="009910FE" w:rsidRDefault="009910FE" w:rsidP="009910FE"/>
    <w:p w14:paraId="4D11F9E2" w14:textId="77777777" w:rsidR="009910FE" w:rsidRDefault="009910FE" w:rsidP="009910FE">
      <w:pPr>
        <w:rPr>
          <w:color w:val="7030A0"/>
        </w:rPr>
      </w:pPr>
    </w:p>
    <w:p w14:paraId="45AC34F5" w14:textId="77777777" w:rsidR="009910FE" w:rsidRDefault="009910FE" w:rsidP="009910FE">
      <w:pPr>
        <w:rPr>
          <w:b/>
          <w:bCs/>
        </w:rPr>
      </w:pPr>
      <w:r>
        <w:rPr>
          <w:b/>
          <w:bCs/>
          <w:noProof/>
        </w:rPr>
        <w:lastRenderedPageBreak/>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77777777" w:rsidR="009910FE" w:rsidRDefault="009910FE" w:rsidP="009910FE">
      <w:r>
        <w:rPr>
          <w:b/>
          <w:bCs/>
        </w:rPr>
        <w:t xml:space="preserve">Figure 2. </w:t>
      </w:r>
      <w:r>
        <w:t xml:space="preserve">Proportion of cows in a herd with a new IMI </w:t>
      </w:r>
      <w:r w:rsidRPr="003D73F9">
        <w:t>by facility type</w:t>
      </w:r>
      <w:r>
        <w:t>,</w:t>
      </w:r>
      <w:r w:rsidRPr="009A1E15">
        <w:t xml:space="preserve"> wher</w:t>
      </w:r>
      <w:r>
        <w:t xml:space="preserve">e </w:t>
      </w:r>
      <w:r w:rsidRPr="009A1E15">
        <w:t xml:space="preserve">a </w:t>
      </w:r>
      <w:r>
        <w:t xml:space="preserve">new IMI </w:t>
      </w:r>
      <w:r w:rsidRPr="009A1E15">
        <w:t xml:space="preserve">was defined as </w:t>
      </w:r>
      <w:r>
        <w:t>the linear score</w:t>
      </w:r>
      <w:r w:rsidRPr="009A1E15">
        <w:t xml:space="preserve"> changing from &lt;4.0 to ≥4.0</w:t>
      </w:r>
      <w:r>
        <w:t xml:space="preserve"> </w:t>
      </w:r>
      <w:r w:rsidRPr="009A1E15">
        <w:t>in the last 2 tests</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Fisher’s ANOVA revealed that there was not a statistically significant difference in proportion of cows with a new IMI between any of the three facility types (F(</w:t>
      </w:r>
      <w:r w:rsidRPr="00666728">
        <w:t>2</w:t>
      </w:r>
      <w:r>
        <w:t>,16) = [</w:t>
      </w:r>
      <w:r w:rsidRPr="000569F3">
        <w:t>0.2128</w:t>
      </w:r>
      <w:r>
        <w:t xml:space="preserve">], p = </w:t>
      </w:r>
      <w:r w:rsidRPr="004A6306">
        <w:t>0.81</w:t>
      </w:r>
      <w:r>
        <w:t xml:space="preserve">). </w:t>
      </w:r>
    </w:p>
    <w:p w14:paraId="7B6F0565" w14:textId="77777777" w:rsidR="009910FE" w:rsidRDefault="009910FE" w:rsidP="009910FE">
      <w:pPr>
        <w:rPr>
          <w:color w:val="7030A0"/>
        </w:rPr>
      </w:pPr>
    </w:p>
    <w:p w14:paraId="6D2EEA00" w14:textId="77777777" w:rsidR="009910FE" w:rsidRDefault="009910FE" w:rsidP="009910FE">
      <w:pPr>
        <w:rPr>
          <w:color w:val="7030A0"/>
        </w:rPr>
      </w:pPr>
    </w:p>
    <w:p w14:paraId="3BD3FB03" w14:textId="77777777" w:rsidR="009910FE" w:rsidRDefault="009910FE" w:rsidP="009910FE">
      <w:pPr>
        <w:rPr>
          <w:color w:val="7030A0"/>
        </w:rPr>
      </w:pPr>
    </w:p>
    <w:p w14:paraId="4E51630D" w14:textId="77777777" w:rsidR="009910FE" w:rsidRDefault="009910FE" w:rsidP="009910FE">
      <w:pPr>
        <w:rPr>
          <w:color w:val="7030A0"/>
        </w:rPr>
      </w:pPr>
      <w:r>
        <w:rPr>
          <w:noProof/>
          <w:color w:val="7030A0"/>
        </w:rPr>
        <w:lastRenderedPageBreak/>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77777777" w:rsidR="009910FE" w:rsidRDefault="009910FE" w:rsidP="009910FE">
      <w:r>
        <w:rPr>
          <w:b/>
          <w:bCs/>
        </w:rPr>
        <w:t xml:space="preserve">Figure 3. </w:t>
      </w:r>
      <w:r>
        <w:t xml:space="preserve">Proportion of cows in a herd with a chronic IMI </w:t>
      </w:r>
      <w:r w:rsidRPr="003D73F9">
        <w:t>by facility type</w:t>
      </w:r>
      <w:r>
        <w:t>,</w:t>
      </w:r>
      <w:r w:rsidRPr="009A1E15">
        <w:t xml:space="preserve"> wher</w:t>
      </w:r>
      <w:r>
        <w:t xml:space="preserve">e </w:t>
      </w:r>
      <w:r w:rsidRPr="009A1E15">
        <w:t xml:space="preserve">a </w:t>
      </w:r>
      <w:r>
        <w:t xml:space="preserve">chronic IMI </w:t>
      </w:r>
      <w:r w:rsidRPr="009A1E15">
        <w:t xml:space="preserve">was defined as </w:t>
      </w:r>
      <w:r>
        <w:t xml:space="preserve">a linear score ≥4.0 on the last 2 tests.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proportion of cows with a chronic IMI between any of the three facility types (F(</w:t>
      </w:r>
      <w:r w:rsidRPr="00666728">
        <w:t>2</w:t>
      </w:r>
      <w:r>
        <w:t>,16) = [</w:t>
      </w:r>
      <w:r w:rsidRPr="00C521E2">
        <w:t>0.3138</w:t>
      </w:r>
      <w:r>
        <w:t xml:space="preserve">], p = </w:t>
      </w:r>
      <w:r w:rsidRPr="00C521E2">
        <w:t>0.7</w:t>
      </w:r>
      <w:r>
        <w:t xml:space="preserve">4). </w:t>
      </w:r>
    </w:p>
    <w:p w14:paraId="158E3D0B" w14:textId="77777777" w:rsidR="009910FE" w:rsidRDefault="009910FE" w:rsidP="009910FE">
      <w:pPr>
        <w:rPr>
          <w:color w:val="7030A0"/>
        </w:rPr>
      </w:pPr>
    </w:p>
    <w:p w14:paraId="0CC893EF" w14:textId="77777777" w:rsidR="009910FE" w:rsidRDefault="009910FE" w:rsidP="009910FE">
      <w:pPr>
        <w:rPr>
          <w:color w:val="7030A0"/>
        </w:rPr>
      </w:pPr>
      <w:r>
        <w:rPr>
          <w:noProof/>
          <w:color w:val="7030A0"/>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77777777" w:rsidR="009910FE" w:rsidRDefault="009910FE" w:rsidP="009910FE">
      <w:r>
        <w:rPr>
          <w:b/>
          <w:bCs/>
        </w:rPr>
        <w:t xml:space="preserve">Figure 4. </w:t>
      </w:r>
      <w:r>
        <w:t xml:space="preserve">Proportion of cows in a herd with any IMI </w:t>
      </w:r>
      <w:r w:rsidRPr="003D73F9">
        <w:t>by facility type</w:t>
      </w:r>
      <w:r>
        <w:t>,</w:t>
      </w:r>
      <w:r w:rsidRPr="009A1E15">
        <w:t xml:space="preserve"> wher</w:t>
      </w:r>
      <w:r>
        <w:t xml:space="preserve">e any IMI </w:t>
      </w:r>
      <w:r w:rsidRPr="009A1E15">
        <w:t xml:space="preserve">was defined as </w:t>
      </w:r>
      <w:r>
        <w:t>having a linear score</w:t>
      </w:r>
      <w:r w:rsidRPr="009A1E15">
        <w:t xml:space="preserve"> </w:t>
      </w:r>
      <w:r w:rsidRPr="00B01560">
        <w:t>≥4.0</w:t>
      </w:r>
      <w:r>
        <w:t xml:space="preserve"> on most recent test day.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Fisher’s ANOVA revealed that there was not a statistically significant difference in proportion of cows with a new IMI between any of the three facility types (F(</w:t>
      </w:r>
      <w:r w:rsidRPr="00666728">
        <w:t>2</w:t>
      </w:r>
      <w:r>
        <w:t>,16) = [</w:t>
      </w:r>
      <w:r w:rsidRPr="00785C5E">
        <w:t>0.1017</w:t>
      </w:r>
      <w:r>
        <w:t xml:space="preserve">], p = </w:t>
      </w:r>
      <w:r w:rsidRPr="00A75165">
        <w:t>0.90</w:t>
      </w:r>
      <w:r>
        <w:t xml:space="preserve">). </w:t>
      </w:r>
    </w:p>
    <w:p w14:paraId="7AF3B366" w14:textId="77777777" w:rsidR="009910FE" w:rsidRDefault="009910FE" w:rsidP="009910FE"/>
    <w:p w14:paraId="72364F35" w14:textId="77777777" w:rsidR="009910FE" w:rsidRDefault="009910FE" w:rsidP="009910FE"/>
    <w:p w14:paraId="28898789" w14:textId="77777777" w:rsidR="009910FE" w:rsidRDefault="009910FE" w:rsidP="009910FE">
      <w:r>
        <w:rPr>
          <w:noProof/>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Default="009910FE" w:rsidP="009910FE">
      <w:r>
        <w:rPr>
          <w:b/>
          <w:bCs/>
        </w:rPr>
        <w:t xml:space="preserve">Figure 5. </w:t>
      </w:r>
      <w:r w:rsidRPr="00572FA9">
        <w:t>Standardized 150 Day Milk by facility type</w:t>
      </w:r>
      <w:r>
        <w:t xml:space="preserve">. Boxplots showing the </w:t>
      </w:r>
      <w:r w:rsidRPr="008910BE">
        <w:t>25th, 50th (median), and 75th percentiles</w:t>
      </w:r>
      <w:r>
        <w:t xml:space="preserve"> of DHIA data available from 18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Outliers are points located beyond the upper and lower whiskers. A one-way Fisher’s ANOVA revealed that there was not a statistically significant difference in </w:t>
      </w:r>
      <w:r w:rsidRPr="00572FA9">
        <w:t xml:space="preserve">Standardized 150 Day Milk </w:t>
      </w:r>
      <w:r>
        <w:t>between any of the three facility types (F(</w:t>
      </w:r>
      <w:r w:rsidRPr="00666728">
        <w:t>2</w:t>
      </w:r>
      <w:r>
        <w:t>,15) = [</w:t>
      </w:r>
      <w:r w:rsidRPr="00A3376A">
        <w:t>0.4404</w:t>
      </w:r>
      <w:r>
        <w:t xml:space="preserve">], p = </w:t>
      </w:r>
      <w:r w:rsidRPr="00A75165">
        <w:t>0.</w:t>
      </w:r>
      <w:r>
        <w:t xml:space="preserve">65). </w:t>
      </w:r>
    </w:p>
    <w:p w14:paraId="7E7343CF" w14:textId="77777777" w:rsidR="009910FE" w:rsidRDefault="009910FE" w:rsidP="009910FE"/>
    <w:p w14:paraId="26FD5583" w14:textId="77777777" w:rsidR="009910FE" w:rsidRDefault="009910FE" w:rsidP="009910FE">
      <w:pPr>
        <w:rPr>
          <w:color w:val="7030A0"/>
        </w:rPr>
      </w:pPr>
    </w:p>
    <w:p w14:paraId="5FC63910" w14:textId="77777777" w:rsidR="009910FE" w:rsidRDefault="009910FE" w:rsidP="009910FE">
      <w:pPr>
        <w:rPr>
          <w:color w:val="7030A0"/>
        </w:rPr>
      </w:pPr>
    </w:p>
    <w:p w14:paraId="5287F6AC" w14:textId="77777777" w:rsidR="009910FE" w:rsidRDefault="009910FE" w:rsidP="009910FE">
      <w:pPr>
        <w:rPr>
          <w:color w:val="7030A0"/>
        </w:rPr>
      </w:pPr>
      <w:r>
        <w:rPr>
          <w:noProof/>
          <w:color w:val="7030A0"/>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2808BA" w:rsidRDefault="009910FE" w:rsidP="009910FE">
      <w:pPr>
        <w:spacing w:after="0"/>
        <w:rPr>
          <w:i/>
          <w:iCs/>
          <w:color w:val="7030A0"/>
        </w:rPr>
      </w:pPr>
      <w:commentRangeStart w:id="86"/>
      <w:r w:rsidRPr="002808BA">
        <w:rPr>
          <w:i/>
          <w:iCs/>
          <w:color w:val="7030A0"/>
        </w:rPr>
        <w:t>The variances are not homogenous for this analysis….</w:t>
      </w:r>
      <w:r>
        <w:rPr>
          <w:i/>
          <w:iCs/>
          <w:color w:val="7030A0"/>
        </w:rPr>
        <w:t xml:space="preserve"> Violates an assumption of the regular ANOVA</w:t>
      </w:r>
      <w:commentRangeEnd w:id="86"/>
      <w:r>
        <w:rPr>
          <w:rStyle w:val="CommentReference"/>
        </w:rPr>
        <w:commentReference w:id="86"/>
      </w:r>
      <w:r>
        <w:rPr>
          <w:i/>
          <w:iCs/>
          <w:color w:val="7030A0"/>
        </w:rPr>
        <w:t>; can’t do Kruskal-Wallis with unequal variance either; so did Welch’s ANOVA (normally distributed, but unequal variances)</w:t>
      </w:r>
    </w:p>
    <w:p w14:paraId="6F391A0A" w14:textId="77777777" w:rsidR="009910FE" w:rsidRDefault="009910FE" w:rsidP="009910FE">
      <w:r>
        <w:rPr>
          <w:b/>
          <w:bCs/>
        </w:rPr>
        <w:t xml:space="preserve">Figure 6. </w:t>
      </w:r>
      <w:r>
        <w:t>Average unweighted linear score of cows</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Welch’s ANOVA (unequal variances) revealed that there was not a statistically significant difference in average unweighted linear score of cows</w:t>
      </w:r>
      <w:r w:rsidRPr="00572FA9">
        <w:t xml:space="preserve"> </w:t>
      </w:r>
      <w:r>
        <w:t>in a herd between any of the three facility types (F(</w:t>
      </w:r>
      <w:r w:rsidRPr="00666728">
        <w:t>2</w:t>
      </w:r>
      <w:r>
        <w:t>,5.7) = [</w:t>
      </w:r>
      <w:r w:rsidRPr="005B6F28">
        <w:t>0.0289</w:t>
      </w:r>
      <w:r>
        <w:t xml:space="preserve">1], p = </w:t>
      </w:r>
      <w:r w:rsidRPr="00A75165">
        <w:t>0.</w:t>
      </w:r>
      <w:r>
        <w:t xml:space="preserve">97). </w:t>
      </w:r>
    </w:p>
    <w:p w14:paraId="7CA8F055" w14:textId="77777777" w:rsidR="009910FE" w:rsidRDefault="009910FE" w:rsidP="009910FE">
      <w:pPr>
        <w:rPr>
          <w:color w:val="7030A0"/>
        </w:rPr>
      </w:pPr>
    </w:p>
    <w:p w14:paraId="7818F313" w14:textId="77777777" w:rsidR="009910FE" w:rsidRDefault="009910FE" w:rsidP="009910FE">
      <w:pPr>
        <w:rPr>
          <w:color w:val="7030A0"/>
        </w:rPr>
      </w:pPr>
      <w:r>
        <w:rPr>
          <w:noProof/>
          <w:color w:val="7030A0"/>
        </w:rPr>
        <w:lastRenderedPageBreak/>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0320607" w14:textId="77777777" w:rsidR="009910FE" w:rsidRPr="008B1A1D" w:rsidRDefault="009910FE" w:rsidP="009910FE">
      <w:pPr>
        <w:spacing w:after="0"/>
        <w:rPr>
          <w:i/>
          <w:iCs/>
          <w:color w:val="7030A0"/>
        </w:rPr>
      </w:pPr>
      <w:r>
        <w:rPr>
          <w:i/>
          <w:iCs/>
          <w:color w:val="7030A0"/>
        </w:rPr>
        <w:t>Data for tiestall not normally distributed… Violates an assumption of the regular ANOVA, and can’t do Welch’s if not normally distributed; instead, do Kruskal-Wallis (not normally distributed, but does have homogenous variances)</w:t>
      </w:r>
    </w:p>
    <w:p w14:paraId="4A1E2A8F" w14:textId="77777777" w:rsidR="009910FE" w:rsidRDefault="009910FE" w:rsidP="009910FE">
      <w:r>
        <w:rPr>
          <w:b/>
          <w:bCs/>
        </w:rPr>
        <w:t xml:space="preserve">Figure 7. </w:t>
      </w:r>
      <w:r>
        <w:t>Average linear score of cows weighted by production</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w:t>
      </w:r>
      <w:r w:rsidRPr="00542DA2">
        <w:rPr>
          <w:rFonts w:ascii="Calibri" w:eastAsia="Times New Roman" w:hAnsi="Calibri" w:cs="Calibri"/>
          <w:color w:val="000000"/>
        </w:rPr>
        <w:t>Kruskal-Wallis</w:t>
      </w:r>
      <w:r>
        <w:rPr>
          <w:rFonts w:ascii="Calibri" w:eastAsia="Times New Roman" w:hAnsi="Calibri" w:cs="Calibri"/>
          <w:color w:val="000000"/>
        </w:rPr>
        <w:t xml:space="preserve"> chi-squared test (unequal variances between groups) </w:t>
      </w:r>
      <w:r>
        <w:t>showed t</w:t>
      </w:r>
      <w:r w:rsidRPr="00C25FF3">
        <w:t xml:space="preserve">here </w:t>
      </w:r>
      <w:r>
        <w:t>wa</w:t>
      </w:r>
      <w:r w:rsidRPr="00C25FF3">
        <w:t xml:space="preserve">s no difference in </w:t>
      </w:r>
      <w:r w:rsidRPr="008F75A0">
        <w:t xml:space="preserve">mean rank </w:t>
      </w:r>
      <w:r>
        <w:t xml:space="preserve">in respect to the three </w:t>
      </w:r>
      <w:r w:rsidRPr="008F75A0">
        <w:t>facility types for</w:t>
      </w:r>
      <w:r>
        <w:t xml:space="preserve"> average linear score of cows weighted by production (</w:t>
      </w:r>
      <w:r w:rsidRPr="00542DA2">
        <w:rPr>
          <w:rFonts w:ascii="Calibri" w:eastAsia="Times New Roman" w:hAnsi="Calibri" w:cs="Calibri"/>
          <w:color w:val="000000"/>
        </w:rPr>
        <w:t>Kruskal-Wallis</w:t>
      </w:r>
      <w:r>
        <w:rPr>
          <w:rFonts w:ascii="Calibri" w:eastAsia="Times New Roman" w:hAnsi="Calibri" w:cs="Calibri"/>
          <w:color w:val="000000"/>
        </w:rPr>
        <w:t xml:space="preserve"> χ</w:t>
      </w:r>
      <w:r>
        <w:rPr>
          <w:rFonts w:ascii="Calibri" w:eastAsia="Times New Roman" w:hAnsi="Calibri" w:cs="Calibri"/>
          <w:color w:val="000000"/>
          <w:vertAlign w:val="superscript"/>
        </w:rPr>
        <w:t>2</w:t>
      </w:r>
      <w:r w:rsidRPr="00572FA9">
        <w:t xml:space="preserve"> </w:t>
      </w:r>
      <w:r>
        <w:t xml:space="preserve">= 0.32, df = 2, p = </w:t>
      </w:r>
      <w:r w:rsidRPr="00A75165">
        <w:t>0.</w:t>
      </w:r>
      <w:r>
        <w:t xml:space="preserve">85). </w:t>
      </w:r>
    </w:p>
    <w:p w14:paraId="02539F12" w14:textId="77777777" w:rsidR="009910FE" w:rsidRDefault="009910FE" w:rsidP="009910FE">
      <w:pPr>
        <w:rPr>
          <w:color w:val="7030A0"/>
        </w:rPr>
      </w:pPr>
    </w:p>
    <w:p w14:paraId="5D0A3753" w14:textId="77777777" w:rsidR="009910FE" w:rsidRDefault="009910FE" w:rsidP="009910FE">
      <w:pPr>
        <w:rPr>
          <w:color w:val="7030A0"/>
        </w:rPr>
      </w:pPr>
    </w:p>
    <w:p w14:paraId="6BF9576C" w14:textId="77777777" w:rsidR="009910FE" w:rsidRDefault="009910FE" w:rsidP="009910FE">
      <w:pPr>
        <w:rPr>
          <w:color w:val="7030A0"/>
        </w:rPr>
      </w:pPr>
      <w:r>
        <w:rPr>
          <w:noProof/>
          <w:color w:val="7030A0"/>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77777777" w:rsidR="009910FE" w:rsidRDefault="009910FE" w:rsidP="009910FE">
      <w:commentRangeStart w:id="87"/>
      <w:r>
        <w:rPr>
          <w:b/>
          <w:bCs/>
        </w:rPr>
        <w:t xml:space="preserve">Figure 8. </w:t>
      </w:r>
      <w:r>
        <w:t xml:space="preserve">Mean hygiene </w:t>
      </w:r>
      <w:commentRangeEnd w:id="87"/>
      <w:r>
        <w:rPr>
          <w:rStyle w:val="CommentReference"/>
        </w:rPr>
        <w:commentReference w:id="87"/>
      </w:r>
      <w:r>
        <w:t xml:space="preserve">score of cows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mean hygiene score of cows in a herd between any of the three facility types (F(</w:t>
      </w:r>
      <w:r w:rsidRPr="00666728">
        <w:t>2</w:t>
      </w:r>
      <w:r>
        <w:t>,18) = [</w:t>
      </w:r>
      <w:r w:rsidRPr="000F1002">
        <w:t>2.307</w:t>
      </w:r>
      <w:r>
        <w:t xml:space="preserve">], p = </w:t>
      </w:r>
      <w:r w:rsidRPr="00A75165">
        <w:t>0.</w:t>
      </w:r>
      <w:r>
        <w:t xml:space="preserve">13). </w:t>
      </w:r>
    </w:p>
    <w:p w14:paraId="0F1977C8" w14:textId="77777777" w:rsidR="009910FE" w:rsidRDefault="009910FE" w:rsidP="009910FE">
      <w:pPr>
        <w:rPr>
          <w:color w:val="7030A0"/>
        </w:rPr>
      </w:pPr>
    </w:p>
    <w:p w14:paraId="5F14F2BF" w14:textId="77777777" w:rsidR="009910FE" w:rsidRDefault="009910FE" w:rsidP="009910FE">
      <w:pPr>
        <w:rPr>
          <w:color w:val="7030A0"/>
        </w:rPr>
      </w:pPr>
    </w:p>
    <w:p w14:paraId="41B160FA" w14:textId="77777777" w:rsidR="009910FE" w:rsidRDefault="009910FE" w:rsidP="009910FE">
      <w:pPr>
        <w:rPr>
          <w:color w:val="7030A0"/>
        </w:rPr>
      </w:pPr>
    </w:p>
    <w:p w14:paraId="4CE23D9F" w14:textId="77777777" w:rsidR="009910FE" w:rsidRDefault="009910FE" w:rsidP="009910FE">
      <w:pPr>
        <w:rPr>
          <w:color w:val="7030A0"/>
        </w:rPr>
      </w:pPr>
      <w:r>
        <w:rPr>
          <w:noProof/>
          <w:color w:val="7030A0"/>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346302" w:rsidRDefault="009910FE" w:rsidP="009910FE">
      <w:r>
        <w:rPr>
          <w:b/>
          <w:bCs/>
        </w:rPr>
        <w:t xml:space="preserve">Figure 9. </w:t>
      </w:r>
      <w:r>
        <w:t xml:space="preserve">Proportion of cows with dirty udders (udder hygiene score </w:t>
      </w:r>
      <w:r>
        <w:rPr>
          <w:rFonts w:cstheme="minorHAnsi"/>
        </w:rPr>
        <w:t>≥</w:t>
      </w:r>
      <w:r>
        <w:t xml:space="preserve"> 3)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proportion of cows with dirty udders in a herd between any of the three facility types (F(</w:t>
      </w:r>
      <w:r w:rsidRPr="00666728">
        <w:t>2</w:t>
      </w:r>
      <w:r>
        <w:t>,18) = [</w:t>
      </w:r>
      <w:r w:rsidRPr="007D0261">
        <w:t>2.1031</w:t>
      </w:r>
      <w:r>
        <w:t xml:space="preserve">], p = </w:t>
      </w:r>
      <w:r w:rsidRPr="00A75165">
        <w:t>0.</w:t>
      </w:r>
      <w:r>
        <w:t xml:space="preserve">15). </w:t>
      </w:r>
    </w:p>
    <w:p w14:paraId="520615A6" w14:textId="77777777" w:rsidR="009910FE" w:rsidRDefault="009910FE" w:rsidP="009910FE">
      <w:pPr>
        <w:rPr>
          <w:color w:val="7030A0"/>
        </w:rPr>
      </w:pPr>
    </w:p>
    <w:p w14:paraId="4E7969FB" w14:textId="77777777" w:rsidR="009910FE" w:rsidRDefault="009910FE" w:rsidP="009910FE">
      <w:pPr>
        <w:rPr>
          <w:color w:val="7030A0"/>
        </w:rPr>
      </w:pPr>
    </w:p>
    <w:p w14:paraId="042E1EFA" w14:textId="77777777" w:rsidR="00AF7E8C" w:rsidRPr="00D1105C" w:rsidRDefault="00AF7E8C">
      <w:pPr>
        <w:rPr>
          <w:rFonts w:ascii="Times New Roman" w:hAnsi="Times New Roman" w:cs="Times New Roman"/>
          <w:b/>
          <w:bCs/>
          <w:noProof/>
          <w:sz w:val="24"/>
          <w:szCs w:val="24"/>
        </w:rPr>
      </w:pPr>
    </w:p>
    <w:sectPr w:rsidR="00AF7E8C" w:rsidRPr="00D1105C"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1" w:author="Caitlin Jeffrey" w:date="2023-06-09T13:04:00Z" w:initials="CJ">
    <w:p w14:paraId="113B78DE" w14:textId="0A592917" w:rsidR="00D51CF5" w:rsidRDefault="00D51CF5">
      <w:pPr>
        <w:pStyle w:val="CommentText"/>
      </w:pPr>
      <w:r>
        <w:rPr>
          <w:rStyle w:val="CommentReference"/>
        </w:rPr>
        <w:annotationRef/>
      </w:r>
      <w:r w:rsidR="00822356">
        <w:t>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ScholarOne as a separate file from the main text</w:t>
      </w:r>
    </w:p>
  </w:comment>
  <w:comment w:id="2"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3"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4"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5"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6"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7" w:author="Caitlin Jeffrey" w:date="2023-06-12T14:15:00Z" w:initials="CJ">
    <w:p w14:paraId="10B76DDB" w14:textId="151E50C7" w:rsidR="00F40209" w:rsidRDefault="00F40209">
      <w:pPr>
        <w:pStyle w:val="CommentText"/>
      </w:pPr>
      <w:r>
        <w:rPr>
          <w:rStyle w:val="CommentReference"/>
        </w:rPr>
        <w:annotationRef/>
      </w:r>
      <w:r>
        <w:t>Change “anyimi” to high</w:t>
      </w:r>
      <w:r w:rsidR="00313C6E">
        <w:t xml:space="preserve"> SCC prevalance</w:t>
      </w:r>
    </w:p>
  </w:comment>
  <w:comment w:id="8"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9"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10"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11"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12" w:author="Caitlin Jeffrey" w:date="2023-05-12T11:28:00Z" w:initials="CJ">
    <w:p w14:paraId="04FF882E" w14:textId="77777777" w:rsidR="002159A8" w:rsidRDefault="002159A8" w:rsidP="002159A8">
      <w:pPr>
        <w:pStyle w:val="CommentText"/>
      </w:pPr>
      <w:r>
        <w:rPr>
          <w:rStyle w:val="CommentReference"/>
        </w:rPr>
        <w:annotationRef/>
      </w:r>
      <w:r>
        <w:t>Vermont? Cite # freestall sand farms from Tucker’s work?</w:t>
      </w:r>
    </w:p>
  </w:comment>
  <w:comment w:id="14" w:author="Caitlin Jeffrey" w:date="2023-05-15T08:22:00Z" w:initials="CJ">
    <w:p w14:paraId="6F4BBAD9" w14:textId="77777777" w:rsidR="006238BB" w:rsidRDefault="006238BB" w:rsidP="006238BB">
      <w:pPr>
        <w:pStyle w:val="CommentText"/>
      </w:pPr>
      <w:r>
        <w:rPr>
          <w:rStyle w:val="CommentReference"/>
        </w:rPr>
        <w:annotationRef/>
      </w:r>
      <w:r>
        <w:t>I initially had this in Results, but moved it here to describe why I changed groupings to the three facility types (not the 4 bedding/housing combinations we planned on initially). But, maybe it should go back to Results?</w:t>
      </w:r>
    </w:p>
  </w:comment>
  <w:comment w:id="15" w:author="Caitlin Jeffrey" w:date="2023-05-15T08:01:00Z" w:initials="CJ">
    <w:p w14:paraId="474C1430" w14:textId="77777777" w:rsidR="006238BB" w:rsidRDefault="006238BB" w:rsidP="006238BB">
      <w:pPr>
        <w:pStyle w:val="CommentText"/>
      </w:pPr>
      <w:r>
        <w:rPr>
          <w:rStyle w:val="CommentReference"/>
        </w:rPr>
        <w:annotationRef/>
      </w:r>
      <w:r>
        <w:t>Take out, as didn’t end up using this measurement as Tucker’s data wasn’t reliable?</w:t>
      </w:r>
    </w:p>
  </w:comment>
  <w:comment w:id="16" w:author="Caitlin Jeffrey" w:date="2022-05-23T17:58:00Z" w:initials="CJ">
    <w:p w14:paraId="0C706CE1" w14:textId="77777777" w:rsidR="00026EE6" w:rsidRDefault="00026EE6" w:rsidP="00026EE6">
      <w:pPr>
        <w:pStyle w:val="CommentText"/>
      </w:pPr>
      <w:r>
        <w:rPr>
          <w:rStyle w:val="CommentReference"/>
        </w:rPr>
        <w:annotationRef/>
      </w:r>
      <w:r>
        <w:rPr>
          <w:noProof/>
        </w:rPr>
        <w:t>may need to edit this to be a little more different than patel paper</w:t>
      </w:r>
    </w:p>
  </w:comment>
  <w:comment w:id="17" w:author="Caitlin Jeffrey" w:date="2023-05-15T08:41:00Z" w:initials="CJ">
    <w:p w14:paraId="7BDA6FF6" w14:textId="77777777" w:rsidR="006238BB" w:rsidRDefault="006238BB" w:rsidP="006238BB">
      <w:pPr>
        <w:pStyle w:val="CommentText"/>
      </w:pPr>
      <w:r>
        <w:rPr>
          <w:rStyle w:val="CommentReference"/>
        </w:rPr>
        <w:annotationRef/>
      </w:r>
      <w:r>
        <w:t>maybe i should make a table of exactly what predictors I ended up being able to use, depending on the group size and avoiding correlation (ie, complete confounding of one variable with another)</w:t>
      </w:r>
    </w:p>
  </w:comment>
  <w:comment w:id="18" w:author="Caitlin Jeffrey" w:date="2023-05-15T08:57:00Z" w:initials="CJ">
    <w:p w14:paraId="060638F7" w14:textId="77777777" w:rsidR="006238BB" w:rsidRDefault="006238BB" w:rsidP="006238BB">
      <w:pPr>
        <w:pStyle w:val="CommentText"/>
      </w:pPr>
      <w:r>
        <w:rPr>
          <w:rStyle w:val="CommentReference"/>
        </w:rPr>
        <w:annotationRef/>
      </w:r>
      <w:r>
        <w:t>I need to dig deeper back into the results from my multivariable models and find the best way to say this</w:t>
      </w:r>
    </w:p>
  </w:comment>
  <w:comment w:id="19"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20" w:author="Caitlin Jeffrey" w:date="2023-05-12T15:57:00Z" w:initials="CJ">
    <w:p w14:paraId="2AD318D8" w14:textId="00A38CCC" w:rsidR="00CA29EB" w:rsidRDefault="00CA29EB" w:rsidP="00CA29EB">
      <w:pPr>
        <w:pStyle w:val="CommentText"/>
      </w:pPr>
      <w:r>
        <w:rPr>
          <w:rStyle w:val="CommentReference"/>
        </w:rPr>
        <w:annotationRef/>
      </w:r>
      <w:r>
        <w:t xml:space="preserve">We’ll need to choose what results exactly we’ll include; for now, i put in all the tables and all the box plots but obviously we can cut out a ton. The box plots might not need to go in at all, just a statement about how none of the anova were different? </w:t>
      </w:r>
    </w:p>
  </w:comment>
  <w:comment w:id="31" w:author="Caitlin Jeffrey" w:date="2023-06-26T13:40:00Z" w:initials="CJ">
    <w:p w14:paraId="64BB8E57" w14:textId="0A5079AC" w:rsidR="003B2777" w:rsidRDefault="003B2777">
      <w:pPr>
        <w:pStyle w:val="CommentText"/>
      </w:pPr>
      <w:r>
        <w:rPr>
          <w:rStyle w:val="CommentReference"/>
        </w:rPr>
        <w:annotationRef/>
      </w:r>
    </w:p>
  </w:comment>
  <w:comment w:id="33" w:author="Caitlin Jeffrey" w:date="2023-05-25T15:25:00Z" w:initials="CJ">
    <w:p w14:paraId="0C5271AA" w14:textId="77777777" w:rsidR="00CA29EB" w:rsidRDefault="00CA29EB" w:rsidP="00CA29EB">
      <w:pPr>
        <w:pStyle w:val="CommentText"/>
      </w:pPr>
      <w:r>
        <w:rPr>
          <w:rStyle w:val="CommentReference"/>
        </w:rPr>
        <w:annotationRef/>
      </w:r>
      <w:r>
        <w:t>For table, present RAW CFU counts? Certainly need to for coliforms (too many 0’s); did Kruskal-Wallis on raw counts, but should it be log transformed counts? No difference in results; raw data more accurately reflects culture results bc non-zero figures forced in</w:t>
      </w:r>
    </w:p>
  </w:comment>
  <w:comment w:id="40" w:author="Caitlin Jeffrey" w:date="2022-05-19T19:01:00Z" w:initials="CJ">
    <w:p w14:paraId="51DF5069" w14:textId="77777777" w:rsidR="00CA29EB" w:rsidRDefault="00CA29EB" w:rsidP="00CA29EB">
      <w:pPr>
        <w:pStyle w:val="CommentText"/>
      </w:pPr>
      <w:r>
        <w:rPr>
          <w:rStyle w:val="CommentReference"/>
        </w:rPr>
        <w:annotationRef/>
      </w:r>
      <w:r>
        <w:rPr>
          <w:noProof/>
        </w:rPr>
        <w:t>mean or median cfu counts here? OR median (mean, range)...</w:t>
      </w:r>
    </w:p>
  </w:comment>
  <w:comment w:id="42" w:author="Caitlin Jeffrey" w:date="2023-05-25T15:49:00Z" w:initials="CJ">
    <w:p w14:paraId="7F1CBB2F" w14:textId="77777777" w:rsidR="00CA29EB" w:rsidRDefault="00CA29EB" w:rsidP="00CA29EB">
      <w:pPr>
        <w:pStyle w:val="CommentText"/>
      </w:pPr>
      <w:r>
        <w:rPr>
          <w:rStyle w:val="CommentReference"/>
        </w:rPr>
        <w:annotationRef/>
      </w:r>
      <w:r>
        <w:t>can use when NOT normally distributed, but need to have homogenous variance; if only want to say y/n difference in mean rank, don’t have to have don’t need to have the shape of the distribution of each group be the same</w:t>
      </w:r>
    </w:p>
  </w:comment>
  <w:comment w:id="45" w:author="Caitlin Jeffrey" w:date="2023-06-06T10:14:00Z" w:initials="CJ">
    <w:p w14:paraId="181CAB7A" w14:textId="77777777" w:rsidR="00895B63" w:rsidRDefault="00895B63" w:rsidP="00895B63">
      <w:pPr>
        <w:pStyle w:val="CommentText"/>
      </w:pPr>
      <w:r>
        <w:rPr>
          <w:rStyle w:val="CommentReference"/>
        </w:rPr>
        <w:annotationRef/>
      </w:r>
      <w:r>
        <w:t>Leave this as SD, as it gives new/different info than table? Change to 95% CI? Keep range, get rid</w:t>
      </w:r>
    </w:p>
  </w:comment>
  <w:comment w:id="55" w:author="Caitlin Jeffrey" w:date="2022-05-19T18:42:00Z" w:initials="CJ">
    <w:p w14:paraId="1EEB30E7" w14:textId="77777777" w:rsidR="00895B63" w:rsidRDefault="00895B63" w:rsidP="00895B63">
      <w:pPr>
        <w:pStyle w:val="CommentText"/>
      </w:pPr>
      <w:r>
        <w:rPr>
          <w:rStyle w:val="CommentReference"/>
        </w:rPr>
        <w:annotationRef/>
      </w:r>
      <w:r>
        <w:t>I think this is the unit, from what i can find…</w:t>
      </w:r>
    </w:p>
  </w:comment>
  <w:comment w:id="60"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61" w:author="Caitlin Jeffrey" w:date="2023-06-06T15:14:00Z" w:initials="CJ">
    <w:p w14:paraId="1A37EDE2" w14:textId="77777777" w:rsidR="00057CE1" w:rsidRDefault="00057CE1" w:rsidP="00057CE1">
      <w:pPr>
        <w:pStyle w:val="CommentText"/>
      </w:pPr>
      <w:r>
        <w:rPr>
          <w:rStyle w:val="CommentReference"/>
        </w:rPr>
        <w:annotationRef/>
      </w:r>
      <w:r>
        <w:t>With mean (95% CI; range); combining range and 95% CI seems like too many numbers in one place…</w:t>
      </w:r>
    </w:p>
  </w:comment>
  <w:comment w:id="62" w:author="Caitlin Jeffrey" w:date="2023-05-15T05:58:00Z" w:initials="CJ">
    <w:p w14:paraId="5F58EC40" w14:textId="77777777" w:rsidR="008A5E20" w:rsidRDefault="008A5E20" w:rsidP="008A5E20">
      <w:pPr>
        <w:pStyle w:val="CommentText"/>
      </w:pPr>
      <w:r>
        <w:rPr>
          <w:rStyle w:val="CommentReference"/>
        </w:rPr>
        <w:annotationRef/>
      </w:r>
      <w:r>
        <w:t>We’ll have to be careful/decide what level of association is appropriate to report- I had gone with 0.20 so far, but I’m not sure what’s best. Will just have to pick something and be upfront about it</w:t>
      </w:r>
    </w:p>
  </w:comment>
  <w:comment w:id="63"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64" w:author="Caitlin Jeffrey" w:date="2023-05-15T05:57:00Z" w:initials="CJ">
    <w:p w14:paraId="631542F5" w14:textId="77777777" w:rsidR="008A5E20" w:rsidRDefault="008A5E20" w:rsidP="008A5E20">
      <w:pPr>
        <w:pStyle w:val="CommentText"/>
      </w:pPr>
      <w:r>
        <w:rPr>
          <w:rStyle w:val="CommentReference"/>
        </w:rPr>
        <w:annotationRef/>
      </w:r>
      <w:r>
        <w:t>should I put p-values int the text in this section? They’re in the table.</w:t>
      </w:r>
    </w:p>
  </w:comment>
  <w:comment w:id="65"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66"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67" w:author="Caitlin Jeffrey" w:date="2023-06-01T11:03:00Z" w:initials="CJ">
    <w:p w14:paraId="6D3B3C13" w14:textId="77777777" w:rsidR="00A21424" w:rsidRDefault="00A21424" w:rsidP="00A21424">
      <w:pPr>
        <w:pStyle w:val="CommentText"/>
      </w:pPr>
      <w:r>
        <w:rPr>
          <w:rStyle w:val="CommentReference"/>
        </w:rPr>
        <w:annotationRef/>
      </w:r>
      <w:r>
        <w:t>Maybe this isn’t appropriate to include here?</w:t>
      </w:r>
    </w:p>
  </w:comment>
  <w:comment w:id="68" w:author="Caitlin Jeffrey" w:date="2023-06-05T14:16:00Z" w:initials="CJ">
    <w:p w14:paraId="147C8543" w14:textId="77777777" w:rsidR="00A21424" w:rsidRDefault="00A21424" w:rsidP="00A21424">
      <w:pPr>
        <w:pStyle w:val="CommentText"/>
      </w:pPr>
      <w:r>
        <w:rPr>
          <w:rStyle w:val="CommentReference"/>
        </w:rPr>
        <w:annotationRef/>
      </w:r>
      <w:r>
        <w:t>Add a reference – where do coliforms come from?</w:t>
      </w:r>
    </w:p>
  </w:comment>
  <w:comment w:id="69" w:author="Caitlin Jeffrey" w:date="2023-06-02T11:59:00Z" w:initials="CJ">
    <w:p w14:paraId="08112599" w14:textId="77777777" w:rsidR="00A21424" w:rsidRDefault="00A21424" w:rsidP="00A21424">
      <w:r>
        <w:rPr>
          <w:rStyle w:val="CommentReference"/>
        </w:rPr>
        <w:annotationRef/>
      </w:r>
      <w:r>
        <w:t>Kind of a sentence on a “limitation” of the study – should this be here? Somewhere else? How well does one BTM sample represent a farm’s “normal” BTM culture results?</w:t>
      </w:r>
    </w:p>
    <w:p w14:paraId="14DC1249" w14:textId="77777777" w:rsidR="00A21424" w:rsidRDefault="00A21424" w:rsidP="00A21424">
      <w:pPr>
        <w:pStyle w:val="CommentText"/>
      </w:pPr>
    </w:p>
  </w:comment>
  <w:comment w:id="70"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71" w:author="Caitlin Jeffrey" w:date="2022-05-20T10:34:00Z" w:initials="CJ">
    <w:p w14:paraId="3EF80B53" w14:textId="77777777" w:rsidR="00A21424" w:rsidRDefault="00A21424" w:rsidP="00A21424">
      <w:pPr>
        <w:pStyle w:val="CommentText"/>
      </w:pPr>
      <w:r>
        <w:rPr>
          <w:rStyle w:val="CommentReference"/>
        </w:rPr>
        <w:annotationRef/>
      </w:r>
      <w:r>
        <w:rPr>
          <w:noProof/>
        </w:rPr>
        <w:t>should every important word be capitalized in section headings? or just first word?</w:t>
      </w:r>
    </w:p>
  </w:comment>
  <w:comment w:id="72" w:author="Caitlin Jeffrey" w:date="2023-05-11T15:00:00Z" w:initials="CJ">
    <w:p w14:paraId="4CD73E80" w14:textId="77777777" w:rsidR="00A21424" w:rsidRDefault="00A21424" w:rsidP="00A21424">
      <w:pPr>
        <w:pStyle w:val="CommentText"/>
      </w:pPr>
      <w:r>
        <w:rPr>
          <w:rStyle w:val="CommentReference"/>
        </w:rPr>
        <w:annotationRef/>
      </w:r>
      <w:r>
        <w:t>I know it’s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73" w:author="Caitlin Jeffrey" w:date="2023-05-11T17:33:00Z" w:initials="CJ">
    <w:p w14:paraId="78859C0C" w14:textId="77777777" w:rsidR="00A21424" w:rsidRDefault="00A21424" w:rsidP="00A21424">
      <w:pPr>
        <w:pStyle w:val="CommentText"/>
      </w:pPr>
      <w:r>
        <w:rPr>
          <w:rStyle w:val="CommentReference"/>
        </w:rPr>
        <w:annotationRef/>
      </w:r>
      <w:r>
        <w:t>Maybe I could go back and look at some of the papers that used the 4-point hygiene scale and see how our farms compare to those in other studies</w:t>
      </w:r>
    </w:p>
  </w:comment>
  <w:comment w:id="74" w:author="Caitlin Jeffrey" w:date="2023-06-12T09:07:00Z" w:initials="CJ">
    <w:p w14:paraId="38C0799D" w14:textId="77777777" w:rsidR="00A21424" w:rsidRDefault="00A21424" w:rsidP="00A21424">
      <w:pPr>
        <w:pStyle w:val="CommentText"/>
      </w:pPr>
      <w:r>
        <w:rPr>
          <w:rStyle w:val="CommentReference"/>
        </w:rPr>
        <w:annotationRef/>
      </w:r>
      <w:r>
        <w:t>Add in section comparing what production metrics i could find</w:t>
      </w:r>
    </w:p>
  </w:comment>
  <w:comment w:id="75" w:author="Caitlin Jeffrey" w:date="2023-05-12T09:50:00Z" w:initials="CJ">
    <w:p w14:paraId="4B063C40" w14:textId="77777777" w:rsidR="00A21424" w:rsidRDefault="00A21424" w:rsidP="00A21424">
      <w:pPr>
        <w:pStyle w:val="CommentText"/>
      </w:pPr>
      <w:r>
        <w:rPr>
          <w:rStyle w:val="CommentReference"/>
        </w:rPr>
        <w:annotationRef/>
      </w:r>
      <w:r>
        <w:t>Maybe directly compare more metrics between our farms and other farms using BPs from these papers; LS, BTSCC, avg. cow SCC?</w:t>
      </w:r>
    </w:p>
  </w:comment>
  <w:comment w:id="76"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77" w:author="Caitlin Jeffrey" w:date="2023-05-11T17:59:00Z" w:initials="CJ">
    <w:p w14:paraId="0B42E325" w14:textId="77777777" w:rsidR="00A21424" w:rsidRDefault="00A21424" w:rsidP="00A21424">
      <w:pPr>
        <w:pStyle w:val="CommentText"/>
      </w:pPr>
      <w:r>
        <w:rPr>
          <w:rStyle w:val="CommentReference"/>
        </w:rPr>
        <w:annotationRef/>
      </w:r>
      <w:r>
        <w:t>citation</w:t>
      </w:r>
    </w:p>
  </w:comment>
  <w:comment w:id="78"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79"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80"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longdash,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81"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82"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83"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85" w:author="Caitlin Jeffrey" w:date="2023-05-15T05:50:00Z" w:initials="CJ">
    <w:p w14:paraId="2E44ACBC" w14:textId="77777777" w:rsidR="009910FE" w:rsidRDefault="009910FE" w:rsidP="009910FE">
      <w:pPr>
        <w:pStyle w:val="CommentText"/>
      </w:pPr>
      <w:r>
        <w:rPr>
          <w:rStyle w:val="CommentReference"/>
        </w:rPr>
        <w:annotationRef/>
      </w:r>
      <w:r>
        <w:t>Need to decide if including bacteriology in results; didn’t work to do any modelling on it (everything was over-parametrized), but could just have descriptive results in here?</w:t>
      </w:r>
    </w:p>
  </w:comment>
  <w:comment w:id="84" w:author="Caitlin Jeffrey" w:date="2022-05-20T10:34:00Z" w:initials="CJ">
    <w:p w14:paraId="1BA37EEB" w14:textId="77777777" w:rsidR="009910FE" w:rsidRDefault="009910FE" w:rsidP="009910FE">
      <w:pPr>
        <w:pStyle w:val="CommentText"/>
      </w:pPr>
      <w:r>
        <w:rPr>
          <w:rStyle w:val="CommentReference"/>
        </w:rPr>
        <w:annotationRef/>
      </w:r>
      <w:r>
        <w:rPr>
          <w:noProof/>
        </w:rPr>
        <w:t>should every important word be capitalized in section headings? or just first word?</w:t>
      </w:r>
    </w:p>
  </w:comment>
  <w:comment w:id="86" w:author="Caitlin Jeffrey" w:date="2023-05-15T05:52:00Z" w:initials="CJ">
    <w:p w14:paraId="6A48AFF2" w14:textId="77777777" w:rsidR="009910FE" w:rsidRDefault="009910FE" w:rsidP="009910FE">
      <w:pPr>
        <w:pStyle w:val="CommentText"/>
      </w:pPr>
      <w:r>
        <w:rPr>
          <w:rStyle w:val="CommentReference"/>
        </w:rPr>
        <w:annotationRef/>
      </w:r>
      <w:r>
        <w:t>Need to decide if we’ll just keep one measure of LS? (weighted vs. unweighted).</w:t>
      </w:r>
    </w:p>
  </w:comment>
  <w:comment w:id="87" w:author="Caitlin Jeffrey" w:date="2023-05-15T05:54:00Z" w:initials="CJ">
    <w:p w14:paraId="0192C80F" w14:textId="77777777" w:rsidR="009910FE" w:rsidRDefault="009910FE" w:rsidP="009910FE">
      <w:pPr>
        <w:pStyle w:val="CommentText"/>
      </w:pPr>
      <w:r>
        <w:rPr>
          <w:rStyle w:val="CommentReference"/>
        </w:rPr>
        <w:annotationRef/>
      </w:r>
      <w:r>
        <w:t>Can decide whether we like boxplot of the hygiene data, or just keep Table 7 which summarizes it (and you can see with means +/- SD that they aren’t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A50C40" w15:done="0"/>
  <w15:commentEx w15:paraId="113B78DE" w15:done="0"/>
  <w15:commentEx w15:paraId="592122A8" w15:done="0"/>
  <w15:commentEx w15:paraId="34B6AF56" w15:done="0"/>
  <w15:commentEx w15:paraId="6B05A5E1" w15:done="0"/>
  <w15:commentEx w15:paraId="48766D2E" w15:done="0"/>
  <w15:commentEx w15:paraId="4A2EF0B5" w15:done="0"/>
  <w15:commentEx w15:paraId="10B76DDB" w15:done="0"/>
  <w15:commentEx w15:paraId="6D86D9A5" w15:done="0"/>
  <w15:commentEx w15:paraId="6ED280BE" w15:done="0"/>
  <w15:commentEx w15:paraId="61794095" w15:done="0"/>
  <w15:commentEx w15:paraId="7DA41063" w15:done="0"/>
  <w15:commentEx w15:paraId="04FF882E" w15:done="0"/>
  <w15:commentEx w15:paraId="6F4BBAD9" w15:done="0"/>
  <w15:commentEx w15:paraId="474C1430" w15:done="0"/>
  <w15:commentEx w15:paraId="0C706CE1" w15:done="0"/>
  <w15:commentEx w15:paraId="7BDA6FF6" w15:done="0"/>
  <w15:commentEx w15:paraId="060638F7" w15:done="0"/>
  <w15:commentEx w15:paraId="1F2CF706" w15:done="0"/>
  <w15:commentEx w15:paraId="2AD318D8" w15:done="0"/>
  <w15:commentEx w15:paraId="64BB8E57" w15:done="0"/>
  <w15:commentEx w15:paraId="0C5271AA" w15:done="0"/>
  <w15:commentEx w15:paraId="51DF5069" w15:done="0"/>
  <w15:commentEx w15:paraId="7F1CBB2F" w15:done="0"/>
  <w15:commentEx w15:paraId="181CAB7A" w15:done="0"/>
  <w15:commentEx w15:paraId="1EEB30E7" w15:done="0"/>
  <w15:commentEx w15:paraId="22BF2695" w15:done="0"/>
  <w15:commentEx w15:paraId="1A37EDE2" w15:done="0"/>
  <w15:commentEx w15:paraId="5F58EC40" w15:done="0"/>
  <w15:commentEx w15:paraId="716C4EBB" w15:done="0"/>
  <w15:commentEx w15:paraId="631542F5" w15:done="0"/>
  <w15:commentEx w15:paraId="41B6A7EA" w15:done="0"/>
  <w15:commentEx w15:paraId="06EBF5E6" w15:done="0"/>
  <w15:commentEx w15:paraId="6D3B3C13" w15:done="0"/>
  <w15:commentEx w15:paraId="147C8543" w15:done="0"/>
  <w15:commentEx w15:paraId="14DC1249" w15:done="0"/>
  <w15:commentEx w15:paraId="59B63ABB" w15:done="0"/>
  <w15:commentEx w15:paraId="3EF80B53" w15:done="0"/>
  <w15:commentEx w15:paraId="4CD73E80" w15:done="0"/>
  <w15:commentEx w15:paraId="78859C0C" w15:done="0"/>
  <w15:commentEx w15:paraId="38C0799D" w15:done="0"/>
  <w15:commentEx w15:paraId="4B063C40" w15:done="0"/>
  <w15:commentEx w15:paraId="49423047" w15:done="0"/>
  <w15:commentEx w15:paraId="0B42E325" w15:done="0"/>
  <w15:commentEx w15:paraId="4BF4B4BB" w15:done="0"/>
  <w15:commentEx w15:paraId="19CF0F28" w15:done="0"/>
  <w15:commentEx w15:paraId="27520704" w15:done="0"/>
  <w15:commentEx w15:paraId="384CA652" w15:done="0"/>
  <w15:commentEx w15:paraId="4A1E7257" w15:done="0"/>
  <w15:commentEx w15:paraId="1A6193F0" w15:done="0"/>
  <w15:commentEx w15:paraId="2E44ACBC" w15:done="0"/>
  <w15:commentEx w15:paraId="1BA37EEB" w15:done="0"/>
  <w15:commentEx w15:paraId="6A48AFF2"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2DA4AC" w16cex:dateUtc="2023-06-09T17:16:00Z"/>
  <w16cex:commentExtensible w16cex:durableId="282DA4CB" w16cex:dateUtc="2023-06-09T17:16:00Z"/>
  <w16cex:commentExtensible w16cex:durableId="27FA2CA2" w16cex:dateUtc="2023-05-01T16:18:00Z"/>
  <w16cex:commentExtensible w16cex:durableId="2831A6FA" w16cex:dateUtc="2023-06-12T18:15: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08A16F" w16cex:dateUtc="2023-05-12T15:28:00Z"/>
  <w16cex:commentExtensible w16cex:durableId="280C6A38" w16cex:dateUtc="2023-05-15T12:22:00Z"/>
  <w16cex:commentExtensible w16cex:durableId="280C6563" w16cex:dateUtc="2023-05-15T12:01:00Z"/>
  <w16cex:commentExtensible w16cex:durableId="263649C4" w16cex:dateUtc="2022-05-23T21:58:00Z"/>
  <w16cex:commentExtensible w16cex:durableId="280C6EC0" w16cex:dateUtc="2023-05-15T12:41:00Z"/>
  <w16cex:commentExtensible w16cex:durableId="280C727D" w16cex:dateUtc="2023-05-15T12:57:00Z"/>
  <w16cex:commentExtensible w16cex:durableId="282DA811" w16cex:dateUtc="2023-06-09T17:30:00Z"/>
  <w16cex:commentExtensible w16cex:durableId="2808E07D" w16cex:dateUtc="2023-05-12T19:57:00Z"/>
  <w16cex:commentExtensible w16cex:durableId="284413E0" w16cex:dateUtc="2023-06-26T17:40: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98597" w16cex:dateUtc="2023-06-06T14:14:00Z"/>
  <w16cex:commentExtensible w16cex:durableId="26310E11" w16cex:dateUtc="2022-05-19T22:42:00Z"/>
  <w16cex:commentExtensible w16cex:durableId="2829CBCB" w16cex:dateUtc="2023-06-06T19:14:00Z"/>
  <w16cex:commentExtensible w16cex:durableId="2829CBD9" w16cex:dateUtc="2023-06-06T19:1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22F96D" w16cex:dateUtc="2023-06-01T15:03:00Z"/>
  <w16cex:commentExtensible w16cex:durableId="28286CDA" w16cex:dateUtc="2023-06-05T18:16:00Z"/>
  <w16cex:commentExtensible w16cex:durableId="2824580B" w16cex:dateUtc="2023-06-02T15:59:00Z"/>
  <w16cex:commentExtensible w16cex:durableId="2824583C" w16cex:dateUtc="2023-06-02T15:59:00Z"/>
  <w16cex:commentExtensible w16cex:durableId="2819F640" w16cex:dateUtc="2022-05-20T14:34:00Z"/>
  <w16cex:commentExtensible w16cex:durableId="2807817D" w16cex:dateUtc="2023-05-11T19:00:00Z"/>
  <w16cex:commentExtensible w16cex:durableId="2807A55E" w16cex:dateUtc="2023-05-11T21:33:00Z"/>
  <w16cex:commentExtensible w16cex:durableId="28315EC2" w16cex:dateUtc="2023-06-12T13:07:00Z"/>
  <w16cex:commentExtensible w16cex:durableId="2831544C" w16cex:dateUtc="2023-05-12T13:50:00Z"/>
  <w16cex:commentExtensible w16cex:durableId="2807A9A5" w16cex:dateUtc="2023-05-11T21:51:00Z"/>
  <w16cex:commentExtensible w16cex:durableId="2807AB64" w16cex:dateUtc="2023-05-11T21:59:00Z"/>
  <w16cex:commentExtensible w16cex:durableId="27FA2DC6" w16cex:dateUtc="2023-05-01T16:23: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68B" w16cex:dateUtc="2023-05-15T09:50:00Z"/>
  <w16cex:commentExtensible w16cex:durableId="2631ED3B" w16cex:dateUtc="2022-05-20T14:34:00Z"/>
  <w16cex:commentExtensible w16cex:durableId="280C4732" w16cex:dateUtc="2023-05-15T09:52: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A50C40" w16cid:durableId="282DA187"/>
  <w16cid:commentId w16cid:paraId="113B78DE" w16cid:durableId="282DA1EC"/>
  <w16cid:commentId w16cid:paraId="592122A8" w16cid:durableId="282DA2B1"/>
  <w16cid:commentId w16cid:paraId="34B6AF56" w16cid:durableId="282DA278"/>
  <w16cid:commentId w16cid:paraId="6B05A5E1" w16cid:durableId="282DA4AC"/>
  <w16cid:commentId w16cid:paraId="48766D2E" w16cid:durableId="282DA4CB"/>
  <w16cid:commentId w16cid:paraId="4A2EF0B5" w16cid:durableId="27FA2CA2"/>
  <w16cid:commentId w16cid:paraId="10B76DDB" w16cid:durableId="2831A6FA"/>
  <w16cid:commentId w16cid:paraId="6D86D9A5" w16cid:durableId="282DA6FD"/>
  <w16cid:commentId w16cid:paraId="6ED280BE" w16cid:durableId="27FA2CCA"/>
  <w16cid:commentId w16cid:paraId="61794095" w16cid:durableId="27FA2D45"/>
  <w16cid:commentId w16cid:paraId="7DA41063" w16cid:durableId="282DA783"/>
  <w16cid:commentId w16cid:paraId="04FF882E" w16cid:durableId="2808A16F"/>
  <w16cid:commentId w16cid:paraId="6F4BBAD9" w16cid:durableId="280C6A38"/>
  <w16cid:commentId w16cid:paraId="474C1430" w16cid:durableId="280C6563"/>
  <w16cid:commentId w16cid:paraId="0C706CE1" w16cid:durableId="263649C4"/>
  <w16cid:commentId w16cid:paraId="7BDA6FF6" w16cid:durableId="280C6EC0"/>
  <w16cid:commentId w16cid:paraId="060638F7" w16cid:durableId="280C727D"/>
  <w16cid:commentId w16cid:paraId="1F2CF706" w16cid:durableId="282DA811"/>
  <w16cid:commentId w16cid:paraId="2AD318D8" w16cid:durableId="2808E07D"/>
  <w16cid:commentId w16cid:paraId="64BB8E57" w16cid:durableId="284413E0"/>
  <w16cid:commentId w16cid:paraId="0C5271AA" w16cid:durableId="2819FC82"/>
  <w16cid:commentId w16cid:paraId="51DF5069" w16cid:durableId="26311286"/>
  <w16cid:commentId w16cid:paraId="7F1CBB2F" w16cid:durableId="281A0208"/>
  <w16cid:commentId w16cid:paraId="181CAB7A" w16cid:durableId="28298597"/>
  <w16cid:commentId w16cid:paraId="1EEB30E7" w16cid:durableId="26310E11"/>
  <w16cid:commentId w16cid:paraId="22BF2695" w16cid:durableId="2829CBCB"/>
  <w16cid:commentId w16cid:paraId="1A37EDE2" w16cid:durableId="2829CBD9"/>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6D3B3C13" w16cid:durableId="2822F96D"/>
  <w16cid:commentId w16cid:paraId="147C8543" w16cid:durableId="28286CDA"/>
  <w16cid:commentId w16cid:paraId="14DC1249" w16cid:durableId="2824580B"/>
  <w16cid:commentId w16cid:paraId="59B63ABB" w16cid:durableId="2824583C"/>
  <w16cid:commentId w16cid:paraId="3EF80B53" w16cid:durableId="2819F640"/>
  <w16cid:commentId w16cid:paraId="4CD73E80" w16cid:durableId="2807817D"/>
  <w16cid:commentId w16cid:paraId="78859C0C" w16cid:durableId="2807A55E"/>
  <w16cid:commentId w16cid:paraId="38C0799D" w16cid:durableId="28315EC2"/>
  <w16cid:commentId w16cid:paraId="4B063C40" w16cid:durableId="2831544C"/>
  <w16cid:commentId w16cid:paraId="49423047" w16cid:durableId="2807A9A5"/>
  <w16cid:commentId w16cid:paraId="0B42E325" w16cid:durableId="2807AB64"/>
  <w16cid:commentId w16cid:paraId="4BF4B4BB" w16cid:durableId="27FA2DC6"/>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2E44ACBC" w16cid:durableId="280C468B"/>
  <w16cid:commentId w16cid:paraId="1BA37EEB" w16cid:durableId="2631ED3B"/>
  <w16cid:commentId w16cid:paraId="6A48AFF2" w16cid:durableId="280C4732"/>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5C2A6" w14:textId="77777777" w:rsidR="00E551B9" w:rsidRDefault="00E551B9">
      <w:pPr>
        <w:spacing w:after="0" w:line="240" w:lineRule="auto"/>
      </w:pPr>
      <w:r>
        <w:separator/>
      </w:r>
    </w:p>
  </w:endnote>
  <w:endnote w:type="continuationSeparator" w:id="0">
    <w:p w14:paraId="7D2291FB" w14:textId="77777777" w:rsidR="00E551B9" w:rsidRDefault="00E55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94135" w14:textId="77777777" w:rsidR="00E551B9" w:rsidRDefault="00E551B9">
      <w:pPr>
        <w:spacing w:after="0" w:line="240" w:lineRule="auto"/>
      </w:pPr>
      <w:r>
        <w:separator/>
      </w:r>
    </w:p>
  </w:footnote>
  <w:footnote w:type="continuationSeparator" w:id="0">
    <w:p w14:paraId="7A2C5073" w14:textId="77777777" w:rsidR="00E551B9" w:rsidRDefault="00E551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28"/>
    <w:rsid w:val="0000478B"/>
    <w:rsid w:val="000108C1"/>
    <w:rsid w:val="0001480A"/>
    <w:rsid w:val="00016BD8"/>
    <w:rsid w:val="00023F67"/>
    <w:rsid w:val="00026EE6"/>
    <w:rsid w:val="00034951"/>
    <w:rsid w:val="00034B10"/>
    <w:rsid w:val="000351E9"/>
    <w:rsid w:val="0003598E"/>
    <w:rsid w:val="00036FB3"/>
    <w:rsid w:val="000375E7"/>
    <w:rsid w:val="000507F4"/>
    <w:rsid w:val="00054801"/>
    <w:rsid w:val="00056584"/>
    <w:rsid w:val="00057CE1"/>
    <w:rsid w:val="00066E66"/>
    <w:rsid w:val="0007764E"/>
    <w:rsid w:val="000829F6"/>
    <w:rsid w:val="000840F1"/>
    <w:rsid w:val="000852C0"/>
    <w:rsid w:val="00085C80"/>
    <w:rsid w:val="0009112F"/>
    <w:rsid w:val="00092F7B"/>
    <w:rsid w:val="000B3194"/>
    <w:rsid w:val="000C13FA"/>
    <w:rsid w:val="000D0165"/>
    <w:rsid w:val="000D352F"/>
    <w:rsid w:val="000D4576"/>
    <w:rsid w:val="000D589C"/>
    <w:rsid w:val="000E0ED0"/>
    <w:rsid w:val="000E1390"/>
    <w:rsid w:val="000E3D53"/>
    <w:rsid w:val="000F01BF"/>
    <w:rsid w:val="000F1C15"/>
    <w:rsid w:val="0010405F"/>
    <w:rsid w:val="00107FFE"/>
    <w:rsid w:val="0012082F"/>
    <w:rsid w:val="00121066"/>
    <w:rsid w:val="00123751"/>
    <w:rsid w:val="0012615E"/>
    <w:rsid w:val="001277F9"/>
    <w:rsid w:val="00132EFF"/>
    <w:rsid w:val="00151CA9"/>
    <w:rsid w:val="001530FF"/>
    <w:rsid w:val="00156A22"/>
    <w:rsid w:val="00157F8A"/>
    <w:rsid w:val="001611B7"/>
    <w:rsid w:val="0016219C"/>
    <w:rsid w:val="00165FE8"/>
    <w:rsid w:val="0017357C"/>
    <w:rsid w:val="001803F0"/>
    <w:rsid w:val="0018138D"/>
    <w:rsid w:val="00184B8F"/>
    <w:rsid w:val="00185A8E"/>
    <w:rsid w:val="0018692E"/>
    <w:rsid w:val="00186C89"/>
    <w:rsid w:val="00191DC7"/>
    <w:rsid w:val="00197922"/>
    <w:rsid w:val="001A37B3"/>
    <w:rsid w:val="001A7E4F"/>
    <w:rsid w:val="001B0CF2"/>
    <w:rsid w:val="001B25DA"/>
    <w:rsid w:val="001C00E1"/>
    <w:rsid w:val="001C29D8"/>
    <w:rsid w:val="001C4A4D"/>
    <w:rsid w:val="001D5FF4"/>
    <w:rsid w:val="001F0473"/>
    <w:rsid w:val="001F2484"/>
    <w:rsid w:val="001F4C30"/>
    <w:rsid w:val="001F6C16"/>
    <w:rsid w:val="00204D89"/>
    <w:rsid w:val="00205EC3"/>
    <w:rsid w:val="00206018"/>
    <w:rsid w:val="00207F03"/>
    <w:rsid w:val="00210888"/>
    <w:rsid w:val="00214A2F"/>
    <w:rsid w:val="002159A8"/>
    <w:rsid w:val="002162F9"/>
    <w:rsid w:val="0021712A"/>
    <w:rsid w:val="00223E2C"/>
    <w:rsid w:val="002276B4"/>
    <w:rsid w:val="00232B21"/>
    <w:rsid w:val="00236998"/>
    <w:rsid w:val="00237E88"/>
    <w:rsid w:val="002457E7"/>
    <w:rsid w:val="00252532"/>
    <w:rsid w:val="00255B43"/>
    <w:rsid w:val="002651AF"/>
    <w:rsid w:val="00265555"/>
    <w:rsid w:val="0027060D"/>
    <w:rsid w:val="00273F6C"/>
    <w:rsid w:val="002776CC"/>
    <w:rsid w:val="00291D0A"/>
    <w:rsid w:val="00294B87"/>
    <w:rsid w:val="002A2CAC"/>
    <w:rsid w:val="002A66AA"/>
    <w:rsid w:val="002B2807"/>
    <w:rsid w:val="002B3074"/>
    <w:rsid w:val="002C2FD0"/>
    <w:rsid w:val="002D0942"/>
    <w:rsid w:val="002D3803"/>
    <w:rsid w:val="002D499C"/>
    <w:rsid w:val="002D7D83"/>
    <w:rsid w:val="002E3817"/>
    <w:rsid w:val="002F5062"/>
    <w:rsid w:val="002F6C23"/>
    <w:rsid w:val="003010AA"/>
    <w:rsid w:val="00303660"/>
    <w:rsid w:val="00303E8F"/>
    <w:rsid w:val="00304311"/>
    <w:rsid w:val="0030752B"/>
    <w:rsid w:val="00313C6E"/>
    <w:rsid w:val="00314E85"/>
    <w:rsid w:val="0031507C"/>
    <w:rsid w:val="00315E63"/>
    <w:rsid w:val="003304BF"/>
    <w:rsid w:val="00330BDC"/>
    <w:rsid w:val="00332D22"/>
    <w:rsid w:val="003353FD"/>
    <w:rsid w:val="0034102A"/>
    <w:rsid w:val="003429F7"/>
    <w:rsid w:val="00344694"/>
    <w:rsid w:val="00344830"/>
    <w:rsid w:val="003450AC"/>
    <w:rsid w:val="003454BB"/>
    <w:rsid w:val="003464DF"/>
    <w:rsid w:val="003467F9"/>
    <w:rsid w:val="00353DA9"/>
    <w:rsid w:val="00355E4C"/>
    <w:rsid w:val="00361820"/>
    <w:rsid w:val="00364323"/>
    <w:rsid w:val="00373AD7"/>
    <w:rsid w:val="003903BF"/>
    <w:rsid w:val="00393DF5"/>
    <w:rsid w:val="003A0A98"/>
    <w:rsid w:val="003B2777"/>
    <w:rsid w:val="003B5A9E"/>
    <w:rsid w:val="003B69F1"/>
    <w:rsid w:val="003C1185"/>
    <w:rsid w:val="003D5791"/>
    <w:rsid w:val="003E0763"/>
    <w:rsid w:val="003E500C"/>
    <w:rsid w:val="003E52D2"/>
    <w:rsid w:val="003F7C52"/>
    <w:rsid w:val="00403F45"/>
    <w:rsid w:val="00405618"/>
    <w:rsid w:val="00421290"/>
    <w:rsid w:val="00421B27"/>
    <w:rsid w:val="0042558A"/>
    <w:rsid w:val="004259D7"/>
    <w:rsid w:val="00437928"/>
    <w:rsid w:val="00440D93"/>
    <w:rsid w:val="004423AD"/>
    <w:rsid w:val="0045115A"/>
    <w:rsid w:val="004527BC"/>
    <w:rsid w:val="00463B02"/>
    <w:rsid w:val="00471F92"/>
    <w:rsid w:val="00472819"/>
    <w:rsid w:val="00474075"/>
    <w:rsid w:val="00476E51"/>
    <w:rsid w:val="004861F1"/>
    <w:rsid w:val="00492DF8"/>
    <w:rsid w:val="00496972"/>
    <w:rsid w:val="00497BEC"/>
    <w:rsid w:val="004A0167"/>
    <w:rsid w:val="004A5ACF"/>
    <w:rsid w:val="004A63E7"/>
    <w:rsid w:val="004A7E61"/>
    <w:rsid w:val="004C4853"/>
    <w:rsid w:val="004C7629"/>
    <w:rsid w:val="004E2574"/>
    <w:rsid w:val="004E382B"/>
    <w:rsid w:val="004E64BD"/>
    <w:rsid w:val="004E7B12"/>
    <w:rsid w:val="004F2A53"/>
    <w:rsid w:val="004F7A9E"/>
    <w:rsid w:val="00500ABB"/>
    <w:rsid w:val="00502D17"/>
    <w:rsid w:val="005031C1"/>
    <w:rsid w:val="005075BF"/>
    <w:rsid w:val="00514F5E"/>
    <w:rsid w:val="0052149C"/>
    <w:rsid w:val="005240E2"/>
    <w:rsid w:val="00531016"/>
    <w:rsid w:val="00541438"/>
    <w:rsid w:val="005457B2"/>
    <w:rsid w:val="00551125"/>
    <w:rsid w:val="00554530"/>
    <w:rsid w:val="00555C08"/>
    <w:rsid w:val="00564837"/>
    <w:rsid w:val="00570223"/>
    <w:rsid w:val="0057327A"/>
    <w:rsid w:val="00576EFC"/>
    <w:rsid w:val="00580DC3"/>
    <w:rsid w:val="00581A4A"/>
    <w:rsid w:val="00585CC2"/>
    <w:rsid w:val="0059460A"/>
    <w:rsid w:val="005A0EF2"/>
    <w:rsid w:val="005A2355"/>
    <w:rsid w:val="005A2433"/>
    <w:rsid w:val="005B017D"/>
    <w:rsid w:val="005B2F51"/>
    <w:rsid w:val="005B464D"/>
    <w:rsid w:val="005C03F1"/>
    <w:rsid w:val="005C3E1E"/>
    <w:rsid w:val="005C4E02"/>
    <w:rsid w:val="005C6835"/>
    <w:rsid w:val="005D714B"/>
    <w:rsid w:val="005E3D96"/>
    <w:rsid w:val="005E620F"/>
    <w:rsid w:val="005F0EC1"/>
    <w:rsid w:val="005F6F84"/>
    <w:rsid w:val="00603CA4"/>
    <w:rsid w:val="00605602"/>
    <w:rsid w:val="00610BEB"/>
    <w:rsid w:val="00612EAC"/>
    <w:rsid w:val="0061562A"/>
    <w:rsid w:val="006238BB"/>
    <w:rsid w:val="006259A1"/>
    <w:rsid w:val="0062647D"/>
    <w:rsid w:val="00626846"/>
    <w:rsid w:val="00627918"/>
    <w:rsid w:val="00630DBC"/>
    <w:rsid w:val="00635A1F"/>
    <w:rsid w:val="00640473"/>
    <w:rsid w:val="0064575E"/>
    <w:rsid w:val="00664DC1"/>
    <w:rsid w:val="00685BEF"/>
    <w:rsid w:val="00687D5A"/>
    <w:rsid w:val="00692DAA"/>
    <w:rsid w:val="006962B3"/>
    <w:rsid w:val="006A500C"/>
    <w:rsid w:val="006A6D09"/>
    <w:rsid w:val="006B0081"/>
    <w:rsid w:val="006B06ED"/>
    <w:rsid w:val="006B2491"/>
    <w:rsid w:val="006B29D4"/>
    <w:rsid w:val="006C2F6C"/>
    <w:rsid w:val="006C3DA6"/>
    <w:rsid w:val="006C423E"/>
    <w:rsid w:val="006D7EFC"/>
    <w:rsid w:val="006E24D4"/>
    <w:rsid w:val="006E4291"/>
    <w:rsid w:val="006E4D06"/>
    <w:rsid w:val="006E5943"/>
    <w:rsid w:val="006F6B52"/>
    <w:rsid w:val="007032EA"/>
    <w:rsid w:val="00715191"/>
    <w:rsid w:val="007170B9"/>
    <w:rsid w:val="007222D7"/>
    <w:rsid w:val="00733CCF"/>
    <w:rsid w:val="00734C54"/>
    <w:rsid w:val="00735AD0"/>
    <w:rsid w:val="0075498B"/>
    <w:rsid w:val="007566F7"/>
    <w:rsid w:val="007613CE"/>
    <w:rsid w:val="007670F6"/>
    <w:rsid w:val="00782E32"/>
    <w:rsid w:val="007836CB"/>
    <w:rsid w:val="00785F63"/>
    <w:rsid w:val="00796FF8"/>
    <w:rsid w:val="007A11F8"/>
    <w:rsid w:val="007A7A5F"/>
    <w:rsid w:val="007B2DF8"/>
    <w:rsid w:val="007B67A3"/>
    <w:rsid w:val="007C11BC"/>
    <w:rsid w:val="007C3870"/>
    <w:rsid w:val="007D0B95"/>
    <w:rsid w:val="007D0F12"/>
    <w:rsid w:val="007D51DA"/>
    <w:rsid w:val="007E4BDB"/>
    <w:rsid w:val="007E784A"/>
    <w:rsid w:val="00802582"/>
    <w:rsid w:val="008171FB"/>
    <w:rsid w:val="00821B1B"/>
    <w:rsid w:val="00822356"/>
    <w:rsid w:val="008224C7"/>
    <w:rsid w:val="008245AE"/>
    <w:rsid w:val="00831F73"/>
    <w:rsid w:val="0083626F"/>
    <w:rsid w:val="008505A3"/>
    <w:rsid w:val="00856BF7"/>
    <w:rsid w:val="00860691"/>
    <w:rsid w:val="008630D2"/>
    <w:rsid w:val="008671B2"/>
    <w:rsid w:val="00871B8C"/>
    <w:rsid w:val="00882A7C"/>
    <w:rsid w:val="008846A1"/>
    <w:rsid w:val="00885C7B"/>
    <w:rsid w:val="008905A2"/>
    <w:rsid w:val="00895B63"/>
    <w:rsid w:val="008A5E20"/>
    <w:rsid w:val="008B2384"/>
    <w:rsid w:val="008B5FA0"/>
    <w:rsid w:val="008B6200"/>
    <w:rsid w:val="008B79B9"/>
    <w:rsid w:val="008D2C67"/>
    <w:rsid w:val="008E033E"/>
    <w:rsid w:val="008E40E6"/>
    <w:rsid w:val="008F3A2D"/>
    <w:rsid w:val="00902811"/>
    <w:rsid w:val="00903963"/>
    <w:rsid w:val="0090525D"/>
    <w:rsid w:val="009075BC"/>
    <w:rsid w:val="00907FA5"/>
    <w:rsid w:val="00912173"/>
    <w:rsid w:val="00912BAF"/>
    <w:rsid w:val="009163C4"/>
    <w:rsid w:val="0092030F"/>
    <w:rsid w:val="00923AFF"/>
    <w:rsid w:val="0092517B"/>
    <w:rsid w:val="009252E3"/>
    <w:rsid w:val="00940043"/>
    <w:rsid w:val="00942CBA"/>
    <w:rsid w:val="00955110"/>
    <w:rsid w:val="00956BF6"/>
    <w:rsid w:val="0095723E"/>
    <w:rsid w:val="00962F12"/>
    <w:rsid w:val="00963BAE"/>
    <w:rsid w:val="00966145"/>
    <w:rsid w:val="0097286B"/>
    <w:rsid w:val="00974374"/>
    <w:rsid w:val="0097546D"/>
    <w:rsid w:val="00977549"/>
    <w:rsid w:val="00983C54"/>
    <w:rsid w:val="0099051D"/>
    <w:rsid w:val="009910FE"/>
    <w:rsid w:val="00994B29"/>
    <w:rsid w:val="00997914"/>
    <w:rsid w:val="009A3475"/>
    <w:rsid w:val="009A46BF"/>
    <w:rsid w:val="009A5613"/>
    <w:rsid w:val="009A64D7"/>
    <w:rsid w:val="009B03B4"/>
    <w:rsid w:val="009D12CD"/>
    <w:rsid w:val="009D555E"/>
    <w:rsid w:val="009E3F4C"/>
    <w:rsid w:val="009E44F2"/>
    <w:rsid w:val="009E4FFF"/>
    <w:rsid w:val="009E6C35"/>
    <w:rsid w:val="009F3174"/>
    <w:rsid w:val="009F4F43"/>
    <w:rsid w:val="009F6726"/>
    <w:rsid w:val="00A05DC0"/>
    <w:rsid w:val="00A10F85"/>
    <w:rsid w:val="00A16568"/>
    <w:rsid w:val="00A21424"/>
    <w:rsid w:val="00A22F57"/>
    <w:rsid w:val="00A25493"/>
    <w:rsid w:val="00A348C4"/>
    <w:rsid w:val="00A43086"/>
    <w:rsid w:val="00A44D52"/>
    <w:rsid w:val="00A44E66"/>
    <w:rsid w:val="00A55D7B"/>
    <w:rsid w:val="00A753F8"/>
    <w:rsid w:val="00A766F3"/>
    <w:rsid w:val="00A774DA"/>
    <w:rsid w:val="00A83828"/>
    <w:rsid w:val="00A84517"/>
    <w:rsid w:val="00A91D8D"/>
    <w:rsid w:val="00A93F35"/>
    <w:rsid w:val="00AA012D"/>
    <w:rsid w:val="00AA176D"/>
    <w:rsid w:val="00AA2399"/>
    <w:rsid w:val="00AA44CC"/>
    <w:rsid w:val="00AC2186"/>
    <w:rsid w:val="00AC39AB"/>
    <w:rsid w:val="00AC58C8"/>
    <w:rsid w:val="00AC6386"/>
    <w:rsid w:val="00AD6E4B"/>
    <w:rsid w:val="00AD7B20"/>
    <w:rsid w:val="00AE62FD"/>
    <w:rsid w:val="00AF2A8F"/>
    <w:rsid w:val="00AF7E8C"/>
    <w:rsid w:val="00B0281F"/>
    <w:rsid w:val="00B03740"/>
    <w:rsid w:val="00B11D5A"/>
    <w:rsid w:val="00B20782"/>
    <w:rsid w:val="00B26838"/>
    <w:rsid w:val="00B30501"/>
    <w:rsid w:val="00B37C58"/>
    <w:rsid w:val="00B47D78"/>
    <w:rsid w:val="00B56688"/>
    <w:rsid w:val="00B715A3"/>
    <w:rsid w:val="00B7688B"/>
    <w:rsid w:val="00B77B60"/>
    <w:rsid w:val="00B8277B"/>
    <w:rsid w:val="00B84045"/>
    <w:rsid w:val="00B91228"/>
    <w:rsid w:val="00B91DE2"/>
    <w:rsid w:val="00BA0E19"/>
    <w:rsid w:val="00BA159C"/>
    <w:rsid w:val="00BA2C2E"/>
    <w:rsid w:val="00BA5071"/>
    <w:rsid w:val="00BA77CF"/>
    <w:rsid w:val="00BC773A"/>
    <w:rsid w:val="00BD53FF"/>
    <w:rsid w:val="00BD6BFD"/>
    <w:rsid w:val="00BD7FE9"/>
    <w:rsid w:val="00BE0F97"/>
    <w:rsid w:val="00BE5A4F"/>
    <w:rsid w:val="00BF184A"/>
    <w:rsid w:val="00BF5813"/>
    <w:rsid w:val="00BF7BE8"/>
    <w:rsid w:val="00BF7F8F"/>
    <w:rsid w:val="00C06DF6"/>
    <w:rsid w:val="00C121AA"/>
    <w:rsid w:val="00C12D49"/>
    <w:rsid w:val="00C23BE0"/>
    <w:rsid w:val="00C325CC"/>
    <w:rsid w:val="00C416BC"/>
    <w:rsid w:val="00C4315B"/>
    <w:rsid w:val="00C61169"/>
    <w:rsid w:val="00C61C9D"/>
    <w:rsid w:val="00C64CCF"/>
    <w:rsid w:val="00C73158"/>
    <w:rsid w:val="00C738A1"/>
    <w:rsid w:val="00C767A8"/>
    <w:rsid w:val="00C80F34"/>
    <w:rsid w:val="00C81A31"/>
    <w:rsid w:val="00C85F92"/>
    <w:rsid w:val="00C9308B"/>
    <w:rsid w:val="00CA121B"/>
    <w:rsid w:val="00CA1B82"/>
    <w:rsid w:val="00CA29EB"/>
    <w:rsid w:val="00CA6C50"/>
    <w:rsid w:val="00CB39D2"/>
    <w:rsid w:val="00CB597E"/>
    <w:rsid w:val="00CC44B5"/>
    <w:rsid w:val="00CD563A"/>
    <w:rsid w:val="00CD7D7E"/>
    <w:rsid w:val="00CE21FF"/>
    <w:rsid w:val="00CE6A6E"/>
    <w:rsid w:val="00CF677B"/>
    <w:rsid w:val="00CF6DE0"/>
    <w:rsid w:val="00CF77A9"/>
    <w:rsid w:val="00D01CC4"/>
    <w:rsid w:val="00D103CD"/>
    <w:rsid w:val="00D108D2"/>
    <w:rsid w:val="00D1105C"/>
    <w:rsid w:val="00D11F2D"/>
    <w:rsid w:val="00D13AEB"/>
    <w:rsid w:val="00D148AC"/>
    <w:rsid w:val="00D1575B"/>
    <w:rsid w:val="00D157F1"/>
    <w:rsid w:val="00D165C5"/>
    <w:rsid w:val="00D16C38"/>
    <w:rsid w:val="00D17519"/>
    <w:rsid w:val="00D219E4"/>
    <w:rsid w:val="00D34419"/>
    <w:rsid w:val="00D51A1E"/>
    <w:rsid w:val="00D51CF5"/>
    <w:rsid w:val="00D52BE6"/>
    <w:rsid w:val="00D55600"/>
    <w:rsid w:val="00D61975"/>
    <w:rsid w:val="00D67577"/>
    <w:rsid w:val="00D81720"/>
    <w:rsid w:val="00D83189"/>
    <w:rsid w:val="00D91453"/>
    <w:rsid w:val="00D91638"/>
    <w:rsid w:val="00D92442"/>
    <w:rsid w:val="00D9754A"/>
    <w:rsid w:val="00DA1466"/>
    <w:rsid w:val="00DA7BA3"/>
    <w:rsid w:val="00DC0A66"/>
    <w:rsid w:val="00DC58EE"/>
    <w:rsid w:val="00DC7178"/>
    <w:rsid w:val="00DD610B"/>
    <w:rsid w:val="00DF4F75"/>
    <w:rsid w:val="00DF7FC2"/>
    <w:rsid w:val="00E043A4"/>
    <w:rsid w:val="00E04BD1"/>
    <w:rsid w:val="00E10BDE"/>
    <w:rsid w:val="00E134D7"/>
    <w:rsid w:val="00E157EB"/>
    <w:rsid w:val="00E17F71"/>
    <w:rsid w:val="00E20C3F"/>
    <w:rsid w:val="00E346F2"/>
    <w:rsid w:val="00E40251"/>
    <w:rsid w:val="00E4259F"/>
    <w:rsid w:val="00E44A3C"/>
    <w:rsid w:val="00E46AF2"/>
    <w:rsid w:val="00E50E66"/>
    <w:rsid w:val="00E551B9"/>
    <w:rsid w:val="00E609AD"/>
    <w:rsid w:val="00E63136"/>
    <w:rsid w:val="00E634F7"/>
    <w:rsid w:val="00E670EE"/>
    <w:rsid w:val="00E824D6"/>
    <w:rsid w:val="00E942FF"/>
    <w:rsid w:val="00EA2BA8"/>
    <w:rsid w:val="00EA4164"/>
    <w:rsid w:val="00EA70EB"/>
    <w:rsid w:val="00EB491A"/>
    <w:rsid w:val="00EB712A"/>
    <w:rsid w:val="00EC11BB"/>
    <w:rsid w:val="00ED33E6"/>
    <w:rsid w:val="00ED5A96"/>
    <w:rsid w:val="00EE005C"/>
    <w:rsid w:val="00EE0CF0"/>
    <w:rsid w:val="00EE10F8"/>
    <w:rsid w:val="00EE432E"/>
    <w:rsid w:val="00EF0AED"/>
    <w:rsid w:val="00EF1709"/>
    <w:rsid w:val="00EF74ED"/>
    <w:rsid w:val="00F0231E"/>
    <w:rsid w:val="00F07493"/>
    <w:rsid w:val="00F10127"/>
    <w:rsid w:val="00F1119C"/>
    <w:rsid w:val="00F211F3"/>
    <w:rsid w:val="00F25640"/>
    <w:rsid w:val="00F257BA"/>
    <w:rsid w:val="00F274DB"/>
    <w:rsid w:val="00F40209"/>
    <w:rsid w:val="00F515E7"/>
    <w:rsid w:val="00F653D7"/>
    <w:rsid w:val="00F73B1D"/>
    <w:rsid w:val="00F76BBD"/>
    <w:rsid w:val="00F81BD0"/>
    <w:rsid w:val="00F95DC2"/>
    <w:rsid w:val="00FB1A01"/>
    <w:rsid w:val="00FB2E2E"/>
    <w:rsid w:val="00FB375B"/>
    <w:rsid w:val="00FC0592"/>
    <w:rsid w:val="00FD19CB"/>
    <w:rsid w:val="00FD66C4"/>
    <w:rsid w:val="00FD684B"/>
    <w:rsid w:val="00FE07C8"/>
    <w:rsid w:val="00FE2FD8"/>
    <w:rsid w:val="00FE5838"/>
    <w:rsid w:val="00FE6B9E"/>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 w:type="paragraph" w:styleId="Revision">
    <w:name w:val="Revision"/>
    <w:hidden/>
    <w:uiPriority w:val="99"/>
    <w:semiHidden/>
    <w:rsid w:val="00492D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44</Pages>
  <Words>11183</Words>
  <Characters>63744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23</cp:revision>
  <dcterms:created xsi:type="dcterms:W3CDTF">2023-06-26T17:38:00Z</dcterms:created>
  <dcterms:modified xsi:type="dcterms:W3CDTF">2023-06-26T18:00:00Z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