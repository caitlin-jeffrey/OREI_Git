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3A468" w14:textId="77777777" w:rsidR="00E40251" w:rsidRPr="00604EDE" w:rsidRDefault="00072C78" w:rsidP="00B91228">
      <w:pPr>
        <w:spacing w:line="480" w:lineRule="auto"/>
        <w:jc w:val="both"/>
        <w:rPr>
          <w:rFonts w:ascii="Times New Roman" w:hAnsi="Times New Roman" w:cs="Times New Roman"/>
          <w:b/>
          <w:i/>
          <w:iCs/>
          <w:sz w:val="24"/>
          <w:szCs w:val="24"/>
        </w:rPr>
      </w:pPr>
      <w:commentRangeStart w:id="0"/>
      <w:commentRangeEnd w:id="0"/>
      <w:r w:rsidRPr="00604EDE">
        <w:rPr>
          <w:rStyle w:val="CommentReference"/>
          <w:rFonts w:eastAsiaTheme="minorEastAsia"/>
        </w:rPr>
        <w:commentReference w:id="0"/>
      </w:r>
    </w:p>
    <w:p w14:paraId="74CA4CAE" w14:textId="77777777" w:rsidR="00FD66C4" w:rsidRPr="00604EDE" w:rsidRDefault="00FD66C4" w:rsidP="006259A1">
      <w:pPr>
        <w:spacing w:line="480" w:lineRule="auto"/>
        <w:jc w:val="both"/>
        <w:rPr>
          <w:rFonts w:ascii="Times New Roman" w:hAnsi="Times New Roman" w:cs="Times New Roman"/>
          <w:b/>
          <w:sz w:val="24"/>
          <w:szCs w:val="24"/>
        </w:rPr>
      </w:pPr>
    </w:p>
    <w:p w14:paraId="16214A15" w14:textId="2B5B9E07" w:rsidR="006259A1" w:rsidRPr="00604EDE" w:rsidRDefault="006259A1" w:rsidP="006259A1">
      <w:pPr>
        <w:spacing w:line="480" w:lineRule="auto"/>
        <w:jc w:val="both"/>
        <w:rPr>
          <w:rFonts w:ascii="Times New Roman" w:hAnsi="Times New Roman" w:cs="Times New Roman"/>
          <w:b/>
          <w:sz w:val="24"/>
          <w:szCs w:val="24"/>
        </w:rPr>
      </w:pPr>
      <w:commentRangeStart w:id="1"/>
      <w:r w:rsidRPr="00604EDE">
        <w:rPr>
          <w:rFonts w:ascii="Times New Roman" w:hAnsi="Times New Roman" w:cs="Times New Roman"/>
          <w:b/>
          <w:sz w:val="24"/>
          <w:szCs w:val="24"/>
        </w:rPr>
        <w:t>Interpretive summary</w:t>
      </w:r>
      <w:commentRangeEnd w:id="1"/>
      <w:r w:rsidRPr="00604EDE">
        <w:rPr>
          <w:rStyle w:val="CommentReference"/>
          <w:rFonts w:eastAsiaTheme="minorEastAsia"/>
        </w:rPr>
        <w:commentReference w:id="1"/>
      </w:r>
    </w:p>
    <w:p w14:paraId="7A1E246B" w14:textId="77777777" w:rsidR="00FD66C4" w:rsidRPr="00604EDE" w:rsidRDefault="00FD66C4" w:rsidP="006259A1">
      <w:pPr>
        <w:spacing w:line="480" w:lineRule="auto"/>
        <w:jc w:val="both"/>
        <w:rPr>
          <w:rFonts w:ascii="Times New Roman" w:hAnsi="Times New Roman" w:cs="Times New Roman"/>
          <w:b/>
          <w:sz w:val="24"/>
          <w:szCs w:val="24"/>
        </w:rPr>
      </w:pPr>
    </w:p>
    <w:p w14:paraId="53B70340" w14:textId="77777777" w:rsidR="00FD66C4" w:rsidRPr="00604EDE" w:rsidRDefault="00FD66C4" w:rsidP="006259A1">
      <w:pPr>
        <w:spacing w:line="480" w:lineRule="auto"/>
        <w:jc w:val="both"/>
        <w:rPr>
          <w:rFonts w:ascii="Times New Roman" w:hAnsi="Times New Roman" w:cs="Times New Roman"/>
          <w:b/>
          <w:sz w:val="24"/>
          <w:szCs w:val="24"/>
        </w:rPr>
      </w:pPr>
    </w:p>
    <w:p w14:paraId="12613A89" w14:textId="30F8CC01" w:rsidR="00821B1B" w:rsidRPr="00604EDE" w:rsidRDefault="00821B1B" w:rsidP="006259A1">
      <w:pPr>
        <w:spacing w:line="480" w:lineRule="auto"/>
        <w:jc w:val="both"/>
        <w:rPr>
          <w:rFonts w:ascii="Times New Roman" w:hAnsi="Times New Roman" w:cs="Times New Roman"/>
          <w:sz w:val="24"/>
          <w:szCs w:val="24"/>
        </w:rPr>
      </w:pPr>
      <w:commentRangeStart w:id="2"/>
      <w:r w:rsidRPr="00604EDE">
        <w:rPr>
          <w:rFonts w:ascii="Times New Roman" w:hAnsi="Times New Roman" w:cs="Times New Roman"/>
          <w:b/>
          <w:sz w:val="24"/>
          <w:szCs w:val="24"/>
        </w:rPr>
        <w:t>Graphical abstract</w:t>
      </w:r>
      <w:commentRangeEnd w:id="2"/>
      <w:r w:rsidR="00D51CF5" w:rsidRPr="00604EDE">
        <w:rPr>
          <w:rStyle w:val="CommentReference"/>
          <w:rFonts w:eastAsiaTheme="minorEastAsia"/>
        </w:rPr>
        <w:commentReference w:id="2"/>
      </w:r>
    </w:p>
    <w:p w14:paraId="0DDE44DF" w14:textId="77777777" w:rsidR="00092F7B" w:rsidRPr="00604EDE" w:rsidRDefault="00092F7B" w:rsidP="00B91228">
      <w:pPr>
        <w:spacing w:line="480" w:lineRule="auto"/>
        <w:jc w:val="both"/>
        <w:rPr>
          <w:rFonts w:ascii="Times New Roman" w:hAnsi="Times New Roman" w:cs="Times New Roman"/>
          <w:b/>
          <w:sz w:val="24"/>
          <w:szCs w:val="24"/>
        </w:rPr>
      </w:pPr>
    </w:p>
    <w:p w14:paraId="000AC4D1" w14:textId="77777777" w:rsidR="002D3803" w:rsidRPr="00604EDE" w:rsidRDefault="002D3803" w:rsidP="00B91228">
      <w:pPr>
        <w:spacing w:line="480" w:lineRule="auto"/>
        <w:jc w:val="both"/>
        <w:rPr>
          <w:rFonts w:ascii="Times New Roman" w:hAnsi="Times New Roman" w:cs="Times New Roman"/>
          <w:b/>
          <w:sz w:val="24"/>
          <w:szCs w:val="24"/>
        </w:rPr>
      </w:pPr>
    </w:p>
    <w:p w14:paraId="25B87C93" w14:textId="77777777" w:rsidR="002D3803" w:rsidRPr="00604EDE" w:rsidRDefault="002D3803" w:rsidP="00B91228">
      <w:pPr>
        <w:spacing w:line="480" w:lineRule="auto"/>
        <w:jc w:val="both"/>
        <w:rPr>
          <w:rFonts w:ascii="Times New Roman" w:hAnsi="Times New Roman" w:cs="Times New Roman"/>
          <w:b/>
          <w:sz w:val="24"/>
          <w:szCs w:val="24"/>
        </w:rPr>
      </w:pPr>
    </w:p>
    <w:p w14:paraId="249B23D6" w14:textId="77777777" w:rsidR="002D3803" w:rsidRPr="00604EDE" w:rsidRDefault="002D3803" w:rsidP="00B91228">
      <w:pPr>
        <w:spacing w:line="480" w:lineRule="auto"/>
        <w:jc w:val="both"/>
        <w:rPr>
          <w:rFonts w:ascii="Times New Roman" w:hAnsi="Times New Roman" w:cs="Times New Roman"/>
          <w:b/>
          <w:sz w:val="24"/>
          <w:szCs w:val="24"/>
        </w:rPr>
      </w:pPr>
    </w:p>
    <w:p w14:paraId="6C6B9B21" w14:textId="77777777" w:rsidR="002D3803" w:rsidRPr="00604EDE" w:rsidRDefault="002D3803" w:rsidP="00B91228">
      <w:pPr>
        <w:spacing w:line="480" w:lineRule="auto"/>
        <w:jc w:val="both"/>
        <w:rPr>
          <w:rFonts w:ascii="Times New Roman" w:hAnsi="Times New Roman" w:cs="Times New Roman"/>
          <w:b/>
          <w:sz w:val="24"/>
          <w:szCs w:val="24"/>
        </w:rPr>
      </w:pPr>
    </w:p>
    <w:p w14:paraId="3C579822" w14:textId="77777777" w:rsidR="002D3803" w:rsidRPr="00604EDE" w:rsidRDefault="002D3803" w:rsidP="00B91228">
      <w:pPr>
        <w:spacing w:line="480" w:lineRule="auto"/>
        <w:jc w:val="both"/>
        <w:rPr>
          <w:rFonts w:ascii="Times New Roman" w:hAnsi="Times New Roman" w:cs="Times New Roman"/>
          <w:b/>
          <w:sz w:val="24"/>
          <w:szCs w:val="24"/>
        </w:rPr>
      </w:pPr>
    </w:p>
    <w:p w14:paraId="0FD3942C" w14:textId="77777777" w:rsidR="002D3803" w:rsidRPr="00604EDE" w:rsidRDefault="002D3803" w:rsidP="00B91228">
      <w:pPr>
        <w:spacing w:line="480" w:lineRule="auto"/>
        <w:jc w:val="both"/>
        <w:rPr>
          <w:rFonts w:ascii="Times New Roman" w:hAnsi="Times New Roman" w:cs="Times New Roman"/>
          <w:b/>
          <w:sz w:val="24"/>
          <w:szCs w:val="24"/>
        </w:rPr>
      </w:pPr>
    </w:p>
    <w:p w14:paraId="617028E3" w14:textId="77777777" w:rsidR="002D3803" w:rsidRPr="00604EDE" w:rsidRDefault="002D3803" w:rsidP="00B91228">
      <w:pPr>
        <w:spacing w:line="480" w:lineRule="auto"/>
        <w:jc w:val="both"/>
        <w:rPr>
          <w:rFonts w:ascii="Times New Roman" w:hAnsi="Times New Roman" w:cs="Times New Roman"/>
          <w:b/>
          <w:sz w:val="24"/>
          <w:szCs w:val="24"/>
        </w:rPr>
      </w:pPr>
    </w:p>
    <w:p w14:paraId="494FFE25" w14:textId="77777777" w:rsidR="002D3803" w:rsidRPr="00604EDE" w:rsidRDefault="002D3803" w:rsidP="00B91228">
      <w:pPr>
        <w:spacing w:line="480" w:lineRule="auto"/>
        <w:jc w:val="both"/>
        <w:rPr>
          <w:rFonts w:ascii="Times New Roman" w:hAnsi="Times New Roman" w:cs="Times New Roman"/>
          <w:b/>
          <w:sz w:val="24"/>
          <w:szCs w:val="24"/>
        </w:rPr>
      </w:pPr>
    </w:p>
    <w:p w14:paraId="23557306" w14:textId="77777777" w:rsidR="002D3803" w:rsidRPr="00604EDE" w:rsidRDefault="002D3803" w:rsidP="00B91228">
      <w:pPr>
        <w:spacing w:line="480" w:lineRule="auto"/>
        <w:jc w:val="both"/>
        <w:rPr>
          <w:rFonts w:ascii="Times New Roman" w:hAnsi="Times New Roman" w:cs="Times New Roman"/>
          <w:b/>
          <w:sz w:val="24"/>
          <w:szCs w:val="24"/>
        </w:rPr>
      </w:pPr>
    </w:p>
    <w:p w14:paraId="153F5741" w14:textId="77777777" w:rsidR="002D3803" w:rsidRPr="00604EDE" w:rsidRDefault="002D3803" w:rsidP="00B91228">
      <w:pPr>
        <w:spacing w:line="480" w:lineRule="auto"/>
        <w:jc w:val="both"/>
        <w:rPr>
          <w:rFonts w:ascii="Times New Roman" w:hAnsi="Times New Roman" w:cs="Times New Roman"/>
          <w:b/>
          <w:sz w:val="24"/>
          <w:szCs w:val="24"/>
        </w:rPr>
      </w:pPr>
    </w:p>
    <w:p w14:paraId="3BC8133E" w14:textId="77777777" w:rsidR="002D3803" w:rsidRPr="00604EDE" w:rsidRDefault="002D3803" w:rsidP="00B91228">
      <w:pPr>
        <w:spacing w:line="480" w:lineRule="auto"/>
        <w:jc w:val="both"/>
        <w:rPr>
          <w:rFonts w:ascii="Times New Roman" w:hAnsi="Times New Roman" w:cs="Times New Roman"/>
          <w:b/>
          <w:sz w:val="24"/>
          <w:szCs w:val="24"/>
        </w:rPr>
      </w:pPr>
    </w:p>
    <w:p w14:paraId="28ADA5B9" w14:textId="0F565D8A" w:rsidR="00092F7B" w:rsidRPr="00604EDE" w:rsidRDefault="00092F7B" w:rsidP="00B91228">
      <w:pPr>
        <w:spacing w:line="480" w:lineRule="auto"/>
        <w:jc w:val="both"/>
        <w:rPr>
          <w:rFonts w:ascii="Times New Roman" w:hAnsi="Times New Roman" w:cs="Times New Roman"/>
          <w:b/>
          <w:sz w:val="24"/>
          <w:szCs w:val="24"/>
        </w:rPr>
      </w:pPr>
      <w:commentRangeStart w:id="3"/>
      <w:r w:rsidRPr="00604EDE">
        <w:rPr>
          <w:rFonts w:ascii="Times New Roman" w:hAnsi="Times New Roman" w:cs="Times New Roman"/>
          <w:b/>
          <w:sz w:val="24"/>
          <w:szCs w:val="24"/>
        </w:rPr>
        <w:lastRenderedPageBreak/>
        <w:t>Running head:</w:t>
      </w:r>
      <w:commentRangeEnd w:id="3"/>
      <w:r w:rsidRPr="00604EDE">
        <w:rPr>
          <w:rStyle w:val="CommentReference"/>
          <w:rFonts w:eastAsiaTheme="minorEastAsia"/>
        </w:rPr>
        <w:commentReference w:id="3"/>
      </w:r>
    </w:p>
    <w:p w14:paraId="220B1967" w14:textId="772384E1" w:rsidR="00B91228" w:rsidRPr="00604EDE" w:rsidRDefault="00B20782" w:rsidP="00B91228">
      <w:pPr>
        <w:spacing w:line="480" w:lineRule="auto"/>
        <w:jc w:val="both"/>
        <w:rPr>
          <w:rFonts w:ascii="Times New Roman" w:hAnsi="Times New Roman" w:cs="Times New Roman"/>
          <w:sz w:val="24"/>
          <w:szCs w:val="24"/>
        </w:rPr>
      </w:pPr>
      <w:commentRangeStart w:id="4"/>
      <w:r w:rsidRPr="00604EDE">
        <w:rPr>
          <w:rFonts w:ascii="Times New Roman" w:hAnsi="Times New Roman" w:cs="Times New Roman"/>
          <w:b/>
          <w:sz w:val="24"/>
          <w:szCs w:val="24"/>
        </w:rPr>
        <w:t>Working title</w:t>
      </w:r>
      <w:commentRangeEnd w:id="4"/>
      <w:r w:rsidR="0045115A" w:rsidRPr="00604EDE">
        <w:rPr>
          <w:rStyle w:val="CommentReference"/>
          <w:rFonts w:eastAsiaTheme="minorEastAsia"/>
        </w:rPr>
        <w:commentReference w:id="4"/>
      </w:r>
    </w:p>
    <w:p w14:paraId="1EDA4575" w14:textId="2D1E5F13" w:rsidR="00B91228" w:rsidRPr="00604EDE" w:rsidRDefault="0000478B" w:rsidP="00B91228">
      <w:pPr>
        <w:spacing w:after="0" w:line="480" w:lineRule="auto"/>
        <w:jc w:val="both"/>
        <w:rPr>
          <w:rFonts w:ascii="Times New Roman" w:hAnsi="Times New Roman" w:cs="Times New Roman"/>
          <w:bCs/>
          <w:sz w:val="24"/>
          <w:szCs w:val="24"/>
        </w:rPr>
      </w:pPr>
      <w:commentRangeStart w:id="5"/>
      <w:r w:rsidRPr="00604EDE">
        <w:rPr>
          <w:rFonts w:ascii="Times New Roman" w:hAnsi="Times New Roman" w:cs="Times New Roman"/>
          <w:bCs/>
          <w:sz w:val="24"/>
          <w:szCs w:val="24"/>
        </w:rPr>
        <w:t>Caitlin E. Jeffrey</w:t>
      </w:r>
      <w:r w:rsidR="00ED33E6" w:rsidRPr="00604EDE">
        <w:rPr>
          <w:rFonts w:ascii="Times New Roman" w:hAnsi="Times New Roman" w:cs="Times New Roman"/>
          <w:bCs/>
          <w:sz w:val="24"/>
          <w:szCs w:val="24"/>
        </w:rPr>
        <w:t>,</w:t>
      </w:r>
      <w:r w:rsidR="00191DC7" w:rsidRPr="00604EDE">
        <w:rPr>
          <w:rFonts w:ascii="Times New Roman" w:hAnsi="Times New Roman" w:cs="Times New Roman"/>
          <w:bCs/>
          <w:sz w:val="24"/>
          <w:szCs w:val="24"/>
          <w:vertAlign w:val="superscript"/>
        </w:rPr>
        <w:t>1</w:t>
      </w:r>
      <w:r w:rsidR="00B91228" w:rsidRPr="00604EDE">
        <w:rPr>
          <w:rFonts w:ascii="Times New Roman" w:hAnsi="Times New Roman" w:cs="Times New Roman"/>
          <w:bCs/>
          <w:sz w:val="24"/>
          <w:szCs w:val="24"/>
        </w:rPr>
        <w:t xml:space="preserve"> </w:t>
      </w:r>
      <w:r w:rsidR="00ED33E6" w:rsidRPr="00604EDE">
        <w:rPr>
          <w:rFonts w:ascii="Times New Roman" w:hAnsi="Times New Roman" w:cs="Times New Roman"/>
          <w:bCs/>
          <w:sz w:val="24"/>
          <w:szCs w:val="24"/>
        </w:rPr>
        <w:t>XXXXX,</w:t>
      </w:r>
      <w:r w:rsidR="00B91228" w:rsidRPr="00604EDE">
        <w:rPr>
          <w:rFonts w:ascii="Times New Roman" w:hAnsi="Times New Roman" w:cs="Times New Roman"/>
          <w:bCs/>
          <w:sz w:val="24"/>
          <w:szCs w:val="24"/>
        </w:rPr>
        <w:t xml:space="preserve"> John W. Barlow</w:t>
      </w:r>
      <w:r w:rsidR="00191DC7" w:rsidRPr="00604EDE">
        <w:rPr>
          <w:rFonts w:ascii="Times New Roman" w:hAnsi="Times New Roman" w:cs="Times New Roman"/>
          <w:bCs/>
          <w:sz w:val="24"/>
          <w:szCs w:val="24"/>
          <w:vertAlign w:val="superscript"/>
        </w:rPr>
        <w:t>1</w:t>
      </w:r>
    </w:p>
    <w:p w14:paraId="36A76675" w14:textId="2620DD87" w:rsidR="00B91228" w:rsidRPr="00604EDE" w:rsidRDefault="00191DC7"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vertAlign w:val="superscript"/>
        </w:rPr>
        <w:t>1</w:t>
      </w:r>
      <w:r w:rsidR="003B69F1" w:rsidRPr="00604EDE">
        <w:rPr>
          <w:rFonts w:ascii="Times New Roman" w:hAnsi="Times New Roman" w:cs="Times New Roman"/>
          <w:sz w:val="24"/>
          <w:szCs w:val="24"/>
        </w:rPr>
        <w:t xml:space="preserve">Department of Animal </w:t>
      </w:r>
      <w:r w:rsidR="00207F03" w:rsidRPr="00604EDE">
        <w:rPr>
          <w:rFonts w:ascii="Times New Roman" w:hAnsi="Times New Roman" w:cs="Times New Roman"/>
          <w:sz w:val="24"/>
          <w:szCs w:val="24"/>
        </w:rPr>
        <w:t xml:space="preserve">and Veterinary </w:t>
      </w:r>
      <w:r w:rsidR="003B69F1" w:rsidRPr="00604EDE">
        <w:rPr>
          <w:rFonts w:ascii="Times New Roman" w:hAnsi="Times New Roman" w:cs="Times New Roman"/>
          <w:sz w:val="24"/>
          <w:szCs w:val="24"/>
        </w:rPr>
        <w:t>Science</w:t>
      </w:r>
      <w:r w:rsidR="00207F03" w:rsidRPr="00604EDE">
        <w:rPr>
          <w:rFonts w:ascii="Times New Roman" w:hAnsi="Times New Roman" w:cs="Times New Roman"/>
          <w:sz w:val="24"/>
          <w:szCs w:val="24"/>
        </w:rPr>
        <w:t>s</w:t>
      </w:r>
      <w:r w:rsidR="003B69F1" w:rsidRPr="00604EDE">
        <w:rPr>
          <w:rFonts w:ascii="Times New Roman" w:hAnsi="Times New Roman" w:cs="Times New Roman"/>
          <w:sz w:val="24"/>
          <w:szCs w:val="24"/>
        </w:rPr>
        <w:t>, U</w:t>
      </w:r>
      <w:r w:rsidR="00B91228" w:rsidRPr="00604EDE">
        <w:rPr>
          <w:rFonts w:ascii="Times New Roman" w:hAnsi="Times New Roman" w:cs="Times New Roman"/>
          <w:sz w:val="24"/>
          <w:szCs w:val="24"/>
        </w:rPr>
        <w:t>niversity of Vermont, Burlington, V</w:t>
      </w:r>
      <w:r w:rsidR="00AC2186" w:rsidRPr="00604EDE">
        <w:rPr>
          <w:rFonts w:ascii="Times New Roman" w:hAnsi="Times New Roman" w:cs="Times New Roman"/>
          <w:sz w:val="24"/>
          <w:szCs w:val="24"/>
        </w:rPr>
        <w:t>T 05405</w:t>
      </w:r>
      <w:commentRangeEnd w:id="5"/>
      <w:r w:rsidR="007566F7" w:rsidRPr="00604EDE">
        <w:rPr>
          <w:rStyle w:val="CommentReference"/>
          <w:rFonts w:eastAsiaTheme="minorEastAsia"/>
        </w:rPr>
        <w:commentReference w:id="5"/>
      </w:r>
    </w:p>
    <w:p w14:paraId="3C7CF9A3" w14:textId="77777777" w:rsidR="00210888" w:rsidRPr="00604EDE" w:rsidRDefault="00210888" w:rsidP="00B91228">
      <w:pPr>
        <w:spacing w:after="0" w:line="480" w:lineRule="auto"/>
        <w:jc w:val="both"/>
        <w:rPr>
          <w:rFonts w:ascii="Times New Roman" w:hAnsi="Times New Roman" w:cs="Times New Roman"/>
          <w:sz w:val="24"/>
          <w:szCs w:val="24"/>
        </w:rPr>
      </w:pPr>
    </w:p>
    <w:p w14:paraId="07A6AF83" w14:textId="5861D6DE" w:rsidR="00210888" w:rsidRPr="00604EDE" w:rsidRDefault="00B91228" w:rsidP="00B91228">
      <w:pPr>
        <w:spacing w:after="0" w:line="480" w:lineRule="auto"/>
        <w:jc w:val="both"/>
        <w:rPr>
          <w:rFonts w:ascii="Times New Roman" w:hAnsi="Times New Roman" w:cs="Times New Roman"/>
          <w:sz w:val="24"/>
          <w:szCs w:val="24"/>
        </w:rPr>
      </w:pPr>
      <w:commentRangeStart w:id="6"/>
      <w:r w:rsidRPr="00604EDE">
        <w:rPr>
          <w:rFonts w:ascii="Times New Roman" w:hAnsi="Times New Roman" w:cs="Times New Roman"/>
          <w:sz w:val="24"/>
          <w:szCs w:val="24"/>
        </w:rPr>
        <w:t>Corresponding author: John Barlow</w:t>
      </w:r>
    </w:p>
    <w:p w14:paraId="1977DF66" w14:textId="77777777" w:rsidR="00210888" w:rsidRPr="00604EDE" w:rsidRDefault="00B9122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Department of Animal </w:t>
      </w:r>
      <w:r w:rsidR="00626846" w:rsidRPr="00604EDE">
        <w:rPr>
          <w:rFonts w:ascii="Times New Roman" w:hAnsi="Times New Roman" w:cs="Times New Roman"/>
          <w:sz w:val="24"/>
          <w:szCs w:val="24"/>
        </w:rPr>
        <w:t xml:space="preserve">and Veterinary </w:t>
      </w:r>
      <w:r w:rsidRPr="00604EDE">
        <w:rPr>
          <w:rFonts w:ascii="Times New Roman" w:hAnsi="Times New Roman" w:cs="Times New Roman"/>
          <w:sz w:val="24"/>
          <w:szCs w:val="24"/>
        </w:rPr>
        <w:t>Science</w:t>
      </w:r>
      <w:r w:rsidR="00626846" w:rsidRPr="00604EDE">
        <w:rPr>
          <w:rFonts w:ascii="Times New Roman" w:hAnsi="Times New Roman" w:cs="Times New Roman"/>
          <w:sz w:val="24"/>
          <w:szCs w:val="24"/>
        </w:rPr>
        <w:t>s</w:t>
      </w:r>
      <w:r w:rsidRPr="00604EDE">
        <w:rPr>
          <w:rFonts w:ascii="Times New Roman" w:hAnsi="Times New Roman" w:cs="Times New Roman"/>
          <w:sz w:val="24"/>
          <w:szCs w:val="24"/>
        </w:rPr>
        <w:t xml:space="preserve">, </w:t>
      </w:r>
    </w:p>
    <w:p w14:paraId="5B7419BC" w14:textId="77777777" w:rsidR="00210888" w:rsidRPr="00604EDE" w:rsidRDefault="0021088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202 Terrill Building, </w:t>
      </w:r>
    </w:p>
    <w:p w14:paraId="454BE5D0" w14:textId="77777777" w:rsidR="00210888" w:rsidRPr="00604EDE" w:rsidRDefault="00B9122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University of Vermont</w:t>
      </w:r>
      <w:r w:rsidR="00210888" w:rsidRPr="00604EDE">
        <w:rPr>
          <w:rFonts w:ascii="Times New Roman" w:hAnsi="Times New Roman" w:cs="Times New Roman"/>
          <w:sz w:val="24"/>
          <w:szCs w:val="24"/>
        </w:rPr>
        <w:t xml:space="preserve">, </w:t>
      </w:r>
    </w:p>
    <w:p w14:paraId="4F125EE2" w14:textId="5CE12B6D" w:rsidR="00B91228" w:rsidRPr="00604EDE" w:rsidRDefault="0021088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Burlington, VT 05405</w:t>
      </w:r>
    </w:p>
    <w:p w14:paraId="35CE42FA" w14:textId="579576C6" w:rsidR="00CA1B82" w:rsidRPr="00604EDE" w:rsidRDefault="00CA1B82"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Phone: 802-656-1395</w:t>
      </w:r>
    </w:p>
    <w:p w14:paraId="51ABC2CA" w14:textId="77777777" w:rsidR="00CC44B5" w:rsidRPr="00604EDE" w:rsidRDefault="00CC44B5" w:rsidP="00CC44B5">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Email: </w:t>
      </w:r>
      <w:hyperlink r:id="rId12" w:history="1">
        <w:r w:rsidRPr="00604EDE">
          <w:rPr>
            <w:rStyle w:val="Hyperlink"/>
            <w:rFonts w:ascii="Times New Roman" w:hAnsi="Times New Roman" w:cs="Times New Roman"/>
            <w:sz w:val="24"/>
            <w:szCs w:val="24"/>
          </w:rPr>
          <w:t>john.barlow@uvm.edu</w:t>
        </w:r>
      </w:hyperlink>
      <w:commentRangeEnd w:id="6"/>
      <w:r w:rsidRPr="00604EDE">
        <w:rPr>
          <w:rStyle w:val="CommentReference"/>
          <w:rFonts w:eastAsiaTheme="minorEastAsia"/>
        </w:rPr>
        <w:commentReference w:id="6"/>
      </w:r>
    </w:p>
    <w:p w14:paraId="7014520A" w14:textId="77777777" w:rsidR="00CC44B5" w:rsidRPr="00604EDE" w:rsidRDefault="00CC44B5" w:rsidP="00B91228">
      <w:pPr>
        <w:spacing w:after="0" w:line="480" w:lineRule="auto"/>
        <w:jc w:val="both"/>
        <w:rPr>
          <w:rFonts w:ascii="Times New Roman" w:hAnsi="Times New Roman" w:cs="Times New Roman"/>
          <w:sz w:val="24"/>
          <w:szCs w:val="24"/>
        </w:rPr>
      </w:pPr>
    </w:p>
    <w:p w14:paraId="33D15972" w14:textId="77777777"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p>
    <w:p w14:paraId="1E6899BF"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659AC188"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5E9F3E82"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2728781"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A041663"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983B41E"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51DC32E6"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3C5B6CD6"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3192E851"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01612E14" w14:textId="73E84B05"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commentRangeStart w:id="7"/>
      <w:r w:rsidRPr="00604EDE">
        <w:rPr>
          <w:rStyle w:val="Emphasis"/>
          <w:b/>
          <w:bCs/>
          <w:i w:val="0"/>
          <w:iCs w:val="0"/>
          <w:color w:val="0E101A"/>
        </w:rPr>
        <w:lastRenderedPageBreak/>
        <w:t>Abstract</w:t>
      </w:r>
      <w:commentRangeEnd w:id="7"/>
      <w:r w:rsidR="007A7A5F" w:rsidRPr="00604EDE">
        <w:rPr>
          <w:rStyle w:val="CommentReference"/>
          <w:rFonts w:asciiTheme="minorHAnsi" w:eastAsiaTheme="minorEastAsia" w:hAnsiTheme="minorHAnsi" w:cstheme="minorBidi"/>
        </w:rPr>
        <w:commentReference w:id="7"/>
      </w:r>
    </w:p>
    <w:p w14:paraId="7FE6D4AB" w14:textId="68D45D28" w:rsidR="00E942FF" w:rsidRPr="00604EDE" w:rsidRDefault="00185A8E">
      <w:pPr>
        <w:autoSpaceDE w:val="0"/>
        <w:autoSpaceDN w:val="0"/>
        <w:adjustRightInd w:val="0"/>
        <w:spacing w:after="0" w:line="480" w:lineRule="auto"/>
        <w:ind w:firstLine="720"/>
        <w:rPr>
          <w:rFonts w:ascii="Times New Roman" w:hAnsi="Times New Roman" w:cs="Times New Roman"/>
          <w:sz w:val="24"/>
          <w:szCs w:val="24"/>
        </w:rPr>
        <w:pPrChange w:id="8" w:author="Caitlin Jeffrey" w:date="2023-06-30T10:24:00Z">
          <w:pPr>
            <w:autoSpaceDE w:val="0"/>
            <w:autoSpaceDN w:val="0"/>
            <w:adjustRightInd w:val="0"/>
            <w:spacing w:after="0" w:line="480" w:lineRule="auto"/>
            <w:ind w:firstLine="720"/>
            <w:jc w:val="both"/>
          </w:pPr>
        </w:pPrChange>
      </w:pPr>
      <w:r w:rsidRPr="00604EDE">
        <w:rPr>
          <w:rFonts w:ascii="Times New Roman" w:hAnsi="Times New Roman" w:cs="Times New Roman"/>
          <w:sz w:val="24"/>
          <w:szCs w:val="24"/>
        </w:rPr>
        <w:t xml:space="preserve">A cross-sectional observational study on organic dairies had the objective of identifying whether bulk tank milk quality, udder health and hygiene outcomes were associated with facility type, and whether bedded pack systems are a viable option for winter housing in VT. We aimed to collect bulk tank milk samples, udder hygiene scores, and complete a survey on mastitis risk and bedding management on 40 farms, in order to compare the two most common winter housing systems in the state (freestalls, tiestalls) with those using a bedded pack. The survey was completed on 21 farms (5 bedded packs, 6 freestalls, 10 tiestalls) before interruption due to the pandemic. DHIA information captured included avg. linear score </w:t>
      </w:r>
      <w:del w:id="9" w:author="Caitlin Jeffrey" w:date="2023-06-30T10:22:00Z">
        <w:r w:rsidRPr="00BF437B" w:rsidDel="000A3FE6">
          <w:rPr>
            <w:rFonts w:ascii="Times New Roman" w:hAnsi="Times New Roman" w:cs="Times New Roman"/>
            <w:sz w:val="24"/>
            <w:szCs w:val="24"/>
          </w:rPr>
          <w:delText>(LS</w:delText>
        </w:r>
        <w:r w:rsidRPr="00604EDE" w:rsidDel="008C5635">
          <w:rPr>
            <w:rFonts w:ascii="Times New Roman" w:hAnsi="Times New Roman" w:cs="Times New Roman"/>
            <w:sz w:val="24"/>
            <w:szCs w:val="24"/>
          </w:rPr>
          <w:delText>; unweighted and</w:delText>
        </w:r>
        <w:r w:rsidRPr="00604EDE" w:rsidDel="000A3FE6">
          <w:rPr>
            <w:rFonts w:ascii="Times New Roman" w:hAnsi="Times New Roman" w:cs="Times New Roman"/>
            <w:sz w:val="24"/>
            <w:szCs w:val="24"/>
          </w:rPr>
          <w:delText xml:space="preserve"> </w:delText>
        </w:r>
      </w:del>
      <w:del w:id="10" w:author="Caitlin Jeffrey" w:date="2023-06-30T10:33:00Z">
        <w:r w:rsidRPr="00604EDE" w:rsidDel="009E0446">
          <w:rPr>
            <w:rFonts w:ascii="Times New Roman" w:hAnsi="Times New Roman" w:cs="Times New Roman"/>
            <w:sz w:val="24"/>
            <w:szCs w:val="24"/>
          </w:rPr>
          <w:delText>weighted by production</w:delText>
        </w:r>
      </w:del>
      <w:ins w:id="11" w:author="Caitlin Jeffrey" w:date="2023-06-30T10:22:00Z">
        <w:r w:rsidR="000A3FE6" w:rsidRPr="00604EDE">
          <w:rPr>
            <w:rFonts w:ascii="Times New Roman" w:hAnsi="Times New Roman" w:cs="Times New Roman"/>
            <w:sz w:val="24"/>
            <w:szCs w:val="24"/>
          </w:rPr>
          <w:t>(LS)</w:t>
        </w:r>
      </w:ins>
      <w:del w:id="12" w:author="Caitlin Jeffrey" w:date="2023-06-30T10:22:00Z">
        <w:r w:rsidRPr="00604EDE" w:rsidDel="008C5635">
          <w:rPr>
            <w:rFonts w:ascii="Times New Roman" w:hAnsi="Times New Roman" w:cs="Times New Roman"/>
            <w:sz w:val="24"/>
            <w:szCs w:val="24"/>
          </w:rPr>
          <w:delText>)</w:delText>
        </w:r>
      </w:del>
      <w:r w:rsidRPr="00604EDE">
        <w:rPr>
          <w:rFonts w:ascii="Times New Roman" w:hAnsi="Times New Roman" w:cs="Times New Roman"/>
          <w:sz w:val="24"/>
          <w:szCs w:val="24"/>
        </w:rPr>
        <w:t xml:space="preserve">, </w:t>
      </w:r>
      <w:r w:rsidR="00AA012D" w:rsidRPr="00604EDE">
        <w:rPr>
          <w:rFonts w:ascii="Times New Roman" w:hAnsi="Times New Roman" w:cs="Times New Roman"/>
          <w:sz w:val="24"/>
          <w:szCs w:val="24"/>
        </w:rPr>
        <w:t>standar</w:t>
      </w:r>
      <w:r w:rsidR="00564837" w:rsidRPr="00604EDE">
        <w:rPr>
          <w:rFonts w:ascii="Times New Roman" w:hAnsi="Times New Roman" w:cs="Times New Roman"/>
          <w:sz w:val="24"/>
          <w:szCs w:val="24"/>
        </w:rPr>
        <w:t xml:space="preserve">dized 150-day milk (STD 150-day milk), </w:t>
      </w:r>
      <w:r w:rsidRPr="00604EDE">
        <w:rPr>
          <w:rFonts w:ascii="Times New Roman" w:hAnsi="Times New Roman" w:cs="Times New Roman"/>
          <w:sz w:val="24"/>
          <w:szCs w:val="24"/>
        </w:rPr>
        <w:t xml:space="preserve">% cows with </w:t>
      </w:r>
      <w:ins w:id="13" w:author="Caitlin Jeffrey" w:date="2023-06-30T13:29:00Z">
        <w:r w:rsidR="00081233" w:rsidRPr="00604EDE">
          <w:rPr>
            <w:rFonts w:ascii="Times New Roman" w:hAnsi="Times New Roman" w:cs="Times New Roman"/>
            <w:sz w:val="24"/>
            <w:szCs w:val="24"/>
          </w:rPr>
          <w:t>high</w:t>
        </w:r>
      </w:ins>
      <w:ins w:id="14" w:author="Caitlin Jeffrey" w:date="2023-06-30T13:17:00Z">
        <w:r w:rsidR="00265C03" w:rsidRPr="00604EDE">
          <w:rPr>
            <w:rFonts w:ascii="Times New Roman" w:hAnsi="Times New Roman" w:cs="Times New Roman"/>
            <w:sz w:val="24"/>
            <w:szCs w:val="24"/>
          </w:rPr>
          <w:t xml:space="preserve"> SCC</w:t>
        </w:r>
      </w:ins>
      <w:del w:id="15" w:author="Caitlin Jeffrey" w:date="2023-06-30T13:17:00Z">
        <w:r w:rsidRPr="00604EDE" w:rsidDel="00265C03">
          <w:rPr>
            <w:rFonts w:ascii="Times New Roman" w:hAnsi="Times New Roman" w:cs="Times New Roman"/>
            <w:sz w:val="24"/>
            <w:szCs w:val="24"/>
          </w:rPr>
          <w:delText>any intramammary infection</w:delText>
        </w:r>
      </w:del>
      <w:r w:rsidRPr="00604EDE">
        <w:rPr>
          <w:rFonts w:ascii="Times New Roman" w:hAnsi="Times New Roman" w:cs="Times New Roman"/>
          <w:sz w:val="24"/>
          <w:szCs w:val="24"/>
        </w:rPr>
        <w:t xml:space="preserve"> (</w:t>
      </w:r>
      <w:ins w:id="16" w:author="Caitlin Jeffrey" w:date="2023-06-30T13:17:00Z">
        <w:r w:rsidR="00265C03" w:rsidRPr="00604EDE">
          <w:rPr>
            <w:rFonts w:ascii="Times New Roman" w:hAnsi="Times New Roman" w:cs="Times New Roman"/>
            <w:sz w:val="24"/>
            <w:szCs w:val="24"/>
          </w:rPr>
          <w:t>“</w:t>
        </w:r>
      </w:ins>
      <w:proofErr w:type="spellStart"/>
      <w:ins w:id="17" w:author="Caitlin Jeffrey" w:date="2023-08-02T07:15:00Z">
        <w:r w:rsidR="009B3369">
          <w:rPr>
            <w:rFonts w:ascii="Times New Roman" w:hAnsi="Times New Roman" w:cs="Times New Roman"/>
            <w:sz w:val="24"/>
            <w:szCs w:val="24"/>
          </w:rPr>
          <w:t>elevSCC</w:t>
        </w:r>
      </w:ins>
      <w:proofErr w:type="spellEnd"/>
      <w:del w:id="18" w:author="Caitlin Jeffrey" w:date="2023-06-30T13:17:00Z">
        <w:r w:rsidRPr="00604EDE" w:rsidDel="00265C03">
          <w:rPr>
            <w:rFonts w:ascii="Times New Roman" w:hAnsi="Times New Roman" w:cs="Times New Roman"/>
            <w:sz w:val="24"/>
            <w:szCs w:val="24"/>
          </w:rPr>
          <w:delText>IMI</w:delText>
        </w:r>
      </w:del>
      <w:r w:rsidRPr="00604EDE">
        <w:rPr>
          <w:rFonts w:ascii="Times New Roman" w:hAnsi="Times New Roman" w:cs="Times New Roman"/>
          <w:sz w:val="24"/>
          <w:szCs w:val="24"/>
        </w:rPr>
        <w:t>;</w:t>
      </w:r>
      <w:ins w:id="19" w:author="Caitlin Jeffrey" w:date="2023-06-30T13:17:00Z">
        <w:r w:rsidR="00265C03"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 LS</w:t>
      </w:r>
      <w:ins w:id="20" w:author="Caitlin Jeffrey" w:date="2023-08-03T12:52:00Z">
        <w:r w:rsidR="00DE3BBB">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 ≥4.0), % cows with new</w:t>
      </w:r>
      <w:ins w:id="21" w:author="Caitlin Jeffrey" w:date="2023-06-30T11:47:00Z">
        <w:r w:rsidR="00EE5761" w:rsidRPr="00604EDE">
          <w:rPr>
            <w:rFonts w:ascii="Times New Roman" w:hAnsi="Times New Roman" w:cs="Times New Roman"/>
            <w:sz w:val="24"/>
            <w:szCs w:val="24"/>
          </w:rPr>
          <w:t>ly-elevated SCC</w:t>
        </w:r>
      </w:ins>
      <w:del w:id="22" w:author="Caitlin Jeffrey" w:date="2023-06-30T11:47:00Z">
        <w:r w:rsidRPr="00604EDE" w:rsidDel="00EE5761">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t>
      </w:r>
      <w:ins w:id="23" w:author="Caitlin Jeffrey" w:date="2023-06-30T11:47:00Z">
        <w:r w:rsidR="00EE5761" w:rsidRPr="00604EDE">
          <w:rPr>
            <w:rFonts w:ascii="Times New Roman" w:hAnsi="Times New Roman" w:cs="Times New Roman"/>
            <w:sz w:val="24"/>
            <w:szCs w:val="24"/>
          </w:rPr>
          <w:t>“</w:t>
        </w:r>
      </w:ins>
      <w:proofErr w:type="spellStart"/>
      <w:ins w:id="24" w:author="Caitlin Jeffrey" w:date="2023-08-02T07:16:00Z">
        <w:r w:rsidR="009B3369">
          <w:rPr>
            <w:rFonts w:ascii="Times New Roman" w:hAnsi="Times New Roman" w:cs="Times New Roman"/>
            <w:sz w:val="24"/>
            <w:szCs w:val="24"/>
          </w:rPr>
          <w:t>newSCC</w:t>
        </w:r>
      </w:ins>
      <w:proofErr w:type="spellEnd"/>
      <w:ins w:id="25" w:author="Caitlin Jeffrey" w:date="2023-06-30T11:47:00Z">
        <w:r w:rsidR="00EE5761"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LS &lt;4.0 to</w:t>
      </w:r>
      <w:ins w:id="26" w:author="Caitlin Jeffrey" w:date="2023-08-03T12:52:00Z">
        <w:r w:rsidR="00DE3BBB">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 ≥4.0), and % cows with chronic</w:t>
      </w:r>
      <w:ins w:id="27" w:author="Caitlin Jeffrey" w:date="2023-06-30T11:16:00Z">
        <w:r w:rsidR="003C029F" w:rsidRPr="00604EDE">
          <w:rPr>
            <w:rFonts w:ascii="Times New Roman" w:hAnsi="Times New Roman" w:cs="Times New Roman"/>
            <w:sz w:val="24"/>
            <w:szCs w:val="24"/>
          </w:rPr>
          <w:t>ally-elevated SCC</w:t>
        </w:r>
      </w:ins>
      <w:del w:id="28" w:author="Caitlin Jeffrey" w:date="2023-06-30T11:16:00Z">
        <w:r w:rsidRPr="00604EDE" w:rsidDel="003C029F">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t>
      </w:r>
      <w:ins w:id="29" w:author="Caitlin Jeffrey" w:date="2023-06-30T11:21:00Z">
        <w:r w:rsidR="006450EC" w:rsidRPr="00604EDE">
          <w:rPr>
            <w:rFonts w:ascii="Times New Roman" w:hAnsi="Times New Roman" w:cs="Times New Roman"/>
            <w:sz w:val="24"/>
            <w:szCs w:val="24"/>
          </w:rPr>
          <w:t>“</w:t>
        </w:r>
      </w:ins>
      <w:proofErr w:type="spellStart"/>
      <w:ins w:id="30" w:author="Caitlin Jeffrey" w:date="2023-08-02T07:16:00Z">
        <w:r w:rsidR="009B3369">
          <w:rPr>
            <w:rFonts w:ascii="Times New Roman" w:hAnsi="Times New Roman" w:cs="Times New Roman"/>
            <w:sz w:val="24"/>
            <w:szCs w:val="24"/>
          </w:rPr>
          <w:t>chronSCC</w:t>
        </w:r>
      </w:ins>
      <w:proofErr w:type="spellEnd"/>
      <w:ins w:id="31" w:author="Caitlin Jeffrey" w:date="2023-06-30T11:16:00Z">
        <w:r w:rsidR="00A45F7E" w:rsidRPr="00604EDE">
          <w:rPr>
            <w:rFonts w:ascii="Times New Roman" w:hAnsi="Times New Roman" w:cs="Times New Roman"/>
            <w:sz w:val="24"/>
            <w:szCs w:val="24"/>
          </w:rPr>
          <w:t>,</w:t>
        </w:r>
      </w:ins>
      <w:ins w:id="32" w:author="Caitlin Jeffrey" w:date="2023-06-30T11:22:00Z">
        <w:r w:rsidR="007C737B" w:rsidRPr="00604EDE">
          <w:rPr>
            <w:rFonts w:ascii="Times New Roman" w:hAnsi="Times New Roman" w:cs="Times New Roman"/>
            <w:sz w:val="24"/>
            <w:szCs w:val="24"/>
          </w:rPr>
          <w:t>”</w:t>
        </w:r>
      </w:ins>
      <w:ins w:id="33" w:author="Caitlin Jeffrey" w:date="2023-06-30T11:16:00Z">
        <w:r w:rsidR="00A45F7E" w:rsidRPr="00604EDE">
          <w:rPr>
            <w:rFonts w:ascii="Times New Roman" w:hAnsi="Times New Roman" w:cs="Times New Roman"/>
            <w:sz w:val="24"/>
            <w:szCs w:val="24"/>
          </w:rPr>
          <w:t xml:space="preserve"> LS</w:t>
        </w:r>
      </w:ins>
      <w:ins w:id="34" w:author="Caitlin Jeffrey" w:date="2023-06-30T11:17:00Z">
        <w:r w:rsidR="00A45F7E"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≥4.0 last </w:t>
      </w:r>
      <w:ins w:id="35" w:author="Caitlin Jeffrey" w:date="2023-08-03T12:53:00Z">
        <w:r w:rsidR="00DE3BBB">
          <w:rPr>
            <w:rFonts w:ascii="Times New Roman" w:hAnsi="Times New Roman" w:cs="Times New Roman"/>
            <w:sz w:val="24"/>
            <w:szCs w:val="24"/>
          </w:rPr>
          <w:t>two</w:t>
        </w:r>
      </w:ins>
      <w:del w:id="36" w:author="Caitlin Jeffrey" w:date="2023-08-03T12:53:00Z">
        <w:r w:rsidRPr="00604EDE" w:rsidDel="00DE3BBB">
          <w:rPr>
            <w:rFonts w:ascii="Times New Roman" w:hAnsi="Times New Roman" w:cs="Times New Roman"/>
            <w:sz w:val="24"/>
            <w:szCs w:val="24"/>
          </w:rPr>
          <w:delText>2</w:delText>
        </w:r>
      </w:del>
      <w:r w:rsidRPr="00604EDE">
        <w:rPr>
          <w:rFonts w:ascii="Times New Roman" w:hAnsi="Times New Roman" w:cs="Times New Roman"/>
          <w:sz w:val="24"/>
          <w:szCs w:val="24"/>
        </w:rPr>
        <w:t xml:space="preserve"> tests). There were no significant differences between bulk tank udder health measures, aerobic culture data, </w:t>
      </w:r>
      <w:r w:rsidR="007C3870" w:rsidRPr="00604EDE">
        <w:rPr>
          <w:rFonts w:ascii="Times New Roman" w:hAnsi="Times New Roman" w:cs="Times New Roman"/>
          <w:sz w:val="24"/>
          <w:szCs w:val="24"/>
        </w:rPr>
        <w:t>milk production</w:t>
      </w:r>
      <w:r w:rsidR="00BA5071" w:rsidRPr="00604EDE">
        <w:rPr>
          <w:rFonts w:ascii="Times New Roman" w:hAnsi="Times New Roman" w:cs="Times New Roman"/>
          <w:sz w:val="24"/>
          <w:szCs w:val="24"/>
        </w:rPr>
        <w:t>,</w:t>
      </w:r>
      <w:r w:rsidR="007C3870" w:rsidRPr="00604EDE">
        <w:rPr>
          <w:rFonts w:ascii="Times New Roman" w:hAnsi="Times New Roman" w:cs="Times New Roman"/>
          <w:sz w:val="24"/>
          <w:szCs w:val="24"/>
        </w:rPr>
        <w:t xml:space="preserve"> </w:t>
      </w:r>
      <w:r w:rsidRPr="00604EDE">
        <w:rPr>
          <w:rFonts w:ascii="Times New Roman" w:hAnsi="Times New Roman" w:cs="Times New Roman"/>
          <w:sz w:val="24"/>
          <w:szCs w:val="24"/>
        </w:rPr>
        <w:t>and hygiene scores between facility types. As sample sizes were limited, a multivariable model to describe outcomes by facility type was abandoned in favor of univariate linear regression to identify associations between management factors and outcomes for all farms combined. Farms with deeper bedding showed a tendency (p ≤</w:t>
      </w:r>
      <w:del w:id="37" w:author="Caitlin Jeffrey" w:date="2023-08-03T13:08:00Z">
        <w:r w:rsidRPr="00604EDE" w:rsidDel="003B5296">
          <w:rPr>
            <w:rFonts w:ascii="Times New Roman" w:hAnsi="Times New Roman" w:cs="Times New Roman"/>
            <w:sz w:val="24"/>
            <w:szCs w:val="24"/>
          </w:rPr>
          <w:delText xml:space="preserve"> </w:delText>
        </w:r>
      </w:del>
      <w:r w:rsidRPr="00604EDE">
        <w:rPr>
          <w:rFonts w:ascii="Times New Roman" w:hAnsi="Times New Roman" w:cs="Times New Roman"/>
          <w:sz w:val="24"/>
          <w:szCs w:val="24"/>
        </w:rPr>
        <w:t>0.20) toward a lower bulk tank SCC, lower %</w:t>
      </w:r>
      <w:ins w:id="38" w:author="Caitlin Jeffrey" w:date="2023-06-30T11:47:00Z">
        <w:r w:rsidR="00275615" w:rsidRPr="00604EDE">
          <w:rPr>
            <w:rFonts w:ascii="Times New Roman" w:hAnsi="Times New Roman" w:cs="Times New Roman"/>
            <w:sz w:val="24"/>
            <w:szCs w:val="24"/>
          </w:rPr>
          <w:t xml:space="preserve"> </w:t>
        </w:r>
      </w:ins>
      <w:del w:id="39" w:author="Caitlin Jeffrey" w:date="2023-06-30T11:47:00Z">
        <w:r w:rsidRPr="00604EDE" w:rsidDel="00275615">
          <w:rPr>
            <w:rFonts w:ascii="Times New Roman" w:hAnsi="Times New Roman" w:cs="Times New Roman"/>
            <w:sz w:val="24"/>
            <w:szCs w:val="24"/>
          </w:rPr>
          <w:delText xml:space="preserve"> </w:delText>
        </w:r>
      </w:del>
      <w:del w:id="40" w:author="Caitlin Jeffrey" w:date="2023-08-02T07:16:00Z">
        <w:r w:rsidRPr="00604EDE" w:rsidDel="009B3369">
          <w:rPr>
            <w:rFonts w:ascii="Times New Roman" w:hAnsi="Times New Roman" w:cs="Times New Roman"/>
            <w:sz w:val="24"/>
            <w:szCs w:val="24"/>
          </w:rPr>
          <w:delText>ne</w:delText>
        </w:r>
      </w:del>
      <w:proofErr w:type="spellStart"/>
      <w:ins w:id="41" w:author="Caitlin Jeffrey" w:date="2023-08-02T07:16:00Z">
        <w:r w:rsidR="009B3369">
          <w:rPr>
            <w:rFonts w:ascii="Times New Roman" w:hAnsi="Times New Roman" w:cs="Times New Roman"/>
            <w:sz w:val="24"/>
            <w:szCs w:val="24"/>
          </w:rPr>
          <w:t>newSCC</w:t>
        </w:r>
      </w:ins>
      <w:proofErr w:type="spellEnd"/>
      <w:del w:id="42" w:author="Caitlin Jeffrey" w:date="2023-06-30T11:47:00Z">
        <w:r w:rsidRPr="00604EDE" w:rsidDel="00275615">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lower % </w:t>
      </w:r>
      <w:proofErr w:type="spellStart"/>
      <w:ins w:id="43" w:author="Caitlin Jeffrey" w:date="2023-08-02T07:16:00Z">
        <w:r w:rsidR="009B3369">
          <w:rPr>
            <w:rFonts w:ascii="Times New Roman" w:hAnsi="Times New Roman" w:cs="Times New Roman"/>
            <w:sz w:val="24"/>
            <w:szCs w:val="24"/>
          </w:rPr>
          <w:t>elevSCC</w:t>
        </w:r>
      </w:ins>
      <w:proofErr w:type="spellEnd"/>
      <w:del w:id="44" w:author="Caitlin Jeffrey" w:date="2023-06-30T13:17:00Z">
        <w:r w:rsidRPr="00604EDE" w:rsidDel="00265C03">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lower </w:t>
      </w:r>
      <w:del w:id="45" w:author="Caitlin Jeffrey" w:date="2023-06-30T10:41:00Z">
        <w:r w:rsidRPr="00604EDE" w:rsidDel="00393222">
          <w:rPr>
            <w:rFonts w:ascii="Times New Roman" w:hAnsi="Times New Roman" w:cs="Times New Roman"/>
            <w:sz w:val="24"/>
            <w:szCs w:val="24"/>
          </w:rPr>
          <w:delText xml:space="preserve">weighted and unweighted </w:delText>
        </w:r>
      </w:del>
      <w:r w:rsidRPr="00604EDE">
        <w:rPr>
          <w:rFonts w:ascii="Times New Roman" w:hAnsi="Times New Roman" w:cs="Times New Roman"/>
          <w:sz w:val="24"/>
          <w:szCs w:val="24"/>
        </w:rPr>
        <w:t xml:space="preserve">average LS, and improved hygiene metrics. Farms with lower mean udder hygiene scores tended towards having lower % </w:t>
      </w:r>
      <w:del w:id="46" w:author="Caitlin Jeffrey" w:date="2023-06-30T11:17:00Z">
        <w:r w:rsidRPr="00604EDE" w:rsidDel="00C35B74">
          <w:rPr>
            <w:rFonts w:ascii="Times New Roman" w:hAnsi="Times New Roman" w:cs="Times New Roman"/>
            <w:sz w:val="24"/>
            <w:szCs w:val="24"/>
          </w:rPr>
          <w:delText>chronic IMI</w:delText>
        </w:r>
      </w:del>
      <w:proofErr w:type="spellStart"/>
      <w:ins w:id="47" w:author="Caitlin Jeffrey" w:date="2023-08-03T15:40:00Z">
        <w:r w:rsidR="002205FD">
          <w:rPr>
            <w:rFonts w:ascii="Times New Roman" w:hAnsi="Times New Roman" w:cs="Times New Roman"/>
            <w:sz w:val="24"/>
            <w:szCs w:val="24"/>
          </w:rPr>
          <w:t>c</w:t>
        </w:r>
      </w:ins>
      <w:ins w:id="48" w:author="Caitlin Jeffrey" w:date="2023-08-03T15:41:00Z">
        <w:r w:rsidR="002205FD">
          <w:rPr>
            <w:rFonts w:ascii="Times New Roman" w:hAnsi="Times New Roman" w:cs="Times New Roman"/>
            <w:sz w:val="24"/>
            <w:szCs w:val="24"/>
          </w:rPr>
          <w:t>hron</w:t>
        </w:r>
      </w:ins>
      <w:proofErr w:type="spellEnd"/>
      <w:ins w:id="49" w:author="Caitlin Jeffrey" w:date="2023-06-30T11:21:00Z">
        <w:r w:rsidR="0027467A" w:rsidRPr="00604EDE">
          <w:rPr>
            <w:rFonts w:ascii="Times New Roman" w:hAnsi="Times New Roman" w:cs="Times New Roman"/>
            <w:sz w:val="24"/>
            <w:szCs w:val="24"/>
          </w:rPr>
          <w:t xml:space="preserve"> SCC</w:t>
        </w:r>
      </w:ins>
      <w:r w:rsidRPr="00604EDE">
        <w:rPr>
          <w:rFonts w:ascii="Times New Roman" w:hAnsi="Times New Roman" w:cs="Times New Roman"/>
          <w:sz w:val="24"/>
          <w:szCs w:val="24"/>
        </w:rPr>
        <w:t xml:space="preserve">, lower % </w:t>
      </w:r>
      <w:proofErr w:type="spellStart"/>
      <w:ins w:id="50" w:author="Caitlin Jeffrey" w:date="2023-06-30T13:17:00Z">
        <w:r w:rsidR="001B27BA" w:rsidRPr="00604EDE">
          <w:rPr>
            <w:rFonts w:ascii="Times New Roman" w:hAnsi="Times New Roman" w:cs="Times New Roman"/>
            <w:sz w:val="24"/>
            <w:szCs w:val="24"/>
          </w:rPr>
          <w:t>elevSCC</w:t>
        </w:r>
      </w:ins>
      <w:proofErr w:type="spellEnd"/>
      <w:del w:id="51" w:author="Caitlin Jeffrey" w:date="2023-06-30T13:17:00Z">
        <w:r w:rsidRPr="00604EDE" w:rsidDel="001B27BA">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and lower </w:t>
      </w:r>
      <w:del w:id="52" w:author="Caitlin Jeffrey" w:date="2023-06-30T10:41:00Z">
        <w:r w:rsidRPr="00604EDE" w:rsidDel="00416357">
          <w:rPr>
            <w:rFonts w:ascii="Times New Roman" w:hAnsi="Times New Roman" w:cs="Times New Roman"/>
            <w:sz w:val="24"/>
            <w:szCs w:val="24"/>
          </w:rPr>
          <w:delText xml:space="preserve">weighted and unweighted </w:delText>
        </w:r>
      </w:del>
      <w:r w:rsidRPr="00604EDE">
        <w:rPr>
          <w:rFonts w:ascii="Times New Roman" w:hAnsi="Times New Roman" w:cs="Times New Roman"/>
          <w:sz w:val="24"/>
          <w:szCs w:val="24"/>
        </w:rPr>
        <w:t>average LS. Increased bedding depth measures tended to be associated with improved udder hygiene metrics. Although statistical power was limited, the current study provided insight on factors affecting bulk tank milk quality, udder health and hygiene measures on organic dairy farms in Vermont. Additionally, outcomes for bedded packs were comparable to more commonly used winter housing systems, and are therefore a viable option for pasture-based herds interested in a loose-housing system in VT.</w:t>
      </w:r>
    </w:p>
    <w:p w14:paraId="22AFA213" w14:textId="77777777" w:rsidR="00185A8E" w:rsidRPr="00604EDE" w:rsidRDefault="00185A8E" w:rsidP="00B91228">
      <w:pPr>
        <w:autoSpaceDE w:val="0"/>
        <w:autoSpaceDN w:val="0"/>
        <w:adjustRightInd w:val="0"/>
        <w:spacing w:after="0" w:line="480" w:lineRule="auto"/>
        <w:jc w:val="both"/>
        <w:rPr>
          <w:rFonts w:ascii="Times New Roman" w:hAnsi="Times New Roman" w:cs="Times New Roman"/>
          <w:sz w:val="24"/>
          <w:szCs w:val="24"/>
        </w:rPr>
      </w:pPr>
    </w:p>
    <w:p w14:paraId="6AABB146" w14:textId="50FB20F2" w:rsidR="00B91228" w:rsidRPr="00604EDE" w:rsidRDefault="00B91228" w:rsidP="00B91228">
      <w:pPr>
        <w:autoSpaceDE w:val="0"/>
        <w:autoSpaceDN w:val="0"/>
        <w:adjustRightInd w:val="0"/>
        <w:spacing w:after="0" w:line="360" w:lineRule="auto"/>
        <w:jc w:val="both"/>
        <w:rPr>
          <w:rStyle w:val="Emphasis"/>
          <w:rFonts w:ascii="Times New Roman" w:eastAsia="ComputerModern-Regular" w:hAnsi="Times New Roman" w:cs="Times New Roman"/>
          <w:i w:val="0"/>
          <w:iCs w:val="0"/>
          <w:sz w:val="24"/>
          <w:szCs w:val="24"/>
        </w:rPr>
      </w:pPr>
      <w:commentRangeStart w:id="53"/>
      <w:r w:rsidRPr="00604EDE">
        <w:rPr>
          <w:rStyle w:val="Emphasis"/>
          <w:rFonts w:ascii="Times New Roman" w:eastAsia="ComputerModern-Regular" w:hAnsi="Times New Roman" w:cs="Times New Roman"/>
          <w:b/>
          <w:bCs/>
          <w:i w:val="0"/>
          <w:iCs w:val="0"/>
          <w:sz w:val="24"/>
          <w:szCs w:val="24"/>
        </w:rPr>
        <w:t>Keywords:</w:t>
      </w:r>
      <w:commentRangeEnd w:id="53"/>
      <w:r w:rsidR="008905A2" w:rsidRPr="00604EDE">
        <w:rPr>
          <w:rStyle w:val="CommentReference"/>
          <w:rFonts w:eastAsiaTheme="minorEastAsia"/>
        </w:rPr>
        <w:commentReference w:id="53"/>
      </w:r>
      <w:r w:rsidRPr="00604EDE">
        <w:rPr>
          <w:rStyle w:val="Emphasis"/>
          <w:rFonts w:ascii="Times New Roman" w:eastAsia="ComputerModern-Regular" w:hAnsi="Times New Roman" w:cs="Times New Roman"/>
          <w:b/>
          <w:bCs/>
          <w:i w:val="0"/>
          <w:iCs w:val="0"/>
          <w:sz w:val="24"/>
          <w:szCs w:val="24"/>
        </w:rPr>
        <w:t xml:space="preserve"> </w:t>
      </w:r>
      <w:r w:rsidR="00A774DA" w:rsidRPr="00604EDE">
        <w:rPr>
          <w:rStyle w:val="Emphasis"/>
          <w:rFonts w:ascii="Times New Roman" w:eastAsia="ComputerModern-Regular" w:hAnsi="Times New Roman" w:cs="Times New Roman"/>
          <w:i w:val="0"/>
          <w:iCs w:val="0"/>
          <w:sz w:val="24"/>
          <w:szCs w:val="24"/>
        </w:rPr>
        <w:t xml:space="preserve">Mastitis, </w:t>
      </w:r>
      <w:r w:rsidR="00581A4A" w:rsidRPr="00604EDE">
        <w:rPr>
          <w:rStyle w:val="Emphasis"/>
          <w:rFonts w:ascii="Times New Roman" w:eastAsia="ComputerModern-Regular" w:hAnsi="Times New Roman" w:cs="Times New Roman"/>
          <w:i w:val="0"/>
          <w:iCs w:val="0"/>
          <w:sz w:val="24"/>
          <w:szCs w:val="24"/>
        </w:rPr>
        <w:t xml:space="preserve">organic </w:t>
      </w:r>
      <w:r w:rsidR="0097546D" w:rsidRPr="00604EDE">
        <w:rPr>
          <w:rStyle w:val="Emphasis"/>
          <w:rFonts w:ascii="Times New Roman" w:eastAsia="ComputerModern-Regular" w:hAnsi="Times New Roman" w:cs="Times New Roman"/>
          <w:i w:val="0"/>
          <w:iCs w:val="0"/>
          <w:sz w:val="24"/>
          <w:szCs w:val="24"/>
        </w:rPr>
        <w:t xml:space="preserve">dairy cattle, </w:t>
      </w:r>
      <w:r w:rsidR="00D55600" w:rsidRPr="00604EDE">
        <w:rPr>
          <w:rStyle w:val="Emphasis"/>
          <w:rFonts w:ascii="Times New Roman" w:eastAsia="ComputerModern-Regular" w:hAnsi="Times New Roman" w:cs="Times New Roman"/>
          <w:i w:val="0"/>
          <w:iCs w:val="0"/>
          <w:sz w:val="24"/>
          <w:szCs w:val="24"/>
        </w:rPr>
        <w:t>(composting) bedded pack, hygiene</w:t>
      </w:r>
      <w:r w:rsidR="00D81720" w:rsidRPr="00604EDE">
        <w:rPr>
          <w:rStyle w:val="Emphasis"/>
          <w:rFonts w:ascii="Times New Roman" w:eastAsia="ComputerModern-Regular" w:hAnsi="Times New Roman" w:cs="Times New Roman"/>
          <w:i w:val="0"/>
          <w:iCs w:val="0"/>
          <w:sz w:val="24"/>
          <w:szCs w:val="24"/>
        </w:rPr>
        <w:t>, bulk tank milk quality</w:t>
      </w:r>
      <w:r w:rsidR="0097546D" w:rsidRPr="00604EDE">
        <w:rPr>
          <w:rStyle w:val="Emphasis"/>
          <w:rFonts w:ascii="Times New Roman" w:eastAsia="ComputerModern-Regular" w:hAnsi="Times New Roman" w:cs="Times New Roman"/>
          <w:i w:val="0"/>
          <w:iCs w:val="0"/>
          <w:sz w:val="24"/>
          <w:szCs w:val="24"/>
        </w:rPr>
        <w:t>…</w:t>
      </w:r>
    </w:p>
    <w:p w14:paraId="57BCA85A" w14:textId="77777777"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p>
    <w:p w14:paraId="7B9365A6" w14:textId="77777777" w:rsidR="00B91228" w:rsidRPr="00604EDE" w:rsidRDefault="00B91228" w:rsidP="00D91453">
      <w:pPr>
        <w:pStyle w:val="NormalWeb"/>
        <w:spacing w:before="0" w:beforeAutospacing="0" w:after="0" w:afterAutospacing="0" w:line="480" w:lineRule="auto"/>
        <w:jc w:val="both"/>
        <w:rPr>
          <w:rStyle w:val="Emphasis"/>
          <w:b/>
          <w:bCs/>
          <w:i w:val="0"/>
          <w:iCs w:val="0"/>
          <w:color w:val="0E101A"/>
        </w:rPr>
      </w:pPr>
      <w:commentRangeStart w:id="54"/>
      <w:commentRangeStart w:id="55"/>
      <w:commentRangeStart w:id="56"/>
      <w:r w:rsidRPr="00604EDE">
        <w:rPr>
          <w:rStyle w:val="Emphasis"/>
          <w:b/>
          <w:bCs/>
          <w:i w:val="0"/>
          <w:iCs w:val="0"/>
          <w:color w:val="0E101A"/>
        </w:rPr>
        <w:t>Introduction</w:t>
      </w:r>
      <w:commentRangeEnd w:id="54"/>
      <w:r w:rsidR="00123751" w:rsidRPr="00604EDE">
        <w:rPr>
          <w:rStyle w:val="CommentReference"/>
          <w:rFonts w:asciiTheme="minorHAnsi" w:eastAsiaTheme="minorEastAsia" w:hAnsiTheme="minorHAnsi" w:cstheme="minorBidi"/>
        </w:rPr>
        <w:commentReference w:id="54"/>
      </w:r>
      <w:commentRangeEnd w:id="55"/>
      <w:r w:rsidR="00CB39D2" w:rsidRPr="00604EDE">
        <w:rPr>
          <w:rStyle w:val="CommentReference"/>
          <w:rFonts w:asciiTheme="minorHAnsi" w:eastAsiaTheme="minorEastAsia" w:hAnsiTheme="minorHAnsi" w:cstheme="minorBidi"/>
        </w:rPr>
        <w:commentReference w:id="55"/>
      </w:r>
      <w:commentRangeEnd w:id="56"/>
      <w:r w:rsidR="001A7E4F" w:rsidRPr="00604EDE">
        <w:rPr>
          <w:rStyle w:val="CommentReference"/>
          <w:rFonts w:asciiTheme="minorHAnsi" w:eastAsiaTheme="minorEastAsia" w:hAnsiTheme="minorHAnsi" w:cstheme="minorBidi"/>
        </w:rPr>
        <w:commentReference w:id="56"/>
      </w:r>
    </w:p>
    <w:p w14:paraId="5F5A3454" w14:textId="068FBFCC" w:rsidR="001C02E2" w:rsidRPr="00604EDE" w:rsidRDefault="002159A8" w:rsidP="00A0313A">
      <w:pPr>
        <w:spacing w:line="480" w:lineRule="auto"/>
        <w:ind w:firstLine="720"/>
        <w:rPr>
          <w:rFonts w:ascii="Times New Roman" w:eastAsia="Times New Roman" w:hAnsi="Times New Roman" w:cs="Times New Roman"/>
          <w:color w:val="0E101A"/>
          <w:sz w:val="24"/>
          <w:szCs w:val="24"/>
        </w:rPr>
      </w:pPr>
      <w:del w:id="57" w:author="Caitlin Jeffrey" w:date="2023-07-20T08:39:00Z">
        <w:r w:rsidRPr="00604EDE" w:rsidDel="00415E1D">
          <w:rPr>
            <w:rFonts w:ascii="Times New Roman" w:eastAsia="Times New Roman" w:hAnsi="Times New Roman" w:cs="Times New Roman"/>
            <w:color w:val="0E101A"/>
            <w:sz w:val="24"/>
            <w:szCs w:val="24"/>
          </w:rPr>
          <w:delText xml:space="preserve">Teats of dairy cattle may be in direct contact with bedding materials for 40 to 60% of the day, making </w:delText>
        </w:r>
      </w:del>
      <w:del w:id="58" w:author="Caitlin Jeffrey" w:date="2023-07-20T08:38:00Z">
        <w:r w:rsidRPr="00604EDE" w:rsidDel="0030129A">
          <w:rPr>
            <w:rFonts w:ascii="Times New Roman" w:eastAsia="Times New Roman" w:hAnsi="Times New Roman" w:cs="Times New Roman"/>
            <w:color w:val="0E101A"/>
            <w:sz w:val="24"/>
            <w:szCs w:val="24"/>
          </w:rPr>
          <w:delText>bedding materials</w:delText>
        </w:r>
      </w:del>
      <w:del w:id="59" w:author="Caitlin Jeffrey" w:date="2023-07-20T08:39:00Z">
        <w:r w:rsidRPr="00604EDE" w:rsidDel="00415E1D">
          <w:rPr>
            <w:rFonts w:ascii="Times New Roman" w:eastAsia="Times New Roman" w:hAnsi="Times New Roman" w:cs="Times New Roman"/>
            <w:color w:val="0E101A"/>
            <w:sz w:val="24"/>
            <w:szCs w:val="24"/>
          </w:rPr>
          <w:delText xml:space="preserve"> an important potential source of exposure to mastitis pathogens (Cook, 2005; Hogan, 2012; Tucker, 2004). </w:delText>
        </w:r>
      </w:del>
      <w:r w:rsidRPr="00604EDE">
        <w:rPr>
          <w:rFonts w:ascii="Times New Roman" w:eastAsia="Times New Roman" w:hAnsi="Times New Roman" w:cs="Times New Roman"/>
          <w:color w:val="0E101A"/>
          <w:sz w:val="24"/>
          <w:szCs w:val="24"/>
        </w:rPr>
        <w:t xml:space="preserve">Mastitis due to environmental pathogens, such as those commonly found in bedding material, has now become the “most common and costly form of mastitis in modern dairy herds” that have implemented standard mastitis control practices which limit the effect of contagious pathogens </w:t>
      </w:r>
      <w:del w:id="60" w:author="Caitlin Jeffrey" w:date="2023-08-02T15:30:00Z">
        <w:r w:rsidRPr="00604EDE" w:rsidDel="004420CA">
          <w:rPr>
            <w:rFonts w:ascii="Times New Roman" w:eastAsia="Times New Roman" w:hAnsi="Times New Roman" w:cs="Times New Roman"/>
            <w:color w:val="0E101A"/>
            <w:sz w:val="24"/>
            <w:szCs w:val="24"/>
          </w:rPr>
          <w:delText>(Klaas, 2018)</w:delText>
        </w:r>
      </w:del>
      <w:r w:rsidR="004420CA">
        <w:rPr>
          <w:rFonts w:ascii="Times New Roman" w:eastAsia="Times New Roman" w:hAnsi="Times New Roman" w:cs="Times New Roman"/>
          <w:color w:val="0E101A"/>
          <w:sz w:val="24"/>
          <w:szCs w:val="24"/>
        </w:rPr>
        <w:fldChar w:fldCharType="begin">
          <w:fldData xml:space="preserve">PEVuZE5vdGU+PENpdGU+PEF1dGhvcj5LbGFhczwvQXV0aG9yPjxZZWFyPjIwMTg8L1llYXI+PFJl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</w:fldData>
        </w:fldChar>
      </w:r>
      <w:r w:rsidR="004420CA">
        <w:rPr>
          <w:rFonts w:ascii="Times New Roman" w:eastAsia="Times New Roman" w:hAnsi="Times New Roman" w:cs="Times New Roman"/>
          <w:color w:val="0E101A"/>
          <w:sz w:val="24"/>
          <w:szCs w:val="24"/>
        </w:rPr>
        <w:instrText xml:space="preserve"> ADDIN EN.CITE </w:instrText>
      </w:r>
      <w:r w:rsidR="004420CA">
        <w:rPr>
          <w:rFonts w:ascii="Times New Roman" w:eastAsia="Times New Roman" w:hAnsi="Times New Roman" w:cs="Times New Roman"/>
          <w:color w:val="0E101A"/>
          <w:sz w:val="24"/>
          <w:szCs w:val="24"/>
        </w:rPr>
        <w:fldChar w:fldCharType="begin">
          <w:fldData xml:space="preserve">PEVuZE5vdGU+PENpdGU+PEF1dGhvcj5LbGFhczwvQXV0aG9yPjxZZWFyPjIwMTg8L1llYXI+PFJl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</w:fldData>
        </w:fldChar>
      </w:r>
      <w:r w:rsidR="004420CA">
        <w:rPr>
          <w:rFonts w:ascii="Times New Roman" w:eastAsia="Times New Roman" w:hAnsi="Times New Roman" w:cs="Times New Roman"/>
          <w:color w:val="0E101A"/>
          <w:sz w:val="24"/>
          <w:szCs w:val="24"/>
        </w:rPr>
        <w:instrText xml:space="preserve"> ADDIN EN.CITE.DATA </w:instrText>
      </w:r>
      <w:r w:rsidR="004420CA">
        <w:rPr>
          <w:rFonts w:ascii="Times New Roman" w:eastAsia="Times New Roman" w:hAnsi="Times New Roman" w:cs="Times New Roman"/>
          <w:color w:val="0E101A"/>
          <w:sz w:val="24"/>
          <w:szCs w:val="24"/>
        </w:rPr>
      </w:r>
      <w:r w:rsidR="004420CA">
        <w:rPr>
          <w:rFonts w:ascii="Times New Roman" w:eastAsia="Times New Roman" w:hAnsi="Times New Roman" w:cs="Times New Roman"/>
          <w:color w:val="0E101A"/>
          <w:sz w:val="24"/>
          <w:szCs w:val="24"/>
        </w:rPr>
        <w:fldChar w:fldCharType="end"/>
      </w:r>
      <w:r w:rsidR="004420CA">
        <w:rPr>
          <w:rFonts w:ascii="Times New Roman" w:eastAsia="Times New Roman" w:hAnsi="Times New Roman" w:cs="Times New Roman"/>
          <w:color w:val="0E101A"/>
          <w:sz w:val="24"/>
          <w:szCs w:val="24"/>
        </w:rPr>
      </w:r>
      <w:r w:rsidR="004420CA">
        <w:rPr>
          <w:rFonts w:ascii="Times New Roman" w:eastAsia="Times New Roman" w:hAnsi="Times New Roman" w:cs="Times New Roman"/>
          <w:color w:val="0E101A"/>
          <w:sz w:val="24"/>
          <w:szCs w:val="24"/>
        </w:rPr>
        <w:fldChar w:fldCharType="separate"/>
      </w:r>
      <w:r w:rsidR="004420CA">
        <w:rPr>
          <w:rFonts w:ascii="Times New Roman" w:eastAsia="Times New Roman" w:hAnsi="Times New Roman" w:cs="Times New Roman"/>
          <w:noProof/>
          <w:color w:val="0E101A"/>
          <w:sz w:val="24"/>
          <w:szCs w:val="24"/>
        </w:rPr>
        <w:t>(Klaas and Zadoks 2018)</w:t>
      </w:r>
      <w:r w:rsidR="004420CA">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w:t>
      </w:r>
      <w:ins w:id="61" w:author="Caitlin Jeffrey" w:date="2023-07-20T08:39:00Z">
        <w:r w:rsidR="00415E1D" w:rsidRPr="00604EDE">
          <w:rPr>
            <w:rFonts w:ascii="Times New Roman" w:eastAsia="Times New Roman" w:hAnsi="Times New Roman" w:cs="Times New Roman"/>
            <w:color w:val="0E101A"/>
            <w:sz w:val="24"/>
            <w:szCs w:val="24"/>
          </w:rPr>
          <w:t xml:space="preserve">Teats of dairy cattle may be in direct contact with bedding materials for 40 to 60% of the day, making </w:t>
        </w:r>
        <w:r w:rsidR="00415E1D">
          <w:rPr>
            <w:rFonts w:ascii="Times New Roman" w:eastAsia="Times New Roman" w:hAnsi="Times New Roman" w:cs="Times New Roman"/>
            <w:color w:val="0E101A"/>
            <w:sz w:val="24"/>
            <w:szCs w:val="24"/>
          </w:rPr>
          <w:t>this</w:t>
        </w:r>
        <w:r w:rsidR="00415E1D" w:rsidRPr="00604EDE">
          <w:rPr>
            <w:rFonts w:ascii="Times New Roman" w:eastAsia="Times New Roman" w:hAnsi="Times New Roman" w:cs="Times New Roman"/>
            <w:color w:val="0E101A"/>
            <w:sz w:val="24"/>
            <w:szCs w:val="24"/>
          </w:rPr>
          <w:t xml:space="preserve"> an important potential source of exposure to mastitis pathogens </w:t>
        </w:r>
      </w:ins>
      <w:r w:rsidR="00B47829">
        <w:rPr>
          <w:rFonts w:ascii="Times New Roman" w:eastAsia="Times New Roman" w:hAnsi="Times New Roman" w:cs="Times New Roman"/>
          <w:color w:val="0E101A"/>
          <w:sz w:val="24"/>
          <w:szCs w:val="24"/>
        </w:rPr>
        <w:fldChar w:fldCharType="begin">
          <w:fldData xml:space="preserve">PEVuZE5vdGU+PENpdGU+PEF1dGhvcj5Db29rPC9BdXRob3I+PFllYXI+MjAwNTwvWWVhcj48UmVj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</w:fldData>
        </w:fldChar>
      </w:r>
      <w:r w:rsidR="00303C23">
        <w:rPr>
          <w:rFonts w:ascii="Times New Roman" w:eastAsia="Times New Roman" w:hAnsi="Times New Roman" w:cs="Times New Roman"/>
          <w:color w:val="0E101A"/>
          <w:sz w:val="24"/>
          <w:szCs w:val="24"/>
        </w:rPr>
        <w:instrText xml:space="preserve"> ADDIN EN.CITE </w:instrText>
      </w:r>
      <w:r w:rsidR="00303C23">
        <w:rPr>
          <w:rFonts w:ascii="Times New Roman" w:eastAsia="Times New Roman" w:hAnsi="Times New Roman" w:cs="Times New Roman"/>
          <w:color w:val="0E101A"/>
          <w:sz w:val="24"/>
          <w:szCs w:val="24"/>
        </w:rPr>
        <w:fldChar w:fldCharType="begin">
          <w:fldData xml:space="preserve">PEVuZE5vdGU+PENpdGU+PEF1dGhvcj5Db29rPC9BdXRob3I+PFllYXI+MjAwNTwvWWVhcj48UmVj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</w:fldData>
        </w:fldChar>
      </w:r>
      <w:r w:rsidR="00303C23">
        <w:rPr>
          <w:rFonts w:ascii="Times New Roman" w:eastAsia="Times New Roman" w:hAnsi="Times New Roman" w:cs="Times New Roman"/>
          <w:color w:val="0E101A"/>
          <w:sz w:val="24"/>
          <w:szCs w:val="24"/>
        </w:rPr>
        <w:instrText xml:space="preserve"> ADDIN EN.CITE.DATA </w:instrText>
      </w:r>
      <w:r w:rsidR="00303C23">
        <w:rPr>
          <w:rFonts w:ascii="Times New Roman" w:eastAsia="Times New Roman" w:hAnsi="Times New Roman" w:cs="Times New Roman"/>
          <w:color w:val="0E101A"/>
          <w:sz w:val="24"/>
          <w:szCs w:val="24"/>
        </w:rPr>
      </w:r>
      <w:r w:rsidR="00303C23">
        <w:rPr>
          <w:rFonts w:ascii="Times New Roman" w:eastAsia="Times New Roman" w:hAnsi="Times New Roman" w:cs="Times New Roman"/>
          <w:color w:val="0E101A"/>
          <w:sz w:val="24"/>
          <w:szCs w:val="24"/>
        </w:rPr>
        <w:fldChar w:fldCharType="end"/>
      </w:r>
      <w:r w:rsidR="00B47829">
        <w:rPr>
          <w:rFonts w:ascii="Times New Roman" w:eastAsia="Times New Roman" w:hAnsi="Times New Roman" w:cs="Times New Roman"/>
          <w:color w:val="0E101A"/>
          <w:sz w:val="24"/>
          <w:szCs w:val="24"/>
        </w:rPr>
      </w:r>
      <w:r w:rsidR="00B47829">
        <w:rPr>
          <w:rFonts w:ascii="Times New Roman" w:eastAsia="Times New Roman" w:hAnsi="Times New Roman" w:cs="Times New Roman"/>
          <w:color w:val="0E101A"/>
          <w:sz w:val="24"/>
          <w:szCs w:val="24"/>
        </w:rPr>
        <w:fldChar w:fldCharType="separate"/>
      </w:r>
      <w:r w:rsidR="00303C23">
        <w:rPr>
          <w:rFonts w:ascii="Times New Roman" w:eastAsia="Times New Roman" w:hAnsi="Times New Roman" w:cs="Times New Roman"/>
          <w:noProof/>
          <w:color w:val="0E101A"/>
          <w:sz w:val="24"/>
          <w:szCs w:val="24"/>
        </w:rPr>
        <w:t>(Tucker and Weary 2004; Cook et al. 2005; Hogan and Smith 2012)</w:t>
      </w:r>
      <w:r w:rsidR="00B47829">
        <w:rPr>
          <w:rFonts w:ascii="Times New Roman" w:eastAsia="Times New Roman" w:hAnsi="Times New Roman" w:cs="Times New Roman"/>
          <w:color w:val="0E101A"/>
          <w:sz w:val="24"/>
          <w:szCs w:val="24"/>
        </w:rPr>
        <w:fldChar w:fldCharType="end"/>
      </w:r>
      <w:ins w:id="62" w:author="Caitlin Jeffrey" w:date="2023-07-20T08:39:00Z">
        <w:r w:rsidR="00415E1D" w:rsidRPr="00604EDE">
          <w:rPr>
            <w:rFonts w:ascii="Times New Roman" w:eastAsia="Times New Roman" w:hAnsi="Times New Roman" w:cs="Times New Roman"/>
            <w:color w:val="0E101A"/>
            <w:sz w:val="24"/>
            <w:szCs w:val="24"/>
          </w:rPr>
          <w:t xml:space="preserve">. </w:t>
        </w:r>
      </w:ins>
      <w:r w:rsidRPr="00604EDE">
        <w:rPr>
          <w:rFonts w:ascii="Times New Roman" w:eastAsia="Times New Roman" w:hAnsi="Times New Roman" w:cs="Times New Roman"/>
          <w:color w:val="0E101A"/>
          <w:sz w:val="24"/>
          <w:szCs w:val="24"/>
        </w:rPr>
        <w:t>Work exploring how bedding materials relate to a cow’s risk of getting mastitis has understandably been focused on the most commonly-used bedding materials and housing systems in the dairy industry. However, there is growing interest and adoption</w:t>
      </w:r>
      <w:ins w:id="63" w:author="Caitlin Jeffrey" w:date="2023-07-20T08:40:00Z">
        <w:r w:rsidR="0017491E">
          <w:rPr>
            <w:rFonts w:ascii="Times New Roman" w:eastAsia="Times New Roman" w:hAnsi="Times New Roman" w:cs="Times New Roman"/>
            <w:color w:val="0E101A"/>
            <w:sz w:val="24"/>
            <w:szCs w:val="24"/>
          </w:rPr>
          <w:t xml:space="preserve"> </w:t>
        </w:r>
        <w:r w:rsidR="0017491E" w:rsidRPr="00604EDE">
          <w:rPr>
            <w:rFonts w:ascii="Times New Roman" w:eastAsia="Times New Roman" w:hAnsi="Times New Roman" w:cs="Times New Roman"/>
            <w:color w:val="0E101A"/>
            <w:sz w:val="24"/>
            <w:szCs w:val="24"/>
          </w:rPr>
          <w:t>of a bedded pack system to house dairy cattle</w:t>
        </w:r>
      </w:ins>
      <w:r w:rsidRPr="00604EDE">
        <w:rPr>
          <w:rFonts w:ascii="Times New Roman" w:eastAsia="Times New Roman" w:hAnsi="Times New Roman" w:cs="Times New Roman"/>
          <w:color w:val="0E101A"/>
          <w:sz w:val="24"/>
          <w:szCs w:val="24"/>
        </w:rPr>
        <w:t xml:space="preserve"> amongst dairy producers</w:t>
      </w:r>
      <w:del w:id="64" w:author="Caitlin Jeffrey" w:date="2023-07-20T08:40:00Z">
        <w:r w:rsidRPr="00604EDE" w:rsidDel="0017491E">
          <w:rPr>
            <w:rFonts w:ascii="Times New Roman" w:eastAsia="Times New Roman" w:hAnsi="Times New Roman" w:cs="Times New Roman"/>
            <w:color w:val="0E101A"/>
            <w:sz w:val="24"/>
            <w:szCs w:val="24"/>
          </w:rPr>
          <w:delText xml:space="preserve"> of a bedded pack system to house dairy cattle</w:delText>
        </w:r>
      </w:del>
      <w:r w:rsidRPr="00604EDE">
        <w:rPr>
          <w:rFonts w:ascii="Times New Roman" w:eastAsia="Times New Roman" w:hAnsi="Times New Roman" w:cs="Times New Roman"/>
          <w:color w:val="0E101A"/>
          <w:sz w:val="24"/>
          <w:szCs w:val="24"/>
        </w:rPr>
        <w:t xml:space="preserve">. Smaller-scale dairy farmers with aging facilities may be looking to implement a bedded pack system on their farms as a sustainable, cost-effective, loose-housing option </w:t>
      </w:r>
      <w:del w:id="65" w:author="Caitlin Jeffrey" w:date="2023-07-20T08:41:00Z">
        <w:r w:rsidRPr="00604EDE" w:rsidDel="00EC19E8">
          <w:rPr>
            <w:rFonts w:ascii="Times New Roman" w:eastAsia="Times New Roman" w:hAnsi="Times New Roman" w:cs="Times New Roman"/>
            <w:color w:val="0E101A"/>
            <w:sz w:val="24"/>
            <w:szCs w:val="24"/>
          </w:rPr>
          <w:delText xml:space="preserve">which </w:delText>
        </w:r>
      </w:del>
      <w:ins w:id="66" w:author="Caitlin Jeffrey" w:date="2023-07-20T08:41:00Z">
        <w:r w:rsidR="00EC19E8">
          <w:rPr>
            <w:rFonts w:ascii="Times New Roman" w:eastAsia="Times New Roman" w:hAnsi="Times New Roman" w:cs="Times New Roman"/>
            <w:color w:val="0E101A"/>
            <w:sz w:val="24"/>
            <w:szCs w:val="24"/>
          </w:rPr>
          <w:t>that</w:t>
        </w:r>
        <w:r w:rsidR="00EC19E8" w:rsidRPr="00604EDE">
          <w:rPr>
            <w:rFonts w:ascii="Times New Roman" w:eastAsia="Times New Roman" w:hAnsi="Times New Roman" w:cs="Times New Roman"/>
            <w:color w:val="0E101A"/>
            <w:sz w:val="24"/>
            <w:szCs w:val="24"/>
          </w:rPr>
          <w:t xml:space="preserve"> </w:t>
        </w:r>
      </w:ins>
      <w:r w:rsidRPr="00604EDE">
        <w:rPr>
          <w:rFonts w:ascii="Times New Roman" w:eastAsia="Times New Roman" w:hAnsi="Times New Roman" w:cs="Times New Roman"/>
          <w:color w:val="0E101A"/>
          <w:sz w:val="24"/>
          <w:szCs w:val="24"/>
        </w:rPr>
        <w:t xml:space="preserve">integrates well into pasture-based production systems, as both the dairy industry and consumers look to move away from traditional housing systems that restrict cow movement </w:t>
      </w:r>
      <w:del w:id="67" w:author="Caitlin Jeffrey" w:date="2023-08-02T15:46:00Z">
        <w:r w:rsidRPr="00604EDE" w:rsidDel="00652438">
          <w:rPr>
            <w:rFonts w:ascii="Times New Roman" w:eastAsia="Times New Roman" w:hAnsi="Times New Roman" w:cs="Times New Roman"/>
            <w:color w:val="0E101A"/>
            <w:sz w:val="24"/>
            <w:szCs w:val="24"/>
          </w:rPr>
          <w:delText>(Barkema et al., 2015)</w:delText>
        </w:r>
      </w:del>
      <w:r w:rsidR="00652438">
        <w:rPr>
          <w:rFonts w:ascii="Times New Roman" w:eastAsia="Times New Roman" w:hAnsi="Times New Roman" w:cs="Times New Roman"/>
          <w:color w:val="0E101A"/>
          <w:sz w:val="24"/>
          <w:szCs w:val="24"/>
        </w:rPr>
        <w:fldChar w:fldCharType="begin">
          <w:fldData xml:space="preserve">PEVuZE5vdGU+PENpdGU+PEF1dGhvcj5CYXJrZW1hPC9BdXRob3I+PFllYXI+MjAxNTwvWWVhcj48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</w:fldData>
        </w:fldChar>
      </w:r>
      <w:r w:rsidR="00303C23">
        <w:rPr>
          <w:rFonts w:ascii="Times New Roman" w:eastAsia="Times New Roman" w:hAnsi="Times New Roman" w:cs="Times New Roman"/>
          <w:color w:val="0E101A"/>
          <w:sz w:val="24"/>
          <w:szCs w:val="24"/>
        </w:rPr>
        <w:instrText xml:space="preserve"> ADDIN EN.CITE </w:instrText>
      </w:r>
      <w:r w:rsidR="00303C23">
        <w:rPr>
          <w:rFonts w:ascii="Times New Roman" w:eastAsia="Times New Roman" w:hAnsi="Times New Roman" w:cs="Times New Roman"/>
          <w:color w:val="0E101A"/>
          <w:sz w:val="24"/>
          <w:szCs w:val="24"/>
        </w:rPr>
        <w:fldChar w:fldCharType="begin">
          <w:fldData xml:space="preserve">PEVuZE5vdGU+PENpdGU+PEF1dGhvcj5CYXJrZW1hPC9BdXRob3I+PFllYXI+MjAxNTwvWWVhcj48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</w:fldData>
        </w:fldChar>
      </w:r>
      <w:r w:rsidR="00303C23">
        <w:rPr>
          <w:rFonts w:ascii="Times New Roman" w:eastAsia="Times New Roman" w:hAnsi="Times New Roman" w:cs="Times New Roman"/>
          <w:color w:val="0E101A"/>
          <w:sz w:val="24"/>
          <w:szCs w:val="24"/>
        </w:rPr>
        <w:instrText xml:space="preserve"> ADDIN EN.CITE.DATA </w:instrText>
      </w:r>
      <w:r w:rsidR="00303C23">
        <w:rPr>
          <w:rFonts w:ascii="Times New Roman" w:eastAsia="Times New Roman" w:hAnsi="Times New Roman" w:cs="Times New Roman"/>
          <w:color w:val="0E101A"/>
          <w:sz w:val="24"/>
          <w:szCs w:val="24"/>
        </w:rPr>
      </w:r>
      <w:r w:rsidR="00303C23">
        <w:rPr>
          <w:rFonts w:ascii="Times New Roman" w:eastAsia="Times New Roman" w:hAnsi="Times New Roman" w:cs="Times New Roman"/>
          <w:color w:val="0E101A"/>
          <w:sz w:val="24"/>
          <w:szCs w:val="24"/>
        </w:rPr>
        <w:fldChar w:fldCharType="end"/>
      </w:r>
      <w:r w:rsidR="00652438">
        <w:rPr>
          <w:rFonts w:ascii="Times New Roman" w:eastAsia="Times New Roman" w:hAnsi="Times New Roman" w:cs="Times New Roman"/>
          <w:color w:val="0E101A"/>
          <w:sz w:val="24"/>
          <w:szCs w:val="24"/>
        </w:rPr>
      </w:r>
      <w:r w:rsidR="00652438">
        <w:rPr>
          <w:rFonts w:ascii="Times New Roman" w:eastAsia="Times New Roman" w:hAnsi="Times New Roman" w:cs="Times New Roman"/>
          <w:color w:val="0E101A"/>
          <w:sz w:val="24"/>
          <w:szCs w:val="24"/>
        </w:rPr>
        <w:fldChar w:fldCharType="separate"/>
      </w:r>
      <w:r w:rsidR="00303C23">
        <w:rPr>
          <w:rFonts w:ascii="Times New Roman" w:eastAsia="Times New Roman" w:hAnsi="Times New Roman" w:cs="Times New Roman"/>
          <w:noProof/>
          <w:color w:val="0E101A"/>
          <w:sz w:val="24"/>
          <w:szCs w:val="24"/>
        </w:rPr>
        <w:t>(Barkema et al. 2015)</w:t>
      </w:r>
      <w:r w:rsidR="00652438">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As interest in this type of facility grows, it will be important to better understand how milk quality, udder health and hygiene look</w:t>
      </w:r>
      <w:del w:id="68" w:author="Caitlin Jeffrey" w:date="2023-07-20T08:41:00Z">
        <w:r w:rsidRPr="00604EDE" w:rsidDel="000C1F98">
          <w:rPr>
            <w:rFonts w:ascii="Times New Roman" w:eastAsia="Times New Roman" w:hAnsi="Times New Roman" w:cs="Times New Roman"/>
            <w:color w:val="0E101A"/>
            <w:sz w:val="24"/>
            <w:szCs w:val="24"/>
          </w:rPr>
          <w:delText>s</w:delText>
        </w:r>
      </w:del>
      <w:r w:rsidRPr="00604EDE">
        <w:rPr>
          <w:rFonts w:ascii="Times New Roman" w:eastAsia="Times New Roman" w:hAnsi="Times New Roman" w:cs="Times New Roman"/>
          <w:color w:val="0E101A"/>
          <w:sz w:val="24"/>
          <w:szCs w:val="24"/>
        </w:rPr>
        <w:t xml:space="preserve"> for farms using a bedded pack system. </w:t>
      </w:r>
      <w:ins w:id="69" w:author="Caitlin Jeffrey" w:date="2023-08-03T14:39:00Z">
        <w:r w:rsidR="001C02E2">
          <w:rPr>
            <w:rFonts w:ascii="Times New Roman" w:eastAsia="Times New Roman" w:hAnsi="Times New Roman" w:cs="Times New Roman"/>
            <w:color w:val="0E101A"/>
            <w:sz w:val="24"/>
            <w:szCs w:val="24"/>
          </w:rPr>
          <w:t>The majority of p</w:t>
        </w:r>
      </w:ins>
      <w:del w:id="70" w:author="Caitlin Jeffrey" w:date="2023-08-03T14:39:00Z">
        <w:r w:rsidRPr="00604EDE" w:rsidDel="001C02E2">
          <w:rPr>
            <w:rFonts w:ascii="Times New Roman" w:eastAsia="Times New Roman" w:hAnsi="Times New Roman" w:cs="Times New Roman"/>
            <w:color w:val="0E101A"/>
            <w:sz w:val="24"/>
            <w:szCs w:val="24"/>
          </w:rPr>
          <w:delText>P</w:delText>
        </w:r>
      </w:del>
      <w:r w:rsidRPr="00604EDE">
        <w:rPr>
          <w:rFonts w:ascii="Times New Roman" w:eastAsia="Times New Roman" w:hAnsi="Times New Roman" w:cs="Times New Roman"/>
          <w:color w:val="0E101A"/>
          <w:sz w:val="24"/>
          <w:szCs w:val="24"/>
        </w:rPr>
        <w:t xml:space="preserve">revious work describing mastitis risk and hygiene </w:t>
      </w:r>
      <w:del w:id="71" w:author="Caitlin Jeffrey" w:date="2023-08-03T14:40:00Z">
        <w:r w:rsidRPr="00604EDE" w:rsidDel="00E1718F">
          <w:rPr>
            <w:rFonts w:ascii="Times New Roman" w:eastAsia="Times New Roman" w:hAnsi="Times New Roman" w:cs="Times New Roman"/>
            <w:color w:val="0E101A"/>
            <w:sz w:val="24"/>
            <w:szCs w:val="24"/>
          </w:rPr>
          <w:delText xml:space="preserve">for </w:delText>
        </w:r>
      </w:del>
      <w:ins w:id="72" w:author="Caitlin Jeffrey" w:date="2023-08-03T14:40:00Z">
        <w:r w:rsidR="00E1718F">
          <w:rPr>
            <w:rFonts w:ascii="Times New Roman" w:eastAsia="Times New Roman" w:hAnsi="Times New Roman" w:cs="Times New Roman"/>
            <w:color w:val="0E101A"/>
            <w:sz w:val="24"/>
            <w:szCs w:val="24"/>
          </w:rPr>
          <w:t>in bedded pack systems</w:t>
        </w:r>
        <w:r w:rsidR="00E1718F" w:rsidRPr="00604EDE">
          <w:rPr>
            <w:rFonts w:ascii="Times New Roman" w:eastAsia="Times New Roman" w:hAnsi="Times New Roman" w:cs="Times New Roman"/>
            <w:color w:val="0E101A"/>
            <w:sz w:val="24"/>
            <w:szCs w:val="24"/>
          </w:rPr>
          <w:t xml:space="preserve"> </w:t>
        </w:r>
      </w:ins>
      <w:del w:id="73" w:author="Caitlin Jeffrey" w:date="2023-08-03T14:40:00Z">
        <w:r w:rsidRPr="00604EDE" w:rsidDel="00062957">
          <w:rPr>
            <w:rFonts w:ascii="Times New Roman" w:eastAsia="Times New Roman" w:hAnsi="Times New Roman" w:cs="Times New Roman"/>
            <w:color w:val="0E101A"/>
            <w:sz w:val="24"/>
            <w:szCs w:val="24"/>
          </w:rPr>
          <w:delText>actively-managed, composting bedded packs</w:delText>
        </w:r>
      </w:del>
      <w:del w:id="74" w:author="Caitlin Jeffrey" w:date="2023-08-03T14:39:00Z">
        <w:r w:rsidRPr="00604EDE" w:rsidDel="001C02E2">
          <w:rPr>
            <w:rFonts w:ascii="Times New Roman" w:eastAsia="Times New Roman" w:hAnsi="Times New Roman" w:cs="Times New Roman"/>
            <w:color w:val="0E101A"/>
            <w:sz w:val="24"/>
            <w:szCs w:val="24"/>
          </w:rPr>
          <w:delText xml:space="preserve"> specifically</w:delText>
        </w:r>
      </w:del>
      <w:del w:id="75" w:author="Caitlin Jeffrey" w:date="2023-08-03T14:40:00Z">
        <w:r w:rsidRPr="00604EDE" w:rsidDel="00062957">
          <w:rPr>
            <w:rFonts w:ascii="Times New Roman" w:eastAsia="Times New Roman" w:hAnsi="Times New Roman" w:cs="Times New Roman"/>
            <w:color w:val="0E101A"/>
            <w:sz w:val="24"/>
            <w:szCs w:val="24"/>
          </w:rPr>
          <w:delText xml:space="preserve"> </w:delText>
        </w:r>
      </w:del>
      <w:del w:id="76" w:author="Caitlin Jeffrey" w:date="2023-08-03T14:39:00Z">
        <w:r w:rsidRPr="00604EDE" w:rsidDel="001C02E2">
          <w:rPr>
            <w:rFonts w:ascii="Times New Roman" w:eastAsia="Times New Roman" w:hAnsi="Times New Roman" w:cs="Times New Roman"/>
            <w:color w:val="0E101A"/>
            <w:sz w:val="24"/>
            <w:szCs w:val="24"/>
          </w:rPr>
          <w:delText>ha</w:delText>
        </w:r>
      </w:del>
      <w:del w:id="77" w:author="Caitlin Jeffrey" w:date="2023-07-20T08:42:00Z">
        <w:r w:rsidRPr="00604EDE" w:rsidDel="0013198C">
          <w:rPr>
            <w:rFonts w:ascii="Times New Roman" w:eastAsia="Times New Roman" w:hAnsi="Times New Roman" w:cs="Times New Roman"/>
            <w:color w:val="0E101A"/>
            <w:sz w:val="24"/>
            <w:szCs w:val="24"/>
          </w:rPr>
          <w:delText>ve</w:delText>
        </w:r>
      </w:del>
      <w:del w:id="78" w:author="Caitlin Jeffrey" w:date="2023-08-03T14:39:00Z">
        <w:r w:rsidRPr="00604EDE" w:rsidDel="001C02E2">
          <w:rPr>
            <w:rFonts w:ascii="Times New Roman" w:eastAsia="Times New Roman" w:hAnsi="Times New Roman" w:cs="Times New Roman"/>
            <w:color w:val="0E101A"/>
            <w:sz w:val="24"/>
            <w:szCs w:val="24"/>
          </w:rPr>
          <w:delText xml:space="preserve"> comparable milk quality and udder health to more traditional housing systems</w:delText>
        </w:r>
      </w:del>
      <w:ins w:id="79" w:author="Caitlin Jeffrey" w:date="2023-08-03T14:37:00Z">
        <w:r w:rsidR="00993F3D">
          <w:rPr>
            <w:rFonts w:ascii="Times New Roman" w:eastAsia="Times New Roman" w:hAnsi="Times New Roman" w:cs="Times New Roman"/>
            <w:color w:val="0E101A"/>
            <w:sz w:val="24"/>
            <w:szCs w:val="24"/>
          </w:rPr>
          <w:t>so far has been descriptive studies</w:t>
        </w:r>
      </w:ins>
      <w:ins w:id="80" w:author="Caitlin Jeffrey" w:date="2023-08-03T14:40:00Z">
        <w:r w:rsidR="00062957">
          <w:rPr>
            <w:rFonts w:ascii="Times New Roman" w:eastAsia="Times New Roman" w:hAnsi="Times New Roman" w:cs="Times New Roman"/>
            <w:color w:val="0E101A"/>
            <w:sz w:val="24"/>
            <w:szCs w:val="24"/>
          </w:rPr>
          <w:t xml:space="preserve"> </w:t>
        </w:r>
        <w:r w:rsidR="00E1718F">
          <w:rPr>
            <w:rFonts w:ascii="Times New Roman" w:eastAsia="Times New Roman" w:hAnsi="Times New Roman" w:cs="Times New Roman"/>
            <w:color w:val="0E101A"/>
            <w:sz w:val="24"/>
            <w:szCs w:val="24"/>
          </w:rPr>
          <w:t xml:space="preserve">of </w:t>
        </w:r>
        <w:r w:rsidR="00062957" w:rsidRPr="00604EDE">
          <w:rPr>
            <w:rFonts w:ascii="Times New Roman" w:eastAsia="Times New Roman" w:hAnsi="Times New Roman" w:cs="Times New Roman"/>
            <w:color w:val="0E101A"/>
            <w:sz w:val="24"/>
            <w:szCs w:val="24"/>
          </w:rPr>
          <w:t>actively-managed, composting bedded packs</w:t>
        </w:r>
      </w:ins>
      <w:ins w:id="81" w:author="Caitlin Jeffrey" w:date="2023-08-03T14:37:00Z">
        <w:r w:rsidR="00993F3D">
          <w:rPr>
            <w:rFonts w:ascii="Times New Roman" w:eastAsia="Times New Roman" w:hAnsi="Times New Roman" w:cs="Times New Roman"/>
            <w:color w:val="0E101A"/>
            <w:sz w:val="24"/>
            <w:szCs w:val="24"/>
          </w:rPr>
          <w:t xml:space="preserve"> </w:t>
        </w:r>
      </w:ins>
      <w:del w:id="82" w:author="Caitlin Jeffrey" w:date="2023-08-03T14:44:00Z">
        <w:r w:rsidRPr="00604EDE" w:rsidDel="008219B1">
          <w:rPr>
            <w:rFonts w:ascii="Times New Roman" w:eastAsia="Times New Roman" w:hAnsi="Times New Roman" w:cs="Times New Roman"/>
            <w:color w:val="0E101A"/>
            <w:sz w:val="24"/>
            <w:szCs w:val="24"/>
          </w:rPr>
          <w:delText xml:space="preserve"> </w:delText>
        </w:r>
      </w:del>
      <w:del w:id="83" w:author="Caitlin Jeffrey" w:date="2023-08-02T15:51:00Z">
        <w:r w:rsidRPr="00604EDE" w:rsidDel="00890A70">
          <w:rPr>
            <w:rFonts w:ascii="Times New Roman" w:eastAsia="Times New Roman" w:hAnsi="Times New Roman" w:cs="Times New Roman"/>
            <w:color w:val="0E101A"/>
            <w:sz w:val="24"/>
            <w:szCs w:val="24"/>
          </w:rPr>
          <w:delText>(Favero, 2015; Albino, 2018; Eckelcamp 2016 “Understanding…”; Black, 2013; Barberg, 2007; Heins, 2018)</w:delText>
        </w:r>
      </w:del>
      <w:r w:rsidR="00303C23">
        <w:rPr>
          <w:rFonts w:ascii="Times New Roman" w:eastAsia="Times New Roman" w:hAnsi="Times New Roman" w:cs="Times New Roman"/>
          <w:color w:val="0E101A"/>
          <w:sz w:val="24"/>
          <w:szCs w:val="24"/>
        </w:rPr>
        <w:fldChar w:fldCharType="begin">
          <w:fldData xml:space="preserve">PEVuZE5vdGU+PENpdGU+PEF1dGhvcj5Gw6F2ZXJvPC9BdXRob3I+PFllYXI+MjAxNTwvWWVhcj48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</w:fldData>
        </w:fldChar>
      </w:r>
      <w:r w:rsidR="00420FF9">
        <w:rPr>
          <w:rFonts w:ascii="Times New Roman" w:eastAsia="Times New Roman" w:hAnsi="Times New Roman" w:cs="Times New Roman"/>
          <w:color w:val="0E101A"/>
          <w:sz w:val="24"/>
          <w:szCs w:val="24"/>
        </w:rPr>
        <w:instrText xml:space="preserve"> ADDIN EN.CITE </w:instrText>
      </w:r>
      <w:r w:rsidR="00420FF9">
        <w:rPr>
          <w:rFonts w:ascii="Times New Roman" w:eastAsia="Times New Roman" w:hAnsi="Times New Roman" w:cs="Times New Roman"/>
          <w:color w:val="0E101A"/>
          <w:sz w:val="24"/>
          <w:szCs w:val="24"/>
        </w:rPr>
        <w:fldChar w:fldCharType="begin">
          <w:fldData xml:space="preserve">PEVuZE5vdGU+PENpdGU+PEF1dGhvcj5Gw6F2ZXJvPC9BdXRob3I+PFllYXI+MjAxNTwvWWVhcj48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</w:fldData>
        </w:fldChar>
      </w:r>
      <w:r w:rsidR="00420FF9">
        <w:rPr>
          <w:rFonts w:ascii="Times New Roman" w:eastAsia="Times New Roman" w:hAnsi="Times New Roman" w:cs="Times New Roman"/>
          <w:color w:val="0E101A"/>
          <w:sz w:val="24"/>
          <w:szCs w:val="24"/>
        </w:rPr>
        <w:instrText xml:space="preserve"> ADDIN EN.CITE.DATA </w:instrText>
      </w:r>
      <w:r w:rsidR="00420FF9">
        <w:rPr>
          <w:rFonts w:ascii="Times New Roman" w:eastAsia="Times New Roman" w:hAnsi="Times New Roman" w:cs="Times New Roman"/>
          <w:color w:val="0E101A"/>
          <w:sz w:val="24"/>
          <w:szCs w:val="24"/>
        </w:rPr>
      </w:r>
      <w:r w:rsidR="00420FF9">
        <w:rPr>
          <w:rFonts w:ascii="Times New Roman" w:eastAsia="Times New Roman" w:hAnsi="Times New Roman" w:cs="Times New Roman"/>
          <w:color w:val="0E101A"/>
          <w:sz w:val="24"/>
          <w:szCs w:val="24"/>
        </w:rPr>
        <w:fldChar w:fldCharType="end"/>
      </w:r>
      <w:r w:rsidR="00303C23">
        <w:rPr>
          <w:rFonts w:ascii="Times New Roman" w:eastAsia="Times New Roman" w:hAnsi="Times New Roman" w:cs="Times New Roman"/>
          <w:color w:val="0E101A"/>
          <w:sz w:val="24"/>
          <w:szCs w:val="24"/>
        </w:rPr>
      </w:r>
      <w:r w:rsidR="00303C23">
        <w:rPr>
          <w:rFonts w:ascii="Times New Roman" w:eastAsia="Times New Roman" w:hAnsi="Times New Roman" w:cs="Times New Roman"/>
          <w:color w:val="0E101A"/>
          <w:sz w:val="24"/>
          <w:szCs w:val="24"/>
        </w:rPr>
        <w:fldChar w:fldCharType="separate"/>
      </w:r>
      <w:r w:rsidR="00420FF9">
        <w:rPr>
          <w:rFonts w:ascii="Times New Roman" w:eastAsia="Times New Roman" w:hAnsi="Times New Roman" w:cs="Times New Roman"/>
          <w:noProof/>
          <w:color w:val="0E101A"/>
          <w:sz w:val="24"/>
          <w:szCs w:val="24"/>
        </w:rPr>
        <w:t>(Barberg et al. 2007b; Black et al. 2013; Fávero et al. 2015; Eckelkamp et al. 2016b; Albino et al. 2018; Heins et al. 2019)</w:t>
      </w:r>
      <w:r w:rsidR="00303C23">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w:t>
      </w:r>
      <w:ins w:id="84" w:author="Caitlin Jeffrey" w:date="2023-08-03T15:00:00Z">
        <w:r w:rsidR="009F23F8">
          <w:rPr>
            <w:rFonts w:ascii="Times New Roman" w:eastAsia="Times New Roman" w:hAnsi="Times New Roman" w:cs="Times New Roman"/>
            <w:color w:val="0E101A"/>
            <w:sz w:val="24"/>
            <w:szCs w:val="24"/>
          </w:rPr>
          <w:t xml:space="preserve">Research </w:t>
        </w:r>
      </w:ins>
      <w:del w:id="85" w:author="Caitlin Jeffrey" w:date="2023-08-03T14:45:00Z">
        <w:r w:rsidRPr="00604EDE" w:rsidDel="00F209D5">
          <w:rPr>
            <w:rFonts w:ascii="Times New Roman" w:eastAsia="Times New Roman" w:hAnsi="Times New Roman" w:cs="Times New Roman"/>
            <w:color w:val="0E101A"/>
            <w:sz w:val="24"/>
            <w:szCs w:val="24"/>
          </w:rPr>
          <w:delText>However,</w:delText>
        </w:r>
      </w:del>
      <w:del w:id="86" w:author="Caitlin Jeffrey" w:date="2023-08-03T14:56:00Z">
        <w:r w:rsidRPr="00604EDE" w:rsidDel="002760B4">
          <w:rPr>
            <w:rFonts w:ascii="Times New Roman" w:eastAsia="Times New Roman" w:hAnsi="Times New Roman" w:cs="Times New Roman"/>
            <w:color w:val="0E101A"/>
            <w:sz w:val="24"/>
            <w:szCs w:val="24"/>
          </w:rPr>
          <w:delText xml:space="preserve"> direct head-to-head comparisons of milk quality, udder health, and hygiene on bedded pack farms to other more traditional housing systems of similar size and management style</w:delText>
        </w:r>
      </w:del>
      <w:del w:id="87" w:author="Caitlin Jeffrey" w:date="2023-08-03T14:45:00Z">
        <w:r w:rsidRPr="00604EDE" w:rsidDel="00785E0B">
          <w:rPr>
            <w:rFonts w:ascii="Times New Roman" w:eastAsia="Times New Roman" w:hAnsi="Times New Roman" w:cs="Times New Roman"/>
            <w:color w:val="0E101A"/>
            <w:sz w:val="24"/>
            <w:szCs w:val="24"/>
          </w:rPr>
          <w:delText xml:space="preserve"> are limited</w:delText>
        </w:r>
      </w:del>
      <w:del w:id="88" w:author="Caitlin Jeffrey" w:date="2023-08-03T14:56:00Z">
        <w:r w:rsidRPr="00604EDE" w:rsidDel="002760B4">
          <w:rPr>
            <w:rFonts w:ascii="Times New Roman" w:eastAsia="Times New Roman" w:hAnsi="Times New Roman" w:cs="Times New Roman"/>
            <w:color w:val="0E101A"/>
            <w:sz w:val="24"/>
            <w:szCs w:val="24"/>
          </w:rPr>
          <w:delText xml:space="preserve">. </w:delText>
        </w:r>
      </w:del>
      <w:del w:id="89" w:author="Caitlin Jeffrey" w:date="2023-07-20T08:44:00Z">
        <w:r w:rsidRPr="00604EDE" w:rsidDel="008E337B">
          <w:rPr>
            <w:rFonts w:ascii="Times New Roman" w:eastAsia="Times New Roman" w:hAnsi="Times New Roman" w:cs="Times New Roman"/>
            <w:color w:val="0E101A"/>
            <w:sz w:val="24"/>
            <w:szCs w:val="24"/>
          </w:rPr>
          <w:delText>To date</w:delText>
        </w:r>
      </w:del>
      <w:del w:id="90" w:author="Caitlin Jeffrey" w:date="2023-08-03T14:57:00Z">
        <w:r w:rsidRPr="00604EDE" w:rsidDel="0045326B">
          <w:rPr>
            <w:rFonts w:ascii="Times New Roman" w:eastAsia="Times New Roman" w:hAnsi="Times New Roman" w:cs="Times New Roman"/>
            <w:color w:val="0E101A"/>
            <w:sz w:val="24"/>
            <w:szCs w:val="24"/>
          </w:rPr>
          <w:delText>,</w:delText>
        </w:r>
      </w:del>
      <w:del w:id="91" w:author="Caitlin Jeffrey" w:date="2023-07-20T08:43:00Z">
        <w:r w:rsidRPr="00604EDE" w:rsidDel="008E337B">
          <w:rPr>
            <w:rFonts w:ascii="Times New Roman" w:eastAsia="Times New Roman" w:hAnsi="Times New Roman" w:cs="Times New Roman"/>
            <w:color w:val="0E101A"/>
            <w:sz w:val="24"/>
            <w:szCs w:val="24"/>
          </w:rPr>
          <w:delText xml:space="preserve"> th</w:delText>
        </w:r>
        <w:r w:rsidRPr="00604EDE" w:rsidDel="00C25F93">
          <w:rPr>
            <w:rFonts w:ascii="Times New Roman" w:eastAsia="Times New Roman" w:hAnsi="Times New Roman" w:cs="Times New Roman"/>
            <w:color w:val="0E101A"/>
            <w:sz w:val="24"/>
            <w:szCs w:val="24"/>
          </w:rPr>
          <w:delText>is</w:delText>
        </w:r>
      </w:del>
      <w:del w:id="92" w:author="Caitlin Jeffrey" w:date="2023-08-03T14:57:00Z">
        <w:r w:rsidRPr="00604EDE" w:rsidDel="0045326B">
          <w:rPr>
            <w:rFonts w:ascii="Times New Roman" w:eastAsia="Times New Roman" w:hAnsi="Times New Roman" w:cs="Times New Roman"/>
            <w:color w:val="0E101A"/>
            <w:sz w:val="24"/>
            <w:szCs w:val="24"/>
          </w:rPr>
          <w:delText xml:space="preserve"> research has </w:delText>
        </w:r>
      </w:del>
      <w:del w:id="93" w:author="Caitlin Jeffrey" w:date="2023-07-20T08:44:00Z">
        <w:r w:rsidRPr="00604EDE" w:rsidDel="008E337B">
          <w:rPr>
            <w:rFonts w:ascii="Times New Roman" w:eastAsia="Times New Roman" w:hAnsi="Times New Roman" w:cs="Times New Roman"/>
            <w:color w:val="0E101A"/>
            <w:sz w:val="24"/>
            <w:szCs w:val="24"/>
          </w:rPr>
          <w:delText xml:space="preserve">only </w:delText>
        </w:r>
      </w:del>
      <w:del w:id="94" w:author="Caitlin Jeffrey" w:date="2023-08-03T14:57:00Z">
        <w:r w:rsidRPr="00604EDE" w:rsidDel="0045326B">
          <w:rPr>
            <w:rFonts w:ascii="Times New Roman" w:eastAsia="Times New Roman" w:hAnsi="Times New Roman" w:cs="Times New Roman"/>
            <w:color w:val="0E101A"/>
            <w:sz w:val="24"/>
            <w:szCs w:val="24"/>
          </w:rPr>
          <w:delText>d</w:delText>
        </w:r>
      </w:del>
      <w:ins w:id="95" w:author="Caitlin Jeffrey" w:date="2023-08-03T15:00:00Z">
        <w:r w:rsidR="009F23F8">
          <w:rPr>
            <w:rFonts w:ascii="Times New Roman" w:eastAsia="Times New Roman" w:hAnsi="Times New Roman" w:cs="Times New Roman"/>
            <w:color w:val="0E101A"/>
            <w:sz w:val="24"/>
            <w:szCs w:val="24"/>
          </w:rPr>
          <w:t>d</w:t>
        </w:r>
      </w:ins>
      <w:r w:rsidRPr="00604EDE">
        <w:rPr>
          <w:rFonts w:ascii="Times New Roman" w:eastAsia="Times New Roman" w:hAnsi="Times New Roman" w:cs="Times New Roman"/>
          <w:color w:val="0E101A"/>
          <w:sz w:val="24"/>
          <w:szCs w:val="24"/>
        </w:rPr>
        <w:t>irect</w:t>
      </w:r>
      <w:ins w:id="96" w:author="Caitlin Jeffrey" w:date="2023-08-03T15:00:00Z">
        <w:r w:rsidR="009F23F8">
          <w:rPr>
            <w:rFonts w:ascii="Times New Roman" w:eastAsia="Times New Roman" w:hAnsi="Times New Roman" w:cs="Times New Roman"/>
            <w:color w:val="0E101A"/>
            <w:sz w:val="24"/>
            <w:szCs w:val="24"/>
          </w:rPr>
          <w:t>ly</w:t>
        </w:r>
      </w:ins>
      <w:del w:id="97" w:author="Caitlin Jeffrey" w:date="2023-07-20T08:44:00Z">
        <w:r w:rsidRPr="00604EDE" w:rsidDel="008E337B">
          <w:rPr>
            <w:rFonts w:ascii="Times New Roman" w:eastAsia="Times New Roman" w:hAnsi="Times New Roman" w:cs="Times New Roman"/>
            <w:color w:val="0E101A"/>
            <w:sz w:val="24"/>
            <w:szCs w:val="24"/>
          </w:rPr>
          <w:delText>ly</w:delText>
        </w:r>
      </w:del>
      <w:r w:rsidRPr="00604EDE">
        <w:rPr>
          <w:rFonts w:ascii="Times New Roman" w:eastAsia="Times New Roman" w:hAnsi="Times New Roman" w:cs="Times New Roman"/>
          <w:color w:val="0E101A"/>
          <w:sz w:val="24"/>
          <w:szCs w:val="24"/>
        </w:rPr>
        <w:t xml:space="preserve"> compar</w:t>
      </w:r>
      <w:ins w:id="98" w:author="Caitlin Jeffrey" w:date="2023-07-20T08:44:00Z">
        <w:r w:rsidR="008E337B">
          <w:rPr>
            <w:rFonts w:ascii="Times New Roman" w:eastAsia="Times New Roman" w:hAnsi="Times New Roman" w:cs="Times New Roman"/>
            <w:color w:val="0E101A"/>
            <w:sz w:val="24"/>
            <w:szCs w:val="24"/>
          </w:rPr>
          <w:t>i</w:t>
        </w:r>
      </w:ins>
      <w:ins w:id="99" w:author="Caitlin Jeffrey" w:date="2023-08-03T15:00:00Z">
        <w:r w:rsidR="009F23F8">
          <w:rPr>
            <w:rFonts w:ascii="Times New Roman" w:eastAsia="Times New Roman" w:hAnsi="Times New Roman" w:cs="Times New Roman"/>
            <w:color w:val="0E101A"/>
            <w:sz w:val="24"/>
            <w:szCs w:val="24"/>
          </w:rPr>
          <w:t>ng</w:t>
        </w:r>
      </w:ins>
      <w:del w:id="100" w:author="Caitlin Jeffrey" w:date="2023-07-20T08:44:00Z">
        <w:r w:rsidRPr="00604EDE" w:rsidDel="008E337B">
          <w:rPr>
            <w:rFonts w:ascii="Times New Roman" w:eastAsia="Times New Roman" w:hAnsi="Times New Roman" w:cs="Times New Roman"/>
            <w:color w:val="0E101A"/>
            <w:sz w:val="24"/>
            <w:szCs w:val="24"/>
          </w:rPr>
          <w:delText>ed</w:delText>
        </w:r>
      </w:del>
      <w:del w:id="101" w:author="Caitlin Jeffrey" w:date="2023-08-03T14:57:00Z">
        <w:r w:rsidRPr="00604EDE" w:rsidDel="00C52B48">
          <w:rPr>
            <w:rFonts w:ascii="Times New Roman" w:eastAsia="Times New Roman" w:hAnsi="Times New Roman" w:cs="Times New Roman"/>
            <w:color w:val="0E101A"/>
            <w:sz w:val="24"/>
            <w:szCs w:val="24"/>
          </w:rPr>
          <w:delText xml:space="preserve"> </w:delText>
        </w:r>
      </w:del>
      <w:ins w:id="102" w:author="Caitlin Jeffrey" w:date="2023-08-03T14:57:00Z">
        <w:r w:rsidR="00C52B48">
          <w:rPr>
            <w:rFonts w:ascii="Times New Roman" w:eastAsia="Times New Roman" w:hAnsi="Times New Roman" w:cs="Times New Roman"/>
            <w:color w:val="0E101A"/>
            <w:sz w:val="24"/>
            <w:szCs w:val="24"/>
          </w:rPr>
          <w:t xml:space="preserve"> milk quality and hygiene between </w:t>
        </w:r>
      </w:ins>
      <w:ins w:id="103" w:author="Caitlin Jeffrey" w:date="2023-08-03T14:58:00Z">
        <w:r w:rsidR="00231B3D">
          <w:rPr>
            <w:rFonts w:ascii="Times New Roman" w:eastAsia="Times New Roman" w:hAnsi="Times New Roman" w:cs="Times New Roman"/>
            <w:color w:val="0E101A"/>
            <w:sz w:val="24"/>
            <w:szCs w:val="24"/>
          </w:rPr>
          <w:t xml:space="preserve">bedded pack systems and more traditional housing types </w:t>
        </w:r>
        <w:r w:rsidR="00611424">
          <w:rPr>
            <w:rFonts w:ascii="Times New Roman" w:eastAsia="Times New Roman" w:hAnsi="Times New Roman" w:cs="Times New Roman"/>
            <w:color w:val="0E101A"/>
            <w:sz w:val="24"/>
            <w:szCs w:val="24"/>
          </w:rPr>
          <w:t>ha</w:t>
        </w:r>
      </w:ins>
      <w:ins w:id="104" w:author="Caitlin Jeffrey" w:date="2023-08-03T15:00:00Z">
        <w:r w:rsidR="00AF0ADB">
          <w:rPr>
            <w:rFonts w:ascii="Times New Roman" w:eastAsia="Times New Roman" w:hAnsi="Times New Roman" w:cs="Times New Roman"/>
            <w:color w:val="0E101A"/>
            <w:sz w:val="24"/>
            <w:szCs w:val="24"/>
          </w:rPr>
          <w:t>s</w:t>
        </w:r>
      </w:ins>
      <w:ins w:id="105" w:author="Caitlin Jeffrey" w:date="2023-08-03T14:59:00Z">
        <w:r w:rsidR="00611424">
          <w:rPr>
            <w:rFonts w:ascii="Times New Roman" w:eastAsia="Times New Roman" w:hAnsi="Times New Roman" w:cs="Times New Roman"/>
            <w:color w:val="0E101A"/>
            <w:sz w:val="24"/>
            <w:szCs w:val="24"/>
          </w:rPr>
          <w:t xml:space="preserve"> so far</w:t>
        </w:r>
      </w:ins>
      <w:ins w:id="106" w:author="Caitlin Jeffrey" w:date="2023-08-03T14:58:00Z">
        <w:r w:rsidR="00611424">
          <w:rPr>
            <w:rFonts w:ascii="Times New Roman" w:eastAsia="Times New Roman" w:hAnsi="Times New Roman" w:cs="Times New Roman"/>
            <w:color w:val="0E101A"/>
            <w:sz w:val="24"/>
            <w:szCs w:val="24"/>
          </w:rPr>
          <w:t xml:space="preserve"> been</w:t>
        </w:r>
        <w:r w:rsidR="00231B3D">
          <w:rPr>
            <w:rFonts w:ascii="Times New Roman" w:eastAsia="Times New Roman" w:hAnsi="Times New Roman" w:cs="Times New Roman"/>
            <w:color w:val="0E101A"/>
            <w:sz w:val="24"/>
            <w:szCs w:val="24"/>
          </w:rPr>
          <w:t xml:space="preserve"> limited </w:t>
        </w:r>
      </w:ins>
      <w:ins w:id="107" w:author="Caitlin Jeffrey" w:date="2023-08-03T14:59:00Z">
        <w:r w:rsidR="00611424">
          <w:rPr>
            <w:rFonts w:ascii="Times New Roman" w:eastAsia="Times New Roman" w:hAnsi="Times New Roman" w:cs="Times New Roman"/>
            <w:color w:val="0E101A"/>
            <w:sz w:val="24"/>
            <w:szCs w:val="24"/>
          </w:rPr>
          <w:t xml:space="preserve">to </w:t>
        </w:r>
      </w:ins>
      <w:r w:rsidRPr="00604EDE">
        <w:rPr>
          <w:rFonts w:ascii="Times New Roman" w:eastAsia="Times New Roman" w:hAnsi="Times New Roman" w:cs="Times New Roman"/>
          <w:color w:val="0E101A"/>
          <w:sz w:val="24"/>
          <w:szCs w:val="24"/>
        </w:rPr>
        <w:t>actively-managed composting bedded packs</w:t>
      </w:r>
      <w:ins w:id="108" w:author="Caitlin Jeffrey" w:date="2023-07-20T08:45:00Z">
        <w:r w:rsidR="00F75FB8">
          <w:rPr>
            <w:rFonts w:ascii="Times New Roman" w:eastAsia="Times New Roman" w:hAnsi="Times New Roman" w:cs="Times New Roman"/>
            <w:color w:val="0E101A"/>
            <w:sz w:val="24"/>
            <w:szCs w:val="24"/>
          </w:rPr>
          <w:t xml:space="preserve"> (CBP)</w:t>
        </w:r>
      </w:ins>
      <w:r w:rsidRPr="00604EDE">
        <w:rPr>
          <w:rFonts w:ascii="Times New Roman" w:eastAsia="Times New Roman" w:hAnsi="Times New Roman" w:cs="Times New Roman"/>
          <w:color w:val="0E101A"/>
          <w:sz w:val="24"/>
          <w:szCs w:val="24"/>
        </w:rPr>
        <w:t xml:space="preserve"> </w:t>
      </w:r>
      <w:ins w:id="109" w:author="Caitlin Jeffrey" w:date="2023-07-20T08:44:00Z">
        <w:r w:rsidR="008E337B">
          <w:rPr>
            <w:rFonts w:ascii="Times New Roman" w:eastAsia="Times New Roman" w:hAnsi="Times New Roman" w:cs="Times New Roman"/>
            <w:color w:val="0E101A"/>
            <w:sz w:val="24"/>
            <w:szCs w:val="24"/>
          </w:rPr>
          <w:t>and</w:t>
        </w:r>
      </w:ins>
      <w:del w:id="110" w:author="Caitlin Jeffrey" w:date="2023-07-20T08:43:00Z">
        <w:r w:rsidRPr="00604EDE" w:rsidDel="008E337B">
          <w:rPr>
            <w:rFonts w:ascii="Times New Roman" w:eastAsia="Times New Roman" w:hAnsi="Times New Roman" w:cs="Times New Roman"/>
            <w:color w:val="0E101A"/>
            <w:sz w:val="24"/>
            <w:szCs w:val="24"/>
          </w:rPr>
          <w:delText>and</w:delText>
        </w:r>
      </w:del>
      <w:r w:rsidRPr="00604EDE">
        <w:rPr>
          <w:rFonts w:ascii="Times New Roman" w:eastAsia="Times New Roman" w:hAnsi="Times New Roman" w:cs="Times New Roman"/>
          <w:color w:val="0E101A"/>
          <w:sz w:val="24"/>
          <w:szCs w:val="24"/>
        </w:rPr>
        <w:t xml:space="preserve"> sand-bedded freestalls</w:t>
      </w:r>
      <w:ins w:id="111" w:author="Caitlin Jeffrey" w:date="2023-07-20T08:44:00Z">
        <w:r w:rsidR="00A95922">
          <w:rPr>
            <w:rFonts w:ascii="Times New Roman" w:eastAsia="Times New Roman" w:hAnsi="Times New Roman" w:cs="Times New Roman"/>
            <w:color w:val="0E101A"/>
            <w:sz w:val="24"/>
            <w:szCs w:val="24"/>
          </w:rPr>
          <w:t xml:space="preserve"> for farms with a history of low bulk tank somatic cell counts</w:t>
        </w:r>
      </w:ins>
      <w:ins w:id="112" w:author="Caitlin Jeffrey" w:date="2023-07-20T08:43:00Z">
        <w:r w:rsidR="008E337B">
          <w:rPr>
            <w:rFonts w:ascii="Times New Roman" w:eastAsia="Times New Roman" w:hAnsi="Times New Roman" w:cs="Times New Roman"/>
            <w:color w:val="0E101A"/>
            <w:sz w:val="24"/>
            <w:szCs w:val="24"/>
          </w:rPr>
          <w:t xml:space="preserve"> </w:t>
        </w:r>
      </w:ins>
      <w:r w:rsidR="008219B1">
        <w:rPr>
          <w:rFonts w:ascii="Times New Roman" w:eastAsia="Times New Roman" w:hAnsi="Times New Roman" w:cs="Times New Roman"/>
          <w:color w:val="0E101A"/>
          <w:sz w:val="24"/>
          <w:szCs w:val="24"/>
        </w:rPr>
        <w:fldChar w:fldCharType="begin"/>
      </w:r>
      <w:r w:rsidR="008219B1">
        <w:rPr>
          <w:rFonts w:ascii="Times New Roman" w:eastAsia="Times New Roman" w:hAnsi="Times New Roman" w:cs="Times New Roman"/>
          <w:color w:val="0E101A"/>
          <w:sz w:val="24"/>
          <w:szCs w:val="24"/>
        </w:rPr>
        <w:instrText xml:space="preserve"> ADDIN EN.CITE &lt;EndNote&gt;&lt;Cite&gt;&lt;Author&gt;Eckelkamp&lt;/Author&gt;&lt;Year&gt;2016&lt;/Year&gt;&lt;RecNum&gt;2&lt;/RecNum&gt;&lt;DisplayText&gt;(Eckelkamp et al. 2016a)&lt;/DisplayText&gt;&lt;record&gt;&lt;rec-number&gt;2&lt;/rec-number&gt;&lt;foreign-keys&gt;&lt;key app="EN" db-id="pss5de0wasp2t9es5tu5evzpa2svsdrveax9" timestamp="1549991767"&gt;2&lt;/key&gt;&lt;/foreign-keys&gt;&lt;ref-type name="Journal Article"&gt;17&lt;/ref-type&gt;&lt;contributors&gt;&lt;authors&gt;&lt;author&gt;Eckelkamp, E. A.&lt;/author&gt;&lt;author&gt;Taraba, J. L.&lt;/author&gt;&lt;author&gt;Akers, K. A.&lt;/author&gt;&lt;author&gt;Harmon, R. J.&lt;/author&gt;&lt;author&gt;Bewley, J. M.&lt;/author&gt;&lt;/authors&gt;&lt;/contributors&gt;&lt;titles&gt;&lt;title&gt;Sand bedded freestall and compost bedded pack effects on cow hygiene, locomotion, and mastitis indicators&lt;/title&gt;&lt;/titles&gt;&lt;pages&gt;48-57&lt;/pages&gt;&lt;volume&gt;190&lt;/volume&gt;&lt;dates&gt;&lt;year&gt;2016&lt;/year&gt;&lt;/dates&gt;&lt;publisher&gt;Elsevier BV&lt;/publisher&gt;&lt;isbn&gt;1871-1413&lt;/isbn&gt;&lt;urls&gt;&lt;related-urls&gt;&lt;url&gt;https://dx.doi.org/10.1016/j.livsci.2016.06.004&lt;/url&gt;&lt;/related-urls&gt;&lt;pdf-urls&gt;&lt;url&gt;file://C:\Users\caitl\Downloads\kopernio\Eckelkamp-2016-Sand-bedded-freestall-and-compost-b.pdf&lt;/url&gt;&lt;/pdf-urls&gt;&lt;/urls&gt;&lt;electronic-resource-num&gt;10.1016/j.livsci.2016.06.004&lt;/electronic-resource-num&gt;&lt;/record&gt;&lt;/Cite&gt;&lt;/EndNote&gt;</w:instrText>
      </w:r>
      <w:r w:rsidR="008219B1">
        <w:rPr>
          <w:rFonts w:ascii="Times New Roman" w:eastAsia="Times New Roman" w:hAnsi="Times New Roman" w:cs="Times New Roman"/>
          <w:color w:val="0E101A"/>
          <w:sz w:val="24"/>
          <w:szCs w:val="24"/>
        </w:rPr>
        <w:fldChar w:fldCharType="separate"/>
      </w:r>
      <w:r w:rsidR="008219B1">
        <w:rPr>
          <w:rFonts w:ascii="Times New Roman" w:eastAsia="Times New Roman" w:hAnsi="Times New Roman" w:cs="Times New Roman"/>
          <w:noProof/>
          <w:color w:val="0E101A"/>
          <w:sz w:val="24"/>
          <w:szCs w:val="24"/>
        </w:rPr>
        <w:t>(Eckelkamp et al. 2016a)</w:t>
      </w:r>
      <w:r w:rsidR="008219B1">
        <w:rPr>
          <w:rFonts w:ascii="Times New Roman" w:eastAsia="Times New Roman" w:hAnsi="Times New Roman" w:cs="Times New Roman"/>
          <w:color w:val="0E101A"/>
          <w:sz w:val="24"/>
          <w:szCs w:val="24"/>
        </w:rPr>
        <w:fldChar w:fldCharType="end"/>
      </w:r>
      <w:ins w:id="113" w:author="Caitlin Jeffrey" w:date="2023-07-20T08:45:00Z">
        <w:r w:rsidR="00A95922">
          <w:rPr>
            <w:rFonts w:ascii="Times New Roman" w:eastAsia="Times New Roman" w:hAnsi="Times New Roman" w:cs="Times New Roman"/>
            <w:color w:val="0E101A"/>
            <w:sz w:val="24"/>
            <w:szCs w:val="24"/>
          </w:rPr>
          <w:t>,</w:t>
        </w:r>
      </w:ins>
      <w:del w:id="114" w:author="Caitlin Jeffrey" w:date="2023-07-20T08:44:00Z">
        <w:r w:rsidRPr="00604EDE" w:rsidDel="008E337B">
          <w:rPr>
            <w:rFonts w:ascii="Times New Roman" w:eastAsia="Times New Roman" w:hAnsi="Times New Roman" w:cs="Times New Roman"/>
            <w:color w:val="0E101A"/>
            <w:sz w:val="24"/>
            <w:szCs w:val="24"/>
          </w:rPr>
          <w:delText>,</w:delText>
        </w:r>
      </w:del>
      <w:r w:rsidRPr="00604EDE">
        <w:rPr>
          <w:rFonts w:ascii="Times New Roman" w:eastAsia="Times New Roman" w:hAnsi="Times New Roman" w:cs="Times New Roman"/>
          <w:color w:val="0E101A"/>
          <w:sz w:val="24"/>
          <w:szCs w:val="24"/>
        </w:rPr>
        <w:t xml:space="preserve"> and </w:t>
      </w:r>
      <w:ins w:id="115" w:author="Caitlin Jeffrey" w:date="2023-07-20T08:45:00Z">
        <w:r w:rsidR="00F75FB8">
          <w:rPr>
            <w:rFonts w:ascii="Times New Roman" w:eastAsia="Times New Roman" w:hAnsi="Times New Roman" w:cs="Times New Roman"/>
            <w:color w:val="0E101A"/>
            <w:sz w:val="24"/>
            <w:szCs w:val="24"/>
          </w:rPr>
          <w:t>between CBP and two types of freestall bar</w:t>
        </w:r>
      </w:ins>
      <w:ins w:id="116" w:author="Caitlin Jeffrey" w:date="2023-07-20T08:46:00Z">
        <w:r w:rsidR="00F75FB8">
          <w:rPr>
            <w:rFonts w:ascii="Times New Roman" w:eastAsia="Times New Roman" w:hAnsi="Times New Roman" w:cs="Times New Roman"/>
            <w:color w:val="0E101A"/>
            <w:sz w:val="24"/>
            <w:szCs w:val="24"/>
          </w:rPr>
          <w:t>ns</w:t>
        </w:r>
      </w:ins>
      <w:ins w:id="117" w:author="Caitlin Jeffrey" w:date="2023-08-02T15:54:00Z">
        <w:r w:rsidR="0049313D">
          <w:rPr>
            <w:rFonts w:ascii="Times New Roman" w:eastAsia="Times New Roman" w:hAnsi="Times New Roman" w:cs="Times New Roman"/>
            <w:color w:val="0E101A"/>
            <w:sz w:val="24"/>
            <w:szCs w:val="24"/>
          </w:rPr>
          <w:t xml:space="preserve"> </w:t>
        </w:r>
      </w:ins>
      <w:r w:rsidR="0049313D">
        <w:rPr>
          <w:rFonts w:ascii="Times New Roman" w:eastAsia="Times New Roman" w:hAnsi="Times New Roman" w:cs="Times New Roman"/>
          <w:color w:val="0E101A"/>
          <w:sz w:val="24"/>
          <w:szCs w:val="24"/>
        </w:rPr>
        <w:fldChar w:fldCharType="begin"/>
      </w:r>
      <w:r w:rsidR="0049313D">
        <w:rPr>
          <w:rFonts w:ascii="Times New Roman" w:eastAsia="Times New Roman" w:hAnsi="Times New Roman" w:cs="Times New Roman"/>
          <w:color w:val="0E101A"/>
          <w:sz w:val="24"/>
          <w:szCs w:val="24"/>
        </w:rPr>
        <w:instrText xml:space="preserve"> ADDIN EN.CITE &lt;EndNote&gt;&lt;Cite&gt;&lt;Author&gt;Lobeck&lt;/Author&gt;&lt;Year&gt;2011&lt;/Year&gt;&lt;RecNum&gt;604&lt;/RecNum&gt;&lt;DisplayText&gt;(Lobeck et al. 2011)&lt;/DisplayText&gt;&lt;record&gt;&lt;rec-number&gt;604&lt;/rec-number&gt;&lt;foreign-keys&gt;&lt;key app="EN" db-id="pss5de0wasp2t9es5tu5evzpa2svsdrveax9" timestamp="1690982395"&gt;604&lt;/key&gt;&lt;/foreign-keys&gt;&lt;ref-type name="Journal Article"&gt;17&lt;/ref-type&gt;&lt;contributors&gt;&lt;authors&gt;&lt;author&gt;Lobeck, K. M.&lt;/author&gt;&lt;author&gt;Endres, M. I.&lt;/author&gt;&lt;author&gt;Shane, E. M.&lt;/author&gt;&lt;author&gt;Godden, S. M.&lt;/author&gt;&lt;author&gt;Fetrow, J.&lt;/author&gt;&lt;/authors&gt;&lt;/contributors&gt;&lt;auth-address&gt;Department of Animal Science, University of Minnesota, St. Paul, Minnesota 55108, USA.&lt;/auth-address&gt;&lt;titles&gt;&lt;title&gt;Animal welfare in cross-ventilated, compost-bedded pack, and naturally ventilated dairy barns in the upper Midwest&lt;/title&gt;&lt;secondary-title&gt;J Dairy Sci&lt;/secondary-title&gt;&lt;/titles&gt;&lt;periodical&gt;&lt;full-title&gt;J Dairy Sci&lt;/full-title&gt;&lt;/periodical&gt;&lt;pages&gt;5469-79&lt;/pages&gt;&lt;volume&gt;94&lt;/volume&gt;&lt;number&gt;11&lt;/number&gt;&lt;edition&gt;2011/10/29&lt;/edition&gt;&lt;keywords&gt;&lt;keyword&gt;*Animal Welfare&lt;/keyword&gt;&lt;keyword&gt;Animals&lt;/keyword&gt;&lt;keyword&gt;Body Constitution&lt;/keyword&gt;&lt;keyword&gt;Cattle&lt;/keyword&gt;&lt;keyword&gt;Cattle Diseases/epidemiology/mortality&lt;/keyword&gt;&lt;keyword&gt;Cohort Studies&lt;/keyword&gt;&lt;keyword&gt;*Dairying/instrumentation/methods&lt;/keyword&gt;&lt;keyword&gt;Female&lt;/keyword&gt;&lt;keyword&gt;Housing, Animal/*standards&lt;/keyword&gt;&lt;keyword&gt;Lameness, Animal/epidemiology&lt;/keyword&gt;&lt;keyword&gt;Mastitis, Bovine/epidemiology&lt;/keyword&gt;&lt;keyword&gt;Minnesota/epidemiology&lt;/keyword&gt;&lt;keyword&gt;Models, Biological&lt;/keyword&gt;&lt;keyword&gt;Prevalence&lt;/keyword&gt;&lt;keyword&gt;Respiratory Rate&lt;/keyword&gt;&lt;keyword&gt;*Soil&lt;/keyword&gt;&lt;keyword&gt;South Dakota/epidemiology&lt;/keyword&gt;&lt;keyword&gt;*Ventilation&lt;/keyword&gt;&lt;/keywords&gt;&lt;dates&gt;&lt;year&gt;2011&lt;/year&gt;&lt;pub-dates&gt;&lt;date&gt;Nov&lt;/date&gt;&lt;/pub-dates&gt;&lt;/dates&gt;&lt;isbn&gt;0022-0302&lt;/isbn&gt;&lt;accession-num&gt;22032369&lt;/accession-num&gt;&lt;urls&gt;&lt;/urls&gt;&lt;electronic-resource-num&gt;10.3168/jds.2011-4363&lt;/electronic-resource-num&gt;&lt;remote-database-provider&gt;NLM&lt;/remote-database-provider&gt;&lt;language&gt;eng&lt;/language&gt;&lt;/record&gt;&lt;/Cite&gt;&lt;/EndNote&gt;</w:instrText>
      </w:r>
      <w:r w:rsidR="0049313D">
        <w:rPr>
          <w:rFonts w:ascii="Times New Roman" w:eastAsia="Times New Roman" w:hAnsi="Times New Roman" w:cs="Times New Roman"/>
          <w:color w:val="0E101A"/>
          <w:sz w:val="24"/>
          <w:szCs w:val="24"/>
        </w:rPr>
        <w:fldChar w:fldCharType="separate"/>
      </w:r>
      <w:r w:rsidR="0049313D">
        <w:rPr>
          <w:rFonts w:ascii="Times New Roman" w:eastAsia="Times New Roman" w:hAnsi="Times New Roman" w:cs="Times New Roman"/>
          <w:noProof/>
          <w:color w:val="0E101A"/>
          <w:sz w:val="24"/>
          <w:szCs w:val="24"/>
        </w:rPr>
        <w:t>(Lobeck et al. 2011)</w:t>
      </w:r>
      <w:r w:rsidR="0049313D">
        <w:rPr>
          <w:rFonts w:ascii="Times New Roman" w:eastAsia="Times New Roman" w:hAnsi="Times New Roman" w:cs="Times New Roman"/>
          <w:color w:val="0E101A"/>
          <w:sz w:val="24"/>
          <w:szCs w:val="24"/>
        </w:rPr>
        <w:fldChar w:fldCharType="end"/>
      </w:r>
      <w:ins w:id="118" w:author="Caitlin Jeffrey" w:date="2023-08-02T15:55:00Z">
        <w:r w:rsidR="0049313D">
          <w:rPr>
            <w:rFonts w:ascii="Times New Roman" w:eastAsia="Times New Roman" w:hAnsi="Times New Roman" w:cs="Times New Roman"/>
            <w:color w:val="0E101A"/>
            <w:sz w:val="24"/>
            <w:szCs w:val="24"/>
          </w:rPr>
          <w:t>.</w:t>
        </w:r>
      </w:ins>
      <w:del w:id="119" w:author="Caitlin Jeffrey" w:date="2023-07-20T08:46:00Z">
        <w:r w:rsidRPr="00604EDE" w:rsidDel="00F75FB8">
          <w:rPr>
            <w:rFonts w:ascii="Times New Roman" w:eastAsia="Times New Roman" w:hAnsi="Times New Roman" w:cs="Times New Roman"/>
            <w:color w:val="0E101A"/>
            <w:sz w:val="24"/>
            <w:szCs w:val="24"/>
          </w:rPr>
          <w:delText>primarily conventionally-managed dairy farms</w:delText>
        </w:r>
      </w:del>
      <w:del w:id="120" w:author="Caitlin Jeffrey" w:date="2023-08-02T15:55:00Z">
        <w:r w:rsidRPr="00604EDE" w:rsidDel="0049313D">
          <w:rPr>
            <w:rFonts w:ascii="Times New Roman" w:eastAsia="Times New Roman" w:hAnsi="Times New Roman" w:cs="Times New Roman"/>
            <w:color w:val="0E101A"/>
            <w:sz w:val="24"/>
            <w:szCs w:val="24"/>
          </w:rPr>
          <w:delText xml:space="preserve"> (</w:delText>
        </w:r>
      </w:del>
      <w:del w:id="121" w:author="Caitlin Jeffrey" w:date="2023-07-20T08:43:00Z">
        <w:r w:rsidRPr="00604EDE" w:rsidDel="008E337B">
          <w:rPr>
            <w:rFonts w:ascii="Times New Roman" w:eastAsia="Times New Roman" w:hAnsi="Times New Roman" w:cs="Times New Roman"/>
            <w:color w:val="0E101A"/>
            <w:sz w:val="24"/>
            <w:szCs w:val="24"/>
          </w:rPr>
          <w:delText xml:space="preserve">Eckelcamp 2016 “Sand…”; </w:delText>
        </w:r>
      </w:del>
      <w:del w:id="122" w:author="Caitlin Jeffrey" w:date="2023-08-02T15:55:00Z">
        <w:r w:rsidRPr="00604EDE" w:rsidDel="0049313D">
          <w:rPr>
            <w:rFonts w:ascii="Times New Roman" w:eastAsia="Times New Roman" w:hAnsi="Times New Roman" w:cs="Times New Roman"/>
            <w:color w:val="0E101A"/>
            <w:sz w:val="24"/>
            <w:szCs w:val="24"/>
          </w:rPr>
          <w:delText>Lobeck</w:delText>
        </w:r>
      </w:del>
      <w:del w:id="123" w:author="Caitlin Jeffrey" w:date="2023-08-02T15:54:00Z">
        <w:r w:rsidRPr="00604EDE" w:rsidDel="0049313D">
          <w:rPr>
            <w:rFonts w:ascii="Times New Roman" w:eastAsia="Times New Roman" w:hAnsi="Times New Roman" w:cs="Times New Roman"/>
            <w:color w:val="0E101A"/>
            <w:sz w:val="24"/>
            <w:szCs w:val="24"/>
          </w:rPr>
          <w:delText xml:space="preserve"> 2011)</w:delText>
        </w:r>
      </w:del>
      <w:ins w:id="124" w:author="Caitlin Jeffrey" w:date="2023-07-20T13:48:00Z">
        <w:r w:rsidR="00575A90">
          <w:rPr>
            <w:rFonts w:ascii="Times New Roman" w:eastAsia="Times New Roman" w:hAnsi="Times New Roman" w:cs="Times New Roman"/>
            <w:color w:val="0E101A"/>
            <w:sz w:val="24"/>
            <w:szCs w:val="24"/>
          </w:rPr>
          <w:t xml:space="preserve"> </w:t>
        </w:r>
      </w:ins>
      <w:ins w:id="125" w:author="Caitlin Jeffrey" w:date="2023-08-03T15:03:00Z">
        <w:r w:rsidR="00A72050">
          <w:rPr>
            <w:rFonts w:ascii="Times New Roman" w:eastAsia="Times New Roman" w:hAnsi="Times New Roman" w:cs="Times New Roman"/>
            <w:color w:val="0E101A"/>
            <w:sz w:val="24"/>
            <w:szCs w:val="24"/>
          </w:rPr>
          <w:t>It is unclear whether the herds included in these two studies were conventionally-managed or organic dairies.</w:t>
        </w:r>
        <w:r w:rsidR="00A72050">
          <w:rPr>
            <w:rFonts w:ascii="Times New Roman" w:eastAsia="Times New Roman" w:hAnsi="Times New Roman" w:cs="Times New Roman"/>
            <w:color w:val="0E101A"/>
            <w:sz w:val="24"/>
            <w:szCs w:val="24"/>
          </w:rPr>
          <w:t xml:space="preserve"> </w:t>
        </w:r>
      </w:ins>
      <w:ins w:id="126" w:author="Caitlin Jeffrey" w:date="2023-08-03T15:01:00Z">
        <w:r w:rsidR="00F24FF3">
          <w:rPr>
            <w:rFonts w:ascii="Times New Roman" w:eastAsia="Times New Roman" w:hAnsi="Times New Roman" w:cs="Times New Roman"/>
            <w:color w:val="0E101A"/>
            <w:sz w:val="24"/>
            <w:szCs w:val="24"/>
          </w:rPr>
          <w:t>T</w:t>
        </w:r>
      </w:ins>
      <w:ins w:id="127" w:author="Caitlin Jeffrey" w:date="2023-08-03T15:02:00Z">
        <w:r w:rsidR="00F24FF3">
          <w:rPr>
            <w:rFonts w:ascii="Times New Roman" w:eastAsia="Times New Roman" w:hAnsi="Times New Roman" w:cs="Times New Roman"/>
            <w:color w:val="0E101A"/>
            <w:sz w:val="24"/>
            <w:szCs w:val="24"/>
          </w:rPr>
          <w:t>o the author’s kn</w:t>
        </w:r>
        <w:r w:rsidR="00CB31B5">
          <w:rPr>
            <w:rFonts w:ascii="Times New Roman" w:eastAsia="Times New Roman" w:hAnsi="Times New Roman" w:cs="Times New Roman"/>
            <w:color w:val="0E101A"/>
            <w:sz w:val="24"/>
            <w:szCs w:val="24"/>
          </w:rPr>
          <w:t xml:space="preserve">owledge, no studies have yet </w:t>
        </w:r>
      </w:ins>
      <w:ins w:id="128" w:author="Caitlin Jeffrey" w:date="2023-08-03T14:56:00Z">
        <w:r w:rsidR="002760B4">
          <w:rPr>
            <w:rFonts w:ascii="Times New Roman" w:eastAsia="Times New Roman" w:hAnsi="Times New Roman" w:cs="Times New Roman"/>
            <w:color w:val="0E101A"/>
            <w:sz w:val="24"/>
            <w:szCs w:val="24"/>
          </w:rPr>
          <w:t>carried out</w:t>
        </w:r>
      </w:ins>
      <w:ins w:id="129" w:author="Caitlin Jeffrey" w:date="2023-08-03T15:02:00Z">
        <w:r w:rsidR="00CB31B5">
          <w:rPr>
            <w:rFonts w:ascii="Times New Roman" w:eastAsia="Times New Roman" w:hAnsi="Times New Roman" w:cs="Times New Roman"/>
            <w:color w:val="0E101A"/>
            <w:sz w:val="24"/>
            <w:szCs w:val="24"/>
          </w:rPr>
          <w:t xml:space="preserve"> a</w:t>
        </w:r>
      </w:ins>
      <w:ins w:id="130" w:author="Caitlin Jeffrey" w:date="2023-08-03T14:56:00Z">
        <w:r w:rsidR="002760B4" w:rsidRPr="00604EDE">
          <w:rPr>
            <w:rFonts w:ascii="Times New Roman" w:eastAsia="Times New Roman" w:hAnsi="Times New Roman" w:cs="Times New Roman"/>
            <w:color w:val="0E101A"/>
            <w:sz w:val="24"/>
            <w:szCs w:val="24"/>
          </w:rPr>
          <w:t xml:space="preserve"> direct head-to-head comparison of milk quality, udder health, and hygiene on bedded pack farms </w:t>
        </w:r>
      </w:ins>
      <w:ins w:id="131" w:author="Caitlin Jeffrey" w:date="2023-08-03T15:03:00Z">
        <w:r w:rsidR="005F5183">
          <w:rPr>
            <w:rFonts w:ascii="Times New Roman" w:eastAsia="Times New Roman" w:hAnsi="Times New Roman" w:cs="Times New Roman"/>
            <w:color w:val="0E101A"/>
            <w:sz w:val="24"/>
            <w:szCs w:val="24"/>
          </w:rPr>
          <w:t>with</w:t>
        </w:r>
      </w:ins>
      <w:ins w:id="132" w:author="Caitlin Jeffrey" w:date="2023-08-03T14:56:00Z">
        <w:r w:rsidR="002760B4" w:rsidRPr="00604EDE">
          <w:rPr>
            <w:rFonts w:ascii="Times New Roman" w:eastAsia="Times New Roman" w:hAnsi="Times New Roman" w:cs="Times New Roman"/>
            <w:color w:val="0E101A"/>
            <w:sz w:val="24"/>
            <w:szCs w:val="24"/>
          </w:rPr>
          <w:t xml:space="preserve"> </w:t>
        </w:r>
      </w:ins>
      <w:ins w:id="133" w:author="Caitlin Jeffrey" w:date="2023-08-03T15:03:00Z">
        <w:r w:rsidR="005F5183">
          <w:rPr>
            <w:rFonts w:ascii="Times New Roman" w:eastAsia="Times New Roman" w:hAnsi="Times New Roman" w:cs="Times New Roman"/>
            <w:color w:val="0E101A"/>
            <w:sz w:val="24"/>
            <w:szCs w:val="24"/>
          </w:rPr>
          <w:t>tiestall barns of</w:t>
        </w:r>
      </w:ins>
      <w:ins w:id="134" w:author="Caitlin Jeffrey" w:date="2023-08-03T14:56:00Z">
        <w:r w:rsidR="002760B4" w:rsidRPr="00604EDE">
          <w:rPr>
            <w:rFonts w:ascii="Times New Roman" w:eastAsia="Times New Roman" w:hAnsi="Times New Roman" w:cs="Times New Roman"/>
            <w:color w:val="0E101A"/>
            <w:sz w:val="24"/>
            <w:szCs w:val="24"/>
          </w:rPr>
          <w:t xml:space="preserve"> similar size and management style.</w:t>
        </w:r>
      </w:ins>
      <w:del w:id="135" w:author="Caitlin Jeffrey" w:date="2023-07-20T13:47:00Z">
        <w:r w:rsidRPr="00604EDE" w:rsidDel="00575A90">
          <w:rPr>
            <w:rFonts w:ascii="Times New Roman" w:eastAsia="Times New Roman" w:hAnsi="Times New Roman" w:cs="Times New Roman"/>
            <w:color w:val="0E101A"/>
            <w:sz w:val="24"/>
            <w:szCs w:val="24"/>
          </w:rPr>
          <w:delText>.</w:delText>
        </w:r>
        <w:r w:rsidRPr="00604EDE" w:rsidDel="000D371C">
          <w:rPr>
            <w:rFonts w:ascii="Times New Roman" w:eastAsia="Times New Roman" w:hAnsi="Times New Roman" w:cs="Times New Roman"/>
            <w:color w:val="0E101A"/>
            <w:sz w:val="24"/>
            <w:szCs w:val="24"/>
          </w:rPr>
          <w:delText xml:space="preserve"> </w:delText>
        </w:r>
      </w:del>
    </w:p>
    <w:p w14:paraId="29F767BD" w14:textId="3ADF5D4C" w:rsidR="002159A8" w:rsidRPr="00604EDE" w:rsidRDefault="002159A8" w:rsidP="007B2DF8">
      <w:pPr>
        <w:spacing w:line="480" w:lineRule="auto"/>
        <w:ind w:firstLine="720"/>
        <w:rPr>
          <w:rFonts w:ascii="Times New Roman" w:eastAsia="Times New Roman" w:hAnsi="Times New Roman" w:cs="Times New Roman"/>
          <w:color w:val="0E101A"/>
          <w:sz w:val="24"/>
          <w:szCs w:val="24"/>
        </w:rPr>
      </w:pPr>
      <w:r w:rsidRPr="00604EDE">
        <w:rPr>
          <w:rFonts w:ascii="Times New Roman" w:eastAsia="Times New Roman" w:hAnsi="Times New Roman" w:cs="Times New Roman"/>
          <w:color w:val="0E101A"/>
          <w:sz w:val="24"/>
          <w:szCs w:val="24"/>
        </w:rPr>
        <w:t>Organic farms in the Northeast have expressed particular interest in bedded pack systems</w:t>
      </w:r>
      <w:ins w:id="136" w:author="Caitlin Jeffrey" w:date="2023-07-20T08:47:00Z">
        <w:r w:rsidR="00AF4492">
          <w:rPr>
            <w:rFonts w:ascii="Times New Roman" w:eastAsia="Times New Roman" w:hAnsi="Times New Roman" w:cs="Times New Roman"/>
            <w:color w:val="0E101A"/>
            <w:sz w:val="24"/>
            <w:szCs w:val="24"/>
          </w:rPr>
          <w:t xml:space="preserve"> as an option to house their cows</w:t>
        </w:r>
      </w:ins>
      <w:r w:rsidRPr="00604EDE">
        <w:rPr>
          <w:rFonts w:ascii="Times New Roman" w:eastAsia="Times New Roman" w:hAnsi="Times New Roman" w:cs="Times New Roman"/>
          <w:color w:val="0E101A"/>
          <w:sz w:val="24"/>
          <w:szCs w:val="24"/>
        </w:rPr>
        <w:t>, as many of the</w:t>
      </w:r>
      <w:ins w:id="137" w:author="Caitlin Jeffrey" w:date="2023-07-20T08:47:00Z">
        <w:r w:rsidR="00AF4492">
          <w:rPr>
            <w:rFonts w:ascii="Times New Roman" w:eastAsia="Times New Roman" w:hAnsi="Times New Roman" w:cs="Times New Roman"/>
            <w:color w:val="0E101A"/>
            <w:sz w:val="24"/>
            <w:szCs w:val="24"/>
          </w:rPr>
          <w:t>se farms</w:t>
        </w:r>
      </w:ins>
      <w:del w:id="138" w:author="Caitlin Jeffrey" w:date="2023-07-20T08:47:00Z">
        <w:r w:rsidRPr="00604EDE" w:rsidDel="00AF4492">
          <w:rPr>
            <w:rFonts w:ascii="Times New Roman" w:eastAsia="Times New Roman" w:hAnsi="Times New Roman" w:cs="Times New Roman"/>
            <w:color w:val="0E101A"/>
            <w:sz w:val="24"/>
            <w:szCs w:val="24"/>
          </w:rPr>
          <w:delText>m</w:delText>
        </w:r>
      </w:del>
      <w:r w:rsidRPr="00604EDE">
        <w:rPr>
          <w:rFonts w:ascii="Times New Roman" w:eastAsia="Times New Roman" w:hAnsi="Times New Roman" w:cs="Times New Roman"/>
          <w:color w:val="0E101A"/>
          <w:sz w:val="24"/>
          <w:szCs w:val="24"/>
        </w:rPr>
        <w:t xml:space="preserve"> are </w:t>
      </w:r>
      <w:ins w:id="139" w:author="Caitlin Jeffrey" w:date="2023-07-20T08:47:00Z">
        <w:r w:rsidR="00AF4492">
          <w:rPr>
            <w:rFonts w:ascii="Times New Roman" w:eastAsia="Times New Roman" w:hAnsi="Times New Roman" w:cs="Times New Roman"/>
            <w:color w:val="0E101A"/>
            <w:sz w:val="24"/>
            <w:szCs w:val="24"/>
          </w:rPr>
          <w:t xml:space="preserve">primarily </w:t>
        </w:r>
      </w:ins>
      <w:r w:rsidRPr="00604EDE">
        <w:rPr>
          <w:rFonts w:ascii="Times New Roman" w:eastAsia="Times New Roman" w:hAnsi="Times New Roman" w:cs="Times New Roman"/>
          <w:color w:val="0E101A"/>
          <w:sz w:val="24"/>
          <w:szCs w:val="24"/>
        </w:rPr>
        <w:t>pasture-based</w:t>
      </w:r>
      <w:ins w:id="140" w:author="Caitlin Jeffrey" w:date="2023-07-20T08:48:00Z">
        <w:r w:rsidR="0081685A">
          <w:rPr>
            <w:rFonts w:ascii="Times New Roman" w:eastAsia="Times New Roman" w:hAnsi="Times New Roman" w:cs="Times New Roman"/>
            <w:color w:val="0E101A"/>
            <w:sz w:val="24"/>
            <w:szCs w:val="24"/>
          </w:rPr>
          <w:t xml:space="preserve"> </w:t>
        </w:r>
      </w:ins>
      <w:del w:id="141" w:author="Caitlin Jeffrey" w:date="2023-07-20T08:48:00Z">
        <w:r w:rsidRPr="00604EDE" w:rsidDel="0081685A">
          <w:rPr>
            <w:rFonts w:ascii="Times New Roman" w:eastAsia="Times New Roman" w:hAnsi="Times New Roman" w:cs="Times New Roman"/>
            <w:color w:val="0E101A"/>
            <w:sz w:val="24"/>
            <w:szCs w:val="24"/>
          </w:rPr>
          <w:delText xml:space="preserve"> </w:delText>
        </w:r>
      </w:del>
      <w:r w:rsidRPr="00604EDE">
        <w:rPr>
          <w:rFonts w:ascii="Times New Roman" w:eastAsia="Times New Roman" w:hAnsi="Times New Roman" w:cs="Times New Roman"/>
          <w:color w:val="0E101A"/>
          <w:sz w:val="24"/>
          <w:szCs w:val="24"/>
        </w:rPr>
        <w:t xml:space="preserve">and these loose-housing structures integrate well into their farm systems. Currently, the most common type of dairy cattle housing for organic farms in Vermont is a tiestall barn, </w:t>
      </w:r>
      <w:del w:id="142" w:author="Caitlin Jeffrey" w:date="2023-07-20T08:48:00Z">
        <w:r w:rsidRPr="00604EDE" w:rsidDel="003653B9">
          <w:rPr>
            <w:rFonts w:ascii="Times New Roman" w:eastAsia="Times New Roman" w:hAnsi="Times New Roman" w:cs="Times New Roman"/>
            <w:color w:val="0E101A"/>
            <w:sz w:val="24"/>
            <w:szCs w:val="24"/>
          </w:rPr>
          <w:delText>followed by</w:delText>
        </w:r>
      </w:del>
      <w:ins w:id="143" w:author="Caitlin Jeffrey" w:date="2023-07-20T08:48:00Z">
        <w:r w:rsidR="003653B9">
          <w:rPr>
            <w:rFonts w:ascii="Times New Roman" w:eastAsia="Times New Roman" w:hAnsi="Times New Roman" w:cs="Times New Roman"/>
            <w:color w:val="0E101A"/>
            <w:sz w:val="24"/>
            <w:szCs w:val="24"/>
          </w:rPr>
          <w:t>with</w:t>
        </w:r>
      </w:ins>
      <w:r w:rsidRPr="00604EDE">
        <w:rPr>
          <w:rFonts w:ascii="Times New Roman" w:eastAsia="Times New Roman" w:hAnsi="Times New Roman" w:cs="Times New Roman"/>
          <w:color w:val="0E101A"/>
          <w:sz w:val="24"/>
          <w:szCs w:val="24"/>
        </w:rPr>
        <w:t xml:space="preserve"> freestall barns </w:t>
      </w:r>
      <w:del w:id="144" w:author="Caitlin Jeffrey" w:date="2023-07-20T08:48:00Z">
        <w:r w:rsidRPr="00604EDE" w:rsidDel="003653B9">
          <w:rPr>
            <w:rFonts w:ascii="Times New Roman" w:eastAsia="Times New Roman" w:hAnsi="Times New Roman" w:cs="Times New Roman"/>
            <w:color w:val="0E101A"/>
            <w:sz w:val="24"/>
            <w:szCs w:val="24"/>
          </w:rPr>
          <w:delText xml:space="preserve">as </w:delText>
        </w:r>
      </w:del>
      <w:r w:rsidRPr="00604EDE">
        <w:rPr>
          <w:rFonts w:ascii="Times New Roman" w:eastAsia="Times New Roman" w:hAnsi="Times New Roman" w:cs="Times New Roman"/>
          <w:color w:val="0E101A"/>
          <w:sz w:val="24"/>
          <w:szCs w:val="24"/>
        </w:rPr>
        <w:t xml:space="preserve">a distant second </w:t>
      </w:r>
      <w:del w:id="145" w:author="Caitlin Jeffrey" w:date="2023-08-02T15:55:00Z">
        <w:r w:rsidRPr="00604EDE" w:rsidDel="002D447E">
          <w:rPr>
            <w:rFonts w:ascii="Times New Roman" w:eastAsia="Times New Roman" w:hAnsi="Times New Roman" w:cs="Times New Roman"/>
            <w:color w:val="0E101A"/>
            <w:sz w:val="24"/>
            <w:szCs w:val="24"/>
          </w:rPr>
          <w:delText>(Andrews 2021)</w:delText>
        </w:r>
      </w:del>
      <w:r w:rsidR="002D447E">
        <w:rPr>
          <w:rFonts w:ascii="Times New Roman" w:eastAsia="Times New Roman" w:hAnsi="Times New Roman" w:cs="Times New Roman"/>
          <w:color w:val="0E101A"/>
          <w:sz w:val="24"/>
          <w:szCs w:val="24"/>
        </w:rPr>
        <w:fldChar w:fldCharType="begin"/>
      </w:r>
      <w:r w:rsidR="002D447E">
        <w:rPr>
          <w:rFonts w:ascii="Times New Roman" w:eastAsia="Times New Roman" w:hAnsi="Times New Roman" w:cs="Times New Roman"/>
          <w:color w:val="0E101A"/>
          <w:sz w:val="24"/>
          <w:szCs w:val="24"/>
        </w:rPr>
        <w:instrText xml:space="preserve"> ADDIN EN.CITE &lt;EndNote&gt;&lt;Cite&gt;&lt;Author&gt;Andrews&lt;/Author&gt;&lt;Year&gt;2021&lt;/Year&gt;&lt;RecNum&gt;561&lt;/RecNum&gt;&lt;DisplayText&gt;(Andrews et al. 2021)&lt;/DisplayText&gt;&lt;record&gt;&lt;rec-number&gt;561&lt;/rec-number&gt;&lt;foreign-keys&gt;&lt;key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002D447E">
        <w:rPr>
          <w:rFonts w:ascii="Times New Roman" w:eastAsia="Times New Roman" w:hAnsi="Times New Roman" w:cs="Times New Roman"/>
          <w:color w:val="0E101A"/>
          <w:sz w:val="24"/>
          <w:szCs w:val="24"/>
        </w:rPr>
        <w:fldChar w:fldCharType="separate"/>
      </w:r>
      <w:r w:rsidR="002D447E">
        <w:rPr>
          <w:rFonts w:ascii="Times New Roman" w:eastAsia="Times New Roman" w:hAnsi="Times New Roman" w:cs="Times New Roman"/>
          <w:noProof/>
          <w:color w:val="0E101A"/>
          <w:sz w:val="24"/>
          <w:szCs w:val="24"/>
        </w:rPr>
        <w:t>(Andrews et al. 2021)</w:t>
      </w:r>
      <w:r w:rsidR="002D447E">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As attitudes about confinement housing of dairy cattle evolve amongst the general public, </w:t>
      </w:r>
      <w:del w:id="146" w:author="Caitlin Jeffrey" w:date="2023-07-20T08:49:00Z">
        <w:r w:rsidRPr="00604EDE" w:rsidDel="00F7512C">
          <w:rPr>
            <w:rFonts w:ascii="Times New Roman" w:eastAsia="Times New Roman" w:hAnsi="Times New Roman" w:cs="Times New Roman"/>
            <w:color w:val="0E101A"/>
            <w:sz w:val="24"/>
            <w:szCs w:val="24"/>
          </w:rPr>
          <w:delText xml:space="preserve">many </w:delText>
        </w:r>
      </w:del>
      <w:r w:rsidRPr="00604EDE">
        <w:rPr>
          <w:rFonts w:ascii="Times New Roman" w:eastAsia="Times New Roman" w:hAnsi="Times New Roman" w:cs="Times New Roman"/>
          <w:color w:val="0E101A"/>
          <w:sz w:val="24"/>
          <w:szCs w:val="24"/>
        </w:rPr>
        <w:t xml:space="preserve">small to mid-size dairy farms in the Northeast </w:t>
      </w:r>
      <w:ins w:id="147" w:author="Caitlin Jeffrey" w:date="2023-07-20T08:49:00Z">
        <w:r w:rsidR="00F7512C">
          <w:rPr>
            <w:rFonts w:ascii="Times New Roman" w:eastAsia="Times New Roman" w:hAnsi="Times New Roman" w:cs="Times New Roman"/>
            <w:color w:val="0E101A"/>
            <w:sz w:val="24"/>
            <w:szCs w:val="24"/>
          </w:rPr>
          <w:t>may be</w:t>
        </w:r>
      </w:ins>
      <w:del w:id="148" w:author="Caitlin Jeffrey" w:date="2023-07-20T08:49:00Z">
        <w:r w:rsidRPr="00604EDE" w:rsidDel="00F7512C">
          <w:rPr>
            <w:rFonts w:ascii="Times New Roman" w:eastAsia="Times New Roman" w:hAnsi="Times New Roman" w:cs="Times New Roman"/>
            <w:color w:val="0E101A"/>
            <w:sz w:val="24"/>
            <w:szCs w:val="24"/>
          </w:rPr>
          <w:delText>are</w:delText>
        </w:r>
      </w:del>
      <w:r w:rsidRPr="00604EDE">
        <w:rPr>
          <w:rFonts w:ascii="Times New Roman" w:eastAsia="Times New Roman" w:hAnsi="Times New Roman" w:cs="Times New Roman"/>
          <w:color w:val="0E101A"/>
          <w:sz w:val="24"/>
          <w:szCs w:val="24"/>
        </w:rPr>
        <w:t xml:space="preserve"> </w:t>
      </w:r>
      <w:del w:id="149" w:author="Caitlin Jeffrey" w:date="2023-07-20T08:49:00Z">
        <w:r w:rsidRPr="00604EDE" w:rsidDel="00F7512C">
          <w:rPr>
            <w:rFonts w:ascii="Times New Roman" w:eastAsia="Times New Roman" w:hAnsi="Times New Roman" w:cs="Times New Roman"/>
            <w:color w:val="0E101A"/>
            <w:sz w:val="24"/>
            <w:szCs w:val="24"/>
          </w:rPr>
          <w:delText xml:space="preserve">looking to </w:delText>
        </w:r>
      </w:del>
      <w:ins w:id="150" w:author="Caitlin Jeffrey" w:date="2023-07-20T08:49:00Z">
        <w:r w:rsidR="00F7512C">
          <w:rPr>
            <w:rFonts w:ascii="Times New Roman" w:eastAsia="Times New Roman" w:hAnsi="Times New Roman" w:cs="Times New Roman"/>
            <w:color w:val="0E101A"/>
            <w:sz w:val="24"/>
            <w:szCs w:val="24"/>
          </w:rPr>
          <w:t xml:space="preserve">considering </w:t>
        </w:r>
      </w:ins>
      <w:r w:rsidRPr="00604EDE">
        <w:rPr>
          <w:rFonts w:ascii="Times New Roman" w:eastAsia="Times New Roman" w:hAnsi="Times New Roman" w:cs="Times New Roman"/>
          <w:color w:val="0E101A"/>
          <w:sz w:val="24"/>
          <w:szCs w:val="24"/>
        </w:rPr>
        <w:t>replac</w:t>
      </w:r>
      <w:ins w:id="151" w:author="Caitlin Jeffrey" w:date="2023-07-20T08:49:00Z">
        <w:r w:rsidR="00F7512C">
          <w:rPr>
            <w:rFonts w:ascii="Times New Roman" w:eastAsia="Times New Roman" w:hAnsi="Times New Roman" w:cs="Times New Roman"/>
            <w:color w:val="0E101A"/>
            <w:sz w:val="24"/>
            <w:szCs w:val="24"/>
          </w:rPr>
          <w:t>ing</w:t>
        </w:r>
      </w:ins>
      <w:del w:id="152" w:author="Caitlin Jeffrey" w:date="2023-07-20T08:49:00Z">
        <w:r w:rsidRPr="00604EDE" w:rsidDel="00F7512C">
          <w:rPr>
            <w:rFonts w:ascii="Times New Roman" w:eastAsia="Times New Roman" w:hAnsi="Times New Roman" w:cs="Times New Roman"/>
            <w:color w:val="0E101A"/>
            <w:sz w:val="24"/>
            <w:szCs w:val="24"/>
          </w:rPr>
          <w:delText>e</w:delText>
        </w:r>
      </w:del>
      <w:r w:rsidRPr="00604EDE">
        <w:rPr>
          <w:rFonts w:ascii="Times New Roman" w:eastAsia="Times New Roman" w:hAnsi="Times New Roman" w:cs="Times New Roman"/>
          <w:color w:val="0E101A"/>
          <w:sz w:val="24"/>
          <w:szCs w:val="24"/>
        </w:rPr>
        <w:t xml:space="preserve"> their aging tiestall facilities. </w:t>
      </w:r>
      <w:del w:id="153" w:author="Caitlin Jeffrey" w:date="2023-07-20T13:49:00Z">
        <w:r w:rsidRPr="00604EDE" w:rsidDel="00D70E23">
          <w:rPr>
            <w:rFonts w:ascii="Times New Roman" w:eastAsia="Times New Roman" w:hAnsi="Times New Roman" w:cs="Times New Roman"/>
            <w:color w:val="0E101A"/>
            <w:sz w:val="24"/>
            <w:szCs w:val="24"/>
          </w:rPr>
          <w:delText>Many are considering</w:delText>
        </w:r>
      </w:del>
      <w:ins w:id="154" w:author="Caitlin Jeffrey" w:date="2023-07-20T13:49:00Z">
        <w:r w:rsidR="00D70E23">
          <w:rPr>
            <w:rFonts w:ascii="Times New Roman" w:eastAsia="Times New Roman" w:hAnsi="Times New Roman" w:cs="Times New Roman"/>
            <w:color w:val="0E101A"/>
            <w:sz w:val="24"/>
            <w:szCs w:val="24"/>
          </w:rPr>
          <w:t>One option may be</w:t>
        </w:r>
      </w:ins>
      <w:r w:rsidRPr="00604EDE">
        <w:rPr>
          <w:rFonts w:ascii="Times New Roman" w:eastAsia="Times New Roman" w:hAnsi="Times New Roman" w:cs="Times New Roman"/>
          <w:color w:val="0E101A"/>
          <w:sz w:val="24"/>
          <w:szCs w:val="24"/>
        </w:rPr>
        <w:t xml:space="preserve"> converting to a bedded pack system, as the initial investment is smaller than a new freestall barn </w:t>
      </w:r>
      <w:del w:id="155" w:author="Caitlin Jeffrey" w:date="2023-08-02T15:56:00Z">
        <w:r w:rsidRPr="00604EDE" w:rsidDel="005F6520">
          <w:rPr>
            <w:rFonts w:ascii="Times New Roman" w:eastAsia="Times New Roman" w:hAnsi="Times New Roman" w:cs="Times New Roman"/>
            <w:color w:val="0E101A"/>
            <w:sz w:val="24"/>
            <w:szCs w:val="24"/>
          </w:rPr>
          <w:delText>(Bewley 2012)</w:delText>
        </w:r>
      </w:del>
      <w:r w:rsidR="005F6520">
        <w:rPr>
          <w:rFonts w:ascii="Times New Roman" w:eastAsia="Times New Roman" w:hAnsi="Times New Roman" w:cs="Times New Roman"/>
          <w:color w:val="0E101A"/>
          <w:sz w:val="24"/>
          <w:szCs w:val="24"/>
        </w:rPr>
        <w:fldChar w:fldCharType="begin"/>
      </w:r>
      <w:r w:rsidR="005F6520">
        <w:rPr>
          <w:rFonts w:ascii="Times New Roman" w:eastAsia="Times New Roman" w:hAnsi="Times New Roman" w:cs="Times New Roman"/>
          <w:color w:val="0E101A"/>
          <w:sz w:val="24"/>
          <w:szCs w:val="24"/>
        </w:rPr>
        <w:instrText xml:space="preserve"> ADDIN EN.CITE &lt;EndNote&gt;&lt;Cite&gt;&lt;Author&gt;Bewley&lt;/Author&gt;&lt;Year&gt;2012&lt;/Year&gt;&lt;RecNum&gt;614&lt;/RecNum&gt;&lt;DisplayText&gt;(Bewley et al. 2012)&lt;/DisplayText&gt;&lt;record&gt;&lt;rec-number&gt;614&lt;/rec-number&gt;&lt;foreign-keys&gt;&lt;key app="EN" db-id="pss5de0wasp2t9es5tu5evzpa2svsdrveax9" timestamp="1690983038"&gt;614&lt;/key&gt;&lt;/foreign-keys&gt;&lt;ref-type name="Journal Article"&gt;17&lt;/ref-type&gt;&lt;contributors&gt;&lt;authors&gt;&lt;author&gt;Bewley, Jeffrey&lt;/author&gt;&lt;author&gt;Taraba, Joseph&lt;/author&gt;&lt;author&gt;Day, George&lt;/author&gt;&lt;author&gt;Black, Randi&lt;/author&gt;&lt;author&gt;Damasceno, Flavio&lt;/author&gt;&lt;/authors&gt;&lt;/contributors&gt;&lt;titles&gt;&lt;title&gt;Compost Bedded Pack Barn Design: Features and Management Considerations&lt;/title&gt;&lt;secondary-title&gt;University of Kentucky Cooperative Extension Service Publication&lt;/secondary-title&gt;&lt;/titles&gt;&lt;periodical&gt;&lt;full-title&gt;University of Kentucky Cooperative Extension Service Publication&lt;/full-title&gt;&lt;/periodical&gt;&lt;volume&gt;ID&lt;/volume&gt;&lt;dates&gt;&lt;year&gt;2012&lt;/year&gt;&lt;pub-dates&gt;&lt;date&gt;11/01&lt;/date&gt;&lt;/pub-dates&gt;&lt;/dates&gt;&lt;urls&gt;&lt;/urls&gt;&lt;/record&gt;&lt;/Cite&gt;&lt;/EndNote&gt;</w:instrText>
      </w:r>
      <w:r w:rsidR="005F6520">
        <w:rPr>
          <w:rFonts w:ascii="Times New Roman" w:eastAsia="Times New Roman" w:hAnsi="Times New Roman" w:cs="Times New Roman"/>
          <w:color w:val="0E101A"/>
          <w:sz w:val="24"/>
          <w:szCs w:val="24"/>
        </w:rPr>
        <w:fldChar w:fldCharType="separate"/>
      </w:r>
      <w:r w:rsidR="005F6520">
        <w:rPr>
          <w:rFonts w:ascii="Times New Roman" w:eastAsia="Times New Roman" w:hAnsi="Times New Roman" w:cs="Times New Roman"/>
          <w:noProof/>
          <w:color w:val="0E101A"/>
          <w:sz w:val="24"/>
          <w:szCs w:val="24"/>
        </w:rPr>
        <w:t>(Bewley et al. 2012)</w:t>
      </w:r>
      <w:r w:rsidR="005F6520">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Understanding mastitis risk for </w:t>
      </w:r>
      <w:ins w:id="156" w:author="Caitlin Jeffrey" w:date="2023-07-20T13:50:00Z">
        <w:r w:rsidR="00DC3CB1">
          <w:rPr>
            <w:rFonts w:ascii="Times New Roman" w:eastAsia="Times New Roman" w:hAnsi="Times New Roman" w:cs="Times New Roman"/>
            <w:color w:val="0E101A"/>
            <w:sz w:val="24"/>
            <w:szCs w:val="24"/>
          </w:rPr>
          <w:t xml:space="preserve">animals housed on </w:t>
        </w:r>
      </w:ins>
      <w:r w:rsidRPr="00604EDE">
        <w:rPr>
          <w:rFonts w:ascii="Times New Roman" w:eastAsia="Times New Roman" w:hAnsi="Times New Roman" w:cs="Times New Roman"/>
          <w:color w:val="0E101A"/>
          <w:sz w:val="24"/>
          <w:szCs w:val="24"/>
        </w:rPr>
        <w:t xml:space="preserve">bedded packs will be especially important for organic dairy farmers, as they have limited options for treating intramammary infections. </w:t>
      </w:r>
      <w:ins w:id="157" w:author="Caitlin Jeffrey" w:date="2023-07-20T08:50:00Z">
        <w:r w:rsidR="002302B2">
          <w:rPr>
            <w:rFonts w:ascii="Times New Roman" w:eastAsia="Times New Roman" w:hAnsi="Times New Roman" w:cs="Times New Roman"/>
            <w:color w:val="0E101A"/>
            <w:sz w:val="24"/>
            <w:szCs w:val="24"/>
          </w:rPr>
          <w:t>A</w:t>
        </w:r>
      </w:ins>
      <w:del w:id="158" w:author="Caitlin Jeffrey" w:date="2023-07-20T08:50:00Z">
        <w:r w:rsidRPr="00604EDE" w:rsidDel="002302B2">
          <w:rPr>
            <w:rFonts w:ascii="Times New Roman" w:eastAsia="Times New Roman" w:hAnsi="Times New Roman" w:cs="Times New Roman"/>
            <w:color w:val="0E101A"/>
            <w:sz w:val="24"/>
            <w:szCs w:val="24"/>
          </w:rPr>
          <w:delText>Furthermore, a</w:delText>
        </w:r>
      </w:del>
      <w:r w:rsidRPr="00604EDE">
        <w:rPr>
          <w:rFonts w:ascii="Times New Roman" w:eastAsia="Times New Roman" w:hAnsi="Times New Roman" w:cs="Times New Roman"/>
          <w:color w:val="0E101A"/>
          <w:sz w:val="24"/>
          <w:szCs w:val="24"/>
        </w:rPr>
        <w:t xml:space="preserve">s previous research directly comparing bedded packs to other housing systems has been limited to freestalls with sand (an uncommon housing type </w:t>
      </w:r>
      <w:ins w:id="159" w:author="Caitlin Jeffrey" w:date="2023-07-20T08:50:00Z">
        <w:r w:rsidR="006202F2">
          <w:rPr>
            <w:rFonts w:ascii="Times New Roman" w:eastAsia="Times New Roman" w:hAnsi="Times New Roman" w:cs="Times New Roman"/>
            <w:color w:val="0E101A"/>
            <w:sz w:val="24"/>
            <w:szCs w:val="24"/>
          </w:rPr>
          <w:t>for</w:t>
        </w:r>
      </w:ins>
      <w:del w:id="160" w:author="Caitlin Jeffrey" w:date="2023-07-20T08:50:00Z">
        <w:r w:rsidRPr="00604EDE" w:rsidDel="006202F2">
          <w:rPr>
            <w:rFonts w:ascii="Times New Roman" w:eastAsia="Times New Roman" w:hAnsi="Times New Roman" w:cs="Times New Roman"/>
            <w:color w:val="0E101A"/>
            <w:sz w:val="24"/>
            <w:szCs w:val="24"/>
          </w:rPr>
          <w:delText>of</w:delText>
        </w:r>
      </w:del>
      <w:r w:rsidRPr="00604EDE">
        <w:rPr>
          <w:rFonts w:ascii="Times New Roman" w:eastAsia="Times New Roman" w:hAnsi="Times New Roman" w:cs="Times New Roman"/>
          <w:color w:val="0E101A"/>
          <w:sz w:val="24"/>
          <w:szCs w:val="24"/>
        </w:rPr>
        <w:t xml:space="preserve"> organic farms in </w:t>
      </w:r>
      <w:del w:id="161" w:author="Caitlin Jeffrey" w:date="2023-08-03T15:42:00Z">
        <w:r w:rsidRPr="00604EDE" w:rsidDel="00433AE1">
          <w:rPr>
            <w:rFonts w:ascii="Times New Roman" w:eastAsia="Times New Roman" w:hAnsi="Times New Roman" w:cs="Times New Roman"/>
            <w:color w:val="0E101A"/>
            <w:sz w:val="24"/>
            <w:szCs w:val="24"/>
          </w:rPr>
          <w:delText>the Northeast</w:delText>
        </w:r>
      </w:del>
      <w:ins w:id="162" w:author="Caitlin Jeffrey" w:date="2023-08-03T15:42:00Z">
        <w:r w:rsidR="00433AE1">
          <w:rPr>
            <w:rFonts w:ascii="Times New Roman" w:eastAsia="Times New Roman" w:hAnsi="Times New Roman" w:cs="Times New Roman"/>
            <w:color w:val="0E101A"/>
            <w:sz w:val="24"/>
            <w:szCs w:val="24"/>
          </w:rPr>
          <w:t>Vermont</w:t>
        </w:r>
        <w:r w:rsidR="00FF167E">
          <w:rPr>
            <w:rFonts w:ascii="Times New Roman" w:eastAsia="Times New Roman" w:hAnsi="Times New Roman" w:cs="Times New Roman"/>
            <w:color w:val="0E101A"/>
            <w:sz w:val="24"/>
            <w:szCs w:val="24"/>
          </w:rPr>
          <w:t xml:space="preserve">; </w:t>
        </w:r>
      </w:ins>
      <w:ins w:id="163" w:author="Caitlin Jeffrey" w:date="2023-08-03T15:41:00Z">
        <w:r w:rsidR="00FF167E">
          <w:rPr>
            <w:rFonts w:ascii="Times New Roman" w:eastAsia="Times New Roman" w:hAnsi="Times New Roman" w:cs="Times New Roman"/>
            <w:color w:val="0E101A"/>
            <w:sz w:val="24"/>
            <w:szCs w:val="24"/>
          </w:rPr>
          <w:t>A</w:t>
        </w:r>
      </w:ins>
      <w:ins w:id="164" w:author="Caitlin Jeffrey" w:date="2023-08-03T15:42:00Z">
        <w:r w:rsidR="00FF167E">
          <w:rPr>
            <w:rFonts w:ascii="Times New Roman" w:eastAsia="Times New Roman" w:hAnsi="Times New Roman" w:cs="Times New Roman"/>
            <w:color w:val="0E101A"/>
            <w:sz w:val="24"/>
            <w:szCs w:val="24"/>
          </w:rPr>
          <w:t>ndrews et al. 2021</w:t>
        </w:r>
      </w:ins>
      <w:del w:id="165" w:author="Caitlin Jeffrey" w:date="2023-08-03T15:42:00Z">
        <w:r w:rsidR="00FF167E" w:rsidDel="00FF167E">
          <w:rPr>
            <w:rFonts w:ascii="Times New Roman" w:eastAsia="Times New Roman" w:hAnsi="Times New Roman" w:cs="Times New Roman"/>
            <w:color w:val="0E101A"/>
            <w:sz w:val="24"/>
            <w:szCs w:val="24"/>
          </w:rPr>
          <w:delText xml:space="preserve"> </w:delText>
        </w:r>
      </w:del>
      <w:r w:rsidR="00FF167E">
        <w:rPr>
          <w:rFonts w:ascii="Times New Roman" w:eastAsia="Times New Roman" w:hAnsi="Times New Roman" w:cs="Times New Roman"/>
          <w:color w:val="0E101A"/>
          <w:sz w:val="24"/>
          <w:szCs w:val="24"/>
        </w:rPr>
        <w:fldChar w:fldCharType="begin"/>
      </w:r>
      <w:r w:rsidR="00FF167E">
        <w:rPr>
          <w:rFonts w:ascii="Times New Roman" w:eastAsia="Times New Roman" w:hAnsi="Times New Roman" w:cs="Times New Roman"/>
          <w:color w:val="0E101A"/>
          <w:sz w:val="24"/>
          <w:szCs w:val="24"/>
        </w:rPr>
        <w:instrText xml:space="preserve"> ADDIN EN.CITE &lt;EndNote&gt;&lt;Cite ExcludeAuth="1" ExcludeYear="1" Hidden="1"&gt;&lt;Author&gt;Andrews&lt;/Author&gt;&lt;Year&gt;2021&lt;/Year&gt;&lt;RecNum&gt;561&lt;/RecNum&gt;&lt;record&gt;&lt;rec-number&gt;561&lt;/rec-number&gt;&lt;foreign-keys&gt;&lt;key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00FF167E">
        <w:rPr>
          <w:rFonts w:ascii="Times New Roman" w:eastAsia="Times New Roman" w:hAnsi="Times New Roman" w:cs="Times New Roman"/>
          <w:color w:val="0E101A"/>
          <w:sz w:val="24"/>
          <w:szCs w:val="24"/>
        </w:rPr>
        <w:fldChar w:fldCharType="separate"/>
      </w:r>
      <w:r w:rsidR="00FF167E">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a direct comparison of udder health and hygiene </w:t>
      </w:r>
      <w:ins w:id="166" w:author="Caitlin Jeffrey" w:date="2023-08-03T15:43:00Z">
        <w:r w:rsidR="002177F1">
          <w:rPr>
            <w:rFonts w:ascii="Times New Roman" w:eastAsia="Times New Roman" w:hAnsi="Times New Roman" w:cs="Times New Roman"/>
            <w:color w:val="0E101A"/>
            <w:sz w:val="24"/>
            <w:szCs w:val="24"/>
          </w:rPr>
          <w:t>between</w:t>
        </w:r>
      </w:ins>
      <w:del w:id="167" w:author="Caitlin Jeffrey" w:date="2023-08-03T15:43:00Z">
        <w:r w:rsidRPr="00604EDE" w:rsidDel="002177F1">
          <w:rPr>
            <w:rFonts w:ascii="Times New Roman" w:eastAsia="Times New Roman" w:hAnsi="Times New Roman" w:cs="Times New Roman"/>
            <w:color w:val="0E101A"/>
            <w:sz w:val="24"/>
            <w:szCs w:val="24"/>
          </w:rPr>
          <w:delText>on</w:delText>
        </w:r>
      </w:del>
      <w:r w:rsidRPr="00604EDE">
        <w:rPr>
          <w:rFonts w:ascii="Times New Roman" w:eastAsia="Times New Roman" w:hAnsi="Times New Roman" w:cs="Times New Roman"/>
          <w:color w:val="0E101A"/>
          <w:sz w:val="24"/>
          <w:szCs w:val="24"/>
        </w:rPr>
        <w:t xml:space="preserve"> bedded pack systems</w:t>
      </w:r>
      <w:ins w:id="168" w:author="Caitlin Jeffrey" w:date="2023-07-20T08:50:00Z">
        <w:r w:rsidR="006202F2">
          <w:rPr>
            <w:rFonts w:ascii="Times New Roman" w:eastAsia="Times New Roman" w:hAnsi="Times New Roman" w:cs="Times New Roman"/>
            <w:color w:val="0E101A"/>
            <w:sz w:val="24"/>
            <w:szCs w:val="24"/>
          </w:rPr>
          <w:t xml:space="preserve">, freestall, and </w:t>
        </w:r>
      </w:ins>
      <w:del w:id="169" w:author="Caitlin Jeffrey" w:date="2023-07-20T08:50:00Z">
        <w:r w:rsidRPr="00604EDE" w:rsidDel="006202F2">
          <w:rPr>
            <w:rFonts w:ascii="Times New Roman" w:eastAsia="Times New Roman" w:hAnsi="Times New Roman" w:cs="Times New Roman"/>
            <w:color w:val="0E101A"/>
            <w:sz w:val="24"/>
            <w:szCs w:val="24"/>
          </w:rPr>
          <w:delText xml:space="preserve"> and </w:delText>
        </w:r>
      </w:del>
      <w:r w:rsidRPr="00604EDE">
        <w:rPr>
          <w:rFonts w:ascii="Times New Roman" w:eastAsia="Times New Roman" w:hAnsi="Times New Roman" w:cs="Times New Roman"/>
          <w:color w:val="0E101A"/>
          <w:sz w:val="24"/>
          <w:szCs w:val="24"/>
        </w:rPr>
        <w:t xml:space="preserve">tiestall barns would be </w:t>
      </w:r>
      <w:del w:id="170" w:author="Caitlin Jeffrey" w:date="2023-07-20T13:52:00Z">
        <w:r w:rsidRPr="00604EDE" w:rsidDel="00B73F5D">
          <w:rPr>
            <w:rFonts w:ascii="Times New Roman" w:eastAsia="Times New Roman" w:hAnsi="Times New Roman" w:cs="Times New Roman"/>
            <w:color w:val="0E101A"/>
            <w:sz w:val="24"/>
            <w:szCs w:val="24"/>
          </w:rPr>
          <w:delText xml:space="preserve">a more readily useful </w:delText>
        </w:r>
      </w:del>
      <w:ins w:id="171" w:author="Caitlin Jeffrey" w:date="2023-07-20T13:52:00Z">
        <w:r w:rsidR="00B73F5D">
          <w:rPr>
            <w:rFonts w:ascii="Times New Roman" w:eastAsia="Times New Roman" w:hAnsi="Times New Roman" w:cs="Times New Roman"/>
            <w:color w:val="0E101A"/>
            <w:sz w:val="24"/>
            <w:szCs w:val="24"/>
          </w:rPr>
          <w:t xml:space="preserve">helpful for </w:t>
        </w:r>
      </w:ins>
      <w:del w:id="172" w:author="Caitlin Jeffrey" w:date="2023-07-20T13:51:00Z">
        <w:r w:rsidRPr="00604EDE" w:rsidDel="00E77543">
          <w:rPr>
            <w:rFonts w:ascii="Times New Roman" w:eastAsia="Times New Roman" w:hAnsi="Times New Roman" w:cs="Times New Roman"/>
            <w:color w:val="0E101A"/>
            <w:sz w:val="24"/>
            <w:szCs w:val="24"/>
          </w:rPr>
          <w:delText>tool</w:delText>
        </w:r>
      </w:del>
      <w:del w:id="173" w:author="Caitlin Jeffrey" w:date="2023-07-20T13:52:00Z">
        <w:r w:rsidRPr="00604EDE" w:rsidDel="00B73F5D">
          <w:rPr>
            <w:rFonts w:ascii="Times New Roman" w:eastAsia="Times New Roman" w:hAnsi="Times New Roman" w:cs="Times New Roman"/>
            <w:color w:val="0E101A"/>
            <w:sz w:val="24"/>
            <w:szCs w:val="24"/>
          </w:rPr>
          <w:delText xml:space="preserve"> for </w:delText>
        </w:r>
      </w:del>
      <w:r w:rsidRPr="00604EDE">
        <w:rPr>
          <w:rFonts w:ascii="Times New Roman" w:eastAsia="Times New Roman" w:hAnsi="Times New Roman" w:cs="Times New Roman"/>
          <w:color w:val="0E101A"/>
          <w:sz w:val="24"/>
          <w:szCs w:val="24"/>
        </w:rPr>
        <w:t>organic farms in the Northeast</w:t>
      </w:r>
      <w:ins w:id="174" w:author="Caitlin Jeffrey" w:date="2023-07-20T13:52:00Z">
        <w:r w:rsidR="00B73F5D">
          <w:rPr>
            <w:rFonts w:ascii="Times New Roman" w:eastAsia="Times New Roman" w:hAnsi="Times New Roman" w:cs="Times New Roman"/>
            <w:color w:val="0E101A"/>
            <w:sz w:val="24"/>
            <w:szCs w:val="24"/>
          </w:rPr>
          <w:t xml:space="preserve"> considering</w:t>
        </w:r>
      </w:ins>
      <w:del w:id="175" w:author="Caitlin Jeffrey" w:date="2023-07-20T13:52:00Z">
        <w:r w:rsidRPr="00604EDE" w:rsidDel="00B73F5D">
          <w:rPr>
            <w:rFonts w:ascii="Times New Roman" w:eastAsia="Times New Roman" w:hAnsi="Times New Roman" w:cs="Times New Roman"/>
            <w:color w:val="0E101A"/>
            <w:sz w:val="24"/>
            <w:szCs w:val="24"/>
          </w:rPr>
          <w:delText xml:space="preserve"> deciding</w:delText>
        </w:r>
      </w:del>
      <w:r w:rsidRPr="00604EDE">
        <w:rPr>
          <w:rFonts w:ascii="Times New Roman" w:eastAsia="Times New Roman" w:hAnsi="Times New Roman" w:cs="Times New Roman"/>
          <w:color w:val="0E101A"/>
          <w:sz w:val="24"/>
          <w:szCs w:val="24"/>
        </w:rPr>
        <w:t xml:space="preserve"> </w:t>
      </w:r>
      <w:del w:id="176" w:author="Caitlin Jeffrey" w:date="2023-07-20T13:50:00Z">
        <w:r w:rsidRPr="00604EDE" w:rsidDel="0092406A">
          <w:rPr>
            <w:rFonts w:ascii="Times New Roman" w:eastAsia="Times New Roman" w:hAnsi="Times New Roman" w:cs="Times New Roman"/>
            <w:color w:val="0E101A"/>
            <w:sz w:val="24"/>
            <w:szCs w:val="24"/>
          </w:rPr>
          <w:delText>whether or not</w:delText>
        </w:r>
      </w:del>
      <w:ins w:id="177" w:author="Caitlin Jeffrey" w:date="2023-07-20T13:50:00Z">
        <w:r w:rsidR="0092406A">
          <w:rPr>
            <w:rFonts w:ascii="Times New Roman" w:eastAsia="Times New Roman" w:hAnsi="Times New Roman" w:cs="Times New Roman"/>
            <w:color w:val="0E101A"/>
            <w:sz w:val="24"/>
            <w:szCs w:val="24"/>
          </w:rPr>
          <w:t>if</w:t>
        </w:r>
      </w:ins>
      <w:r w:rsidRPr="00604EDE">
        <w:rPr>
          <w:rFonts w:ascii="Times New Roman" w:eastAsia="Times New Roman" w:hAnsi="Times New Roman" w:cs="Times New Roman"/>
          <w:color w:val="0E101A"/>
          <w:sz w:val="24"/>
          <w:szCs w:val="24"/>
        </w:rPr>
        <w:t xml:space="preserve"> the facility may be a good option for them.  </w:t>
      </w:r>
    </w:p>
    <w:p w14:paraId="6F7F834E" w14:textId="2E2A8AAB" w:rsidR="009A31ED" w:rsidRDefault="002159A8" w:rsidP="007B2DF8">
      <w:pPr>
        <w:spacing w:line="480" w:lineRule="auto"/>
        <w:rPr>
          <w:ins w:id="178" w:author="Caitlin Jeffrey" w:date="2023-07-20T14:01:00Z"/>
          <w:rFonts w:ascii="Times New Roman" w:eastAsia="Times New Roman" w:hAnsi="Times New Roman" w:cs="Times New Roman"/>
          <w:color w:val="0E101A"/>
          <w:sz w:val="24"/>
          <w:szCs w:val="24"/>
        </w:rPr>
      </w:pPr>
      <w:r w:rsidRPr="00604EDE">
        <w:rPr>
          <w:rFonts w:ascii="Times New Roman" w:eastAsia="Times New Roman" w:hAnsi="Times New Roman" w:cs="Times New Roman"/>
          <w:color w:val="0E101A"/>
          <w:sz w:val="24"/>
          <w:szCs w:val="24"/>
        </w:rPr>
        <w:t xml:space="preserve"> </w:t>
      </w:r>
      <w:r w:rsidRPr="00604EDE">
        <w:rPr>
          <w:rFonts w:ascii="Times New Roman" w:eastAsia="Times New Roman" w:hAnsi="Times New Roman" w:cs="Times New Roman"/>
          <w:color w:val="0E101A"/>
          <w:sz w:val="24"/>
          <w:szCs w:val="24"/>
        </w:rPr>
        <w:tab/>
        <w:t>In order to better inform organic dairy producers in the Northeast who may be interested in using a bedded pack barn</w:t>
      </w:r>
      <w:ins w:id="179" w:author="Caitlin Jeffrey" w:date="2023-07-20T08:51:00Z">
        <w:r w:rsidR="00995B3E">
          <w:rPr>
            <w:rFonts w:ascii="Times New Roman" w:eastAsia="Times New Roman" w:hAnsi="Times New Roman" w:cs="Times New Roman"/>
            <w:color w:val="0E101A"/>
            <w:sz w:val="24"/>
            <w:szCs w:val="24"/>
          </w:rPr>
          <w:t xml:space="preserve"> for housing their cattle</w:t>
        </w:r>
      </w:ins>
      <w:r w:rsidRPr="00604EDE">
        <w:rPr>
          <w:rFonts w:ascii="Times New Roman" w:eastAsia="Times New Roman" w:hAnsi="Times New Roman" w:cs="Times New Roman"/>
          <w:color w:val="0E101A"/>
          <w:sz w:val="24"/>
          <w:szCs w:val="24"/>
        </w:rPr>
        <w:t xml:space="preserve">, we carried out a cross-sectional, observational study on organic dairies in Vermont which aimed to compare </w:t>
      </w:r>
      <w:ins w:id="180" w:author="Caitlin Jeffrey" w:date="2023-07-20T08:51:00Z">
        <w:r w:rsidR="00995B3E">
          <w:rPr>
            <w:rFonts w:ascii="Times New Roman" w:eastAsia="Times New Roman" w:hAnsi="Times New Roman" w:cs="Times New Roman"/>
            <w:color w:val="0E101A"/>
            <w:sz w:val="24"/>
            <w:szCs w:val="24"/>
          </w:rPr>
          <w:t xml:space="preserve">bulk tank milk bacteriology, </w:t>
        </w:r>
      </w:ins>
      <w:r w:rsidRPr="00604EDE">
        <w:rPr>
          <w:rFonts w:ascii="Times New Roman" w:eastAsia="Times New Roman" w:hAnsi="Times New Roman" w:cs="Times New Roman"/>
          <w:color w:val="0E101A"/>
          <w:sz w:val="24"/>
          <w:szCs w:val="24"/>
        </w:rPr>
        <w:t xml:space="preserve">udder health and hygiene measures for the two most common housing systems in the state (freestalls, tiestalls) with farms using a bedded pack. The objectives of this project were to (1) </w:t>
      </w:r>
      <w:ins w:id="181" w:author="Caitlin Jeffrey" w:date="2023-07-20T08:52:00Z">
        <w:r w:rsidR="00D74B47">
          <w:rPr>
            <w:rFonts w:ascii="Times New Roman" w:eastAsia="Times New Roman" w:hAnsi="Times New Roman" w:cs="Times New Roman"/>
            <w:color w:val="0E101A"/>
            <w:sz w:val="24"/>
            <w:szCs w:val="24"/>
          </w:rPr>
          <w:t>i</w:t>
        </w:r>
      </w:ins>
      <w:del w:id="182" w:author="Caitlin Jeffrey" w:date="2023-07-20T08:52:00Z">
        <w:r w:rsidRPr="00604EDE" w:rsidDel="00D74B47">
          <w:rPr>
            <w:rFonts w:ascii="Times New Roman" w:eastAsia="Times New Roman" w:hAnsi="Times New Roman" w:cs="Times New Roman"/>
            <w:color w:val="0E101A"/>
            <w:sz w:val="24"/>
            <w:szCs w:val="24"/>
          </w:rPr>
          <w:delText>I</w:delText>
        </w:r>
      </w:del>
      <w:r w:rsidRPr="00604EDE">
        <w:rPr>
          <w:rFonts w:ascii="Times New Roman" w:eastAsia="Times New Roman" w:hAnsi="Times New Roman" w:cs="Times New Roman"/>
          <w:color w:val="0E101A"/>
          <w:sz w:val="24"/>
          <w:szCs w:val="24"/>
        </w:rPr>
        <w:t xml:space="preserve">dentify whether bulk tank milk quality, udder health and hygiene outcomes </w:t>
      </w:r>
      <w:del w:id="183" w:author="Caitlin Jeffrey" w:date="2023-07-20T13:54:00Z">
        <w:r w:rsidRPr="00604EDE" w:rsidDel="005373BF">
          <w:rPr>
            <w:rFonts w:ascii="Times New Roman" w:eastAsia="Times New Roman" w:hAnsi="Times New Roman" w:cs="Times New Roman"/>
            <w:color w:val="0E101A"/>
            <w:sz w:val="24"/>
            <w:szCs w:val="24"/>
          </w:rPr>
          <w:delText>were associated with</w:delText>
        </w:r>
      </w:del>
      <w:ins w:id="184" w:author="Caitlin Jeffrey" w:date="2023-07-20T13:54:00Z">
        <w:r w:rsidR="005373BF">
          <w:rPr>
            <w:rFonts w:ascii="Times New Roman" w:eastAsia="Times New Roman" w:hAnsi="Times New Roman" w:cs="Times New Roman"/>
            <w:color w:val="0E101A"/>
            <w:sz w:val="24"/>
            <w:szCs w:val="24"/>
          </w:rPr>
          <w:t>differed by</w:t>
        </w:r>
      </w:ins>
      <w:r w:rsidRPr="00604EDE">
        <w:rPr>
          <w:rFonts w:ascii="Times New Roman" w:eastAsia="Times New Roman" w:hAnsi="Times New Roman" w:cs="Times New Roman"/>
          <w:color w:val="0E101A"/>
          <w:sz w:val="24"/>
          <w:szCs w:val="24"/>
        </w:rPr>
        <w:t xml:space="preserve"> facility type; and (2) </w:t>
      </w:r>
      <w:ins w:id="185" w:author="Caitlin Jeffrey" w:date="2023-07-20T08:52:00Z">
        <w:r w:rsidR="00D74B47">
          <w:rPr>
            <w:rFonts w:ascii="Times New Roman" w:eastAsia="Times New Roman" w:hAnsi="Times New Roman" w:cs="Times New Roman"/>
            <w:color w:val="0E101A"/>
            <w:sz w:val="24"/>
            <w:szCs w:val="24"/>
          </w:rPr>
          <w:t>d</w:t>
        </w:r>
      </w:ins>
      <w:del w:id="186" w:author="Caitlin Jeffrey" w:date="2023-07-20T08:52:00Z">
        <w:r w:rsidRPr="00604EDE" w:rsidDel="00D74B47">
          <w:rPr>
            <w:rFonts w:ascii="Times New Roman" w:eastAsia="Times New Roman" w:hAnsi="Times New Roman" w:cs="Times New Roman"/>
            <w:color w:val="0E101A"/>
            <w:sz w:val="24"/>
            <w:szCs w:val="24"/>
          </w:rPr>
          <w:delText>D</w:delText>
        </w:r>
      </w:del>
      <w:r w:rsidRPr="00604EDE">
        <w:rPr>
          <w:rFonts w:ascii="Times New Roman" w:eastAsia="Times New Roman" w:hAnsi="Times New Roman" w:cs="Times New Roman"/>
          <w:color w:val="0E101A"/>
          <w:sz w:val="24"/>
          <w:szCs w:val="24"/>
        </w:rPr>
        <w:t>etermine if bedded pack systems are a viable option for winter housing in VT</w:t>
      </w:r>
      <w:del w:id="187" w:author="Caitlin Jeffrey" w:date="2023-07-20T13:55:00Z">
        <w:r w:rsidRPr="00604EDE" w:rsidDel="003352D2">
          <w:rPr>
            <w:rFonts w:ascii="Times New Roman" w:eastAsia="Times New Roman" w:hAnsi="Times New Roman" w:cs="Times New Roman"/>
            <w:color w:val="0E101A"/>
            <w:sz w:val="24"/>
            <w:szCs w:val="24"/>
          </w:rPr>
          <w:delText xml:space="preserve"> when cows are not turned out to pasture</w:delText>
        </w:r>
      </w:del>
      <w:r w:rsidRPr="00604EDE">
        <w:rPr>
          <w:rFonts w:ascii="Times New Roman" w:eastAsia="Times New Roman" w:hAnsi="Times New Roman" w:cs="Times New Roman"/>
          <w:color w:val="0E101A"/>
          <w:sz w:val="24"/>
          <w:szCs w:val="24"/>
        </w:rPr>
        <w:t>.</w:t>
      </w:r>
      <w:ins w:id="188" w:author="Caitlin Jeffrey" w:date="2023-07-20T13:56:00Z">
        <w:r w:rsidR="00416BF1">
          <w:rPr>
            <w:rFonts w:ascii="Times New Roman" w:eastAsia="Times New Roman" w:hAnsi="Times New Roman" w:cs="Times New Roman"/>
            <w:color w:val="0E101A"/>
            <w:sz w:val="24"/>
            <w:szCs w:val="24"/>
          </w:rPr>
          <w:t xml:space="preserve"> </w:t>
        </w:r>
      </w:ins>
      <w:ins w:id="189" w:author="Caitlin Jeffrey" w:date="2023-07-20T13:58:00Z">
        <w:r w:rsidR="009A31ED">
          <w:rPr>
            <w:rFonts w:ascii="Times New Roman" w:eastAsia="Times New Roman" w:hAnsi="Times New Roman" w:cs="Times New Roman"/>
            <w:color w:val="0E101A"/>
            <w:sz w:val="24"/>
            <w:szCs w:val="24"/>
          </w:rPr>
          <w:t xml:space="preserve">We hypothesized that udder health, hygiene, and bulk tank milk bacteriology would differ between housing </w:t>
        </w:r>
        <w:commentRangeStart w:id="190"/>
        <w:r w:rsidR="009A31ED">
          <w:rPr>
            <w:rFonts w:ascii="Times New Roman" w:eastAsia="Times New Roman" w:hAnsi="Times New Roman" w:cs="Times New Roman"/>
            <w:color w:val="0E101A"/>
            <w:sz w:val="24"/>
            <w:szCs w:val="24"/>
          </w:rPr>
          <w:t>types</w:t>
        </w:r>
      </w:ins>
      <w:commentRangeEnd w:id="190"/>
      <w:ins w:id="191" w:author="Caitlin Jeffrey" w:date="2023-07-20T14:11:00Z">
        <w:r w:rsidR="00367B0C">
          <w:rPr>
            <w:rStyle w:val="CommentReference"/>
            <w:rFonts w:eastAsiaTheme="minorEastAsia"/>
          </w:rPr>
          <w:commentReference w:id="190"/>
        </w:r>
      </w:ins>
      <w:ins w:id="192" w:author="Caitlin Jeffrey" w:date="2023-07-20T13:58:00Z">
        <w:r w:rsidR="009A31ED">
          <w:rPr>
            <w:rFonts w:ascii="Times New Roman" w:eastAsia="Times New Roman" w:hAnsi="Times New Roman" w:cs="Times New Roman"/>
            <w:color w:val="0E101A"/>
            <w:sz w:val="24"/>
            <w:szCs w:val="24"/>
          </w:rPr>
          <w:t>.</w:t>
        </w:r>
      </w:ins>
    </w:p>
    <w:p w14:paraId="66DC8D69" w14:textId="749ECF4F" w:rsidR="003226E8" w:rsidRPr="00604EDE" w:rsidDel="007C3135" w:rsidRDefault="003226E8" w:rsidP="007B2DF8">
      <w:pPr>
        <w:spacing w:line="480" w:lineRule="auto"/>
        <w:rPr>
          <w:del w:id="193" w:author="Caitlin Jeffrey" w:date="2023-07-20T14:10:00Z"/>
          <w:rFonts w:ascii="Times New Roman" w:eastAsia="Times New Roman" w:hAnsi="Times New Roman" w:cs="Times New Roman"/>
          <w:color w:val="0E101A"/>
          <w:sz w:val="24"/>
          <w:szCs w:val="24"/>
        </w:rPr>
      </w:pPr>
    </w:p>
    <w:p w14:paraId="4E846C00" w14:textId="77777777" w:rsidR="007B2DF8" w:rsidRPr="00604EDE" w:rsidRDefault="007B2DF8" w:rsidP="007B2DF8">
      <w:pPr>
        <w:spacing w:line="480" w:lineRule="auto"/>
        <w:rPr>
          <w:rFonts w:ascii="Times New Roman" w:eastAsia="Times New Roman" w:hAnsi="Times New Roman" w:cs="Times New Roman"/>
          <w:color w:val="0E101A"/>
          <w:sz w:val="24"/>
          <w:szCs w:val="24"/>
        </w:rPr>
      </w:pPr>
    </w:p>
    <w:p w14:paraId="4D7C9438" w14:textId="1F8F4A34" w:rsidR="00FC0592" w:rsidRDefault="00FC0592" w:rsidP="005F0EC1">
      <w:pPr>
        <w:autoSpaceDE w:val="0"/>
        <w:autoSpaceDN w:val="0"/>
        <w:adjustRightInd w:val="0"/>
        <w:spacing w:line="480" w:lineRule="auto"/>
        <w:jc w:val="both"/>
        <w:rPr>
          <w:ins w:id="194" w:author="Caitlin Jeffrey" w:date="2023-07-24T14:41:00Z"/>
          <w:rFonts w:ascii="Times New Roman" w:hAnsi="Times New Roman" w:cs="Times New Roman"/>
          <w:b/>
          <w:bCs/>
          <w:sz w:val="24"/>
          <w:szCs w:val="24"/>
        </w:rPr>
      </w:pPr>
      <w:r w:rsidRPr="00604EDE">
        <w:rPr>
          <w:rFonts w:ascii="Times New Roman" w:hAnsi="Times New Roman" w:cs="Times New Roman"/>
          <w:b/>
          <w:bCs/>
          <w:sz w:val="24"/>
          <w:szCs w:val="24"/>
        </w:rPr>
        <w:t xml:space="preserve">Materials and </w:t>
      </w:r>
      <w:r w:rsidR="0061562A" w:rsidRPr="00604EDE">
        <w:rPr>
          <w:rFonts w:ascii="Times New Roman" w:hAnsi="Times New Roman" w:cs="Times New Roman"/>
          <w:b/>
          <w:bCs/>
          <w:sz w:val="24"/>
          <w:szCs w:val="24"/>
        </w:rPr>
        <w:t>M</w:t>
      </w:r>
      <w:r w:rsidRPr="00604EDE">
        <w:rPr>
          <w:rFonts w:ascii="Times New Roman" w:hAnsi="Times New Roman" w:cs="Times New Roman"/>
          <w:b/>
          <w:bCs/>
          <w:sz w:val="24"/>
          <w:szCs w:val="24"/>
        </w:rPr>
        <w:t>ethods</w:t>
      </w:r>
    </w:p>
    <w:p w14:paraId="41FC41D6" w14:textId="5DA4E17F" w:rsidR="00D616C1" w:rsidRDefault="000B6384" w:rsidP="00D616C1">
      <w:pPr>
        <w:autoSpaceDE w:val="0"/>
        <w:autoSpaceDN w:val="0"/>
        <w:adjustRightInd w:val="0"/>
        <w:spacing w:line="480" w:lineRule="auto"/>
        <w:ind w:firstLine="360"/>
        <w:jc w:val="both"/>
        <w:rPr>
          <w:ins w:id="195" w:author="Caitlin Jeffrey" w:date="2023-07-24T14:50:00Z"/>
          <w:rFonts w:ascii="Times New Roman" w:hAnsi="Times New Roman" w:cs="Times New Roman"/>
          <w:sz w:val="24"/>
          <w:szCs w:val="24"/>
        </w:rPr>
      </w:pPr>
      <w:ins w:id="196" w:author="Caitlin Jeffrey" w:date="2023-07-24T14:41:00Z">
        <w:r w:rsidRPr="00A221B6">
          <w:rPr>
            <w:rFonts w:ascii="Times New Roman" w:hAnsi="Times New Roman" w:cs="Times New Roman"/>
            <w:sz w:val="24"/>
            <w:szCs w:val="24"/>
          </w:rPr>
          <w:t>STROBE-VET</w:t>
        </w:r>
        <w:r>
          <w:rPr>
            <w:rFonts w:ascii="Times New Roman" w:hAnsi="Times New Roman" w:cs="Times New Roman"/>
            <w:sz w:val="24"/>
            <w:szCs w:val="24"/>
          </w:rPr>
          <w:t xml:space="preserve"> (</w:t>
        </w:r>
        <w:r w:rsidRPr="000B6384">
          <w:rPr>
            <w:rFonts w:ascii="Times New Roman" w:hAnsi="Times New Roman" w:cs="Times New Roman"/>
            <w:sz w:val="24"/>
            <w:szCs w:val="24"/>
            <w:rPrChange w:id="197" w:author="Caitlin Jeffrey" w:date="2023-07-24T14:41:00Z">
              <w:rPr>
                <w:rFonts w:ascii="Times New Roman" w:hAnsi="Times New Roman" w:cs="Times New Roman"/>
                <w:b/>
                <w:bCs/>
                <w:sz w:val="24"/>
                <w:szCs w:val="24"/>
              </w:rPr>
            </w:rPrChange>
          </w:rPr>
          <w:t>Strengthening the Reporting of Observational</w:t>
        </w:r>
        <w:r>
          <w:rPr>
            <w:rFonts w:ascii="Times New Roman" w:hAnsi="Times New Roman" w:cs="Times New Roman"/>
            <w:sz w:val="24"/>
            <w:szCs w:val="24"/>
          </w:rPr>
          <w:t xml:space="preserve"> </w:t>
        </w:r>
        <w:r w:rsidRPr="000B6384">
          <w:rPr>
            <w:rFonts w:ascii="Times New Roman" w:hAnsi="Times New Roman" w:cs="Times New Roman"/>
            <w:sz w:val="24"/>
            <w:szCs w:val="24"/>
            <w:rPrChange w:id="198" w:author="Caitlin Jeffrey" w:date="2023-07-24T14:41:00Z">
              <w:rPr>
                <w:rFonts w:ascii="Times New Roman" w:hAnsi="Times New Roman" w:cs="Times New Roman"/>
                <w:b/>
                <w:bCs/>
                <w:sz w:val="24"/>
                <w:szCs w:val="24"/>
              </w:rPr>
            </w:rPrChange>
          </w:rPr>
          <w:t>Studies in Epidemiology–Veterinary Extension</w:t>
        </w:r>
        <w:r>
          <w:rPr>
            <w:rFonts w:ascii="Times New Roman" w:hAnsi="Times New Roman" w:cs="Times New Roman"/>
            <w:sz w:val="24"/>
            <w:szCs w:val="24"/>
          </w:rPr>
          <w:t xml:space="preserve">) </w:t>
        </w:r>
        <w:r w:rsidRPr="000B6384">
          <w:rPr>
            <w:rFonts w:ascii="Times New Roman" w:hAnsi="Times New Roman" w:cs="Times New Roman"/>
            <w:sz w:val="24"/>
            <w:szCs w:val="24"/>
            <w:rPrChange w:id="199" w:author="Caitlin Jeffrey" w:date="2023-07-24T14:41:00Z">
              <w:rPr>
                <w:rFonts w:ascii="Times New Roman" w:hAnsi="Times New Roman" w:cs="Times New Roman"/>
                <w:b/>
                <w:bCs/>
                <w:sz w:val="24"/>
                <w:szCs w:val="24"/>
              </w:rPr>
            </w:rPrChange>
          </w:rPr>
          <w:t>statement guidelines were followed in</w:t>
        </w:r>
        <w:r>
          <w:rPr>
            <w:rFonts w:ascii="Times New Roman" w:hAnsi="Times New Roman" w:cs="Times New Roman"/>
            <w:sz w:val="24"/>
            <w:szCs w:val="24"/>
          </w:rPr>
          <w:t xml:space="preserve"> </w:t>
        </w:r>
        <w:r w:rsidRPr="000B6384">
          <w:rPr>
            <w:rFonts w:ascii="Times New Roman" w:hAnsi="Times New Roman" w:cs="Times New Roman"/>
            <w:sz w:val="24"/>
            <w:szCs w:val="24"/>
            <w:rPrChange w:id="200" w:author="Caitlin Jeffrey" w:date="2023-07-24T14:41:00Z">
              <w:rPr>
                <w:rFonts w:ascii="Times New Roman" w:hAnsi="Times New Roman" w:cs="Times New Roman"/>
                <w:b/>
                <w:bCs/>
                <w:sz w:val="24"/>
                <w:szCs w:val="24"/>
              </w:rPr>
            </w:rPrChange>
          </w:rPr>
          <w:t xml:space="preserve">the reporting of this study </w:t>
        </w:r>
      </w:ins>
      <w:r w:rsidR="00DB562C">
        <w:rPr>
          <w:rFonts w:ascii="Times New Roman" w:hAnsi="Times New Roman" w:cs="Times New Roman"/>
          <w:sz w:val="24"/>
          <w:szCs w:val="24"/>
        </w:rPr>
        <w:fldChar w:fldCharType="begin">
          <w:fldData xml:space="preserve">PEVuZE5vdGU+PENpdGU+PEF1dGhvcj5PJmFwb3M7Q29ubm9yPC9BdXRob3I+PFllYXI+MjAxNjwv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==
</w:fldData>
        </w:fldChar>
      </w:r>
      <w:r w:rsidR="00DB562C">
        <w:rPr>
          <w:rFonts w:ascii="Times New Roman" w:hAnsi="Times New Roman" w:cs="Times New Roman"/>
          <w:sz w:val="24"/>
          <w:szCs w:val="24"/>
        </w:rPr>
        <w:instrText xml:space="preserve"> ADDIN EN.CITE </w:instrText>
      </w:r>
      <w:r w:rsidR="00DB562C">
        <w:rPr>
          <w:rFonts w:ascii="Times New Roman" w:hAnsi="Times New Roman" w:cs="Times New Roman"/>
          <w:sz w:val="24"/>
          <w:szCs w:val="24"/>
        </w:rPr>
        <w:fldChar w:fldCharType="begin">
          <w:fldData xml:space="preserve">PEVuZE5vdGU+PENpdGU+PEF1dGhvcj5PJmFwb3M7Q29ubm9yPC9BdXRob3I+PFllYXI+MjAxNjwv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==
</w:fldData>
        </w:fldChar>
      </w:r>
      <w:r w:rsidR="00DB562C">
        <w:rPr>
          <w:rFonts w:ascii="Times New Roman" w:hAnsi="Times New Roman" w:cs="Times New Roman"/>
          <w:sz w:val="24"/>
          <w:szCs w:val="24"/>
        </w:rPr>
        <w:instrText xml:space="preserve"> ADDIN EN.CITE.DATA </w:instrText>
      </w:r>
      <w:r w:rsidR="00DB562C">
        <w:rPr>
          <w:rFonts w:ascii="Times New Roman" w:hAnsi="Times New Roman" w:cs="Times New Roman"/>
          <w:sz w:val="24"/>
          <w:szCs w:val="24"/>
        </w:rPr>
      </w:r>
      <w:r w:rsidR="00DB562C">
        <w:rPr>
          <w:rFonts w:ascii="Times New Roman" w:hAnsi="Times New Roman" w:cs="Times New Roman"/>
          <w:sz w:val="24"/>
          <w:szCs w:val="24"/>
        </w:rPr>
        <w:fldChar w:fldCharType="end"/>
      </w:r>
      <w:r w:rsidR="00DB562C">
        <w:rPr>
          <w:rFonts w:ascii="Times New Roman" w:hAnsi="Times New Roman" w:cs="Times New Roman"/>
          <w:sz w:val="24"/>
          <w:szCs w:val="24"/>
        </w:rPr>
      </w:r>
      <w:r w:rsidR="00DB562C">
        <w:rPr>
          <w:rFonts w:ascii="Times New Roman" w:hAnsi="Times New Roman" w:cs="Times New Roman"/>
          <w:sz w:val="24"/>
          <w:szCs w:val="24"/>
        </w:rPr>
        <w:fldChar w:fldCharType="separate"/>
      </w:r>
      <w:r w:rsidR="00DB562C">
        <w:rPr>
          <w:rFonts w:ascii="Times New Roman" w:hAnsi="Times New Roman" w:cs="Times New Roman"/>
          <w:noProof/>
          <w:sz w:val="24"/>
          <w:szCs w:val="24"/>
        </w:rPr>
        <w:t>(O'Connor et al. 2016)</w:t>
      </w:r>
      <w:r w:rsidR="00DB562C">
        <w:rPr>
          <w:rFonts w:ascii="Times New Roman" w:hAnsi="Times New Roman" w:cs="Times New Roman"/>
          <w:sz w:val="24"/>
          <w:szCs w:val="24"/>
        </w:rPr>
        <w:fldChar w:fldCharType="end"/>
      </w:r>
      <w:ins w:id="201" w:author="Caitlin Jeffrey" w:date="2023-07-24T14:41:00Z">
        <w:r w:rsidRPr="000B6384">
          <w:rPr>
            <w:rFonts w:ascii="Times New Roman" w:hAnsi="Times New Roman" w:cs="Times New Roman"/>
            <w:sz w:val="24"/>
            <w:szCs w:val="24"/>
            <w:rPrChange w:id="202" w:author="Caitlin Jeffrey" w:date="2023-07-24T14:41:00Z">
              <w:rPr>
                <w:rFonts w:ascii="Times New Roman" w:hAnsi="Times New Roman" w:cs="Times New Roman"/>
                <w:b/>
                <w:bCs/>
                <w:sz w:val="24"/>
                <w:szCs w:val="24"/>
              </w:rPr>
            </w:rPrChange>
          </w:rPr>
          <w:t>.</w:t>
        </w:r>
      </w:ins>
      <w:ins w:id="203" w:author="Caitlin Jeffrey" w:date="2023-07-24T14:50:00Z">
        <w:r w:rsidR="007D3F8A">
          <w:rPr>
            <w:rFonts w:ascii="Times New Roman" w:hAnsi="Times New Roman" w:cs="Times New Roman"/>
            <w:sz w:val="24"/>
            <w:szCs w:val="24"/>
          </w:rPr>
          <w:t xml:space="preserve"> </w:t>
        </w:r>
      </w:ins>
    </w:p>
    <w:p w14:paraId="2F45DC8D" w14:textId="38D8AA2D" w:rsidR="000B6384" w:rsidRPr="000B6384" w:rsidDel="00D616C1" w:rsidRDefault="000B6384">
      <w:pPr>
        <w:autoSpaceDE w:val="0"/>
        <w:autoSpaceDN w:val="0"/>
        <w:adjustRightInd w:val="0"/>
        <w:spacing w:line="480" w:lineRule="auto"/>
        <w:ind w:firstLine="360"/>
        <w:jc w:val="both"/>
        <w:rPr>
          <w:del w:id="204" w:author="Caitlin Jeffrey" w:date="2023-07-24T14:51:00Z"/>
          <w:rFonts w:ascii="Times New Roman" w:hAnsi="Times New Roman" w:cs="Times New Roman"/>
          <w:sz w:val="24"/>
          <w:szCs w:val="24"/>
          <w:rPrChange w:id="205" w:author="Caitlin Jeffrey" w:date="2023-07-24T14:41:00Z">
            <w:rPr>
              <w:del w:id="206" w:author="Caitlin Jeffrey" w:date="2023-07-24T14:51:00Z"/>
              <w:rFonts w:ascii="Times New Roman" w:hAnsi="Times New Roman" w:cs="Times New Roman"/>
              <w:b/>
              <w:bCs/>
              <w:sz w:val="24"/>
              <w:szCs w:val="24"/>
            </w:rPr>
          </w:rPrChange>
        </w:rPr>
        <w:pPrChange w:id="207" w:author="Caitlin Jeffrey" w:date="2023-07-24T14:41:00Z">
          <w:pPr>
            <w:autoSpaceDE w:val="0"/>
            <w:autoSpaceDN w:val="0"/>
            <w:adjustRightInd w:val="0"/>
            <w:spacing w:line="480" w:lineRule="auto"/>
            <w:jc w:val="both"/>
          </w:pPr>
        </w:pPrChange>
      </w:pPr>
    </w:p>
    <w:p w14:paraId="2BCB032B" w14:textId="438A0209" w:rsidR="006238BB" w:rsidRPr="00604EDE" w:rsidRDefault="006238BB" w:rsidP="00361820">
      <w:pPr>
        <w:pStyle w:val="ListParagraph"/>
        <w:numPr>
          <w:ilvl w:val="0"/>
          <w:numId w:val="12"/>
        </w:numPr>
        <w:spacing w:line="480" w:lineRule="auto"/>
        <w:rPr>
          <w:b/>
          <w:bCs/>
        </w:rPr>
      </w:pPr>
      <w:bookmarkStart w:id="208" w:name="_Hlk137445543"/>
      <w:r w:rsidRPr="00604EDE">
        <w:rPr>
          <w:b/>
          <w:bCs/>
        </w:rPr>
        <w:t>Herd enrollment and selection</w:t>
      </w:r>
    </w:p>
    <w:p w14:paraId="26454AB6" w14:textId="62928D55"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The source population for this study was the 145 farms that responded to a survey sent to all certified organic dairy farms producing cow milk in Vermont (n = 177) which aimed to quantify the frequency and diversity of winter housing and bedding types used by organic dairy farmers in the state</w:t>
      </w:r>
      <w:del w:id="209" w:author="Caitlin Jeffrey" w:date="2023-07-20T08:53:00Z">
        <w:r w:rsidRPr="00604EDE" w:rsidDel="00293D6D">
          <w:rPr>
            <w:rFonts w:ascii="Times New Roman" w:hAnsi="Times New Roman" w:cs="Times New Roman"/>
            <w:sz w:val="24"/>
            <w:szCs w:val="24"/>
          </w:rPr>
          <w:delText>, as previously described in Andrews et. al</w:delText>
        </w:r>
      </w:del>
      <w:r w:rsidRPr="00604EDE">
        <w:rPr>
          <w:rFonts w:ascii="Times New Roman" w:hAnsi="Times New Roman" w:cs="Times New Roman"/>
          <w:sz w:val="24"/>
          <w:szCs w:val="24"/>
        </w:rPr>
        <w:t xml:space="preserve"> </w:t>
      </w:r>
      <w:r w:rsidRPr="00604EDE">
        <w:rPr>
          <w:rFonts w:ascii="Times New Roman" w:hAnsi="Times New Roman" w:cs="Times New Roman"/>
          <w:sz w:val="24"/>
          <w:szCs w:val="24"/>
        </w:rPr>
        <w:fldChar w:fldCharType="begin"/>
      </w:r>
      <w:r w:rsidR="00303C23">
        <w:rPr>
          <w:rFonts w:ascii="Times New Roman" w:hAnsi="Times New Roman" w:cs="Times New Roman"/>
          <w:sz w:val="24"/>
          <w:szCs w:val="24"/>
        </w:rPr>
        <w:instrText xml:space="preserve"> ADDIN EN.CITE &lt;EndNote&gt;&lt;Cite&gt;&lt;Author&gt;Andrews&lt;/Author&gt;&lt;Year&gt;2021&lt;/Year&gt;&lt;RecNum&gt;561&lt;/RecNum&gt;&lt;DisplayText&gt;(Andrews et al. 2021)&lt;/DisplayText&gt;&lt;record&gt;&lt;rec-number&gt;561&lt;/rec-number&gt;&lt;foreign-keys&gt;&lt;key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Pr="00604EDE">
        <w:rPr>
          <w:rFonts w:ascii="Times New Roman" w:hAnsi="Times New Roman" w:cs="Times New Roman"/>
          <w:sz w:val="24"/>
          <w:szCs w:val="24"/>
        </w:rPr>
        <w:fldChar w:fldCharType="separate"/>
      </w:r>
      <w:r w:rsidR="00303C23">
        <w:rPr>
          <w:rFonts w:ascii="Times New Roman" w:hAnsi="Times New Roman" w:cs="Times New Roman"/>
          <w:noProof/>
          <w:sz w:val="24"/>
          <w:szCs w:val="24"/>
        </w:rPr>
        <w:t>(Andrews et al. 2021)</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Dairy farms were eligible for enrollment in the current study if they: 1) responded to the initial survey in the winter of 2018-2019, 2) indicated they met the enrollment criteria of testing with the Dairy Herd Improvement Association (DHIA) at least monthly</w:t>
      </w:r>
      <w:ins w:id="210" w:author="Caitlin Jeffrey" w:date="2023-07-20T08:54:00Z">
        <w:r w:rsidR="00572773">
          <w:rPr>
            <w:rFonts w:ascii="Times New Roman" w:hAnsi="Times New Roman" w:cs="Times New Roman"/>
            <w:sz w:val="24"/>
            <w:szCs w:val="24"/>
          </w:rPr>
          <w:t>, 3)</w:t>
        </w:r>
      </w:ins>
      <w:r w:rsidRPr="00604EDE">
        <w:rPr>
          <w:rFonts w:ascii="Times New Roman" w:hAnsi="Times New Roman" w:cs="Times New Roman"/>
          <w:sz w:val="24"/>
          <w:szCs w:val="24"/>
        </w:rPr>
        <w:t xml:space="preserve"> </w:t>
      </w:r>
      <w:del w:id="211" w:author="Caitlin Jeffrey" w:date="2023-07-20T08:54:00Z">
        <w:r w:rsidRPr="00604EDE" w:rsidDel="00572773">
          <w:rPr>
            <w:rFonts w:ascii="Times New Roman" w:hAnsi="Times New Roman" w:cs="Times New Roman"/>
            <w:sz w:val="24"/>
            <w:szCs w:val="24"/>
          </w:rPr>
          <w:delText>and milking</w:delText>
        </w:r>
      </w:del>
      <w:ins w:id="212" w:author="Caitlin Jeffrey" w:date="2023-07-20T08:54:00Z">
        <w:r w:rsidR="00572773">
          <w:rPr>
            <w:rFonts w:ascii="Times New Roman" w:hAnsi="Times New Roman" w:cs="Times New Roman"/>
            <w:sz w:val="24"/>
            <w:szCs w:val="24"/>
          </w:rPr>
          <w:t>milked</w:t>
        </w:r>
      </w:ins>
      <w:r w:rsidRPr="00604EDE">
        <w:rPr>
          <w:rFonts w:ascii="Times New Roman" w:hAnsi="Times New Roman" w:cs="Times New Roman"/>
          <w:sz w:val="24"/>
          <w:szCs w:val="24"/>
        </w:rPr>
        <w:t xml:space="preserve"> between 35 and 120 cows, and </w:t>
      </w:r>
      <w:ins w:id="213" w:author="Caitlin Jeffrey" w:date="2023-07-20T08:54:00Z">
        <w:r w:rsidR="00572773">
          <w:rPr>
            <w:rFonts w:ascii="Times New Roman" w:hAnsi="Times New Roman" w:cs="Times New Roman"/>
            <w:sz w:val="24"/>
            <w:szCs w:val="24"/>
          </w:rPr>
          <w:t>4</w:t>
        </w:r>
      </w:ins>
      <w:del w:id="214" w:author="Caitlin Jeffrey" w:date="2023-07-20T08:54:00Z">
        <w:r w:rsidRPr="00604EDE" w:rsidDel="00572773">
          <w:rPr>
            <w:rFonts w:ascii="Times New Roman" w:hAnsi="Times New Roman" w:cs="Times New Roman"/>
            <w:sz w:val="24"/>
            <w:szCs w:val="24"/>
          </w:rPr>
          <w:delText>3</w:delText>
        </w:r>
      </w:del>
      <w:r w:rsidRPr="00604EDE">
        <w:rPr>
          <w:rFonts w:ascii="Times New Roman" w:hAnsi="Times New Roman" w:cs="Times New Roman"/>
          <w:sz w:val="24"/>
          <w:szCs w:val="24"/>
        </w:rPr>
        <w:t xml:space="preserve">) indicated they would be interested in further participation. Eligible farms were contacted from this source population if they responded that they were using </w:t>
      </w:r>
      <w:ins w:id="215" w:author="Caitlin Jeffrey" w:date="2023-07-20T08:54:00Z">
        <w:r w:rsidR="00425B0E">
          <w:rPr>
            <w:rFonts w:ascii="Times New Roman" w:hAnsi="Times New Roman" w:cs="Times New Roman"/>
            <w:sz w:val="24"/>
            <w:szCs w:val="24"/>
          </w:rPr>
          <w:t>one</w:t>
        </w:r>
      </w:ins>
      <w:del w:id="216" w:author="Caitlin Jeffrey" w:date="2023-07-20T08:54:00Z">
        <w:r w:rsidRPr="00604EDE" w:rsidDel="00425B0E">
          <w:rPr>
            <w:rFonts w:ascii="Times New Roman" w:hAnsi="Times New Roman" w:cs="Times New Roman"/>
            <w:sz w:val="24"/>
            <w:szCs w:val="24"/>
          </w:rPr>
          <w:delText>1</w:delText>
        </w:r>
      </w:del>
      <w:r w:rsidRPr="00604EDE">
        <w:rPr>
          <w:rFonts w:ascii="Times New Roman" w:hAnsi="Times New Roman" w:cs="Times New Roman"/>
          <w:sz w:val="24"/>
          <w:szCs w:val="24"/>
        </w:rPr>
        <w:t xml:space="preserve"> of the </w:t>
      </w:r>
      <w:ins w:id="217" w:author="Caitlin Jeffrey" w:date="2023-07-20T08:54:00Z">
        <w:r w:rsidR="00425B0E">
          <w:rPr>
            <w:rFonts w:ascii="Times New Roman" w:hAnsi="Times New Roman" w:cs="Times New Roman"/>
            <w:sz w:val="24"/>
            <w:szCs w:val="24"/>
          </w:rPr>
          <w:t>four</w:t>
        </w:r>
      </w:ins>
      <w:del w:id="218" w:author="Caitlin Jeffrey" w:date="2023-07-20T08:54:00Z">
        <w:r w:rsidRPr="00604EDE" w:rsidDel="00425B0E">
          <w:rPr>
            <w:rFonts w:ascii="Times New Roman" w:hAnsi="Times New Roman" w:cs="Times New Roman"/>
            <w:sz w:val="24"/>
            <w:szCs w:val="24"/>
          </w:rPr>
          <w:delText>4</w:delText>
        </w:r>
      </w:del>
      <w:r w:rsidRPr="00604EDE">
        <w:rPr>
          <w:rFonts w:ascii="Times New Roman" w:hAnsi="Times New Roman" w:cs="Times New Roman"/>
          <w:sz w:val="24"/>
          <w:szCs w:val="24"/>
        </w:rPr>
        <w:t xml:space="preserve"> categories of bedding/housing combinations for their winter housing system of interest to the current study: 1) </w:t>
      </w:r>
      <w:del w:id="219" w:author="Caitlin Jeffrey" w:date="2023-07-20T08:54:00Z">
        <w:r w:rsidRPr="00604EDE" w:rsidDel="00425B0E">
          <w:rPr>
            <w:rFonts w:ascii="Times New Roman" w:hAnsi="Times New Roman" w:cs="Times New Roman"/>
            <w:sz w:val="24"/>
            <w:szCs w:val="24"/>
          </w:rPr>
          <w:delText xml:space="preserve">a </w:delText>
        </w:r>
      </w:del>
      <w:r w:rsidRPr="00604EDE">
        <w:rPr>
          <w:rFonts w:ascii="Times New Roman" w:hAnsi="Times New Roman" w:cs="Times New Roman"/>
          <w:sz w:val="24"/>
          <w:szCs w:val="24"/>
        </w:rPr>
        <w:t xml:space="preserve">freestall system with bedded with sand, 2) </w:t>
      </w:r>
      <w:del w:id="220" w:author="Caitlin Jeffrey" w:date="2023-07-20T08:54:00Z">
        <w:r w:rsidRPr="00604EDE" w:rsidDel="00425B0E">
          <w:rPr>
            <w:rFonts w:ascii="Times New Roman" w:hAnsi="Times New Roman" w:cs="Times New Roman"/>
            <w:sz w:val="24"/>
            <w:szCs w:val="24"/>
          </w:rPr>
          <w:delText xml:space="preserve">a </w:delText>
        </w:r>
      </w:del>
      <w:r w:rsidRPr="00604EDE">
        <w:rPr>
          <w:rFonts w:ascii="Times New Roman" w:hAnsi="Times New Roman" w:cs="Times New Roman"/>
          <w:sz w:val="24"/>
          <w:szCs w:val="24"/>
        </w:rPr>
        <w:t xml:space="preserve">freestall system bedded with shavings/sawdust, 3) </w:t>
      </w:r>
      <w:del w:id="221" w:author="Caitlin Jeffrey" w:date="2023-07-20T08:55:00Z">
        <w:r w:rsidRPr="00604EDE" w:rsidDel="00425B0E">
          <w:rPr>
            <w:rFonts w:ascii="Times New Roman" w:hAnsi="Times New Roman" w:cs="Times New Roman"/>
            <w:sz w:val="24"/>
            <w:szCs w:val="24"/>
          </w:rPr>
          <w:delText xml:space="preserve">a </w:delText>
        </w:r>
      </w:del>
      <w:r w:rsidRPr="00604EDE">
        <w:rPr>
          <w:rFonts w:ascii="Times New Roman" w:hAnsi="Times New Roman" w:cs="Times New Roman"/>
          <w:sz w:val="24"/>
          <w:szCs w:val="24"/>
        </w:rPr>
        <w:t>tiestall system bedded with shavings/sawdust, or 4) a loose housing system deeply bedded with organic material (hereafter, “bedded pack”). The first three housing and bedding combinations were found to be the top three used by organic dairies in the state to house cows over the non-grazing season, and bedded packs were</w:t>
      </w:r>
      <w:ins w:id="222" w:author="Caitlin Jeffrey" w:date="2023-07-20T08:55:00Z">
        <w:r w:rsidR="006506E3">
          <w:rPr>
            <w:rFonts w:ascii="Times New Roman" w:hAnsi="Times New Roman" w:cs="Times New Roman"/>
            <w:sz w:val="24"/>
            <w:szCs w:val="24"/>
          </w:rPr>
          <w:t xml:space="preserve"> included as they were</w:t>
        </w:r>
      </w:ins>
      <w:r w:rsidRPr="00604EDE">
        <w:rPr>
          <w:rFonts w:ascii="Times New Roman" w:hAnsi="Times New Roman" w:cs="Times New Roman"/>
          <w:sz w:val="24"/>
          <w:szCs w:val="24"/>
        </w:rPr>
        <w:t xml:space="preserve"> the primary housing style of interest for this project. </w:t>
      </w:r>
    </w:p>
    <w:p w14:paraId="4B4FE389" w14:textId="0B7C1306" w:rsidR="006238BB" w:rsidRPr="00604EDE" w:rsidDel="006D3EB8" w:rsidRDefault="006A1FB2">
      <w:pPr>
        <w:spacing w:line="480" w:lineRule="auto"/>
        <w:rPr>
          <w:del w:id="223" w:author="Caitlin Jeffrey" w:date="2023-07-24T14:02:00Z"/>
          <w:rFonts w:ascii="Times New Roman" w:hAnsi="Times New Roman" w:cs="Times New Roman"/>
          <w:sz w:val="24"/>
          <w:szCs w:val="24"/>
        </w:rPr>
        <w:pPrChange w:id="224" w:author="Caitlin Jeffrey" w:date="2023-07-24T14:02:00Z">
          <w:pPr>
            <w:spacing w:line="480" w:lineRule="auto"/>
            <w:ind w:firstLine="720"/>
          </w:pPr>
        </w:pPrChange>
      </w:pPr>
      <w:ins w:id="225" w:author="Caitlin Jeffrey" w:date="2023-07-24T14:02:00Z">
        <w:r>
          <w:rPr>
            <w:rFonts w:ascii="Times New Roman" w:hAnsi="Times New Roman" w:cs="Times New Roman"/>
            <w:sz w:val="24"/>
            <w:szCs w:val="24"/>
          </w:rPr>
          <w:tab/>
        </w:r>
      </w:ins>
      <w:del w:id="226" w:author="Caitlin Jeffrey" w:date="2023-07-24T14:02:00Z">
        <w:r w:rsidR="006238BB" w:rsidRPr="00604EDE" w:rsidDel="006D3EB8">
          <w:rPr>
            <w:rFonts w:ascii="Times New Roman" w:hAnsi="Times New Roman" w:cs="Times New Roman"/>
            <w:sz w:val="24"/>
            <w:szCs w:val="24"/>
          </w:rPr>
          <w:delText>A list of eligible farms was made by housing/bedding combination, and were haphazardly/by convenience (?) contacted by phone or email provided in the previous survey in Spring 2019.</w:delText>
        </w:r>
      </w:del>
    </w:p>
    <w:p w14:paraId="52D8DA2E" w14:textId="5A96FDBF" w:rsidR="006238BB" w:rsidRPr="00604EDE" w:rsidDel="006D3EB8" w:rsidRDefault="006238BB">
      <w:pPr>
        <w:spacing w:line="480" w:lineRule="auto"/>
        <w:rPr>
          <w:del w:id="227" w:author="Caitlin Jeffrey" w:date="2023-07-24T14:02:00Z"/>
          <w:rFonts w:ascii="Times New Roman" w:hAnsi="Times New Roman" w:cs="Times New Roman"/>
          <w:b/>
          <w:bCs/>
          <w:sz w:val="24"/>
          <w:szCs w:val="24"/>
        </w:rPr>
        <w:pPrChange w:id="228" w:author="Caitlin Jeffrey" w:date="2023-07-24T14:02:00Z">
          <w:pPr>
            <w:spacing w:line="480" w:lineRule="auto"/>
            <w:ind w:firstLine="720"/>
          </w:pPr>
        </w:pPrChange>
      </w:pPr>
      <w:del w:id="229" w:author="Caitlin Jeffrey" w:date="2023-07-24T14:02:00Z">
        <w:r w:rsidRPr="00604EDE" w:rsidDel="006D3EB8">
          <w:rPr>
            <w:rFonts w:ascii="Times New Roman" w:hAnsi="Times New Roman" w:cs="Times New Roman"/>
            <w:b/>
            <w:bCs/>
            <w:sz w:val="24"/>
            <w:szCs w:val="24"/>
          </w:rPr>
          <w:delText>OR</w:delText>
        </w:r>
        <w:r w:rsidR="00361820" w:rsidRPr="00604EDE" w:rsidDel="006D3EB8">
          <w:rPr>
            <w:rFonts w:ascii="Times New Roman" w:hAnsi="Times New Roman" w:cs="Times New Roman"/>
            <w:b/>
            <w:bCs/>
            <w:sz w:val="24"/>
            <w:szCs w:val="24"/>
          </w:rPr>
          <w:delText>:</w:delText>
        </w:r>
      </w:del>
    </w:p>
    <w:p w14:paraId="643707A0" w14:textId="55292C13" w:rsidR="006238BB" w:rsidRPr="00604EDE" w:rsidDel="006A1FB2" w:rsidRDefault="006238BB">
      <w:pPr>
        <w:spacing w:line="480" w:lineRule="auto"/>
        <w:rPr>
          <w:del w:id="230" w:author="Caitlin Jeffrey" w:date="2023-07-24T14:02:00Z"/>
          <w:rFonts w:ascii="Times New Roman" w:hAnsi="Times New Roman" w:cs="Times New Roman"/>
          <w:sz w:val="24"/>
          <w:szCs w:val="24"/>
        </w:rPr>
        <w:pPrChange w:id="231" w:author="Caitlin Jeffrey" w:date="2023-07-24T14:02:00Z">
          <w:pPr>
            <w:spacing w:line="480" w:lineRule="auto"/>
            <w:ind w:firstLine="720"/>
          </w:pPr>
        </w:pPrChange>
      </w:pPr>
      <w:r w:rsidRPr="00604EDE">
        <w:rPr>
          <w:rFonts w:ascii="Times New Roman" w:hAnsi="Times New Roman" w:cs="Times New Roman"/>
          <w:sz w:val="24"/>
          <w:szCs w:val="24"/>
        </w:rPr>
        <w:t xml:space="preserve">A convenience sample was enrolled </w:t>
      </w:r>
      <w:ins w:id="232" w:author="Caitlin Jeffrey" w:date="2023-07-20T08:56:00Z">
        <w:r w:rsidR="00AD7149" w:rsidRPr="00604EDE">
          <w:rPr>
            <w:rFonts w:ascii="Times New Roman" w:hAnsi="Times New Roman" w:cs="Times New Roman"/>
            <w:sz w:val="24"/>
            <w:szCs w:val="24"/>
          </w:rPr>
          <w:t>in Spring 2019</w:t>
        </w:r>
        <w:r w:rsidR="00AD7149">
          <w:rPr>
            <w:rFonts w:ascii="Times New Roman" w:hAnsi="Times New Roman" w:cs="Times New Roman"/>
            <w:sz w:val="24"/>
            <w:szCs w:val="24"/>
          </w:rPr>
          <w:t xml:space="preserve"> </w:t>
        </w:r>
      </w:ins>
      <w:r w:rsidRPr="00604EDE">
        <w:rPr>
          <w:rFonts w:ascii="Times New Roman" w:hAnsi="Times New Roman" w:cs="Times New Roman"/>
          <w:sz w:val="24"/>
          <w:szCs w:val="24"/>
        </w:rPr>
        <w:t>from a list of eligible farms (grouped by housing/bedding combination) using the phone number or email address provided in the previous survey</w:t>
      </w:r>
      <w:del w:id="233" w:author="Caitlin Jeffrey" w:date="2023-07-20T08:56:00Z">
        <w:r w:rsidRPr="00604EDE" w:rsidDel="00AD7149">
          <w:rPr>
            <w:rFonts w:ascii="Times New Roman" w:hAnsi="Times New Roman" w:cs="Times New Roman"/>
            <w:sz w:val="24"/>
            <w:szCs w:val="24"/>
          </w:rPr>
          <w:delText xml:space="preserve"> in Spring 2019</w:delText>
        </w:r>
      </w:del>
      <w:r w:rsidRPr="00604EDE">
        <w:rPr>
          <w:rFonts w:ascii="Times New Roman" w:hAnsi="Times New Roman" w:cs="Times New Roman"/>
          <w:sz w:val="24"/>
          <w:szCs w:val="24"/>
        </w:rPr>
        <w:t xml:space="preserve">. </w:t>
      </w:r>
    </w:p>
    <w:p w14:paraId="2E2C7B10" w14:textId="19F7863E" w:rsidR="006238BB" w:rsidRPr="00604EDE" w:rsidRDefault="006238BB">
      <w:pPr>
        <w:spacing w:line="480" w:lineRule="auto"/>
        <w:rPr>
          <w:rFonts w:ascii="Times New Roman" w:hAnsi="Times New Roman" w:cs="Times New Roman"/>
          <w:sz w:val="24"/>
          <w:szCs w:val="24"/>
        </w:rPr>
        <w:pPrChange w:id="234" w:author="Caitlin Jeffrey" w:date="2023-07-24T14:02:00Z">
          <w:pPr>
            <w:spacing w:line="480" w:lineRule="auto"/>
            <w:ind w:firstLine="720"/>
          </w:pPr>
        </w:pPrChange>
      </w:pPr>
      <w:r w:rsidRPr="00604EDE">
        <w:rPr>
          <w:rFonts w:ascii="Times New Roman" w:hAnsi="Times New Roman" w:cs="Times New Roman"/>
          <w:sz w:val="24"/>
          <w:szCs w:val="24"/>
        </w:rPr>
        <w:t>The aim was to complete the survey and sampling at 40 farms total, with 10 farms from each</w:t>
      </w:r>
      <w:ins w:id="235" w:author="Caitlin Jeffrey" w:date="2023-07-24T14:03:00Z">
        <w:r w:rsidR="00BB53BF">
          <w:rPr>
            <w:rFonts w:ascii="Times New Roman" w:hAnsi="Times New Roman" w:cs="Times New Roman"/>
            <w:sz w:val="24"/>
            <w:szCs w:val="24"/>
          </w:rPr>
          <w:t xml:space="preserve"> of the four</w:t>
        </w:r>
      </w:ins>
      <w:r w:rsidRPr="00604EDE">
        <w:rPr>
          <w:rFonts w:ascii="Times New Roman" w:hAnsi="Times New Roman" w:cs="Times New Roman"/>
          <w:sz w:val="24"/>
          <w:szCs w:val="24"/>
        </w:rPr>
        <w:t xml:space="preserve"> housing/bedding style</w:t>
      </w:r>
      <w:ins w:id="236" w:author="Caitlin Jeffrey" w:date="2023-07-24T14:03:00Z">
        <w:r w:rsidR="00BB53BF">
          <w:rPr>
            <w:rFonts w:ascii="Times New Roman" w:hAnsi="Times New Roman" w:cs="Times New Roman"/>
            <w:sz w:val="24"/>
            <w:szCs w:val="24"/>
          </w:rPr>
          <w:t>s of interest described above</w:t>
        </w:r>
      </w:ins>
      <w:del w:id="237" w:author="Caitlin Jeffrey" w:date="2023-07-24T14:03:00Z">
        <w:r w:rsidRPr="00604EDE" w:rsidDel="003177D4">
          <w:rPr>
            <w:rFonts w:ascii="Times New Roman" w:hAnsi="Times New Roman" w:cs="Times New Roman"/>
            <w:sz w:val="24"/>
            <w:szCs w:val="24"/>
          </w:rPr>
          <w:delText>:</w:delText>
        </w:r>
        <w:r w:rsidRPr="00604EDE" w:rsidDel="00BB53BF">
          <w:rPr>
            <w:rFonts w:ascii="Times New Roman" w:hAnsi="Times New Roman" w:cs="Times New Roman"/>
            <w:sz w:val="24"/>
            <w:szCs w:val="24"/>
          </w:rPr>
          <w:delText xml:space="preserve"> 1) freestall bedded with sand (FS), 2) freestall bedded with wood shavings or sawdust</w:delText>
        </w:r>
      </w:del>
      <w:del w:id="238" w:author="Caitlin Jeffrey" w:date="2023-07-20T08:56:00Z">
        <w:r w:rsidRPr="00604EDE" w:rsidDel="00CD04C9">
          <w:rPr>
            <w:rFonts w:ascii="Times New Roman" w:hAnsi="Times New Roman" w:cs="Times New Roman"/>
            <w:sz w:val="24"/>
            <w:szCs w:val="24"/>
          </w:rPr>
          <w:delText xml:space="preserve"> (FW)</w:delText>
        </w:r>
      </w:del>
      <w:del w:id="239" w:author="Caitlin Jeffrey" w:date="2023-07-24T14:03:00Z">
        <w:r w:rsidRPr="00604EDE" w:rsidDel="00BB53BF">
          <w:rPr>
            <w:rFonts w:ascii="Times New Roman" w:hAnsi="Times New Roman" w:cs="Times New Roman"/>
            <w:sz w:val="24"/>
            <w:szCs w:val="24"/>
          </w:rPr>
          <w:delText>, 3) tiestall bedded with wood shavings (T</w:delText>
        </w:r>
      </w:del>
      <w:del w:id="240" w:author="Caitlin Jeffrey" w:date="2023-07-20T08:56:00Z">
        <w:r w:rsidRPr="00604EDE" w:rsidDel="00CD04C9">
          <w:rPr>
            <w:rFonts w:ascii="Times New Roman" w:hAnsi="Times New Roman" w:cs="Times New Roman"/>
            <w:sz w:val="24"/>
            <w:szCs w:val="24"/>
          </w:rPr>
          <w:delText>W</w:delText>
        </w:r>
      </w:del>
      <w:del w:id="241" w:author="Caitlin Jeffrey" w:date="2023-07-24T14:03:00Z">
        <w:r w:rsidRPr="00604EDE" w:rsidDel="00BB53BF">
          <w:rPr>
            <w:rFonts w:ascii="Times New Roman" w:hAnsi="Times New Roman" w:cs="Times New Roman"/>
            <w:sz w:val="24"/>
            <w:szCs w:val="24"/>
          </w:rPr>
          <w:delText>), or 4) bedded pack system (BP)</w:delText>
        </w:r>
      </w:del>
      <w:r w:rsidRPr="00604EDE">
        <w:rPr>
          <w:rFonts w:ascii="Times New Roman" w:hAnsi="Times New Roman" w:cs="Times New Roman"/>
          <w:sz w:val="24"/>
          <w:szCs w:val="24"/>
        </w:rPr>
        <w:t>. As this preliminary study design to select 10 farms of each type was outlined before getting the full results from the initial survey, it was anticipated that it would be possible to select enough organic dairies in Vermont using a bedded pack system as their primary winter housing system. However, out of the 17 farms from 2018-2019 survey that indicated at least some use of a bedded pack system,</w:t>
      </w:r>
      <w:ins w:id="242" w:author="Caitlin Jeffrey" w:date="2023-07-20T08:57:00Z">
        <w:r w:rsidR="00A37047">
          <w:rPr>
            <w:rFonts w:ascii="Times New Roman" w:hAnsi="Times New Roman" w:cs="Times New Roman"/>
            <w:sz w:val="24"/>
            <w:szCs w:val="24"/>
          </w:rPr>
          <w:t xml:space="preserve"> one</w:t>
        </w:r>
      </w:ins>
      <w:del w:id="243" w:author="Caitlin Jeffrey" w:date="2023-07-20T08:57:00Z">
        <w:r w:rsidRPr="00604EDE" w:rsidDel="00A37047">
          <w:rPr>
            <w:rFonts w:ascii="Times New Roman" w:hAnsi="Times New Roman" w:cs="Times New Roman"/>
            <w:sz w:val="24"/>
            <w:szCs w:val="24"/>
          </w:rPr>
          <w:delText xml:space="preserve"> 1</w:delText>
        </w:r>
      </w:del>
      <w:r w:rsidRPr="00604EDE">
        <w:rPr>
          <w:rFonts w:ascii="Times New Roman" w:hAnsi="Times New Roman" w:cs="Times New Roman"/>
          <w:sz w:val="24"/>
          <w:szCs w:val="24"/>
        </w:rPr>
        <w:t xml:space="preserve"> farm was not interested in any further participation, </w:t>
      </w:r>
      <w:ins w:id="244" w:author="Caitlin Jeffrey" w:date="2023-07-20T08:57:00Z">
        <w:r w:rsidR="00A37047">
          <w:rPr>
            <w:rFonts w:ascii="Times New Roman" w:hAnsi="Times New Roman" w:cs="Times New Roman"/>
            <w:sz w:val="24"/>
            <w:szCs w:val="24"/>
          </w:rPr>
          <w:t xml:space="preserve">five </w:t>
        </w:r>
      </w:ins>
      <w:del w:id="245" w:author="Caitlin Jeffrey" w:date="2023-07-20T08:57:00Z">
        <w:r w:rsidRPr="00604EDE" w:rsidDel="00A37047">
          <w:rPr>
            <w:rFonts w:ascii="Times New Roman" w:hAnsi="Times New Roman" w:cs="Times New Roman"/>
            <w:sz w:val="24"/>
            <w:szCs w:val="24"/>
          </w:rPr>
          <w:delText xml:space="preserve">5 </w:delText>
        </w:r>
      </w:del>
      <w:r w:rsidRPr="00604EDE">
        <w:rPr>
          <w:rFonts w:ascii="Times New Roman" w:hAnsi="Times New Roman" w:cs="Times New Roman"/>
          <w:sz w:val="24"/>
          <w:szCs w:val="24"/>
        </w:rPr>
        <w:t xml:space="preserve">did not use DHIA testing at all, and </w:t>
      </w:r>
      <w:ins w:id="246" w:author="Caitlin Jeffrey" w:date="2023-07-20T08:57:00Z">
        <w:r w:rsidR="00A37047">
          <w:rPr>
            <w:rFonts w:ascii="Times New Roman" w:hAnsi="Times New Roman" w:cs="Times New Roman"/>
            <w:sz w:val="24"/>
            <w:szCs w:val="24"/>
          </w:rPr>
          <w:t>six</w:t>
        </w:r>
      </w:ins>
      <w:del w:id="247" w:author="Caitlin Jeffrey" w:date="2023-07-20T08:57:00Z">
        <w:r w:rsidRPr="00604EDE" w:rsidDel="00A37047">
          <w:rPr>
            <w:rFonts w:ascii="Times New Roman" w:hAnsi="Times New Roman" w:cs="Times New Roman"/>
            <w:sz w:val="24"/>
            <w:szCs w:val="24"/>
          </w:rPr>
          <w:delText>6</w:delText>
        </w:r>
      </w:del>
      <w:r w:rsidRPr="00604EDE">
        <w:rPr>
          <w:rFonts w:ascii="Times New Roman" w:hAnsi="Times New Roman" w:cs="Times New Roman"/>
          <w:sz w:val="24"/>
          <w:szCs w:val="24"/>
        </w:rPr>
        <w:t xml:space="preserve"> only used a bedded pack system as a secondary housing system in conjunction with a tiestall barn, or cows were only on the pack a few hours a day. As the number of farms using the bedding system of interest was significantly smaller than anticipated, the eligibility requirements were relaxed to include a farm where cows spend the majority (two-thirds) of their time in a bedded pack, with the remaining time in a tiestall with wood shavings. The survey was intended to study cows while they were in their winter housing system, so all herds visits were completed before any grazing had begun for the season.</w:t>
      </w:r>
      <w:ins w:id="248" w:author="Caitlin Jeffrey" w:date="2023-07-31T10:40:00Z">
        <w:r w:rsidR="003836E0">
          <w:rPr>
            <w:rFonts w:ascii="Times New Roman" w:hAnsi="Times New Roman" w:cs="Times New Roman"/>
            <w:sz w:val="24"/>
            <w:szCs w:val="24"/>
          </w:rPr>
          <w:t xml:space="preserve"> Additionally, two bedded pack farms </w:t>
        </w:r>
      </w:ins>
      <w:ins w:id="249" w:author="Caitlin Jeffrey" w:date="2023-07-31T10:41:00Z">
        <w:r w:rsidR="00CA5ADE">
          <w:rPr>
            <w:rFonts w:ascii="Times New Roman" w:hAnsi="Times New Roman" w:cs="Times New Roman"/>
            <w:sz w:val="24"/>
            <w:szCs w:val="24"/>
          </w:rPr>
          <w:t xml:space="preserve">were included that had limited DHIA information: one farm did not utilize cow-level testing, and </w:t>
        </w:r>
        <w:r w:rsidR="006C4D85">
          <w:rPr>
            <w:rFonts w:ascii="Times New Roman" w:hAnsi="Times New Roman" w:cs="Times New Roman"/>
            <w:sz w:val="24"/>
            <w:szCs w:val="24"/>
          </w:rPr>
          <w:t xml:space="preserve">cow-level data for </w:t>
        </w:r>
      </w:ins>
      <w:ins w:id="250" w:author="Caitlin Jeffrey" w:date="2023-07-31T10:43:00Z">
        <w:r w:rsidR="00A8557C">
          <w:rPr>
            <w:rFonts w:ascii="Times New Roman" w:hAnsi="Times New Roman" w:cs="Times New Roman"/>
            <w:sz w:val="24"/>
            <w:szCs w:val="24"/>
          </w:rPr>
          <w:t>a</w:t>
        </w:r>
      </w:ins>
      <w:ins w:id="251" w:author="Caitlin Jeffrey" w:date="2023-07-31T10:41:00Z">
        <w:r w:rsidR="006C4D85">
          <w:rPr>
            <w:rFonts w:ascii="Times New Roman" w:hAnsi="Times New Roman" w:cs="Times New Roman"/>
            <w:sz w:val="24"/>
            <w:szCs w:val="24"/>
          </w:rPr>
          <w:t xml:space="preserve"> second farm was limited due to their seasonal </w:t>
        </w:r>
      </w:ins>
      <w:ins w:id="252" w:author="Caitlin Jeffrey" w:date="2023-07-31T10:42:00Z">
        <w:r w:rsidR="006C4D85">
          <w:rPr>
            <w:rFonts w:ascii="Times New Roman" w:hAnsi="Times New Roman" w:cs="Times New Roman"/>
            <w:sz w:val="24"/>
            <w:szCs w:val="24"/>
          </w:rPr>
          <w:t>lactation</w:t>
        </w:r>
      </w:ins>
      <w:ins w:id="253" w:author="Caitlin Jeffrey" w:date="2023-07-31T10:44:00Z">
        <w:r w:rsidR="00640F77">
          <w:rPr>
            <w:rFonts w:ascii="Times New Roman" w:hAnsi="Times New Roman" w:cs="Times New Roman"/>
            <w:sz w:val="24"/>
            <w:szCs w:val="24"/>
          </w:rPr>
          <w:t xml:space="preserve"> schedule</w:t>
        </w:r>
      </w:ins>
      <w:ins w:id="254" w:author="Caitlin Jeffrey" w:date="2023-07-31T10:42:00Z">
        <w:r w:rsidR="00C77A96">
          <w:rPr>
            <w:rFonts w:ascii="Times New Roman" w:hAnsi="Times New Roman" w:cs="Times New Roman"/>
            <w:sz w:val="24"/>
            <w:szCs w:val="24"/>
          </w:rPr>
          <w:t>.</w:t>
        </w:r>
      </w:ins>
    </w:p>
    <w:p w14:paraId="7B79EAE7" w14:textId="2B06C8F8" w:rsidR="006238BB" w:rsidRPr="00604EDE" w:rsidRDefault="006238BB" w:rsidP="00361820">
      <w:pPr>
        <w:spacing w:line="480" w:lineRule="auto"/>
        <w:ind w:firstLine="720"/>
        <w:rPr>
          <w:rFonts w:ascii="Times New Roman" w:hAnsi="Times New Roman" w:cs="Times New Roman"/>
          <w:sz w:val="24"/>
          <w:szCs w:val="24"/>
        </w:rPr>
      </w:pPr>
      <w:commentRangeStart w:id="255"/>
      <w:r w:rsidRPr="00604EDE">
        <w:rPr>
          <w:rFonts w:ascii="Times New Roman" w:hAnsi="Times New Roman" w:cs="Times New Roman"/>
          <w:sz w:val="24"/>
          <w:szCs w:val="24"/>
        </w:rPr>
        <w:t xml:space="preserve">Of the intended 40 herds to be recruited in the study (10 each from each of </w:t>
      </w:r>
      <w:ins w:id="256" w:author="Caitlin Jeffrey" w:date="2023-07-20T08:58:00Z">
        <w:r w:rsidR="00FA1A35">
          <w:rPr>
            <w:rFonts w:ascii="Times New Roman" w:hAnsi="Times New Roman" w:cs="Times New Roman"/>
            <w:sz w:val="24"/>
            <w:szCs w:val="24"/>
          </w:rPr>
          <w:t>four</w:t>
        </w:r>
      </w:ins>
      <w:del w:id="257" w:author="Caitlin Jeffrey" w:date="2023-07-20T08:58:00Z">
        <w:r w:rsidRPr="00604EDE" w:rsidDel="00FA1A35">
          <w:rPr>
            <w:rFonts w:ascii="Times New Roman" w:hAnsi="Times New Roman" w:cs="Times New Roman"/>
            <w:sz w:val="24"/>
            <w:szCs w:val="24"/>
          </w:rPr>
          <w:delText>4</w:delText>
        </w:r>
      </w:del>
      <w:r w:rsidRPr="00604EDE">
        <w:rPr>
          <w:rFonts w:ascii="Times New Roman" w:hAnsi="Times New Roman" w:cs="Times New Roman"/>
          <w:sz w:val="24"/>
          <w:szCs w:val="24"/>
        </w:rPr>
        <w:t xml:space="preserve"> housing/bedding combination categories: freestalls with sand, freestalls with wood shavings/sawdust, bedded packs, and tiestalls with wood), 21 herds that were contacted agreed </w:t>
      </w:r>
      <w:ins w:id="258" w:author="Caitlin Jeffrey" w:date="2023-07-20T08:58:00Z">
        <w:r w:rsidR="00FA1A35">
          <w:rPr>
            <w:rFonts w:ascii="Times New Roman" w:hAnsi="Times New Roman" w:cs="Times New Roman"/>
            <w:sz w:val="24"/>
            <w:szCs w:val="24"/>
          </w:rPr>
          <w:t xml:space="preserve">to participate </w:t>
        </w:r>
      </w:ins>
      <w:r w:rsidRPr="00604EDE">
        <w:rPr>
          <w:rFonts w:ascii="Times New Roman" w:hAnsi="Times New Roman" w:cs="Times New Roman"/>
          <w:sz w:val="24"/>
          <w:szCs w:val="24"/>
        </w:rPr>
        <w:t>and the survey and sampling were completed throughout April-May</w:t>
      </w:r>
      <w:del w:id="259" w:author="Caitlin Jeffrey" w:date="2023-07-24T14:06:00Z">
        <w:r w:rsidRPr="00604EDE" w:rsidDel="00447915">
          <w:rPr>
            <w:rFonts w:ascii="Times New Roman" w:hAnsi="Times New Roman" w:cs="Times New Roman"/>
            <w:sz w:val="24"/>
            <w:szCs w:val="24"/>
          </w:rPr>
          <w:delText>,</w:delText>
        </w:r>
      </w:del>
      <w:r w:rsidRPr="00604EDE">
        <w:rPr>
          <w:rFonts w:ascii="Times New Roman" w:hAnsi="Times New Roman" w:cs="Times New Roman"/>
          <w:sz w:val="24"/>
          <w:szCs w:val="24"/>
        </w:rPr>
        <w:t xml:space="preserve"> 2019. All herds sampled during this period were housing their cows as they would in the winter months. Completion of the survey and sampling was suspended in mid-May, as farms began turning their cows out to pasture, with the intention of resuming in Spring 2020 to complete the remaining 19 herds. </w:t>
      </w:r>
      <w:ins w:id="260" w:author="Caitlin Jeffrey" w:date="2023-07-24T14:07:00Z">
        <w:r w:rsidR="006D66BD">
          <w:rPr>
            <w:rFonts w:ascii="Times New Roman" w:hAnsi="Times New Roman" w:cs="Times New Roman"/>
            <w:sz w:val="24"/>
            <w:szCs w:val="24"/>
          </w:rPr>
          <w:t>D</w:t>
        </w:r>
      </w:ins>
      <w:del w:id="261" w:author="Caitlin Jeffrey" w:date="2023-07-24T14:07:00Z">
        <w:r w:rsidRPr="00604EDE" w:rsidDel="006D66BD">
          <w:rPr>
            <w:rFonts w:ascii="Times New Roman" w:hAnsi="Times New Roman" w:cs="Times New Roman"/>
            <w:sz w:val="24"/>
            <w:szCs w:val="24"/>
          </w:rPr>
          <w:delText>Howev</w:delText>
        </w:r>
      </w:del>
      <w:del w:id="262" w:author="Caitlin Jeffrey" w:date="2023-07-24T14:06:00Z">
        <w:r w:rsidRPr="00604EDE" w:rsidDel="006D66BD">
          <w:rPr>
            <w:rFonts w:ascii="Times New Roman" w:hAnsi="Times New Roman" w:cs="Times New Roman"/>
            <w:sz w:val="24"/>
            <w:szCs w:val="24"/>
          </w:rPr>
          <w:delText>er, d</w:delText>
        </w:r>
      </w:del>
      <w:r w:rsidRPr="00604EDE">
        <w:rPr>
          <w:rFonts w:ascii="Times New Roman" w:hAnsi="Times New Roman" w:cs="Times New Roman"/>
          <w:sz w:val="24"/>
          <w:szCs w:val="24"/>
        </w:rPr>
        <w:t xml:space="preserve">ue to the COVID-19 pandemic, the decision was made to not resume the survey and sampling, and the final analysis included herds only completed in 2019 (n = 21). </w:t>
      </w:r>
      <w:commentRangeEnd w:id="255"/>
      <w:r w:rsidRPr="00604EDE">
        <w:rPr>
          <w:rFonts w:ascii="Times New Roman" w:hAnsi="Times New Roman" w:cs="Times New Roman"/>
          <w:sz w:val="24"/>
          <w:szCs w:val="24"/>
        </w:rPr>
        <w:commentReference w:id="255"/>
      </w:r>
      <w:r w:rsidRPr="00604EDE">
        <w:rPr>
          <w:rFonts w:ascii="Times New Roman" w:hAnsi="Times New Roman" w:cs="Times New Roman"/>
          <w:sz w:val="24"/>
          <w:szCs w:val="24"/>
        </w:rPr>
        <w:t xml:space="preserve">As there was only </w:t>
      </w:r>
      <w:ins w:id="263" w:author="Caitlin Jeffrey" w:date="2023-07-20T08:59:00Z">
        <w:r w:rsidR="00336622">
          <w:rPr>
            <w:rFonts w:ascii="Times New Roman" w:hAnsi="Times New Roman" w:cs="Times New Roman"/>
            <w:sz w:val="24"/>
            <w:szCs w:val="24"/>
          </w:rPr>
          <w:t>one</w:t>
        </w:r>
      </w:ins>
      <w:del w:id="264" w:author="Caitlin Jeffrey" w:date="2023-07-20T08:59:00Z">
        <w:r w:rsidRPr="00604EDE" w:rsidDel="00336622">
          <w:rPr>
            <w:rFonts w:ascii="Times New Roman" w:hAnsi="Times New Roman" w:cs="Times New Roman"/>
            <w:sz w:val="24"/>
            <w:szCs w:val="24"/>
          </w:rPr>
          <w:delText>1</w:delText>
        </w:r>
      </w:del>
      <w:r w:rsidRPr="00604EDE">
        <w:rPr>
          <w:rFonts w:ascii="Times New Roman" w:hAnsi="Times New Roman" w:cs="Times New Roman"/>
          <w:sz w:val="24"/>
          <w:szCs w:val="24"/>
        </w:rPr>
        <w:t xml:space="preserve"> farm sampled using a freestall facility bedded with sand, the initial plan to group farms by the four housing/bedding combinations specified was abandoned in favor of grouping farms by the three facility types used </w:t>
      </w:r>
      <w:ins w:id="265" w:author="Caitlin Jeffrey" w:date="2023-07-24T14:07:00Z">
        <w:r w:rsidR="00BA47F3">
          <w:rPr>
            <w:rFonts w:ascii="Times New Roman" w:hAnsi="Times New Roman" w:cs="Times New Roman"/>
            <w:sz w:val="24"/>
            <w:szCs w:val="24"/>
          </w:rPr>
          <w:t>[</w:t>
        </w:r>
      </w:ins>
      <w:del w:id="266" w:author="Caitlin Jeffrey" w:date="2023-07-24T14:07:00Z">
        <w:r w:rsidRPr="00604EDE" w:rsidDel="00BA47F3">
          <w:rPr>
            <w:rFonts w:ascii="Times New Roman" w:hAnsi="Times New Roman" w:cs="Times New Roman"/>
            <w:sz w:val="24"/>
            <w:szCs w:val="24"/>
          </w:rPr>
          <w:delText>(</w:delText>
        </w:r>
      </w:del>
      <w:r w:rsidRPr="00604EDE">
        <w:rPr>
          <w:rFonts w:ascii="Times New Roman" w:hAnsi="Times New Roman" w:cs="Times New Roman"/>
          <w:sz w:val="24"/>
          <w:szCs w:val="24"/>
        </w:rPr>
        <w:t>tiestall</w:t>
      </w:r>
      <w:ins w:id="267" w:author="Caitlin Jeffrey" w:date="2023-07-24T14:07:00Z">
        <w:r w:rsidR="00BA47F3">
          <w:rPr>
            <w:rFonts w:ascii="Times New Roman" w:hAnsi="Times New Roman" w:cs="Times New Roman"/>
            <w:sz w:val="24"/>
            <w:szCs w:val="24"/>
          </w:rPr>
          <w:t xml:space="preserve"> (TS)</w:t>
        </w:r>
      </w:ins>
      <w:r w:rsidRPr="00604EDE">
        <w:rPr>
          <w:rFonts w:ascii="Times New Roman" w:hAnsi="Times New Roman" w:cs="Times New Roman"/>
          <w:sz w:val="24"/>
          <w:szCs w:val="24"/>
        </w:rPr>
        <w:t>, freestall</w:t>
      </w:r>
      <w:ins w:id="268" w:author="Caitlin Jeffrey" w:date="2023-07-24T14:07:00Z">
        <w:r w:rsidR="00BA47F3">
          <w:rPr>
            <w:rFonts w:ascii="Times New Roman" w:hAnsi="Times New Roman" w:cs="Times New Roman"/>
            <w:sz w:val="24"/>
            <w:szCs w:val="24"/>
          </w:rPr>
          <w:t xml:space="preserve"> (FS)</w:t>
        </w:r>
      </w:ins>
      <w:r w:rsidRPr="00604EDE">
        <w:rPr>
          <w:rFonts w:ascii="Times New Roman" w:hAnsi="Times New Roman" w:cs="Times New Roman"/>
          <w:sz w:val="24"/>
          <w:szCs w:val="24"/>
        </w:rPr>
        <w:t>, and bedded pack</w:t>
      </w:r>
      <w:ins w:id="269" w:author="Caitlin Jeffrey" w:date="2023-07-24T14:07:00Z">
        <w:r w:rsidR="00BA47F3">
          <w:rPr>
            <w:rFonts w:ascii="Times New Roman" w:hAnsi="Times New Roman" w:cs="Times New Roman"/>
            <w:sz w:val="24"/>
            <w:szCs w:val="24"/>
          </w:rPr>
          <w:t xml:space="preserve"> </w:t>
        </w:r>
      </w:ins>
      <w:ins w:id="270" w:author="Caitlin Jeffrey" w:date="2023-07-24T14:08:00Z">
        <w:r w:rsidR="00BA47F3">
          <w:rPr>
            <w:rFonts w:ascii="Times New Roman" w:hAnsi="Times New Roman" w:cs="Times New Roman"/>
            <w:sz w:val="24"/>
            <w:szCs w:val="24"/>
          </w:rPr>
          <w:t>(BP)]</w:t>
        </w:r>
      </w:ins>
      <w:del w:id="271" w:author="Caitlin Jeffrey" w:date="2023-07-24T14:08:00Z">
        <w:r w:rsidRPr="00604EDE" w:rsidDel="00BA47F3">
          <w:rPr>
            <w:rFonts w:ascii="Times New Roman" w:hAnsi="Times New Roman" w:cs="Times New Roman"/>
            <w:sz w:val="24"/>
            <w:szCs w:val="24"/>
          </w:rPr>
          <w:delText>)</w:delText>
        </w:r>
      </w:del>
      <w:r w:rsidRPr="00604EDE">
        <w:rPr>
          <w:rFonts w:ascii="Times New Roman" w:hAnsi="Times New Roman" w:cs="Times New Roman"/>
          <w:sz w:val="24"/>
          <w:szCs w:val="24"/>
        </w:rPr>
        <w:t>.</w:t>
      </w:r>
    </w:p>
    <w:p w14:paraId="0F3594CF" w14:textId="75E30AEA" w:rsidR="006238BB" w:rsidRPr="00604EDE" w:rsidRDefault="006238BB" w:rsidP="00361820">
      <w:pPr>
        <w:pStyle w:val="ListParagraph"/>
        <w:numPr>
          <w:ilvl w:val="0"/>
          <w:numId w:val="12"/>
        </w:numPr>
        <w:spacing w:line="480" w:lineRule="auto"/>
        <w:rPr>
          <w:b/>
          <w:bCs/>
        </w:rPr>
      </w:pPr>
      <w:r w:rsidRPr="00604EDE">
        <w:rPr>
          <w:b/>
          <w:bCs/>
        </w:rPr>
        <w:t>Survey administration, sampling, and udder hygiene scoring</w:t>
      </w:r>
    </w:p>
    <w:p w14:paraId="159A8A77" w14:textId="7A3F6CC8" w:rsidR="006238BB" w:rsidRPr="00604EDE" w:rsidRDefault="006238BB" w:rsidP="003A3E61">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At each farm visit, a survey was administered by the </w:t>
      </w:r>
      <w:del w:id="272" w:author="Caitlin Jeffrey" w:date="2023-07-24T14:08:00Z">
        <w:r w:rsidRPr="00604EDE" w:rsidDel="00870522">
          <w:rPr>
            <w:rFonts w:ascii="Times New Roman" w:hAnsi="Times New Roman" w:cs="Times New Roman"/>
            <w:sz w:val="24"/>
            <w:szCs w:val="24"/>
          </w:rPr>
          <w:delText xml:space="preserve">primary researcher </w:delText>
        </w:r>
      </w:del>
      <w:ins w:id="273" w:author="Caitlin Jeffrey" w:date="2023-07-24T14:08:00Z">
        <w:r w:rsidR="00870522">
          <w:rPr>
            <w:rFonts w:ascii="Times New Roman" w:hAnsi="Times New Roman" w:cs="Times New Roman"/>
            <w:sz w:val="24"/>
            <w:szCs w:val="24"/>
          </w:rPr>
          <w:t>first author</w:t>
        </w:r>
        <w:r w:rsidR="00551A65">
          <w:rPr>
            <w:rFonts w:ascii="Times New Roman" w:hAnsi="Times New Roman" w:cs="Times New Roman"/>
            <w:sz w:val="24"/>
            <w:szCs w:val="24"/>
          </w:rPr>
          <w:t xml:space="preserve"> </w:t>
        </w:r>
      </w:ins>
      <w:del w:id="274" w:author="Caitlin Jeffrey" w:date="2023-07-20T08:59:00Z">
        <w:r w:rsidRPr="00604EDE" w:rsidDel="00336622">
          <w:rPr>
            <w:rFonts w:ascii="Times New Roman" w:hAnsi="Times New Roman" w:cs="Times New Roman"/>
            <w:sz w:val="24"/>
            <w:szCs w:val="24"/>
          </w:rPr>
          <w:delText xml:space="preserve">at every visit </w:delText>
        </w:r>
      </w:del>
      <w:r w:rsidRPr="00604EDE">
        <w:rPr>
          <w:rFonts w:ascii="Times New Roman" w:hAnsi="Times New Roman" w:cs="Times New Roman"/>
          <w:sz w:val="24"/>
          <w:szCs w:val="24"/>
        </w:rPr>
        <w:t xml:space="preserve">which collected information </w:t>
      </w:r>
      <w:del w:id="275" w:author="Caitlin Jeffrey" w:date="2023-07-20T08:59:00Z">
        <w:r w:rsidRPr="00604EDE" w:rsidDel="00336622">
          <w:rPr>
            <w:rFonts w:ascii="Times New Roman" w:hAnsi="Times New Roman" w:cs="Times New Roman"/>
            <w:sz w:val="24"/>
            <w:szCs w:val="24"/>
          </w:rPr>
          <w:delText>which aimed</w:delText>
        </w:r>
      </w:del>
      <w:ins w:id="276" w:author="Caitlin Jeffrey" w:date="2023-07-20T08:59:00Z">
        <w:r w:rsidR="00336622">
          <w:rPr>
            <w:rFonts w:ascii="Times New Roman" w:hAnsi="Times New Roman" w:cs="Times New Roman"/>
            <w:sz w:val="24"/>
            <w:szCs w:val="24"/>
          </w:rPr>
          <w:t>aiming</w:t>
        </w:r>
      </w:ins>
      <w:r w:rsidRPr="00604EDE">
        <w:rPr>
          <w:rFonts w:ascii="Times New Roman" w:hAnsi="Times New Roman" w:cs="Times New Roman"/>
          <w:sz w:val="24"/>
          <w:szCs w:val="24"/>
        </w:rPr>
        <w:t xml:space="preserve"> to: 1) get a comprehensive understanding of factors potentially related to a cow’s mastitis risk on that particular farm, and 2) acquire a comprehensive understanding of housing and bedding management and related practices on the farm. The survey is included in </w:t>
      </w:r>
      <w:del w:id="277" w:author="Caitlin Jeffrey" w:date="2023-07-24T14:09:00Z">
        <w:r w:rsidRPr="00604EDE" w:rsidDel="0070023E">
          <w:rPr>
            <w:rFonts w:ascii="Times New Roman" w:hAnsi="Times New Roman" w:cs="Times New Roman"/>
            <w:sz w:val="24"/>
            <w:szCs w:val="24"/>
          </w:rPr>
          <w:delText xml:space="preserve">its entirety in the provided in </w:delText>
        </w:r>
      </w:del>
      <w:commentRangeStart w:id="278"/>
      <w:r w:rsidRPr="00604EDE">
        <w:rPr>
          <w:rFonts w:ascii="Times New Roman" w:hAnsi="Times New Roman" w:cs="Times New Roman"/>
          <w:sz w:val="24"/>
          <w:szCs w:val="24"/>
        </w:rPr>
        <w:t>Supplemental Data (XXX).</w:t>
      </w:r>
      <w:ins w:id="279" w:author="Caitlin Jeffrey" w:date="2023-07-24T14:51:00Z">
        <w:r w:rsidR="00D616C1">
          <w:rPr>
            <w:rFonts w:ascii="Times New Roman" w:hAnsi="Times New Roman" w:cs="Times New Roman"/>
            <w:sz w:val="24"/>
            <w:szCs w:val="24"/>
          </w:rPr>
          <w:t xml:space="preserve"> </w:t>
        </w:r>
      </w:ins>
      <w:ins w:id="280" w:author="Caitlin Jeffrey" w:date="2023-07-24T14:52:00Z">
        <w:r w:rsidR="00C16CCD">
          <w:rPr>
            <w:rFonts w:ascii="Times New Roman" w:hAnsi="Times New Roman" w:cs="Times New Roman"/>
            <w:sz w:val="24"/>
            <w:szCs w:val="24"/>
          </w:rPr>
          <w:t>Survey and interview pro</w:t>
        </w:r>
        <w:r w:rsidR="001A6936">
          <w:rPr>
            <w:rFonts w:ascii="Times New Roman" w:hAnsi="Times New Roman" w:cs="Times New Roman"/>
            <w:sz w:val="24"/>
            <w:szCs w:val="24"/>
          </w:rPr>
          <w:t>tocols were registered with the University of Vermont Institutional Review Board (IRB</w:t>
        </w:r>
      </w:ins>
      <w:ins w:id="281" w:author="Caitlin Jeffrey" w:date="2023-07-24T14:53:00Z">
        <w:r w:rsidR="001A6936">
          <w:rPr>
            <w:rFonts w:ascii="Times New Roman" w:hAnsi="Times New Roman" w:cs="Times New Roman"/>
            <w:sz w:val="24"/>
            <w:szCs w:val="24"/>
          </w:rPr>
          <w:t xml:space="preserve"> certification</w:t>
        </w:r>
        <w:r w:rsidR="00FC1A8F">
          <w:rPr>
            <w:rFonts w:ascii="Times New Roman" w:hAnsi="Times New Roman" w:cs="Times New Roman"/>
            <w:sz w:val="24"/>
            <w:szCs w:val="24"/>
          </w:rPr>
          <w:t xml:space="preserve"> </w:t>
        </w:r>
        <w:r w:rsidR="001A6936" w:rsidRPr="00D616C1">
          <w:rPr>
            <w:rFonts w:ascii="Times New Roman" w:hAnsi="Times New Roman" w:cs="Times New Roman"/>
            <w:sz w:val="24"/>
            <w:szCs w:val="24"/>
          </w:rPr>
          <w:t>19-0057</w:t>
        </w:r>
      </w:ins>
      <w:ins w:id="282" w:author="Caitlin Jeffrey" w:date="2023-07-24T14:52:00Z">
        <w:r w:rsidR="001A6936">
          <w:rPr>
            <w:rFonts w:ascii="Times New Roman" w:hAnsi="Times New Roman" w:cs="Times New Roman"/>
            <w:sz w:val="24"/>
            <w:szCs w:val="24"/>
          </w:rPr>
          <w:t>)</w:t>
        </w:r>
      </w:ins>
      <w:ins w:id="283" w:author="Caitlin Jeffrey" w:date="2023-07-24T14:54:00Z">
        <w:r w:rsidR="003A3E61">
          <w:rPr>
            <w:rFonts w:ascii="Times New Roman" w:hAnsi="Times New Roman" w:cs="Times New Roman"/>
            <w:sz w:val="24"/>
            <w:szCs w:val="24"/>
          </w:rPr>
          <w:t>.</w:t>
        </w:r>
      </w:ins>
      <w:r w:rsidRPr="00604EDE">
        <w:rPr>
          <w:rFonts w:ascii="Times New Roman" w:hAnsi="Times New Roman" w:cs="Times New Roman"/>
          <w:sz w:val="24"/>
          <w:szCs w:val="24"/>
        </w:rPr>
        <w:t xml:space="preserve"> </w:t>
      </w:r>
      <w:commentRangeEnd w:id="278"/>
      <w:r w:rsidR="00D77968">
        <w:rPr>
          <w:rStyle w:val="CommentReference"/>
          <w:rFonts w:eastAsiaTheme="minorEastAsia"/>
        </w:rPr>
        <w:commentReference w:id="278"/>
      </w:r>
      <w:r w:rsidRPr="00604EDE">
        <w:rPr>
          <w:rFonts w:ascii="Times New Roman" w:hAnsi="Times New Roman" w:cs="Times New Roman"/>
          <w:sz w:val="24"/>
          <w:szCs w:val="24"/>
        </w:rPr>
        <w:t xml:space="preserve">The survey was created and administered on a tablet using </w:t>
      </w:r>
      <w:proofErr w:type="spellStart"/>
      <w:r w:rsidRPr="00604EDE">
        <w:rPr>
          <w:rFonts w:ascii="Times New Roman" w:hAnsi="Times New Roman" w:cs="Times New Roman"/>
          <w:sz w:val="24"/>
          <w:szCs w:val="24"/>
        </w:rPr>
        <w:t>KoboCollect</w:t>
      </w:r>
      <w:proofErr w:type="spellEnd"/>
      <w:r w:rsidRPr="00604EDE">
        <w:rPr>
          <w:rFonts w:ascii="Times New Roman" w:hAnsi="Times New Roman" w:cs="Times New Roman"/>
          <w:sz w:val="24"/>
          <w:szCs w:val="24"/>
        </w:rPr>
        <w:t xml:space="preserve"> software</w:t>
      </w:r>
      <w:ins w:id="284" w:author="Caitlin Jeffrey" w:date="2023-07-24T14:10:00Z">
        <w:r w:rsidR="00B97B45">
          <w:rPr>
            <w:rFonts w:ascii="Times New Roman" w:hAnsi="Times New Roman" w:cs="Times New Roman"/>
            <w:sz w:val="24"/>
            <w:szCs w:val="24"/>
          </w:rPr>
          <w:t xml:space="preserve"> </w:t>
        </w:r>
      </w:ins>
      <w:del w:id="285" w:author="Caitlin Jeffrey" w:date="2023-07-24T14:10:00Z">
        <w:r w:rsidRPr="00604EDE" w:rsidDel="00B97B45">
          <w:rPr>
            <w:rFonts w:ascii="Times New Roman" w:hAnsi="Times New Roman" w:cs="Times New Roman"/>
            <w:sz w:val="24"/>
            <w:szCs w:val="24"/>
          </w:rPr>
          <w:delText xml:space="preserve">, a free and open-source suite of tools for field data collection </w:delText>
        </w:r>
      </w:del>
      <w:r w:rsidRPr="00604EDE">
        <w:rPr>
          <w:rFonts w:ascii="Times New Roman" w:hAnsi="Times New Roman" w:cs="Times New Roman"/>
          <w:sz w:val="24"/>
          <w:szCs w:val="24"/>
        </w:rPr>
        <w:t xml:space="preserve">(http://www.kobotoolbox.org). The section about mastitis risk included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The section about housing and bedding management included describing type of housing system used for both lactating and dry cows; classification and description of any bedding material used; and bedding management practices for each housing type used. The survey also collected some basic herd information (production numbers; number of lactating, dry, and youngstock; breeds; record-keeping systems). As the focus of this study was the use of bedded pack systems by organic dairy producers in Vermont, some additional questions were asked of these farms to gather more detailed information about management, monitoring, impressions comparing them to previously used systems, and initial construction of the pack. Completion of the survey took about 45 minutes on average, but ranged from roughly 30 minutes to 1.5 hours. </w:t>
      </w:r>
    </w:p>
    <w:p w14:paraId="02DB4598" w14:textId="7B5220AE"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While the producer </w:t>
      </w:r>
      <w:del w:id="286" w:author="Caitlin Jeffrey" w:date="2023-07-24T14:11:00Z">
        <w:r w:rsidRPr="00604EDE" w:rsidDel="009C33DF">
          <w:rPr>
            <w:rFonts w:ascii="Times New Roman" w:hAnsi="Times New Roman" w:cs="Times New Roman"/>
            <w:sz w:val="24"/>
            <w:szCs w:val="24"/>
          </w:rPr>
          <w:delText xml:space="preserve">and primary researcher </w:delText>
        </w:r>
      </w:del>
      <w:r w:rsidRPr="00604EDE">
        <w:rPr>
          <w:rFonts w:ascii="Times New Roman" w:hAnsi="Times New Roman" w:cs="Times New Roman"/>
          <w:sz w:val="24"/>
          <w:szCs w:val="24"/>
        </w:rPr>
        <w:t xml:space="preserve">completed the survey, </w:t>
      </w:r>
      <w:del w:id="287" w:author="Caitlin Jeffrey" w:date="2023-07-24T14:12:00Z">
        <w:r w:rsidRPr="00604EDE" w:rsidDel="00F27966">
          <w:rPr>
            <w:rFonts w:ascii="Times New Roman" w:hAnsi="Times New Roman" w:cs="Times New Roman"/>
            <w:sz w:val="24"/>
            <w:szCs w:val="24"/>
          </w:rPr>
          <w:delText>a technician</w:delText>
        </w:r>
      </w:del>
      <w:ins w:id="288" w:author="Caitlin Jeffrey" w:date="2023-07-24T14:12:00Z">
        <w:r w:rsidR="00F27966">
          <w:rPr>
            <w:rFonts w:ascii="Times New Roman" w:hAnsi="Times New Roman" w:cs="Times New Roman"/>
            <w:sz w:val="24"/>
            <w:szCs w:val="24"/>
          </w:rPr>
          <w:t>a co-author (TA)</w:t>
        </w:r>
      </w:ins>
      <w:r w:rsidRPr="00604EDE">
        <w:rPr>
          <w:rFonts w:ascii="Times New Roman" w:hAnsi="Times New Roman" w:cs="Times New Roman"/>
          <w:sz w:val="24"/>
          <w:szCs w:val="24"/>
        </w:rPr>
        <w:t xml:space="preserve"> collected a </w:t>
      </w:r>
      <w:del w:id="289" w:author="Caitlin Jeffrey" w:date="2023-07-20T09:01:00Z">
        <w:r w:rsidRPr="00604EDE" w:rsidDel="006316C9">
          <w:rPr>
            <w:rFonts w:ascii="Times New Roman" w:hAnsi="Times New Roman" w:cs="Times New Roman"/>
            <w:sz w:val="24"/>
            <w:szCs w:val="24"/>
          </w:rPr>
          <w:delText xml:space="preserve">bulk tank </w:delText>
        </w:r>
      </w:del>
      <w:r w:rsidRPr="00604EDE">
        <w:rPr>
          <w:rFonts w:ascii="Times New Roman" w:hAnsi="Times New Roman" w:cs="Times New Roman"/>
          <w:sz w:val="24"/>
          <w:szCs w:val="24"/>
        </w:rPr>
        <w:t xml:space="preserve">milk sample </w:t>
      </w:r>
      <w:del w:id="290" w:author="Caitlin Jeffrey" w:date="2023-07-20T09:01:00Z">
        <w:r w:rsidRPr="00604EDE" w:rsidDel="006316C9">
          <w:rPr>
            <w:rFonts w:ascii="Times New Roman" w:hAnsi="Times New Roman" w:cs="Times New Roman"/>
            <w:sz w:val="24"/>
            <w:szCs w:val="24"/>
          </w:rPr>
          <w:delText xml:space="preserve">was collected </w:delText>
        </w:r>
      </w:del>
      <w:r w:rsidRPr="00604EDE">
        <w:rPr>
          <w:rFonts w:ascii="Times New Roman" w:hAnsi="Times New Roman" w:cs="Times New Roman"/>
          <w:sz w:val="24"/>
          <w:szCs w:val="24"/>
        </w:rPr>
        <w:t xml:space="preserve">directly from the top of the bulk tank after </w:t>
      </w:r>
      <w:del w:id="291" w:author="Caitlin Jeffrey" w:date="2023-07-20T09:01:00Z">
        <w:r w:rsidRPr="00604EDE" w:rsidDel="006316C9">
          <w:rPr>
            <w:rFonts w:ascii="Times New Roman" w:hAnsi="Times New Roman" w:cs="Times New Roman"/>
            <w:sz w:val="24"/>
            <w:szCs w:val="24"/>
          </w:rPr>
          <w:delText xml:space="preserve">agitating the milk for </w:delText>
        </w:r>
      </w:del>
      <w:r w:rsidRPr="00604EDE">
        <w:rPr>
          <w:rFonts w:ascii="Times New Roman" w:hAnsi="Times New Roman" w:cs="Times New Roman"/>
          <w:sz w:val="24"/>
          <w:szCs w:val="24"/>
        </w:rPr>
        <w:t>at least 5 minutes</w:t>
      </w:r>
      <w:ins w:id="292" w:author="Caitlin Jeffrey" w:date="2023-07-20T09:01:00Z">
        <w:r w:rsidR="006316C9">
          <w:rPr>
            <w:rFonts w:ascii="Times New Roman" w:hAnsi="Times New Roman" w:cs="Times New Roman"/>
            <w:sz w:val="24"/>
            <w:szCs w:val="24"/>
          </w:rPr>
          <w:t xml:space="preserve"> of agitation</w:t>
        </w:r>
      </w:ins>
      <w:del w:id="293" w:author="Caitlin Jeffrey" w:date="2023-07-20T09:01:00Z">
        <w:r w:rsidRPr="00604EDE" w:rsidDel="006316C9">
          <w:rPr>
            <w:rFonts w:ascii="Times New Roman" w:hAnsi="Times New Roman" w:cs="Times New Roman"/>
            <w:sz w:val="24"/>
            <w:szCs w:val="24"/>
          </w:rPr>
          <w:delText>,</w:delText>
        </w:r>
      </w:del>
      <w:r w:rsidRPr="00604EDE">
        <w:rPr>
          <w:rFonts w:ascii="Times New Roman" w:hAnsi="Times New Roman" w:cs="Times New Roman"/>
          <w:sz w:val="24"/>
          <w:szCs w:val="24"/>
        </w:rPr>
        <w:t xml:space="preserve"> using a 250-mL sterile single-use vial (Blue </w:t>
      </w:r>
      <w:proofErr w:type="spellStart"/>
      <w:r w:rsidRPr="00604EDE">
        <w:rPr>
          <w:rFonts w:ascii="Times New Roman" w:hAnsi="Times New Roman" w:cs="Times New Roman"/>
          <w:sz w:val="24"/>
          <w:szCs w:val="24"/>
        </w:rPr>
        <w:t>Dippas</w:t>
      </w:r>
      <w:proofErr w:type="spellEnd"/>
      <w:r w:rsidRPr="00604EDE">
        <w:rPr>
          <w:rFonts w:ascii="Times New Roman" w:hAnsi="Times New Roman" w:cs="Times New Roman"/>
          <w:sz w:val="24"/>
          <w:szCs w:val="24"/>
        </w:rPr>
        <w:t xml:space="preserve">™, </w:t>
      </w:r>
      <w:proofErr w:type="spellStart"/>
      <w:r w:rsidRPr="00604EDE">
        <w:rPr>
          <w:rFonts w:ascii="Times New Roman" w:hAnsi="Times New Roman" w:cs="Times New Roman"/>
          <w:sz w:val="24"/>
          <w:szCs w:val="24"/>
        </w:rPr>
        <w:t>Dynalon</w:t>
      </w:r>
      <w:proofErr w:type="spellEnd"/>
      <w:r w:rsidRPr="00604EDE">
        <w:rPr>
          <w:rFonts w:ascii="Times New Roman" w:hAnsi="Times New Roman" w:cs="Times New Roman"/>
          <w:sz w:val="24"/>
          <w:szCs w:val="24"/>
        </w:rPr>
        <w:t xml:space="preserve"> Products, England). Samples were kept on ice in a cooler until they could be frozen and stored at −20°C in the laboratory before being sent to a diagnostic lab for analysis. </w:t>
      </w:r>
      <w:proofErr w:type="gramStart"/>
      <w:r w:rsidRPr="00604EDE">
        <w:rPr>
          <w:rFonts w:ascii="Times New Roman" w:hAnsi="Times New Roman" w:cs="Times New Roman"/>
          <w:sz w:val="24"/>
          <w:szCs w:val="24"/>
        </w:rPr>
        <w:t>Also</w:t>
      </w:r>
      <w:proofErr w:type="gramEnd"/>
      <w:r w:rsidRPr="00604EDE">
        <w:rPr>
          <w:rFonts w:ascii="Times New Roman" w:hAnsi="Times New Roman" w:cs="Times New Roman"/>
          <w:sz w:val="24"/>
          <w:szCs w:val="24"/>
        </w:rPr>
        <w:t xml:space="preserve"> during this time, t</w:t>
      </w:r>
      <w:del w:id="294" w:author="Caitlin Jeffrey" w:date="2023-07-24T14:12:00Z">
        <w:r w:rsidRPr="00604EDE" w:rsidDel="0024639D">
          <w:rPr>
            <w:rFonts w:ascii="Times New Roman" w:hAnsi="Times New Roman" w:cs="Times New Roman"/>
            <w:sz w:val="24"/>
            <w:szCs w:val="24"/>
          </w:rPr>
          <w:delText xml:space="preserve">he technician </w:delText>
        </w:r>
      </w:del>
      <w:ins w:id="295" w:author="Caitlin Jeffrey" w:date="2023-07-24T14:12:00Z">
        <w:r w:rsidR="0024639D">
          <w:rPr>
            <w:rFonts w:ascii="Times New Roman" w:hAnsi="Times New Roman" w:cs="Times New Roman"/>
            <w:sz w:val="24"/>
            <w:szCs w:val="24"/>
          </w:rPr>
          <w:t>his co-author</w:t>
        </w:r>
      </w:ins>
      <w:ins w:id="296" w:author="Caitlin Jeffrey" w:date="2023-07-24T14:13:00Z">
        <w:r w:rsidR="00266AF0">
          <w:rPr>
            <w:rFonts w:ascii="Times New Roman" w:hAnsi="Times New Roman" w:cs="Times New Roman"/>
            <w:sz w:val="24"/>
            <w:szCs w:val="24"/>
          </w:rPr>
          <w:t xml:space="preserve"> </w:t>
        </w:r>
      </w:ins>
      <w:r w:rsidRPr="00604EDE">
        <w:rPr>
          <w:rFonts w:ascii="Times New Roman" w:hAnsi="Times New Roman" w:cs="Times New Roman"/>
          <w:sz w:val="24"/>
          <w:szCs w:val="24"/>
        </w:rPr>
        <w:t>completed an on-farm observation sheet, which collected information about the bulk tank</w:t>
      </w:r>
      <w:del w:id="297" w:author="Caitlin Jeffrey" w:date="2023-07-20T09:02:00Z">
        <w:r w:rsidRPr="00604EDE" w:rsidDel="003D120A">
          <w:rPr>
            <w:rFonts w:ascii="Times New Roman" w:hAnsi="Times New Roman" w:cs="Times New Roman"/>
            <w:sz w:val="24"/>
            <w:szCs w:val="24"/>
          </w:rPr>
          <w:delText xml:space="preserve"> information</w:delText>
        </w:r>
      </w:del>
      <w:r w:rsidRPr="00604EDE">
        <w:rPr>
          <w:rFonts w:ascii="Times New Roman" w:hAnsi="Times New Roman" w:cs="Times New Roman"/>
          <w:sz w:val="24"/>
          <w:szCs w:val="24"/>
        </w:rPr>
        <w:t>, cow identification, air quality, and any outdoor exercise area. Additionally, measurements of the housing facilities were recorded for freestalls and tiestalls (</w:t>
      </w:r>
      <w:commentRangeStart w:id="298"/>
      <w:r w:rsidRPr="00604EDE">
        <w:rPr>
          <w:rFonts w:ascii="Times New Roman" w:hAnsi="Times New Roman" w:cs="Times New Roman"/>
          <w:sz w:val="24"/>
          <w:szCs w:val="24"/>
        </w:rPr>
        <w:t xml:space="preserve">stall sizes, </w:t>
      </w:r>
      <w:commentRangeEnd w:id="298"/>
      <w:r w:rsidRPr="00604EDE">
        <w:rPr>
          <w:rFonts w:ascii="Times New Roman" w:hAnsi="Times New Roman" w:cs="Times New Roman"/>
          <w:sz w:val="24"/>
          <w:szCs w:val="24"/>
        </w:rPr>
        <w:commentReference w:id="298"/>
      </w:r>
      <w:r w:rsidRPr="00604EDE">
        <w:rPr>
          <w:rFonts w:ascii="Times New Roman" w:hAnsi="Times New Roman" w:cs="Times New Roman"/>
          <w:sz w:val="24"/>
          <w:szCs w:val="24"/>
        </w:rPr>
        <w:t xml:space="preserve">pen sizes, stocking density, trainer use), as well as observations about bedded packs when applicable (temperature, depth, </w:t>
      </w:r>
      <w:del w:id="299" w:author="Caitlin Jeffrey" w:date="2023-07-20T09:03:00Z">
        <w:r w:rsidRPr="00604EDE" w:rsidDel="00E76969">
          <w:rPr>
            <w:rFonts w:ascii="Times New Roman" w:hAnsi="Times New Roman" w:cs="Times New Roman"/>
            <w:sz w:val="24"/>
            <w:szCs w:val="24"/>
          </w:rPr>
          <w:delText>sq. ft</w:delText>
        </w:r>
      </w:del>
      <w:ins w:id="300" w:author="Caitlin Jeffrey" w:date="2023-07-20T09:03:00Z">
        <w:r w:rsidR="00E76969">
          <w:rPr>
            <w:rFonts w:ascii="Times New Roman" w:hAnsi="Times New Roman" w:cs="Times New Roman"/>
            <w:sz w:val="24"/>
            <w:szCs w:val="24"/>
          </w:rPr>
          <w:t>m</w:t>
        </w:r>
        <w:r w:rsidR="00E76969">
          <w:rPr>
            <w:rFonts w:ascii="Times New Roman" w:hAnsi="Times New Roman" w:cs="Times New Roman"/>
            <w:sz w:val="24"/>
            <w:szCs w:val="24"/>
            <w:vertAlign w:val="superscript"/>
          </w:rPr>
          <w:t>2</w:t>
        </w:r>
      </w:ins>
      <w:r w:rsidRPr="00604EDE">
        <w:rPr>
          <w:rFonts w:ascii="Times New Roman" w:hAnsi="Times New Roman" w:cs="Times New Roman"/>
          <w:sz w:val="24"/>
          <w:szCs w:val="24"/>
        </w:rPr>
        <w:t xml:space="preserve"> per animal). </w:t>
      </w:r>
      <w:ins w:id="301" w:author="Caitlin Jeffrey" w:date="2023-07-24T14:14:00Z">
        <w:r w:rsidR="00191F17">
          <w:rPr>
            <w:rFonts w:ascii="Times New Roman" w:hAnsi="Times New Roman" w:cs="Times New Roman"/>
            <w:sz w:val="24"/>
            <w:szCs w:val="24"/>
          </w:rPr>
          <w:t>Udder h</w:t>
        </w:r>
      </w:ins>
      <w:del w:id="302" w:author="Caitlin Jeffrey" w:date="2023-07-24T14:14:00Z">
        <w:r w:rsidRPr="00604EDE" w:rsidDel="00191F17">
          <w:rPr>
            <w:rFonts w:ascii="Times New Roman" w:hAnsi="Times New Roman" w:cs="Times New Roman"/>
            <w:sz w:val="24"/>
            <w:szCs w:val="24"/>
          </w:rPr>
          <w:delText>H</w:delText>
        </w:r>
      </w:del>
      <w:r w:rsidRPr="00604EDE">
        <w:rPr>
          <w:rFonts w:ascii="Times New Roman" w:hAnsi="Times New Roman" w:cs="Times New Roman"/>
          <w:sz w:val="24"/>
          <w:szCs w:val="24"/>
        </w:rPr>
        <w:t xml:space="preserve">ygiene scoring was completed by </w:t>
      </w:r>
      <w:del w:id="303" w:author="Caitlin Jeffrey" w:date="2023-07-24T14:13:00Z">
        <w:r w:rsidRPr="00604EDE" w:rsidDel="00776F2D">
          <w:rPr>
            <w:rFonts w:ascii="Times New Roman" w:hAnsi="Times New Roman" w:cs="Times New Roman"/>
            <w:sz w:val="24"/>
            <w:szCs w:val="24"/>
          </w:rPr>
          <w:delText>the same technician</w:delText>
        </w:r>
      </w:del>
      <w:ins w:id="304" w:author="Caitlin Jeffrey" w:date="2023-07-24T14:13:00Z">
        <w:r w:rsidR="00776F2D">
          <w:rPr>
            <w:rFonts w:ascii="Times New Roman" w:hAnsi="Times New Roman" w:cs="Times New Roman"/>
            <w:sz w:val="24"/>
            <w:szCs w:val="24"/>
          </w:rPr>
          <w:t>this co-author</w:t>
        </w:r>
      </w:ins>
      <w:r w:rsidRPr="00604EDE">
        <w:rPr>
          <w:rFonts w:ascii="Times New Roman" w:hAnsi="Times New Roman" w:cs="Times New Roman"/>
          <w:sz w:val="24"/>
          <w:szCs w:val="24"/>
        </w:rPr>
        <w:t xml:space="preserve"> on the day of</w:t>
      </w:r>
      <w:del w:id="305" w:author="Caitlin Jeffrey" w:date="2023-07-24T14:15:00Z">
        <w:r w:rsidRPr="00604EDE" w:rsidDel="00630E7D">
          <w:rPr>
            <w:rFonts w:ascii="Times New Roman" w:hAnsi="Times New Roman" w:cs="Times New Roman"/>
            <w:sz w:val="24"/>
            <w:szCs w:val="24"/>
          </w:rPr>
          <w:delText xml:space="preserve"> every</w:delText>
        </w:r>
      </w:del>
      <w:ins w:id="306" w:author="Caitlin Jeffrey" w:date="2023-07-24T14:15:00Z">
        <w:r w:rsidR="00630E7D">
          <w:rPr>
            <w:rFonts w:ascii="Times New Roman" w:hAnsi="Times New Roman" w:cs="Times New Roman"/>
            <w:sz w:val="24"/>
            <w:szCs w:val="24"/>
          </w:rPr>
          <w:t xml:space="preserve"> the farm</w:t>
        </w:r>
      </w:ins>
      <w:r w:rsidRPr="00604EDE">
        <w:rPr>
          <w:rFonts w:ascii="Times New Roman" w:hAnsi="Times New Roman" w:cs="Times New Roman"/>
          <w:sz w:val="24"/>
          <w:szCs w:val="24"/>
        </w:rPr>
        <w:t xml:space="preserve"> visit, with a minimum of 30 randomly selected cows housed in the same pens from which used bedding samples were collected. A </w:t>
      </w:r>
      <w:ins w:id="307" w:author="Caitlin Jeffrey" w:date="2023-07-20T09:03:00Z">
        <w:r w:rsidR="00627663">
          <w:rPr>
            <w:rFonts w:ascii="Times New Roman" w:hAnsi="Times New Roman" w:cs="Times New Roman"/>
            <w:sz w:val="24"/>
            <w:szCs w:val="24"/>
          </w:rPr>
          <w:t>four</w:t>
        </w:r>
      </w:ins>
      <w:del w:id="308" w:author="Caitlin Jeffrey" w:date="2023-07-20T09:03:00Z">
        <w:r w:rsidRPr="00604EDE" w:rsidDel="00627663">
          <w:rPr>
            <w:rFonts w:ascii="Times New Roman" w:hAnsi="Times New Roman" w:cs="Times New Roman"/>
            <w:sz w:val="24"/>
            <w:szCs w:val="24"/>
          </w:rPr>
          <w:delText>4</w:delText>
        </w:r>
      </w:del>
      <w:r w:rsidRPr="00604EDE">
        <w:rPr>
          <w:rFonts w:ascii="Times New Roman" w:hAnsi="Times New Roman" w:cs="Times New Roman"/>
          <w:sz w:val="24"/>
          <w:szCs w:val="24"/>
        </w:rPr>
        <w:t xml:space="preserve">-point scoring system </w:t>
      </w:r>
      <w:del w:id="309" w:author="Caitlin Jeffrey" w:date="2023-07-24T14:15:00Z">
        <w:r w:rsidRPr="00604EDE" w:rsidDel="00C859F7">
          <w:rPr>
            <w:rFonts w:ascii="Times New Roman" w:hAnsi="Times New Roman" w:cs="Times New Roman"/>
            <w:sz w:val="24"/>
            <w:szCs w:val="24"/>
          </w:rPr>
          <w:delText xml:space="preserve">described by Schreiner and Ruegg </w:delText>
        </w:r>
      </w:del>
      <w:r w:rsidRPr="00604EDE">
        <w:rPr>
          <w:rFonts w:ascii="Times New Roman" w:hAnsi="Times New Roman" w:cs="Times New Roman"/>
          <w:sz w:val="24"/>
          <w:szCs w:val="24"/>
        </w:rPr>
        <w:t xml:space="preserve">was used, where 1 = free of dirt, 2 = slightly dirty (2–10% of surface area), 3 = moderately covered with dirt (10–30% of surface area), and 4 = covered with caked on-dirt (&gt;30% of surface area) </w:t>
      </w:r>
      <w:r w:rsidRPr="00604EDE">
        <w:rPr>
          <w:rFonts w:ascii="Times New Roman" w:hAnsi="Times New Roman" w:cs="Times New Roman"/>
          <w:sz w:val="24"/>
          <w:szCs w:val="24"/>
        </w:rPr>
        <w:fldChar w:fldCharType="begin"/>
      </w:r>
      <w:r w:rsidR="004420CA">
        <w:rPr>
          <w:rFonts w:ascii="Times New Roman" w:hAnsi="Times New Roman" w:cs="Times New Roman"/>
          <w:sz w:val="24"/>
          <w:szCs w:val="24"/>
        </w:rPr>
        <w:instrText xml:space="preserve"> ADDIN EN.CITE &lt;EndNote&gt;&lt;Cite&gt;&lt;Author&gt;Schreiner&lt;/Author&gt;&lt;Year&gt;2002&lt;/Year&gt;&lt;RecNum&gt;563&lt;/RecNum&gt;&lt;DisplayText&gt;(Schreiner and Ruegg 2002)&lt;/DisplayText&gt;&lt;record&gt;&lt;rec-number&gt;563&lt;/rec-number&gt;&lt;foreign-keys&gt;&lt;key app="EN" db-id="pss5de0wasp2t9es5tu5evzpa2svsdrveax9" timestamp="1682705539"&gt;563&lt;/key&gt;&lt;/foreign-keys&gt;&lt;ref-type name="Journal Article"&gt;17&lt;/ref-type&gt;&lt;contributors&gt;&lt;authors&gt;&lt;author&gt;Schreiner, D. A.&lt;/author&gt;&lt;author&gt;Ruegg, P. L.&lt;/author&gt;&lt;/authors&gt;&lt;/contributors&gt;&lt;auth-address&gt;Department of Dairy Science, University of Wisconsin, Madison 53706, USA.&lt;/auth-address&gt;&lt;titles&gt;&lt;title&gt;Effects of tail docking on milk quality and cow cleanliness&lt;/title&gt;&lt;secondary-title&gt;J Dairy Sci&lt;/secondary-title&gt;&lt;/titles&gt;&lt;periodical&gt;&lt;full-title&gt;J Dairy Sci&lt;/full-title&gt;&lt;/periodical&gt;&lt;pages&gt;2503-11&lt;/pages&gt;&lt;volume&gt;85&lt;/volume&gt;&lt;number&gt;10&lt;/number&gt;&lt;edition&gt;2002/11/06&lt;/edition&gt;&lt;keywords&gt;&lt;keyword&gt;Amputation, Surgical/instrumentation/methods/*veterinary&lt;/keyword&gt;&lt;keyword&gt;Animals&lt;/keyword&gt;&lt;keyword&gt;*Cattle&lt;/keyword&gt;&lt;keyword&gt;Cell Count&lt;/keyword&gt;&lt;keyword&gt;Dairying/*methods&lt;/keyword&gt;&lt;keyword&gt;Extremities&lt;/keyword&gt;&lt;keyword&gt;Female&lt;/keyword&gt;&lt;keyword&gt;*Hygiene&lt;/keyword&gt;&lt;keyword&gt;Lactation&lt;/keyword&gt;&lt;keyword&gt;Mammary Glands, Animal&lt;/keyword&gt;&lt;keyword&gt;Mastitis, Bovine/epidemiology/microbiology/prevention &amp;amp; control&lt;/keyword&gt;&lt;keyword&gt;*Milk/cytology&lt;/keyword&gt;&lt;keyword&gt;Quality Control&lt;/keyword&gt;&lt;keyword&gt;*Tail&lt;/keyword&gt;&lt;/keywords&gt;&lt;dates&gt;&lt;year&gt;2002&lt;/year&gt;&lt;pub-dates&gt;&lt;date&gt;Oct&lt;/date&gt;&lt;/pub-dates&gt;&lt;/dates&gt;&lt;isbn&gt;0022-0302 (Print)&amp;#xD;0022-0302&lt;/isbn&gt;&lt;accession-num&gt;12416802&lt;/accession-num&gt;&lt;urls&gt;&lt;/urls&gt;&lt;electronic-resource-num&gt;10.3168/jds.S0022-0302(02)74333-6&lt;/electronic-resource-num&gt;&lt;remote-database-provider&gt;NLM&lt;/remote-database-provider&gt;&lt;language&gt;eng&lt;/language&gt;&lt;/record&gt;&lt;/Cite&gt;&lt;/EndNote&gt;</w:instrText>
      </w:r>
      <w:r w:rsidRPr="00604EDE">
        <w:rPr>
          <w:rFonts w:ascii="Times New Roman" w:hAnsi="Times New Roman" w:cs="Times New Roman"/>
          <w:sz w:val="24"/>
          <w:szCs w:val="24"/>
        </w:rPr>
        <w:fldChar w:fldCharType="separate"/>
      </w:r>
      <w:r w:rsidR="004420CA">
        <w:rPr>
          <w:rFonts w:ascii="Times New Roman" w:hAnsi="Times New Roman" w:cs="Times New Roman"/>
          <w:noProof/>
          <w:sz w:val="24"/>
          <w:szCs w:val="24"/>
        </w:rPr>
        <w:t>(Schreiner and Ruegg 2002)</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Materials were left with producers to record and collect milk samples of cows with clinical mastitis in the 30 days following the farm visit, but </w:t>
      </w:r>
      <w:ins w:id="310" w:author="Caitlin Jeffrey" w:date="2023-07-24T14:17:00Z">
        <w:r w:rsidR="008F4ADE">
          <w:rPr>
            <w:rFonts w:ascii="Times New Roman" w:hAnsi="Times New Roman" w:cs="Times New Roman"/>
            <w:sz w:val="24"/>
            <w:szCs w:val="24"/>
          </w:rPr>
          <w:t xml:space="preserve">producer </w:t>
        </w:r>
      </w:ins>
      <w:del w:id="311" w:author="Caitlin Jeffrey" w:date="2023-07-24T14:17:00Z">
        <w:r w:rsidRPr="00604EDE" w:rsidDel="008F4ADE">
          <w:rPr>
            <w:rFonts w:ascii="Times New Roman" w:hAnsi="Times New Roman" w:cs="Times New Roman"/>
            <w:sz w:val="24"/>
            <w:szCs w:val="24"/>
          </w:rPr>
          <w:delText xml:space="preserve">participation </w:delText>
        </w:r>
      </w:del>
      <w:ins w:id="312" w:author="Caitlin Jeffrey" w:date="2023-07-24T14:17:00Z">
        <w:r w:rsidR="008F4ADE">
          <w:rPr>
            <w:rFonts w:ascii="Times New Roman" w:hAnsi="Times New Roman" w:cs="Times New Roman"/>
            <w:sz w:val="24"/>
            <w:szCs w:val="24"/>
          </w:rPr>
          <w:t>compliance</w:t>
        </w:r>
        <w:r w:rsidR="008F4ADE"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in this aspect of the study was too low to include in any analyses.</w:t>
      </w:r>
      <w:ins w:id="313" w:author="Caitlin Jeffrey" w:date="2023-07-24T14:55:00Z">
        <w:r w:rsidR="00122B6A">
          <w:rPr>
            <w:rFonts w:ascii="Times New Roman" w:hAnsi="Times New Roman" w:cs="Times New Roman"/>
            <w:sz w:val="24"/>
            <w:szCs w:val="24"/>
          </w:rPr>
          <w:t xml:space="preserve"> Animal use </w:t>
        </w:r>
        <w:r w:rsidR="00687938">
          <w:rPr>
            <w:rFonts w:ascii="Times New Roman" w:hAnsi="Times New Roman" w:cs="Times New Roman"/>
            <w:sz w:val="24"/>
            <w:szCs w:val="24"/>
          </w:rPr>
          <w:t>for this project was approved by the University of Vermont Institution</w:t>
        </w:r>
      </w:ins>
      <w:ins w:id="314" w:author="Caitlin Jeffrey" w:date="2023-07-24T14:56:00Z">
        <w:r w:rsidR="00D65A73">
          <w:rPr>
            <w:rFonts w:ascii="Times New Roman" w:hAnsi="Times New Roman" w:cs="Times New Roman"/>
            <w:sz w:val="24"/>
            <w:szCs w:val="24"/>
          </w:rPr>
          <w:t xml:space="preserve">al </w:t>
        </w:r>
      </w:ins>
      <w:ins w:id="315" w:author="Caitlin Jeffrey" w:date="2023-07-24T14:55:00Z">
        <w:r w:rsidR="00687938">
          <w:rPr>
            <w:rFonts w:ascii="Times New Roman" w:hAnsi="Times New Roman" w:cs="Times New Roman"/>
            <w:sz w:val="24"/>
            <w:szCs w:val="24"/>
          </w:rPr>
          <w:t>Animal Care and Use Committee (</w:t>
        </w:r>
        <w:r w:rsidR="00122B6A" w:rsidRPr="00D616C1">
          <w:rPr>
            <w:rFonts w:ascii="Times New Roman" w:hAnsi="Times New Roman" w:cs="Times New Roman"/>
            <w:sz w:val="24"/>
            <w:szCs w:val="24"/>
          </w:rPr>
          <w:t>IACU</w:t>
        </w:r>
      </w:ins>
      <w:ins w:id="316" w:author="Caitlin Jeffrey" w:date="2023-07-24T14:56:00Z">
        <w:r w:rsidR="00D65A73">
          <w:rPr>
            <w:rFonts w:ascii="Times New Roman" w:hAnsi="Times New Roman" w:cs="Times New Roman"/>
            <w:sz w:val="24"/>
            <w:szCs w:val="24"/>
          </w:rPr>
          <w:t>C</w:t>
        </w:r>
        <w:r w:rsidR="00687938">
          <w:rPr>
            <w:rFonts w:ascii="Times New Roman" w:hAnsi="Times New Roman" w:cs="Times New Roman"/>
            <w:sz w:val="24"/>
            <w:szCs w:val="24"/>
          </w:rPr>
          <w:t>;</w:t>
        </w:r>
      </w:ins>
      <w:ins w:id="317" w:author="Caitlin Jeffrey" w:date="2023-07-24T14:55:00Z">
        <w:r w:rsidR="00122B6A" w:rsidRPr="00D616C1">
          <w:rPr>
            <w:rFonts w:ascii="Times New Roman" w:hAnsi="Times New Roman" w:cs="Times New Roman"/>
            <w:sz w:val="24"/>
            <w:szCs w:val="24"/>
          </w:rPr>
          <w:t xml:space="preserve"> PROTO202000089</w:t>
        </w:r>
      </w:ins>
      <w:ins w:id="318" w:author="Caitlin Jeffrey" w:date="2023-07-24T14:56:00Z">
        <w:r w:rsidR="00687938">
          <w:rPr>
            <w:rFonts w:ascii="Times New Roman" w:hAnsi="Times New Roman" w:cs="Times New Roman"/>
            <w:sz w:val="24"/>
            <w:szCs w:val="24"/>
          </w:rPr>
          <w:t>).</w:t>
        </w:r>
      </w:ins>
    </w:p>
    <w:p w14:paraId="75C9811F" w14:textId="77777777" w:rsidR="00026EE6" w:rsidRPr="00604EDE" w:rsidRDefault="00026EE6" w:rsidP="00026EE6">
      <w:pPr>
        <w:pStyle w:val="ListParagraph"/>
        <w:numPr>
          <w:ilvl w:val="0"/>
          <w:numId w:val="12"/>
        </w:numPr>
        <w:spacing w:line="480" w:lineRule="auto"/>
        <w:rPr>
          <w:b/>
          <w:bCs/>
        </w:rPr>
      </w:pPr>
      <w:r w:rsidRPr="00604EDE">
        <w:rPr>
          <w:b/>
          <w:bCs/>
        </w:rPr>
        <w:t>Bulk tank milk culture</w:t>
      </w:r>
    </w:p>
    <w:p w14:paraId="03E3B506" w14:textId="05A9E781" w:rsidR="00026EE6" w:rsidRPr="00604EDE" w:rsidRDefault="00026EE6" w:rsidP="00026EE6">
      <w:pPr>
        <w:spacing w:line="480" w:lineRule="auto"/>
        <w:ind w:firstLine="720"/>
        <w:rPr>
          <w:rFonts w:ascii="Times New Roman" w:hAnsi="Times New Roman" w:cs="Times New Roman"/>
          <w:i/>
          <w:iCs/>
          <w:sz w:val="24"/>
          <w:szCs w:val="24"/>
        </w:rPr>
      </w:pPr>
      <w:commentRangeStart w:id="319"/>
      <w:r w:rsidRPr="00604EDE">
        <w:rPr>
          <w:rFonts w:ascii="Times New Roman" w:hAnsi="Times New Roman" w:cs="Times New Roman"/>
          <w:sz w:val="24"/>
          <w:szCs w:val="24"/>
        </w:rPr>
        <w:t xml:space="preserve">Frozen bulk tank milk samples were shipped on ice to the Laboratory for Udder Health (University of Minnesota Veterinary Diagnostic Laboratory, St. Paul) for analysis. </w:t>
      </w:r>
      <w:commentRangeEnd w:id="319"/>
      <w:r w:rsidR="00FB6335">
        <w:rPr>
          <w:rStyle w:val="CommentReference"/>
          <w:rFonts w:eastAsiaTheme="minorEastAsia"/>
        </w:rPr>
        <w:commentReference w:id="319"/>
      </w:r>
      <w:r w:rsidRPr="00604EDE">
        <w:rPr>
          <w:rFonts w:ascii="Times New Roman" w:hAnsi="Times New Roman" w:cs="Times New Roman"/>
          <w:sz w:val="24"/>
          <w:szCs w:val="24"/>
        </w:rPr>
        <w:t xml:space="preserve">Methodology for bulk tank milk cultures at the Laboratory of Udder Health have been thoroughly described elsewhere </w:t>
      </w:r>
      <w:r w:rsidRPr="00604EDE">
        <w:rPr>
          <w:rFonts w:ascii="Times New Roman" w:hAnsi="Times New Roman" w:cs="Times New Roman"/>
          <w:sz w:val="24"/>
          <w:szCs w:val="24"/>
        </w:rPr>
        <w:fldChar w:fldCharType="begin"/>
      </w:r>
      <w:r w:rsidR="00303C23">
        <w:rPr>
          <w:rFonts w:ascii="Times New Roman" w:hAnsi="Times New Roman" w:cs="Times New Roman"/>
          <w:sz w:val="24"/>
          <w:szCs w:val="24"/>
        </w:rPr>
        <w:instrText xml:space="preserve"> ADDIN EN.CITE &lt;EndNote&gt;&lt;Cite&gt;&lt;Author&gt;Patel&lt;/Author&gt;&lt;Year&gt;2019&lt;/Year&gt;&lt;RecNum&gt;562&lt;/RecNum&gt;&lt;DisplayText&gt;(Patel et al. 2019)&lt;/DisplayText&gt;&lt;record&gt;&lt;rec-number&gt;562&lt;/rec-number&gt;&lt;foreign-keys&gt;&lt;key app="EN" db-id="pss5de0wasp2t9es5tu5evzpa2svsdrveax9" timestamp="1682705225"&gt;562&lt;/key&gt;&lt;/foreign-keys&gt;&lt;ref-type name="Journal Article"&gt;17&lt;/ref-type&gt;&lt;contributors&gt;&lt;authors&gt;&lt;author&gt;Patel, K.&lt;/author&gt;&lt;author&gt;Godden, S. M.&lt;/author&gt;&lt;author&gt;Royster, E.&lt;/author&gt;&lt;author&gt;Crooker, B. A.&lt;/author&gt;&lt;author&gt;Timmerman, J.&lt;/author&gt;&lt;author&gt;Fox, L.&lt;/author&gt;&lt;/authors&gt;&lt;/contributors&gt;&lt;titles&gt;&lt;title&gt;Relationships among bedding materials, bedding bacteria counts, udder hygiene, milk quality, and udder health in US dairy herds&lt;/title&gt;&lt;secondary-title&gt;Journal of Dairy Science&lt;/secondary-title&gt;&lt;/titles&gt;&lt;periodical&gt;&lt;full-title&gt;Journal of Dairy Science&lt;/full-title&gt;&lt;abbr-1&gt;J. Dairy Sci.&lt;/abbr-1&gt;&lt;/periodical&gt;&lt;pages&gt;10213-10234&lt;/pages&gt;&lt;volume&gt;102&lt;/volume&gt;&lt;number&gt;11&lt;/number&gt;&lt;dates&gt;&lt;year&gt;2019&lt;/year&gt;&lt;/dates&gt;&lt;publisher&gt;American Dairy Science Association&lt;/publisher&gt;&lt;isbn&gt;0022-0302&lt;/isbn&gt;&lt;urls&gt;&lt;related-urls&gt;&lt;url&gt;https://dx.doi.org/10.3168/jds.2019-16692&lt;/url&gt;&lt;/related-urls&gt;&lt;/urls&gt;&lt;electronic-resource-num&gt;10.3168/jds.2019-16692&lt;/electronic-resource-num&gt;&lt;/record&gt;&lt;/Cite&gt;&lt;/EndNote&gt;</w:instrText>
      </w:r>
      <w:r w:rsidRPr="00604EDE">
        <w:rPr>
          <w:rFonts w:ascii="Times New Roman" w:hAnsi="Times New Roman" w:cs="Times New Roman"/>
          <w:sz w:val="24"/>
          <w:szCs w:val="24"/>
        </w:rPr>
        <w:fldChar w:fldCharType="separate"/>
      </w:r>
      <w:r w:rsidR="00303C23">
        <w:rPr>
          <w:rFonts w:ascii="Times New Roman" w:hAnsi="Times New Roman" w:cs="Times New Roman"/>
          <w:noProof/>
          <w:sz w:val="24"/>
          <w:szCs w:val="24"/>
        </w:rPr>
        <w:t>(Patel et al. 2019)</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Briefly, thawed, room-temperature bulk tank milk and a 10-fold dilution of each bulk tank milk sample were plated onto MacConkey, Factor (gram-positive selective agar; University of Minnesota, 2016), and Focus (University of Minnesota, St. Paul, selective for SSLO bacteria) media plates and incubated for </w:t>
      </w:r>
      <w:ins w:id="320" w:author="Caitlin Jeffrey" w:date="2023-07-20T09:04:00Z">
        <w:r w:rsidR="00036D10">
          <w:rPr>
            <w:rFonts w:ascii="Times New Roman" w:hAnsi="Times New Roman" w:cs="Times New Roman"/>
            <w:sz w:val="24"/>
            <w:szCs w:val="24"/>
          </w:rPr>
          <w:t xml:space="preserve">two </w:t>
        </w:r>
      </w:ins>
      <w:del w:id="321" w:author="Caitlin Jeffrey" w:date="2023-07-20T09:04:00Z">
        <w:r w:rsidRPr="00604EDE" w:rsidDel="00036D10">
          <w:rPr>
            <w:rFonts w:ascii="Times New Roman" w:hAnsi="Times New Roman" w:cs="Times New Roman"/>
            <w:sz w:val="24"/>
            <w:szCs w:val="24"/>
          </w:rPr>
          <w:delText xml:space="preserve">2 </w:delText>
        </w:r>
      </w:del>
      <w:r w:rsidRPr="00604EDE">
        <w:rPr>
          <w:rFonts w:ascii="Times New Roman" w:hAnsi="Times New Roman" w:cs="Times New Roman"/>
          <w:sz w:val="24"/>
          <w:szCs w:val="24"/>
        </w:rPr>
        <w:t xml:space="preserve">days at 37°C.  Any lactose-fermenting (pink-colored) colonies on MacConkey medium were counted and reported as coliform bacteria. Any β-hemolytic colonies on Focus medium were counted and identified to the species level using a MALDI </w:t>
      </w:r>
      <w:proofErr w:type="spellStart"/>
      <w:r w:rsidRPr="00604EDE">
        <w:rPr>
          <w:rFonts w:ascii="Times New Roman" w:hAnsi="Times New Roman" w:cs="Times New Roman"/>
          <w:sz w:val="24"/>
          <w:szCs w:val="24"/>
        </w:rPr>
        <w:t>Biotyper</w:t>
      </w:r>
      <w:proofErr w:type="spellEnd"/>
      <w:r w:rsidRPr="00604EDE">
        <w:rPr>
          <w:rFonts w:ascii="Times New Roman" w:hAnsi="Times New Roman" w:cs="Times New Roman"/>
          <w:sz w:val="24"/>
          <w:szCs w:val="24"/>
        </w:rPr>
        <w:t xml:space="preserve"> (suspect </w:t>
      </w:r>
      <w:r w:rsidRPr="00604EDE">
        <w:rPr>
          <w:rFonts w:ascii="Times New Roman" w:hAnsi="Times New Roman" w:cs="Times New Roman"/>
          <w:i/>
          <w:iCs/>
          <w:sz w:val="24"/>
          <w:szCs w:val="24"/>
        </w:rPr>
        <w:t>Streptococcus agalactiae</w:t>
      </w:r>
      <w:r w:rsidRPr="00604EDE">
        <w:rPr>
          <w:rFonts w:ascii="Times New Roman" w:hAnsi="Times New Roman" w:cs="Times New Roman"/>
          <w:sz w:val="24"/>
          <w:szCs w:val="24"/>
        </w:rPr>
        <w:t>)</w:t>
      </w:r>
      <w:ins w:id="322" w:author="Caitlin Jeffrey" w:date="2023-07-24T14:24:00Z">
        <w:r w:rsidR="00575DC8">
          <w:rPr>
            <w:rFonts w:ascii="Times New Roman" w:hAnsi="Times New Roman" w:cs="Times New Roman"/>
            <w:sz w:val="24"/>
            <w:szCs w:val="24"/>
          </w:rPr>
          <w:t>. A</w:t>
        </w:r>
      </w:ins>
      <w:del w:id="323" w:author="Caitlin Jeffrey" w:date="2023-07-24T14:24:00Z">
        <w:r w:rsidRPr="00604EDE" w:rsidDel="00575DC8">
          <w:rPr>
            <w:rFonts w:ascii="Times New Roman" w:hAnsi="Times New Roman" w:cs="Times New Roman"/>
            <w:sz w:val="24"/>
            <w:szCs w:val="24"/>
          </w:rPr>
          <w:delText xml:space="preserve">, </w:delText>
        </w:r>
      </w:del>
      <w:moveToRangeStart w:id="324" w:author="Caitlin Jeffrey" w:date="2023-07-24T14:24:00Z" w:name="move141101093"/>
      <w:moveTo w:id="325" w:author="Caitlin Jeffrey" w:date="2023-07-24T14:24:00Z">
        <w:del w:id="326" w:author="Caitlin Jeffrey" w:date="2023-07-24T14:24:00Z">
          <w:r w:rsidR="00575DC8" w:rsidRPr="00604EDE" w:rsidDel="00575DC8">
            <w:rPr>
              <w:rFonts w:ascii="Times New Roman" w:hAnsi="Times New Roman" w:cs="Times New Roman"/>
              <w:sz w:val="24"/>
              <w:szCs w:val="24"/>
            </w:rPr>
            <w:delText>A</w:delText>
          </w:r>
        </w:del>
        <w:r w:rsidR="00575DC8" w:rsidRPr="00604EDE">
          <w:rPr>
            <w:rFonts w:ascii="Times New Roman" w:hAnsi="Times New Roman" w:cs="Times New Roman"/>
            <w:sz w:val="24"/>
            <w:szCs w:val="24"/>
          </w:rPr>
          <w:t xml:space="preserve">ll remaining colonies on Focus medium that were not identified as </w:t>
        </w:r>
        <w:r w:rsidR="00575DC8" w:rsidRPr="00604EDE">
          <w:rPr>
            <w:rFonts w:ascii="Times New Roman" w:hAnsi="Times New Roman" w:cs="Times New Roman"/>
            <w:i/>
            <w:iCs/>
            <w:sz w:val="24"/>
            <w:szCs w:val="24"/>
          </w:rPr>
          <w:t>Strep. agalactiae</w:t>
        </w:r>
        <w:r w:rsidR="00575DC8" w:rsidRPr="00604EDE">
          <w:rPr>
            <w:rFonts w:ascii="Times New Roman" w:hAnsi="Times New Roman" w:cs="Times New Roman"/>
            <w:sz w:val="24"/>
            <w:szCs w:val="24"/>
          </w:rPr>
          <w:t xml:space="preserve"> were counted and recorded as streptococci or strep-like organisms</w:t>
        </w:r>
      </w:moveTo>
      <w:moveToRangeEnd w:id="324"/>
      <w:ins w:id="327" w:author="Caitlin Jeffrey" w:date="2023-07-24T14:24:00Z">
        <w:r w:rsidR="00575DC8">
          <w:rPr>
            <w:rFonts w:ascii="Times New Roman" w:hAnsi="Times New Roman" w:cs="Times New Roman"/>
            <w:sz w:val="24"/>
            <w:szCs w:val="24"/>
          </w:rPr>
          <w:t>.</w:t>
        </w:r>
        <w:r w:rsidR="00575DC8" w:rsidRPr="00604EDE">
          <w:rPr>
            <w:rFonts w:ascii="Times New Roman" w:hAnsi="Times New Roman" w:cs="Times New Roman"/>
            <w:sz w:val="24"/>
            <w:szCs w:val="24"/>
          </w:rPr>
          <w:t xml:space="preserve"> </w:t>
        </w:r>
      </w:ins>
      <w:ins w:id="328" w:author="Caitlin Jeffrey" w:date="2023-07-24T14:25:00Z">
        <w:r w:rsidR="00575DC8">
          <w:rPr>
            <w:rFonts w:ascii="Times New Roman" w:hAnsi="Times New Roman" w:cs="Times New Roman"/>
            <w:sz w:val="24"/>
            <w:szCs w:val="24"/>
          </w:rPr>
          <w:t>H</w:t>
        </w:r>
      </w:ins>
      <w:del w:id="329" w:author="Caitlin Jeffrey" w:date="2023-07-24T14:25:00Z">
        <w:r w:rsidRPr="00604EDE" w:rsidDel="00575DC8">
          <w:rPr>
            <w:rFonts w:ascii="Times New Roman" w:hAnsi="Times New Roman" w:cs="Times New Roman"/>
            <w:sz w:val="24"/>
            <w:szCs w:val="24"/>
          </w:rPr>
          <w:delText xml:space="preserve">while </w:delText>
        </w:r>
      </w:del>
      <w:del w:id="330" w:author="Caitlin Jeffrey" w:date="2023-07-24T14:20:00Z">
        <w:r w:rsidRPr="00604EDE" w:rsidDel="0043461E">
          <w:rPr>
            <w:rFonts w:ascii="Times New Roman" w:hAnsi="Times New Roman" w:cs="Times New Roman"/>
            <w:sz w:val="24"/>
            <w:szCs w:val="24"/>
          </w:rPr>
          <w:delText>β-H</w:delText>
        </w:r>
      </w:del>
      <w:r w:rsidRPr="00604EDE">
        <w:rPr>
          <w:rFonts w:ascii="Times New Roman" w:hAnsi="Times New Roman" w:cs="Times New Roman"/>
          <w:sz w:val="24"/>
          <w:szCs w:val="24"/>
        </w:rPr>
        <w:t xml:space="preserve">emolytic colonies on Factor medium were counted and identified to the species level using a MALDI </w:t>
      </w:r>
      <w:proofErr w:type="spellStart"/>
      <w:r w:rsidRPr="00604EDE">
        <w:rPr>
          <w:rFonts w:ascii="Times New Roman" w:hAnsi="Times New Roman" w:cs="Times New Roman"/>
          <w:sz w:val="24"/>
          <w:szCs w:val="24"/>
        </w:rPr>
        <w:t>Biotyper</w:t>
      </w:r>
      <w:proofErr w:type="spellEnd"/>
      <w:r w:rsidRPr="00604EDE">
        <w:rPr>
          <w:rFonts w:ascii="Times New Roman" w:hAnsi="Times New Roman" w:cs="Times New Roman"/>
          <w:sz w:val="24"/>
          <w:szCs w:val="24"/>
        </w:rPr>
        <w:t xml:space="preserve"> (suspect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Any</w:t>
      </w:r>
      <w:ins w:id="331" w:author="Caitlin Jeffrey" w:date="2023-07-24T14:20:00Z">
        <w:r w:rsidR="0043461E">
          <w:rPr>
            <w:rFonts w:ascii="Times New Roman" w:hAnsi="Times New Roman" w:cs="Times New Roman"/>
            <w:sz w:val="24"/>
            <w:szCs w:val="24"/>
          </w:rPr>
          <w:t xml:space="preserve"> </w:t>
        </w:r>
      </w:ins>
      <w:del w:id="332" w:author="Caitlin Jeffrey" w:date="2023-07-24T14:20:00Z">
        <w:r w:rsidRPr="00604EDE" w:rsidDel="0043461E">
          <w:rPr>
            <w:rFonts w:ascii="Times New Roman" w:hAnsi="Times New Roman" w:cs="Times New Roman"/>
            <w:sz w:val="24"/>
            <w:szCs w:val="24"/>
          </w:rPr>
          <w:delText xml:space="preserve"> β-</w:delText>
        </w:r>
      </w:del>
      <w:ins w:id="333" w:author="Caitlin Jeffrey" w:date="2023-07-24T14:20:00Z">
        <w:r w:rsidR="00E97D13">
          <w:rPr>
            <w:rFonts w:ascii="Times New Roman" w:hAnsi="Times New Roman" w:cs="Times New Roman"/>
            <w:sz w:val="24"/>
            <w:szCs w:val="24"/>
          </w:rPr>
          <w:t>h</w:t>
        </w:r>
      </w:ins>
      <w:del w:id="334" w:author="Caitlin Jeffrey" w:date="2023-07-24T14:20:00Z">
        <w:r w:rsidRPr="00604EDE" w:rsidDel="00E97D13">
          <w:rPr>
            <w:rFonts w:ascii="Times New Roman" w:hAnsi="Times New Roman" w:cs="Times New Roman"/>
            <w:sz w:val="24"/>
            <w:szCs w:val="24"/>
          </w:rPr>
          <w:delText>H</w:delText>
        </w:r>
      </w:del>
      <w:r w:rsidRPr="00604EDE">
        <w:rPr>
          <w:rFonts w:ascii="Times New Roman" w:hAnsi="Times New Roman" w:cs="Times New Roman"/>
          <w:sz w:val="24"/>
          <w:szCs w:val="24"/>
        </w:rPr>
        <w:t xml:space="preserve">emolytic colonies with a confidence score ≥2.0 for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were counted and reported as such</w:t>
      </w:r>
      <w:del w:id="335" w:author="Caitlin Jeffrey" w:date="2023-07-24T14:25:00Z">
        <w:r w:rsidRPr="00604EDE" w:rsidDel="008D21B5">
          <w:rPr>
            <w:rFonts w:ascii="Times New Roman" w:hAnsi="Times New Roman" w:cs="Times New Roman"/>
            <w:sz w:val="24"/>
            <w:szCs w:val="24"/>
          </w:rPr>
          <w:delText>.</w:delText>
        </w:r>
      </w:del>
      <w:moveFromRangeStart w:id="336" w:author="Caitlin Jeffrey" w:date="2023-07-24T14:24:00Z" w:name="move141101093"/>
      <w:moveFrom w:id="337" w:author="Caitlin Jeffrey" w:date="2023-07-24T14:24:00Z">
        <w:r w:rsidRPr="00604EDE" w:rsidDel="00575DC8">
          <w:rPr>
            <w:rFonts w:ascii="Times New Roman" w:hAnsi="Times New Roman" w:cs="Times New Roman"/>
            <w:sz w:val="24"/>
            <w:szCs w:val="24"/>
          </w:rPr>
          <w:t xml:space="preserve"> All remaining colonies on Focus medium that were not identified as </w:t>
        </w:r>
        <w:r w:rsidRPr="00604EDE" w:rsidDel="00575DC8">
          <w:rPr>
            <w:rFonts w:ascii="Times New Roman" w:hAnsi="Times New Roman" w:cs="Times New Roman"/>
            <w:i/>
            <w:iCs/>
            <w:sz w:val="24"/>
            <w:szCs w:val="24"/>
          </w:rPr>
          <w:t>Strep. agalactiae</w:t>
        </w:r>
        <w:r w:rsidRPr="00604EDE" w:rsidDel="00575DC8">
          <w:rPr>
            <w:rFonts w:ascii="Times New Roman" w:hAnsi="Times New Roman" w:cs="Times New Roman"/>
            <w:sz w:val="24"/>
            <w:szCs w:val="24"/>
          </w:rPr>
          <w:t xml:space="preserve"> were counted and recorded as streptococci or strep-like organisms</w:t>
        </w:r>
      </w:moveFrom>
      <w:moveFromRangeEnd w:id="336"/>
      <w:ins w:id="338" w:author="Caitlin Jeffrey" w:date="2023-07-24T14:26:00Z">
        <w:r w:rsidR="00E36496">
          <w:rPr>
            <w:rFonts w:ascii="Times New Roman" w:hAnsi="Times New Roman" w:cs="Times New Roman"/>
            <w:sz w:val="24"/>
            <w:szCs w:val="24"/>
          </w:rPr>
          <w:t xml:space="preserve">. </w:t>
        </w:r>
      </w:ins>
      <w:del w:id="339" w:author="Caitlin Jeffrey" w:date="2023-07-24T14:26:00Z">
        <w:r w:rsidRPr="00604EDE" w:rsidDel="00E36496">
          <w:rPr>
            <w:rFonts w:ascii="Times New Roman" w:hAnsi="Times New Roman" w:cs="Times New Roman"/>
            <w:sz w:val="24"/>
            <w:szCs w:val="24"/>
          </w:rPr>
          <w:delText xml:space="preserve">, and </w:delText>
        </w:r>
      </w:del>
      <w:ins w:id="340" w:author="Caitlin Jeffrey" w:date="2023-07-24T14:26:00Z">
        <w:r w:rsidR="00E36496">
          <w:rPr>
            <w:rFonts w:ascii="Times New Roman" w:hAnsi="Times New Roman" w:cs="Times New Roman"/>
            <w:sz w:val="24"/>
            <w:szCs w:val="24"/>
          </w:rPr>
          <w:t>R</w:t>
        </w:r>
      </w:ins>
      <w:del w:id="341" w:author="Caitlin Jeffrey" w:date="2023-07-24T14:25:00Z">
        <w:r w:rsidRPr="00604EDE" w:rsidDel="008D21B5">
          <w:rPr>
            <w:rFonts w:ascii="Times New Roman" w:hAnsi="Times New Roman" w:cs="Times New Roman"/>
            <w:sz w:val="24"/>
            <w:szCs w:val="24"/>
          </w:rPr>
          <w:delText>non-hemolytic</w:delText>
        </w:r>
      </w:del>
      <w:ins w:id="342" w:author="Caitlin Jeffrey" w:date="2023-07-24T14:25:00Z">
        <w:r w:rsidR="008D21B5">
          <w:rPr>
            <w:rFonts w:ascii="Times New Roman" w:hAnsi="Times New Roman" w:cs="Times New Roman"/>
            <w:sz w:val="24"/>
            <w:szCs w:val="24"/>
          </w:rPr>
          <w:t>emaining</w:t>
        </w:r>
      </w:ins>
      <w:r w:rsidRPr="00604EDE">
        <w:rPr>
          <w:rFonts w:ascii="Times New Roman" w:hAnsi="Times New Roman" w:cs="Times New Roman"/>
          <w:sz w:val="24"/>
          <w:szCs w:val="24"/>
        </w:rPr>
        <w:t xml:space="preserve"> colonies o</w:t>
      </w:r>
      <w:ins w:id="343" w:author="Caitlin Jeffrey" w:date="2023-07-24T14:26:00Z">
        <w:r w:rsidR="00450D44">
          <w:rPr>
            <w:rFonts w:ascii="Times New Roman" w:hAnsi="Times New Roman" w:cs="Times New Roman"/>
            <w:sz w:val="24"/>
            <w:szCs w:val="24"/>
          </w:rPr>
          <w:t xml:space="preserve">f staphylococci on </w:t>
        </w:r>
      </w:ins>
      <w:del w:id="344" w:author="Caitlin Jeffrey" w:date="2023-07-24T14:26:00Z">
        <w:r w:rsidRPr="00604EDE" w:rsidDel="00450D44">
          <w:rPr>
            <w:rFonts w:ascii="Times New Roman" w:hAnsi="Times New Roman" w:cs="Times New Roman"/>
            <w:sz w:val="24"/>
            <w:szCs w:val="24"/>
          </w:rPr>
          <w:delText xml:space="preserve">n </w:delText>
        </w:r>
      </w:del>
      <w:r w:rsidRPr="00604EDE">
        <w:rPr>
          <w:rFonts w:ascii="Times New Roman" w:hAnsi="Times New Roman" w:cs="Times New Roman"/>
          <w:sz w:val="24"/>
          <w:szCs w:val="24"/>
        </w:rPr>
        <w:t xml:space="preserve">Factor </w:t>
      </w:r>
      <w:del w:id="345" w:author="Caitlin Jeffrey" w:date="2023-07-24T14:26:00Z">
        <w:r w:rsidRPr="00604EDE" w:rsidDel="00450D44">
          <w:rPr>
            <w:rFonts w:ascii="Times New Roman" w:hAnsi="Times New Roman" w:cs="Times New Roman"/>
            <w:sz w:val="24"/>
            <w:szCs w:val="24"/>
          </w:rPr>
          <w:delText xml:space="preserve">media of </w:delText>
        </w:r>
        <w:r w:rsidRPr="00604EDE" w:rsidDel="00450D44">
          <w:rPr>
            <w:rFonts w:ascii="Times New Roman" w:hAnsi="Times New Roman" w:cs="Times New Roman"/>
            <w:i/>
            <w:iCs/>
            <w:sz w:val="24"/>
            <w:szCs w:val="24"/>
          </w:rPr>
          <w:delText xml:space="preserve">Staphylococcus </w:delText>
        </w:r>
        <w:r w:rsidRPr="00604EDE" w:rsidDel="00450D44">
          <w:rPr>
            <w:rFonts w:ascii="Times New Roman" w:hAnsi="Times New Roman" w:cs="Times New Roman"/>
            <w:sz w:val="24"/>
            <w:szCs w:val="24"/>
          </w:rPr>
          <w:delText>spp.</w:delText>
        </w:r>
      </w:del>
      <w:ins w:id="346" w:author="Caitlin Jeffrey" w:date="2023-07-24T14:26:00Z">
        <w:r w:rsidR="00450D44">
          <w:rPr>
            <w:rFonts w:ascii="Times New Roman" w:hAnsi="Times New Roman" w:cs="Times New Roman"/>
            <w:sz w:val="24"/>
            <w:szCs w:val="24"/>
          </w:rPr>
          <w:t>media</w:t>
        </w:r>
      </w:ins>
      <w:r w:rsidRPr="00604EDE">
        <w:rPr>
          <w:rFonts w:ascii="Times New Roman" w:hAnsi="Times New Roman" w:cs="Times New Roman"/>
          <w:sz w:val="24"/>
          <w:szCs w:val="24"/>
        </w:rPr>
        <w:t xml:space="preserve"> (based on colony morphology, catalase reaction, or Gram stain) were counted and reported as</w:t>
      </w:r>
      <w:ins w:id="347" w:author="Caitlin Jeffrey" w:date="2023-07-20T09:05:00Z">
        <w:r w:rsidR="008E5871">
          <w:rPr>
            <w:rFonts w:ascii="Times New Roman" w:hAnsi="Times New Roman" w:cs="Times New Roman"/>
            <w:sz w:val="24"/>
            <w:szCs w:val="24"/>
          </w:rPr>
          <w:t xml:space="preserve"> non-</w:t>
        </w:r>
        <w:r w:rsidR="008E5871">
          <w:rPr>
            <w:rFonts w:ascii="Times New Roman" w:hAnsi="Times New Roman" w:cs="Times New Roman"/>
            <w:i/>
            <w:iCs/>
            <w:sz w:val="24"/>
            <w:szCs w:val="24"/>
          </w:rPr>
          <w:t>aureus</w:t>
        </w:r>
        <w:r w:rsidR="008E5871">
          <w:rPr>
            <w:rFonts w:ascii="Times New Roman" w:hAnsi="Times New Roman" w:cs="Times New Roman"/>
            <w:sz w:val="24"/>
            <w:szCs w:val="24"/>
          </w:rPr>
          <w:t xml:space="preserve"> </w:t>
        </w:r>
        <w:r w:rsidR="00680400">
          <w:rPr>
            <w:rFonts w:ascii="Times New Roman" w:hAnsi="Times New Roman" w:cs="Times New Roman"/>
            <w:sz w:val="24"/>
            <w:szCs w:val="24"/>
          </w:rPr>
          <w:t>staphylococci</w:t>
        </w:r>
      </w:ins>
      <w:ins w:id="348" w:author="Caitlin Jeffrey" w:date="2023-07-24T14:22:00Z">
        <w:r w:rsidR="0063582D">
          <w:rPr>
            <w:rFonts w:ascii="Times New Roman" w:hAnsi="Times New Roman" w:cs="Times New Roman"/>
            <w:sz w:val="24"/>
            <w:szCs w:val="24"/>
          </w:rPr>
          <w:t>.</w:t>
        </w:r>
      </w:ins>
      <w:del w:id="349" w:author="Caitlin Jeffrey" w:date="2023-07-20T09:05:00Z">
        <w:r w:rsidRPr="00604EDE" w:rsidDel="008E5871">
          <w:rPr>
            <w:rFonts w:ascii="Times New Roman" w:hAnsi="Times New Roman" w:cs="Times New Roman"/>
            <w:sz w:val="24"/>
            <w:szCs w:val="24"/>
          </w:rPr>
          <w:delText xml:space="preserve"> NAS</w:delText>
        </w:r>
        <w:r w:rsidRPr="00604EDE" w:rsidDel="00680400">
          <w:rPr>
            <w:rFonts w:ascii="Times New Roman" w:hAnsi="Times New Roman" w:cs="Times New Roman"/>
            <w:sz w:val="24"/>
            <w:szCs w:val="24"/>
          </w:rPr>
          <w:delText>.</w:delText>
        </w:r>
      </w:del>
      <w:r w:rsidRPr="00604EDE">
        <w:rPr>
          <w:rFonts w:ascii="Times New Roman" w:hAnsi="Times New Roman" w:cs="Times New Roman"/>
          <w:sz w:val="24"/>
          <w:szCs w:val="24"/>
        </w:rPr>
        <w:t xml:space="preserve"> Bulk tank samples were also cultured for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(0.1 mL milk was swabbed across a Mycoplasma agar plate, then placed in a 7% CO2 incubator at 37°C for 7 days, after which they were examined for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by a trained microbiology technician). For each bulk tank milk sample, </w:t>
      </w:r>
      <w:ins w:id="350" w:author="Caitlin Jeffrey" w:date="2023-07-24T14:27:00Z">
        <w:r w:rsidR="00596791" w:rsidRPr="00604EDE">
          <w:rPr>
            <w:rFonts w:ascii="Times New Roman" w:hAnsi="Times New Roman" w:cs="Times New Roman"/>
            <w:sz w:val="24"/>
            <w:szCs w:val="24"/>
          </w:rPr>
          <w:t>total colony-forming units per mL</w:t>
        </w:r>
        <w:r w:rsidR="00596791" w:rsidRPr="00604EDE" w:rsidDel="00596791">
          <w:rPr>
            <w:rFonts w:ascii="Times New Roman" w:hAnsi="Times New Roman" w:cs="Times New Roman"/>
            <w:sz w:val="24"/>
            <w:szCs w:val="24"/>
          </w:rPr>
          <w:t xml:space="preserve"> </w:t>
        </w:r>
      </w:ins>
      <w:del w:id="351" w:author="Caitlin Jeffrey" w:date="2023-07-24T14:27:00Z">
        <w:r w:rsidRPr="00604EDE" w:rsidDel="00596791">
          <w:rPr>
            <w:rFonts w:ascii="Times New Roman" w:hAnsi="Times New Roman" w:cs="Times New Roman"/>
            <w:sz w:val="24"/>
            <w:szCs w:val="24"/>
          </w:rPr>
          <w:delText xml:space="preserve">counts </w:delText>
        </w:r>
      </w:del>
      <w:r w:rsidRPr="00604EDE">
        <w:rPr>
          <w:rFonts w:ascii="Times New Roman" w:hAnsi="Times New Roman" w:cs="Times New Roman"/>
          <w:sz w:val="24"/>
          <w:szCs w:val="24"/>
        </w:rPr>
        <w:t xml:space="preserve">were </w:t>
      </w:r>
      <w:del w:id="352" w:author="Caitlin Jeffrey" w:date="2023-07-24T14:27:00Z">
        <w:r w:rsidRPr="00604EDE" w:rsidDel="00596791">
          <w:rPr>
            <w:rFonts w:ascii="Times New Roman" w:hAnsi="Times New Roman" w:cs="Times New Roman"/>
            <w:sz w:val="24"/>
            <w:szCs w:val="24"/>
          </w:rPr>
          <w:delText xml:space="preserve">generated </w:delText>
        </w:r>
      </w:del>
      <w:ins w:id="353" w:author="Caitlin Jeffrey" w:date="2023-07-24T14:27:00Z">
        <w:r w:rsidR="00596791">
          <w:rPr>
            <w:rFonts w:ascii="Times New Roman" w:hAnsi="Times New Roman" w:cs="Times New Roman"/>
            <w:sz w:val="24"/>
            <w:szCs w:val="24"/>
          </w:rPr>
          <w:t>calcula</w:t>
        </w:r>
      </w:ins>
      <w:ins w:id="354" w:author="Caitlin Jeffrey" w:date="2023-07-24T14:28:00Z">
        <w:r w:rsidR="00E966EF">
          <w:rPr>
            <w:rFonts w:ascii="Times New Roman" w:hAnsi="Times New Roman" w:cs="Times New Roman"/>
            <w:sz w:val="24"/>
            <w:szCs w:val="24"/>
          </w:rPr>
          <w:t>ted</w:t>
        </w:r>
      </w:ins>
      <w:ins w:id="355" w:author="Caitlin Jeffrey" w:date="2023-07-24T14:27:00Z">
        <w:r w:rsidR="00596791"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for coliform organisms, non-</w:t>
      </w:r>
      <w:r w:rsidRPr="00604EDE">
        <w:rPr>
          <w:rFonts w:ascii="Times New Roman" w:hAnsi="Times New Roman" w:cs="Times New Roman"/>
          <w:i/>
          <w:iCs/>
          <w:sz w:val="24"/>
          <w:szCs w:val="24"/>
        </w:rPr>
        <w:t xml:space="preserve">aureus </w:t>
      </w:r>
      <w:r w:rsidRPr="00604EDE">
        <w:rPr>
          <w:rFonts w:ascii="Times New Roman" w:hAnsi="Times New Roman" w:cs="Times New Roman"/>
          <w:sz w:val="24"/>
          <w:szCs w:val="24"/>
        </w:rPr>
        <w:t xml:space="preserve">staphylococci (NAS), streptococci and strep-like organisms (SSLO),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Strep. agalactiae</w:t>
      </w:r>
      <w:r w:rsidRPr="00604EDE">
        <w:rPr>
          <w:rFonts w:ascii="Times New Roman" w:hAnsi="Times New Roman" w:cs="Times New Roman"/>
          <w:sz w:val="24"/>
          <w:szCs w:val="24"/>
        </w:rPr>
        <w:t xml:space="preserve">, and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as</w:t>
      </w:r>
      <w:del w:id="356" w:author="Caitlin Jeffrey" w:date="2023-07-24T14:27:00Z">
        <w:r w:rsidRPr="00604EDE" w:rsidDel="00596791">
          <w:rPr>
            <w:rFonts w:ascii="Times New Roman" w:hAnsi="Times New Roman" w:cs="Times New Roman"/>
            <w:sz w:val="24"/>
            <w:szCs w:val="24"/>
          </w:rPr>
          <w:delText xml:space="preserve"> total colony-forming units per mL</w:delText>
        </w:r>
      </w:del>
      <w:r w:rsidRPr="00604EDE">
        <w:rPr>
          <w:rFonts w:ascii="Times New Roman" w:hAnsi="Times New Roman" w:cs="Times New Roman"/>
          <w:sz w:val="24"/>
          <w:szCs w:val="24"/>
        </w:rPr>
        <w:t xml:space="preserve">. The lower threshold of detection for </w:t>
      </w:r>
      <w:ins w:id="357" w:author="Caitlin Jeffrey" w:date="2023-07-20T09:06:00Z">
        <w:r w:rsidR="00680400">
          <w:rPr>
            <w:rFonts w:ascii="Times New Roman" w:hAnsi="Times New Roman" w:cs="Times New Roman"/>
            <w:sz w:val="24"/>
            <w:szCs w:val="24"/>
          </w:rPr>
          <w:t xml:space="preserve">bacteria in </w:t>
        </w:r>
      </w:ins>
      <w:r w:rsidRPr="00604EDE">
        <w:rPr>
          <w:rFonts w:ascii="Times New Roman" w:hAnsi="Times New Roman" w:cs="Times New Roman"/>
          <w:sz w:val="24"/>
          <w:szCs w:val="24"/>
        </w:rPr>
        <w:t xml:space="preserve">this bulk tank milk culture protocol was 5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 xml:space="preserve">/mL, and the upper threshold was 62,500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mL.</w:t>
      </w:r>
      <w:proofErr w:type="spellEnd"/>
    </w:p>
    <w:p w14:paraId="3109784A" w14:textId="5AB5886F" w:rsidR="006238BB" w:rsidRPr="00604EDE" w:rsidRDefault="006238BB" w:rsidP="00361820">
      <w:pPr>
        <w:pStyle w:val="ListParagraph"/>
        <w:numPr>
          <w:ilvl w:val="0"/>
          <w:numId w:val="12"/>
        </w:numPr>
        <w:spacing w:line="480" w:lineRule="auto"/>
        <w:rPr>
          <w:b/>
          <w:bCs/>
        </w:rPr>
      </w:pPr>
      <w:r w:rsidRPr="00604EDE">
        <w:rPr>
          <w:b/>
          <w:bCs/>
        </w:rPr>
        <w:t>Herd-level udder health measurements</w:t>
      </w:r>
    </w:p>
    <w:p w14:paraId="05069AF5" w14:textId="1F103190"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 Herd-level DHIA test results for the test day closest in proximity to the farm visit (less than 30 days) were captured from the record processing center working with each herd (Lancaster DHIA, Manheim, PA; Dairy One Co-Op. Inc., Ithaca, NY).  Information captured included test dates, number of lactating cows, standardized 150-day milk production, </w:t>
      </w:r>
      <w:ins w:id="358" w:author="Caitlin Jeffrey" w:date="2023-06-30T10:35:00Z">
        <w:r w:rsidR="00A14BA5" w:rsidRPr="00604EDE">
          <w:rPr>
            <w:rFonts w:ascii="Times New Roman" w:hAnsi="Times New Roman" w:cs="Times New Roman"/>
            <w:sz w:val="24"/>
            <w:szCs w:val="24"/>
          </w:rPr>
          <w:t xml:space="preserve">and </w:t>
        </w:r>
      </w:ins>
      <w:r w:rsidRPr="00604EDE">
        <w:rPr>
          <w:rFonts w:ascii="Times New Roman" w:hAnsi="Times New Roman" w:cs="Times New Roman"/>
          <w:sz w:val="24"/>
          <w:szCs w:val="24"/>
        </w:rPr>
        <w:t>test-day average cow-level linear score (LS</w:t>
      </w:r>
      <w:del w:id="359" w:author="Caitlin Jeffrey" w:date="2023-06-30T10:32:00Z">
        <w:r w:rsidRPr="00604EDE" w:rsidDel="0073687C">
          <w:rPr>
            <w:rFonts w:ascii="Times New Roman" w:hAnsi="Times New Roman" w:cs="Times New Roman"/>
            <w:sz w:val="24"/>
            <w:szCs w:val="24"/>
          </w:rPr>
          <w:delText>; unweighted</w:delText>
        </w:r>
      </w:del>
      <w:r w:rsidRPr="00604EDE">
        <w:rPr>
          <w:rFonts w:ascii="Times New Roman" w:hAnsi="Times New Roman" w:cs="Times New Roman"/>
          <w:sz w:val="24"/>
          <w:szCs w:val="24"/>
        </w:rPr>
        <w:t>)</w:t>
      </w:r>
      <w:del w:id="360" w:author="Caitlin Jeffrey" w:date="2023-06-30T10:35:00Z">
        <w:r w:rsidRPr="00604EDE" w:rsidDel="00A14BA5">
          <w:rPr>
            <w:rFonts w:ascii="Times New Roman" w:hAnsi="Times New Roman" w:cs="Times New Roman"/>
            <w:sz w:val="24"/>
            <w:szCs w:val="24"/>
          </w:rPr>
          <w:delText>, average test day milk yield (lbs/cow), and weighted average somatic cell-count (cow-level)</w:delText>
        </w:r>
      </w:del>
      <w:del w:id="361" w:author="Caitlin Jeffrey" w:date="2023-06-30T10:34:00Z">
        <w:r w:rsidRPr="00604EDE" w:rsidDel="009128B4">
          <w:rPr>
            <w:rFonts w:ascii="Times New Roman" w:hAnsi="Times New Roman" w:cs="Times New Roman"/>
            <w:sz w:val="24"/>
            <w:szCs w:val="24"/>
          </w:rPr>
          <w:delText>. The weighted average somatic cell count (cow-level) was used to calculate the weighted average linear score (cow-level) for a herd</w:delText>
        </w:r>
      </w:del>
      <w:r w:rsidRPr="00604EDE">
        <w:rPr>
          <w:rFonts w:ascii="Times New Roman" w:hAnsi="Times New Roman" w:cs="Times New Roman"/>
          <w:sz w:val="24"/>
          <w:szCs w:val="24"/>
        </w:rPr>
        <w:t>. The following udder health measures were also captured from DHIA records: proportion of cows with an</w:t>
      </w:r>
      <w:ins w:id="362" w:author="Caitlin Jeffrey" w:date="2023-06-30T13:18:00Z">
        <w:r w:rsidR="001B27BA" w:rsidRPr="00604EDE">
          <w:rPr>
            <w:rFonts w:ascii="Times New Roman" w:hAnsi="Times New Roman" w:cs="Times New Roman"/>
            <w:sz w:val="24"/>
            <w:szCs w:val="24"/>
          </w:rPr>
          <w:t xml:space="preserve"> SCC</w:t>
        </w:r>
        <w:r w:rsidR="00F5137E" w:rsidRPr="00604EDE">
          <w:rPr>
            <w:rFonts w:ascii="Times New Roman" w:hAnsi="Times New Roman" w:cs="Times New Roman"/>
            <w:sz w:val="24"/>
            <w:szCs w:val="24"/>
          </w:rPr>
          <w:t xml:space="preserve"> ≥200,000 cells/mL</w:t>
        </w:r>
      </w:ins>
      <w:del w:id="363" w:author="Caitlin Jeffrey" w:date="2023-06-30T13:18:00Z">
        <w:r w:rsidRPr="00604EDE" w:rsidDel="001B27BA">
          <w:rPr>
            <w:rFonts w:ascii="Times New Roman" w:hAnsi="Times New Roman" w:cs="Times New Roman"/>
            <w:sz w:val="24"/>
            <w:szCs w:val="24"/>
          </w:rPr>
          <w:delText xml:space="preserve"> intramammary infection</w:delText>
        </w:r>
      </w:del>
      <w:r w:rsidRPr="00604EDE">
        <w:rPr>
          <w:rFonts w:ascii="Times New Roman" w:hAnsi="Times New Roman" w:cs="Times New Roman"/>
          <w:sz w:val="24"/>
          <w:szCs w:val="24"/>
        </w:rPr>
        <w:t xml:space="preserve"> on most recent test day (“</w:t>
      </w:r>
      <w:proofErr w:type="spellStart"/>
      <w:ins w:id="364" w:author="Caitlin Jeffrey" w:date="2023-08-02T07:15:00Z">
        <w:r w:rsidR="009B3369">
          <w:rPr>
            <w:rFonts w:ascii="Times New Roman" w:hAnsi="Times New Roman" w:cs="Times New Roman"/>
            <w:sz w:val="24"/>
            <w:szCs w:val="24"/>
          </w:rPr>
          <w:t>elevSCC</w:t>
        </w:r>
      </w:ins>
      <w:proofErr w:type="spellEnd"/>
      <w:del w:id="365" w:author="Caitlin Jeffrey" w:date="2023-06-30T13:18:00Z">
        <w:r w:rsidRPr="00604EDE" w:rsidDel="00F5137E">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where </w:t>
      </w:r>
      <w:del w:id="366" w:author="Caitlin Jeffrey" w:date="2023-07-20T09:06:00Z">
        <w:r w:rsidRPr="00604EDE" w:rsidDel="0009472F">
          <w:rPr>
            <w:rFonts w:ascii="Times New Roman" w:hAnsi="Times New Roman" w:cs="Times New Roman"/>
            <w:sz w:val="24"/>
            <w:szCs w:val="24"/>
          </w:rPr>
          <w:delText xml:space="preserve">infection </w:delText>
        </w:r>
      </w:del>
      <w:ins w:id="367" w:author="Caitlin Jeffrey" w:date="2023-07-20T09:06:00Z">
        <w:r w:rsidR="0009472F">
          <w:rPr>
            <w:rFonts w:ascii="Times New Roman" w:hAnsi="Times New Roman" w:cs="Times New Roman"/>
            <w:sz w:val="24"/>
            <w:szCs w:val="24"/>
          </w:rPr>
          <w:t xml:space="preserve">elevated SCC </w:t>
        </w:r>
      </w:ins>
      <w:r w:rsidRPr="00604EDE">
        <w:rPr>
          <w:rFonts w:ascii="Times New Roman" w:hAnsi="Times New Roman" w:cs="Times New Roman"/>
          <w:sz w:val="24"/>
          <w:szCs w:val="24"/>
        </w:rPr>
        <w:t xml:space="preserve">was defined as a linear score of </w:t>
      </w:r>
      <w:ins w:id="368" w:author="Caitlin Jeffrey" w:date="2023-07-24T14:29:00Z">
        <w:r w:rsidR="00D62C08">
          <w:rPr>
            <w:rFonts w:ascii="Times New Roman" w:hAnsi="Times New Roman" w:cs="Times New Roman"/>
            <w:sz w:val="24"/>
            <w:szCs w:val="24"/>
          </w:rPr>
          <w:t xml:space="preserve"> </w:t>
        </w:r>
      </w:ins>
      <w:r w:rsidRPr="00604EDE">
        <w:rPr>
          <w:rFonts w:ascii="Times New Roman" w:hAnsi="Times New Roman" w:cs="Times New Roman"/>
          <w:sz w:val="24"/>
          <w:szCs w:val="24"/>
        </w:rPr>
        <w:t>≥4.0; the proportion of cows with a new</w:t>
      </w:r>
      <w:ins w:id="369" w:author="Caitlin Jeffrey" w:date="2023-06-30T11:48:00Z">
        <w:r w:rsidR="002A27F9" w:rsidRPr="00604EDE">
          <w:rPr>
            <w:rFonts w:ascii="Times New Roman" w:hAnsi="Times New Roman" w:cs="Times New Roman"/>
            <w:sz w:val="24"/>
            <w:szCs w:val="24"/>
          </w:rPr>
          <w:t>ly-elevated</w:t>
        </w:r>
      </w:ins>
      <w:r w:rsidRPr="00604EDE">
        <w:rPr>
          <w:rFonts w:ascii="Times New Roman" w:hAnsi="Times New Roman" w:cs="Times New Roman"/>
          <w:sz w:val="24"/>
          <w:szCs w:val="24"/>
        </w:rPr>
        <w:t xml:space="preserve"> </w:t>
      </w:r>
      <w:ins w:id="370" w:author="Caitlin Jeffrey" w:date="2023-06-30T11:48:00Z">
        <w:r w:rsidR="002A27F9" w:rsidRPr="00604EDE">
          <w:rPr>
            <w:rFonts w:ascii="Times New Roman" w:hAnsi="Times New Roman" w:cs="Times New Roman"/>
            <w:sz w:val="24"/>
            <w:szCs w:val="24"/>
          </w:rPr>
          <w:t>SCC</w:t>
        </w:r>
      </w:ins>
      <w:del w:id="371" w:author="Caitlin Jeffrey" w:date="2023-06-30T11:48:00Z">
        <w:r w:rsidRPr="00604EDE" w:rsidDel="002A27F9">
          <w:rPr>
            <w:rFonts w:ascii="Times New Roman" w:hAnsi="Times New Roman" w:cs="Times New Roman"/>
            <w:sz w:val="24"/>
            <w:szCs w:val="24"/>
          </w:rPr>
          <w:delText>IMI</w:delText>
        </w:r>
      </w:del>
      <w:r w:rsidRPr="00604EDE">
        <w:rPr>
          <w:rFonts w:ascii="Times New Roman" w:hAnsi="Times New Roman" w:cs="Times New Roman"/>
          <w:sz w:val="24"/>
          <w:szCs w:val="24"/>
        </w:rPr>
        <w:t xml:space="preserve"> (“</w:t>
      </w:r>
      <w:proofErr w:type="spellStart"/>
      <w:del w:id="372" w:author="Caitlin Jeffrey" w:date="2023-08-02T07:16:00Z">
        <w:r w:rsidRPr="00604EDE" w:rsidDel="009B3369">
          <w:rPr>
            <w:rFonts w:ascii="Times New Roman" w:hAnsi="Times New Roman" w:cs="Times New Roman"/>
            <w:sz w:val="24"/>
            <w:szCs w:val="24"/>
          </w:rPr>
          <w:delText>n</w:delText>
        </w:r>
      </w:del>
      <w:ins w:id="373" w:author="Caitlin Jeffrey" w:date="2023-08-02T07:16:00Z">
        <w:r w:rsidR="009B3369">
          <w:rPr>
            <w:rFonts w:ascii="Times New Roman" w:hAnsi="Times New Roman" w:cs="Times New Roman"/>
            <w:sz w:val="24"/>
            <w:szCs w:val="24"/>
          </w:rPr>
          <w:t>newSCC</w:t>
        </w:r>
      </w:ins>
      <w:proofErr w:type="spellEnd"/>
      <w:del w:id="374" w:author="Caitlin Jeffrey" w:date="2023-06-30T11:48:00Z">
        <w:r w:rsidRPr="00604EDE" w:rsidDel="002A27F9">
          <w:rPr>
            <w:rFonts w:ascii="Times New Roman" w:hAnsi="Times New Roman" w:cs="Times New Roman"/>
            <w:sz w:val="24"/>
            <w:szCs w:val="24"/>
          </w:rPr>
          <w:delText>ew IMI</w:delText>
        </w:r>
      </w:del>
      <w:r w:rsidRPr="00604EDE">
        <w:rPr>
          <w:rFonts w:ascii="Times New Roman" w:hAnsi="Times New Roman" w:cs="Times New Roman"/>
          <w:sz w:val="24"/>
          <w:szCs w:val="24"/>
        </w:rPr>
        <w:t>”), wh</w:t>
      </w:r>
      <w:ins w:id="375" w:author="Caitlin Jeffrey" w:date="2023-06-30T11:48:00Z">
        <w:r w:rsidR="002A27F9" w:rsidRPr="00604EDE">
          <w:rPr>
            <w:rFonts w:ascii="Times New Roman" w:hAnsi="Times New Roman" w:cs="Times New Roman"/>
            <w:sz w:val="24"/>
            <w:szCs w:val="24"/>
          </w:rPr>
          <w:t>ich</w:t>
        </w:r>
      </w:ins>
      <w:del w:id="376" w:author="Caitlin Jeffrey" w:date="2023-06-30T11:48:00Z">
        <w:r w:rsidRPr="00604EDE" w:rsidDel="002A27F9">
          <w:rPr>
            <w:rFonts w:ascii="Times New Roman" w:hAnsi="Times New Roman" w:cs="Times New Roman"/>
            <w:sz w:val="24"/>
            <w:szCs w:val="24"/>
          </w:rPr>
          <w:delText>ere a new IMI</w:delText>
        </w:r>
      </w:del>
      <w:r w:rsidRPr="00604EDE">
        <w:rPr>
          <w:rFonts w:ascii="Times New Roman" w:hAnsi="Times New Roman" w:cs="Times New Roman"/>
          <w:sz w:val="24"/>
          <w:szCs w:val="24"/>
        </w:rPr>
        <w:t xml:space="preserve"> was defined as a LS changing from &lt;4.0 to </w:t>
      </w:r>
      <w:ins w:id="377" w:author="Caitlin Jeffrey" w:date="2023-07-24T14:29:00Z">
        <w:r w:rsidR="00D62C08">
          <w:rPr>
            <w:rFonts w:ascii="Times New Roman" w:hAnsi="Times New Roman" w:cs="Times New Roman"/>
            <w:sz w:val="24"/>
            <w:szCs w:val="24"/>
          </w:rPr>
          <w:t xml:space="preserve"> </w:t>
        </w:r>
      </w:ins>
      <w:r w:rsidRPr="00604EDE">
        <w:rPr>
          <w:rFonts w:ascii="Times New Roman" w:hAnsi="Times New Roman" w:cs="Times New Roman"/>
          <w:sz w:val="24"/>
          <w:szCs w:val="24"/>
        </w:rPr>
        <w:t>≥4.0 over the last 2 tests; and the proportion of cows with a chronic</w:t>
      </w:r>
      <w:ins w:id="378" w:author="Caitlin Jeffrey" w:date="2023-06-30T11:17:00Z">
        <w:r w:rsidR="00C35B74" w:rsidRPr="00604EDE">
          <w:rPr>
            <w:rFonts w:ascii="Times New Roman" w:hAnsi="Times New Roman" w:cs="Times New Roman"/>
            <w:sz w:val="24"/>
            <w:szCs w:val="24"/>
          </w:rPr>
          <w:t>ally-elevated SCC</w:t>
        </w:r>
      </w:ins>
      <w:r w:rsidRPr="00604EDE">
        <w:rPr>
          <w:rFonts w:ascii="Times New Roman" w:hAnsi="Times New Roman" w:cs="Times New Roman"/>
          <w:sz w:val="24"/>
          <w:szCs w:val="24"/>
        </w:rPr>
        <w:t xml:space="preserve"> </w:t>
      </w:r>
      <w:del w:id="379" w:author="Caitlin Jeffrey" w:date="2023-06-30T11:17:00Z">
        <w:r w:rsidRPr="00604EDE" w:rsidDel="00C35B74">
          <w:rPr>
            <w:rFonts w:ascii="Times New Roman" w:hAnsi="Times New Roman" w:cs="Times New Roman"/>
            <w:sz w:val="24"/>
            <w:szCs w:val="24"/>
          </w:rPr>
          <w:delText xml:space="preserve">intramammary infection </w:delText>
        </w:r>
      </w:del>
      <w:r w:rsidRPr="00604EDE">
        <w:rPr>
          <w:rFonts w:ascii="Times New Roman" w:hAnsi="Times New Roman" w:cs="Times New Roman"/>
          <w:sz w:val="24"/>
          <w:szCs w:val="24"/>
        </w:rPr>
        <w:t>(“</w:t>
      </w:r>
      <w:proofErr w:type="spellStart"/>
      <w:del w:id="380" w:author="Caitlin Jeffrey" w:date="2023-06-30T11:17:00Z">
        <w:r w:rsidRPr="00604EDE" w:rsidDel="00C35B74">
          <w:rPr>
            <w:rFonts w:ascii="Times New Roman" w:hAnsi="Times New Roman" w:cs="Times New Roman"/>
            <w:sz w:val="24"/>
            <w:szCs w:val="24"/>
          </w:rPr>
          <w:delText>chronic IMI</w:delText>
        </w:r>
      </w:del>
      <w:ins w:id="381"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w:t>
      </w:r>
      <w:del w:id="382" w:author="Caitlin Jeffrey" w:date="2023-06-30T11:17:00Z">
        <w:r w:rsidRPr="00604EDE" w:rsidDel="007B44D7">
          <w:rPr>
            <w:rFonts w:ascii="Times New Roman" w:hAnsi="Times New Roman" w:cs="Times New Roman"/>
            <w:sz w:val="24"/>
            <w:szCs w:val="24"/>
          </w:rPr>
          <w:delText>where a chronic IMI</w:delText>
        </w:r>
      </w:del>
      <w:ins w:id="383" w:author="Caitlin Jeffrey" w:date="2023-06-30T11:17:00Z">
        <w:r w:rsidR="007B44D7" w:rsidRPr="00604EDE">
          <w:rPr>
            <w:rFonts w:ascii="Times New Roman" w:hAnsi="Times New Roman" w:cs="Times New Roman"/>
            <w:sz w:val="24"/>
            <w:szCs w:val="24"/>
          </w:rPr>
          <w:t>wh</w:t>
        </w:r>
      </w:ins>
      <w:ins w:id="384" w:author="Caitlin Jeffrey" w:date="2023-06-30T11:18:00Z">
        <w:r w:rsidR="007B44D7" w:rsidRPr="00604EDE">
          <w:rPr>
            <w:rFonts w:ascii="Times New Roman" w:hAnsi="Times New Roman" w:cs="Times New Roman"/>
            <w:sz w:val="24"/>
            <w:szCs w:val="24"/>
          </w:rPr>
          <w:t>ich was</w:t>
        </w:r>
      </w:ins>
      <w:del w:id="385" w:author="Caitlin Jeffrey" w:date="2023-06-30T11:18:00Z">
        <w:r w:rsidRPr="00604EDE" w:rsidDel="007B44D7">
          <w:rPr>
            <w:rFonts w:ascii="Times New Roman" w:hAnsi="Times New Roman" w:cs="Times New Roman"/>
            <w:sz w:val="24"/>
            <w:szCs w:val="24"/>
          </w:rPr>
          <w:delText xml:space="preserve"> was</w:delText>
        </w:r>
      </w:del>
      <w:r w:rsidRPr="00604EDE">
        <w:rPr>
          <w:rFonts w:ascii="Times New Roman" w:hAnsi="Times New Roman" w:cs="Times New Roman"/>
          <w:sz w:val="24"/>
          <w:szCs w:val="24"/>
        </w:rPr>
        <w:t xml:space="preserve"> defined as having a LS</w:t>
      </w:r>
      <w:ins w:id="386" w:author="Caitlin Jeffrey" w:date="2023-07-24T14:29:00Z">
        <w:r w:rsidR="00D62C08">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 ≥4.0 on the last two tests</w:t>
      </w:r>
      <w:ins w:id="387" w:author="Caitlin Jeffrey" w:date="2023-07-24T14:31:00Z">
        <w:r w:rsidR="005C5F0D">
          <w:rPr>
            <w:rFonts w:ascii="Times New Roman" w:hAnsi="Times New Roman" w:cs="Times New Roman"/>
            <w:sz w:val="24"/>
            <w:szCs w:val="24"/>
          </w:rPr>
          <w:t xml:space="preserve"> </w:t>
        </w:r>
      </w:ins>
      <w:r w:rsidR="00D72067">
        <w:rPr>
          <w:rFonts w:ascii="Times New Roman" w:hAnsi="Times New Roman" w:cs="Times New Roman"/>
          <w:sz w:val="24"/>
          <w:szCs w:val="24"/>
        </w:rPr>
        <w:fldChar w:fldCharType="begin"/>
      </w:r>
      <w:r w:rsidR="00D72067">
        <w:rPr>
          <w:rFonts w:ascii="Times New Roman" w:hAnsi="Times New Roman" w:cs="Times New Roman"/>
          <w:sz w:val="24"/>
          <w:szCs w:val="24"/>
        </w:rPr>
        <w:instrText xml:space="preserve"> ADDIN EN.CITE &lt;EndNote&gt;&lt;Cite&gt;&lt;Author&gt;Schukken&lt;/Author&gt;&lt;Year&gt;2003&lt;/Year&gt;&lt;RecNum&gt;581&lt;/RecNum&gt;&lt;DisplayText&gt;(Schukken et al. 2003)&lt;/DisplayText&gt;&lt;record&gt;&lt;rec-number&gt;581&lt;/rec-number&gt;&lt;foreign-keys&gt;&lt;key app="EN" db-id="pss5de0wasp2t9es5tu5evzpa2svsdrveax9" timestamp="1690980841"&gt;581&lt;/key&gt;&lt;/foreign-keys&gt;&lt;ref-type name="Journal Article"&gt;17&lt;/ref-type&gt;&lt;contributors&gt;&lt;authors&gt;&lt;author&gt;Schukken, Y. H.&lt;/author&gt;&lt;author&gt;Wilson, D. J.&lt;/author&gt;&lt;author&gt;Welcome, F.&lt;/author&gt;&lt;author&gt;Garrison-Tikofsky, L.&lt;/author&gt;&lt;author&gt;Gonzalez, R. N.&lt;/author&gt;&lt;/authors&gt;&lt;/contributors&gt;&lt;auth-address&gt;Quality Milk Production Services, Cornell Veterinary Medicine, Cornell University, 22 Thornwood Drive, Ithaca, NY 14850, USA. yhs2@cornell.edu&lt;/auth-address&gt;&lt;titles&gt;&lt;title&gt;Monitoring udder health and milk quality using somatic cell counts&lt;/title&gt;&lt;secondary-title&gt;Vet Res&lt;/secondary-title&gt;&lt;/titles&gt;&lt;periodical&gt;&lt;full-title&gt;Vet Res&lt;/full-title&gt;&lt;/periodical&gt;&lt;pages&gt;579-96&lt;/pages&gt;&lt;volume&gt;34&lt;/volume&gt;&lt;number&gt;5&lt;/number&gt;&lt;edition&gt;2003/10/15&lt;/edition&gt;&lt;keywords&gt;&lt;keyword&gt;Animals&lt;/keyword&gt;&lt;keyword&gt;Cattle&lt;/keyword&gt;&lt;keyword&gt;Cell Count/veterinary&lt;/keyword&gt;&lt;keyword&gt;Female&lt;/keyword&gt;&lt;keyword&gt;Health Status&lt;/keyword&gt;&lt;keyword&gt;Mammary Glands, Animal/immunology/microbiology/*physiology&lt;/keyword&gt;&lt;keyword&gt;Mastitis, Bovine/*diagnosis&lt;/keyword&gt;&lt;keyword&gt;Milk/*cytology/microbiology/*standards&lt;/keyword&gt;&lt;keyword&gt;Risk Assessment&lt;/keyword&gt;&lt;/keywords&gt;&lt;dates&gt;&lt;year&gt;2003&lt;/year&gt;&lt;pub-dates&gt;&lt;date&gt;Sep-Oct&lt;/date&gt;&lt;/pub-dates&gt;&lt;/dates&gt;&lt;isbn&gt;0928-4249 (Print)&amp;#xD;0928-4249&lt;/isbn&gt;&lt;accession-num&gt;14556696&lt;/accession-num&gt;&lt;urls&gt;&lt;/urls&gt;&lt;electronic-resource-num&gt;10.1051/vetres:2003028&lt;/electronic-resource-num&gt;&lt;remote-database-provider&gt;NLM&lt;/remote-database-provider&gt;&lt;language&gt;eng&lt;/language&gt;&lt;/record&gt;&lt;/Cite&gt;&lt;/EndNote&gt;</w:instrText>
      </w:r>
      <w:r w:rsidR="00D72067">
        <w:rPr>
          <w:rFonts w:ascii="Times New Roman" w:hAnsi="Times New Roman" w:cs="Times New Roman"/>
          <w:sz w:val="24"/>
          <w:szCs w:val="24"/>
        </w:rPr>
        <w:fldChar w:fldCharType="separate"/>
      </w:r>
      <w:r w:rsidR="00D72067">
        <w:rPr>
          <w:rFonts w:ascii="Times New Roman" w:hAnsi="Times New Roman" w:cs="Times New Roman"/>
          <w:noProof/>
          <w:sz w:val="24"/>
          <w:szCs w:val="24"/>
        </w:rPr>
        <w:t>(Schukken et al. 2003)</w:t>
      </w:r>
      <w:r w:rsidR="00D72067">
        <w:rPr>
          <w:rFonts w:ascii="Times New Roman" w:hAnsi="Times New Roman" w:cs="Times New Roman"/>
          <w:sz w:val="24"/>
          <w:szCs w:val="24"/>
        </w:rPr>
        <w:fldChar w:fldCharType="end"/>
      </w:r>
      <w:ins w:id="388" w:author="Caitlin Jeffrey" w:date="2023-07-24T14:31:00Z">
        <w:r w:rsidR="009D12EC">
          <w:rPr>
            <w:rFonts w:ascii="Times New Roman" w:hAnsi="Times New Roman" w:cs="Times New Roman"/>
            <w:sz w:val="24"/>
            <w:szCs w:val="24"/>
          </w:rPr>
          <w:t>.</w:t>
        </w:r>
      </w:ins>
      <w:del w:id="389" w:author="Caitlin Jeffrey" w:date="2023-07-24T14:31:00Z">
        <w:r w:rsidRPr="00604EDE" w:rsidDel="005C5F0D">
          <w:rPr>
            <w:rFonts w:ascii="Times New Roman" w:hAnsi="Times New Roman" w:cs="Times New Roman"/>
            <w:sz w:val="24"/>
            <w:szCs w:val="24"/>
          </w:rPr>
          <w:delText>.</w:delText>
        </w:r>
      </w:del>
      <w:r w:rsidRPr="00604EDE">
        <w:rPr>
          <w:rFonts w:ascii="Times New Roman" w:hAnsi="Times New Roman" w:cs="Times New Roman"/>
          <w:sz w:val="24"/>
          <w:szCs w:val="24"/>
        </w:rPr>
        <w:t xml:space="preserve"> </w:t>
      </w:r>
    </w:p>
    <w:p w14:paraId="0FA02AE9" w14:textId="42A12F5B" w:rsidR="006238BB" w:rsidRPr="00604EDE" w:rsidRDefault="006238BB" w:rsidP="00361820">
      <w:pPr>
        <w:pStyle w:val="ListParagraph"/>
        <w:numPr>
          <w:ilvl w:val="0"/>
          <w:numId w:val="12"/>
        </w:numPr>
        <w:spacing w:line="480" w:lineRule="auto"/>
        <w:rPr>
          <w:b/>
          <w:bCs/>
        </w:rPr>
      </w:pPr>
      <w:r w:rsidRPr="00604EDE">
        <w:rPr>
          <w:b/>
          <w:bCs/>
        </w:rPr>
        <w:t>Data management and analysis</w:t>
      </w:r>
    </w:p>
    <w:p w14:paraId="3641F7EB" w14:textId="73E1668E" w:rsidR="0011401F" w:rsidRPr="00604EDE" w:rsidRDefault="006238BB" w:rsidP="00806E14">
      <w:pPr>
        <w:spacing w:line="480" w:lineRule="auto"/>
        <w:ind w:firstLine="720"/>
        <w:rPr>
          <w:ins w:id="390" w:author="Caitlin Jeffrey" w:date="2023-07-05T12:25:00Z"/>
          <w:rFonts w:ascii="Times New Roman" w:hAnsi="Times New Roman" w:cs="Times New Roman"/>
          <w:sz w:val="24"/>
          <w:szCs w:val="24"/>
        </w:rPr>
      </w:pPr>
      <w:r w:rsidRPr="00604EDE">
        <w:rPr>
          <w:rFonts w:ascii="Times New Roman" w:hAnsi="Times New Roman" w:cs="Times New Roman"/>
          <w:sz w:val="24"/>
          <w:szCs w:val="24"/>
        </w:rPr>
        <w:t xml:space="preserve">Survey data collected through </w:t>
      </w:r>
      <w:proofErr w:type="spellStart"/>
      <w:r w:rsidRPr="00604EDE">
        <w:rPr>
          <w:rFonts w:ascii="Times New Roman" w:hAnsi="Times New Roman" w:cs="Times New Roman"/>
          <w:sz w:val="24"/>
          <w:szCs w:val="24"/>
        </w:rPr>
        <w:t>KoboCollect</w:t>
      </w:r>
      <w:proofErr w:type="spellEnd"/>
      <w:r w:rsidRPr="00604EDE">
        <w:rPr>
          <w:rFonts w:ascii="Times New Roman" w:hAnsi="Times New Roman" w:cs="Times New Roman"/>
          <w:sz w:val="24"/>
          <w:szCs w:val="24"/>
        </w:rPr>
        <w:t xml:space="preserve"> software </w:t>
      </w:r>
      <w:r w:rsidRPr="00604EDE">
        <w:rPr>
          <w:rFonts w:ascii="Times New Roman" w:hAnsi="Times New Roman" w:cs="Times New Roman"/>
          <w:sz w:val="24"/>
          <w:szCs w:val="24"/>
        </w:rPr>
        <w:fldChar w:fldCharType="begin"/>
      </w:r>
      <w:r w:rsidRPr="00604EDE">
        <w:rPr>
          <w:rFonts w:ascii="Times New Roman" w:hAnsi="Times New Roman" w:cs="Times New Roman"/>
          <w:sz w:val="24"/>
          <w:szCs w:val="24"/>
        </w:rPr>
        <w:instrText xml:space="preserve"> ADDIN EN.CITE &lt;EndNote&gt;&lt;Cite&gt;&lt;Author&gt;KoboCollect&lt;/Author&gt;&lt;Year&gt;2019&lt;/Year&gt;&lt;RecNum&gt;564&lt;/RecNum&gt;&lt;DisplayText&gt;(KoboCollect 2019)&lt;/DisplayText&gt;&lt;record&gt;&lt;rec-number&gt;564&lt;/rec-number&gt;&lt;foreign-keys&gt;&lt;key app="EN" db-id="pss5de0wasp2t9es5tu5evzpa2svsdrveax9" timestamp="1682705850"&gt;564&lt;/key&gt;&lt;/foreign-keys&gt;&lt;ref-type name="Online Multimedia"&gt;48&lt;/ref-type&gt;&lt;contributors&gt;&lt;authors&gt;&lt;author&gt;KoboCollect&lt;/author&gt;&lt;/authors&gt;&lt;/contributors&gt;&lt;titles&gt;&lt;/titles&gt;&lt;dates&gt;&lt;year&gt;2019&lt;/year&gt;&lt;/dates&gt;&lt;urls&gt;&lt;related-urls&gt;&lt;url&gt;http://www.kobotoolbox.org&lt;/url&gt;&lt;/related-urls&gt;&lt;/urls&gt;&lt;/record&gt;&lt;/Cite&gt;&lt;/EndNote&gt;</w:instrText>
      </w:r>
      <w:r w:rsidRPr="00604EDE">
        <w:rPr>
          <w:rFonts w:ascii="Times New Roman" w:hAnsi="Times New Roman" w:cs="Times New Roman"/>
          <w:sz w:val="24"/>
          <w:szCs w:val="24"/>
        </w:rPr>
        <w:fldChar w:fldCharType="separate"/>
      </w:r>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KoboCollect</w:t>
      </w:r>
      <w:proofErr w:type="spellEnd"/>
      <w:r w:rsidRPr="00604EDE">
        <w:rPr>
          <w:rFonts w:ascii="Times New Roman" w:hAnsi="Times New Roman" w:cs="Times New Roman"/>
          <w:sz w:val="24"/>
          <w:szCs w:val="24"/>
        </w:rPr>
        <w:t xml:space="preserve"> 2019)</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was downloaded as an Excel worksheet (Microsoft Corp., Redmond, WA), which contained the information from the questionnaire covering herd information, description of housing</w:t>
      </w:r>
      <w:ins w:id="391" w:author="Caitlin Jeffrey" w:date="2023-07-20T09:07:00Z">
        <w:r w:rsidR="00772CA2">
          <w:rPr>
            <w:rFonts w:ascii="Times New Roman" w:hAnsi="Times New Roman" w:cs="Times New Roman"/>
            <w:sz w:val="24"/>
            <w:szCs w:val="24"/>
          </w:rPr>
          <w:t xml:space="preserve"> </w:t>
        </w:r>
      </w:ins>
      <w:del w:id="392" w:author="Caitlin Jeffrey" w:date="2023-07-20T09:07:00Z">
        <w:r w:rsidRPr="00604EDE" w:rsidDel="00772CA2">
          <w:rPr>
            <w:rFonts w:ascii="Times New Roman" w:hAnsi="Times New Roman" w:cs="Times New Roman"/>
            <w:sz w:val="24"/>
            <w:szCs w:val="24"/>
          </w:rPr>
          <w:delText xml:space="preserve">, bedding, </w:delText>
        </w:r>
      </w:del>
      <w:r w:rsidRPr="00604EDE">
        <w:rPr>
          <w:rFonts w:ascii="Times New Roman" w:hAnsi="Times New Roman" w:cs="Times New Roman"/>
          <w:sz w:val="24"/>
          <w:szCs w:val="24"/>
        </w:rPr>
        <w:t xml:space="preserve">and bedding management, as well as milking hygiene and mastitis control practices. Udder hygiene scores for individual cows </w:t>
      </w:r>
      <w:ins w:id="393" w:author="Caitlin Jeffrey" w:date="2023-06-30T14:25:00Z">
        <w:r w:rsidR="00E65121" w:rsidRPr="00604EDE">
          <w:rPr>
            <w:rFonts w:ascii="Times New Roman" w:hAnsi="Times New Roman" w:cs="Times New Roman"/>
            <w:sz w:val="24"/>
            <w:szCs w:val="24"/>
          </w:rPr>
          <w:t>were used to calculate two farm-level</w:t>
        </w:r>
      </w:ins>
      <w:ins w:id="394" w:author="Caitlin Jeffrey" w:date="2023-06-30T14:26:00Z">
        <w:r w:rsidR="00E65121" w:rsidRPr="00604EDE">
          <w:rPr>
            <w:rFonts w:ascii="Times New Roman" w:hAnsi="Times New Roman" w:cs="Times New Roman"/>
            <w:sz w:val="24"/>
            <w:szCs w:val="24"/>
          </w:rPr>
          <w:t xml:space="preserve"> udder hygiene measures:</w:t>
        </w:r>
        <w:r w:rsidR="00806E14" w:rsidRPr="00604EDE">
          <w:rPr>
            <w:rFonts w:ascii="Times New Roman" w:hAnsi="Times New Roman" w:cs="Times New Roman"/>
            <w:sz w:val="24"/>
            <w:szCs w:val="24"/>
          </w:rPr>
          <w:t xml:space="preserve"> 1)</w:t>
        </w:r>
      </w:ins>
      <w:del w:id="395" w:author="Caitlin Jeffrey" w:date="2023-06-30T14:26:00Z">
        <w:r w:rsidRPr="00604EDE" w:rsidDel="00806E14">
          <w:rPr>
            <w:rFonts w:ascii="Times New Roman" w:hAnsi="Times New Roman" w:cs="Times New Roman"/>
            <w:sz w:val="24"/>
            <w:szCs w:val="24"/>
          </w:rPr>
          <w:delText>at each farm were used to calculate both a</w:delText>
        </w:r>
      </w:del>
      <w:r w:rsidRPr="00604EDE">
        <w:rPr>
          <w:rFonts w:ascii="Times New Roman" w:hAnsi="Times New Roman" w:cs="Times New Roman"/>
          <w:sz w:val="24"/>
          <w:szCs w:val="24"/>
        </w:rPr>
        <w:t xml:space="preserve"> mean udder hygiene score</w:t>
      </w:r>
      <w:ins w:id="396" w:author="Caitlin Jeffrey" w:date="2023-06-30T14:26:00Z">
        <w:r w:rsidR="00806E14" w:rsidRPr="00604EDE">
          <w:rPr>
            <w:rFonts w:ascii="Times New Roman" w:hAnsi="Times New Roman" w:cs="Times New Roman"/>
            <w:sz w:val="24"/>
            <w:szCs w:val="24"/>
          </w:rPr>
          <w:t>,</w:t>
        </w:r>
      </w:ins>
      <w:ins w:id="397" w:author="Caitlin Jeffrey" w:date="2023-07-20T09:07:00Z">
        <w:r w:rsidR="009A7B73">
          <w:rPr>
            <w:rFonts w:ascii="Times New Roman" w:hAnsi="Times New Roman" w:cs="Times New Roman"/>
            <w:sz w:val="24"/>
            <w:szCs w:val="24"/>
          </w:rPr>
          <w:t xml:space="preserve"> and</w:t>
        </w:r>
      </w:ins>
      <w:r w:rsidRPr="00604EDE">
        <w:rPr>
          <w:rFonts w:ascii="Times New Roman" w:hAnsi="Times New Roman" w:cs="Times New Roman"/>
          <w:sz w:val="24"/>
          <w:szCs w:val="24"/>
        </w:rPr>
        <w:t xml:space="preserve"> </w:t>
      </w:r>
      <w:ins w:id="398" w:author="Caitlin Jeffrey" w:date="2023-06-30T14:26:00Z">
        <w:r w:rsidR="00806E14" w:rsidRPr="00604EDE">
          <w:rPr>
            <w:rFonts w:ascii="Times New Roman" w:hAnsi="Times New Roman" w:cs="Times New Roman"/>
            <w:sz w:val="24"/>
            <w:szCs w:val="24"/>
          </w:rPr>
          <w:t xml:space="preserve">2) </w:t>
        </w:r>
      </w:ins>
      <w:del w:id="399" w:author="Caitlin Jeffrey" w:date="2023-06-30T14:26:00Z">
        <w:r w:rsidRPr="00604EDE" w:rsidDel="00806E14">
          <w:rPr>
            <w:rFonts w:ascii="Times New Roman" w:hAnsi="Times New Roman" w:cs="Times New Roman"/>
            <w:sz w:val="24"/>
            <w:szCs w:val="24"/>
          </w:rPr>
          <w:delText>for that farm, as well as the</w:delText>
        </w:r>
      </w:del>
      <w:r w:rsidRPr="00604EDE">
        <w:rPr>
          <w:rFonts w:ascii="Times New Roman" w:hAnsi="Times New Roman" w:cs="Times New Roman"/>
          <w:sz w:val="24"/>
          <w:szCs w:val="24"/>
        </w:rPr>
        <w:t xml:space="preserve"> proportion of cows with dirty udders (udder hygiene score ≥3)</w:t>
      </w:r>
      <w:del w:id="400" w:author="Caitlin Jeffrey" w:date="2023-06-30T14:26:00Z">
        <w:r w:rsidRPr="00604EDE" w:rsidDel="00806E14">
          <w:rPr>
            <w:rFonts w:ascii="Times New Roman" w:hAnsi="Times New Roman" w:cs="Times New Roman"/>
            <w:sz w:val="24"/>
            <w:szCs w:val="24"/>
          </w:rPr>
          <w:delText xml:space="preserve"> for each farm</w:delText>
        </w:r>
      </w:del>
      <w:r w:rsidRPr="00604EDE">
        <w:rPr>
          <w:rFonts w:ascii="Times New Roman" w:hAnsi="Times New Roman" w:cs="Times New Roman"/>
          <w:sz w:val="24"/>
          <w:szCs w:val="24"/>
        </w:rPr>
        <w:t>. Bulk tank milk culture data from the U. Minnesota Veterinary Diagnostic lab, DHIA test results, and farm-level udder hygiene outcomes were entered into an Excel database, and the accompanying data for each farm from the questionnaire was then entered into this database to combine the outcomes and possible predictor variables for each of the 21 farms. This Excel database containing questionnaire data, udder health, hygiene, and bulk tank milk findings was then imported into the R Statistical Programming Environment (R Core Team, 2023) for data cleaning, checking, and statistical analysis. The distribution of outcome variables was visually assessed in R to check for normality, and descriptive statistics were calculated to evaluate the distribution and data integrity and to identify missing data (means, variances, percentiles for numeric continuous variables, frequencies tabulations and percentages for categorical variables). Descriptive statistics generated included description of general herd characteristics/farm traits, lactating cow housing/facilities, lactating cow bedding</w:t>
      </w:r>
      <w:ins w:id="401" w:author="Caitlin Jeffrey" w:date="2023-07-20T09:09:00Z">
        <w:r w:rsidR="00C81761">
          <w:rPr>
            <w:rFonts w:ascii="Times New Roman" w:hAnsi="Times New Roman" w:cs="Times New Roman"/>
            <w:sz w:val="24"/>
            <w:szCs w:val="24"/>
          </w:rPr>
          <w:t xml:space="preserve"> material</w:t>
        </w:r>
      </w:ins>
      <w:r w:rsidRPr="00604EDE">
        <w:rPr>
          <w:rFonts w:ascii="Times New Roman" w:hAnsi="Times New Roman" w:cs="Times New Roman"/>
          <w:sz w:val="24"/>
          <w:szCs w:val="24"/>
        </w:rPr>
        <w:t>/bedding management practices, milking hygiene procedures</w:t>
      </w:r>
      <w:ins w:id="402" w:author="Caitlin Jeffrey" w:date="2023-07-20T09:09:00Z">
        <w:r w:rsidR="00C4092D">
          <w:rPr>
            <w:rFonts w:ascii="Times New Roman" w:hAnsi="Times New Roman" w:cs="Times New Roman"/>
            <w:sz w:val="24"/>
            <w:szCs w:val="24"/>
          </w:rPr>
          <w:t>, and</w:t>
        </w:r>
      </w:ins>
      <w:del w:id="403" w:author="Caitlin Jeffrey" w:date="2023-07-20T09:09:00Z">
        <w:r w:rsidRPr="00604EDE" w:rsidDel="00C81761">
          <w:rPr>
            <w:rFonts w:ascii="Times New Roman" w:hAnsi="Times New Roman" w:cs="Times New Roman"/>
            <w:sz w:val="24"/>
            <w:szCs w:val="24"/>
          </w:rPr>
          <w:delText>, and</w:delText>
        </w:r>
      </w:del>
      <w:r w:rsidRPr="00604EDE">
        <w:rPr>
          <w:rFonts w:ascii="Times New Roman" w:hAnsi="Times New Roman" w:cs="Times New Roman"/>
          <w:sz w:val="24"/>
          <w:szCs w:val="24"/>
        </w:rPr>
        <w:t xml:space="preserve"> mastitis control practices for all 21 herds included in the study. Additionally, descriptive statistics were also produced to describe udder hygiene, bulk tank milk </w:t>
      </w:r>
      <w:del w:id="404" w:author="Caitlin Jeffrey" w:date="2023-07-20T09:09:00Z">
        <w:r w:rsidRPr="00604EDE" w:rsidDel="00C4092D">
          <w:rPr>
            <w:rFonts w:ascii="Times New Roman" w:hAnsi="Times New Roman" w:cs="Times New Roman"/>
            <w:sz w:val="24"/>
            <w:szCs w:val="24"/>
          </w:rPr>
          <w:delText>culture</w:delText>
        </w:r>
      </w:del>
      <w:ins w:id="405" w:author="Caitlin Jeffrey" w:date="2023-07-20T09:09:00Z">
        <w:r w:rsidR="00C4092D">
          <w:rPr>
            <w:rFonts w:ascii="Times New Roman" w:hAnsi="Times New Roman" w:cs="Times New Roman"/>
            <w:sz w:val="24"/>
            <w:szCs w:val="24"/>
          </w:rPr>
          <w:t>bacteriology</w:t>
        </w:r>
      </w:ins>
      <w:r w:rsidRPr="00604EDE">
        <w:rPr>
          <w:rFonts w:ascii="Times New Roman" w:hAnsi="Times New Roman" w:cs="Times New Roman"/>
          <w:sz w:val="24"/>
          <w:szCs w:val="24"/>
        </w:rPr>
        <w:t xml:space="preserve">, and DHIA udder health outcomes, both for all herds (n = 21) and stratified by facility type (freestall, bedded pack, tiestall). Distribution of the raw somatic cell count (SCC) data, log2 transformed SCC data, and log10 transformed SCC data was assessed, and all were found to be similarly close to being normally distributed; therefore, raw SCC data was chosen for ease of interpretation. </w:t>
      </w:r>
    </w:p>
    <w:p w14:paraId="1C9857B1" w14:textId="65B765C3" w:rsidR="0011401F" w:rsidRPr="00604EDE" w:rsidRDefault="0011401F" w:rsidP="0011401F">
      <w:pPr>
        <w:spacing w:line="480" w:lineRule="auto"/>
        <w:ind w:firstLine="720"/>
        <w:rPr>
          <w:ins w:id="406" w:author="Caitlin Jeffrey" w:date="2023-07-05T12:25:00Z"/>
          <w:rFonts w:ascii="Times New Roman" w:hAnsi="Times New Roman" w:cs="Times New Roman"/>
          <w:sz w:val="24"/>
          <w:szCs w:val="24"/>
        </w:rPr>
      </w:pPr>
      <w:ins w:id="407" w:author="Caitlin Jeffrey" w:date="2023-07-05T12:25:00Z">
        <w:r w:rsidRPr="00604EDE">
          <w:rPr>
            <w:rFonts w:ascii="Times New Roman" w:hAnsi="Times New Roman" w:cs="Times New Roman"/>
            <w:sz w:val="24"/>
            <w:szCs w:val="24"/>
          </w:rPr>
          <w:t xml:space="preserve">Unconditional comparisons of bulk tank udder health measures, aerobic culture data, and hygiene scores by facility type </w:t>
        </w:r>
      </w:ins>
      <w:ins w:id="408" w:author="Caitlin Jeffrey" w:date="2023-07-05T12:26:00Z">
        <w:r w:rsidRPr="00604EDE">
          <w:rPr>
            <w:rFonts w:ascii="Times New Roman" w:hAnsi="Times New Roman" w:cs="Times New Roman"/>
            <w:sz w:val="24"/>
            <w:szCs w:val="24"/>
          </w:rPr>
          <w:t>were</w:t>
        </w:r>
      </w:ins>
      <w:ins w:id="409" w:author="Caitlin Jeffrey" w:date="2023-07-05T12:25:00Z">
        <w:r w:rsidRPr="00604EDE">
          <w:rPr>
            <w:rFonts w:ascii="Times New Roman" w:hAnsi="Times New Roman" w:cs="Times New Roman"/>
            <w:sz w:val="24"/>
            <w:szCs w:val="24"/>
          </w:rPr>
          <w:t xml:space="preserve"> then carried out using an appropriate test. Bulk tank somatic cell count, % </w:t>
        </w:r>
      </w:ins>
      <w:proofErr w:type="spellStart"/>
      <w:ins w:id="410" w:author="Caitlin Jeffrey" w:date="2023-08-02T07:16:00Z">
        <w:r w:rsidR="009B3369">
          <w:rPr>
            <w:rFonts w:ascii="Times New Roman" w:hAnsi="Times New Roman" w:cs="Times New Roman"/>
            <w:sz w:val="24"/>
            <w:szCs w:val="24"/>
          </w:rPr>
          <w:t>newSCC</w:t>
        </w:r>
      </w:ins>
      <w:proofErr w:type="spellEnd"/>
      <w:ins w:id="411" w:author="Caitlin Jeffrey" w:date="2023-07-05T12:25:00Z">
        <w:r w:rsidRPr="00604EDE">
          <w:rPr>
            <w:rFonts w:ascii="Times New Roman" w:hAnsi="Times New Roman" w:cs="Times New Roman"/>
            <w:sz w:val="24"/>
            <w:szCs w:val="24"/>
          </w:rPr>
          <w:t xml:space="preserve">, % </w:t>
        </w:r>
      </w:ins>
      <w:proofErr w:type="spellStart"/>
      <w:ins w:id="412" w:author="Caitlin Jeffrey" w:date="2023-08-02T07:16:00Z">
        <w:r w:rsidR="009B3369">
          <w:rPr>
            <w:rFonts w:ascii="Times New Roman" w:hAnsi="Times New Roman" w:cs="Times New Roman"/>
            <w:sz w:val="24"/>
            <w:szCs w:val="24"/>
          </w:rPr>
          <w:t>chronSCC</w:t>
        </w:r>
      </w:ins>
      <w:proofErr w:type="spellEnd"/>
      <w:ins w:id="413" w:author="Caitlin Jeffrey" w:date="2023-07-05T12:25:00Z">
        <w:r w:rsidRPr="00604EDE">
          <w:rPr>
            <w:rFonts w:ascii="Times New Roman" w:hAnsi="Times New Roman" w:cs="Times New Roman"/>
            <w:sz w:val="24"/>
            <w:szCs w:val="24"/>
          </w:rPr>
          <w:t xml:space="preserve">, % </w:t>
        </w:r>
      </w:ins>
      <w:proofErr w:type="spellStart"/>
      <w:ins w:id="414" w:author="Caitlin Jeffrey" w:date="2023-08-02T07:15:00Z">
        <w:r w:rsidR="009B3369">
          <w:rPr>
            <w:rFonts w:ascii="Times New Roman" w:hAnsi="Times New Roman" w:cs="Times New Roman"/>
            <w:sz w:val="24"/>
            <w:szCs w:val="24"/>
          </w:rPr>
          <w:t>elevSCC</w:t>
        </w:r>
      </w:ins>
      <w:proofErr w:type="spellEnd"/>
      <w:ins w:id="415" w:author="Caitlin Jeffrey" w:date="2023-07-05T12:25:00Z">
        <w:r w:rsidRPr="00604EDE">
          <w:rPr>
            <w:rFonts w:ascii="Times New Roman" w:hAnsi="Times New Roman" w:cs="Times New Roman"/>
            <w:sz w:val="24"/>
            <w:szCs w:val="24"/>
          </w:rPr>
          <w:t xml:space="preserve">, STD 150-day milk, mean hygiene and proportion dirty udders met the assumptions for a One-way Fisher’s ANOVA (no outliers, normality using a Shapiro-Wilk test </w:t>
        </w:r>
      </w:ins>
      <w:ins w:id="416" w:author="Caitlin Jeffrey" w:date="2023-08-02T07:20:00Z">
        <w:r w:rsidR="00ED0C7B">
          <w:rPr>
            <w:rFonts w:ascii="Times New Roman" w:hAnsi="Times New Roman" w:cs="Times New Roman"/>
            <w:sz w:val="24"/>
            <w:szCs w:val="24"/>
          </w:rPr>
          <w:t xml:space="preserve">at </w:t>
        </w:r>
      </w:ins>
      <w:ins w:id="417" w:author="Caitlin Jeffrey" w:date="2023-07-05T12:25:00Z">
        <w:r w:rsidRPr="00604EDE">
          <w:rPr>
            <w:rFonts w:ascii="Times New Roman" w:hAnsi="Times New Roman" w:cs="Times New Roman"/>
            <w:sz w:val="24"/>
            <w:szCs w:val="24"/>
          </w:rPr>
          <w:t xml:space="preserve">p ≤0.05, and homogeneity of variances using </w:t>
        </w:r>
      </w:ins>
      <w:ins w:id="418" w:author="Caitlin Jeffrey" w:date="2023-08-02T07:21:00Z">
        <w:r w:rsidR="0019400F">
          <w:rPr>
            <w:rFonts w:ascii="Times New Roman" w:hAnsi="Times New Roman" w:cs="Times New Roman"/>
            <w:sz w:val="24"/>
            <w:szCs w:val="24"/>
          </w:rPr>
          <w:t xml:space="preserve">both </w:t>
        </w:r>
      </w:ins>
      <w:ins w:id="419" w:author="Caitlin Jeffrey" w:date="2023-07-05T12:25:00Z">
        <w:r w:rsidRPr="00604EDE">
          <w:rPr>
            <w:rFonts w:ascii="Times New Roman" w:hAnsi="Times New Roman" w:cs="Times New Roman"/>
            <w:sz w:val="24"/>
            <w:szCs w:val="24"/>
          </w:rPr>
          <w:t>Levene’s test and visual assessment of a residuals vs. fitted values plot). The Tukey method was used for adjusting p-values for multiple comparisons (“</w:t>
        </w:r>
        <w:proofErr w:type="spellStart"/>
        <w:r w:rsidRPr="00604EDE">
          <w:rPr>
            <w:rFonts w:ascii="Times New Roman" w:hAnsi="Times New Roman" w:cs="Times New Roman"/>
            <w:sz w:val="24"/>
            <w:szCs w:val="24"/>
          </w:rPr>
          <w:t>TukeyHSD</w:t>
        </w:r>
        <w:proofErr w:type="spellEnd"/>
        <w:r w:rsidRPr="00604EDE">
          <w:rPr>
            <w:rFonts w:ascii="Times New Roman" w:hAnsi="Times New Roman" w:cs="Times New Roman"/>
            <w:sz w:val="24"/>
            <w:szCs w:val="24"/>
          </w:rPr>
          <w:t xml:space="preserve">” function of the “stats” package in R). As most measures of the aerobic culture data were not normally distributed even after log transformation, a </w:t>
        </w:r>
        <w:commentRangeStart w:id="420"/>
        <w:r w:rsidRPr="00604EDE">
          <w:rPr>
            <w:rFonts w:ascii="Times New Roman" w:hAnsi="Times New Roman" w:cs="Times New Roman"/>
            <w:sz w:val="24"/>
            <w:szCs w:val="24"/>
          </w:rPr>
          <w:t>Kruskal-Wallis tes</w:t>
        </w:r>
        <w:commentRangeEnd w:id="420"/>
        <w:r w:rsidRPr="00604EDE">
          <w:rPr>
            <w:rFonts w:ascii="Times New Roman" w:hAnsi="Times New Roman" w:cs="Times New Roman"/>
            <w:sz w:val="24"/>
            <w:szCs w:val="24"/>
          </w:rPr>
          <w:commentReference w:id="420"/>
        </w:r>
        <w:r w:rsidRPr="00604EDE">
          <w:rPr>
            <w:rFonts w:ascii="Times New Roman" w:hAnsi="Times New Roman" w:cs="Times New Roman"/>
            <w:sz w:val="24"/>
            <w:szCs w:val="24"/>
          </w:rPr>
          <w:t>t was used to compare CFU counts between the three facility types. Welch’s ANOVA was used for analysis of average LS, as the data were normally distributed but had unequal variances. Statistical significance for ANOVA and Kruskal-Wallis tests were declared at p ≤0.05.</w:t>
        </w:r>
      </w:ins>
    </w:p>
    <w:p w14:paraId="0E9ADA34" w14:textId="3852A7CC" w:rsidR="006238BB" w:rsidRPr="00604EDE" w:rsidRDefault="006238BB" w:rsidP="00806E14">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Continuous variables underwent correlation analysis to identify variables that were highly associated (</w:t>
      </w:r>
      <w:del w:id="421" w:author="Caitlin Jeffrey" w:date="2023-08-01T13:50:00Z">
        <w:r w:rsidRPr="00604EDE" w:rsidDel="006238F7">
          <w:rPr>
            <w:rFonts w:ascii="Times New Roman" w:hAnsi="Times New Roman" w:cs="Times New Roman"/>
            <w:sz w:val="24"/>
            <w:szCs w:val="24"/>
          </w:rPr>
          <w:delText>R</w:delText>
        </w:r>
        <w:r w:rsidRPr="00604EDE" w:rsidDel="006238F7">
          <w:rPr>
            <w:rFonts w:ascii="Times New Roman" w:hAnsi="Times New Roman" w:cs="Times New Roman"/>
            <w:sz w:val="24"/>
            <w:szCs w:val="24"/>
            <w:vertAlign w:val="superscript"/>
          </w:rPr>
          <w:delText>2</w:delText>
        </w:r>
        <w:r w:rsidRPr="00604EDE" w:rsidDel="006238F7">
          <w:rPr>
            <w:rFonts w:ascii="Times New Roman" w:hAnsi="Times New Roman" w:cs="Times New Roman"/>
            <w:sz w:val="24"/>
            <w:szCs w:val="24"/>
          </w:rPr>
          <w:delText xml:space="preserve"> </w:delText>
        </w:r>
      </w:del>
      <w:ins w:id="422" w:author="Caitlin Jeffrey" w:date="2023-08-01T13:50:00Z">
        <w:r w:rsidR="006238F7">
          <w:rPr>
            <w:rFonts w:ascii="Times New Roman" w:hAnsi="Times New Roman" w:cs="Times New Roman"/>
            <w:sz w:val="24"/>
            <w:szCs w:val="24"/>
          </w:rPr>
          <w:t>correlation coefficient</w:t>
        </w:r>
      </w:ins>
      <w:ins w:id="423" w:author="Caitlin Jeffrey" w:date="2023-08-01T13:54:00Z">
        <w:r w:rsidR="00E736FF">
          <w:rPr>
            <w:rFonts w:ascii="Times New Roman" w:hAnsi="Times New Roman" w:cs="Times New Roman"/>
            <w:sz w:val="24"/>
            <w:szCs w:val="24"/>
          </w:rPr>
          <w:t xml:space="preserve"> </w:t>
        </w:r>
      </w:ins>
      <w:r w:rsidRPr="00604EDE">
        <w:rPr>
          <w:rFonts w:ascii="Times New Roman" w:hAnsi="Times New Roman" w:cs="Times New Roman"/>
          <w:sz w:val="24"/>
          <w:szCs w:val="24"/>
        </w:rPr>
        <w:t>≥</w:t>
      </w:r>
      <w:del w:id="424" w:author="Caitlin Jeffrey" w:date="2023-08-01T13:54:00Z">
        <w:r w:rsidRPr="00604EDE" w:rsidDel="00E736FF">
          <w:rPr>
            <w:rFonts w:ascii="Times New Roman" w:hAnsi="Times New Roman" w:cs="Times New Roman"/>
            <w:sz w:val="24"/>
            <w:szCs w:val="24"/>
          </w:rPr>
          <w:delText xml:space="preserve"> </w:delText>
        </w:r>
      </w:del>
      <w:r w:rsidRPr="00604EDE">
        <w:rPr>
          <w:rFonts w:ascii="Times New Roman" w:hAnsi="Times New Roman" w:cs="Times New Roman"/>
          <w:sz w:val="24"/>
          <w:szCs w:val="24"/>
        </w:rPr>
        <w:t>0.60), and unconditional associations among categorical variables were evaluated using a Pearson’s chi-squared or Fischer’s Exact test as appropriate (p ≤</w:t>
      </w:r>
      <w:del w:id="425" w:author="Caitlin Jeffrey" w:date="2023-08-03T13:16: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0.05). An ANOVA was used to check for correlation between numeric continuous variables and categorical variables (p ≤</w:t>
      </w:r>
      <w:del w:id="426" w:author="Caitlin Jeffrey" w:date="2023-08-03T13:16: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0.05). When a categorical variable had many </w:t>
      </w:r>
      <w:del w:id="427" w:author="Caitlin Jeffrey" w:date="2023-08-02T07:22:00Z">
        <w:r w:rsidRPr="00604EDE" w:rsidDel="008309C5">
          <w:rPr>
            <w:rFonts w:ascii="Times New Roman" w:hAnsi="Times New Roman" w:cs="Times New Roman"/>
            <w:sz w:val="24"/>
            <w:szCs w:val="24"/>
          </w:rPr>
          <w:delText xml:space="preserve">categories </w:delText>
        </w:r>
      </w:del>
      <w:ins w:id="428" w:author="Caitlin Jeffrey" w:date="2023-08-02T07:22:00Z">
        <w:r w:rsidR="008309C5">
          <w:rPr>
            <w:rFonts w:ascii="Times New Roman" w:hAnsi="Times New Roman" w:cs="Times New Roman"/>
            <w:sz w:val="24"/>
            <w:szCs w:val="24"/>
          </w:rPr>
          <w:t>g</w:t>
        </w:r>
      </w:ins>
      <w:ins w:id="429" w:author="Caitlin Jeffrey" w:date="2023-08-02T07:23:00Z">
        <w:r w:rsidR="008309C5">
          <w:rPr>
            <w:rFonts w:ascii="Times New Roman" w:hAnsi="Times New Roman" w:cs="Times New Roman"/>
            <w:sz w:val="24"/>
            <w:szCs w:val="24"/>
          </w:rPr>
          <w:t>roups</w:t>
        </w:r>
      </w:ins>
      <w:ins w:id="430" w:author="Caitlin Jeffrey" w:date="2023-08-02T07:22:00Z">
        <w:r w:rsidR="008309C5"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with a small number of observations in each, </w:t>
      </w:r>
      <w:del w:id="431" w:author="Caitlin Jeffrey" w:date="2023-08-02T07:23:00Z">
        <w:r w:rsidRPr="00604EDE" w:rsidDel="008309C5">
          <w:rPr>
            <w:rFonts w:ascii="Times New Roman" w:hAnsi="Times New Roman" w:cs="Times New Roman"/>
            <w:sz w:val="24"/>
            <w:szCs w:val="24"/>
          </w:rPr>
          <w:delText xml:space="preserve">categories </w:delText>
        </w:r>
      </w:del>
      <w:ins w:id="432" w:author="Caitlin Jeffrey" w:date="2023-08-02T07:23:00Z">
        <w:r w:rsidR="008309C5">
          <w:rPr>
            <w:rFonts w:ascii="Times New Roman" w:hAnsi="Times New Roman" w:cs="Times New Roman"/>
            <w:sz w:val="24"/>
            <w:szCs w:val="24"/>
          </w:rPr>
          <w:t>groups</w:t>
        </w:r>
        <w:r w:rsidR="008309C5"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were combined when biologically </w:t>
      </w:r>
      <w:del w:id="433" w:author="Caitlin Jeffrey" w:date="2023-08-02T07:23:00Z">
        <w:r w:rsidRPr="00604EDE" w:rsidDel="007B655C">
          <w:rPr>
            <w:rFonts w:ascii="Times New Roman" w:hAnsi="Times New Roman" w:cs="Times New Roman"/>
            <w:sz w:val="24"/>
            <w:szCs w:val="24"/>
          </w:rPr>
          <w:delText>plausible/</w:delText>
        </w:r>
      </w:del>
      <w:r w:rsidRPr="00604EDE">
        <w:rPr>
          <w:rFonts w:ascii="Times New Roman" w:hAnsi="Times New Roman" w:cs="Times New Roman"/>
          <w:sz w:val="24"/>
          <w:szCs w:val="24"/>
        </w:rPr>
        <w:t xml:space="preserve">reasonable </w:t>
      </w:r>
      <w:del w:id="434" w:author="Caitlin Jeffrey" w:date="2023-07-20T09:12:00Z">
        <w:r w:rsidRPr="00604EDE" w:rsidDel="00706DA1">
          <w:rPr>
            <w:rFonts w:ascii="Times New Roman" w:hAnsi="Times New Roman" w:cs="Times New Roman"/>
            <w:sz w:val="24"/>
            <w:szCs w:val="24"/>
          </w:rPr>
          <w:delText>in an attempt to</w:delText>
        </w:r>
      </w:del>
      <w:ins w:id="435" w:author="Caitlin Jeffrey" w:date="2023-07-20T09:12:00Z">
        <w:r w:rsidR="00706DA1" w:rsidRPr="00604EDE">
          <w:rPr>
            <w:rFonts w:ascii="Times New Roman" w:hAnsi="Times New Roman" w:cs="Times New Roman"/>
            <w:sz w:val="24"/>
            <w:szCs w:val="24"/>
          </w:rPr>
          <w:t>to</w:t>
        </w:r>
      </w:ins>
      <w:r w:rsidRPr="00604EDE">
        <w:rPr>
          <w:rFonts w:ascii="Times New Roman" w:hAnsi="Times New Roman" w:cs="Times New Roman"/>
          <w:sz w:val="24"/>
          <w:szCs w:val="24"/>
        </w:rPr>
        <w:t xml:space="preserve"> have all categories of predictor variables contain at least </w:t>
      </w:r>
      <w:ins w:id="436" w:author="Caitlin Jeffrey" w:date="2023-07-20T09:11:00Z">
        <w:r w:rsidR="00706DA1">
          <w:rPr>
            <w:rFonts w:ascii="Times New Roman" w:hAnsi="Times New Roman" w:cs="Times New Roman"/>
            <w:sz w:val="24"/>
            <w:szCs w:val="24"/>
          </w:rPr>
          <w:t>five</w:t>
        </w:r>
      </w:ins>
      <w:del w:id="437" w:author="Caitlin Jeffrey" w:date="2023-07-20T09:11:00Z">
        <w:r w:rsidRPr="00604EDE" w:rsidDel="00706DA1">
          <w:rPr>
            <w:rFonts w:ascii="Times New Roman" w:hAnsi="Times New Roman" w:cs="Times New Roman"/>
            <w:sz w:val="24"/>
            <w:szCs w:val="24"/>
          </w:rPr>
          <w:delText>5</w:delText>
        </w:r>
      </w:del>
      <w:r w:rsidRPr="00604EDE">
        <w:rPr>
          <w:rFonts w:ascii="Times New Roman" w:hAnsi="Times New Roman" w:cs="Times New Roman"/>
          <w:sz w:val="24"/>
          <w:szCs w:val="24"/>
        </w:rPr>
        <w:t xml:space="preserve"> observations. If any predictor had only </w:t>
      </w:r>
      <w:ins w:id="438" w:author="Caitlin Jeffrey" w:date="2023-07-20T09:12:00Z">
        <w:r w:rsidR="00706DA1">
          <w:rPr>
            <w:rFonts w:ascii="Times New Roman" w:hAnsi="Times New Roman" w:cs="Times New Roman"/>
            <w:sz w:val="24"/>
            <w:szCs w:val="24"/>
          </w:rPr>
          <w:t>one</w:t>
        </w:r>
      </w:ins>
      <w:del w:id="439" w:author="Caitlin Jeffrey" w:date="2023-07-20T09:12:00Z">
        <w:r w:rsidRPr="00604EDE" w:rsidDel="00706DA1">
          <w:rPr>
            <w:rFonts w:ascii="Times New Roman" w:hAnsi="Times New Roman" w:cs="Times New Roman"/>
            <w:sz w:val="24"/>
            <w:szCs w:val="24"/>
          </w:rPr>
          <w:delText>1</w:delText>
        </w:r>
      </w:del>
      <w:r w:rsidRPr="00604EDE">
        <w:rPr>
          <w:rFonts w:ascii="Times New Roman" w:hAnsi="Times New Roman" w:cs="Times New Roman"/>
          <w:sz w:val="24"/>
          <w:szCs w:val="24"/>
        </w:rPr>
        <w:t xml:space="preserve"> observation in a group and there was no way to combine groups in a logical way, it was </w:t>
      </w:r>
      <w:ins w:id="440" w:author="Caitlin Jeffrey" w:date="2023-08-02T12:29:00Z">
        <w:r w:rsidR="00FF2D96">
          <w:rPr>
            <w:rFonts w:ascii="Times New Roman" w:hAnsi="Times New Roman" w:cs="Times New Roman"/>
            <w:sz w:val="24"/>
            <w:szCs w:val="24"/>
          </w:rPr>
          <w:t>ex</w:t>
        </w:r>
      </w:ins>
      <w:del w:id="441" w:author="Caitlin Jeffrey" w:date="2023-08-02T12:29:00Z">
        <w:r w:rsidRPr="00604EDE" w:rsidDel="00FF2D96">
          <w:rPr>
            <w:rFonts w:ascii="Times New Roman" w:hAnsi="Times New Roman" w:cs="Times New Roman"/>
            <w:sz w:val="24"/>
            <w:szCs w:val="24"/>
          </w:rPr>
          <w:delText>dis</w:delText>
        </w:r>
      </w:del>
      <w:r w:rsidRPr="00604EDE">
        <w:rPr>
          <w:rFonts w:ascii="Times New Roman" w:hAnsi="Times New Roman" w:cs="Times New Roman"/>
          <w:sz w:val="24"/>
          <w:szCs w:val="24"/>
        </w:rPr>
        <w:t>cluded from further analysis (but listed in descriptive statistic tables).</w:t>
      </w:r>
    </w:p>
    <w:p w14:paraId="679FCC64" w14:textId="7302A542" w:rsidR="00131683" w:rsidRPr="00604EDE" w:rsidRDefault="006238BB" w:rsidP="00361820">
      <w:pPr>
        <w:spacing w:line="480" w:lineRule="auto"/>
        <w:ind w:firstLine="720"/>
        <w:rPr>
          <w:ins w:id="442" w:author="Caitlin Jeffrey" w:date="2023-07-05T12:31:00Z"/>
          <w:rFonts w:ascii="Times New Roman" w:hAnsi="Times New Roman" w:cs="Times New Roman"/>
          <w:sz w:val="24"/>
          <w:szCs w:val="24"/>
        </w:rPr>
      </w:pPr>
      <w:r w:rsidRPr="00604EDE">
        <w:rPr>
          <w:rFonts w:ascii="Times New Roman" w:hAnsi="Times New Roman" w:cs="Times New Roman"/>
          <w:sz w:val="24"/>
          <w:szCs w:val="24"/>
        </w:rPr>
        <w:t xml:space="preserve">Univariate linear regression was performed in R using the “lme4” package to investigate the unconditional relationship between the six </w:t>
      </w:r>
      <w:del w:id="443" w:author="Caitlin Jeffrey" w:date="2023-07-05T12:35:00Z">
        <w:r w:rsidRPr="00604EDE" w:rsidDel="00F61CBE">
          <w:rPr>
            <w:rFonts w:ascii="Times New Roman" w:hAnsi="Times New Roman" w:cs="Times New Roman"/>
            <w:sz w:val="24"/>
            <w:szCs w:val="24"/>
          </w:rPr>
          <w:delText xml:space="preserve">(seven?) </w:delText>
        </w:r>
      </w:del>
      <w:r w:rsidRPr="00604EDE">
        <w:rPr>
          <w:rFonts w:ascii="Times New Roman" w:hAnsi="Times New Roman" w:cs="Times New Roman"/>
          <w:sz w:val="24"/>
          <w:szCs w:val="24"/>
        </w:rPr>
        <w:t>udder healt</w:t>
      </w:r>
      <w:del w:id="444" w:author="Caitlin Jeffrey" w:date="2023-07-05T12:35:00Z">
        <w:r w:rsidRPr="00604EDE" w:rsidDel="00F61CBE">
          <w:rPr>
            <w:rFonts w:ascii="Times New Roman" w:hAnsi="Times New Roman" w:cs="Times New Roman"/>
            <w:sz w:val="24"/>
            <w:szCs w:val="24"/>
          </w:rPr>
          <w:delText>h (+/-</w:delText>
        </w:r>
      </w:del>
      <w:ins w:id="445" w:author="Caitlin Jeffrey" w:date="2023-07-05T12:35:00Z">
        <w:r w:rsidR="00F61CBE" w:rsidRPr="00604EDE">
          <w:rPr>
            <w:rFonts w:ascii="Times New Roman" w:hAnsi="Times New Roman" w:cs="Times New Roman"/>
            <w:sz w:val="24"/>
            <w:szCs w:val="24"/>
          </w:rPr>
          <w:t>h</w:t>
        </w:r>
      </w:ins>
      <w:r w:rsidRPr="00604EDE">
        <w:rPr>
          <w:rFonts w:ascii="Times New Roman" w:hAnsi="Times New Roman" w:cs="Times New Roman"/>
          <w:sz w:val="24"/>
          <w:szCs w:val="24"/>
        </w:rPr>
        <w:t xml:space="preserve"> and production</w:t>
      </w:r>
      <w:ins w:id="446" w:author="Caitlin Jeffrey" w:date="2023-08-02T07:28:00Z">
        <w:r w:rsidR="008031B4">
          <w:rPr>
            <w:rFonts w:ascii="Times New Roman" w:hAnsi="Times New Roman" w:cs="Times New Roman"/>
            <w:sz w:val="24"/>
            <w:szCs w:val="24"/>
          </w:rPr>
          <w:t xml:space="preserve"> outcomes</w:t>
        </w:r>
      </w:ins>
      <w:ins w:id="447" w:author="Caitlin Jeffrey" w:date="2023-07-05T12:35:00Z">
        <w:r w:rsidR="00F61CBE" w:rsidRPr="00604EDE">
          <w:rPr>
            <w:rFonts w:ascii="Times New Roman" w:hAnsi="Times New Roman" w:cs="Times New Roman"/>
            <w:sz w:val="24"/>
            <w:szCs w:val="24"/>
          </w:rPr>
          <w:t xml:space="preserve"> </w:t>
        </w:r>
      </w:ins>
      <w:del w:id="448" w:author="Caitlin Jeffrey" w:date="2023-07-05T12:35:00Z">
        <w:r w:rsidRPr="00604EDE" w:rsidDel="00F61CBE">
          <w:rPr>
            <w:rFonts w:ascii="Times New Roman" w:hAnsi="Times New Roman" w:cs="Times New Roman"/>
            <w:sz w:val="24"/>
            <w:szCs w:val="24"/>
          </w:rPr>
          <w:delText>, if use STD</w:delText>
        </w:r>
        <w:r w:rsidR="002776CC" w:rsidRPr="00604EDE" w:rsidDel="00F61CBE">
          <w:rPr>
            <w:rFonts w:ascii="Times New Roman" w:hAnsi="Times New Roman" w:cs="Times New Roman"/>
            <w:sz w:val="24"/>
            <w:szCs w:val="24"/>
          </w:rPr>
          <w:delText xml:space="preserve"> </w:delText>
        </w:r>
        <w:r w:rsidRPr="00604EDE" w:rsidDel="00F61CBE">
          <w:rPr>
            <w:rFonts w:ascii="Times New Roman" w:hAnsi="Times New Roman" w:cs="Times New Roman"/>
            <w:sz w:val="24"/>
            <w:szCs w:val="24"/>
          </w:rPr>
          <w:delText>150</w:delText>
        </w:r>
        <w:r w:rsidR="00FE2FD8" w:rsidRPr="00604EDE" w:rsidDel="00F61CBE">
          <w:rPr>
            <w:rFonts w:ascii="Times New Roman" w:hAnsi="Times New Roman" w:cs="Times New Roman"/>
            <w:sz w:val="24"/>
            <w:szCs w:val="24"/>
          </w:rPr>
          <w:delText>-day</w:delText>
        </w:r>
        <w:r w:rsidRPr="00604EDE" w:rsidDel="00F61CBE">
          <w:rPr>
            <w:rFonts w:ascii="Times New Roman" w:hAnsi="Times New Roman" w:cs="Times New Roman"/>
            <w:sz w:val="24"/>
            <w:szCs w:val="24"/>
          </w:rPr>
          <w:delText xml:space="preserve"> milk) </w:delText>
        </w:r>
      </w:del>
      <w:r w:rsidRPr="00604EDE">
        <w:rPr>
          <w:rFonts w:ascii="Times New Roman" w:hAnsi="Times New Roman" w:cs="Times New Roman"/>
          <w:sz w:val="24"/>
          <w:szCs w:val="24"/>
        </w:rPr>
        <w:t xml:space="preserve">(BTSCC, avg. </w:t>
      </w:r>
      <w:del w:id="449" w:author="Caitlin Jeffrey" w:date="2023-06-30T10:42:00Z">
        <w:r w:rsidRPr="00604EDE" w:rsidDel="00087FBC">
          <w:rPr>
            <w:rFonts w:ascii="Times New Roman" w:hAnsi="Times New Roman" w:cs="Times New Roman"/>
            <w:sz w:val="24"/>
            <w:szCs w:val="24"/>
          </w:rPr>
          <w:delText xml:space="preserve">weighted LS; average unweighted </w:delText>
        </w:r>
      </w:del>
      <w:r w:rsidRPr="00604EDE">
        <w:rPr>
          <w:rFonts w:ascii="Times New Roman" w:hAnsi="Times New Roman" w:cs="Times New Roman"/>
          <w:sz w:val="24"/>
          <w:szCs w:val="24"/>
        </w:rPr>
        <w:t xml:space="preserve">LS; </w:t>
      </w:r>
      <w:del w:id="450" w:author="Caitlin Jeffrey" w:date="2023-08-02T07:16:00Z">
        <w:r w:rsidRPr="00604EDE" w:rsidDel="009B3369">
          <w:rPr>
            <w:rFonts w:ascii="Times New Roman" w:hAnsi="Times New Roman" w:cs="Times New Roman"/>
            <w:sz w:val="24"/>
            <w:szCs w:val="24"/>
          </w:rPr>
          <w:delText>ne</w:delText>
        </w:r>
      </w:del>
      <w:proofErr w:type="spellStart"/>
      <w:ins w:id="451" w:author="Caitlin Jeffrey" w:date="2023-08-02T07:16:00Z">
        <w:r w:rsidR="009B3369">
          <w:rPr>
            <w:rFonts w:ascii="Times New Roman" w:hAnsi="Times New Roman" w:cs="Times New Roman"/>
            <w:sz w:val="24"/>
            <w:szCs w:val="24"/>
          </w:rPr>
          <w:t>newSCC</w:t>
        </w:r>
      </w:ins>
      <w:proofErr w:type="spellEnd"/>
      <w:del w:id="452" w:author="Caitlin Jeffrey" w:date="2023-06-30T11:48:00Z">
        <w:r w:rsidRPr="00604EDE" w:rsidDel="00C81FD9">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w:t>
      </w:r>
      <w:proofErr w:type="spellStart"/>
      <w:ins w:id="453" w:author="Caitlin Jeffrey" w:date="2023-08-02T07:15:00Z">
        <w:r w:rsidR="009B3369">
          <w:rPr>
            <w:rFonts w:ascii="Times New Roman" w:hAnsi="Times New Roman" w:cs="Times New Roman"/>
            <w:sz w:val="24"/>
            <w:szCs w:val="24"/>
          </w:rPr>
          <w:t>elevSCC</w:t>
        </w:r>
      </w:ins>
      <w:proofErr w:type="spellEnd"/>
      <w:del w:id="454" w:author="Caitlin Jeffrey" w:date="2023-06-30T13:19:00Z">
        <w:r w:rsidRPr="00604EDE" w:rsidDel="00BB658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w:t>
      </w:r>
      <w:del w:id="455" w:author="Caitlin Jeffrey" w:date="2023-06-30T11:18:00Z">
        <w:r w:rsidRPr="00604EDE" w:rsidDel="007B44D7">
          <w:rPr>
            <w:rFonts w:ascii="Times New Roman" w:hAnsi="Times New Roman" w:cs="Times New Roman"/>
            <w:sz w:val="24"/>
            <w:szCs w:val="24"/>
          </w:rPr>
          <w:delText>chronic IMI</w:delText>
        </w:r>
      </w:del>
      <w:proofErr w:type="spellStart"/>
      <w:ins w:id="456" w:author="Caitlin Jeffrey" w:date="2023-08-02T07:16:00Z">
        <w:r w:rsidR="009B3369">
          <w:rPr>
            <w:rFonts w:ascii="Times New Roman" w:hAnsi="Times New Roman" w:cs="Times New Roman"/>
            <w:sz w:val="24"/>
            <w:szCs w:val="24"/>
          </w:rPr>
          <w:t>chronSCC</w:t>
        </w:r>
      </w:ins>
      <w:proofErr w:type="spellEnd"/>
      <w:ins w:id="457" w:author="Caitlin Jeffrey" w:date="2023-07-05T12:35:00Z">
        <w:r w:rsidR="00F61CBE" w:rsidRPr="00604EDE">
          <w:rPr>
            <w:rFonts w:ascii="Times New Roman" w:hAnsi="Times New Roman" w:cs="Times New Roman"/>
            <w:sz w:val="24"/>
            <w:szCs w:val="24"/>
          </w:rPr>
          <w:t>, STD 150-day</w:t>
        </w:r>
      </w:ins>
      <w:ins w:id="458" w:author="Caitlin Jeffrey" w:date="2023-08-02T07:29:00Z">
        <w:r w:rsidR="004C16CA">
          <w:rPr>
            <w:rFonts w:ascii="Times New Roman" w:hAnsi="Times New Roman" w:cs="Times New Roman"/>
            <w:sz w:val="24"/>
            <w:szCs w:val="24"/>
          </w:rPr>
          <w:t xml:space="preserve"> milk</w:t>
        </w:r>
      </w:ins>
      <w:r w:rsidRPr="00604EDE">
        <w:rPr>
          <w:rFonts w:ascii="Times New Roman" w:hAnsi="Times New Roman" w:cs="Times New Roman"/>
          <w:sz w:val="24"/>
          <w:szCs w:val="24"/>
        </w:rPr>
        <w:t xml:space="preserve">) and two hygiene outcomes </w:t>
      </w:r>
      <w:del w:id="459" w:author="Caitlin Jeffrey" w:date="2023-08-02T07:28:00Z">
        <w:r w:rsidRPr="00604EDE" w:rsidDel="008031B4">
          <w:rPr>
            <w:rFonts w:ascii="Times New Roman" w:hAnsi="Times New Roman" w:cs="Times New Roman"/>
            <w:sz w:val="24"/>
            <w:szCs w:val="24"/>
          </w:rPr>
          <w:delText xml:space="preserve">of interest </w:delText>
        </w:r>
      </w:del>
      <w:r w:rsidRPr="00604EDE">
        <w:rPr>
          <w:rFonts w:ascii="Times New Roman" w:hAnsi="Times New Roman" w:cs="Times New Roman"/>
          <w:sz w:val="24"/>
          <w:szCs w:val="24"/>
        </w:rPr>
        <w:t>(mean hygiene score</w:t>
      </w:r>
      <w:ins w:id="460" w:author="Caitlin Jeffrey" w:date="2023-08-02T07:29:00Z">
        <w:r w:rsidR="00EF04DE">
          <w:rPr>
            <w:rFonts w:ascii="Times New Roman" w:hAnsi="Times New Roman" w:cs="Times New Roman"/>
            <w:sz w:val="24"/>
            <w:szCs w:val="24"/>
          </w:rPr>
          <w:t xml:space="preserve">, </w:t>
        </w:r>
      </w:ins>
      <w:del w:id="461" w:author="Caitlin Jeffrey" w:date="2023-08-02T07:29:00Z">
        <w:r w:rsidRPr="00604EDE" w:rsidDel="00EF04DE">
          <w:rPr>
            <w:rFonts w:ascii="Times New Roman" w:hAnsi="Times New Roman" w:cs="Times New Roman"/>
            <w:sz w:val="24"/>
            <w:szCs w:val="24"/>
          </w:rPr>
          <w:delText xml:space="preserve"> and </w:delText>
        </w:r>
      </w:del>
      <w:r w:rsidRPr="00604EDE">
        <w:rPr>
          <w:rFonts w:ascii="Times New Roman" w:hAnsi="Times New Roman" w:cs="Times New Roman"/>
          <w:sz w:val="24"/>
          <w:szCs w:val="24"/>
        </w:rPr>
        <w:t>proportion of dirty udders</w:t>
      </w:r>
      <w:del w:id="462" w:author="Caitlin Jeffrey" w:date="2023-08-02T07:29:00Z">
        <w:r w:rsidRPr="00604EDE" w:rsidDel="00EF04DE">
          <w:rPr>
            <w:rFonts w:ascii="Times New Roman" w:hAnsi="Times New Roman" w:cs="Times New Roman"/>
            <w:sz w:val="24"/>
            <w:szCs w:val="24"/>
          </w:rPr>
          <w:delText xml:space="preserve"> for each farm</w:delText>
        </w:r>
      </w:del>
      <w:r w:rsidRPr="00604EDE">
        <w:rPr>
          <w:rFonts w:ascii="Times New Roman" w:hAnsi="Times New Roman" w:cs="Times New Roman"/>
          <w:sz w:val="24"/>
          <w:szCs w:val="24"/>
        </w:rPr>
        <w:t xml:space="preserve">) </w:t>
      </w:r>
      <w:ins w:id="463" w:author="Caitlin Jeffrey" w:date="2023-08-02T07:30:00Z">
        <w:r w:rsidR="00C41832">
          <w:rPr>
            <w:rFonts w:ascii="Times New Roman" w:hAnsi="Times New Roman" w:cs="Times New Roman"/>
            <w:sz w:val="24"/>
            <w:szCs w:val="24"/>
          </w:rPr>
          <w:t xml:space="preserve">for each farm </w:t>
        </w:r>
      </w:ins>
      <w:r w:rsidRPr="00604EDE">
        <w:rPr>
          <w:rFonts w:ascii="Times New Roman" w:hAnsi="Times New Roman" w:cs="Times New Roman"/>
          <w:sz w:val="24"/>
          <w:szCs w:val="24"/>
        </w:rPr>
        <w:t xml:space="preserve">and the </w:t>
      </w:r>
      <w:commentRangeStart w:id="464"/>
      <w:r w:rsidRPr="00604EDE">
        <w:rPr>
          <w:rFonts w:ascii="Times New Roman" w:hAnsi="Times New Roman" w:cs="Times New Roman"/>
          <w:sz w:val="24"/>
          <w:szCs w:val="24"/>
        </w:rPr>
        <w:t xml:space="preserve">previously-described herd-level independent variables. </w:t>
      </w:r>
      <w:commentRangeEnd w:id="464"/>
      <w:r w:rsidRPr="00604EDE">
        <w:rPr>
          <w:rFonts w:ascii="Times New Roman" w:hAnsi="Times New Roman" w:cs="Times New Roman"/>
          <w:sz w:val="24"/>
          <w:szCs w:val="24"/>
        </w:rPr>
        <w:commentReference w:id="464"/>
      </w:r>
      <w:r w:rsidRPr="00604EDE">
        <w:rPr>
          <w:rFonts w:ascii="Times New Roman" w:hAnsi="Times New Roman" w:cs="Times New Roman"/>
          <w:sz w:val="24"/>
          <w:szCs w:val="24"/>
        </w:rPr>
        <w:t>Any explanatory variable that was unconditionally associated with 1 or more of the outcomes of interest at p &lt;</w:t>
      </w:r>
      <w:del w:id="465" w:author="Caitlin Jeffrey" w:date="2023-08-03T13:08:00Z">
        <w:r w:rsidRPr="00604EDE" w:rsidDel="003B5296">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0.20 was then offered into a multivariable model investigating the relationship between the udder health or hygiene outcome and the herd-level predictor variables. Facility type was forced into these multivariable models, as it was the primary explanatory predictor of interest. A backward stepwise variable selection process was </w:t>
      </w:r>
      <w:ins w:id="466" w:author="Caitlin Jeffrey" w:date="2023-08-02T07:30:00Z">
        <w:r w:rsidR="00817C7E">
          <w:rPr>
            <w:rFonts w:ascii="Times New Roman" w:hAnsi="Times New Roman" w:cs="Times New Roman"/>
            <w:sz w:val="24"/>
            <w:szCs w:val="24"/>
          </w:rPr>
          <w:t xml:space="preserve">then </w:t>
        </w:r>
      </w:ins>
      <w:r w:rsidRPr="00604EDE">
        <w:rPr>
          <w:rFonts w:ascii="Times New Roman" w:hAnsi="Times New Roman" w:cs="Times New Roman"/>
          <w:sz w:val="24"/>
          <w:szCs w:val="24"/>
        </w:rPr>
        <w:t xml:space="preserve">used, with the least significant variables being removed one by one until all remaining predictors had </w:t>
      </w:r>
      <w:ins w:id="467" w:author="Caitlin Jeffrey" w:date="2023-07-20T09:13:00Z">
        <w:r w:rsidR="00A53EA8">
          <w:rPr>
            <w:rFonts w:ascii="Times New Roman" w:hAnsi="Times New Roman" w:cs="Times New Roman"/>
            <w:sz w:val="24"/>
            <w:szCs w:val="24"/>
          </w:rPr>
          <w:t>p</w:t>
        </w:r>
      </w:ins>
      <w:del w:id="468" w:author="Caitlin Jeffrey" w:date="2023-07-20T09:13:00Z">
        <w:r w:rsidRPr="00604EDE" w:rsidDel="00A53EA8">
          <w:rPr>
            <w:rFonts w:ascii="Times New Roman" w:hAnsi="Times New Roman" w:cs="Times New Roman"/>
            <w:sz w:val="24"/>
            <w:szCs w:val="24"/>
          </w:rPr>
          <w:delText>P</w:delText>
        </w:r>
      </w:del>
      <w:r w:rsidRPr="00604EDE">
        <w:rPr>
          <w:rFonts w:ascii="Times New Roman" w:hAnsi="Times New Roman" w:cs="Times New Roman"/>
          <w:sz w:val="24"/>
          <w:szCs w:val="24"/>
        </w:rPr>
        <w:t xml:space="preserve"> ≤</w:t>
      </w:r>
      <w:del w:id="469" w:author="Caitlin Jeffrey" w:date="2023-08-03T13:16: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0.10.</w:t>
      </w:r>
    </w:p>
    <w:p w14:paraId="01AAA848" w14:textId="689EE7F8" w:rsidR="00131683" w:rsidRPr="00604EDE" w:rsidDel="007E0F06" w:rsidRDefault="006238BB">
      <w:pPr>
        <w:spacing w:line="480" w:lineRule="auto"/>
        <w:ind w:firstLine="720"/>
        <w:rPr>
          <w:del w:id="470" w:author="Caitlin Jeffrey" w:date="2023-07-05T12:40:00Z"/>
          <w:moveTo w:id="471" w:author="Caitlin Jeffrey" w:date="2023-07-05T12:31:00Z"/>
          <w:rFonts w:ascii="Times New Roman" w:hAnsi="Times New Roman" w:cs="Times New Roman"/>
          <w:sz w:val="24"/>
          <w:szCs w:val="24"/>
        </w:rPr>
      </w:pPr>
      <w:del w:id="472" w:author="Caitlin Jeffrey" w:date="2023-07-05T12:33:00Z">
        <w:r w:rsidRPr="00604EDE" w:rsidDel="003F1E5F">
          <w:rPr>
            <w:rFonts w:ascii="Times New Roman" w:hAnsi="Times New Roman" w:cs="Times New Roman"/>
            <w:sz w:val="24"/>
            <w:szCs w:val="24"/>
          </w:rPr>
          <w:delText xml:space="preserve"> </w:delText>
        </w:r>
        <w:commentRangeStart w:id="473"/>
        <w:r w:rsidRPr="00604EDE" w:rsidDel="003F1E5F">
          <w:rPr>
            <w:rFonts w:ascii="Times New Roman" w:hAnsi="Times New Roman" w:cs="Times New Roman"/>
            <w:sz w:val="24"/>
            <w:szCs w:val="24"/>
          </w:rPr>
          <w:delText xml:space="preserve">… Due to over parametrization and lack of statistical significance due to limited sample size, </w:delText>
        </w:r>
      </w:del>
      <w:ins w:id="474" w:author="Caitlin Jeffrey" w:date="2023-07-05T12:33:00Z">
        <w:r w:rsidR="003F1E5F" w:rsidRPr="00604EDE">
          <w:rPr>
            <w:rFonts w:ascii="Times New Roman" w:hAnsi="Times New Roman" w:cs="Times New Roman"/>
            <w:sz w:val="24"/>
            <w:szCs w:val="24"/>
          </w:rPr>
          <w:t>T</w:t>
        </w:r>
      </w:ins>
      <w:del w:id="475" w:author="Caitlin Jeffrey" w:date="2023-07-05T12:33:00Z">
        <w:r w:rsidRPr="00604EDE" w:rsidDel="003F1E5F">
          <w:rPr>
            <w:rFonts w:ascii="Times New Roman" w:hAnsi="Times New Roman" w:cs="Times New Roman"/>
            <w:sz w:val="24"/>
            <w:szCs w:val="24"/>
          </w:rPr>
          <w:delText>t</w:delText>
        </w:r>
      </w:del>
      <w:proofErr w:type="gramStart"/>
      <w:r w:rsidRPr="00604EDE">
        <w:rPr>
          <w:rFonts w:ascii="Times New Roman" w:hAnsi="Times New Roman" w:cs="Times New Roman"/>
          <w:sz w:val="24"/>
          <w:szCs w:val="24"/>
        </w:rPr>
        <w:t>he</w:t>
      </w:r>
      <w:proofErr w:type="gramEnd"/>
      <w:r w:rsidRPr="00604EDE">
        <w:rPr>
          <w:rFonts w:ascii="Times New Roman" w:hAnsi="Times New Roman" w:cs="Times New Roman"/>
          <w:sz w:val="24"/>
          <w:szCs w:val="24"/>
        </w:rPr>
        <w:t xml:space="preserve"> multivariable modelling approach </w:t>
      </w:r>
      <w:ins w:id="476" w:author="Caitlin Jeffrey" w:date="2023-07-05T12:33:00Z">
        <w:r w:rsidR="003F1E5F" w:rsidRPr="00604EDE">
          <w:rPr>
            <w:rFonts w:ascii="Times New Roman" w:hAnsi="Times New Roman" w:cs="Times New Roman"/>
            <w:sz w:val="24"/>
            <w:szCs w:val="24"/>
          </w:rPr>
          <w:t xml:space="preserve">aimed </w:t>
        </w:r>
      </w:ins>
      <w:r w:rsidRPr="00604EDE">
        <w:rPr>
          <w:rFonts w:ascii="Times New Roman" w:hAnsi="Times New Roman" w:cs="Times New Roman"/>
          <w:sz w:val="24"/>
          <w:szCs w:val="24"/>
        </w:rPr>
        <w:t xml:space="preserve">to investigate the conditional relationship between facility type and </w:t>
      </w:r>
      <w:ins w:id="477" w:author="Caitlin Jeffrey" w:date="2023-07-05T12:32:00Z">
        <w:r w:rsidR="00805892" w:rsidRPr="00604EDE">
          <w:rPr>
            <w:rFonts w:ascii="Times New Roman" w:hAnsi="Times New Roman" w:cs="Times New Roman"/>
            <w:sz w:val="24"/>
            <w:szCs w:val="24"/>
          </w:rPr>
          <w:t xml:space="preserve">the </w:t>
        </w:r>
      </w:ins>
      <w:ins w:id="478" w:author="Caitlin Jeffrey" w:date="2023-07-05T12:35:00Z">
        <w:r w:rsidR="00F61CBE" w:rsidRPr="00604EDE">
          <w:rPr>
            <w:rFonts w:ascii="Times New Roman" w:hAnsi="Times New Roman" w:cs="Times New Roman"/>
            <w:sz w:val="24"/>
            <w:szCs w:val="24"/>
          </w:rPr>
          <w:t xml:space="preserve">eight </w:t>
        </w:r>
      </w:ins>
      <w:r w:rsidRPr="00604EDE">
        <w:rPr>
          <w:rFonts w:ascii="Times New Roman" w:hAnsi="Times New Roman" w:cs="Times New Roman"/>
          <w:sz w:val="24"/>
          <w:szCs w:val="24"/>
        </w:rPr>
        <w:t>outcome</w:t>
      </w:r>
      <w:ins w:id="479" w:author="Caitlin Jeffrey" w:date="2023-07-05T12:32:00Z">
        <w:r w:rsidR="00805892" w:rsidRPr="00604EDE">
          <w:rPr>
            <w:rFonts w:ascii="Times New Roman" w:hAnsi="Times New Roman" w:cs="Times New Roman"/>
            <w:sz w:val="24"/>
            <w:szCs w:val="24"/>
          </w:rPr>
          <w:t>s</w:t>
        </w:r>
      </w:ins>
      <w:r w:rsidRPr="00604EDE">
        <w:rPr>
          <w:rFonts w:ascii="Times New Roman" w:hAnsi="Times New Roman" w:cs="Times New Roman"/>
          <w:sz w:val="24"/>
          <w:szCs w:val="24"/>
        </w:rPr>
        <w:t xml:space="preserve"> of interest</w:t>
      </w:r>
      <w:ins w:id="480" w:author="Caitlin Jeffrey" w:date="2023-07-05T12:33:00Z">
        <w:r w:rsidR="004832D9" w:rsidRPr="00604EDE">
          <w:rPr>
            <w:rFonts w:ascii="Times New Roman" w:hAnsi="Times New Roman" w:cs="Times New Roman"/>
            <w:sz w:val="24"/>
            <w:szCs w:val="24"/>
          </w:rPr>
          <w:t xml:space="preserve"> while controlling for different farm management practices, housing characteristics, milking procedures and mastitis control practices</w:t>
        </w:r>
      </w:ins>
      <w:ins w:id="481" w:author="Caitlin Jeffrey" w:date="2023-07-05T12:34:00Z">
        <w:r w:rsidR="003F1E5F" w:rsidRPr="00604EDE">
          <w:rPr>
            <w:rFonts w:ascii="Times New Roman" w:hAnsi="Times New Roman" w:cs="Times New Roman"/>
            <w:sz w:val="24"/>
            <w:szCs w:val="24"/>
          </w:rPr>
          <w:t xml:space="preserve">. </w:t>
        </w:r>
      </w:ins>
      <w:del w:id="482" w:author="Caitlin Jeffrey" w:date="2023-07-05T12:34:00Z">
        <w:r w:rsidRPr="00604EDE" w:rsidDel="003F1E5F">
          <w:rPr>
            <w:rFonts w:ascii="Times New Roman" w:hAnsi="Times New Roman" w:cs="Times New Roman"/>
            <w:sz w:val="24"/>
            <w:szCs w:val="24"/>
          </w:rPr>
          <w:delText xml:space="preserve"> w</w:delText>
        </w:r>
      </w:del>
      <w:del w:id="483" w:author="Caitlin Jeffrey" w:date="2023-07-05T12:33:00Z">
        <w:r w:rsidRPr="00604EDE" w:rsidDel="004832D9">
          <w:rPr>
            <w:rFonts w:ascii="Times New Roman" w:hAnsi="Times New Roman" w:cs="Times New Roman"/>
            <w:sz w:val="24"/>
            <w:szCs w:val="24"/>
          </w:rPr>
          <w:delText xml:space="preserve">as </w:delText>
        </w:r>
      </w:del>
      <w:del w:id="484" w:author="Caitlin Jeffrey" w:date="2023-08-02T12:44:00Z">
        <w:r w:rsidRPr="00604EDE" w:rsidDel="002431E5">
          <w:rPr>
            <w:rFonts w:ascii="Times New Roman" w:hAnsi="Times New Roman" w:cs="Times New Roman"/>
            <w:sz w:val="24"/>
            <w:szCs w:val="24"/>
          </w:rPr>
          <w:delText>abandoned in favor of reporting the univariate analysis results for all farms combined together (n = 21)</w:delText>
        </w:r>
      </w:del>
      <w:del w:id="485" w:author="Caitlin Jeffrey" w:date="2023-08-02T12:39:00Z">
        <w:r w:rsidRPr="00604EDE" w:rsidDel="003E6E38">
          <w:rPr>
            <w:rFonts w:ascii="Times New Roman" w:hAnsi="Times New Roman" w:cs="Times New Roman"/>
            <w:sz w:val="24"/>
            <w:szCs w:val="24"/>
          </w:rPr>
          <w:delText>.</w:delText>
        </w:r>
        <w:commentRangeEnd w:id="473"/>
        <w:r w:rsidRPr="00604EDE" w:rsidDel="003E6E38">
          <w:rPr>
            <w:rFonts w:ascii="Times New Roman" w:hAnsi="Times New Roman" w:cs="Times New Roman"/>
            <w:sz w:val="24"/>
            <w:szCs w:val="24"/>
          </w:rPr>
          <w:commentReference w:id="473"/>
        </w:r>
        <w:r w:rsidRPr="00604EDE" w:rsidDel="00045C42">
          <w:rPr>
            <w:rFonts w:ascii="Times New Roman" w:hAnsi="Times New Roman" w:cs="Times New Roman"/>
            <w:sz w:val="24"/>
            <w:szCs w:val="24"/>
          </w:rPr>
          <w:delText xml:space="preserve"> </w:delText>
        </w:r>
      </w:del>
      <w:ins w:id="486" w:author="Caitlin Jeffrey" w:date="2023-08-02T12:44:00Z">
        <w:r w:rsidR="002431E5">
          <w:rPr>
            <w:rFonts w:ascii="Times New Roman" w:hAnsi="Times New Roman" w:cs="Times New Roman"/>
            <w:sz w:val="24"/>
            <w:szCs w:val="24"/>
          </w:rPr>
          <w:t>S</w:t>
        </w:r>
      </w:ins>
      <w:ins w:id="487" w:author="Caitlin Jeffrey" w:date="2023-08-02T07:32:00Z">
        <w:r w:rsidR="00E444F3">
          <w:rPr>
            <w:rFonts w:ascii="Times New Roman" w:hAnsi="Times New Roman" w:cs="Times New Roman"/>
            <w:sz w:val="24"/>
            <w:szCs w:val="24"/>
          </w:rPr>
          <w:t>elect/</w:t>
        </w:r>
      </w:ins>
      <w:ins w:id="488" w:author="Caitlin Jeffrey" w:date="2023-07-05T12:40:00Z">
        <w:r w:rsidR="007E0F06" w:rsidRPr="00604EDE">
          <w:rPr>
            <w:rFonts w:ascii="Times New Roman" w:hAnsi="Times New Roman" w:cs="Times New Roman"/>
            <w:sz w:val="24"/>
            <w:szCs w:val="24"/>
          </w:rPr>
          <w:t>biologically plausible</w:t>
        </w:r>
      </w:ins>
      <w:ins w:id="489" w:author="Caitlin Jeffrey" w:date="2023-07-05T12:36:00Z">
        <w:r w:rsidR="00294E13" w:rsidRPr="00604EDE">
          <w:rPr>
            <w:rFonts w:ascii="Times New Roman" w:hAnsi="Times New Roman" w:cs="Times New Roman"/>
            <w:sz w:val="24"/>
            <w:szCs w:val="24"/>
          </w:rPr>
          <w:t xml:space="preserve"> </w:t>
        </w:r>
      </w:ins>
      <w:ins w:id="490" w:author="Caitlin Jeffrey" w:date="2023-07-05T12:38:00Z">
        <w:r w:rsidR="005A4DEC" w:rsidRPr="00604EDE">
          <w:rPr>
            <w:rFonts w:ascii="Times New Roman" w:hAnsi="Times New Roman" w:cs="Times New Roman"/>
            <w:sz w:val="24"/>
            <w:szCs w:val="24"/>
          </w:rPr>
          <w:t xml:space="preserve">results of the </w:t>
        </w:r>
      </w:ins>
      <w:moveToRangeStart w:id="491" w:author="Caitlin Jeffrey" w:date="2023-07-05T12:31:00Z" w:name="move139452735"/>
      <w:moveTo w:id="492" w:author="Caitlin Jeffrey" w:date="2023-07-05T12:31:00Z">
        <w:del w:id="493" w:author="Caitlin Jeffrey" w:date="2023-07-05T12:35:00Z">
          <w:r w:rsidR="00131683" w:rsidRPr="00604EDE" w:rsidDel="00F61CBE">
            <w:rPr>
              <w:rFonts w:ascii="Times New Roman" w:hAnsi="Times New Roman" w:cs="Times New Roman"/>
              <w:sz w:val="24"/>
              <w:szCs w:val="24"/>
            </w:rPr>
            <w:delText xml:space="preserve">Initially, we had intended on using a modelling approach (linear regression) to explore each of the six udder health and hygiene outcomes by facility type, while controlling for different farm management practices, housing characteristics, milking procedures and mastitis control practices. </w:delText>
          </w:r>
        </w:del>
        <w:del w:id="494" w:author="Caitlin Jeffrey" w:date="2023-07-05T12:36:00Z">
          <w:r w:rsidR="00131683" w:rsidRPr="00604EDE" w:rsidDel="00876275">
            <w:rPr>
              <w:rFonts w:ascii="Times New Roman" w:hAnsi="Times New Roman" w:cs="Times New Roman"/>
              <w:sz w:val="24"/>
              <w:szCs w:val="24"/>
            </w:rPr>
            <w:delText xml:space="preserve">In preparation for this, an initial </w:delText>
          </w:r>
        </w:del>
        <w:r w:rsidR="00131683" w:rsidRPr="00604EDE">
          <w:rPr>
            <w:rFonts w:ascii="Times New Roman" w:hAnsi="Times New Roman" w:cs="Times New Roman"/>
            <w:sz w:val="24"/>
            <w:szCs w:val="24"/>
          </w:rPr>
          <w:t>univariable analysis</w:t>
        </w:r>
      </w:moveTo>
      <w:ins w:id="495" w:author="Caitlin Jeffrey" w:date="2023-07-20T09:17:00Z">
        <w:r w:rsidR="00F31F64">
          <w:rPr>
            <w:rFonts w:ascii="Times New Roman" w:hAnsi="Times New Roman" w:cs="Times New Roman"/>
            <w:sz w:val="24"/>
            <w:szCs w:val="24"/>
          </w:rPr>
          <w:t xml:space="preserve"> </w:t>
        </w:r>
        <w:r w:rsidR="00F31F64" w:rsidRPr="00604EDE">
          <w:rPr>
            <w:rFonts w:ascii="Times New Roman" w:hAnsi="Times New Roman" w:cs="Times New Roman"/>
            <w:sz w:val="24"/>
            <w:szCs w:val="24"/>
          </w:rPr>
          <w:t>using linear regression</w:t>
        </w:r>
      </w:ins>
      <w:moveTo w:id="496" w:author="Caitlin Jeffrey" w:date="2023-07-05T12:31:00Z">
        <w:r w:rsidR="00131683" w:rsidRPr="00604EDE">
          <w:rPr>
            <w:rFonts w:ascii="Times New Roman" w:hAnsi="Times New Roman" w:cs="Times New Roman"/>
            <w:sz w:val="24"/>
            <w:szCs w:val="24"/>
          </w:rPr>
          <w:t xml:space="preserve"> </w:t>
        </w:r>
        <w:del w:id="497" w:author="Caitlin Jeffrey" w:date="2023-07-05T12:39:00Z">
          <w:r w:rsidR="00131683" w:rsidRPr="00604EDE" w:rsidDel="00CC3B84">
            <w:rPr>
              <w:rFonts w:ascii="Times New Roman" w:hAnsi="Times New Roman" w:cs="Times New Roman"/>
              <w:sz w:val="24"/>
              <w:szCs w:val="24"/>
            </w:rPr>
            <w:delText xml:space="preserve">was performed for each outcome to </w:delText>
          </w:r>
        </w:del>
      </w:moveTo>
      <w:ins w:id="498" w:author="Caitlin Jeffrey" w:date="2023-07-20T09:16:00Z">
        <w:r w:rsidR="00F31F64">
          <w:rPr>
            <w:rFonts w:ascii="Times New Roman" w:hAnsi="Times New Roman" w:cs="Times New Roman"/>
            <w:sz w:val="24"/>
            <w:szCs w:val="24"/>
          </w:rPr>
          <w:t xml:space="preserve">between independent predictors and outcomes of interest </w:t>
        </w:r>
      </w:ins>
      <w:moveTo w:id="499" w:author="Caitlin Jeffrey" w:date="2023-07-05T12:31:00Z">
        <w:del w:id="500" w:author="Caitlin Jeffrey" w:date="2023-07-20T09:16:00Z">
          <w:r w:rsidR="00131683" w:rsidRPr="00604EDE" w:rsidDel="00F31F64">
            <w:rPr>
              <w:rFonts w:ascii="Times New Roman" w:hAnsi="Times New Roman" w:cs="Times New Roman"/>
              <w:sz w:val="24"/>
              <w:szCs w:val="24"/>
            </w:rPr>
            <w:delText xml:space="preserve">screen all predictors </w:delText>
          </w:r>
        </w:del>
        <w:del w:id="501" w:author="Caitlin Jeffrey" w:date="2023-07-20T09:15:00Z">
          <w:r w:rsidR="00131683" w:rsidRPr="00604EDE" w:rsidDel="002A5273">
            <w:rPr>
              <w:rFonts w:ascii="Times New Roman" w:hAnsi="Times New Roman" w:cs="Times New Roman"/>
              <w:sz w:val="24"/>
              <w:szCs w:val="24"/>
            </w:rPr>
            <w:delText>to</w:delText>
          </w:r>
        </w:del>
        <w:del w:id="502" w:author="Caitlin Jeffrey" w:date="2023-07-20T09:16:00Z">
          <w:r w:rsidR="00131683" w:rsidRPr="00604EDE" w:rsidDel="00F31F64">
            <w:rPr>
              <w:rFonts w:ascii="Times New Roman" w:hAnsi="Times New Roman" w:cs="Times New Roman"/>
              <w:sz w:val="24"/>
              <w:szCs w:val="24"/>
            </w:rPr>
            <w:delText xml:space="preserve"> check for </w:delText>
          </w:r>
          <w:commentRangeStart w:id="503"/>
          <w:r w:rsidR="00131683" w:rsidRPr="00604EDE" w:rsidDel="00F31F64">
            <w:rPr>
              <w:rFonts w:ascii="Times New Roman" w:hAnsi="Times New Roman" w:cs="Times New Roman"/>
              <w:sz w:val="24"/>
              <w:szCs w:val="24"/>
            </w:rPr>
            <w:delText>unconditional associations</w:delText>
          </w:r>
        </w:del>
        <w:del w:id="504" w:author="Caitlin Jeffrey" w:date="2023-07-20T09:14:00Z">
          <w:r w:rsidR="00131683" w:rsidRPr="00604EDE" w:rsidDel="002A5273">
            <w:rPr>
              <w:rFonts w:ascii="Times New Roman" w:hAnsi="Times New Roman" w:cs="Times New Roman"/>
              <w:sz w:val="24"/>
              <w:szCs w:val="24"/>
            </w:rPr>
            <w:delText xml:space="preserve"> at a level of p ≤ 0.20 </w:delText>
          </w:r>
          <w:commentRangeEnd w:id="503"/>
          <w:r w:rsidR="00131683" w:rsidRPr="00604EDE" w:rsidDel="002A5273">
            <w:rPr>
              <w:rFonts w:ascii="Times New Roman" w:hAnsi="Times New Roman" w:cs="Times New Roman"/>
              <w:sz w:val="24"/>
              <w:szCs w:val="24"/>
            </w:rPr>
            <w:commentReference w:id="503"/>
          </w:r>
        </w:del>
        <w:del w:id="505" w:author="Caitlin Jeffrey" w:date="2023-07-05T12:37:00Z">
          <w:r w:rsidR="00131683" w:rsidRPr="00604EDE" w:rsidDel="008D4670">
            <w:rPr>
              <w:rFonts w:ascii="Times New Roman" w:hAnsi="Times New Roman" w:cs="Times New Roman"/>
              <w:sz w:val="24"/>
              <w:szCs w:val="24"/>
            </w:rPr>
            <w:delText>(</w:delText>
          </w:r>
        </w:del>
        <w:del w:id="506" w:author="Caitlin Jeffrey" w:date="2023-07-20T09:17:00Z">
          <w:r w:rsidR="00131683" w:rsidRPr="00604EDE" w:rsidDel="00F31F64">
            <w:rPr>
              <w:rFonts w:ascii="Times New Roman" w:hAnsi="Times New Roman" w:cs="Times New Roman"/>
              <w:sz w:val="24"/>
              <w:szCs w:val="24"/>
            </w:rPr>
            <w:delText>using linear regression</w:delText>
          </w:r>
        </w:del>
      </w:moveTo>
      <w:ins w:id="507" w:author="Caitlin Jeffrey" w:date="2023-07-05T12:37:00Z">
        <w:r w:rsidR="008D4670" w:rsidRPr="00604EDE">
          <w:rPr>
            <w:rFonts w:ascii="Times New Roman" w:hAnsi="Times New Roman" w:cs="Times New Roman"/>
            <w:sz w:val="24"/>
            <w:szCs w:val="24"/>
          </w:rPr>
          <w:t>is reported</w:t>
        </w:r>
      </w:ins>
      <w:ins w:id="508" w:author="Caitlin Jeffrey" w:date="2023-07-20T09:17:00Z">
        <w:r w:rsidR="00F31F64">
          <w:rPr>
            <w:rFonts w:ascii="Times New Roman" w:hAnsi="Times New Roman" w:cs="Times New Roman"/>
            <w:sz w:val="24"/>
            <w:szCs w:val="24"/>
          </w:rPr>
          <w:t xml:space="preserve">. </w:t>
        </w:r>
      </w:ins>
      <w:ins w:id="509" w:author="Caitlin Jeffrey" w:date="2023-07-20T09:15:00Z">
        <w:r w:rsidR="00F31F64">
          <w:rPr>
            <w:rFonts w:ascii="Times New Roman" w:hAnsi="Times New Roman" w:cs="Times New Roman"/>
            <w:sz w:val="24"/>
            <w:szCs w:val="24"/>
          </w:rPr>
          <w:t xml:space="preserve">Relationships between outcome variables and independent predictors </w:t>
        </w:r>
      </w:ins>
      <w:ins w:id="510" w:author="Caitlin Jeffrey" w:date="2023-07-20T09:16:00Z">
        <w:r w:rsidR="00F31F64">
          <w:rPr>
            <w:rFonts w:ascii="Times New Roman" w:hAnsi="Times New Roman" w:cs="Times New Roman"/>
            <w:sz w:val="24"/>
            <w:szCs w:val="24"/>
          </w:rPr>
          <w:t xml:space="preserve">are reported for </w:t>
        </w:r>
      </w:ins>
      <w:ins w:id="511" w:author="Caitlin Jeffrey" w:date="2023-07-20T09:15:00Z">
        <w:r w:rsidR="00F31F64">
          <w:rPr>
            <w:rFonts w:ascii="Times New Roman" w:hAnsi="Times New Roman" w:cs="Times New Roman"/>
            <w:sz w:val="24"/>
            <w:szCs w:val="24"/>
          </w:rPr>
          <w:t xml:space="preserve">a significance level </w:t>
        </w:r>
      </w:ins>
      <w:ins w:id="512" w:author="Caitlin Jeffrey" w:date="2023-07-20T09:14:00Z">
        <w:r w:rsidR="002A5273" w:rsidRPr="00604EDE">
          <w:rPr>
            <w:rFonts w:ascii="Times New Roman" w:hAnsi="Times New Roman" w:cs="Times New Roman"/>
            <w:sz w:val="24"/>
            <w:szCs w:val="24"/>
          </w:rPr>
          <w:t>of p ≤0.20</w:t>
        </w:r>
      </w:ins>
      <w:ins w:id="513" w:author="Caitlin Jeffrey" w:date="2023-07-20T09:17:00Z">
        <w:r w:rsidR="00E21A16">
          <w:rPr>
            <w:rFonts w:ascii="Times New Roman" w:hAnsi="Times New Roman" w:cs="Times New Roman"/>
            <w:sz w:val="24"/>
            <w:szCs w:val="24"/>
          </w:rPr>
          <w:t xml:space="preserve">, and </w:t>
        </w:r>
        <w:commentRangeStart w:id="514"/>
        <w:r w:rsidR="00E21A16">
          <w:rPr>
            <w:rFonts w:ascii="Times New Roman" w:hAnsi="Times New Roman" w:cs="Times New Roman"/>
            <w:sz w:val="24"/>
            <w:szCs w:val="24"/>
          </w:rPr>
          <w:t>only relationships between outcomes and predictor variab</w:t>
        </w:r>
      </w:ins>
      <w:ins w:id="515" w:author="Caitlin Jeffrey" w:date="2023-07-20T09:18:00Z">
        <w:r w:rsidR="00E21A16">
          <w:rPr>
            <w:rFonts w:ascii="Times New Roman" w:hAnsi="Times New Roman" w:cs="Times New Roman"/>
            <w:sz w:val="24"/>
            <w:szCs w:val="24"/>
          </w:rPr>
          <w:t xml:space="preserve">les </w:t>
        </w:r>
      </w:ins>
      <w:ins w:id="516" w:author="Caitlin Jeffrey" w:date="2023-07-20T09:17:00Z">
        <w:r w:rsidR="00F31F64" w:rsidRPr="00604EDE">
          <w:rPr>
            <w:rFonts w:ascii="Times New Roman" w:hAnsi="Times New Roman" w:cs="Times New Roman"/>
            <w:sz w:val="24"/>
            <w:szCs w:val="24"/>
          </w:rPr>
          <w:t>with group sizes of at least n = 5.</w:t>
        </w:r>
      </w:ins>
      <w:commentRangeEnd w:id="514"/>
      <w:ins w:id="517" w:author="Caitlin Jeffrey" w:date="2023-07-20T09:18:00Z">
        <w:r w:rsidR="001A7482">
          <w:rPr>
            <w:rStyle w:val="CommentReference"/>
            <w:rFonts w:eastAsiaTheme="minorEastAsia"/>
          </w:rPr>
          <w:commentReference w:id="514"/>
        </w:r>
      </w:ins>
      <w:moveTo w:id="518" w:author="Caitlin Jeffrey" w:date="2023-07-05T12:31:00Z">
        <w:del w:id="519" w:author="Caitlin Jeffrey" w:date="2023-07-05T12:37:00Z">
          <w:r w:rsidR="00131683" w:rsidRPr="00604EDE" w:rsidDel="008D4670">
            <w:rPr>
              <w:rFonts w:ascii="Times New Roman" w:hAnsi="Times New Roman" w:cs="Times New Roman"/>
              <w:sz w:val="24"/>
              <w:szCs w:val="24"/>
            </w:rPr>
            <w:delText>).</w:delText>
          </w:r>
        </w:del>
        <w:del w:id="520" w:author="Caitlin Jeffrey" w:date="2023-07-05T12:40:00Z">
          <w:r w:rsidR="00131683" w:rsidRPr="00604EDE" w:rsidDel="007E0F06">
            <w:rPr>
              <w:rFonts w:ascii="Times New Roman" w:hAnsi="Times New Roman" w:cs="Times New Roman"/>
              <w:sz w:val="24"/>
              <w:szCs w:val="24"/>
            </w:rPr>
            <w:delText xml:space="preserve"> While this model-building approach to analysis was abandoned due to sample size/statistical power limitations, the results for each of the six outcome variables are reported in Table 8 </w:delText>
          </w:r>
          <w:commentRangeStart w:id="521"/>
          <w:r w:rsidR="00131683" w:rsidRPr="00604EDE" w:rsidDel="007E0F06">
            <w:rPr>
              <w:rFonts w:ascii="Times New Roman" w:hAnsi="Times New Roman" w:cs="Times New Roman"/>
              <w:sz w:val="24"/>
              <w:szCs w:val="24"/>
            </w:rPr>
            <w:delText xml:space="preserve">(“biologically sensical,” </w:delText>
          </w:r>
          <w:commentRangeEnd w:id="521"/>
          <w:r w:rsidR="00131683" w:rsidRPr="00604EDE" w:rsidDel="007E0F06">
            <w:rPr>
              <w:rFonts w:ascii="Times New Roman" w:hAnsi="Times New Roman" w:cs="Times New Roman"/>
              <w:sz w:val="24"/>
              <w:szCs w:val="24"/>
            </w:rPr>
            <w:commentReference w:id="521"/>
          </w:r>
          <w:r w:rsidR="00131683" w:rsidRPr="00604EDE" w:rsidDel="007E0F06">
            <w:rPr>
              <w:rFonts w:ascii="Times New Roman" w:hAnsi="Times New Roman" w:cs="Times New Roman"/>
              <w:sz w:val="24"/>
              <w:szCs w:val="24"/>
            </w:rPr>
            <w:delText xml:space="preserve">and groups of at least n = 5). </w:delText>
          </w:r>
        </w:del>
      </w:moveTo>
    </w:p>
    <w:moveToRangeEnd w:id="491"/>
    <w:p w14:paraId="788EBE03" w14:textId="280040C5" w:rsidR="00C975AE" w:rsidRPr="00604EDE" w:rsidDel="00A260A1" w:rsidRDefault="006238BB">
      <w:pPr>
        <w:spacing w:line="480" w:lineRule="auto"/>
        <w:ind w:firstLine="720"/>
        <w:rPr>
          <w:del w:id="522" w:author="Caitlin Jeffrey" w:date="2023-07-05T12:17:00Z"/>
          <w:rFonts w:ascii="Times New Roman" w:hAnsi="Times New Roman" w:cs="Times New Roman"/>
          <w:sz w:val="24"/>
          <w:szCs w:val="24"/>
        </w:rPr>
      </w:pPr>
      <w:del w:id="523" w:author="Caitlin Jeffrey" w:date="2023-07-05T12:25:00Z">
        <w:r w:rsidRPr="00604EDE" w:rsidDel="0011401F">
          <w:rPr>
            <w:rFonts w:ascii="Times New Roman" w:hAnsi="Times New Roman" w:cs="Times New Roman"/>
            <w:sz w:val="24"/>
            <w:szCs w:val="24"/>
          </w:rPr>
          <w:delText xml:space="preserve">Unconditional comparisons of bulk tank udder health measures, aerobic culture data, and hygiene scores by facility type was then carried out using </w:delText>
        </w:r>
      </w:del>
      <w:del w:id="524" w:author="Caitlin Jeffrey" w:date="2023-07-05T12:08:00Z">
        <w:r w:rsidRPr="00604EDE" w:rsidDel="00EA3ACE">
          <w:rPr>
            <w:rFonts w:ascii="Times New Roman" w:hAnsi="Times New Roman" w:cs="Times New Roman"/>
            <w:sz w:val="24"/>
            <w:szCs w:val="24"/>
          </w:rPr>
          <w:delText>an</w:delText>
        </w:r>
      </w:del>
      <w:del w:id="525" w:author="Caitlin Jeffrey" w:date="2023-07-05T12:25:00Z">
        <w:r w:rsidRPr="00604EDE" w:rsidDel="0011401F">
          <w:rPr>
            <w:rFonts w:ascii="Times New Roman" w:hAnsi="Times New Roman" w:cs="Times New Roman"/>
            <w:sz w:val="24"/>
            <w:szCs w:val="24"/>
          </w:rPr>
          <w:delText xml:space="preserve"> </w:delText>
        </w:r>
      </w:del>
      <w:del w:id="526" w:author="Caitlin Jeffrey" w:date="2023-07-05T12:24:00Z">
        <w:r w:rsidRPr="00604EDE" w:rsidDel="00FE5B1B">
          <w:rPr>
            <w:rFonts w:ascii="Times New Roman" w:hAnsi="Times New Roman" w:cs="Times New Roman"/>
            <w:sz w:val="24"/>
            <w:szCs w:val="24"/>
          </w:rPr>
          <w:delText xml:space="preserve">ANOVA </w:delText>
        </w:r>
      </w:del>
      <w:del w:id="527" w:author="Caitlin Jeffrey" w:date="2023-07-05T12:25:00Z">
        <w:r w:rsidRPr="00604EDE" w:rsidDel="0011401F">
          <w:rPr>
            <w:rFonts w:ascii="Times New Roman" w:hAnsi="Times New Roman" w:cs="Times New Roman"/>
            <w:sz w:val="24"/>
            <w:szCs w:val="24"/>
          </w:rPr>
          <w:delText xml:space="preserve">test. </w:delText>
        </w:r>
      </w:del>
      <w:del w:id="528" w:author="Caitlin Jeffrey" w:date="2023-07-05T12:11:00Z">
        <w:r w:rsidRPr="00604EDE" w:rsidDel="001360ED">
          <w:rPr>
            <w:rFonts w:ascii="Times New Roman" w:hAnsi="Times New Roman" w:cs="Times New Roman"/>
            <w:sz w:val="24"/>
            <w:szCs w:val="24"/>
          </w:rPr>
          <w:delText xml:space="preserve">Data </w:delText>
        </w:r>
      </w:del>
      <w:del w:id="529" w:author="Caitlin Jeffrey" w:date="2023-07-05T12:12:00Z">
        <w:r w:rsidRPr="00604EDE" w:rsidDel="00527454">
          <w:rPr>
            <w:rFonts w:ascii="Times New Roman" w:hAnsi="Times New Roman" w:cs="Times New Roman"/>
            <w:sz w:val="24"/>
            <w:szCs w:val="24"/>
          </w:rPr>
          <w:delText>w</w:delText>
        </w:r>
      </w:del>
      <w:del w:id="530" w:author="Caitlin Jeffrey" w:date="2023-07-05T12:09:00Z">
        <w:r w:rsidRPr="00604EDE" w:rsidDel="00D473F0">
          <w:rPr>
            <w:rFonts w:ascii="Times New Roman" w:hAnsi="Times New Roman" w:cs="Times New Roman"/>
            <w:sz w:val="24"/>
            <w:szCs w:val="24"/>
          </w:rPr>
          <w:delText>as</w:delText>
        </w:r>
      </w:del>
      <w:del w:id="531" w:author="Caitlin Jeffrey" w:date="2023-07-05T12:12:00Z">
        <w:r w:rsidRPr="00604EDE" w:rsidDel="00527454">
          <w:rPr>
            <w:rFonts w:ascii="Times New Roman" w:hAnsi="Times New Roman" w:cs="Times New Roman"/>
            <w:sz w:val="24"/>
            <w:szCs w:val="24"/>
          </w:rPr>
          <w:delText xml:space="preserve"> first checked to ensure the</w:delText>
        </w:r>
      </w:del>
      <w:del w:id="532" w:author="Caitlin Jeffrey" w:date="2023-07-05T12:25:00Z">
        <w:r w:rsidRPr="00604EDE" w:rsidDel="0011401F">
          <w:rPr>
            <w:rFonts w:ascii="Times New Roman" w:hAnsi="Times New Roman" w:cs="Times New Roman"/>
            <w:sz w:val="24"/>
            <w:szCs w:val="24"/>
          </w:rPr>
          <w:delText xml:space="preserve"> assumptions for ANOVA </w:delText>
        </w:r>
      </w:del>
      <w:del w:id="533" w:author="Caitlin Jeffrey" w:date="2023-07-05T12:13:00Z">
        <w:r w:rsidRPr="00604EDE" w:rsidDel="00527454">
          <w:rPr>
            <w:rFonts w:ascii="Times New Roman" w:hAnsi="Times New Roman" w:cs="Times New Roman"/>
            <w:sz w:val="24"/>
            <w:szCs w:val="24"/>
          </w:rPr>
          <w:delText xml:space="preserve">were met, including: (1) </w:delText>
        </w:r>
      </w:del>
      <w:del w:id="534" w:author="Caitlin Jeffrey" w:date="2023-07-05T12:21:00Z">
        <w:r w:rsidRPr="00604EDE" w:rsidDel="00546383">
          <w:rPr>
            <w:rFonts w:ascii="Times New Roman" w:hAnsi="Times New Roman" w:cs="Times New Roman"/>
            <w:sz w:val="24"/>
            <w:szCs w:val="24"/>
          </w:rPr>
          <w:delText>presence of</w:delText>
        </w:r>
      </w:del>
      <w:del w:id="535" w:author="Caitlin Jeffrey" w:date="2023-07-05T12:25:00Z">
        <w:r w:rsidRPr="00604EDE" w:rsidDel="0011401F">
          <w:rPr>
            <w:rFonts w:ascii="Times New Roman" w:hAnsi="Times New Roman" w:cs="Times New Roman"/>
            <w:sz w:val="24"/>
            <w:szCs w:val="24"/>
          </w:rPr>
          <w:delText xml:space="preserve"> outliers, </w:delText>
        </w:r>
      </w:del>
      <w:del w:id="536" w:author="Caitlin Jeffrey" w:date="2023-07-05T12:13:00Z">
        <w:r w:rsidRPr="00604EDE" w:rsidDel="00527454">
          <w:rPr>
            <w:rFonts w:ascii="Times New Roman" w:hAnsi="Times New Roman" w:cs="Times New Roman"/>
            <w:sz w:val="24"/>
            <w:szCs w:val="24"/>
          </w:rPr>
          <w:delText xml:space="preserve">(2) </w:delText>
        </w:r>
      </w:del>
      <w:del w:id="537" w:author="Caitlin Jeffrey" w:date="2023-07-05T12:25:00Z">
        <w:r w:rsidRPr="00604EDE" w:rsidDel="0011401F">
          <w:rPr>
            <w:rFonts w:ascii="Times New Roman" w:hAnsi="Times New Roman" w:cs="Times New Roman"/>
            <w:sz w:val="24"/>
            <w:szCs w:val="24"/>
          </w:rPr>
          <w:delText xml:space="preserve">normality using a Shapiro-Wilk test (p ≤ 0.05), and </w:delText>
        </w:r>
      </w:del>
      <w:del w:id="538" w:author="Caitlin Jeffrey" w:date="2023-07-05T12:13:00Z">
        <w:r w:rsidRPr="00604EDE" w:rsidDel="00527454">
          <w:rPr>
            <w:rFonts w:ascii="Times New Roman" w:hAnsi="Times New Roman" w:cs="Times New Roman"/>
            <w:sz w:val="24"/>
            <w:szCs w:val="24"/>
          </w:rPr>
          <w:delText xml:space="preserve">(3) </w:delText>
        </w:r>
      </w:del>
      <w:del w:id="539" w:author="Caitlin Jeffrey" w:date="2023-07-05T12:25:00Z">
        <w:r w:rsidRPr="00604EDE" w:rsidDel="0011401F">
          <w:rPr>
            <w:rFonts w:ascii="Times New Roman" w:hAnsi="Times New Roman" w:cs="Times New Roman"/>
            <w:sz w:val="24"/>
            <w:szCs w:val="24"/>
          </w:rPr>
          <w:delText>homogeneity of variances using Levene’s test and visual assessment of a residuals vs. fitted values plot. The Tukey method was used for adjusting p-values for multiple comparisons (“TukeyHSD” function of the “stats” package in R).</w:delText>
        </w:r>
      </w:del>
      <w:bookmarkEnd w:id="208"/>
    </w:p>
    <w:p w14:paraId="63DFC1B4" w14:textId="77777777" w:rsidR="00B56688" w:rsidRPr="00604EDE" w:rsidRDefault="00B56688">
      <w:pPr>
        <w:spacing w:line="480" w:lineRule="auto"/>
        <w:ind w:firstLine="720"/>
        <w:rPr>
          <w:b/>
        </w:rPr>
        <w:pPrChange w:id="540" w:author="Caitlin Jeffrey" w:date="2023-07-20T09:16:00Z">
          <w:pPr/>
        </w:pPrChange>
      </w:pPr>
    </w:p>
    <w:p w14:paraId="131CC2CD" w14:textId="2DA54601" w:rsidR="003E52D2" w:rsidRPr="00604EDE" w:rsidRDefault="00B91228" w:rsidP="005F0EC1">
      <w:pPr>
        <w:rPr>
          <w:rFonts w:ascii="Times New Roman" w:hAnsi="Times New Roman" w:cs="Times New Roman"/>
          <w:b/>
          <w:sz w:val="24"/>
          <w:szCs w:val="24"/>
        </w:rPr>
      </w:pPr>
      <w:commentRangeStart w:id="541"/>
      <w:r w:rsidRPr="00604EDE">
        <w:rPr>
          <w:rFonts w:ascii="Times New Roman" w:hAnsi="Times New Roman" w:cs="Times New Roman"/>
          <w:b/>
          <w:sz w:val="24"/>
          <w:szCs w:val="24"/>
        </w:rPr>
        <w:t>Results</w:t>
      </w:r>
      <w:commentRangeEnd w:id="541"/>
      <w:r w:rsidR="00B715A3" w:rsidRPr="00604EDE">
        <w:rPr>
          <w:rStyle w:val="CommentReference"/>
          <w:rFonts w:eastAsiaTheme="minorEastAsia"/>
        </w:rPr>
        <w:commentReference w:id="541"/>
      </w:r>
    </w:p>
    <w:p w14:paraId="0422E7E4" w14:textId="12227C04" w:rsidR="00CA29EB" w:rsidRPr="00604EDE" w:rsidRDefault="00CA29EB" w:rsidP="00CA29EB">
      <w:pPr>
        <w:pStyle w:val="ListParagraph"/>
        <w:numPr>
          <w:ilvl w:val="0"/>
          <w:numId w:val="9"/>
        </w:numPr>
        <w:spacing w:line="480" w:lineRule="auto"/>
        <w:rPr>
          <w:b/>
          <w:bCs/>
        </w:rPr>
      </w:pPr>
      <w:commentRangeStart w:id="542"/>
      <w:r w:rsidRPr="00604EDE">
        <w:rPr>
          <w:b/>
          <w:bCs/>
        </w:rPr>
        <w:t>Description of study herds</w:t>
      </w:r>
      <w:commentRangeEnd w:id="542"/>
      <w:r w:rsidRPr="00604EDE">
        <w:commentReference w:id="542"/>
      </w:r>
    </w:p>
    <w:p w14:paraId="4AC0E122" w14:textId="1900342D" w:rsidR="00CA29EB" w:rsidRPr="00604EDE" w:rsidRDefault="00CA29EB" w:rsidP="003E0763">
      <w:pPr>
        <w:spacing w:line="480" w:lineRule="auto"/>
        <w:ind w:firstLine="720"/>
        <w:rPr>
          <w:rFonts w:ascii="Times New Roman" w:hAnsi="Times New Roman" w:cs="Times New Roman"/>
          <w:sz w:val="24"/>
          <w:szCs w:val="24"/>
        </w:rPr>
      </w:pPr>
      <w:del w:id="543" w:author="Caitlin Jeffrey" w:date="2023-06-26T13:41:00Z">
        <w:r w:rsidRPr="00604EDE" w:rsidDel="00353DA9">
          <w:rPr>
            <w:rFonts w:ascii="Times New Roman" w:hAnsi="Times New Roman" w:cs="Times New Roman"/>
            <w:sz w:val="24"/>
            <w:szCs w:val="24"/>
          </w:rPr>
          <w:delText>Of the</w:delText>
        </w:r>
      </w:del>
      <w:ins w:id="544" w:author="Caitlin Jeffrey" w:date="2023-06-26T13:41:00Z">
        <w:r w:rsidR="00353DA9" w:rsidRPr="00604EDE">
          <w:rPr>
            <w:rFonts w:ascii="Times New Roman" w:hAnsi="Times New Roman" w:cs="Times New Roman"/>
            <w:sz w:val="24"/>
            <w:szCs w:val="24"/>
          </w:rPr>
          <w:t>A total of</w:t>
        </w:r>
      </w:ins>
      <w:r w:rsidRPr="00604EDE">
        <w:rPr>
          <w:rFonts w:ascii="Times New Roman" w:hAnsi="Times New Roman" w:cs="Times New Roman"/>
          <w:sz w:val="24"/>
          <w:szCs w:val="24"/>
        </w:rPr>
        <w:t xml:space="preserve"> 21 herds </w:t>
      </w:r>
      <w:ins w:id="545" w:author="Caitlin Jeffrey" w:date="2023-06-26T13:41:00Z">
        <w:r w:rsidR="00353DA9" w:rsidRPr="00604EDE">
          <w:rPr>
            <w:rFonts w:ascii="Times New Roman" w:hAnsi="Times New Roman" w:cs="Times New Roman"/>
            <w:sz w:val="24"/>
            <w:szCs w:val="24"/>
          </w:rPr>
          <w:t>were enrolled</w:t>
        </w:r>
      </w:ins>
      <w:del w:id="546" w:author="Caitlin Jeffrey" w:date="2023-06-26T13:41:00Z">
        <w:r w:rsidRPr="00604EDE" w:rsidDel="00353DA9">
          <w:rPr>
            <w:rFonts w:ascii="Times New Roman" w:hAnsi="Times New Roman" w:cs="Times New Roman"/>
            <w:sz w:val="24"/>
            <w:szCs w:val="24"/>
          </w:rPr>
          <w:delText>included</w:delText>
        </w:r>
      </w:del>
      <w:ins w:id="547" w:author="Caitlin Jeffrey" w:date="2023-06-26T13:42:00Z">
        <w:r w:rsidR="005A0EF2" w:rsidRPr="00604EDE">
          <w:rPr>
            <w:rFonts w:ascii="Times New Roman" w:hAnsi="Times New Roman" w:cs="Times New Roman"/>
            <w:sz w:val="24"/>
            <w:szCs w:val="24"/>
          </w:rPr>
          <w:t>:</w:t>
        </w:r>
      </w:ins>
      <w:del w:id="548" w:author="Caitlin Jeffrey" w:date="2023-06-26T13:42:00Z">
        <w:r w:rsidRPr="00604EDE" w:rsidDel="00D165C5">
          <w:rPr>
            <w:rFonts w:ascii="Times New Roman" w:hAnsi="Times New Roman" w:cs="Times New Roman"/>
            <w:sz w:val="24"/>
            <w:szCs w:val="24"/>
          </w:rPr>
          <w:delText>,</w:delText>
        </w:r>
      </w:del>
      <w:r w:rsidRPr="00604EDE">
        <w:rPr>
          <w:rFonts w:ascii="Times New Roman" w:hAnsi="Times New Roman" w:cs="Times New Roman"/>
          <w:sz w:val="24"/>
          <w:szCs w:val="24"/>
        </w:rPr>
        <w:t xml:space="preserve"> 5 used a bedded pack system (23.8%), </w:t>
      </w:r>
      <w:ins w:id="549" w:author="Caitlin Jeffrey" w:date="2023-06-26T13:42:00Z">
        <w:r w:rsidR="00D165C5" w:rsidRPr="00604EDE">
          <w:rPr>
            <w:rFonts w:ascii="Times New Roman" w:hAnsi="Times New Roman" w:cs="Times New Roman"/>
            <w:sz w:val="24"/>
            <w:szCs w:val="24"/>
          </w:rPr>
          <w:t>one</w:t>
        </w:r>
      </w:ins>
      <w:del w:id="550" w:author="Caitlin Jeffrey" w:date="2023-06-26T13:42:00Z">
        <w:r w:rsidRPr="00604EDE" w:rsidDel="00D165C5">
          <w:rPr>
            <w:rFonts w:ascii="Times New Roman" w:hAnsi="Times New Roman" w:cs="Times New Roman"/>
            <w:sz w:val="24"/>
            <w:szCs w:val="24"/>
          </w:rPr>
          <w:delText>1</w:delText>
        </w:r>
      </w:del>
      <w:r w:rsidRPr="00604EDE">
        <w:rPr>
          <w:rFonts w:ascii="Times New Roman" w:hAnsi="Times New Roman" w:cs="Times New Roman"/>
          <w:sz w:val="24"/>
          <w:szCs w:val="24"/>
        </w:rPr>
        <w:t xml:space="preserve"> used a freestall bedded with sand (4.8%), 5 used a freestall bedded with shavings/sawdust (23.8%), and 10 used a tiestall bedded with shavings/sawdust (47.6%) (Supplemental Table S1). </w:t>
      </w:r>
      <w:ins w:id="551" w:author="Caitlin Jeffrey" w:date="2023-07-05T15:43:00Z">
        <w:r w:rsidR="00EB2457" w:rsidRPr="00604EDE">
          <w:rPr>
            <w:rFonts w:ascii="Times New Roman" w:hAnsi="Times New Roman" w:cs="Times New Roman"/>
            <w:sz w:val="24"/>
            <w:szCs w:val="24"/>
          </w:rPr>
          <w:t xml:space="preserve">Two bedded pack farms bedded with shavings/sawdust and </w:t>
        </w:r>
      </w:ins>
      <w:ins w:id="552" w:author="Caitlin Jeffrey" w:date="2023-07-05T15:49:00Z">
        <w:r w:rsidR="007E26B5" w:rsidRPr="00604EDE">
          <w:rPr>
            <w:rFonts w:ascii="Times New Roman" w:hAnsi="Times New Roman" w:cs="Times New Roman"/>
            <w:sz w:val="24"/>
            <w:szCs w:val="24"/>
          </w:rPr>
          <w:t>cultivated</w:t>
        </w:r>
      </w:ins>
      <w:ins w:id="553" w:author="Caitlin Jeffrey" w:date="2023-07-05T15:48:00Z">
        <w:r w:rsidR="00FE3DC9" w:rsidRPr="00604EDE">
          <w:rPr>
            <w:rFonts w:ascii="Times New Roman" w:hAnsi="Times New Roman" w:cs="Times New Roman"/>
            <w:sz w:val="24"/>
            <w:szCs w:val="24"/>
          </w:rPr>
          <w:t xml:space="preserve"> 2</w:t>
        </w:r>
      </w:ins>
      <w:ins w:id="554" w:author="Caitlin Jeffrey" w:date="2023-07-05T15:43:00Z">
        <w:r w:rsidR="00EB2457" w:rsidRPr="00604EDE">
          <w:rPr>
            <w:rFonts w:ascii="Times New Roman" w:hAnsi="Times New Roman" w:cs="Times New Roman"/>
            <w:sz w:val="24"/>
            <w:szCs w:val="24"/>
          </w:rPr>
          <w:t xml:space="preserve"> times a day </w:t>
        </w:r>
      </w:ins>
      <w:ins w:id="555" w:author="Caitlin Jeffrey" w:date="2023-07-05T15:44:00Z">
        <w:r w:rsidR="00EB2457" w:rsidRPr="00604EDE">
          <w:rPr>
            <w:rFonts w:ascii="Times New Roman" w:hAnsi="Times New Roman" w:cs="Times New Roman"/>
            <w:sz w:val="24"/>
            <w:szCs w:val="24"/>
          </w:rPr>
          <w:t xml:space="preserve">to promote aerobic composting, 1 farm bedded with straw and woodchips and </w:t>
        </w:r>
      </w:ins>
      <w:ins w:id="556" w:author="Caitlin Jeffrey" w:date="2023-07-05T15:49:00Z">
        <w:r w:rsidR="007E26B5" w:rsidRPr="00604EDE">
          <w:rPr>
            <w:rFonts w:ascii="Times New Roman" w:hAnsi="Times New Roman" w:cs="Times New Roman"/>
            <w:sz w:val="24"/>
            <w:szCs w:val="24"/>
          </w:rPr>
          <w:t>cultivated</w:t>
        </w:r>
      </w:ins>
      <w:ins w:id="557" w:author="Caitlin Jeffrey" w:date="2023-07-05T15:48:00Z">
        <w:r w:rsidR="00FE3DC9" w:rsidRPr="00604EDE">
          <w:rPr>
            <w:rFonts w:ascii="Times New Roman" w:hAnsi="Times New Roman" w:cs="Times New Roman"/>
            <w:sz w:val="24"/>
            <w:szCs w:val="24"/>
          </w:rPr>
          <w:t xml:space="preserve"> 2 times a week</w:t>
        </w:r>
      </w:ins>
      <w:ins w:id="558" w:author="Caitlin Jeffrey" w:date="2023-07-05T15:44:00Z">
        <w:r w:rsidR="00EB2457" w:rsidRPr="00604EDE">
          <w:rPr>
            <w:rFonts w:ascii="Times New Roman" w:hAnsi="Times New Roman" w:cs="Times New Roman"/>
            <w:sz w:val="24"/>
            <w:szCs w:val="24"/>
          </w:rPr>
          <w:t xml:space="preserve">, and 2 bedded pack farms bedded mainly with straw, adding woodchips as needed, and did not till the pack at all. </w:t>
        </w:r>
      </w:ins>
      <w:r w:rsidRPr="00604EDE">
        <w:rPr>
          <w:rFonts w:ascii="Times New Roman" w:hAnsi="Times New Roman" w:cs="Times New Roman"/>
          <w:sz w:val="24"/>
          <w:szCs w:val="24"/>
        </w:rPr>
        <w:t>The predominant breeds for each farm were Holstein (</w:t>
      </w:r>
      <w:ins w:id="559" w:author="Caitlin Jeffrey" w:date="2023-06-26T13:43:00Z">
        <w:r w:rsidR="006C2F6C" w:rsidRPr="00604EDE">
          <w:rPr>
            <w:rFonts w:ascii="Times New Roman" w:hAnsi="Times New Roman" w:cs="Times New Roman"/>
            <w:sz w:val="24"/>
            <w:szCs w:val="24"/>
          </w:rPr>
          <w:t xml:space="preserve">n = </w:t>
        </w:r>
      </w:ins>
      <w:r w:rsidRPr="00604EDE">
        <w:rPr>
          <w:rFonts w:ascii="Times New Roman" w:hAnsi="Times New Roman" w:cs="Times New Roman"/>
          <w:sz w:val="24"/>
          <w:szCs w:val="24"/>
        </w:rPr>
        <w:t>8), Jersey (</w:t>
      </w:r>
      <w:ins w:id="560" w:author="Caitlin Jeffrey" w:date="2023-06-26T13:43:00Z">
        <w:r w:rsidR="00502D17" w:rsidRPr="00604EDE">
          <w:rPr>
            <w:rFonts w:ascii="Times New Roman" w:hAnsi="Times New Roman" w:cs="Times New Roman"/>
            <w:sz w:val="24"/>
            <w:szCs w:val="24"/>
          </w:rPr>
          <w:t xml:space="preserve">n = </w:t>
        </w:r>
      </w:ins>
      <w:r w:rsidRPr="00604EDE">
        <w:rPr>
          <w:rFonts w:ascii="Times New Roman" w:hAnsi="Times New Roman" w:cs="Times New Roman"/>
          <w:sz w:val="24"/>
          <w:szCs w:val="24"/>
        </w:rPr>
        <w:t>10), and mixed Holstein-Jersey crosses/other (</w:t>
      </w:r>
      <w:ins w:id="561" w:author="Caitlin Jeffrey" w:date="2023-06-26T13:43:00Z">
        <w:r w:rsidR="00502D17" w:rsidRPr="00604EDE">
          <w:rPr>
            <w:rFonts w:ascii="Times New Roman" w:hAnsi="Times New Roman" w:cs="Times New Roman"/>
            <w:sz w:val="24"/>
            <w:szCs w:val="24"/>
          </w:rPr>
          <w:t xml:space="preserve">n = </w:t>
        </w:r>
      </w:ins>
      <w:r w:rsidRPr="00604EDE">
        <w:rPr>
          <w:rFonts w:ascii="Times New Roman" w:hAnsi="Times New Roman" w:cs="Times New Roman"/>
          <w:sz w:val="24"/>
          <w:szCs w:val="24"/>
        </w:rPr>
        <w:t xml:space="preserve">3). The median (mean; range) number of lactating cows was 68 (64.9; 32-99). The median rolling herd average for the farms was 14,037 (14,163; 9,000-21,204) pounds. Nineteen of the 21 farms tested with DHIA monthly while their cows were in milk, with one farm testing 5-8 times/year and one testing every other month.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489A333" w14:textId="7EF2ADF8" w:rsidR="00CA29EB" w:rsidRPr="00604EDE" w:rsidRDefault="00CA29EB" w:rsidP="00CA29EB">
      <w:pPr>
        <w:pStyle w:val="ListParagraph"/>
        <w:numPr>
          <w:ilvl w:val="0"/>
          <w:numId w:val="9"/>
        </w:numPr>
        <w:spacing w:line="480" w:lineRule="auto"/>
        <w:rPr>
          <w:b/>
          <w:bCs/>
        </w:rPr>
      </w:pPr>
      <w:commentRangeStart w:id="562"/>
      <w:r w:rsidRPr="00604EDE">
        <w:rPr>
          <w:b/>
          <w:bCs/>
        </w:rPr>
        <w:t>Comparison of bulk tank milk aerobic culture data</w:t>
      </w:r>
      <w:commentRangeEnd w:id="562"/>
      <w:r w:rsidRPr="00604EDE">
        <w:commentReference w:id="562"/>
      </w:r>
      <w:r w:rsidRPr="00604EDE">
        <w:rPr>
          <w:b/>
          <w:bCs/>
        </w:rPr>
        <w:t xml:space="preserve"> </w:t>
      </w:r>
    </w:p>
    <w:p w14:paraId="0F46D12B" w14:textId="4739F133" w:rsidR="00CA29EB" w:rsidRPr="00604EDE" w:rsidRDefault="00CA29EB" w:rsidP="003E0763">
      <w:pPr>
        <w:spacing w:line="480" w:lineRule="auto"/>
        <w:ind w:firstLine="720"/>
        <w:rPr>
          <w:rFonts w:ascii="Times New Roman" w:hAnsi="Times New Roman" w:cs="Times New Roman"/>
          <w:sz w:val="24"/>
          <w:szCs w:val="24"/>
        </w:rPr>
      </w:pPr>
      <w:del w:id="563" w:author="Caitlin Jeffrey" w:date="2023-06-26T13:48:00Z">
        <w:r w:rsidRPr="00604EDE" w:rsidDel="001803F0">
          <w:rPr>
            <w:rFonts w:ascii="Times New Roman" w:hAnsi="Times New Roman" w:cs="Times New Roman"/>
            <w:sz w:val="24"/>
            <w:szCs w:val="24"/>
          </w:rPr>
          <w:delText xml:space="preserve">Of the 21 bulk tank milk samples </w:delText>
        </w:r>
      </w:del>
      <w:ins w:id="564" w:author="Caitlin Jeffrey" w:date="2023-06-26T13:48:00Z">
        <w:r w:rsidR="001803F0" w:rsidRPr="00604EDE">
          <w:rPr>
            <w:rFonts w:ascii="Times New Roman" w:hAnsi="Times New Roman" w:cs="Times New Roman"/>
            <w:sz w:val="24"/>
            <w:szCs w:val="24"/>
          </w:rPr>
          <w:t>N</w:t>
        </w:r>
      </w:ins>
      <w:del w:id="565" w:author="Caitlin Jeffrey" w:date="2023-06-26T13:48:00Z">
        <w:r w:rsidRPr="00604EDE" w:rsidDel="001803F0">
          <w:rPr>
            <w:rFonts w:ascii="Times New Roman" w:hAnsi="Times New Roman" w:cs="Times New Roman"/>
            <w:sz w:val="24"/>
            <w:szCs w:val="24"/>
          </w:rPr>
          <w:delText>cultured, n</w:delText>
        </w:r>
      </w:del>
      <w:r w:rsidRPr="00604EDE">
        <w:rPr>
          <w:rFonts w:ascii="Times New Roman" w:hAnsi="Times New Roman" w:cs="Times New Roman"/>
          <w:sz w:val="24"/>
          <w:szCs w:val="24"/>
        </w:rPr>
        <w:t>one</w:t>
      </w:r>
      <w:ins w:id="566" w:author="Caitlin Jeffrey" w:date="2023-06-26T13:48:00Z">
        <w:r w:rsidR="001803F0" w:rsidRPr="00604EDE">
          <w:rPr>
            <w:rFonts w:ascii="Times New Roman" w:hAnsi="Times New Roman" w:cs="Times New Roman"/>
            <w:sz w:val="24"/>
            <w:szCs w:val="24"/>
          </w:rPr>
          <w:t xml:space="preserve"> </w:t>
        </w:r>
      </w:ins>
      <w:ins w:id="567" w:author="Caitlin Jeffrey" w:date="2023-06-26T13:49:00Z">
        <w:r w:rsidR="001803F0" w:rsidRPr="00604EDE">
          <w:rPr>
            <w:rFonts w:ascii="Times New Roman" w:hAnsi="Times New Roman" w:cs="Times New Roman"/>
            <w:sz w:val="24"/>
            <w:szCs w:val="24"/>
          </w:rPr>
          <w:t>o</w:t>
        </w:r>
      </w:ins>
      <w:ins w:id="568" w:author="Caitlin Jeffrey" w:date="2023-06-26T13:48:00Z">
        <w:r w:rsidR="001803F0" w:rsidRPr="00604EDE">
          <w:rPr>
            <w:rFonts w:ascii="Times New Roman" w:hAnsi="Times New Roman" w:cs="Times New Roman"/>
            <w:sz w:val="24"/>
            <w:szCs w:val="24"/>
          </w:rPr>
          <w:t>f the 21 bulk tank milk samples</w:t>
        </w:r>
      </w:ins>
      <w:r w:rsidRPr="00604EDE">
        <w:rPr>
          <w:rFonts w:ascii="Times New Roman" w:hAnsi="Times New Roman" w:cs="Times New Roman"/>
          <w:sz w:val="24"/>
          <w:szCs w:val="24"/>
        </w:rPr>
        <w:t xml:space="preserve"> were positive for </w:t>
      </w:r>
      <w:r w:rsidRPr="00604EDE">
        <w:rPr>
          <w:rFonts w:ascii="Times New Roman" w:hAnsi="Times New Roman" w:cs="Times New Roman"/>
          <w:i/>
          <w:iCs/>
          <w:sz w:val="24"/>
          <w:szCs w:val="24"/>
        </w:rPr>
        <w:t xml:space="preserve">Strep. agalactiae </w:t>
      </w:r>
      <w:r w:rsidRPr="00604EDE">
        <w:rPr>
          <w:rFonts w:ascii="Times New Roman" w:hAnsi="Times New Roman" w:cs="Times New Roman"/>
          <w:sz w:val="24"/>
          <w:szCs w:val="24"/>
        </w:rPr>
        <w:t xml:space="preserve">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w:t>
      </w:r>
      <w:ins w:id="569" w:author="Caitlin Jeffrey" w:date="2023-06-30T14:08:00Z">
        <w:r w:rsidR="00BB0A26" w:rsidRPr="00604EDE">
          <w:rPr>
            <w:rFonts w:ascii="Times New Roman" w:hAnsi="Times New Roman" w:cs="Times New Roman"/>
            <w:sz w:val="24"/>
            <w:szCs w:val="24"/>
          </w:rPr>
          <w:t>Results of aerobic cultur</w:t>
        </w:r>
      </w:ins>
      <w:ins w:id="570" w:author="Caitlin Jeffrey" w:date="2023-06-30T14:09:00Z">
        <w:r w:rsidR="00BB0A26" w:rsidRPr="00604EDE">
          <w:rPr>
            <w:rFonts w:ascii="Times New Roman" w:hAnsi="Times New Roman" w:cs="Times New Roman"/>
            <w:sz w:val="24"/>
            <w:szCs w:val="24"/>
          </w:rPr>
          <w:t xml:space="preserve">e are presented in Table 1. </w:t>
        </w:r>
      </w:ins>
      <w:del w:id="571" w:author="Caitlin Jeffrey" w:date="2023-06-30T14:04:00Z">
        <w:r w:rsidRPr="00604EDE" w:rsidDel="00C3768A">
          <w:rPr>
            <w:rFonts w:ascii="Times New Roman" w:hAnsi="Times New Roman" w:cs="Times New Roman"/>
            <w:sz w:val="24"/>
            <w:szCs w:val="24"/>
          </w:rPr>
          <w:delText xml:space="preserve">(Table 1). </w:delText>
        </w:r>
      </w:del>
      <w:r w:rsidRPr="00604EDE">
        <w:rPr>
          <w:rFonts w:ascii="Times New Roman" w:hAnsi="Times New Roman" w:cs="Times New Roman"/>
          <w:sz w:val="24"/>
          <w:szCs w:val="24"/>
        </w:rPr>
        <w:t xml:space="preserve">Sixteen of the 21 bulk tank milk samples were negative for coliforms on aerobic culture, while 5 farms had a coliform count of 5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mL.</w:t>
      </w:r>
      <w:proofErr w:type="spellEnd"/>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found in the bulk tank milk from 13/21 herds, with a </w:t>
      </w:r>
      <w:commentRangeStart w:id="572"/>
      <w:r w:rsidRPr="00604EDE">
        <w:rPr>
          <w:rFonts w:ascii="Times New Roman" w:hAnsi="Times New Roman" w:cs="Times New Roman"/>
          <w:sz w:val="24"/>
          <w:szCs w:val="24"/>
        </w:rPr>
        <w:t xml:space="preserve">median (mean; range)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 xml:space="preserve">/mL of 50 (70; 15-320) when present. The median (mean; range)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 xml:space="preserve">spp. count found in the 21 bulk tank milk samples was 65 (96; 0-665)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/mL, while the median non-</w:t>
      </w:r>
      <w:r w:rsidRPr="00604EDE">
        <w:rPr>
          <w:rFonts w:ascii="Times New Roman" w:hAnsi="Times New Roman" w:cs="Times New Roman"/>
          <w:i/>
          <w:iCs/>
          <w:sz w:val="24"/>
          <w:szCs w:val="24"/>
        </w:rPr>
        <w:t xml:space="preserve">ag. Strep. </w:t>
      </w:r>
      <w:r w:rsidRPr="00604EDE">
        <w:rPr>
          <w:rFonts w:ascii="Times New Roman" w:hAnsi="Times New Roman" w:cs="Times New Roman"/>
          <w:sz w:val="24"/>
          <w:szCs w:val="24"/>
        </w:rPr>
        <w:t>count was 45 (156; 10-1</w:t>
      </w:r>
      <w:ins w:id="573" w:author="Caitlin Jeffrey" w:date="2023-06-26T13:54:00Z">
        <w:r w:rsidR="009F6726"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250)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mL.</w:t>
      </w:r>
      <w:proofErr w:type="spellEnd"/>
      <w:r w:rsidRPr="00604EDE">
        <w:rPr>
          <w:rFonts w:ascii="Times New Roman" w:hAnsi="Times New Roman" w:cs="Times New Roman"/>
          <w:sz w:val="24"/>
          <w:szCs w:val="24"/>
        </w:rPr>
        <w:t xml:space="preserve"> </w:t>
      </w:r>
      <w:commentRangeEnd w:id="572"/>
      <w:r w:rsidRPr="00604EDE">
        <w:rPr>
          <w:rFonts w:ascii="Times New Roman" w:hAnsi="Times New Roman" w:cs="Times New Roman"/>
          <w:sz w:val="24"/>
          <w:szCs w:val="24"/>
        </w:rPr>
        <w:commentReference w:id="572"/>
      </w:r>
      <w:del w:id="574" w:author="Caitlin Jeffrey" w:date="2023-07-05T12:27:00Z">
        <w:r w:rsidRPr="00604EDE" w:rsidDel="007C7EC8">
          <w:rPr>
            <w:rFonts w:ascii="Times New Roman" w:hAnsi="Times New Roman" w:cs="Times New Roman"/>
            <w:sz w:val="24"/>
            <w:szCs w:val="24"/>
          </w:rPr>
          <w:delText xml:space="preserve">As most measures of the aerobic culture data were not normally distributed even after log transformation, a </w:delText>
        </w:r>
        <w:commentRangeStart w:id="575"/>
        <w:r w:rsidRPr="00604EDE" w:rsidDel="007C7EC8">
          <w:rPr>
            <w:rFonts w:ascii="Times New Roman" w:hAnsi="Times New Roman" w:cs="Times New Roman"/>
            <w:sz w:val="24"/>
            <w:szCs w:val="24"/>
          </w:rPr>
          <w:delText>Kruskal-Wallis tes</w:delText>
        </w:r>
        <w:commentRangeEnd w:id="575"/>
        <w:r w:rsidRPr="00604EDE" w:rsidDel="007C7EC8">
          <w:rPr>
            <w:rFonts w:ascii="Times New Roman" w:hAnsi="Times New Roman" w:cs="Times New Roman"/>
            <w:sz w:val="24"/>
            <w:szCs w:val="24"/>
          </w:rPr>
          <w:commentReference w:id="575"/>
        </w:r>
        <w:r w:rsidRPr="00604EDE" w:rsidDel="007C7EC8">
          <w:rPr>
            <w:rFonts w:ascii="Times New Roman" w:hAnsi="Times New Roman" w:cs="Times New Roman"/>
            <w:sz w:val="24"/>
            <w:szCs w:val="24"/>
          </w:rPr>
          <w:delText xml:space="preserve">t was used to compare CFU counts between the three facility types. </w:delText>
        </w:r>
      </w:del>
      <w:del w:id="576" w:author="Caitlin Jeffrey" w:date="2023-07-05T12:28:00Z">
        <w:r w:rsidRPr="00604EDE" w:rsidDel="00632100">
          <w:rPr>
            <w:rFonts w:ascii="Times New Roman" w:hAnsi="Times New Roman" w:cs="Times New Roman"/>
            <w:sz w:val="24"/>
            <w:szCs w:val="24"/>
          </w:rPr>
          <w:delText xml:space="preserve">There was no difference in mean rank </w:delText>
        </w:r>
      </w:del>
      <w:del w:id="577" w:author="Caitlin Jeffrey" w:date="2023-06-26T13:53:00Z">
        <w:r w:rsidRPr="00604EDE" w:rsidDel="000D4576">
          <w:rPr>
            <w:rFonts w:ascii="Times New Roman" w:hAnsi="Times New Roman" w:cs="Times New Roman"/>
            <w:sz w:val="24"/>
            <w:szCs w:val="24"/>
          </w:rPr>
          <w:delText>in respect to</w:delText>
        </w:r>
      </w:del>
      <w:del w:id="578" w:author="Caitlin Jeffrey" w:date="2023-07-05T12:28:00Z">
        <w:r w:rsidRPr="00604EDE" w:rsidDel="00632100">
          <w:rPr>
            <w:rFonts w:ascii="Times New Roman" w:hAnsi="Times New Roman" w:cs="Times New Roman"/>
            <w:sz w:val="24"/>
            <w:szCs w:val="24"/>
          </w:rPr>
          <w:delText xml:space="preserve"> the three facility types for CFU counts of </w:delText>
        </w:r>
        <w:r w:rsidRPr="00604EDE" w:rsidDel="00632100">
          <w:rPr>
            <w:rFonts w:ascii="Times New Roman" w:hAnsi="Times New Roman" w:cs="Times New Roman"/>
            <w:i/>
            <w:iCs/>
            <w:sz w:val="24"/>
            <w:szCs w:val="24"/>
          </w:rPr>
          <w:delText>Staph.</w:delText>
        </w:r>
        <w:r w:rsidRPr="00604EDE" w:rsidDel="00632100">
          <w:rPr>
            <w:rFonts w:ascii="Times New Roman" w:hAnsi="Times New Roman" w:cs="Times New Roman"/>
            <w:sz w:val="24"/>
            <w:szCs w:val="24"/>
          </w:rPr>
          <w:delText xml:space="preserve"> spp., non-</w:delText>
        </w:r>
        <w:r w:rsidRPr="00604EDE" w:rsidDel="00632100">
          <w:rPr>
            <w:rFonts w:ascii="Times New Roman" w:hAnsi="Times New Roman" w:cs="Times New Roman"/>
            <w:i/>
            <w:iCs/>
            <w:sz w:val="24"/>
            <w:szCs w:val="24"/>
          </w:rPr>
          <w:delText>ag Strep.</w:delText>
        </w:r>
        <w:r w:rsidRPr="00604EDE" w:rsidDel="00632100">
          <w:rPr>
            <w:rFonts w:ascii="Times New Roman" w:hAnsi="Times New Roman" w:cs="Times New Roman"/>
            <w:sz w:val="24"/>
            <w:szCs w:val="24"/>
          </w:rPr>
          <w:delText xml:space="preserve"> spp., coliforms, or </w:delText>
        </w:r>
        <w:r w:rsidRPr="00604EDE" w:rsidDel="00632100">
          <w:rPr>
            <w:rFonts w:ascii="Times New Roman" w:hAnsi="Times New Roman" w:cs="Times New Roman"/>
            <w:i/>
            <w:iCs/>
            <w:sz w:val="24"/>
            <w:szCs w:val="24"/>
          </w:rPr>
          <w:delText>Staph. aureus</w:delText>
        </w:r>
      </w:del>
      <w:del w:id="579" w:author="Caitlin Jeffrey" w:date="2023-07-05T12:27:00Z">
        <w:r w:rsidRPr="00604EDE" w:rsidDel="007C7EC8">
          <w:rPr>
            <w:rFonts w:ascii="Times New Roman" w:hAnsi="Times New Roman" w:cs="Times New Roman"/>
            <w:sz w:val="24"/>
            <w:szCs w:val="24"/>
          </w:rPr>
          <w:delText xml:space="preserve"> (p &gt; 0.05</w:delText>
        </w:r>
      </w:del>
      <w:del w:id="580" w:author="Caitlin Jeffrey" w:date="2023-06-30T14:09:00Z">
        <w:r w:rsidRPr="00604EDE" w:rsidDel="00BB0A26">
          <w:rPr>
            <w:rFonts w:ascii="Times New Roman" w:hAnsi="Times New Roman" w:cs="Times New Roman"/>
            <w:sz w:val="24"/>
            <w:szCs w:val="24"/>
          </w:rPr>
          <w:delText>, Table 1</w:delText>
        </w:r>
      </w:del>
      <w:del w:id="581" w:author="Caitlin Jeffrey" w:date="2023-07-05T12:27:00Z">
        <w:r w:rsidRPr="00604EDE" w:rsidDel="007C7EC8">
          <w:rPr>
            <w:rFonts w:ascii="Times New Roman" w:hAnsi="Times New Roman" w:cs="Times New Roman"/>
            <w:sz w:val="24"/>
            <w:szCs w:val="24"/>
          </w:rPr>
          <w:delText>).</w:delText>
        </w:r>
      </w:del>
    </w:p>
    <w:p w14:paraId="4D468465" w14:textId="0079DA1C" w:rsidR="00692DAA" w:rsidRPr="00604EDE" w:rsidRDefault="00692DAA" w:rsidP="00692DAA">
      <w:pPr>
        <w:pStyle w:val="ListParagraph"/>
        <w:numPr>
          <w:ilvl w:val="0"/>
          <w:numId w:val="9"/>
        </w:numPr>
        <w:spacing w:line="480" w:lineRule="auto"/>
        <w:rPr>
          <w:b/>
          <w:bCs/>
        </w:rPr>
      </w:pPr>
      <w:r w:rsidRPr="00604EDE">
        <w:rPr>
          <w:b/>
          <w:bCs/>
        </w:rPr>
        <w:t>Comparison of bulk tank milk udder health measures by facility type</w:t>
      </w:r>
    </w:p>
    <w:p w14:paraId="1BAEB32E" w14:textId="22E792B9" w:rsidR="00895B63" w:rsidRPr="00604EDE" w:rsidDel="006F7FE7" w:rsidRDefault="00895B63" w:rsidP="00F81BD0">
      <w:pPr>
        <w:spacing w:line="480" w:lineRule="auto"/>
        <w:ind w:firstLine="720"/>
        <w:rPr>
          <w:del w:id="582" w:author="Caitlin Jeffrey" w:date="2023-07-05T12:29:00Z"/>
          <w:rFonts w:ascii="Times New Roman" w:hAnsi="Times New Roman" w:cs="Times New Roman"/>
          <w:sz w:val="24"/>
          <w:szCs w:val="24"/>
        </w:rPr>
      </w:pPr>
      <w:r w:rsidRPr="00604EDE">
        <w:rPr>
          <w:rFonts w:ascii="Times New Roman" w:hAnsi="Times New Roman" w:cs="Times New Roman"/>
          <w:sz w:val="24"/>
          <w:szCs w:val="24"/>
        </w:rPr>
        <w:t xml:space="preserve">The mean (SD; range) raw somatic cell count for the 21 bulk tank milk samples collected was 144,286 cells/mL </w:t>
      </w:r>
      <w:commentRangeStart w:id="583"/>
      <w:r w:rsidRPr="00604EDE">
        <w:rPr>
          <w:rFonts w:ascii="Times New Roman" w:hAnsi="Times New Roman" w:cs="Times New Roman"/>
          <w:sz w:val="24"/>
          <w:szCs w:val="24"/>
        </w:rPr>
        <w:t xml:space="preserve">(53,934; 54,000-250,000) </w:t>
      </w:r>
      <w:commentRangeEnd w:id="583"/>
      <w:r w:rsidRPr="00604EDE">
        <w:rPr>
          <w:rStyle w:val="CommentReference"/>
          <w:rFonts w:ascii="Times New Roman" w:hAnsi="Times New Roman" w:cs="Times New Roman"/>
          <w:sz w:val="24"/>
          <w:szCs w:val="24"/>
        </w:rPr>
        <w:commentReference w:id="583"/>
      </w:r>
      <w:r w:rsidRPr="00604EDE">
        <w:rPr>
          <w:rFonts w:ascii="Times New Roman" w:hAnsi="Times New Roman" w:cs="Times New Roman"/>
          <w:sz w:val="24"/>
          <w:szCs w:val="24"/>
        </w:rPr>
        <w:t>(Table 2). For the 19 herds with available DHIA test-day data, the mean percent of cows with new</w:t>
      </w:r>
      <w:ins w:id="584" w:author="Caitlin Jeffrey" w:date="2023-06-26T13:54:00Z">
        <w:r w:rsidR="00AA176D" w:rsidRPr="00604EDE">
          <w:rPr>
            <w:rFonts w:ascii="Times New Roman" w:hAnsi="Times New Roman" w:cs="Times New Roman"/>
            <w:sz w:val="24"/>
            <w:szCs w:val="24"/>
          </w:rPr>
          <w:t>ly</w:t>
        </w:r>
      </w:ins>
      <w:ins w:id="585" w:author="Caitlin Jeffrey" w:date="2023-06-26T13:55:00Z">
        <w:r w:rsidR="00685BEF" w:rsidRPr="00604EDE">
          <w:rPr>
            <w:rFonts w:ascii="Times New Roman" w:hAnsi="Times New Roman" w:cs="Times New Roman"/>
            <w:sz w:val="24"/>
            <w:szCs w:val="24"/>
          </w:rPr>
          <w:t>-</w:t>
        </w:r>
      </w:ins>
      <w:ins w:id="586" w:author="Caitlin Jeffrey" w:date="2023-06-26T13:54:00Z">
        <w:r w:rsidR="00AA176D" w:rsidRPr="00604EDE">
          <w:rPr>
            <w:rFonts w:ascii="Times New Roman" w:hAnsi="Times New Roman" w:cs="Times New Roman"/>
            <w:sz w:val="24"/>
            <w:szCs w:val="24"/>
          </w:rPr>
          <w:t>e</w:t>
        </w:r>
      </w:ins>
      <w:ins w:id="587" w:author="Caitlin Jeffrey" w:date="2023-06-26T13:55:00Z">
        <w:r w:rsidR="00AA176D" w:rsidRPr="00604EDE">
          <w:rPr>
            <w:rFonts w:ascii="Times New Roman" w:hAnsi="Times New Roman" w:cs="Times New Roman"/>
            <w:sz w:val="24"/>
            <w:szCs w:val="24"/>
          </w:rPr>
          <w:t>levated SCC</w:t>
        </w:r>
      </w:ins>
      <w:del w:id="588" w:author="Caitlin Jeffrey" w:date="2023-06-26T13:55:00Z">
        <w:r w:rsidRPr="00604EDE" w:rsidDel="00AA176D">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was 5.7 (3.7; 0-12.3), the mean percent of cows with chronic</w:t>
      </w:r>
      <w:ins w:id="589" w:author="Caitlin Jeffrey" w:date="2023-06-26T13:55:00Z">
        <w:r w:rsidR="007D51DA" w:rsidRPr="00604EDE">
          <w:rPr>
            <w:rFonts w:ascii="Times New Roman" w:hAnsi="Times New Roman" w:cs="Times New Roman"/>
            <w:sz w:val="24"/>
            <w:szCs w:val="24"/>
          </w:rPr>
          <w:t>ally-elevated SCC</w:t>
        </w:r>
      </w:ins>
      <w:del w:id="590" w:author="Caitlin Jeffrey" w:date="2023-06-26T13:55:00Z">
        <w:r w:rsidRPr="00604EDE" w:rsidDel="007D51DA">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was 13.6 (5.8; 2.9-23.1), and the mean percent of cows with </w:t>
      </w:r>
      <w:del w:id="591" w:author="Caitlin Jeffrey" w:date="2023-06-26T13:55:00Z">
        <w:r w:rsidRPr="00604EDE" w:rsidDel="007D51DA">
          <w:rPr>
            <w:rFonts w:ascii="Times New Roman" w:hAnsi="Times New Roman" w:cs="Times New Roman"/>
            <w:sz w:val="24"/>
            <w:szCs w:val="24"/>
          </w:rPr>
          <w:delText>any IMI</w:delText>
        </w:r>
      </w:del>
      <w:ins w:id="592" w:author="Caitlin Jeffrey" w:date="2023-06-26T13:55:00Z">
        <w:r w:rsidR="007D51DA" w:rsidRPr="00604EDE">
          <w:rPr>
            <w:rFonts w:ascii="Times New Roman" w:hAnsi="Times New Roman" w:cs="Times New Roman"/>
            <w:sz w:val="24"/>
            <w:szCs w:val="24"/>
          </w:rPr>
          <w:t>elevated SCC</w:t>
        </w:r>
      </w:ins>
      <w:r w:rsidRPr="00604EDE">
        <w:rPr>
          <w:rFonts w:ascii="Times New Roman" w:hAnsi="Times New Roman" w:cs="Times New Roman"/>
          <w:sz w:val="24"/>
          <w:szCs w:val="24"/>
        </w:rPr>
        <w:t xml:space="preserve"> was 25 (7.8; 8.6-36.9). For the 18 herds with available data, the mean standardized 150-day milk was 50 pounds (10.1; 33.5-68). For the 20 herds with available</w:t>
      </w:r>
      <w:ins w:id="593" w:author="Caitlin Jeffrey" w:date="2023-06-26T14:00:00Z">
        <w:r w:rsidR="0010405F" w:rsidRPr="00604EDE">
          <w:rPr>
            <w:rFonts w:ascii="Times New Roman" w:hAnsi="Times New Roman" w:cs="Times New Roman"/>
            <w:sz w:val="24"/>
            <w:szCs w:val="24"/>
          </w:rPr>
          <w:t xml:space="preserve"> cow-level test</w:t>
        </w:r>
      </w:ins>
      <w:r w:rsidRPr="00604EDE">
        <w:rPr>
          <w:rFonts w:ascii="Times New Roman" w:hAnsi="Times New Roman" w:cs="Times New Roman"/>
          <w:sz w:val="24"/>
          <w:szCs w:val="24"/>
        </w:rPr>
        <w:t xml:space="preserve"> data, the </w:t>
      </w:r>
      <w:del w:id="594" w:author="Caitlin Jeffrey" w:date="2023-06-26T13:58:00Z">
        <w:r w:rsidRPr="00604EDE" w:rsidDel="004A0167">
          <w:rPr>
            <w:rFonts w:ascii="Times New Roman" w:hAnsi="Times New Roman" w:cs="Times New Roman"/>
            <w:sz w:val="24"/>
            <w:szCs w:val="24"/>
          </w:rPr>
          <w:delText xml:space="preserve">mean </w:delText>
        </w:r>
      </w:del>
      <w:r w:rsidRPr="00604EDE">
        <w:rPr>
          <w:rFonts w:ascii="Times New Roman" w:hAnsi="Times New Roman" w:cs="Times New Roman"/>
          <w:sz w:val="24"/>
          <w:szCs w:val="24"/>
        </w:rPr>
        <w:t>average</w:t>
      </w:r>
      <w:del w:id="595" w:author="Caitlin Jeffrey" w:date="2023-06-30T10:36:00Z">
        <w:r w:rsidRPr="00604EDE" w:rsidDel="006F7C5E">
          <w:rPr>
            <w:rFonts w:ascii="Times New Roman" w:hAnsi="Times New Roman" w:cs="Times New Roman"/>
            <w:sz w:val="24"/>
            <w:szCs w:val="24"/>
          </w:rPr>
          <w:delText xml:space="preserve"> unweighted</w:delText>
        </w:r>
      </w:del>
      <w:r w:rsidRPr="00604EDE">
        <w:rPr>
          <w:rFonts w:ascii="Times New Roman" w:hAnsi="Times New Roman" w:cs="Times New Roman"/>
          <w:sz w:val="24"/>
          <w:szCs w:val="24"/>
        </w:rPr>
        <w:t xml:space="preserve"> </w:t>
      </w:r>
      <w:del w:id="596" w:author="Caitlin Jeffrey" w:date="2023-06-30T11:13:00Z">
        <w:r w:rsidRPr="00604EDE" w:rsidDel="007E1CCE">
          <w:rPr>
            <w:rFonts w:ascii="Times New Roman" w:hAnsi="Times New Roman" w:cs="Times New Roman"/>
            <w:sz w:val="24"/>
            <w:szCs w:val="24"/>
          </w:rPr>
          <w:delText>linear score</w:delText>
        </w:r>
      </w:del>
      <w:ins w:id="597" w:author="Caitlin Jeffrey" w:date="2023-06-30T11:13:00Z">
        <w:r w:rsidR="007E1CCE" w:rsidRPr="00604EDE">
          <w:rPr>
            <w:rFonts w:ascii="Times New Roman" w:hAnsi="Times New Roman" w:cs="Times New Roman"/>
            <w:sz w:val="24"/>
            <w:szCs w:val="24"/>
          </w:rPr>
          <w:t>LS</w:t>
        </w:r>
      </w:ins>
      <w:r w:rsidRPr="00604EDE">
        <w:rPr>
          <w:rFonts w:ascii="Times New Roman" w:hAnsi="Times New Roman" w:cs="Times New Roman"/>
          <w:sz w:val="24"/>
          <w:szCs w:val="24"/>
        </w:rPr>
        <w:t xml:space="preserve"> </w:t>
      </w:r>
      <w:del w:id="598" w:author="Caitlin Jeffrey" w:date="2023-06-26T13:58:00Z">
        <w:r w:rsidRPr="00604EDE" w:rsidDel="00437928">
          <w:rPr>
            <w:rFonts w:ascii="Times New Roman" w:hAnsi="Times New Roman" w:cs="Times New Roman"/>
            <w:sz w:val="24"/>
            <w:szCs w:val="24"/>
          </w:rPr>
          <w:delText xml:space="preserve">of cows </w:delText>
        </w:r>
      </w:del>
      <w:r w:rsidRPr="00604EDE">
        <w:rPr>
          <w:rFonts w:ascii="Times New Roman" w:hAnsi="Times New Roman" w:cs="Times New Roman"/>
          <w:sz w:val="24"/>
          <w:szCs w:val="24"/>
        </w:rPr>
        <w:t>was 2.44 (0.42; 1.7-3.3)</w:t>
      </w:r>
      <w:ins w:id="599" w:author="Caitlin Jeffrey" w:date="2023-06-30T10:36:00Z">
        <w:r w:rsidR="006F7C5E" w:rsidRPr="00604EDE">
          <w:rPr>
            <w:rFonts w:ascii="Times New Roman" w:hAnsi="Times New Roman" w:cs="Times New Roman"/>
            <w:sz w:val="24"/>
            <w:szCs w:val="24"/>
          </w:rPr>
          <w:t>.</w:t>
        </w:r>
      </w:ins>
      <w:del w:id="600" w:author="Caitlin Jeffrey" w:date="2023-06-30T10:36:00Z">
        <w:r w:rsidRPr="00604EDE" w:rsidDel="006F7C5E">
          <w:rPr>
            <w:rFonts w:ascii="Times New Roman" w:hAnsi="Times New Roman" w:cs="Times New Roman"/>
            <w:sz w:val="24"/>
            <w:szCs w:val="24"/>
          </w:rPr>
          <w:delText xml:space="preserve">, while the </w:delText>
        </w:r>
      </w:del>
      <w:del w:id="601" w:author="Caitlin Jeffrey" w:date="2023-06-26T13:59:00Z">
        <w:r w:rsidRPr="00604EDE" w:rsidDel="00D16C38">
          <w:rPr>
            <w:rFonts w:ascii="Times New Roman" w:hAnsi="Times New Roman" w:cs="Times New Roman"/>
            <w:sz w:val="24"/>
            <w:szCs w:val="24"/>
          </w:rPr>
          <w:delText xml:space="preserve">mean </w:delText>
        </w:r>
      </w:del>
      <w:del w:id="602" w:author="Caitlin Jeffrey" w:date="2023-06-30T10:36:00Z">
        <w:r w:rsidRPr="00604EDE" w:rsidDel="006F7C5E">
          <w:rPr>
            <w:rFonts w:ascii="Times New Roman" w:hAnsi="Times New Roman" w:cs="Times New Roman"/>
            <w:sz w:val="24"/>
            <w:szCs w:val="24"/>
          </w:rPr>
          <w:delText>average linear score weighted for production was 3.72 (0.56; 2.4-5).</w:delText>
        </w:r>
      </w:del>
      <w:r w:rsidRPr="00604EDE">
        <w:rPr>
          <w:rFonts w:ascii="Times New Roman" w:hAnsi="Times New Roman" w:cs="Times New Roman"/>
          <w:sz w:val="24"/>
          <w:szCs w:val="24"/>
        </w:rPr>
        <w:t xml:space="preserve"> </w:t>
      </w:r>
    </w:p>
    <w:p w14:paraId="44F47B11" w14:textId="77777777" w:rsidR="00F81BD0" w:rsidRPr="00604EDE" w:rsidRDefault="00F81BD0">
      <w:pPr>
        <w:spacing w:line="480" w:lineRule="auto"/>
        <w:ind w:firstLine="720"/>
        <w:pPrChange w:id="603" w:author="Caitlin Jeffrey" w:date="2023-07-05T12:29:00Z">
          <w:pPr>
            <w:spacing w:line="276" w:lineRule="auto"/>
            <w:ind w:left="360"/>
          </w:pPr>
        </w:pPrChange>
      </w:pPr>
    </w:p>
    <w:p w14:paraId="372A7A54" w14:textId="5B6147D2" w:rsidR="00057CE1" w:rsidRPr="00604EDE" w:rsidRDefault="008F3A2D" w:rsidP="00057CE1">
      <w:pPr>
        <w:pStyle w:val="ListParagraph"/>
        <w:numPr>
          <w:ilvl w:val="0"/>
          <w:numId w:val="9"/>
        </w:numPr>
        <w:spacing w:line="480" w:lineRule="auto"/>
        <w:rPr>
          <w:b/>
          <w:bCs/>
        </w:rPr>
      </w:pPr>
      <w:r w:rsidRPr="00604EDE">
        <w:rPr>
          <w:b/>
          <w:bCs/>
        </w:rPr>
        <w:t>Comparison of hygiene scores by facility type</w:t>
      </w:r>
    </w:p>
    <w:p w14:paraId="6C8296F6" w14:textId="3D79528E" w:rsidR="00057CE1" w:rsidRPr="00604EDE" w:rsidDel="009C6381" w:rsidRDefault="00057CE1" w:rsidP="00057CE1">
      <w:pPr>
        <w:spacing w:line="480" w:lineRule="auto"/>
        <w:ind w:firstLine="720"/>
        <w:rPr>
          <w:del w:id="604" w:author="Caitlin Jeffrey" w:date="2023-06-30T14:11:00Z"/>
          <w:rFonts w:ascii="Times New Roman" w:hAnsi="Times New Roman" w:cs="Times New Roman"/>
          <w:sz w:val="24"/>
          <w:szCs w:val="24"/>
        </w:rPr>
      </w:pPr>
      <w:commentRangeStart w:id="605"/>
      <w:del w:id="606" w:author="Caitlin Jeffrey" w:date="2023-06-30T14:11:00Z">
        <w:r w:rsidRPr="00604EDE" w:rsidDel="009C6381">
          <w:rPr>
            <w:rFonts w:ascii="Times New Roman" w:hAnsi="Times New Roman" w:cs="Times New Roman"/>
            <w:sz w:val="24"/>
            <w:szCs w:val="24"/>
          </w:rPr>
          <w:delText>The overall mean (SD; range) of herd-level hygiene scores for all 21 farms was 2.32 (0.39; 1.7-3.0). The mean (SD; range) hygiene score was 2.2 (0.31; 1.7-2.48) for bedded pack farms (n = 5), 2.5 (0.42; 1.9-3.04) for tiestall farms (n = 10), and 2.15 (0.28; 1.8-2.78) for freestall farms (n = 6). A one-way Fisher’s ANOVA revealed that there was not a statistically significant difference in mean hygiene score of cows in a herd between any of the three facility types (F(2,18) = [2.307], p = 0.13).</w:delText>
        </w:r>
      </w:del>
    </w:p>
    <w:p w14:paraId="68E64F47" w14:textId="570C98B7" w:rsidR="00057CE1" w:rsidRPr="00604EDE" w:rsidDel="009C6381" w:rsidRDefault="00057CE1" w:rsidP="00057CE1">
      <w:pPr>
        <w:spacing w:line="480" w:lineRule="auto"/>
        <w:ind w:firstLine="720"/>
        <w:rPr>
          <w:del w:id="607" w:author="Caitlin Jeffrey" w:date="2023-06-30T14:11:00Z"/>
          <w:rFonts w:ascii="Times New Roman" w:hAnsi="Times New Roman" w:cs="Times New Roman"/>
          <w:sz w:val="24"/>
          <w:szCs w:val="24"/>
        </w:rPr>
      </w:pPr>
      <w:del w:id="608" w:author="Caitlin Jeffrey" w:date="2023-06-30T14:11:00Z">
        <w:r w:rsidRPr="00604EDE" w:rsidDel="009C6381">
          <w:rPr>
            <w:rFonts w:ascii="Times New Roman" w:hAnsi="Times New Roman" w:cs="Times New Roman"/>
            <w:sz w:val="24"/>
            <w:szCs w:val="24"/>
          </w:rPr>
          <w:delText>The overall mean (SD; range) proportion of cows with dirty udders in a herd (udder hygiene score ≥ 3) was 40% (20; 10-79%). The proportion of cows with dirty udders (SD; range) was 32% (16; 10-48%) for bedded pack farms (n = 5), 49% (21; 21-79%) for tiestall farms (n = 10), and 32% (16; 16-55%) for freestall farms (n = 6). A one-way Fisher’s ANOVA revealed that there was not a statistically significant difference proportion of cows with dirty udders in a herd between any of the three facility types (F(2,18) = [2.1031], p = 0.15).</w:delText>
        </w:r>
        <w:commentRangeEnd w:id="605"/>
        <w:r w:rsidRPr="00604EDE" w:rsidDel="009C6381">
          <w:rPr>
            <w:rFonts w:ascii="Times New Roman" w:hAnsi="Times New Roman" w:cs="Times New Roman"/>
            <w:sz w:val="24"/>
            <w:szCs w:val="24"/>
          </w:rPr>
          <w:commentReference w:id="605"/>
        </w:r>
      </w:del>
    </w:p>
    <w:p w14:paraId="667C56FE" w14:textId="02592906" w:rsidR="00057CE1" w:rsidRPr="00604EDE" w:rsidDel="009C6381" w:rsidRDefault="00057CE1" w:rsidP="00057CE1">
      <w:pPr>
        <w:spacing w:line="480" w:lineRule="auto"/>
        <w:ind w:firstLine="720"/>
        <w:rPr>
          <w:del w:id="609" w:author="Caitlin Jeffrey" w:date="2023-06-30T14:11:00Z"/>
          <w:rFonts w:ascii="Times New Roman" w:hAnsi="Times New Roman" w:cs="Times New Roman"/>
          <w:b/>
          <w:bCs/>
          <w:i/>
          <w:iCs/>
          <w:sz w:val="24"/>
          <w:szCs w:val="24"/>
        </w:rPr>
      </w:pPr>
      <w:del w:id="610" w:author="Caitlin Jeffrey" w:date="2023-06-30T14:11:00Z">
        <w:r w:rsidRPr="00604EDE" w:rsidDel="009C6381">
          <w:rPr>
            <w:rFonts w:ascii="Times New Roman" w:hAnsi="Times New Roman" w:cs="Times New Roman"/>
            <w:b/>
            <w:bCs/>
            <w:i/>
            <w:iCs/>
            <w:sz w:val="24"/>
            <w:szCs w:val="24"/>
          </w:rPr>
          <w:delText>OR:</w:delText>
        </w:r>
      </w:del>
    </w:p>
    <w:p w14:paraId="4B22464F" w14:textId="48F9C03B" w:rsidR="00057CE1" w:rsidRPr="00604EDE" w:rsidRDefault="00057CE1">
      <w:pPr>
        <w:spacing w:after="0" w:line="480" w:lineRule="auto"/>
        <w:ind w:firstLine="720"/>
        <w:rPr>
          <w:rFonts w:ascii="Times New Roman" w:hAnsi="Times New Roman" w:cs="Times New Roman"/>
          <w:sz w:val="24"/>
          <w:szCs w:val="24"/>
        </w:rPr>
        <w:pPrChange w:id="611" w:author="Caitlin Jeffrey" w:date="2023-07-05T12:30:00Z">
          <w:pPr>
            <w:spacing w:line="480" w:lineRule="auto"/>
            <w:ind w:firstLine="720"/>
          </w:pPr>
        </w:pPrChange>
      </w:pPr>
      <w:commentRangeStart w:id="612"/>
      <w:r w:rsidRPr="00604EDE">
        <w:rPr>
          <w:rFonts w:ascii="Times New Roman" w:hAnsi="Times New Roman" w:cs="Times New Roman"/>
          <w:sz w:val="24"/>
          <w:szCs w:val="24"/>
        </w:rPr>
        <w:t>The overall mean (95% CI</w:t>
      </w:r>
      <w:del w:id="613" w:author="Caitlin Jeffrey" w:date="2023-07-05T12:04: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of herd-level hygiene scores for all 21 farms was 2.32 (2.16-2.49</w:t>
      </w:r>
      <w:del w:id="614" w:author="Caitlin Jeffrey" w:date="2023-07-05T12:04:00Z">
        <w:r w:rsidRPr="00604EDE" w:rsidDel="00C975AE">
          <w:rPr>
            <w:rFonts w:ascii="Times New Roman" w:hAnsi="Times New Roman" w:cs="Times New Roman"/>
            <w:sz w:val="24"/>
            <w:szCs w:val="24"/>
          </w:rPr>
          <w:delText>; 1.7-3.0</w:delText>
        </w:r>
      </w:del>
      <w:r w:rsidRPr="00604EDE">
        <w:rPr>
          <w:rFonts w:ascii="Times New Roman" w:hAnsi="Times New Roman" w:cs="Times New Roman"/>
          <w:sz w:val="24"/>
          <w:szCs w:val="24"/>
        </w:rPr>
        <w:t>). The mean (95% CI</w:t>
      </w:r>
      <w:del w:id="615" w:author="Caitlin Jeffrey" w:date="2023-07-05T12:04: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hygiene score was 2.2 (1.91-2.44</w:t>
      </w:r>
      <w:del w:id="616" w:author="Caitlin Jeffrey" w:date="2023-07-05T12:04:00Z">
        <w:r w:rsidRPr="00604EDE" w:rsidDel="00C975AE">
          <w:rPr>
            <w:rFonts w:ascii="Times New Roman" w:hAnsi="Times New Roman" w:cs="Times New Roman"/>
            <w:sz w:val="24"/>
            <w:szCs w:val="24"/>
          </w:rPr>
          <w:delText>; 1.7-2.48</w:delText>
        </w:r>
      </w:del>
      <w:r w:rsidRPr="00604EDE">
        <w:rPr>
          <w:rFonts w:ascii="Times New Roman" w:hAnsi="Times New Roman" w:cs="Times New Roman"/>
          <w:sz w:val="24"/>
          <w:szCs w:val="24"/>
        </w:rPr>
        <w:t>) for bedded pack farms (n = 5), 2.5 (2.24-2.76</w:t>
      </w:r>
      <w:del w:id="617" w:author="Caitlin Jeffrey" w:date="2023-07-05T12:05:00Z">
        <w:r w:rsidRPr="00604EDE" w:rsidDel="00C975AE">
          <w:rPr>
            <w:rFonts w:ascii="Times New Roman" w:hAnsi="Times New Roman" w:cs="Times New Roman"/>
            <w:sz w:val="24"/>
            <w:szCs w:val="24"/>
          </w:rPr>
          <w:delText>; 1.9-3.04</w:delText>
        </w:r>
      </w:del>
      <w:r w:rsidRPr="00604EDE">
        <w:rPr>
          <w:rFonts w:ascii="Times New Roman" w:hAnsi="Times New Roman" w:cs="Times New Roman"/>
          <w:sz w:val="24"/>
          <w:szCs w:val="24"/>
        </w:rPr>
        <w:t>) for tiestall farms (n = 10), and 2.15 (1.93-2.37</w:t>
      </w:r>
      <w:del w:id="618" w:author="Caitlin Jeffrey" w:date="2023-07-05T12:05:00Z">
        <w:r w:rsidRPr="00604EDE" w:rsidDel="00C975AE">
          <w:rPr>
            <w:rFonts w:ascii="Times New Roman" w:hAnsi="Times New Roman" w:cs="Times New Roman"/>
            <w:sz w:val="24"/>
            <w:szCs w:val="24"/>
          </w:rPr>
          <w:delText>; 1.8-2.78</w:delText>
        </w:r>
      </w:del>
      <w:r w:rsidRPr="00604EDE">
        <w:rPr>
          <w:rFonts w:ascii="Times New Roman" w:hAnsi="Times New Roman" w:cs="Times New Roman"/>
          <w:sz w:val="24"/>
          <w:szCs w:val="24"/>
        </w:rPr>
        <w:t>) for freestall farms (n = 6). A one-way Fisher’s ANOVA revealed that there was not a statistically significant difference in mean hygiene score of cows in a herd between any of the three facility types (</w:t>
      </w:r>
      <w:proofErr w:type="gramStart"/>
      <w:r w:rsidRPr="00604EDE">
        <w:rPr>
          <w:rFonts w:ascii="Times New Roman" w:hAnsi="Times New Roman" w:cs="Times New Roman"/>
          <w:sz w:val="24"/>
          <w:szCs w:val="24"/>
        </w:rPr>
        <w:t>F(</w:t>
      </w:r>
      <w:proofErr w:type="gramEnd"/>
      <w:r w:rsidRPr="00604EDE">
        <w:rPr>
          <w:rFonts w:ascii="Times New Roman" w:hAnsi="Times New Roman" w:cs="Times New Roman"/>
          <w:sz w:val="24"/>
          <w:szCs w:val="24"/>
        </w:rPr>
        <w:t>2,18) = [2.307], p = 0.13).</w:t>
      </w:r>
    </w:p>
    <w:p w14:paraId="04C5B6FE" w14:textId="0A2954FA" w:rsidR="00057CE1" w:rsidRPr="00604EDE" w:rsidRDefault="00057CE1">
      <w:pPr>
        <w:spacing w:after="0" w:line="480" w:lineRule="auto"/>
        <w:ind w:firstLine="720"/>
        <w:rPr>
          <w:rFonts w:ascii="Times New Roman" w:hAnsi="Times New Roman" w:cs="Times New Roman"/>
          <w:sz w:val="24"/>
          <w:szCs w:val="24"/>
        </w:rPr>
        <w:pPrChange w:id="619" w:author="Caitlin Jeffrey" w:date="2023-07-05T12:30:00Z">
          <w:pPr>
            <w:spacing w:line="480" w:lineRule="auto"/>
            <w:ind w:firstLine="720"/>
          </w:pPr>
        </w:pPrChange>
      </w:pPr>
      <w:r w:rsidRPr="00604EDE">
        <w:rPr>
          <w:rFonts w:ascii="Times New Roman" w:hAnsi="Times New Roman" w:cs="Times New Roman"/>
          <w:sz w:val="24"/>
          <w:szCs w:val="24"/>
        </w:rPr>
        <w:t>The overall mean (95% CI</w:t>
      </w:r>
      <w:del w:id="620" w:author="Caitlin Jeffrey" w:date="2023-07-05T12:05: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proportion of cows with dirty udders in a herd (udder hygiene score ≥</w:t>
      </w:r>
      <w:del w:id="621" w:author="Caitlin Jeffrey" w:date="2023-08-03T13:11: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3) was 40% (31-48%</w:t>
      </w:r>
      <w:ins w:id="622" w:author="Caitlin Jeffrey" w:date="2023-07-05T12:05:00Z">
        <w:r w:rsidR="00C975AE" w:rsidRPr="00604EDE">
          <w:rPr>
            <w:rFonts w:ascii="Times New Roman" w:hAnsi="Times New Roman" w:cs="Times New Roman"/>
            <w:sz w:val="24"/>
            <w:szCs w:val="24"/>
          </w:rPr>
          <w:t xml:space="preserve">). </w:t>
        </w:r>
      </w:ins>
      <w:del w:id="623" w:author="Caitlin Jeffrey" w:date="2023-07-05T12:05:00Z">
        <w:r w:rsidRPr="00604EDE" w:rsidDel="00C975AE">
          <w:rPr>
            <w:rFonts w:ascii="Times New Roman" w:hAnsi="Times New Roman" w:cs="Times New Roman"/>
            <w:sz w:val="24"/>
            <w:szCs w:val="24"/>
          </w:rPr>
          <w:delText xml:space="preserve">; 10-79%). </w:delText>
        </w:r>
      </w:del>
      <w:r w:rsidRPr="00604EDE">
        <w:rPr>
          <w:rFonts w:ascii="Times New Roman" w:hAnsi="Times New Roman" w:cs="Times New Roman"/>
          <w:sz w:val="24"/>
          <w:szCs w:val="24"/>
        </w:rPr>
        <w:t>The proportion of cows with dirty udders (95% CI</w:t>
      </w:r>
      <w:del w:id="624" w:author="Caitlin Jeffrey" w:date="2023-07-05T12:05: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was 32% (18-46%</w:t>
      </w:r>
      <w:ins w:id="625" w:author="Caitlin Jeffrey" w:date="2023-07-05T12:05:00Z">
        <w:r w:rsidR="00C975AE" w:rsidRPr="00604EDE">
          <w:rPr>
            <w:rFonts w:ascii="Times New Roman" w:hAnsi="Times New Roman" w:cs="Times New Roman"/>
            <w:sz w:val="24"/>
            <w:szCs w:val="24"/>
          </w:rPr>
          <w:t xml:space="preserve">) </w:t>
        </w:r>
      </w:ins>
      <w:del w:id="626" w:author="Caitlin Jeffrey" w:date="2023-07-05T12:05:00Z">
        <w:r w:rsidRPr="00604EDE" w:rsidDel="00C975AE">
          <w:rPr>
            <w:rFonts w:ascii="Times New Roman" w:hAnsi="Times New Roman" w:cs="Times New Roman"/>
            <w:sz w:val="24"/>
            <w:szCs w:val="24"/>
          </w:rPr>
          <w:delText xml:space="preserve">; 10-48%) </w:delText>
        </w:r>
      </w:del>
      <w:r w:rsidRPr="00604EDE">
        <w:rPr>
          <w:rFonts w:ascii="Times New Roman" w:hAnsi="Times New Roman" w:cs="Times New Roman"/>
          <w:sz w:val="24"/>
          <w:szCs w:val="24"/>
        </w:rPr>
        <w:t>for bedded pack farms (n = 5), 49% (35-62%</w:t>
      </w:r>
      <w:del w:id="627" w:author="Caitlin Jeffrey" w:date="2023-07-05T12:05:00Z">
        <w:r w:rsidRPr="00604EDE" w:rsidDel="00C975AE">
          <w:rPr>
            <w:rFonts w:ascii="Times New Roman" w:hAnsi="Times New Roman" w:cs="Times New Roman"/>
            <w:sz w:val="24"/>
            <w:szCs w:val="24"/>
          </w:rPr>
          <w:delText>; 21-79%</w:delText>
        </w:r>
      </w:del>
      <w:r w:rsidRPr="00604EDE">
        <w:rPr>
          <w:rFonts w:ascii="Times New Roman" w:hAnsi="Times New Roman" w:cs="Times New Roman"/>
          <w:sz w:val="24"/>
          <w:szCs w:val="24"/>
        </w:rPr>
        <w:t>) for tiestall farms (n = 10), and 32% (20-44%</w:t>
      </w:r>
      <w:del w:id="628" w:author="Caitlin Jeffrey" w:date="2023-07-05T12:05:00Z">
        <w:r w:rsidRPr="00604EDE" w:rsidDel="00C975AE">
          <w:rPr>
            <w:rFonts w:ascii="Times New Roman" w:hAnsi="Times New Roman" w:cs="Times New Roman"/>
            <w:sz w:val="24"/>
            <w:szCs w:val="24"/>
          </w:rPr>
          <w:delText>; 16-55%</w:delText>
        </w:r>
      </w:del>
      <w:r w:rsidRPr="00604EDE">
        <w:rPr>
          <w:rFonts w:ascii="Times New Roman" w:hAnsi="Times New Roman" w:cs="Times New Roman"/>
          <w:sz w:val="24"/>
          <w:szCs w:val="24"/>
        </w:rPr>
        <w:t>) for freestall farms (n = 6). A one-way Fisher’s ANOVA revealed that there was not a statistically significant difference proportion of cows with dirty udders in a herd between any of the three facility types (</w:t>
      </w:r>
      <w:proofErr w:type="gramStart"/>
      <w:r w:rsidRPr="00604EDE">
        <w:rPr>
          <w:rFonts w:ascii="Times New Roman" w:hAnsi="Times New Roman" w:cs="Times New Roman"/>
          <w:sz w:val="24"/>
          <w:szCs w:val="24"/>
        </w:rPr>
        <w:t>F(</w:t>
      </w:r>
      <w:proofErr w:type="gramEnd"/>
      <w:r w:rsidRPr="00604EDE">
        <w:rPr>
          <w:rFonts w:ascii="Times New Roman" w:hAnsi="Times New Roman" w:cs="Times New Roman"/>
          <w:sz w:val="24"/>
          <w:szCs w:val="24"/>
        </w:rPr>
        <w:t>2,18) = [2.1031], p = 0.15).</w:t>
      </w:r>
      <w:commentRangeEnd w:id="612"/>
      <w:r w:rsidRPr="00604EDE">
        <w:rPr>
          <w:rFonts w:ascii="Times New Roman" w:hAnsi="Times New Roman" w:cs="Times New Roman"/>
          <w:sz w:val="24"/>
          <w:szCs w:val="24"/>
        </w:rPr>
        <w:commentReference w:id="612"/>
      </w:r>
    </w:p>
    <w:p w14:paraId="052DC592" w14:textId="25C6CB11" w:rsidR="00F93FD4" w:rsidRPr="00604EDE" w:rsidRDefault="00F93FD4" w:rsidP="00F93FD4">
      <w:pPr>
        <w:pStyle w:val="ListParagraph"/>
        <w:numPr>
          <w:ilvl w:val="0"/>
          <w:numId w:val="9"/>
        </w:numPr>
        <w:spacing w:line="480" w:lineRule="auto"/>
        <w:rPr>
          <w:ins w:id="629" w:author="Caitlin Jeffrey" w:date="2023-08-02T13:02:00Z"/>
          <w:b/>
          <w:bCs/>
        </w:rPr>
      </w:pPr>
      <w:commentRangeStart w:id="630"/>
      <w:ins w:id="631" w:author="Caitlin Jeffrey" w:date="2023-08-02T13:02:00Z">
        <w:r w:rsidRPr="00604EDE">
          <w:rPr>
            <w:b/>
            <w:bCs/>
          </w:rPr>
          <w:t xml:space="preserve">Results of </w:t>
        </w:r>
        <w:r>
          <w:rPr>
            <w:b/>
            <w:bCs/>
          </w:rPr>
          <w:t xml:space="preserve">multivariable </w:t>
        </w:r>
        <w:r w:rsidRPr="00604EDE">
          <w:rPr>
            <w:b/>
            <w:bCs/>
          </w:rPr>
          <w:t>analyses for udder health and hygiene outcomes</w:t>
        </w:r>
      </w:ins>
      <w:commentRangeEnd w:id="630"/>
      <w:ins w:id="632" w:author="Caitlin Jeffrey" w:date="2023-08-04T17:01:00Z">
        <w:r w:rsidR="00715689">
          <w:rPr>
            <w:rStyle w:val="CommentReference"/>
            <w:rFonts w:asciiTheme="minorHAnsi" w:eastAsiaTheme="minorEastAsia" w:hAnsiTheme="minorHAnsi" w:cstheme="minorBidi"/>
          </w:rPr>
          <w:commentReference w:id="630"/>
        </w:r>
      </w:ins>
    </w:p>
    <w:p w14:paraId="307763EB" w14:textId="12CE392B" w:rsidR="0076306B" w:rsidRDefault="00797FB4" w:rsidP="00A305CE">
      <w:pPr>
        <w:pStyle w:val="ListParagraph"/>
        <w:spacing w:line="480" w:lineRule="auto"/>
        <w:ind w:left="0" w:firstLine="720"/>
        <w:rPr>
          <w:ins w:id="633" w:author="Caitlin Jeffrey" w:date="2023-08-04T17:18:00Z"/>
        </w:rPr>
      </w:pPr>
      <w:ins w:id="634" w:author="Caitlin Jeffrey" w:date="2023-08-04T18:42:00Z">
        <w:r>
          <w:t xml:space="preserve">Facility type (FS, TS, or BP) was forced into all models. </w:t>
        </w:r>
      </w:ins>
      <w:ins w:id="635" w:author="Caitlin Jeffrey" w:date="2023-08-02T13:08:00Z">
        <w:r w:rsidR="009C3744">
          <w:t>Predominant breed (Holstein</w:t>
        </w:r>
      </w:ins>
      <w:ins w:id="636" w:author="Caitlin Jeffrey" w:date="2023-08-04T16:58:00Z">
        <w:r w:rsidR="00A00138">
          <w:t>,</w:t>
        </w:r>
      </w:ins>
      <w:ins w:id="637" w:author="Caitlin Jeffrey" w:date="2023-08-02T13:08:00Z">
        <w:r w:rsidR="009C3744">
          <w:t xml:space="preserve"> n = 8</w:t>
        </w:r>
      </w:ins>
      <w:ins w:id="638" w:author="Caitlin Jeffrey" w:date="2023-08-04T16:58:00Z">
        <w:r w:rsidR="00A00138">
          <w:t>;</w:t>
        </w:r>
      </w:ins>
      <w:ins w:id="639" w:author="Caitlin Jeffrey" w:date="2023-08-02T13:08:00Z">
        <w:r w:rsidR="009C3744">
          <w:t xml:space="preserve"> Jersey/Other</w:t>
        </w:r>
      </w:ins>
      <w:ins w:id="640" w:author="Caitlin Jeffrey" w:date="2023-08-04T16:58:00Z">
        <w:r w:rsidR="00A00138">
          <w:t>,</w:t>
        </w:r>
      </w:ins>
      <w:ins w:id="641" w:author="Caitlin Jeffrey" w:date="2023-08-02T13:08:00Z">
        <w:r w:rsidR="009C3744">
          <w:t xml:space="preserve"> n = 13) and herd size</w:t>
        </w:r>
      </w:ins>
      <w:ins w:id="642" w:author="Caitlin Jeffrey" w:date="2023-08-04T16:54:00Z">
        <w:r w:rsidR="0082775C">
          <w:t xml:space="preserve"> (n = 21)</w:t>
        </w:r>
      </w:ins>
      <w:ins w:id="643" w:author="Caitlin Jeffrey" w:date="2023-08-02T13:08:00Z">
        <w:r w:rsidR="009C3744">
          <w:t xml:space="preserve"> were offered </w:t>
        </w:r>
        <w:r w:rsidR="00660061">
          <w:t xml:space="preserve">to a </w:t>
        </w:r>
      </w:ins>
      <w:ins w:id="644" w:author="Caitlin Jeffrey" w:date="2023-08-02T13:05:00Z">
        <w:r w:rsidR="00816A9A">
          <w:t xml:space="preserve">multivariable </w:t>
        </w:r>
      </w:ins>
      <w:ins w:id="645" w:author="Caitlin Jeffrey" w:date="2023-08-02T13:08:00Z">
        <w:r w:rsidR="00660061">
          <w:t xml:space="preserve">model </w:t>
        </w:r>
      </w:ins>
      <w:ins w:id="646" w:author="Caitlin Jeffrey" w:date="2023-08-02T13:06:00Z">
        <w:r w:rsidR="00CB4903">
          <w:t>fo</w:t>
        </w:r>
      </w:ins>
      <w:ins w:id="647" w:author="Caitlin Jeffrey" w:date="2023-08-02T13:05:00Z">
        <w:r w:rsidR="00CB4903">
          <w:t>r BT</w:t>
        </w:r>
      </w:ins>
      <w:ins w:id="648" w:author="Caitlin Jeffrey" w:date="2023-08-02T13:03:00Z">
        <w:r w:rsidR="00702A1C" w:rsidRPr="004933C3">
          <w:rPr>
            <w:rPrChange w:id="649" w:author="Caitlin Jeffrey" w:date="2023-08-02T13:03:00Z">
              <w:rPr>
                <w:b/>
                <w:bCs/>
              </w:rPr>
            </w:rPrChange>
          </w:rPr>
          <w:t>SCC</w:t>
        </w:r>
      </w:ins>
      <w:ins w:id="650" w:author="Caitlin Jeffrey" w:date="2023-08-02T13:09:00Z">
        <w:r w:rsidR="00901BD6">
          <w:t xml:space="preserve">. </w:t>
        </w:r>
      </w:ins>
      <w:ins w:id="651" w:author="Caitlin Jeffrey" w:date="2023-08-02T13:10:00Z">
        <w:r w:rsidR="00446493">
          <w:t>No models were produced</w:t>
        </w:r>
      </w:ins>
      <w:ins w:id="652" w:author="Caitlin Jeffrey" w:date="2023-08-04T16:48:00Z">
        <w:r w:rsidR="006D4E55">
          <w:t xml:space="preserve"> for BT</w:t>
        </w:r>
      </w:ins>
      <w:ins w:id="653" w:author="Caitlin Jeffrey" w:date="2023-08-04T16:54:00Z">
        <w:r w:rsidR="00B17900">
          <w:t>S</w:t>
        </w:r>
      </w:ins>
      <w:ins w:id="654" w:author="Caitlin Jeffrey" w:date="2023-08-04T16:48:00Z">
        <w:r w:rsidR="006D4E55">
          <w:t>CC</w:t>
        </w:r>
      </w:ins>
      <w:ins w:id="655" w:author="Caitlin Jeffrey" w:date="2023-08-02T13:10:00Z">
        <w:r w:rsidR="00446493">
          <w:t xml:space="preserve"> that were statistically significant overall (</w:t>
        </w:r>
      </w:ins>
      <w:ins w:id="656" w:author="Caitlin Jeffrey" w:date="2023-08-02T13:11:00Z">
        <w:r w:rsidR="001A759F">
          <w:t>F</w:t>
        </w:r>
      </w:ins>
      <w:ins w:id="657" w:author="Caitlin Jeffrey" w:date="2023-08-02T13:10:00Z">
        <w:r w:rsidR="00446493">
          <w:t>-test</w:t>
        </w:r>
        <w:r w:rsidR="001A759F">
          <w:t>, p &gt;0.05)</w:t>
        </w:r>
      </w:ins>
      <w:ins w:id="658" w:author="Caitlin Jeffrey" w:date="2023-08-02T13:11:00Z">
        <w:r w:rsidR="001A759F">
          <w:t xml:space="preserve">, </w:t>
        </w:r>
      </w:ins>
      <w:ins w:id="659" w:author="Caitlin Jeffrey" w:date="2023-08-04T16:55:00Z">
        <w:r w:rsidR="001E1026">
          <w:t>or which had any</w:t>
        </w:r>
      </w:ins>
      <w:ins w:id="660" w:author="Caitlin Jeffrey" w:date="2023-08-02T13:04:00Z">
        <w:r w:rsidR="00AA0F56" w:rsidRPr="00AA0F56">
          <w:t xml:space="preserve"> significant predictors</w:t>
        </w:r>
      </w:ins>
      <w:ins w:id="661" w:author="Caitlin Jeffrey" w:date="2023-08-02T13:11:00Z">
        <w:r w:rsidR="00AA5799">
          <w:t>.</w:t>
        </w:r>
      </w:ins>
      <w:ins w:id="662" w:author="Caitlin Jeffrey" w:date="2023-08-02T16:00:00Z">
        <w:r w:rsidR="00716087">
          <w:t xml:space="preserve"> </w:t>
        </w:r>
      </w:ins>
    </w:p>
    <w:p w14:paraId="7B388B6A" w14:textId="6ACFAF95" w:rsidR="0076306B" w:rsidRDefault="00177A11" w:rsidP="00A305CE">
      <w:pPr>
        <w:pStyle w:val="ListParagraph"/>
        <w:spacing w:line="480" w:lineRule="auto"/>
        <w:ind w:left="0" w:firstLine="720"/>
        <w:rPr>
          <w:ins w:id="663" w:author="Caitlin Jeffrey" w:date="2023-08-04T17:18:00Z"/>
        </w:rPr>
      </w:pPr>
      <w:ins w:id="664" w:author="Caitlin Jeffrey" w:date="2023-08-02T13:12:00Z">
        <w:r>
          <w:t>Herd size category (</w:t>
        </w:r>
      </w:ins>
      <w:ins w:id="665" w:author="Caitlin Jeffrey" w:date="2023-08-02T13:13:00Z">
        <w:r w:rsidR="004523A0">
          <w:t>30-55 cows,</w:t>
        </w:r>
      </w:ins>
      <w:ins w:id="666" w:author="Caitlin Jeffrey" w:date="2023-08-04T16:56:00Z">
        <w:r w:rsidR="00A93F18">
          <w:t xml:space="preserve"> n = 5;</w:t>
        </w:r>
      </w:ins>
      <w:ins w:id="667" w:author="Caitlin Jeffrey" w:date="2023-08-02T13:13:00Z">
        <w:r w:rsidR="004523A0">
          <w:t xml:space="preserve"> 56-69 cows,</w:t>
        </w:r>
      </w:ins>
      <w:ins w:id="668" w:author="Caitlin Jeffrey" w:date="2023-08-04T16:56:00Z">
        <w:r w:rsidR="00A93F18">
          <w:t xml:space="preserve"> n = </w:t>
        </w:r>
        <w:r w:rsidR="00030B71">
          <w:t>6;</w:t>
        </w:r>
      </w:ins>
      <w:ins w:id="669" w:author="Caitlin Jeffrey" w:date="2023-08-02T13:13:00Z">
        <w:r w:rsidR="004523A0">
          <w:t xml:space="preserve"> 70-100 cows</w:t>
        </w:r>
      </w:ins>
      <w:ins w:id="670" w:author="Caitlin Jeffrey" w:date="2023-08-04T16:56:00Z">
        <w:r w:rsidR="00030B71">
          <w:t>, n = 8</w:t>
        </w:r>
      </w:ins>
      <w:ins w:id="671" w:author="Caitlin Jeffrey" w:date="2023-08-02T13:13:00Z">
        <w:r w:rsidR="004523A0">
          <w:t>),</w:t>
        </w:r>
        <w:r w:rsidR="000A52D2">
          <w:t xml:space="preserve"> use of bedding conditioner</w:t>
        </w:r>
      </w:ins>
      <w:ins w:id="672" w:author="Caitlin Jeffrey" w:date="2023-08-04T16:56:00Z">
        <w:r w:rsidR="00030B71">
          <w:t xml:space="preserve"> (y = 5</w:t>
        </w:r>
      </w:ins>
      <w:ins w:id="673" w:author="Caitlin Jeffrey" w:date="2023-08-04T17:08:00Z">
        <w:r w:rsidR="00AE3FC3">
          <w:t>;</w:t>
        </w:r>
      </w:ins>
      <w:ins w:id="674" w:author="Caitlin Jeffrey" w:date="2023-08-04T16:56:00Z">
        <w:r w:rsidR="00030B71">
          <w:t xml:space="preserve"> n = 14)</w:t>
        </w:r>
      </w:ins>
      <w:ins w:id="675" w:author="Caitlin Jeffrey" w:date="2023-08-02T13:13:00Z">
        <w:r w:rsidR="000A52D2">
          <w:t xml:space="preserve">, air quality </w:t>
        </w:r>
      </w:ins>
      <w:ins w:id="676" w:author="Caitlin Jeffrey" w:date="2023-08-04T16:59:00Z">
        <w:r w:rsidR="000325A6">
          <w:t xml:space="preserve">as assessed by researcher </w:t>
        </w:r>
      </w:ins>
      <w:ins w:id="677" w:author="Caitlin Jeffrey" w:date="2023-08-02T13:13:00Z">
        <w:r w:rsidR="000A52D2">
          <w:t>(</w:t>
        </w:r>
      </w:ins>
      <w:ins w:id="678" w:author="Caitlin Jeffrey" w:date="2023-08-04T16:57:00Z">
        <w:r w:rsidR="000F1225">
          <w:t>“</w:t>
        </w:r>
      </w:ins>
      <w:ins w:id="679" w:author="Caitlin Jeffrey" w:date="2023-08-02T13:13:00Z">
        <w:r w:rsidR="000A52D2">
          <w:t>fair</w:t>
        </w:r>
      </w:ins>
      <w:ins w:id="680" w:author="Caitlin Jeffrey" w:date="2023-08-04T16:57:00Z">
        <w:r w:rsidR="000F1225">
          <w:t>,”</w:t>
        </w:r>
      </w:ins>
      <w:ins w:id="681" w:author="Caitlin Jeffrey" w:date="2023-08-02T13:13:00Z">
        <w:r w:rsidR="000A52D2">
          <w:t xml:space="preserve"> n =</w:t>
        </w:r>
      </w:ins>
      <w:ins w:id="682" w:author="Caitlin Jeffrey" w:date="2023-08-02T13:14:00Z">
        <w:r w:rsidR="0042571D">
          <w:t xml:space="preserve"> 5</w:t>
        </w:r>
      </w:ins>
      <w:ins w:id="683" w:author="Caitlin Jeffrey" w:date="2023-08-04T17:09:00Z">
        <w:r w:rsidR="00AE3FC3">
          <w:t>;</w:t>
        </w:r>
      </w:ins>
      <w:ins w:id="684" w:author="Caitlin Jeffrey" w:date="2023-08-02T13:14:00Z">
        <w:r w:rsidR="0042571D">
          <w:t xml:space="preserve"> </w:t>
        </w:r>
      </w:ins>
      <w:ins w:id="685" w:author="Caitlin Jeffrey" w:date="2023-08-04T16:57:00Z">
        <w:r w:rsidR="000F1225">
          <w:t>“</w:t>
        </w:r>
      </w:ins>
      <w:ins w:id="686" w:author="Caitlin Jeffrey" w:date="2023-08-02T13:14:00Z">
        <w:r w:rsidR="0042571D">
          <w:t>good</w:t>
        </w:r>
      </w:ins>
      <w:ins w:id="687" w:author="Caitlin Jeffrey" w:date="2023-08-04T16:57:00Z">
        <w:r w:rsidR="000F1225">
          <w:t>,”</w:t>
        </w:r>
      </w:ins>
      <w:ins w:id="688" w:author="Caitlin Jeffrey" w:date="2023-08-02T13:14:00Z">
        <w:r w:rsidR="0042571D">
          <w:t xml:space="preserve"> n = 14), glove use</w:t>
        </w:r>
      </w:ins>
      <w:ins w:id="689" w:author="Caitlin Jeffrey" w:date="2023-08-04T16:57:00Z">
        <w:r w:rsidR="0082479B">
          <w:t xml:space="preserve"> (</w:t>
        </w:r>
      </w:ins>
      <w:ins w:id="690" w:author="Caitlin Jeffrey" w:date="2023-08-04T18:37:00Z">
        <w:r w:rsidR="00797FB4">
          <w:t>always</w:t>
        </w:r>
      </w:ins>
      <w:ins w:id="691" w:author="Caitlin Jeffrey" w:date="2023-08-04T16:57:00Z">
        <w:r w:rsidR="0082479B">
          <w:t xml:space="preserve"> = 9</w:t>
        </w:r>
      </w:ins>
      <w:ins w:id="692" w:author="Caitlin Jeffrey" w:date="2023-08-04T17:09:00Z">
        <w:r w:rsidR="00A305CE">
          <w:t>;</w:t>
        </w:r>
      </w:ins>
      <w:ins w:id="693" w:author="Caitlin Jeffrey" w:date="2023-08-04T16:57:00Z">
        <w:r w:rsidR="0082479B">
          <w:t xml:space="preserve"> </w:t>
        </w:r>
      </w:ins>
      <w:ins w:id="694" w:author="Caitlin Jeffrey" w:date="2023-08-04T16:58:00Z">
        <w:r w:rsidR="0082479B">
          <w:t>n</w:t>
        </w:r>
      </w:ins>
      <w:ins w:id="695" w:author="Caitlin Jeffrey" w:date="2023-08-04T18:37:00Z">
        <w:r w:rsidR="00797FB4">
          <w:t>o/inconsistently</w:t>
        </w:r>
      </w:ins>
      <w:ins w:id="696" w:author="Caitlin Jeffrey" w:date="2023-08-04T16:58:00Z">
        <w:r w:rsidR="0082479B">
          <w:t xml:space="preserve"> = 9)</w:t>
        </w:r>
      </w:ins>
      <w:ins w:id="697" w:author="Caitlin Jeffrey" w:date="2023-08-02T13:14:00Z">
        <w:r w:rsidR="0042571D">
          <w:t xml:space="preserve">, and </w:t>
        </w:r>
      </w:ins>
      <w:ins w:id="698" w:author="Caitlin Jeffrey" w:date="2023-08-04T17:00:00Z">
        <w:r w:rsidR="00284AE4">
          <w:t xml:space="preserve">clinical </w:t>
        </w:r>
      </w:ins>
      <w:ins w:id="699" w:author="Caitlin Jeffrey" w:date="2023-08-02T13:14:00Z">
        <w:r w:rsidR="00A54758">
          <w:t>mastitis record</w:t>
        </w:r>
      </w:ins>
      <w:ins w:id="700" w:author="Caitlin Jeffrey" w:date="2023-08-02T13:16:00Z">
        <w:r w:rsidR="00EA01E8">
          <w:t xml:space="preserve"> </w:t>
        </w:r>
      </w:ins>
      <w:ins w:id="701" w:author="Caitlin Jeffrey" w:date="2023-08-02T13:14:00Z">
        <w:r w:rsidR="00A54758">
          <w:t>keeping</w:t>
        </w:r>
      </w:ins>
      <w:ins w:id="702" w:author="Caitlin Jeffrey" w:date="2023-08-04T16:59:00Z">
        <w:r w:rsidR="00284AE4">
          <w:t xml:space="preserve"> practices</w:t>
        </w:r>
      </w:ins>
      <w:ins w:id="703" w:author="Caitlin Jeffrey" w:date="2023-08-02T13:15:00Z">
        <w:r w:rsidR="00B16A4F">
          <w:t xml:space="preserve"> (always</w:t>
        </w:r>
      </w:ins>
      <w:ins w:id="704" w:author="Caitlin Jeffrey" w:date="2023-08-02T13:16:00Z">
        <w:r w:rsidR="00EA01E8">
          <w:t xml:space="preserve"> kept record</w:t>
        </w:r>
      </w:ins>
      <w:ins w:id="705" w:author="Caitlin Jeffrey" w:date="2023-08-04T16:59:00Z">
        <w:r w:rsidR="00284AE4">
          <w:t>s of</w:t>
        </w:r>
      </w:ins>
      <w:ins w:id="706" w:author="Caitlin Jeffrey" w:date="2023-08-04T17:00:00Z">
        <w:r w:rsidR="00284AE4">
          <w:t xml:space="preserve"> </w:t>
        </w:r>
      </w:ins>
      <w:ins w:id="707" w:author="Caitlin Jeffrey" w:date="2023-08-04T16:59:00Z">
        <w:r w:rsidR="00284AE4">
          <w:t>masti</w:t>
        </w:r>
      </w:ins>
      <w:ins w:id="708" w:author="Caitlin Jeffrey" w:date="2023-08-04T17:00:00Z">
        <w:r w:rsidR="00284AE4">
          <w:t>tis event</w:t>
        </w:r>
      </w:ins>
      <w:ins w:id="709" w:author="Caitlin Jeffrey" w:date="2023-08-02T13:15:00Z">
        <w:r w:rsidR="00B16A4F">
          <w:t xml:space="preserve"> = 7</w:t>
        </w:r>
      </w:ins>
      <w:ins w:id="710" w:author="Caitlin Jeffrey" w:date="2023-08-04T17:09:00Z">
        <w:r w:rsidR="00A305CE">
          <w:t xml:space="preserve">; </w:t>
        </w:r>
      </w:ins>
      <w:ins w:id="711" w:author="Caitlin Jeffrey" w:date="2023-08-02T13:15:00Z">
        <w:r w:rsidR="00B16A4F">
          <w:t>never</w:t>
        </w:r>
      </w:ins>
      <w:ins w:id="712" w:author="Caitlin Jeffrey" w:date="2023-08-02T13:16:00Z">
        <w:r w:rsidR="00EA01E8">
          <w:t xml:space="preserve"> kept record</w:t>
        </w:r>
      </w:ins>
      <w:ins w:id="713" w:author="Caitlin Jeffrey" w:date="2023-08-02T13:15:00Z">
        <w:r w:rsidR="00B16A4F">
          <w:t xml:space="preserve"> =</w:t>
        </w:r>
        <w:r w:rsidR="00EA01E8">
          <w:t xml:space="preserve"> 6</w:t>
        </w:r>
      </w:ins>
      <w:ins w:id="714" w:author="Caitlin Jeffrey" w:date="2023-08-04T17:09:00Z">
        <w:r w:rsidR="00A305CE">
          <w:t>;</w:t>
        </w:r>
      </w:ins>
      <w:ins w:id="715" w:author="Caitlin Jeffrey" w:date="2023-08-02T13:15:00Z">
        <w:r w:rsidR="00EA01E8">
          <w:t xml:space="preserve"> sometimes</w:t>
        </w:r>
      </w:ins>
      <w:ins w:id="716" w:author="Caitlin Jeffrey" w:date="2023-08-04T17:00:00Z">
        <w:r w:rsidR="00ED72B7">
          <w:t>/</w:t>
        </w:r>
      </w:ins>
      <w:ins w:id="717" w:author="Caitlin Jeffrey" w:date="2023-08-02T13:15:00Z">
        <w:r w:rsidR="00EA01E8">
          <w:t xml:space="preserve">kept records </w:t>
        </w:r>
      </w:ins>
      <w:ins w:id="718" w:author="Caitlin Jeffrey" w:date="2023-08-02T13:16:00Z">
        <w:r w:rsidR="00EA01E8">
          <w:t>temporarily</w:t>
        </w:r>
      </w:ins>
      <w:ins w:id="719" w:author="Caitlin Jeffrey" w:date="2023-08-02T13:15:00Z">
        <w:r w:rsidR="00EA01E8">
          <w:t xml:space="preserve"> = 6)</w:t>
        </w:r>
      </w:ins>
      <w:ins w:id="720" w:author="Caitlin Jeffrey" w:date="2023-08-02T13:16:00Z">
        <w:r w:rsidR="00EA01E8">
          <w:t xml:space="preserve"> were</w:t>
        </w:r>
      </w:ins>
      <w:ins w:id="721" w:author="Caitlin Jeffrey" w:date="2023-08-02T13:12:00Z">
        <w:r w:rsidR="00B14D69">
          <w:t xml:space="preserve"> offered to a multivariable model for </w:t>
        </w:r>
      </w:ins>
      <w:proofErr w:type="spellStart"/>
      <w:ins w:id="722" w:author="Caitlin Jeffrey" w:date="2023-08-02T13:16:00Z">
        <w:r w:rsidR="003E1DD5">
          <w:t>newSCC</w:t>
        </w:r>
      </w:ins>
      <w:proofErr w:type="spellEnd"/>
      <w:ins w:id="723" w:author="Caitlin Jeffrey" w:date="2023-08-02T13:12:00Z">
        <w:r w:rsidR="00B14D69">
          <w:t>.</w:t>
        </w:r>
      </w:ins>
      <w:ins w:id="724" w:author="Caitlin Jeffrey" w:date="2023-08-02T13:17:00Z">
        <w:r w:rsidR="003E1DD5">
          <w:t xml:space="preserve"> </w:t>
        </w:r>
      </w:ins>
      <w:ins w:id="725" w:author="Caitlin Jeffrey" w:date="2023-08-02T13:22:00Z">
        <w:r w:rsidR="00512350">
          <w:t xml:space="preserve">The model with the lowest AIC value included </w:t>
        </w:r>
      </w:ins>
      <w:ins w:id="726" w:author="Caitlin Jeffrey" w:date="2023-08-02T13:23:00Z">
        <w:r w:rsidR="007E66F7">
          <w:t>bedding conditioner use, air quality, glove use, and mastitis record keeping practices</w:t>
        </w:r>
      </w:ins>
      <w:ins w:id="727" w:author="Caitlin Jeffrey" w:date="2023-08-02T13:24:00Z">
        <w:r w:rsidR="00D91689">
          <w:t xml:space="preserve"> (AIC = </w:t>
        </w:r>
        <w:r w:rsidR="00D91689" w:rsidRPr="00D91689">
          <w:t>91.361</w:t>
        </w:r>
        <w:r w:rsidR="00D91689">
          <w:t>)</w:t>
        </w:r>
      </w:ins>
      <w:ins w:id="728" w:author="Caitlin Jeffrey" w:date="2023-08-02T13:23:00Z">
        <w:r w:rsidR="00873859">
          <w:t xml:space="preserve">, </w:t>
        </w:r>
      </w:ins>
      <w:ins w:id="729" w:author="Caitlin Jeffrey" w:date="2023-08-04T17:02:00Z">
        <w:r w:rsidR="009C76B3">
          <w:t>but</w:t>
        </w:r>
      </w:ins>
      <w:ins w:id="730" w:author="Caitlin Jeffrey" w:date="2023-08-02T13:23:00Z">
        <w:r w:rsidR="00873859">
          <w:t xml:space="preserve"> was only </w:t>
        </w:r>
      </w:ins>
      <w:ins w:id="731" w:author="Caitlin Jeffrey" w:date="2023-08-02T13:24:00Z">
        <w:r w:rsidR="00873859">
          <w:t>a marginal improvement on the full model (</w:t>
        </w:r>
      </w:ins>
      <w:ins w:id="732" w:author="Caitlin Jeffrey" w:date="2023-08-02T13:25:00Z">
        <w:r w:rsidR="00EC71B1">
          <w:t xml:space="preserve">AIC = </w:t>
        </w:r>
        <w:r w:rsidR="00EC71B1" w:rsidRPr="00EC71B1">
          <w:t>91.761</w:t>
        </w:r>
      </w:ins>
      <w:ins w:id="733" w:author="Caitlin Jeffrey" w:date="2023-08-04T17:05:00Z">
        <w:r w:rsidR="001F3E07">
          <w:t>; ANOVA, p &lt;0.0</w:t>
        </w:r>
        <w:r w:rsidR="00AB6DC3">
          <w:t>1</w:t>
        </w:r>
      </w:ins>
      <w:ins w:id="734" w:author="Caitlin Jeffrey" w:date="2023-08-02T13:25:00Z">
        <w:r w:rsidR="00EC71B1">
          <w:t xml:space="preserve">). </w:t>
        </w:r>
      </w:ins>
      <w:ins w:id="735" w:author="Caitlin Jeffrey" w:date="2023-08-04T17:06:00Z">
        <w:r w:rsidR="00D76CA2">
          <w:t xml:space="preserve">Glove use and air quality were </w:t>
        </w:r>
      </w:ins>
      <w:ins w:id="736" w:author="Caitlin Jeffrey" w:date="2023-08-04T17:07:00Z">
        <w:r w:rsidR="00D76CA2">
          <w:t>significant</w:t>
        </w:r>
      </w:ins>
      <w:ins w:id="737" w:author="Caitlin Jeffrey" w:date="2023-08-02T13:25:00Z">
        <w:r w:rsidR="00EC71B1">
          <w:t xml:space="preserve"> predictors</w:t>
        </w:r>
      </w:ins>
      <w:ins w:id="738" w:author="Caitlin Jeffrey" w:date="2023-08-04T17:06:00Z">
        <w:r w:rsidR="00D76CA2">
          <w:t xml:space="preserve"> in th</w:t>
        </w:r>
      </w:ins>
      <w:ins w:id="739" w:author="Caitlin Jeffrey" w:date="2023-08-04T17:07:00Z">
        <w:r w:rsidR="009C7A86">
          <w:t>is</w:t>
        </w:r>
      </w:ins>
      <w:ins w:id="740" w:author="Caitlin Jeffrey" w:date="2023-08-04T17:06:00Z">
        <w:r w:rsidR="00D76CA2">
          <w:t xml:space="preserve"> best </w:t>
        </w:r>
      </w:ins>
      <w:ins w:id="741" w:author="Caitlin Jeffrey" w:date="2023-08-04T17:07:00Z">
        <w:r w:rsidR="009C7A86">
          <w:t>model, which overall</w:t>
        </w:r>
        <w:r w:rsidR="008C63A1">
          <w:t xml:space="preserve"> was</w:t>
        </w:r>
        <w:r w:rsidR="009C7A86">
          <w:t xml:space="preserve"> significant at p &lt;0.05</w:t>
        </w:r>
        <w:r w:rsidR="008C63A1">
          <w:t>.</w:t>
        </w:r>
      </w:ins>
    </w:p>
    <w:p w14:paraId="02639534" w14:textId="5A3D6B7B" w:rsidR="0076306B" w:rsidRDefault="00A305CE" w:rsidP="00A305CE">
      <w:pPr>
        <w:pStyle w:val="ListParagraph"/>
        <w:spacing w:line="480" w:lineRule="auto"/>
        <w:ind w:left="0" w:firstLine="720"/>
        <w:rPr>
          <w:ins w:id="742" w:author="Caitlin Jeffrey" w:date="2023-08-04T17:18:00Z"/>
        </w:rPr>
      </w:pPr>
      <w:ins w:id="743" w:author="Caitlin Jeffrey" w:date="2023-08-04T17:09:00Z">
        <w:r>
          <w:t xml:space="preserve"> </w:t>
        </w:r>
      </w:ins>
      <w:ins w:id="744" w:author="Caitlin Jeffrey" w:date="2023-08-02T13:28:00Z">
        <w:r w:rsidR="0039673F">
          <w:t>Feeding additional supplemental selenium</w:t>
        </w:r>
      </w:ins>
      <w:ins w:id="745" w:author="Caitlin Jeffrey" w:date="2023-08-04T17:09:00Z">
        <w:r w:rsidR="008138F8">
          <w:t xml:space="preserve"> (</w:t>
        </w:r>
      </w:ins>
      <w:ins w:id="746" w:author="Caitlin Jeffrey" w:date="2023-08-04T17:10:00Z">
        <w:r w:rsidR="008138F8">
          <w:t>y = 11; n = 7)</w:t>
        </w:r>
      </w:ins>
      <w:ins w:id="747" w:author="Caitlin Jeffrey" w:date="2023-08-02T13:28:00Z">
        <w:r w:rsidR="0039673F">
          <w:t>, use of bedding conditioner</w:t>
        </w:r>
      </w:ins>
      <w:ins w:id="748" w:author="Caitlin Jeffrey" w:date="2023-08-04T18:35:00Z">
        <w:r w:rsidR="00797FB4">
          <w:t xml:space="preserve"> </w:t>
        </w:r>
        <w:r w:rsidR="00797FB4">
          <w:t>(y = 5; n = 14)</w:t>
        </w:r>
      </w:ins>
      <w:ins w:id="749" w:author="Caitlin Jeffrey" w:date="2023-08-02T13:28:00Z">
        <w:r w:rsidR="0039673F">
          <w:t xml:space="preserve">, </w:t>
        </w:r>
        <w:r w:rsidR="00BA14BD">
          <w:t>udder hair clipp</w:t>
        </w:r>
      </w:ins>
      <w:ins w:id="750" w:author="Caitlin Jeffrey" w:date="2023-08-02T13:29:00Z">
        <w:r w:rsidR="00BA14BD">
          <w:t>ing</w:t>
        </w:r>
      </w:ins>
      <w:ins w:id="751" w:author="Caitlin Jeffrey" w:date="2023-08-04T17:10:00Z">
        <w:r w:rsidR="00A74C74">
          <w:t xml:space="preserve"> (y = 5; n = 14)</w:t>
        </w:r>
      </w:ins>
      <w:ins w:id="752" w:author="Caitlin Jeffrey" w:date="2023-08-02T13:29:00Z">
        <w:r w:rsidR="00BA14BD">
          <w:t>, and proportion of dirty udders</w:t>
        </w:r>
      </w:ins>
      <w:ins w:id="753" w:author="Caitlin Jeffrey" w:date="2023-08-04T17:10:00Z">
        <w:r w:rsidR="00A74C74">
          <w:t xml:space="preserve"> (n = </w:t>
        </w:r>
      </w:ins>
      <w:ins w:id="754" w:author="Caitlin Jeffrey" w:date="2023-08-04T18:21:00Z">
        <w:r w:rsidR="002E43E3">
          <w:t>19</w:t>
        </w:r>
      </w:ins>
      <w:ins w:id="755" w:author="Caitlin Jeffrey" w:date="2023-08-04T17:10:00Z">
        <w:r w:rsidR="00A74C74">
          <w:t>)</w:t>
        </w:r>
      </w:ins>
      <w:ins w:id="756" w:author="Caitlin Jeffrey" w:date="2023-08-02T13:29:00Z">
        <w:r w:rsidR="00BA14BD">
          <w:t xml:space="preserve"> </w:t>
        </w:r>
      </w:ins>
      <w:ins w:id="757" w:author="Caitlin Jeffrey" w:date="2023-08-02T13:28:00Z">
        <w:r w:rsidR="0039673F">
          <w:t xml:space="preserve">were offered to a multivariable model for </w:t>
        </w:r>
      </w:ins>
      <w:proofErr w:type="spellStart"/>
      <w:ins w:id="758" w:author="Caitlin Jeffrey" w:date="2023-08-02T13:29:00Z">
        <w:r w:rsidR="00BA14BD">
          <w:t>chron</w:t>
        </w:r>
      </w:ins>
      <w:ins w:id="759" w:author="Caitlin Jeffrey" w:date="2023-08-02T13:28:00Z">
        <w:r w:rsidR="0039673F">
          <w:t>SCC</w:t>
        </w:r>
        <w:proofErr w:type="spellEnd"/>
        <w:r w:rsidR="0039673F">
          <w:t xml:space="preserve">. The </w:t>
        </w:r>
      </w:ins>
      <w:ins w:id="760" w:author="Caitlin Jeffrey" w:date="2023-08-04T17:12:00Z">
        <w:r w:rsidR="005345F8">
          <w:t>full model was the best and</w:t>
        </w:r>
      </w:ins>
      <w:ins w:id="761" w:author="Caitlin Jeffrey" w:date="2023-08-04T17:11:00Z">
        <w:r w:rsidR="005345F8">
          <w:t xml:space="preserve"> was an improvement on the reduced model (ANOVA, p &lt;</w:t>
        </w:r>
      </w:ins>
      <w:ins w:id="762" w:author="Caitlin Jeffrey" w:date="2023-08-04T17:12:00Z">
        <w:r w:rsidR="005345F8">
          <w:t>0.02)</w:t>
        </w:r>
      </w:ins>
      <w:ins w:id="763" w:author="Caitlin Jeffrey" w:date="2023-08-02T13:29:00Z">
        <w:r w:rsidR="00BA14BD">
          <w:t xml:space="preserve">, </w:t>
        </w:r>
      </w:ins>
      <w:ins w:id="764" w:author="Caitlin Jeffrey" w:date="2023-08-02T13:30:00Z">
        <w:r w:rsidR="005A0C76">
          <w:t xml:space="preserve">but the only </w:t>
        </w:r>
      </w:ins>
      <w:ins w:id="765" w:author="Caitlin Jeffrey" w:date="2023-08-02T13:28:00Z">
        <w:r w:rsidR="0039673F">
          <w:t>predictor</w:t>
        </w:r>
      </w:ins>
      <w:ins w:id="766" w:author="Caitlin Jeffrey" w:date="2023-08-02T13:30:00Z">
        <w:r w:rsidR="005A0C76">
          <w:t xml:space="preserve"> </w:t>
        </w:r>
      </w:ins>
      <w:ins w:id="767" w:author="Caitlin Jeffrey" w:date="2023-08-02T13:28:00Z">
        <w:r w:rsidR="0039673F">
          <w:t xml:space="preserve">found to be </w:t>
        </w:r>
      </w:ins>
      <w:ins w:id="768" w:author="Caitlin Jeffrey" w:date="2023-08-02T13:39:00Z">
        <w:r w:rsidR="00CF1C50">
          <w:t xml:space="preserve">significant </w:t>
        </w:r>
      </w:ins>
      <w:ins w:id="769" w:author="Caitlin Jeffrey" w:date="2023-08-02T13:30:00Z">
        <w:r w:rsidR="005A0C76">
          <w:t xml:space="preserve">was the proportion of dirty udders </w:t>
        </w:r>
      </w:ins>
      <w:ins w:id="770" w:author="Caitlin Jeffrey" w:date="2023-08-02T13:31:00Z">
        <w:r w:rsidR="00DD0D73">
          <w:t>(p = 0.018).</w:t>
        </w:r>
      </w:ins>
      <w:ins w:id="771" w:author="Caitlin Jeffrey" w:date="2023-08-02T13:32:00Z">
        <w:r w:rsidR="00974817">
          <w:t xml:space="preserve"> </w:t>
        </w:r>
      </w:ins>
    </w:p>
    <w:p w14:paraId="44E9D069" w14:textId="704B056F" w:rsidR="002E43E3" w:rsidRDefault="00F83D38" w:rsidP="00A305CE">
      <w:pPr>
        <w:pStyle w:val="ListParagraph"/>
        <w:spacing w:line="480" w:lineRule="auto"/>
        <w:ind w:left="0" w:firstLine="720"/>
        <w:rPr>
          <w:ins w:id="772" w:author="Caitlin Jeffrey" w:date="2023-08-04T18:23:00Z"/>
        </w:rPr>
      </w:pPr>
      <w:ins w:id="773" w:author="Caitlin Jeffrey" w:date="2023-08-02T13:32:00Z">
        <w:r>
          <w:t xml:space="preserve">For modelling </w:t>
        </w:r>
        <w:proofErr w:type="spellStart"/>
        <w:r>
          <w:t>elevSCC</w:t>
        </w:r>
        <w:proofErr w:type="spellEnd"/>
        <w:r>
          <w:t>, bedding conditioner use</w:t>
        </w:r>
      </w:ins>
      <w:ins w:id="774" w:author="Caitlin Jeffrey" w:date="2023-08-04T18:35:00Z">
        <w:r w:rsidR="00201EDE">
          <w:t xml:space="preserve"> </w:t>
        </w:r>
        <w:r w:rsidR="00201EDE">
          <w:t>(y = 5; n = 14)</w:t>
        </w:r>
      </w:ins>
      <w:ins w:id="775" w:author="Caitlin Jeffrey" w:date="2023-08-02T13:32:00Z">
        <w:r>
          <w:t xml:space="preserve"> and mean hygiene </w:t>
        </w:r>
      </w:ins>
      <w:ins w:id="776" w:author="Caitlin Jeffrey" w:date="2023-08-04T17:12:00Z">
        <w:r w:rsidR="0088716D">
          <w:t xml:space="preserve">(n = </w:t>
        </w:r>
      </w:ins>
      <w:ins w:id="777" w:author="Caitlin Jeffrey" w:date="2023-08-04T18:22:00Z">
        <w:r w:rsidR="002E43E3">
          <w:t>19</w:t>
        </w:r>
      </w:ins>
      <w:ins w:id="778" w:author="Caitlin Jeffrey" w:date="2023-08-04T17:12:00Z">
        <w:r w:rsidR="0088716D">
          <w:t xml:space="preserve">) </w:t>
        </w:r>
      </w:ins>
      <w:ins w:id="779" w:author="Caitlin Jeffrey" w:date="2023-08-02T13:32:00Z">
        <w:r>
          <w:t xml:space="preserve">were </w:t>
        </w:r>
        <w:r w:rsidR="00B45D7C">
          <w:t>offered</w:t>
        </w:r>
      </w:ins>
      <w:ins w:id="780" w:author="Caitlin Jeffrey" w:date="2023-08-02T13:33:00Z">
        <w:r w:rsidR="00B45D7C">
          <w:t>.</w:t>
        </w:r>
        <w:r w:rsidR="00540B9D">
          <w:t xml:space="preserve"> No models were produced that were statistically significant overall</w:t>
        </w:r>
      </w:ins>
      <w:ins w:id="781" w:author="Caitlin Jeffrey" w:date="2023-08-04T17:15:00Z">
        <w:r w:rsidR="006B1D2B">
          <w:t xml:space="preserve">, </w:t>
        </w:r>
      </w:ins>
      <w:ins w:id="782" w:author="Caitlin Jeffrey" w:date="2023-08-04T17:16:00Z">
        <w:r w:rsidR="004E25DD">
          <w:t>and none had any</w:t>
        </w:r>
      </w:ins>
      <w:ins w:id="783" w:author="Caitlin Jeffrey" w:date="2023-08-02T13:33:00Z">
        <w:r w:rsidR="00540B9D" w:rsidRPr="00AA0F56">
          <w:t xml:space="preserve"> significant predictors</w:t>
        </w:r>
        <w:r w:rsidR="00540B9D">
          <w:t>.</w:t>
        </w:r>
      </w:ins>
    </w:p>
    <w:p w14:paraId="1BA8F953" w14:textId="7DB82481" w:rsidR="0039673F" w:rsidRDefault="002321EF" w:rsidP="00A305CE">
      <w:pPr>
        <w:pStyle w:val="ListParagraph"/>
        <w:spacing w:line="480" w:lineRule="auto"/>
        <w:ind w:left="0" w:firstLine="720"/>
        <w:rPr>
          <w:ins w:id="784" w:author="Caitlin Jeffrey" w:date="2023-08-02T13:32:00Z"/>
        </w:rPr>
        <w:pPrChange w:id="785" w:author="Caitlin Jeffrey" w:date="2023-08-04T17:09:00Z">
          <w:pPr>
            <w:pStyle w:val="ListParagraph"/>
            <w:spacing w:line="480" w:lineRule="auto"/>
          </w:pPr>
        </w:pPrChange>
      </w:pPr>
      <w:ins w:id="786" w:author="Caitlin Jeffrey" w:date="2023-08-02T13:34:00Z">
        <w:r>
          <w:t>Feeding additional supplemental selenium</w:t>
        </w:r>
      </w:ins>
      <w:ins w:id="787" w:author="Caitlin Jeffrey" w:date="2023-08-04T18:33:00Z">
        <w:r w:rsidR="00201EDE">
          <w:t xml:space="preserve"> </w:t>
        </w:r>
        <w:r w:rsidR="00201EDE">
          <w:t xml:space="preserve">(y = 11; n = </w:t>
        </w:r>
        <w:r w:rsidR="00201EDE">
          <w:t>8</w:t>
        </w:r>
        <w:r w:rsidR="00201EDE">
          <w:t>)</w:t>
        </w:r>
      </w:ins>
      <w:ins w:id="788" w:author="Caitlin Jeffrey" w:date="2023-08-02T13:34:00Z">
        <w:r>
          <w:t>, use of bedding conditioner</w:t>
        </w:r>
      </w:ins>
      <w:ins w:id="789" w:author="Caitlin Jeffrey" w:date="2023-08-04T18:33:00Z">
        <w:r w:rsidR="00201EDE">
          <w:t xml:space="preserve"> (y = 5; n = 1</w:t>
        </w:r>
        <w:r w:rsidR="00201EDE">
          <w:t>5</w:t>
        </w:r>
        <w:r w:rsidR="00201EDE">
          <w:t>)</w:t>
        </w:r>
      </w:ins>
      <w:ins w:id="790" w:author="Caitlin Jeffrey" w:date="2023-08-02T13:34:00Z">
        <w:r>
          <w:t>, use of organic ap</w:t>
        </w:r>
      </w:ins>
      <w:ins w:id="791" w:author="Caitlin Jeffrey" w:date="2023-08-02T13:35:00Z">
        <w:r>
          <w:t xml:space="preserve">proved </w:t>
        </w:r>
      </w:ins>
      <w:ins w:id="792" w:author="Caitlin Jeffrey" w:date="2023-08-02T13:34:00Z">
        <w:r>
          <w:t>intramammary product at dry-off</w:t>
        </w:r>
      </w:ins>
      <w:ins w:id="793" w:author="Caitlin Jeffrey" w:date="2023-08-04T18:24:00Z">
        <w:r w:rsidR="002E43E3">
          <w:t xml:space="preserve"> (y = 5; n = 1</w:t>
        </w:r>
      </w:ins>
      <w:ins w:id="794" w:author="Caitlin Jeffrey" w:date="2023-08-04T18:34:00Z">
        <w:r w:rsidR="00201EDE">
          <w:t>5</w:t>
        </w:r>
      </w:ins>
      <w:ins w:id="795" w:author="Caitlin Jeffrey" w:date="2023-08-04T18:24:00Z">
        <w:r w:rsidR="002E43E3">
          <w:t>)</w:t>
        </w:r>
      </w:ins>
      <w:ins w:id="796" w:author="Caitlin Jeffrey" w:date="2023-08-02T13:34:00Z">
        <w:r>
          <w:t>,</w:t>
        </w:r>
      </w:ins>
      <w:ins w:id="797" w:author="Caitlin Jeffrey" w:date="2023-08-02T13:35:00Z">
        <w:r w:rsidR="0046034D">
          <w:t xml:space="preserve"> use of injectable selenium and </w:t>
        </w:r>
      </w:ins>
      <w:ins w:id="798" w:author="Caitlin Jeffrey" w:date="2023-08-02T13:44:00Z">
        <w:r w:rsidR="00950CCF">
          <w:t>v</w:t>
        </w:r>
      </w:ins>
      <w:ins w:id="799" w:author="Caitlin Jeffrey" w:date="2023-08-02T13:35:00Z">
        <w:r w:rsidR="0046034D">
          <w:t>itamin E product</w:t>
        </w:r>
      </w:ins>
      <w:ins w:id="800" w:author="Caitlin Jeffrey" w:date="2023-08-04T18:25:00Z">
        <w:r w:rsidR="002E43E3">
          <w:t xml:space="preserve"> (</w:t>
        </w:r>
        <w:r w:rsidR="004E5CBF">
          <w:t>n</w:t>
        </w:r>
      </w:ins>
      <w:ins w:id="801" w:author="Caitlin Jeffrey" w:date="2023-08-04T18:40:00Z">
        <w:r w:rsidR="00797FB4">
          <w:t>ever</w:t>
        </w:r>
      </w:ins>
      <w:ins w:id="802" w:author="Caitlin Jeffrey" w:date="2023-08-04T18:25:00Z">
        <w:r w:rsidR="004E5CBF">
          <w:t xml:space="preserve"> = 11; </w:t>
        </w:r>
      </w:ins>
      <w:ins w:id="803" w:author="Caitlin Jeffrey" w:date="2023-08-04T18:39:00Z">
        <w:r w:rsidR="00797FB4">
          <w:t>regularly</w:t>
        </w:r>
      </w:ins>
      <w:ins w:id="804" w:author="Caitlin Jeffrey" w:date="2023-08-04T18:25:00Z">
        <w:r w:rsidR="004E5CBF">
          <w:t>/occasionally = 9)</w:t>
        </w:r>
      </w:ins>
      <w:ins w:id="805" w:author="Caitlin Jeffrey" w:date="2023-08-02T13:35:00Z">
        <w:r w:rsidR="0046034D">
          <w:t>, and mean hygiene</w:t>
        </w:r>
      </w:ins>
      <w:ins w:id="806" w:author="Caitlin Jeffrey" w:date="2023-08-04T18:25:00Z">
        <w:r w:rsidR="004E5CBF">
          <w:t xml:space="preserve"> (n = 20)</w:t>
        </w:r>
      </w:ins>
      <w:ins w:id="807" w:author="Caitlin Jeffrey" w:date="2023-08-02T13:35:00Z">
        <w:r w:rsidR="0046034D">
          <w:t xml:space="preserve"> were offered to a multivariable model for </w:t>
        </w:r>
        <w:r w:rsidR="00774A85">
          <w:t>av</w:t>
        </w:r>
      </w:ins>
      <w:ins w:id="808" w:author="Caitlin Jeffrey" w:date="2023-08-04T18:25:00Z">
        <w:r w:rsidR="004E5CBF">
          <w:t>erage cow-level</w:t>
        </w:r>
      </w:ins>
      <w:ins w:id="809" w:author="Caitlin Jeffrey" w:date="2023-08-02T13:35:00Z">
        <w:r w:rsidR="00774A85">
          <w:t xml:space="preserve"> LS.</w:t>
        </w:r>
      </w:ins>
      <w:ins w:id="810" w:author="Caitlin Jeffrey" w:date="2023-08-02T13:36:00Z">
        <w:r w:rsidR="006F20CC">
          <w:t xml:space="preserve"> The best model for avg. LS </w:t>
        </w:r>
      </w:ins>
      <w:ins w:id="811" w:author="Caitlin Jeffrey" w:date="2023-08-02T13:37:00Z">
        <w:r w:rsidR="006F20CC">
          <w:t xml:space="preserve">included </w:t>
        </w:r>
        <w:r w:rsidR="00E4017D">
          <w:t>use of bedding conditioner, dry product, injectable selenium, and mean hygiene score</w:t>
        </w:r>
      </w:ins>
      <w:ins w:id="812" w:author="Caitlin Jeffrey" w:date="2023-08-02T13:38:00Z">
        <w:r w:rsidR="00EC6E74">
          <w:t xml:space="preserve">, with </w:t>
        </w:r>
      </w:ins>
      <w:ins w:id="813" w:author="Caitlin Jeffrey" w:date="2023-08-02T13:39:00Z">
        <w:r w:rsidR="00CF1C50">
          <w:t xml:space="preserve">all predictors except </w:t>
        </w:r>
        <w:r w:rsidR="00CA4660">
          <w:t>use of dry product found to be significant.</w:t>
        </w:r>
      </w:ins>
      <w:ins w:id="814" w:author="Caitlin Jeffrey" w:date="2023-08-04T18:26:00Z">
        <w:r w:rsidR="004E5CBF">
          <w:t xml:space="preserve"> </w:t>
        </w:r>
      </w:ins>
      <w:ins w:id="815" w:author="Caitlin Jeffrey" w:date="2023-08-04T18:27:00Z">
        <w:r w:rsidR="004E5CBF">
          <w:t>Overall, t</w:t>
        </w:r>
      </w:ins>
      <w:ins w:id="816" w:author="Caitlin Jeffrey" w:date="2023-08-04T18:26:00Z">
        <w:r w:rsidR="004E5CBF">
          <w:t xml:space="preserve">his model was significant (p &lt;0.01), and </w:t>
        </w:r>
      </w:ins>
      <w:ins w:id="817" w:author="Caitlin Jeffrey" w:date="2023-08-04T18:27:00Z">
        <w:r w:rsidR="004E5CBF">
          <w:t xml:space="preserve">shown to be </w:t>
        </w:r>
      </w:ins>
      <w:ins w:id="818" w:author="Caitlin Jeffrey" w:date="2023-08-04T18:26:00Z">
        <w:r w:rsidR="004E5CBF">
          <w:t>better than the reduced model (</w:t>
        </w:r>
      </w:ins>
      <w:ins w:id="819" w:author="Caitlin Jeffrey" w:date="2023-08-04T18:27:00Z">
        <w:r w:rsidR="004E5CBF">
          <w:t>p &lt; 0.001).</w:t>
        </w:r>
      </w:ins>
    </w:p>
    <w:p w14:paraId="4FA719DA" w14:textId="79F701BD" w:rsidR="00201EDE" w:rsidRDefault="00201EDE" w:rsidP="00201EDE">
      <w:pPr>
        <w:pStyle w:val="ListParagraph"/>
        <w:spacing w:line="480" w:lineRule="auto"/>
        <w:ind w:left="0" w:firstLine="720"/>
        <w:rPr>
          <w:ins w:id="820" w:author="Caitlin Jeffrey" w:date="2023-08-04T18:28:00Z"/>
        </w:rPr>
      </w:pPr>
      <w:ins w:id="821" w:author="Caitlin Jeffrey" w:date="2023-08-04T18:28:00Z">
        <w:r>
          <w:t xml:space="preserve">For modelling </w:t>
        </w:r>
        <w:r>
          <w:t>STD 150-day milk</w:t>
        </w:r>
        <w:r>
          <w:t xml:space="preserve">, </w:t>
        </w:r>
      </w:ins>
      <w:ins w:id="822" w:author="Caitlin Jeffrey" w:date="2023-08-04T18:29:00Z">
        <w:r>
          <w:t>use of injectable selenium and vitamin E product</w:t>
        </w:r>
      </w:ins>
      <w:ins w:id="823" w:author="Caitlin Jeffrey" w:date="2023-08-04T18:31:00Z">
        <w:r>
          <w:t xml:space="preserve"> </w:t>
        </w:r>
        <w:r>
          <w:t>(n</w:t>
        </w:r>
      </w:ins>
      <w:ins w:id="824" w:author="Caitlin Jeffrey" w:date="2023-08-04T18:40:00Z">
        <w:r w:rsidR="00797FB4">
          <w:t>ever</w:t>
        </w:r>
      </w:ins>
      <w:ins w:id="825" w:author="Caitlin Jeffrey" w:date="2023-08-04T18:31:00Z">
        <w:r>
          <w:t xml:space="preserve"> = 11; </w:t>
        </w:r>
      </w:ins>
      <w:ins w:id="826" w:author="Caitlin Jeffrey" w:date="2023-08-04T18:32:00Z">
        <w:r>
          <w:t>regularly</w:t>
        </w:r>
      </w:ins>
      <w:ins w:id="827" w:author="Caitlin Jeffrey" w:date="2023-08-04T18:31:00Z">
        <w:r>
          <w:t xml:space="preserve">/occasionally = </w:t>
        </w:r>
      </w:ins>
      <w:ins w:id="828" w:author="Caitlin Jeffrey" w:date="2023-08-04T18:32:00Z">
        <w:r>
          <w:t>7</w:t>
        </w:r>
      </w:ins>
      <w:ins w:id="829" w:author="Caitlin Jeffrey" w:date="2023-08-04T18:31:00Z">
        <w:r>
          <w:t>)</w:t>
        </w:r>
      </w:ins>
      <w:ins w:id="830" w:author="Caitlin Jeffrey" w:date="2023-08-04T18:29:00Z">
        <w:r>
          <w:t xml:space="preserve">, </w:t>
        </w:r>
      </w:ins>
      <w:ins w:id="831" w:author="Caitlin Jeffrey" w:date="2023-08-04T18:30:00Z">
        <w:r>
          <w:t>whether producers cultured high SCC cows (always/sometimes = 8; never = 10),</w:t>
        </w:r>
      </w:ins>
      <w:ins w:id="832" w:author="Caitlin Jeffrey" w:date="2023-08-04T18:28:00Z">
        <w:r>
          <w:t xml:space="preserve"> and </w:t>
        </w:r>
      </w:ins>
      <w:ins w:id="833" w:author="Caitlin Jeffrey" w:date="2023-08-04T18:29:00Z">
        <w:r>
          <w:t>herd size category</w:t>
        </w:r>
      </w:ins>
      <w:ins w:id="834" w:author="Caitlin Jeffrey" w:date="2023-08-04T18:31:00Z">
        <w:r>
          <w:t xml:space="preserve"> </w:t>
        </w:r>
        <w:r>
          <w:t xml:space="preserve">(30-55 cows, n = 5; 56-69 cows, n = </w:t>
        </w:r>
        <w:r>
          <w:t>5</w:t>
        </w:r>
        <w:r>
          <w:t>; 70-100 cows, n = 8)</w:t>
        </w:r>
      </w:ins>
      <w:ins w:id="835" w:author="Caitlin Jeffrey" w:date="2023-08-04T18:28:00Z">
        <w:r>
          <w:t xml:space="preserve"> were offered. No models were produced that were statistically significant overall, and none had any</w:t>
        </w:r>
        <w:r w:rsidRPr="00AA0F56">
          <w:t xml:space="preserve"> significant predictors</w:t>
        </w:r>
        <w:r>
          <w:t>.</w:t>
        </w:r>
      </w:ins>
    </w:p>
    <w:p w14:paraId="25511347" w14:textId="1981F198" w:rsidR="00B14D69" w:rsidRDefault="00222F94" w:rsidP="00222F94">
      <w:pPr>
        <w:pStyle w:val="ListParagraph"/>
        <w:spacing w:line="480" w:lineRule="auto"/>
        <w:ind w:left="0" w:firstLine="720"/>
        <w:rPr>
          <w:ins w:id="836" w:author="Caitlin Jeffrey" w:date="2023-08-02T13:12:00Z"/>
        </w:rPr>
        <w:pPrChange w:id="837" w:author="Caitlin Jeffrey" w:date="2023-08-04T18:43:00Z">
          <w:pPr>
            <w:pStyle w:val="ListParagraph"/>
            <w:spacing w:line="480" w:lineRule="auto"/>
          </w:pPr>
        </w:pPrChange>
      </w:pPr>
      <w:ins w:id="838" w:author="Caitlin Jeffrey" w:date="2023-08-04T18:42:00Z">
        <w:r>
          <w:t>The only predictor offered to the model for prop</w:t>
        </w:r>
      </w:ins>
      <w:ins w:id="839" w:author="Caitlin Jeffrey" w:date="2023-08-04T18:43:00Z">
        <w:r>
          <w:t xml:space="preserve">ortion of dirty udders was air quality assessed by </w:t>
        </w:r>
      </w:ins>
      <w:ins w:id="840" w:author="Caitlin Jeffrey" w:date="2023-08-04T18:44:00Z">
        <w:r>
          <w:t>researcher</w:t>
        </w:r>
      </w:ins>
      <w:ins w:id="841" w:author="Caitlin Jeffrey" w:date="2023-08-04T18:43:00Z">
        <w:r>
          <w:t xml:space="preserve"> (“fair,” = 5; “good,” 16)</w:t>
        </w:r>
      </w:ins>
      <w:ins w:id="842" w:author="Caitlin Jeffrey" w:date="2023-08-04T18:45:00Z">
        <w:r>
          <w:t>.</w:t>
        </w:r>
      </w:ins>
      <w:ins w:id="843" w:author="Caitlin Jeffrey" w:date="2023-08-04T18:44:00Z">
        <w:r>
          <w:t xml:space="preserve"> </w:t>
        </w:r>
      </w:ins>
      <w:ins w:id="844" w:author="Caitlin Jeffrey" w:date="2023-08-04T18:45:00Z">
        <w:r>
          <w:t>The model made overall</w:t>
        </w:r>
      </w:ins>
      <w:ins w:id="845" w:author="Caitlin Jeffrey" w:date="2023-08-04T18:44:00Z">
        <w:r>
          <w:t xml:space="preserve"> was not </w:t>
        </w:r>
      </w:ins>
      <w:ins w:id="846" w:author="Caitlin Jeffrey" w:date="2023-08-04T18:45:00Z">
        <w:r>
          <w:t xml:space="preserve">significant, and was </w:t>
        </w:r>
        <w:r w:rsidR="00096355">
          <w:t>no better</w:t>
        </w:r>
      </w:ins>
      <w:ins w:id="847" w:author="Caitlin Jeffrey" w:date="2023-08-04T18:44:00Z">
        <w:r>
          <w:t xml:space="preserve"> than the reduced model only containing facility type. </w:t>
        </w:r>
      </w:ins>
    </w:p>
    <w:p w14:paraId="52787E3C" w14:textId="0862B0CA" w:rsidR="00C26355" w:rsidRDefault="00C26355" w:rsidP="00C26355">
      <w:pPr>
        <w:pStyle w:val="ListParagraph"/>
        <w:spacing w:line="480" w:lineRule="auto"/>
        <w:ind w:left="0" w:firstLine="720"/>
        <w:rPr>
          <w:ins w:id="848" w:author="Caitlin Jeffrey" w:date="2023-08-04T18:46:00Z"/>
        </w:rPr>
      </w:pPr>
      <w:ins w:id="849" w:author="Caitlin Jeffrey" w:date="2023-08-04T18:46:00Z">
        <w:r>
          <w:t xml:space="preserve">For modelling </w:t>
        </w:r>
        <w:r>
          <w:t>average hygiene score</w:t>
        </w:r>
        <w:r>
          <w:t xml:space="preserve">, </w:t>
        </w:r>
      </w:ins>
      <w:ins w:id="850" w:author="Caitlin Jeffrey" w:date="2023-08-04T18:47:00Z">
        <w:r>
          <w:t>whether the producer ever cultured milk samples</w:t>
        </w:r>
      </w:ins>
      <w:ins w:id="851" w:author="Caitlin Jeffrey" w:date="2023-08-04T18:46:00Z">
        <w:r>
          <w:t xml:space="preserve"> (</w:t>
        </w:r>
      </w:ins>
      <w:ins w:id="852" w:author="Caitlin Jeffrey" w:date="2023-08-04T18:47:00Z">
        <w:r>
          <w:t>never = 7; sometimes/regularly = 14</w:t>
        </w:r>
      </w:ins>
      <w:ins w:id="853" w:author="Caitlin Jeffrey" w:date="2023-08-04T18:46:00Z">
        <w:r>
          <w:t xml:space="preserve">) and </w:t>
        </w:r>
      </w:ins>
      <w:ins w:id="854" w:author="Caitlin Jeffrey" w:date="2023-08-04T18:48:00Z">
        <w:r>
          <w:t>a variable created by the authors to describe whether the producer generally followed the recommended practices for mastitis control</w:t>
        </w:r>
      </w:ins>
      <w:ins w:id="855" w:author="Caitlin Jeffrey" w:date="2023-08-04T18:46:00Z">
        <w:r>
          <w:t xml:space="preserve"> (</w:t>
        </w:r>
      </w:ins>
      <w:ins w:id="856" w:author="Caitlin Jeffrey" w:date="2023-08-04T18:48:00Z">
        <w:r>
          <w:t>y = 8; n = 13</w:t>
        </w:r>
      </w:ins>
      <w:ins w:id="857" w:author="Caitlin Jeffrey" w:date="2023-08-04T18:46:00Z">
        <w:r>
          <w:t>) were offered. No models were produced that were statistically significant overall, and none had any</w:t>
        </w:r>
        <w:r w:rsidRPr="00AA0F56">
          <w:t xml:space="preserve"> significant predictors</w:t>
        </w:r>
        <w:r>
          <w:t>.</w:t>
        </w:r>
      </w:ins>
    </w:p>
    <w:p w14:paraId="757647E4" w14:textId="77777777" w:rsidR="004933C3" w:rsidRDefault="004933C3">
      <w:pPr>
        <w:pStyle w:val="ListParagraph"/>
        <w:spacing w:line="480" w:lineRule="auto"/>
        <w:rPr>
          <w:ins w:id="858" w:author="Caitlin Jeffrey" w:date="2023-08-02T13:02:00Z"/>
          <w:b/>
          <w:bCs/>
        </w:rPr>
        <w:pPrChange w:id="859" w:author="Caitlin Jeffrey" w:date="2023-08-02T13:02:00Z">
          <w:pPr>
            <w:pStyle w:val="ListParagraph"/>
            <w:numPr>
              <w:numId w:val="9"/>
            </w:numPr>
            <w:spacing w:line="480" w:lineRule="auto"/>
            <w:ind w:hanging="360"/>
          </w:pPr>
        </w:pPrChange>
      </w:pPr>
    </w:p>
    <w:p w14:paraId="49B4E7C4" w14:textId="55E26B12" w:rsidR="008A5E20" w:rsidRPr="00604EDE" w:rsidRDefault="009910FE" w:rsidP="008A5E20">
      <w:pPr>
        <w:pStyle w:val="ListParagraph"/>
        <w:numPr>
          <w:ilvl w:val="0"/>
          <w:numId w:val="9"/>
        </w:numPr>
        <w:spacing w:line="480" w:lineRule="auto"/>
        <w:rPr>
          <w:b/>
          <w:bCs/>
        </w:rPr>
      </w:pPr>
      <w:r w:rsidRPr="00604EDE">
        <w:rPr>
          <w:b/>
          <w:bCs/>
        </w:rPr>
        <w:t>Results of univariate analyses for udder health and hygiene outcomes</w:t>
      </w:r>
    </w:p>
    <w:p w14:paraId="28B2F2B4" w14:textId="1D041989" w:rsidR="008A5E20" w:rsidRPr="00604EDE" w:rsidDel="00131683" w:rsidRDefault="006E4523" w:rsidP="008A5E20">
      <w:pPr>
        <w:spacing w:line="480" w:lineRule="auto"/>
        <w:ind w:firstLine="720"/>
        <w:rPr>
          <w:moveFrom w:id="860" w:author="Caitlin Jeffrey" w:date="2023-07-05T12:31:00Z"/>
          <w:rFonts w:ascii="Times New Roman" w:hAnsi="Times New Roman" w:cs="Times New Roman"/>
          <w:sz w:val="24"/>
          <w:szCs w:val="24"/>
        </w:rPr>
      </w:pPr>
      <w:ins w:id="861" w:author="Caitlin Jeffrey" w:date="2023-07-05T13:05:00Z">
        <w:r w:rsidRPr="00604EDE">
          <w:rPr>
            <w:rFonts w:ascii="Times New Roman" w:hAnsi="Times New Roman" w:cs="Times New Roman"/>
            <w:sz w:val="24"/>
            <w:szCs w:val="24"/>
          </w:rPr>
          <w:t>Selected results of univariate analysis identifying factors unconditionally associated with udder health and hygiene outcomes at p &lt;0.20</w:t>
        </w:r>
        <w:r w:rsidR="00FC7A5E" w:rsidRPr="00604EDE">
          <w:rPr>
            <w:rFonts w:ascii="Times New Roman" w:hAnsi="Times New Roman" w:cs="Times New Roman"/>
            <w:sz w:val="24"/>
            <w:szCs w:val="24"/>
          </w:rPr>
          <w:t xml:space="preserve"> are presented in Table 3.</w:t>
        </w:r>
        <w:r w:rsidRPr="00604EDE">
          <w:rPr>
            <w:rFonts w:ascii="Times New Roman" w:hAnsi="Times New Roman" w:cs="Times New Roman"/>
            <w:sz w:val="24"/>
            <w:szCs w:val="24"/>
          </w:rPr>
          <w:t xml:space="preserve"> </w:t>
        </w:r>
      </w:ins>
      <w:moveFromRangeStart w:id="862" w:author="Caitlin Jeffrey" w:date="2023-07-05T12:31:00Z" w:name="move139452735"/>
      <w:moveFrom w:id="863" w:author="Caitlin Jeffrey" w:date="2023-07-05T12:31:00Z">
        <w:r w:rsidR="008A5E20" w:rsidRPr="00604EDE" w:rsidDel="00131683">
          <w:rPr>
            <w:rFonts w:ascii="Times New Roman" w:hAnsi="Times New Roman" w:cs="Times New Roman"/>
            <w:sz w:val="24"/>
            <w:szCs w:val="24"/>
          </w:rPr>
          <w:t xml:space="preserve">Initially, we had intended on using a modelling approach (linear regression) to explore each of the six udder health and hygiene outcomes by facility type, while controlling for different farm management practices, housing characteristics, milking procedures and mastitis control practices. In preparation for this, an initial univariable analysis was performed for each outcome to screen all predictors to check for </w:t>
        </w:r>
        <w:commentRangeStart w:id="864"/>
        <w:r w:rsidR="008A5E20" w:rsidRPr="00604EDE" w:rsidDel="00131683">
          <w:rPr>
            <w:rFonts w:ascii="Times New Roman" w:hAnsi="Times New Roman" w:cs="Times New Roman"/>
            <w:sz w:val="24"/>
            <w:szCs w:val="24"/>
          </w:rPr>
          <w:t xml:space="preserve">unconditional associations at a level of p ≤ 0.20 </w:t>
        </w:r>
        <w:commentRangeEnd w:id="864"/>
        <w:r w:rsidR="008A5E20" w:rsidRPr="00604EDE" w:rsidDel="00131683">
          <w:rPr>
            <w:rFonts w:ascii="Times New Roman" w:hAnsi="Times New Roman" w:cs="Times New Roman"/>
            <w:sz w:val="24"/>
            <w:szCs w:val="24"/>
          </w:rPr>
          <w:commentReference w:id="864"/>
        </w:r>
        <w:r w:rsidR="008A5E20" w:rsidRPr="00604EDE" w:rsidDel="00131683">
          <w:rPr>
            <w:rFonts w:ascii="Times New Roman" w:hAnsi="Times New Roman" w:cs="Times New Roman"/>
            <w:sz w:val="24"/>
            <w:szCs w:val="24"/>
          </w:rPr>
          <w:t xml:space="preserve">(using linear regression). While this model-building approach to analysis was abandoned due to sample size/statistical power limitations, the results for each of the six outcome variables are reported in Table 8 </w:t>
        </w:r>
        <w:commentRangeStart w:id="865"/>
        <w:r w:rsidR="008A5E20" w:rsidRPr="00604EDE" w:rsidDel="00131683">
          <w:rPr>
            <w:rFonts w:ascii="Times New Roman" w:hAnsi="Times New Roman" w:cs="Times New Roman"/>
            <w:sz w:val="24"/>
            <w:szCs w:val="24"/>
          </w:rPr>
          <w:t xml:space="preserve">(“biologically sensical,” </w:t>
        </w:r>
        <w:commentRangeEnd w:id="865"/>
        <w:r w:rsidR="008A5E20" w:rsidRPr="00604EDE" w:rsidDel="00131683">
          <w:rPr>
            <w:rFonts w:ascii="Times New Roman" w:hAnsi="Times New Roman" w:cs="Times New Roman"/>
            <w:sz w:val="24"/>
            <w:szCs w:val="24"/>
          </w:rPr>
          <w:commentReference w:id="865"/>
        </w:r>
        <w:r w:rsidR="008A5E20" w:rsidRPr="00604EDE" w:rsidDel="00131683">
          <w:rPr>
            <w:rFonts w:ascii="Times New Roman" w:hAnsi="Times New Roman" w:cs="Times New Roman"/>
            <w:sz w:val="24"/>
            <w:szCs w:val="24"/>
          </w:rPr>
          <w:t xml:space="preserve">and groups of at least n = 5). </w:t>
        </w:r>
      </w:moveFrom>
    </w:p>
    <w:moveFromRangeEnd w:id="862"/>
    <w:p w14:paraId="190C8447" w14:textId="207116D8" w:rsidR="008A528E" w:rsidRPr="00604EDE" w:rsidRDefault="008A5E20" w:rsidP="008A5E20">
      <w:pPr>
        <w:spacing w:line="480" w:lineRule="auto"/>
        <w:ind w:firstLine="720"/>
        <w:rPr>
          <w:ins w:id="866" w:author="Caitlin Jeffrey" w:date="2023-07-05T13:09:00Z"/>
          <w:rFonts w:ascii="Times New Roman" w:hAnsi="Times New Roman" w:cs="Times New Roman"/>
          <w:sz w:val="24"/>
          <w:szCs w:val="24"/>
        </w:rPr>
      </w:pPr>
      <w:commentRangeStart w:id="867"/>
      <w:r w:rsidRPr="00604EDE">
        <w:rPr>
          <w:rFonts w:ascii="Times New Roman" w:hAnsi="Times New Roman" w:cs="Times New Roman"/>
          <w:sz w:val="24"/>
          <w:szCs w:val="24"/>
        </w:rPr>
        <w:t>The depth of bedding in stalls</w:t>
      </w:r>
      <w:del w:id="868" w:author="Caitlin Jeffrey" w:date="2023-07-05T15:15:00Z">
        <w:r w:rsidRPr="00604EDE" w:rsidDel="00362604">
          <w:rPr>
            <w:rFonts w:ascii="Times New Roman" w:hAnsi="Times New Roman" w:cs="Times New Roman"/>
            <w:sz w:val="24"/>
            <w:szCs w:val="24"/>
          </w:rPr>
          <w:delText xml:space="preserve"> (cm)</w:delText>
        </w:r>
      </w:del>
      <w:r w:rsidRPr="00604EDE">
        <w:rPr>
          <w:rFonts w:ascii="Times New Roman" w:hAnsi="Times New Roman" w:cs="Times New Roman"/>
          <w:sz w:val="24"/>
          <w:szCs w:val="24"/>
        </w:rPr>
        <w:t xml:space="preserve"> for freestall and tiestall herds was unconditionally associated with multiple udder health outcomes</w:t>
      </w:r>
      <w:ins w:id="869" w:author="Caitlin Jeffrey" w:date="2023-07-05T13:07:00Z">
        <w:r w:rsidR="00480F5B" w:rsidRPr="00604EDE">
          <w:rPr>
            <w:rFonts w:ascii="Times New Roman" w:hAnsi="Times New Roman" w:cs="Times New Roman"/>
            <w:sz w:val="24"/>
            <w:szCs w:val="24"/>
          </w:rPr>
          <w:t xml:space="preserve">. </w:t>
        </w:r>
      </w:ins>
      <w:del w:id="870" w:author="Caitlin Jeffrey" w:date="2023-07-05T13:07:00Z">
        <w:r w:rsidRPr="00604EDE" w:rsidDel="00480F5B">
          <w:rPr>
            <w:rFonts w:ascii="Times New Roman" w:hAnsi="Times New Roman" w:cs="Times New Roman"/>
            <w:sz w:val="24"/>
            <w:szCs w:val="24"/>
          </w:rPr>
          <w:delText>, including new</w:delText>
        </w:r>
      </w:del>
      <w:del w:id="871" w:author="Caitlin Jeffrey" w:date="2023-06-30T11:48:00Z">
        <w:r w:rsidRPr="00604EDE" w:rsidDel="00C81FD9">
          <w:rPr>
            <w:rFonts w:ascii="Times New Roman" w:hAnsi="Times New Roman" w:cs="Times New Roman"/>
            <w:sz w:val="24"/>
            <w:szCs w:val="24"/>
          </w:rPr>
          <w:delText xml:space="preserve"> IMI</w:delText>
        </w:r>
      </w:del>
      <w:del w:id="872" w:author="Caitlin Jeffrey" w:date="2023-07-05T13:07:00Z">
        <w:r w:rsidRPr="00604EDE" w:rsidDel="00480F5B">
          <w:rPr>
            <w:rFonts w:ascii="Times New Roman" w:hAnsi="Times New Roman" w:cs="Times New Roman"/>
            <w:sz w:val="24"/>
            <w:szCs w:val="24"/>
          </w:rPr>
          <w:delText xml:space="preserve">, </w:delText>
        </w:r>
      </w:del>
      <w:del w:id="873" w:author="Caitlin Jeffrey" w:date="2023-06-30T13:19:00Z">
        <w:r w:rsidRPr="00604EDE" w:rsidDel="00BB6585">
          <w:rPr>
            <w:rFonts w:ascii="Times New Roman" w:hAnsi="Times New Roman" w:cs="Times New Roman"/>
            <w:sz w:val="24"/>
            <w:szCs w:val="24"/>
          </w:rPr>
          <w:delText>any IMI</w:delText>
        </w:r>
      </w:del>
      <w:del w:id="874" w:author="Caitlin Jeffrey" w:date="2023-07-05T13:07:00Z">
        <w:r w:rsidRPr="00604EDE" w:rsidDel="00480F5B">
          <w:rPr>
            <w:rFonts w:ascii="Times New Roman" w:hAnsi="Times New Roman" w:cs="Times New Roman"/>
            <w:sz w:val="24"/>
            <w:szCs w:val="24"/>
          </w:rPr>
          <w:delText xml:space="preserve">, BTM SCC, and </w:delText>
        </w:r>
      </w:del>
      <w:del w:id="875" w:author="Caitlin Jeffrey" w:date="2023-06-30T10:42:00Z">
        <w:r w:rsidRPr="00604EDE" w:rsidDel="00087FBC">
          <w:rPr>
            <w:rFonts w:ascii="Times New Roman" w:hAnsi="Times New Roman" w:cs="Times New Roman"/>
            <w:sz w:val="24"/>
            <w:szCs w:val="24"/>
          </w:rPr>
          <w:delText xml:space="preserve">both weighted and unweighted </w:delText>
        </w:r>
      </w:del>
      <w:del w:id="876" w:author="Caitlin Jeffrey" w:date="2023-07-05T13:07:00Z">
        <w:r w:rsidRPr="00604EDE" w:rsidDel="00480F5B">
          <w:rPr>
            <w:rFonts w:ascii="Times New Roman" w:hAnsi="Times New Roman" w:cs="Times New Roman"/>
            <w:sz w:val="24"/>
            <w:szCs w:val="24"/>
          </w:rPr>
          <w:delText>average</w:delText>
        </w:r>
        <w:commentRangeEnd w:id="867"/>
        <w:r w:rsidRPr="00604EDE" w:rsidDel="00480F5B">
          <w:rPr>
            <w:rFonts w:ascii="Times New Roman" w:hAnsi="Times New Roman" w:cs="Times New Roman"/>
            <w:sz w:val="24"/>
            <w:szCs w:val="24"/>
          </w:rPr>
          <w:commentReference w:id="867"/>
        </w:r>
        <w:r w:rsidRPr="00604EDE" w:rsidDel="00480F5B">
          <w:rPr>
            <w:rFonts w:ascii="Times New Roman" w:hAnsi="Times New Roman" w:cs="Times New Roman"/>
            <w:sz w:val="24"/>
            <w:szCs w:val="24"/>
          </w:rPr>
          <w:delText xml:space="preserve"> LS. </w:delText>
        </w:r>
      </w:del>
      <w:r w:rsidRPr="00604EDE">
        <w:rPr>
          <w:rFonts w:ascii="Times New Roman" w:hAnsi="Times New Roman" w:cs="Times New Roman"/>
          <w:sz w:val="24"/>
          <w:szCs w:val="24"/>
        </w:rPr>
        <w:t xml:space="preserve">As the depth of bedding in stalls increased, </w:t>
      </w:r>
      <w:del w:id="877" w:author="Caitlin Jeffrey" w:date="2023-07-05T15:15:00Z">
        <w:r w:rsidRPr="00604EDE" w:rsidDel="00362604">
          <w:rPr>
            <w:rFonts w:ascii="Times New Roman" w:hAnsi="Times New Roman" w:cs="Times New Roman"/>
            <w:sz w:val="24"/>
            <w:szCs w:val="24"/>
          </w:rPr>
          <w:delText>these</w:delText>
        </w:r>
        <w:r w:rsidRPr="00604EDE" w:rsidDel="00362A80">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udder health measures improved (lower LS, BTM SCC, percent </w:t>
      </w:r>
      <w:proofErr w:type="spellStart"/>
      <w:ins w:id="878" w:author="Caitlin Jeffrey" w:date="2023-08-02T07:15:00Z">
        <w:r w:rsidR="009B3369">
          <w:rPr>
            <w:rFonts w:ascii="Times New Roman" w:hAnsi="Times New Roman" w:cs="Times New Roman"/>
            <w:sz w:val="24"/>
            <w:szCs w:val="24"/>
          </w:rPr>
          <w:t>elevSCC</w:t>
        </w:r>
      </w:ins>
      <w:proofErr w:type="spellEnd"/>
      <w:del w:id="879" w:author="Caitlin Jeffrey" w:date="2023-06-30T13:19:00Z">
        <w:r w:rsidRPr="00604EDE" w:rsidDel="00757FC5">
          <w:rPr>
            <w:rFonts w:ascii="Times New Roman" w:hAnsi="Times New Roman" w:cs="Times New Roman"/>
            <w:sz w:val="24"/>
            <w:szCs w:val="24"/>
          </w:rPr>
          <w:delText>of any</w:delText>
        </w:r>
      </w:del>
      <w:r w:rsidRPr="00604EDE">
        <w:rPr>
          <w:rFonts w:ascii="Times New Roman" w:hAnsi="Times New Roman" w:cs="Times New Roman"/>
          <w:sz w:val="24"/>
          <w:szCs w:val="24"/>
        </w:rPr>
        <w:t>/</w:t>
      </w:r>
      <w:proofErr w:type="spellStart"/>
      <w:del w:id="880" w:author="Caitlin Jeffrey" w:date="2023-08-02T07:16:00Z">
        <w:r w:rsidRPr="00604EDE" w:rsidDel="009B3369">
          <w:rPr>
            <w:rFonts w:ascii="Times New Roman" w:hAnsi="Times New Roman" w:cs="Times New Roman"/>
            <w:sz w:val="24"/>
            <w:szCs w:val="24"/>
          </w:rPr>
          <w:delText>ne</w:delText>
        </w:r>
      </w:del>
      <w:ins w:id="881" w:author="Caitlin Jeffrey" w:date="2023-08-02T07:16:00Z">
        <w:r w:rsidR="009B3369">
          <w:rPr>
            <w:rFonts w:ascii="Times New Roman" w:hAnsi="Times New Roman" w:cs="Times New Roman"/>
            <w:sz w:val="24"/>
            <w:szCs w:val="24"/>
          </w:rPr>
          <w:t>newSCC</w:t>
        </w:r>
      </w:ins>
      <w:proofErr w:type="spellEnd"/>
      <w:del w:id="882" w:author="Caitlin Jeffrey" w:date="2023-06-30T11:49:00Z">
        <w:r w:rsidRPr="00604EDE" w:rsidDel="00A50CDF">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Similarly, herds where cows were on deep bedding had a lower BTM SCC compared to herds that had stalls with a smaller amount of bedding on top of a mattress or concrete. </w:t>
      </w:r>
    </w:p>
    <w:p w14:paraId="7415AC25" w14:textId="19CC8DE9" w:rsidR="008A5E20" w:rsidRPr="00604EDE" w:rsidRDefault="008A5E20" w:rsidP="008A5E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Udder hygiene measures were </w:t>
      </w:r>
      <w:ins w:id="883" w:author="Caitlin Jeffrey" w:date="2023-07-05T13:09:00Z">
        <w:r w:rsidR="004915D8" w:rsidRPr="00604EDE">
          <w:rPr>
            <w:rFonts w:ascii="Times New Roman" w:hAnsi="Times New Roman" w:cs="Times New Roman"/>
            <w:sz w:val="24"/>
            <w:szCs w:val="24"/>
          </w:rPr>
          <w:t xml:space="preserve">also </w:t>
        </w:r>
      </w:ins>
      <w:r w:rsidRPr="00604EDE">
        <w:rPr>
          <w:rFonts w:ascii="Times New Roman" w:hAnsi="Times New Roman" w:cs="Times New Roman"/>
          <w:sz w:val="24"/>
          <w:szCs w:val="24"/>
        </w:rPr>
        <w:t>associated with numerous udder health outcomes</w:t>
      </w:r>
      <w:ins w:id="884" w:author="Caitlin Jeffrey" w:date="2023-07-05T13:09:00Z">
        <w:r w:rsidR="004915D8" w:rsidRPr="00604EDE">
          <w:rPr>
            <w:rFonts w:ascii="Times New Roman" w:hAnsi="Times New Roman" w:cs="Times New Roman"/>
            <w:sz w:val="24"/>
            <w:szCs w:val="24"/>
          </w:rPr>
          <w:t xml:space="preserve">. </w:t>
        </w:r>
      </w:ins>
      <w:del w:id="885" w:author="Caitlin Jeffrey" w:date="2023-07-05T13:09:00Z">
        <w:r w:rsidRPr="00604EDE" w:rsidDel="004915D8">
          <w:rPr>
            <w:rFonts w:ascii="Times New Roman" w:hAnsi="Times New Roman" w:cs="Times New Roman"/>
            <w:sz w:val="24"/>
            <w:szCs w:val="24"/>
          </w:rPr>
          <w:delText xml:space="preserve">, including </w:delText>
        </w:r>
      </w:del>
      <w:del w:id="886" w:author="Caitlin Jeffrey" w:date="2023-06-30T11:18:00Z">
        <w:r w:rsidRPr="00604EDE" w:rsidDel="002706BC">
          <w:rPr>
            <w:rFonts w:ascii="Times New Roman" w:hAnsi="Times New Roman" w:cs="Times New Roman"/>
            <w:sz w:val="24"/>
            <w:szCs w:val="24"/>
          </w:rPr>
          <w:delText>chronic IMI</w:delText>
        </w:r>
      </w:del>
      <w:del w:id="887" w:author="Caitlin Jeffrey" w:date="2023-07-05T13:09:00Z">
        <w:r w:rsidRPr="00604EDE" w:rsidDel="004915D8">
          <w:rPr>
            <w:rFonts w:ascii="Times New Roman" w:hAnsi="Times New Roman" w:cs="Times New Roman"/>
            <w:sz w:val="24"/>
            <w:szCs w:val="24"/>
          </w:rPr>
          <w:delText xml:space="preserve">, </w:delText>
        </w:r>
      </w:del>
      <w:del w:id="888" w:author="Caitlin Jeffrey" w:date="2023-06-30T13:19:00Z">
        <w:r w:rsidRPr="00604EDE" w:rsidDel="00757FC5">
          <w:rPr>
            <w:rFonts w:ascii="Times New Roman" w:hAnsi="Times New Roman" w:cs="Times New Roman"/>
            <w:sz w:val="24"/>
            <w:szCs w:val="24"/>
          </w:rPr>
          <w:delText>any IMI</w:delText>
        </w:r>
      </w:del>
      <w:del w:id="889" w:author="Caitlin Jeffrey" w:date="2023-07-05T13:09:00Z">
        <w:r w:rsidRPr="00604EDE" w:rsidDel="004915D8">
          <w:rPr>
            <w:rFonts w:ascii="Times New Roman" w:hAnsi="Times New Roman" w:cs="Times New Roman"/>
            <w:sz w:val="24"/>
            <w:szCs w:val="24"/>
          </w:rPr>
          <w:delText xml:space="preserve">, and </w:delText>
        </w:r>
      </w:del>
      <w:del w:id="890" w:author="Caitlin Jeffrey" w:date="2023-06-30T10:42:00Z">
        <w:r w:rsidRPr="00604EDE" w:rsidDel="00087FBC">
          <w:rPr>
            <w:rFonts w:ascii="Times New Roman" w:hAnsi="Times New Roman" w:cs="Times New Roman"/>
            <w:sz w:val="24"/>
            <w:szCs w:val="24"/>
          </w:rPr>
          <w:delText xml:space="preserve">both weighted and unweighted </w:delText>
        </w:r>
      </w:del>
      <w:del w:id="891" w:author="Caitlin Jeffrey" w:date="2023-07-05T13:09:00Z">
        <w:r w:rsidRPr="00604EDE" w:rsidDel="004915D8">
          <w:rPr>
            <w:rFonts w:ascii="Times New Roman" w:hAnsi="Times New Roman" w:cs="Times New Roman"/>
            <w:sz w:val="24"/>
            <w:szCs w:val="24"/>
          </w:rPr>
          <w:delText xml:space="preserve">average LS. </w:delText>
        </w:r>
      </w:del>
      <w:del w:id="892" w:author="Caitlin Jeffrey" w:date="2023-06-30T14:17:00Z">
        <w:r w:rsidRPr="00604EDE" w:rsidDel="00016DA9">
          <w:rPr>
            <w:rFonts w:ascii="Times New Roman" w:hAnsi="Times New Roman" w:cs="Times New Roman"/>
            <w:sz w:val="24"/>
            <w:szCs w:val="24"/>
          </w:rPr>
          <w:delText>A higher proportion of dirty cows (i</w:delText>
        </w:r>
      </w:del>
      <w:ins w:id="893" w:author="Caitlin Jeffrey" w:date="2023-06-30T14:18:00Z">
        <w:r w:rsidR="002D1373" w:rsidRPr="00604EDE">
          <w:rPr>
            <w:rFonts w:ascii="Times New Roman" w:hAnsi="Times New Roman" w:cs="Times New Roman"/>
            <w:sz w:val="24"/>
            <w:szCs w:val="24"/>
          </w:rPr>
          <w:t xml:space="preserve">Higher </w:t>
        </w:r>
      </w:ins>
      <w:del w:id="894" w:author="Caitlin Jeffrey" w:date="2023-06-30T14:18:00Z">
        <w:r w:rsidRPr="00604EDE" w:rsidDel="002D1373">
          <w:rPr>
            <w:rFonts w:ascii="Times New Roman" w:hAnsi="Times New Roman" w:cs="Times New Roman"/>
            <w:sz w:val="24"/>
            <w:szCs w:val="24"/>
          </w:rPr>
          <w:delText xml:space="preserve">ncreasing </w:delText>
        </w:r>
      </w:del>
      <w:ins w:id="895" w:author="Caitlin Jeffrey" w:date="2023-06-30T14:28:00Z">
        <w:r w:rsidR="006A542C" w:rsidRPr="00604EDE">
          <w:rPr>
            <w:rFonts w:ascii="Times New Roman" w:hAnsi="Times New Roman" w:cs="Times New Roman"/>
            <w:sz w:val="24"/>
            <w:szCs w:val="24"/>
          </w:rPr>
          <w:t>mean</w:t>
        </w:r>
      </w:ins>
      <w:del w:id="896" w:author="Caitlin Jeffrey" w:date="2023-06-30T14:28:00Z">
        <w:r w:rsidRPr="00604EDE" w:rsidDel="006A542C">
          <w:rPr>
            <w:rFonts w:ascii="Times New Roman" w:hAnsi="Times New Roman" w:cs="Times New Roman"/>
            <w:sz w:val="24"/>
            <w:szCs w:val="24"/>
          </w:rPr>
          <w:delText>average</w:delText>
        </w:r>
      </w:del>
      <w:r w:rsidRPr="00604EDE">
        <w:rPr>
          <w:rFonts w:ascii="Times New Roman" w:hAnsi="Times New Roman" w:cs="Times New Roman"/>
          <w:sz w:val="24"/>
          <w:szCs w:val="24"/>
        </w:rPr>
        <w:t xml:space="preserve"> hygiene score</w:t>
      </w:r>
      <w:ins w:id="897" w:author="Caitlin Jeffrey" w:date="2023-06-30T14:18:00Z">
        <w:r w:rsidR="00380943" w:rsidRPr="00604EDE">
          <w:rPr>
            <w:rFonts w:ascii="Times New Roman" w:hAnsi="Times New Roman" w:cs="Times New Roman"/>
            <w:sz w:val="24"/>
            <w:szCs w:val="24"/>
          </w:rPr>
          <w:t>s</w:t>
        </w:r>
      </w:ins>
      <w:del w:id="898" w:author="Caitlin Jeffrey" w:date="2023-06-30T14:18:00Z">
        <w:r w:rsidRPr="00604EDE" w:rsidDel="00380943">
          <w:rPr>
            <w:rFonts w:ascii="Times New Roman" w:hAnsi="Times New Roman" w:cs="Times New Roman"/>
            <w:sz w:val="24"/>
            <w:szCs w:val="24"/>
          </w:rPr>
          <w:delText xml:space="preserve"> of a farm</w:delText>
        </w:r>
      </w:del>
      <w:ins w:id="899" w:author="Caitlin Jeffrey" w:date="2023-06-30T14:17:00Z">
        <w:r w:rsidR="00016DA9" w:rsidRPr="00604EDE">
          <w:rPr>
            <w:rFonts w:ascii="Times New Roman" w:hAnsi="Times New Roman" w:cs="Times New Roman"/>
            <w:sz w:val="24"/>
            <w:szCs w:val="24"/>
          </w:rPr>
          <w:t xml:space="preserve"> and </w:t>
        </w:r>
      </w:ins>
      <w:del w:id="900" w:author="Caitlin Jeffrey" w:date="2023-06-30T14:17:00Z">
        <w:r w:rsidRPr="00604EDE" w:rsidDel="00016DA9">
          <w:rPr>
            <w:rFonts w:ascii="Times New Roman" w:hAnsi="Times New Roman" w:cs="Times New Roman"/>
            <w:sz w:val="24"/>
            <w:szCs w:val="24"/>
          </w:rPr>
          <w:delText xml:space="preserve">, </w:delText>
        </w:r>
      </w:del>
      <w:del w:id="901" w:author="Caitlin Jeffrey" w:date="2023-06-30T14:19:00Z">
        <w:r w:rsidRPr="00604EDE" w:rsidDel="008275A2">
          <w:rPr>
            <w:rFonts w:ascii="Times New Roman" w:hAnsi="Times New Roman" w:cs="Times New Roman"/>
            <w:sz w:val="24"/>
            <w:szCs w:val="24"/>
          </w:rPr>
          <w:delText xml:space="preserve">higher </w:delText>
        </w:r>
      </w:del>
      <w:r w:rsidRPr="00604EDE">
        <w:rPr>
          <w:rFonts w:ascii="Times New Roman" w:hAnsi="Times New Roman" w:cs="Times New Roman"/>
          <w:sz w:val="24"/>
          <w:szCs w:val="24"/>
        </w:rPr>
        <w:t>proportion of udders scored ≥</w:t>
      </w:r>
      <w:del w:id="902" w:author="Caitlin Jeffrey" w:date="2023-08-03T13:09: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3</w:t>
      </w:r>
      <w:del w:id="903" w:author="Caitlin Jeffrey" w:date="2023-06-30T14:17:00Z">
        <w:r w:rsidRPr="00604EDE" w:rsidDel="00016DA9">
          <w:rPr>
            <w:rFonts w:ascii="Times New Roman" w:hAnsi="Times New Roman" w:cs="Times New Roman"/>
            <w:sz w:val="24"/>
            <w:szCs w:val="24"/>
          </w:rPr>
          <w:delText>)</w:delText>
        </w:r>
      </w:del>
      <w:r w:rsidRPr="00604EDE">
        <w:rPr>
          <w:rFonts w:ascii="Times New Roman" w:hAnsi="Times New Roman" w:cs="Times New Roman"/>
          <w:sz w:val="24"/>
          <w:szCs w:val="24"/>
        </w:rPr>
        <w:t xml:space="preserve"> w</w:t>
      </w:r>
      <w:ins w:id="904" w:author="Caitlin Jeffrey" w:date="2023-06-30T14:17:00Z">
        <w:r w:rsidR="00016DA9" w:rsidRPr="00604EDE">
          <w:rPr>
            <w:rFonts w:ascii="Times New Roman" w:hAnsi="Times New Roman" w:cs="Times New Roman"/>
            <w:sz w:val="24"/>
            <w:szCs w:val="24"/>
          </w:rPr>
          <w:t>ere</w:t>
        </w:r>
      </w:ins>
      <w:del w:id="905" w:author="Caitlin Jeffrey" w:date="2023-06-30T14:17:00Z">
        <w:r w:rsidRPr="00604EDE" w:rsidDel="00016DA9">
          <w:rPr>
            <w:rFonts w:ascii="Times New Roman" w:hAnsi="Times New Roman" w:cs="Times New Roman"/>
            <w:sz w:val="24"/>
            <w:szCs w:val="24"/>
          </w:rPr>
          <w:delText>as</w:delText>
        </w:r>
      </w:del>
      <w:r w:rsidRPr="00604EDE">
        <w:rPr>
          <w:rFonts w:ascii="Times New Roman" w:hAnsi="Times New Roman" w:cs="Times New Roman"/>
          <w:sz w:val="24"/>
          <w:szCs w:val="24"/>
        </w:rPr>
        <w:t xml:space="preserve"> </w:t>
      </w:r>
      <w:ins w:id="906" w:author="Caitlin Jeffrey" w:date="2023-06-30T14:28:00Z">
        <w:r w:rsidR="009B0942" w:rsidRPr="00604EDE">
          <w:rPr>
            <w:rFonts w:ascii="Times New Roman" w:hAnsi="Times New Roman" w:cs="Times New Roman"/>
            <w:sz w:val="24"/>
            <w:szCs w:val="24"/>
          </w:rPr>
          <w:t xml:space="preserve">each </w:t>
        </w:r>
      </w:ins>
      <w:r w:rsidRPr="00604EDE">
        <w:rPr>
          <w:rFonts w:ascii="Times New Roman" w:hAnsi="Times New Roman" w:cs="Times New Roman"/>
          <w:sz w:val="24"/>
          <w:szCs w:val="24"/>
        </w:rPr>
        <w:t xml:space="preserve">associated with higher percentages of </w:t>
      </w:r>
      <w:del w:id="907" w:author="Caitlin Jeffrey" w:date="2023-06-30T11:18:00Z">
        <w:r w:rsidRPr="00604EDE" w:rsidDel="002706BC">
          <w:rPr>
            <w:rFonts w:ascii="Times New Roman" w:hAnsi="Times New Roman" w:cs="Times New Roman"/>
            <w:sz w:val="24"/>
            <w:szCs w:val="24"/>
          </w:rPr>
          <w:delText>chronic IMI</w:delText>
        </w:r>
      </w:del>
      <w:proofErr w:type="spellStart"/>
      <w:ins w:id="908"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w:t>
      </w:r>
      <w:proofErr w:type="spellStart"/>
      <w:ins w:id="909" w:author="Caitlin Jeffrey" w:date="2023-08-02T07:15:00Z">
        <w:r w:rsidR="009B3369">
          <w:rPr>
            <w:rFonts w:ascii="Times New Roman" w:hAnsi="Times New Roman" w:cs="Times New Roman"/>
            <w:sz w:val="24"/>
            <w:szCs w:val="24"/>
          </w:rPr>
          <w:t>elevSCC</w:t>
        </w:r>
      </w:ins>
      <w:proofErr w:type="spellEnd"/>
      <w:del w:id="910" w:author="Caitlin Jeffrey" w:date="2023-06-30T13:19: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and </w:t>
      </w:r>
      <w:del w:id="911" w:author="Caitlin Jeffrey" w:date="2023-06-30T10:42:00Z">
        <w:r w:rsidRPr="00604EDE" w:rsidDel="00087FBC">
          <w:rPr>
            <w:rFonts w:ascii="Times New Roman" w:hAnsi="Times New Roman" w:cs="Times New Roman"/>
            <w:sz w:val="24"/>
            <w:szCs w:val="24"/>
          </w:rPr>
          <w:delText xml:space="preserve">both weighted and unweighted </w:delText>
        </w:r>
      </w:del>
      <w:r w:rsidRPr="00604EDE">
        <w:rPr>
          <w:rFonts w:ascii="Times New Roman" w:hAnsi="Times New Roman" w:cs="Times New Roman"/>
          <w:sz w:val="24"/>
          <w:szCs w:val="24"/>
        </w:rPr>
        <w:t xml:space="preserve">average LS. </w:t>
      </w:r>
      <w:del w:id="912" w:author="Caitlin Jeffrey" w:date="2023-06-30T14:31:00Z">
        <w:r w:rsidRPr="00604EDE" w:rsidDel="00BD54B2">
          <w:rPr>
            <w:rFonts w:ascii="Times New Roman" w:hAnsi="Times New Roman" w:cs="Times New Roman"/>
            <w:sz w:val="24"/>
            <w:szCs w:val="24"/>
          </w:rPr>
          <w:delText>As these two udder hygiene measures were both calculated from the same data for each herd, they are highly correlated</w:delText>
        </w:r>
      </w:del>
      <w:del w:id="913" w:author="Caitlin Jeffrey" w:date="2023-06-30T14:29:00Z">
        <w:r w:rsidRPr="00604EDE" w:rsidDel="009410E6">
          <w:rPr>
            <w:rFonts w:ascii="Times New Roman" w:hAnsi="Times New Roman" w:cs="Times New Roman"/>
            <w:sz w:val="24"/>
            <w:szCs w:val="24"/>
          </w:rPr>
          <w:delText xml:space="preserve"> with one another</w:delText>
        </w:r>
      </w:del>
      <w:del w:id="914" w:author="Caitlin Jeffrey" w:date="2023-06-30T14:31:00Z">
        <w:r w:rsidRPr="00604EDE" w:rsidDel="00BD54B2">
          <w:rPr>
            <w:rFonts w:ascii="Times New Roman" w:hAnsi="Times New Roman" w:cs="Times New Roman"/>
            <w:sz w:val="24"/>
            <w:szCs w:val="24"/>
          </w:rPr>
          <w:delText xml:space="preserve">, and conclusions were not drawn distinguishing the effect of one vs. another for each udder health outcome. </w:delText>
        </w:r>
      </w:del>
      <w:r w:rsidRPr="00604EDE">
        <w:rPr>
          <w:rFonts w:ascii="Times New Roman" w:hAnsi="Times New Roman" w:cs="Times New Roman"/>
          <w:sz w:val="24"/>
          <w:szCs w:val="24"/>
        </w:rPr>
        <w:t>Additionally, a few specific management practices were also found to be unconditionally associated with udder health outcomes</w:t>
      </w:r>
      <w:ins w:id="915" w:author="Caitlin Jeffrey" w:date="2023-07-05T13:09:00Z">
        <w:r w:rsidR="004915D8" w:rsidRPr="00604EDE">
          <w:rPr>
            <w:rFonts w:ascii="Times New Roman" w:hAnsi="Times New Roman" w:cs="Times New Roman"/>
            <w:sz w:val="24"/>
            <w:szCs w:val="24"/>
          </w:rPr>
          <w:t>:</w:t>
        </w:r>
      </w:ins>
      <w:del w:id="916" w:author="Caitlin Jeffrey" w:date="2023-07-05T13:09:00Z">
        <w:r w:rsidRPr="00604EDE" w:rsidDel="004915D8">
          <w:rPr>
            <w:rFonts w:ascii="Times New Roman" w:hAnsi="Times New Roman" w:cs="Times New Roman"/>
            <w:sz w:val="24"/>
            <w:szCs w:val="24"/>
          </w:rPr>
          <w:delText>;</w:delText>
        </w:r>
      </w:del>
      <w:r w:rsidRPr="00604EDE">
        <w:rPr>
          <w:rFonts w:ascii="Times New Roman" w:hAnsi="Times New Roman" w:cs="Times New Roman"/>
          <w:sz w:val="24"/>
          <w:szCs w:val="24"/>
        </w:rPr>
        <w:t xml:space="preserve"> consistent glove </w:t>
      </w:r>
      <w:ins w:id="917" w:author="Caitlin Jeffrey" w:date="2023-06-30T14:32:00Z">
        <w:r w:rsidR="00A75916" w:rsidRPr="00604EDE">
          <w:rPr>
            <w:rFonts w:ascii="Times New Roman" w:hAnsi="Times New Roman" w:cs="Times New Roman"/>
            <w:sz w:val="24"/>
            <w:szCs w:val="24"/>
          </w:rPr>
          <w:t xml:space="preserve">use </w:t>
        </w:r>
      </w:ins>
      <w:r w:rsidRPr="00604EDE">
        <w:rPr>
          <w:rFonts w:ascii="Times New Roman" w:hAnsi="Times New Roman" w:cs="Times New Roman"/>
          <w:sz w:val="24"/>
          <w:szCs w:val="24"/>
        </w:rPr>
        <w:t xml:space="preserve">was associated with a lower percentage of </w:t>
      </w:r>
      <w:del w:id="918" w:author="Caitlin Jeffrey" w:date="2023-08-02T07:16:00Z">
        <w:r w:rsidRPr="00604EDE" w:rsidDel="009B3369">
          <w:rPr>
            <w:rFonts w:ascii="Times New Roman" w:hAnsi="Times New Roman" w:cs="Times New Roman"/>
            <w:sz w:val="24"/>
            <w:szCs w:val="24"/>
          </w:rPr>
          <w:delText>ne</w:delText>
        </w:r>
      </w:del>
      <w:proofErr w:type="spellStart"/>
      <w:ins w:id="919" w:author="Caitlin Jeffrey" w:date="2023-08-02T07:16:00Z">
        <w:r w:rsidR="009B3369">
          <w:rPr>
            <w:rFonts w:ascii="Times New Roman" w:hAnsi="Times New Roman" w:cs="Times New Roman"/>
            <w:sz w:val="24"/>
            <w:szCs w:val="24"/>
          </w:rPr>
          <w:t>newSCC</w:t>
        </w:r>
      </w:ins>
      <w:proofErr w:type="spellEnd"/>
      <w:del w:id="920" w:author="Caitlin Jeffrey" w:date="2023-06-30T11:49:00Z">
        <w:r w:rsidRPr="00604EDE" w:rsidDel="00A50CDF">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clipping or flaming udders was associated with fewer </w:t>
      </w:r>
      <w:del w:id="921" w:author="Caitlin Jeffrey" w:date="2023-06-30T11:18:00Z">
        <w:r w:rsidRPr="00604EDE" w:rsidDel="002706BC">
          <w:rPr>
            <w:rFonts w:ascii="Times New Roman" w:hAnsi="Times New Roman" w:cs="Times New Roman"/>
            <w:sz w:val="24"/>
            <w:szCs w:val="24"/>
          </w:rPr>
          <w:delText>chronic IMI</w:delText>
        </w:r>
      </w:del>
      <w:proofErr w:type="spellStart"/>
      <w:ins w:id="922"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and both parenteral supplementation of a </w:t>
      </w:r>
      <w:ins w:id="923" w:author="Caitlin Jeffrey" w:date="2023-07-05T15:16:00Z">
        <w:r w:rsidR="00B73085" w:rsidRPr="00604EDE">
          <w:rPr>
            <w:rFonts w:ascii="Times New Roman" w:hAnsi="Times New Roman" w:cs="Times New Roman"/>
            <w:sz w:val="24"/>
            <w:szCs w:val="24"/>
          </w:rPr>
          <w:t>v</w:t>
        </w:r>
      </w:ins>
      <w:del w:id="924" w:author="Caitlin Jeffrey" w:date="2023-07-05T15:16:00Z">
        <w:r w:rsidRPr="00604EDE" w:rsidDel="00B73085">
          <w:rPr>
            <w:rFonts w:ascii="Times New Roman" w:hAnsi="Times New Roman" w:cs="Times New Roman"/>
            <w:sz w:val="24"/>
            <w:szCs w:val="24"/>
          </w:rPr>
          <w:delText>V</w:delText>
        </w:r>
      </w:del>
      <w:r w:rsidRPr="00604EDE">
        <w:rPr>
          <w:rFonts w:ascii="Times New Roman" w:hAnsi="Times New Roman" w:cs="Times New Roman"/>
          <w:sz w:val="24"/>
          <w:szCs w:val="24"/>
        </w:rPr>
        <w:t>it</w:t>
      </w:r>
      <w:ins w:id="925" w:author="Caitlin Jeffrey" w:date="2023-07-05T13:10:00Z">
        <w:r w:rsidR="004915D8" w:rsidRPr="00604EDE">
          <w:rPr>
            <w:rFonts w:ascii="Times New Roman" w:hAnsi="Times New Roman" w:cs="Times New Roman"/>
            <w:sz w:val="24"/>
            <w:szCs w:val="24"/>
          </w:rPr>
          <w:t>.</w:t>
        </w:r>
      </w:ins>
      <w:del w:id="926" w:author="Caitlin Jeffrey" w:date="2023-07-05T13:10:00Z">
        <w:r w:rsidRPr="00604EDE" w:rsidDel="004915D8">
          <w:rPr>
            <w:rFonts w:ascii="Times New Roman" w:hAnsi="Times New Roman" w:cs="Times New Roman"/>
            <w:sz w:val="24"/>
            <w:szCs w:val="24"/>
          </w:rPr>
          <w:delText>amin</w:delText>
        </w:r>
      </w:del>
      <w:r w:rsidRPr="00604EDE">
        <w:rPr>
          <w:rFonts w:ascii="Times New Roman" w:hAnsi="Times New Roman" w:cs="Times New Roman"/>
          <w:sz w:val="24"/>
          <w:szCs w:val="24"/>
        </w:rPr>
        <w:t xml:space="preserve"> E/selenium product and </w:t>
      </w:r>
      <w:ins w:id="927" w:author="Caitlin Jeffrey" w:date="2023-06-30T14:33:00Z">
        <w:r w:rsidR="00D87B53" w:rsidRPr="00604EDE">
          <w:rPr>
            <w:rFonts w:ascii="Times New Roman" w:hAnsi="Times New Roman" w:cs="Times New Roman"/>
            <w:sz w:val="24"/>
            <w:szCs w:val="24"/>
          </w:rPr>
          <w:t xml:space="preserve">use of </w:t>
        </w:r>
      </w:ins>
      <w:r w:rsidRPr="00604EDE">
        <w:rPr>
          <w:rFonts w:ascii="Times New Roman" w:hAnsi="Times New Roman" w:cs="Times New Roman"/>
          <w:sz w:val="24"/>
          <w:szCs w:val="24"/>
        </w:rPr>
        <w:t xml:space="preserve">an approved intramammary product at dry-off were associated with </w:t>
      </w:r>
      <w:ins w:id="928" w:author="Caitlin Jeffrey" w:date="2023-06-30T14:32:00Z">
        <w:r w:rsidR="00A75916" w:rsidRPr="00604EDE">
          <w:rPr>
            <w:rFonts w:ascii="Times New Roman" w:hAnsi="Times New Roman" w:cs="Times New Roman"/>
            <w:sz w:val="24"/>
            <w:szCs w:val="24"/>
          </w:rPr>
          <w:t xml:space="preserve">lower </w:t>
        </w:r>
      </w:ins>
      <w:del w:id="929" w:author="Caitlin Jeffrey" w:date="2023-06-30T10:43:00Z">
        <w:r w:rsidRPr="00604EDE" w:rsidDel="00985443">
          <w:rPr>
            <w:rFonts w:ascii="Times New Roman" w:hAnsi="Times New Roman" w:cs="Times New Roman"/>
            <w:sz w:val="24"/>
            <w:szCs w:val="24"/>
          </w:rPr>
          <w:delText xml:space="preserve">a lower unweighted </w:delText>
        </w:r>
      </w:del>
      <w:r w:rsidRPr="00604EDE">
        <w:rPr>
          <w:rFonts w:ascii="Times New Roman" w:hAnsi="Times New Roman" w:cs="Times New Roman"/>
          <w:sz w:val="24"/>
          <w:szCs w:val="24"/>
        </w:rPr>
        <w:t>average LS.</w:t>
      </w:r>
    </w:p>
    <w:p w14:paraId="26E96047" w14:textId="119AF0A4" w:rsidR="008A5E20" w:rsidRPr="00604EDE" w:rsidDel="002048A9" w:rsidRDefault="008A5E20" w:rsidP="008A5E20">
      <w:pPr>
        <w:spacing w:line="480" w:lineRule="auto"/>
        <w:ind w:firstLine="720"/>
        <w:rPr>
          <w:del w:id="930" w:author="Caitlin Jeffrey" w:date="2023-07-05T13:19:00Z"/>
          <w:rFonts w:ascii="Times New Roman" w:hAnsi="Times New Roman" w:cs="Times New Roman"/>
          <w:sz w:val="24"/>
          <w:szCs w:val="24"/>
        </w:rPr>
      </w:pPr>
      <w:r w:rsidRPr="00604EDE">
        <w:rPr>
          <w:rFonts w:ascii="Times New Roman" w:hAnsi="Times New Roman" w:cs="Times New Roman"/>
          <w:sz w:val="24"/>
          <w:szCs w:val="24"/>
        </w:rPr>
        <w:t>Both udder hygiene outcomes were unconditionally associated with the same predictors, all of which were related to the depth of bedding for cows. For herds using a bedded pack,</w:t>
      </w:r>
      <w:del w:id="931" w:author="Caitlin Jeffrey" w:date="2023-07-05T13:11:00Z">
        <w:r w:rsidRPr="00604EDE" w:rsidDel="00D715F3">
          <w:rPr>
            <w:rFonts w:ascii="Times New Roman" w:hAnsi="Times New Roman" w:cs="Times New Roman"/>
            <w:sz w:val="24"/>
            <w:szCs w:val="24"/>
          </w:rPr>
          <w:delText xml:space="preserve"> the</w:delText>
        </w:r>
      </w:del>
      <w:r w:rsidRPr="00604EDE">
        <w:rPr>
          <w:rFonts w:ascii="Times New Roman" w:hAnsi="Times New Roman" w:cs="Times New Roman"/>
          <w:sz w:val="24"/>
          <w:szCs w:val="24"/>
        </w:rPr>
        <w:t xml:space="preserve"> deeper </w:t>
      </w:r>
      <w:del w:id="932" w:author="Caitlin Jeffrey" w:date="2023-07-05T13:11:00Z">
        <w:r w:rsidRPr="00604EDE" w:rsidDel="00D715F3">
          <w:rPr>
            <w:rFonts w:ascii="Times New Roman" w:hAnsi="Times New Roman" w:cs="Times New Roman"/>
            <w:sz w:val="24"/>
            <w:szCs w:val="24"/>
          </w:rPr>
          <w:delText xml:space="preserve">the </w:delText>
        </w:r>
      </w:del>
      <w:r w:rsidRPr="00604EDE">
        <w:rPr>
          <w:rFonts w:ascii="Times New Roman" w:hAnsi="Times New Roman" w:cs="Times New Roman"/>
          <w:sz w:val="24"/>
          <w:szCs w:val="24"/>
        </w:rPr>
        <w:t xml:space="preserve">bedding was </w:t>
      </w:r>
      <w:del w:id="933" w:author="Caitlin Jeffrey" w:date="2023-07-05T13:11:00Z">
        <w:r w:rsidRPr="00604EDE" w:rsidDel="00D715F3">
          <w:rPr>
            <w:rFonts w:ascii="Times New Roman" w:hAnsi="Times New Roman" w:cs="Times New Roman"/>
            <w:sz w:val="24"/>
            <w:szCs w:val="24"/>
          </w:rPr>
          <w:delText>at the time of measurement the cleaner the udders were</w:delText>
        </w:r>
      </w:del>
      <w:ins w:id="934" w:author="Caitlin Jeffrey" w:date="2023-07-05T13:11:00Z">
        <w:r w:rsidR="00D715F3" w:rsidRPr="00604EDE">
          <w:rPr>
            <w:rFonts w:ascii="Times New Roman" w:hAnsi="Times New Roman" w:cs="Times New Roman"/>
            <w:sz w:val="24"/>
            <w:szCs w:val="24"/>
          </w:rPr>
          <w:t>associated with cleaner udders</w:t>
        </w:r>
      </w:ins>
      <w:r w:rsidRPr="00604EDE">
        <w:rPr>
          <w:rFonts w:ascii="Times New Roman" w:hAnsi="Times New Roman" w:cs="Times New Roman"/>
          <w:sz w:val="24"/>
          <w:szCs w:val="24"/>
        </w:rPr>
        <w:t>. For cows in tiestalls and freestalls, cleaner udders were associated increasing depth of bedding in stalls. For all herds, cows on deep bedding (bedded packs or deeply-bedded freestalls) had better udder hygiene than cows on a smaller amount of bedding on top of a mattress or concrete.</w:t>
      </w:r>
    </w:p>
    <w:p w14:paraId="621F5756" w14:textId="17DC00E9" w:rsidR="008A5E20" w:rsidRPr="00604EDE" w:rsidDel="002048A9" w:rsidRDefault="008A5E20">
      <w:pPr>
        <w:spacing w:line="480" w:lineRule="auto"/>
        <w:rPr>
          <w:del w:id="935" w:author="Caitlin Jeffrey" w:date="2023-07-05T13:18:00Z"/>
          <w:rFonts w:ascii="Times New Roman" w:hAnsi="Times New Roman" w:cs="Times New Roman"/>
          <w:b/>
          <w:bCs/>
          <w:i/>
          <w:iCs/>
          <w:sz w:val="24"/>
          <w:szCs w:val="24"/>
        </w:rPr>
        <w:pPrChange w:id="936" w:author="Caitlin Jeffrey" w:date="2023-07-05T13:19:00Z">
          <w:pPr>
            <w:spacing w:line="480" w:lineRule="auto"/>
            <w:ind w:firstLine="720"/>
          </w:pPr>
        </w:pPrChange>
      </w:pPr>
      <w:del w:id="937" w:author="Caitlin Jeffrey" w:date="2023-07-05T13:18:00Z">
        <w:r w:rsidRPr="00604EDE" w:rsidDel="002048A9">
          <w:rPr>
            <w:rFonts w:ascii="Times New Roman" w:hAnsi="Times New Roman" w:cs="Times New Roman"/>
            <w:b/>
            <w:bCs/>
            <w:i/>
            <w:iCs/>
            <w:sz w:val="24"/>
            <w:szCs w:val="24"/>
          </w:rPr>
          <w:delText>OR:</w:delText>
        </w:r>
      </w:del>
    </w:p>
    <w:p w14:paraId="22F17A63" w14:textId="4D15C9FF" w:rsidR="00FB375B" w:rsidRPr="00604EDE" w:rsidDel="0068645B" w:rsidRDefault="008A5E20">
      <w:pPr>
        <w:spacing w:line="480" w:lineRule="auto"/>
        <w:rPr>
          <w:del w:id="938" w:author="Caitlin Jeffrey" w:date="2023-07-05T12:42:00Z"/>
          <w:rFonts w:ascii="Times New Roman" w:hAnsi="Times New Roman" w:cs="Times New Roman"/>
          <w:sz w:val="24"/>
          <w:szCs w:val="24"/>
        </w:rPr>
        <w:pPrChange w:id="939" w:author="Caitlin Jeffrey" w:date="2023-07-05T13:19:00Z">
          <w:pPr>
            <w:spacing w:line="480" w:lineRule="auto"/>
            <w:ind w:firstLine="720"/>
          </w:pPr>
        </w:pPrChange>
      </w:pPr>
      <w:commentRangeStart w:id="940"/>
      <w:del w:id="941" w:author="Caitlin Jeffrey" w:date="2023-07-05T13:18:00Z">
        <w:r w:rsidRPr="00604EDE" w:rsidDel="002048A9">
          <w:rPr>
            <w:rFonts w:ascii="Times New Roman" w:hAnsi="Times New Roman" w:cs="Times New Roman"/>
            <w:sz w:val="24"/>
            <w:szCs w:val="24"/>
          </w:rPr>
          <w:delText>Farms with deeper bedding showed a tendency toward a lower bulk tank SCC (deep bedding lying surface vs. mattress/concrete, p = 0.14; depth of bedding in stalls, p = 0.06), lower % ne</w:delText>
        </w:r>
      </w:del>
      <w:del w:id="942" w:author="Caitlin Jeffrey" w:date="2023-06-30T11:49:00Z">
        <w:r w:rsidRPr="00604EDE" w:rsidDel="00A50CDF">
          <w:rPr>
            <w:rFonts w:ascii="Times New Roman" w:hAnsi="Times New Roman" w:cs="Times New Roman"/>
            <w:sz w:val="24"/>
            <w:szCs w:val="24"/>
          </w:rPr>
          <w:delText xml:space="preserve">w IMI </w:delText>
        </w:r>
      </w:del>
      <w:del w:id="943" w:author="Caitlin Jeffrey" w:date="2023-07-05T13:18:00Z">
        <w:r w:rsidRPr="00604EDE" w:rsidDel="002048A9">
          <w:rPr>
            <w:rFonts w:ascii="Times New Roman" w:hAnsi="Times New Roman" w:cs="Times New Roman"/>
            <w:sz w:val="24"/>
            <w:szCs w:val="24"/>
          </w:rPr>
          <w:delText xml:space="preserve">(depth of bedding in stalls, p = 0.02), lower % </w:delText>
        </w:r>
      </w:del>
      <w:del w:id="944" w:author="Caitlin Jeffrey" w:date="2023-06-30T13:19:00Z">
        <w:r w:rsidRPr="00604EDE" w:rsidDel="00757FC5">
          <w:rPr>
            <w:rFonts w:ascii="Times New Roman" w:hAnsi="Times New Roman" w:cs="Times New Roman"/>
            <w:sz w:val="24"/>
            <w:szCs w:val="24"/>
          </w:rPr>
          <w:delText>any IMI</w:delText>
        </w:r>
      </w:del>
      <w:del w:id="945" w:author="Caitlin Jeffrey" w:date="2023-07-05T13:18:00Z">
        <w:r w:rsidRPr="00604EDE" w:rsidDel="002048A9">
          <w:rPr>
            <w:rFonts w:ascii="Times New Roman" w:hAnsi="Times New Roman" w:cs="Times New Roman"/>
            <w:sz w:val="24"/>
            <w:szCs w:val="24"/>
          </w:rPr>
          <w:delText xml:space="preserve"> (p = 0.01), lower </w:delText>
        </w:r>
      </w:del>
      <w:del w:id="946" w:author="Caitlin Jeffrey" w:date="2023-06-30T10:43:00Z">
        <w:r w:rsidRPr="00604EDE" w:rsidDel="00985443">
          <w:rPr>
            <w:rFonts w:ascii="Times New Roman" w:hAnsi="Times New Roman" w:cs="Times New Roman"/>
            <w:sz w:val="24"/>
            <w:szCs w:val="24"/>
          </w:rPr>
          <w:delText xml:space="preserve">weighted and unweighted </w:delText>
        </w:r>
      </w:del>
      <w:del w:id="947" w:author="Caitlin Jeffrey" w:date="2023-07-05T13:18:00Z">
        <w:r w:rsidRPr="00604EDE" w:rsidDel="002048A9">
          <w:rPr>
            <w:rFonts w:ascii="Times New Roman" w:hAnsi="Times New Roman" w:cs="Times New Roman"/>
            <w:sz w:val="24"/>
            <w:szCs w:val="24"/>
          </w:rPr>
          <w:delText xml:space="preserve">average LS (depth of bedding in stalls p = 0.05 and 0.10, respectively), lower mean udder hygiene score (deeply-bedded stalls vs. mattress/concrete, p = 0.06; depth of bedding in stalls p = 0.07), and lower proportion of dirty udders (deeply-bedded stalls vs. mattress/concrete, p = 0.06; depth of bedding in stalls p = 0.13). Farms with lower mean udder hygiene scores tended towards having lower % </w:delText>
        </w:r>
      </w:del>
      <w:del w:id="948" w:author="Caitlin Jeffrey" w:date="2023-06-30T11:18:00Z">
        <w:r w:rsidRPr="00604EDE" w:rsidDel="002706BC">
          <w:rPr>
            <w:rFonts w:ascii="Times New Roman" w:hAnsi="Times New Roman" w:cs="Times New Roman"/>
            <w:sz w:val="24"/>
            <w:szCs w:val="24"/>
          </w:rPr>
          <w:delText>chronic IMI</w:delText>
        </w:r>
      </w:del>
      <w:del w:id="949" w:author="Caitlin Jeffrey" w:date="2023-07-05T13:18:00Z">
        <w:r w:rsidRPr="00604EDE" w:rsidDel="002048A9">
          <w:rPr>
            <w:rFonts w:ascii="Times New Roman" w:hAnsi="Times New Roman" w:cs="Times New Roman"/>
            <w:sz w:val="24"/>
            <w:szCs w:val="24"/>
          </w:rPr>
          <w:delText xml:space="preserve"> (proportion dirty udders and mean hygiene p = 0.05), lower % </w:delText>
        </w:r>
      </w:del>
      <w:del w:id="950" w:author="Caitlin Jeffrey" w:date="2023-06-30T13:20:00Z">
        <w:r w:rsidRPr="00604EDE" w:rsidDel="00757FC5">
          <w:rPr>
            <w:rFonts w:ascii="Times New Roman" w:hAnsi="Times New Roman" w:cs="Times New Roman"/>
            <w:sz w:val="24"/>
            <w:szCs w:val="24"/>
          </w:rPr>
          <w:delText xml:space="preserve">any IMI </w:delText>
        </w:r>
      </w:del>
      <w:del w:id="951" w:author="Caitlin Jeffrey" w:date="2023-07-05T13:18:00Z">
        <w:r w:rsidRPr="00604EDE" w:rsidDel="002048A9">
          <w:rPr>
            <w:rFonts w:ascii="Times New Roman" w:hAnsi="Times New Roman" w:cs="Times New Roman"/>
            <w:sz w:val="24"/>
            <w:szCs w:val="24"/>
          </w:rPr>
          <w:delText xml:space="preserve">(proportion dirty udders, p = 0.13; mean hygiene, p = 0.09), and lower </w:delText>
        </w:r>
      </w:del>
      <w:del w:id="952" w:author="Caitlin Jeffrey" w:date="2023-06-30T10:43:00Z">
        <w:r w:rsidRPr="00604EDE" w:rsidDel="00985443">
          <w:rPr>
            <w:rFonts w:ascii="Times New Roman" w:hAnsi="Times New Roman" w:cs="Times New Roman"/>
            <w:sz w:val="24"/>
            <w:szCs w:val="24"/>
          </w:rPr>
          <w:delText xml:space="preserve">weighted (proportion dirty udders, p = 0.20) and unweighted </w:delText>
        </w:r>
      </w:del>
      <w:del w:id="953" w:author="Caitlin Jeffrey" w:date="2023-07-05T13:18:00Z">
        <w:r w:rsidRPr="00604EDE" w:rsidDel="002048A9">
          <w:rPr>
            <w:rFonts w:ascii="Times New Roman" w:hAnsi="Times New Roman" w:cs="Times New Roman"/>
            <w:sz w:val="24"/>
            <w:szCs w:val="24"/>
          </w:rPr>
          <w:delText>average LS (proportion dirty udders, p = 0.12; mean hygiene, p = 0.11). Increased bedding depth measures also tended to be associated with lower mean udder hygiene scores (deeply-bedded stalls vs. mattress/concrete, p = 0.06; depth of bedding in stalls, p = 0.07; bedded pack depth p = 0.01), as well as lower proportion of dirty udders (deeply-bedded stalls vs. mattress/concrete, p = 0.06; depth of bedding in stalls, p = 0.13; bedded pack depth p ≤ 0.001).</w:delText>
        </w:r>
        <w:commentRangeEnd w:id="940"/>
        <w:r w:rsidRPr="00604EDE" w:rsidDel="002048A9">
          <w:rPr>
            <w:rFonts w:ascii="Times New Roman" w:hAnsi="Times New Roman" w:cs="Times New Roman"/>
            <w:sz w:val="24"/>
            <w:szCs w:val="24"/>
          </w:rPr>
          <w:commentReference w:id="940"/>
        </w:r>
      </w:del>
    </w:p>
    <w:p w14:paraId="00E24436" w14:textId="77777777" w:rsidR="004E382B" w:rsidRPr="00604EDE" w:rsidRDefault="004E382B">
      <w:pPr>
        <w:spacing w:line="480" w:lineRule="auto"/>
        <w:ind w:firstLine="720"/>
        <w:rPr>
          <w:rFonts w:ascii="Times New Roman" w:hAnsi="Times New Roman" w:cs="Times New Roman"/>
          <w:sz w:val="24"/>
          <w:szCs w:val="24"/>
        </w:rPr>
        <w:pPrChange w:id="954" w:author="Caitlin Jeffrey" w:date="2023-07-05T13:19:00Z">
          <w:pPr>
            <w:spacing w:line="480" w:lineRule="auto"/>
          </w:pPr>
        </w:pPrChange>
      </w:pPr>
    </w:p>
    <w:p w14:paraId="45A1B771" w14:textId="5A7F7660" w:rsidR="00FB375B" w:rsidRDefault="00294B87" w:rsidP="00294B87">
      <w:pPr>
        <w:rPr>
          <w:ins w:id="955" w:author="Caitlin Jeffrey" w:date="2023-07-07T12:27:00Z"/>
          <w:rFonts w:ascii="Times New Roman" w:hAnsi="Times New Roman" w:cs="Times New Roman"/>
          <w:b/>
          <w:sz w:val="24"/>
          <w:szCs w:val="24"/>
        </w:rPr>
      </w:pPr>
      <w:r w:rsidRPr="00604EDE">
        <w:rPr>
          <w:rFonts w:ascii="Times New Roman" w:hAnsi="Times New Roman" w:cs="Times New Roman"/>
          <w:b/>
          <w:sz w:val="24"/>
          <w:szCs w:val="24"/>
        </w:rPr>
        <w:t>Discussion</w:t>
      </w:r>
      <w:commentRangeStart w:id="956"/>
      <w:commentRangeEnd w:id="956"/>
      <w:r w:rsidRPr="00604EDE">
        <w:rPr>
          <w:rStyle w:val="CommentReference"/>
          <w:rFonts w:eastAsiaTheme="minorEastAsia"/>
        </w:rPr>
        <w:commentReference w:id="956"/>
      </w:r>
    </w:p>
    <w:p w14:paraId="1539B7EE" w14:textId="77777777" w:rsidR="00162E2E" w:rsidRPr="00604EDE" w:rsidRDefault="00162E2E" w:rsidP="00294B87">
      <w:pPr>
        <w:rPr>
          <w:ins w:id="957" w:author="Caitlin Jeffrey" w:date="2023-07-05T15:24:00Z"/>
          <w:rFonts w:ascii="Times New Roman" w:hAnsi="Times New Roman" w:cs="Times New Roman"/>
          <w:b/>
          <w:sz w:val="24"/>
          <w:szCs w:val="24"/>
        </w:rPr>
      </w:pPr>
    </w:p>
    <w:p w14:paraId="14CD189B" w14:textId="35A8504D" w:rsidR="00ED650F" w:rsidRDefault="00BB57CD" w:rsidP="00294B87">
      <w:pPr>
        <w:rPr>
          <w:ins w:id="958" w:author="Caitlin Jeffrey" w:date="2023-07-10T15:47:00Z"/>
          <w:rFonts w:ascii="Times New Roman" w:hAnsi="Times New Roman" w:cs="Times New Roman"/>
          <w:b/>
          <w:sz w:val="24"/>
          <w:szCs w:val="24"/>
        </w:rPr>
      </w:pPr>
      <w:ins w:id="959" w:author="Caitlin Jeffrey" w:date="2023-07-05T15:24:00Z">
        <w:r w:rsidRPr="00604EDE">
          <w:rPr>
            <w:rFonts w:ascii="Times New Roman" w:hAnsi="Times New Roman" w:cs="Times New Roman"/>
            <w:b/>
            <w:sz w:val="24"/>
            <w:szCs w:val="24"/>
          </w:rPr>
          <w:t>Presents results of our observational study exploring winter housing</w:t>
        </w:r>
      </w:ins>
      <w:ins w:id="960" w:author="Caitlin Jeffrey" w:date="2023-07-05T15:25:00Z">
        <w:r w:rsidR="00581B29" w:rsidRPr="00604EDE">
          <w:rPr>
            <w:rFonts w:ascii="Times New Roman" w:hAnsi="Times New Roman" w:cs="Times New Roman"/>
            <w:b/>
            <w:sz w:val="24"/>
            <w:szCs w:val="24"/>
          </w:rPr>
          <w:t xml:space="preserve">, mastitis risk, </w:t>
        </w:r>
      </w:ins>
    </w:p>
    <w:p w14:paraId="69C0ABCA" w14:textId="5088593F" w:rsidR="009C3656" w:rsidRPr="005D3F9A" w:rsidRDefault="009C3656">
      <w:pPr>
        <w:autoSpaceDE w:val="0"/>
        <w:autoSpaceDN w:val="0"/>
        <w:adjustRightInd w:val="0"/>
        <w:spacing w:line="480" w:lineRule="auto"/>
        <w:ind w:firstLine="720"/>
        <w:jc w:val="both"/>
        <w:rPr>
          <w:ins w:id="961" w:author="Caitlin Jeffrey" w:date="2023-07-07T12:27:00Z"/>
          <w:rFonts w:ascii="Times New Roman" w:hAnsi="Times New Roman" w:cs="Times New Roman"/>
          <w:sz w:val="24"/>
          <w:szCs w:val="24"/>
          <w:rPrChange w:id="962" w:author="Caitlin Jeffrey" w:date="2023-07-10T15:47:00Z">
            <w:rPr>
              <w:ins w:id="963" w:author="Caitlin Jeffrey" w:date="2023-07-07T12:27:00Z"/>
              <w:rFonts w:ascii="Times New Roman" w:hAnsi="Times New Roman" w:cs="Times New Roman"/>
              <w:b/>
              <w:sz w:val="24"/>
              <w:szCs w:val="24"/>
            </w:rPr>
          </w:rPrChange>
        </w:rPr>
        <w:pPrChange w:id="964" w:author="Caitlin Jeffrey" w:date="2023-07-10T15:47:00Z">
          <w:pPr/>
        </w:pPrChange>
      </w:pPr>
      <w:ins w:id="965" w:author="Caitlin Jeffrey" w:date="2023-07-10T15:47:00Z">
        <w:r>
          <w:rPr>
            <w:rFonts w:ascii="Times New Roman" w:hAnsi="Times New Roman" w:cs="Times New Roman"/>
            <w:sz w:val="24"/>
            <w:szCs w:val="24"/>
          </w:rPr>
          <w:t>T</w:t>
        </w:r>
        <w:r w:rsidRPr="00604EDE">
          <w:rPr>
            <w:rFonts w:ascii="Times New Roman" w:hAnsi="Times New Roman" w:cs="Times New Roman"/>
            <w:sz w:val="24"/>
            <w:szCs w:val="24"/>
          </w:rPr>
          <w:t xml:space="preserve">here were no differences in bacterial counts from bulk tank milk for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species, coliforms,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or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between the three facility types</w:t>
        </w:r>
        <w:r>
          <w:rPr>
            <w:rFonts w:ascii="Times New Roman" w:hAnsi="Times New Roman" w:cs="Times New Roman"/>
            <w:sz w:val="24"/>
            <w:szCs w:val="24"/>
          </w:rPr>
          <w:t xml:space="preserve"> (Table 2)</w:t>
        </w:r>
        <w:r w:rsidRPr="00604EDE">
          <w:rPr>
            <w:rFonts w:ascii="Times New Roman" w:hAnsi="Times New Roman" w:cs="Times New Roman"/>
            <w:sz w:val="24"/>
            <w:szCs w:val="24"/>
          </w:rPr>
          <w:t>. The absence of any difference</w:t>
        </w:r>
        <w:r>
          <w:rPr>
            <w:rFonts w:ascii="Times New Roman" w:hAnsi="Times New Roman" w:cs="Times New Roman"/>
            <w:sz w:val="24"/>
            <w:szCs w:val="24"/>
          </w:rPr>
          <w:t xml:space="preserve"> in</w:t>
        </w:r>
        <w:r w:rsidRPr="00604EDE">
          <w:rPr>
            <w:rFonts w:ascii="Times New Roman" w:hAnsi="Times New Roman" w:cs="Times New Roman"/>
            <w:sz w:val="24"/>
            <w:szCs w:val="24"/>
          </w:rPr>
          <w:t xml:space="preserve"> </w:t>
        </w:r>
        <w:r>
          <w:rPr>
            <w:rFonts w:ascii="Times New Roman" w:hAnsi="Times New Roman" w:cs="Times New Roman"/>
            <w:sz w:val="24"/>
            <w:szCs w:val="24"/>
          </w:rPr>
          <w:t>bulk tank milk bacterial counts</w:t>
        </w:r>
        <w:r w:rsidRPr="00604EDE">
          <w:rPr>
            <w:rFonts w:ascii="Times New Roman" w:hAnsi="Times New Roman" w:cs="Times New Roman"/>
            <w:sz w:val="24"/>
            <w:szCs w:val="24"/>
          </w:rPr>
          <w:t xml:space="preserve"> between facility types suggests that milk from cows housed in bedded packs is not more likely to have higher amounts of these </w:t>
        </w:r>
        <w:commentRangeStart w:id="966"/>
        <w:r w:rsidRPr="00604EDE">
          <w:rPr>
            <w:rFonts w:ascii="Times New Roman" w:hAnsi="Times New Roman" w:cs="Times New Roman"/>
            <w:sz w:val="24"/>
            <w:szCs w:val="24"/>
          </w:rPr>
          <w:t>mastitis pathogens</w:t>
        </w:r>
        <w:commentRangeEnd w:id="966"/>
        <w:r>
          <w:rPr>
            <w:rStyle w:val="CommentReference"/>
            <w:rFonts w:eastAsiaTheme="minorEastAsia"/>
          </w:rPr>
          <w:commentReference w:id="966"/>
        </w:r>
        <w:r w:rsidRPr="00604EDE">
          <w:rPr>
            <w:rFonts w:ascii="Times New Roman" w:hAnsi="Times New Roman" w:cs="Times New Roman"/>
            <w:sz w:val="24"/>
            <w:szCs w:val="24"/>
          </w:rPr>
          <w:t>, despite cows being loose-housed on deeply-bedded organic materials.</w:t>
        </w:r>
      </w:ins>
    </w:p>
    <w:p w14:paraId="2E422F1C" w14:textId="77777777" w:rsidR="00162E2E" w:rsidRPr="00604EDE" w:rsidRDefault="00162E2E" w:rsidP="00294B87">
      <w:pPr>
        <w:rPr>
          <w:rFonts w:ascii="Times New Roman" w:hAnsi="Times New Roman" w:cs="Times New Roman"/>
          <w:color w:val="0E0E0E"/>
          <w:sz w:val="24"/>
          <w:szCs w:val="24"/>
        </w:rPr>
      </w:pPr>
    </w:p>
    <w:p w14:paraId="3411A96F" w14:textId="0B86946A" w:rsidR="00A21424" w:rsidRPr="00604EDE" w:rsidRDefault="00A21424" w:rsidP="00A21424">
      <w:pPr>
        <w:pStyle w:val="ListParagraph"/>
        <w:numPr>
          <w:ilvl w:val="0"/>
          <w:numId w:val="11"/>
        </w:numPr>
        <w:autoSpaceDE w:val="0"/>
        <w:autoSpaceDN w:val="0"/>
        <w:adjustRightInd w:val="0"/>
        <w:spacing w:line="480" w:lineRule="auto"/>
        <w:jc w:val="both"/>
        <w:rPr>
          <w:b/>
          <w:bCs/>
        </w:rPr>
      </w:pPr>
      <w:r w:rsidRPr="00604EDE">
        <w:rPr>
          <w:b/>
          <w:bCs/>
        </w:rPr>
        <w:t>Bulk tank milk aerobic culture data by facility type</w:t>
      </w:r>
    </w:p>
    <w:p w14:paraId="3F0B3B7A" w14:textId="0127152B" w:rsidR="0017128D"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del w:id="967" w:author="Caitlin Jeffrey" w:date="2023-07-07T12:27:00Z">
        <w:r w:rsidRPr="00604EDE" w:rsidDel="00E137B3">
          <w:rPr>
            <w:rFonts w:ascii="Times New Roman" w:hAnsi="Times New Roman" w:cs="Times New Roman"/>
            <w:sz w:val="24"/>
            <w:szCs w:val="24"/>
          </w:rPr>
          <w:delText>As shown in Table 2, t</w:delText>
        </w:r>
      </w:del>
      <w:del w:id="968" w:author="Caitlin Jeffrey" w:date="2023-07-10T15:47:00Z">
        <w:r w:rsidRPr="00604EDE" w:rsidDel="009C3656">
          <w:rPr>
            <w:rFonts w:ascii="Times New Roman" w:hAnsi="Times New Roman" w:cs="Times New Roman"/>
            <w:sz w:val="24"/>
            <w:szCs w:val="24"/>
          </w:rPr>
          <w:delText>here were no</w:delText>
        </w:r>
      </w:del>
      <w:del w:id="969" w:author="Caitlin Jeffrey" w:date="2023-07-05T15:21:00Z">
        <w:r w:rsidRPr="00604EDE" w:rsidDel="00420097">
          <w:rPr>
            <w:rFonts w:ascii="Times New Roman" w:hAnsi="Times New Roman" w:cs="Times New Roman"/>
            <w:sz w:val="24"/>
            <w:szCs w:val="24"/>
          </w:rPr>
          <w:delText xml:space="preserve"> significant</w:delText>
        </w:r>
      </w:del>
      <w:del w:id="970" w:author="Caitlin Jeffrey" w:date="2023-07-10T15:47:00Z">
        <w:r w:rsidRPr="00604EDE" w:rsidDel="009C3656">
          <w:rPr>
            <w:rFonts w:ascii="Times New Roman" w:hAnsi="Times New Roman" w:cs="Times New Roman"/>
            <w:sz w:val="24"/>
            <w:szCs w:val="24"/>
          </w:rPr>
          <w:delText xml:space="preserve"> differences in bacterial counts from bulk tank milk for </w:delText>
        </w:r>
        <w:r w:rsidRPr="00604EDE" w:rsidDel="009C3656">
          <w:rPr>
            <w:rFonts w:ascii="Times New Roman" w:hAnsi="Times New Roman" w:cs="Times New Roman"/>
            <w:i/>
            <w:iCs/>
            <w:sz w:val="24"/>
            <w:szCs w:val="24"/>
          </w:rPr>
          <w:delText xml:space="preserve">Staph. </w:delText>
        </w:r>
        <w:r w:rsidRPr="00604EDE" w:rsidDel="009C3656">
          <w:rPr>
            <w:rFonts w:ascii="Times New Roman" w:hAnsi="Times New Roman" w:cs="Times New Roman"/>
            <w:sz w:val="24"/>
            <w:szCs w:val="24"/>
          </w:rPr>
          <w:delText>species, coliforms, non-</w:delText>
        </w:r>
        <w:r w:rsidRPr="00604EDE" w:rsidDel="009C3656">
          <w:rPr>
            <w:rFonts w:ascii="Times New Roman" w:hAnsi="Times New Roman" w:cs="Times New Roman"/>
            <w:i/>
            <w:iCs/>
            <w:sz w:val="24"/>
            <w:szCs w:val="24"/>
          </w:rPr>
          <w:delText>ag Strep.,</w:delText>
        </w:r>
        <w:r w:rsidRPr="00604EDE" w:rsidDel="009C3656">
          <w:rPr>
            <w:rFonts w:ascii="Times New Roman" w:hAnsi="Times New Roman" w:cs="Times New Roman"/>
            <w:sz w:val="24"/>
            <w:szCs w:val="24"/>
          </w:rPr>
          <w:delText xml:space="preserve"> or </w:delText>
        </w:r>
        <w:r w:rsidRPr="00604EDE" w:rsidDel="009C3656">
          <w:rPr>
            <w:rFonts w:ascii="Times New Roman" w:hAnsi="Times New Roman" w:cs="Times New Roman"/>
            <w:i/>
            <w:iCs/>
            <w:sz w:val="24"/>
            <w:szCs w:val="24"/>
          </w:rPr>
          <w:delText>Staph aureus</w:delText>
        </w:r>
        <w:r w:rsidRPr="00604EDE" w:rsidDel="009C3656">
          <w:rPr>
            <w:rFonts w:ascii="Times New Roman" w:hAnsi="Times New Roman" w:cs="Times New Roman"/>
            <w:sz w:val="24"/>
            <w:szCs w:val="24"/>
          </w:rPr>
          <w:delText xml:space="preserve"> between the three facility types. The absence of any </w:delText>
        </w:r>
      </w:del>
      <w:del w:id="971" w:author="Caitlin Jeffrey" w:date="2023-07-07T12:28:00Z">
        <w:r w:rsidRPr="00604EDE" w:rsidDel="000F26D0">
          <w:rPr>
            <w:rFonts w:ascii="Times New Roman" w:hAnsi="Times New Roman" w:cs="Times New Roman"/>
            <w:sz w:val="24"/>
            <w:szCs w:val="24"/>
          </w:rPr>
          <w:delText xml:space="preserve">significant </w:delText>
        </w:r>
      </w:del>
      <w:del w:id="972" w:author="Caitlin Jeffrey" w:date="2023-07-10T15:47:00Z">
        <w:r w:rsidRPr="00604EDE" w:rsidDel="009C3656">
          <w:rPr>
            <w:rFonts w:ascii="Times New Roman" w:hAnsi="Times New Roman" w:cs="Times New Roman"/>
            <w:sz w:val="24"/>
            <w:szCs w:val="24"/>
          </w:rPr>
          <w:delText xml:space="preserve">difference </w:delText>
        </w:r>
      </w:del>
      <w:del w:id="973" w:author="Caitlin Jeffrey" w:date="2023-07-07T12:28:00Z">
        <w:r w:rsidRPr="00604EDE" w:rsidDel="00356521">
          <w:rPr>
            <w:rFonts w:ascii="Times New Roman" w:hAnsi="Times New Roman" w:cs="Times New Roman"/>
            <w:sz w:val="24"/>
            <w:szCs w:val="24"/>
          </w:rPr>
          <w:delText>in the</w:delText>
        </w:r>
      </w:del>
      <w:del w:id="974" w:author="Caitlin Jeffrey" w:date="2023-07-10T15:47:00Z">
        <w:r w:rsidRPr="00604EDE" w:rsidDel="009C3656">
          <w:rPr>
            <w:rFonts w:ascii="Times New Roman" w:hAnsi="Times New Roman" w:cs="Times New Roman"/>
            <w:sz w:val="24"/>
            <w:szCs w:val="24"/>
          </w:rPr>
          <w:delText xml:space="preserve"> </w:delText>
        </w:r>
      </w:del>
      <w:del w:id="975" w:author="Caitlin Jeffrey" w:date="2023-07-07T12:29:00Z">
        <w:r w:rsidRPr="00604EDE" w:rsidDel="00356521">
          <w:rPr>
            <w:rFonts w:ascii="Times New Roman" w:hAnsi="Times New Roman" w:cs="Times New Roman"/>
            <w:sz w:val="24"/>
            <w:szCs w:val="24"/>
          </w:rPr>
          <w:delText xml:space="preserve">levels of </w:delText>
        </w:r>
        <w:r w:rsidRPr="00604EDE" w:rsidDel="00356521">
          <w:rPr>
            <w:rFonts w:ascii="Times New Roman" w:hAnsi="Times New Roman" w:cs="Times New Roman"/>
            <w:i/>
            <w:iCs/>
            <w:sz w:val="24"/>
            <w:szCs w:val="24"/>
          </w:rPr>
          <w:delText xml:space="preserve">Staph. </w:delText>
        </w:r>
        <w:r w:rsidRPr="00604EDE" w:rsidDel="00356521">
          <w:rPr>
            <w:rFonts w:ascii="Times New Roman" w:hAnsi="Times New Roman" w:cs="Times New Roman"/>
            <w:sz w:val="24"/>
            <w:szCs w:val="24"/>
          </w:rPr>
          <w:delText>spp., coliforms, and non-</w:delText>
        </w:r>
        <w:r w:rsidRPr="00604EDE" w:rsidDel="00356521">
          <w:rPr>
            <w:rFonts w:ascii="Times New Roman" w:hAnsi="Times New Roman" w:cs="Times New Roman"/>
            <w:i/>
            <w:iCs/>
            <w:sz w:val="24"/>
            <w:szCs w:val="24"/>
          </w:rPr>
          <w:delText>ag Strep.</w:delText>
        </w:r>
        <w:r w:rsidRPr="00604EDE" w:rsidDel="00356521">
          <w:rPr>
            <w:rFonts w:ascii="Times New Roman" w:hAnsi="Times New Roman" w:cs="Times New Roman"/>
            <w:sz w:val="24"/>
            <w:szCs w:val="24"/>
          </w:rPr>
          <w:delText xml:space="preserve"> in BTM </w:delText>
        </w:r>
      </w:del>
      <w:del w:id="976" w:author="Caitlin Jeffrey" w:date="2023-07-10T15:47:00Z">
        <w:r w:rsidRPr="00604EDE" w:rsidDel="009C3656">
          <w:rPr>
            <w:rFonts w:ascii="Times New Roman" w:hAnsi="Times New Roman" w:cs="Times New Roman"/>
            <w:sz w:val="24"/>
            <w:szCs w:val="24"/>
          </w:rPr>
          <w:delText xml:space="preserve">between facility types suggests that milk from cows housed in bedded packs is not more likely to have higher amounts of these </w:delText>
        </w:r>
      </w:del>
      <w:commentRangeStart w:id="977"/>
      <w:del w:id="978" w:author="Caitlin Jeffrey" w:date="2023-07-07T12:29:00Z">
        <w:r w:rsidRPr="00604EDE" w:rsidDel="00990EC6">
          <w:rPr>
            <w:rFonts w:ascii="Times New Roman" w:hAnsi="Times New Roman" w:cs="Times New Roman"/>
            <w:sz w:val="24"/>
            <w:szCs w:val="24"/>
          </w:rPr>
          <w:delText xml:space="preserve">environmental </w:delText>
        </w:r>
      </w:del>
      <w:del w:id="979" w:author="Caitlin Jeffrey" w:date="2023-07-10T15:47:00Z">
        <w:r w:rsidRPr="00604EDE" w:rsidDel="009C3656">
          <w:rPr>
            <w:rFonts w:ascii="Times New Roman" w:hAnsi="Times New Roman" w:cs="Times New Roman"/>
            <w:sz w:val="24"/>
            <w:szCs w:val="24"/>
          </w:rPr>
          <w:delText>mastitis pathogens</w:delText>
        </w:r>
        <w:commentRangeEnd w:id="977"/>
        <w:r w:rsidR="00846DB5" w:rsidDel="009C3656">
          <w:rPr>
            <w:rStyle w:val="CommentReference"/>
            <w:rFonts w:eastAsiaTheme="minorEastAsia"/>
          </w:rPr>
          <w:commentReference w:id="977"/>
        </w:r>
        <w:r w:rsidRPr="00604EDE" w:rsidDel="009C3656">
          <w:rPr>
            <w:rFonts w:ascii="Times New Roman" w:hAnsi="Times New Roman" w:cs="Times New Roman"/>
            <w:sz w:val="24"/>
            <w:szCs w:val="24"/>
          </w:rPr>
          <w:delText>, despite being loose-housed on deeply-bedded organic materials.</w:delText>
        </w:r>
      </w:del>
      <w:ins w:id="980" w:author="Caitlin Jeffrey" w:date="2023-07-10T13:09:00Z">
        <w:r w:rsidR="0017128D">
          <w:rPr>
            <w:rFonts w:ascii="Times New Roman" w:hAnsi="Times New Roman" w:cs="Times New Roman"/>
            <w:sz w:val="24"/>
            <w:szCs w:val="24"/>
          </w:rPr>
          <w:t xml:space="preserve">Previous work </w:t>
        </w:r>
      </w:ins>
      <w:ins w:id="981" w:author="Caitlin Jeffrey" w:date="2023-07-10T13:10:00Z">
        <w:r w:rsidR="0056318E">
          <w:rPr>
            <w:rFonts w:ascii="Times New Roman" w:hAnsi="Times New Roman" w:cs="Times New Roman"/>
            <w:sz w:val="24"/>
            <w:szCs w:val="24"/>
          </w:rPr>
          <w:t xml:space="preserve">describing </w:t>
        </w:r>
      </w:ins>
      <w:ins w:id="982" w:author="Caitlin Jeffrey" w:date="2023-07-10T13:13:00Z">
        <w:r w:rsidR="00A5532B">
          <w:rPr>
            <w:rFonts w:ascii="Times New Roman" w:hAnsi="Times New Roman" w:cs="Times New Roman"/>
            <w:sz w:val="24"/>
            <w:szCs w:val="24"/>
          </w:rPr>
          <w:t>b</w:t>
        </w:r>
      </w:ins>
      <w:ins w:id="983" w:author="Caitlin Jeffrey" w:date="2023-07-10T13:10:00Z">
        <w:r w:rsidR="0056318E">
          <w:rPr>
            <w:rFonts w:ascii="Times New Roman" w:hAnsi="Times New Roman" w:cs="Times New Roman"/>
            <w:sz w:val="24"/>
            <w:szCs w:val="24"/>
          </w:rPr>
          <w:t xml:space="preserve">ulk tank milk aerobic culture </w:t>
        </w:r>
      </w:ins>
      <w:ins w:id="984" w:author="Caitlin Jeffrey" w:date="2023-07-17T11:48:00Z">
        <w:r w:rsidR="00F30E11">
          <w:rPr>
            <w:rFonts w:ascii="Times New Roman" w:hAnsi="Times New Roman" w:cs="Times New Roman"/>
            <w:sz w:val="24"/>
            <w:szCs w:val="24"/>
          </w:rPr>
          <w:t>data for farms using a bedded pack system</w:t>
        </w:r>
      </w:ins>
      <w:ins w:id="985" w:author="Caitlin Jeffrey" w:date="2023-07-10T13:10:00Z">
        <w:r w:rsidR="0056318E">
          <w:rPr>
            <w:rFonts w:ascii="Times New Roman" w:hAnsi="Times New Roman" w:cs="Times New Roman"/>
            <w:sz w:val="24"/>
            <w:szCs w:val="24"/>
          </w:rPr>
          <w:t xml:space="preserve"> has </w:t>
        </w:r>
      </w:ins>
      <w:ins w:id="986" w:author="Caitlin Jeffrey" w:date="2023-07-17T11:49:00Z">
        <w:r w:rsidR="00C1295D">
          <w:rPr>
            <w:rFonts w:ascii="Times New Roman" w:hAnsi="Times New Roman" w:cs="Times New Roman"/>
            <w:sz w:val="24"/>
            <w:szCs w:val="24"/>
          </w:rPr>
          <w:t xml:space="preserve">primarily </w:t>
        </w:r>
      </w:ins>
      <w:ins w:id="987" w:author="Caitlin Jeffrey" w:date="2023-07-10T13:10:00Z">
        <w:r w:rsidR="0056318E">
          <w:rPr>
            <w:rFonts w:ascii="Times New Roman" w:hAnsi="Times New Roman" w:cs="Times New Roman"/>
            <w:sz w:val="24"/>
            <w:szCs w:val="24"/>
          </w:rPr>
          <w:t>been limited to descriptive studies enrolling only</w:t>
        </w:r>
      </w:ins>
      <w:ins w:id="988" w:author="Caitlin Jeffrey" w:date="2023-07-10T13:13:00Z">
        <w:r w:rsidR="00A5532B">
          <w:rPr>
            <w:rFonts w:ascii="Times New Roman" w:hAnsi="Times New Roman" w:cs="Times New Roman"/>
            <w:sz w:val="24"/>
            <w:szCs w:val="24"/>
          </w:rPr>
          <w:t xml:space="preserve"> </w:t>
        </w:r>
      </w:ins>
      <w:ins w:id="989" w:author="Caitlin Jeffrey" w:date="2023-07-10T13:10:00Z">
        <w:r w:rsidR="0056318E">
          <w:rPr>
            <w:rFonts w:ascii="Times New Roman" w:hAnsi="Times New Roman" w:cs="Times New Roman"/>
            <w:sz w:val="24"/>
            <w:szCs w:val="24"/>
          </w:rPr>
          <w:t xml:space="preserve">composting bedded pack herds </w:t>
        </w:r>
      </w:ins>
      <w:r w:rsidR="00716087">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UmVjTnVtPjYwMzwvUmVjTnVtPjxEaXNwbGF5VGV4dD4oQmFyYmVyZyBldCBhbC4gMjAwN2I7IFNo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</w:fldData>
        </w:fldChar>
      </w:r>
      <w:r w:rsidR="00420FF9">
        <w:rPr>
          <w:rFonts w:ascii="Times New Roman" w:hAnsi="Times New Roman" w:cs="Times New Roman"/>
          <w:sz w:val="24"/>
          <w:szCs w:val="24"/>
        </w:rPr>
        <w:instrText xml:space="preserve"> ADDIN EN.CITE </w:instrText>
      </w:r>
      <w:r w:rsidR="00420FF9">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UmVjTnVtPjYwMzwvUmVjTnVtPjxEaXNwbGF5VGV4dD4oQmFyYmVyZyBldCBhbC4gMjAwN2I7IFNo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</w:fldData>
        </w:fldChar>
      </w:r>
      <w:r w:rsidR="00420FF9">
        <w:rPr>
          <w:rFonts w:ascii="Times New Roman" w:hAnsi="Times New Roman" w:cs="Times New Roman"/>
          <w:sz w:val="24"/>
          <w:szCs w:val="24"/>
        </w:rPr>
        <w:instrText xml:space="preserve"> ADDIN EN.CITE.DATA </w:instrText>
      </w:r>
      <w:r w:rsidR="00420FF9">
        <w:rPr>
          <w:rFonts w:ascii="Times New Roman" w:hAnsi="Times New Roman" w:cs="Times New Roman"/>
          <w:sz w:val="24"/>
          <w:szCs w:val="24"/>
        </w:rPr>
      </w:r>
      <w:r w:rsidR="00420FF9">
        <w:rPr>
          <w:rFonts w:ascii="Times New Roman" w:hAnsi="Times New Roman" w:cs="Times New Roman"/>
          <w:sz w:val="24"/>
          <w:szCs w:val="24"/>
        </w:rPr>
        <w:fldChar w:fldCharType="end"/>
      </w:r>
      <w:r w:rsidR="00716087">
        <w:rPr>
          <w:rFonts w:ascii="Times New Roman" w:hAnsi="Times New Roman" w:cs="Times New Roman"/>
          <w:sz w:val="24"/>
          <w:szCs w:val="24"/>
        </w:rPr>
      </w:r>
      <w:r w:rsidR="00716087">
        <w:rPr>
          <w:rFonts w:ascii="Times New Roman" w:hAnsi="Times New Roman" w:cs="Times New Roman"/>
          <w:sz w:val="24"/>
          <w:szCs w:val="24"/>
        </w:rPr>
        <w:fldChar w:fldCharType="separate"/>
      </w:r>
      <w:r w:rsidR="00420FF9">
        <w:rPr>
          <w:rFonts w:ascii="Times New Roman" w:hAnsi="Times New Roman" w:cs="Times New Roman"/>
          <w:noProof/>
          <w:sz w:val="24"/>
          <w:szCs w:val="24"/>
        </w:rPr>
        <w:t>(Barberg et al. 2007b; Shane et al. 2010)</w:t>
      </w:r>
      <w:r w:rsidR="00716087">
        <w:rPr>
          <w:rFonts w:ascii="Times New Roman" w:hAnsi="Times New Roman" w:cs="Times New Roman"/>
          <w:sz w:val="24"/>
          <w:szCs w:val="24"/>
        </w:rPr>
        <w:fldChar w:fldCharType="end"/>
      </w:r>
      <w:ins w:id="990" w:author="Caitlin Jeffrey" w:date="2023-07-10T13:10:00Z">
        <w:r w:rsidR="0096038F">
          <w:rPr>
            <w:rFonts w:ascii="Times New Roman" w:hAnsi="Times New Roman" w:cs="Times New Roman"/>
            <w:sz w:val="24"/>
            <w:szCs w:val="24"/>
          </w:rPr>
          <w:t xml:space="preserve">, </w:t>
        </w:r>
      </w:ins>
      <w:ins w:id="991" w:author="Caitlin Jeffrey" w:date="2023-07-17T11:49:00Z">
        <w:r w:rsidR="00C1295D">
          <w:rPr>
            <w:rFonts w:ascii="Times New Roman" w:hAnsi="Times New Roman" w:cs="Times New Roman"/>
            <w:sz w:val="24"/>
            <w:szCs w:val="24"/>
          </w:rPr>
          <w:t>with</w:t>
        </w:r>
      </w:ins>
      <w:ins w:id="992" w:author="Caitlin Jeffrey" w:date="2023-07-10T13:10:00Z">
        <w:r w:rsidR="0096038F">
          <w:rPr>
            <w:rFonts w:ascii="Times New Roman" w:hAnsi="Times New Roman" w:cs="Times New Roman"/>
            <w:sz w:val="24"/>
            <w:szCs w:val="24"/>
          </w:rPr>
          <w:t xml:space="preserve"> only </w:t>
        </w:r>
      </w:ins>
      <w:ins w:id="993" w:author="Caitlin Jeffrey" w:date="2023-07-17T13:36:00Z">
        <w:r w:rsidR="005D66A0">
          <w:rPr>
            <w:rFonts w:ascii="Times New Roman" w:hAnsi="Times New Roman" w:cs="Times New Roman"/>
            <w:sz w:val="24"/>
            <w:szCs w:val="24"/>
          </w:rPr>
          <w:t xml:space="preserve">one </w:t>
        </w:r>
      </w:ins>
      <w:ins w:id="994" w:author="Caitlin Jeffrey" w:date="2023-07-17T11:50:00Z">
        <w:r w:rsidR="00C1295D">
          <w:rPr>
            <w:rFonts w:ascii="Times New Roman" w:hAnsi="Times New Roman" w:cs="Times New Roman"/>
            <w:sz w:val="24"/>
            <w:szCs w:val="24"/>
          </w:rPr>
          <w:t>study directly</w:t>
        </w:r>
      </w:ins>
      <w:ins w:id="995" w:author="Caitlin Jeffrey" w:date="2023-07-10T13:10:00Z">
        <w:r w:rsidR="0096038F">
          <w:rPr>
            <w:rFonts w:ascii="Times New Roman" w:hAnsi="Times New Roman" w:cs="Times New Roman"/>
            <w:sz w:val="24"/>
            <w:szCs w:val="24"/>
          </w:rPr>
          <w:t xml:space="preserve"> compar</w:t>
        </w:r>
      </w:ins>
      <w:ins w:id="996" w:author="Caitlin Jeffrey" w:date="2023-07-17T11:50:00Z">
        <w:r w:rsidR="00C1295D">
          <w:rPr>
            <w:rFonts w:ascii="Times New Roman" w:hAnsi="Times New Roman" w:cs="Times New Roman"/>
            <w:sz w:val="24"/>
            <w:szCs w:val="24"/>
          </w:rPr>
          <w:t>ing</w:t>
        </w:r>
      </w:ins>
      <w:ins w:id="997" w:author="Caitlin Jeffrey" w:date="2023-07-10T13:10:00Z">
        <w:r w:rsidR="0096038F">
          <w:rPr>
            <w:rFonts w:ascii="Times New Roman" w:hAnsi="Times New Roman" w:cs="Times New Roman"/>
            <w:sz w:val="24"/>
            <w:szCs w:val="24"/>
          </w:rPr>
          <w:t xml:space="preserve"> </w:t>
        </w:r>
      </w:ins>
      <w:ins w:id="998" w:author="Caitlin Jeffrey" w:date="2023-07-10T13:11:00Z">
        <w:r w:rsidR="0096038F">
          <w:rPr>
            <w:rFonts w:ascii="Times New Roman" w:hAnsi="Times New Roman" w:cs="Times New Roman"/>
            <w:sz w:val="24"/>
            <w:szCs w:val="24"/>
          </w:rPr>
          <w:t xml:space="preserve">bacterial counts between composting bedded packs and </w:t>
        </w:r>
      </w:ins>
      <w:ins w:id="999" w:author="Caitlin Jeffrey" w:date="2023-07-10T13:12:00Z">
        <w:r w:rsidR="00A2562E">
          <w:rPr>
            <w:rFonts w:ascii="Times New Roman" w:hAnsi="Times New Roman" w:cs="Times New Roman"/>
            <w:sz w:val="24"/>
            <w:szCs w:val="24"/>
          </w:rPr>
          <w:t xml:space="preserve">freestall barns </w:t>
        </w:r>
      </w:ins>
      <w:r w:rsidR="00FC70E9">
        <w:rPr>
          <w:rFonts w:ascii="Times New Roman" w:hAnsi="Times New Roman" w:cs="Times New Roman"/>
          <w:sz w:val="24"/>
          <w:szCs w:val="24"/>
        </w:rPr>
        <w:fldChar w:fldCharType="begin"/>
      </w:r>
      <w:r w:rsidR="00FC70E9">
        <w:rPr>
          <w:rFonts w:ascii="Times New Roman" w:hAnsi="Times New Roman" w:cs="Times New Roman"/>
          <w:sz w:val="24"/>
          <w:szCs w:val="24"/>
        </w:rPr>
        <w:instrText xml:space="preserve"> ADDIN EN.CITE &lt;EndNote&gt;&lt;Cite&gt;&lt;Author&gt;Lobeck&lt;/Author&gt;&lt;Year&gt;2012&lt;/Year&gt;&lt;RecNum&gt;606&lt;/RecNum&gt;&lt;DisplayText&gt;(Lobeck et al. 2012)&lt;/DisplayText&gt;&lt;record&gt;&lt;rec-number&gt;606&lt;/rec-number&gt;&lt;foreign-keys&gt;&lt;key app="EN" db-id="pss5de0wasp2t9es5tu5evzpa2svsdrveax9" timestamp="1690982478"&gt;606&lt;/key&gt;&lt;/foreign-keys&gt;&lt;ref-type name="Journal Article"&gt;17&lt;/ref-type&gt;&lt;contributors&gt;&lt;authors&gt;&lt;author&gt;Lobeck, K.&lt;/author&gt;&lt;author&gt;Endres, Marcia&lt;/author&gt;&lt;author&gt;Janni, K.&lt;/author&gt;&lt;author&gt;Godden, S.&lt;/author&gt;&lt;author&gt;Fetrow, J.&lt;/author&gt;&lt;/authors&gt;&lt;/contributors&gt;&lt;titles&gt;&lt;title&gt;Environmental Characteristics and Bacterial Counts in Bedding and Milk Bulk Tank of Low Profile Cross-Ventilated, Naturally Ventilated, and Compost Bedded Pack Dairy Barns&lt;/title&gt;&lt;secondary-title&gt;Applied Engineering in Agriculture&lt;/secondary-title&gt;&lt;/titles&gt;&lt;periodical&gt;&lt;full-title&gt;Applied Engineering in Agriculture&lt;/full-title&gt;&lt;/periodical&gt;&lt;pages&gt;117-128&lt;/pages&gt;&lt;volume&gt;28&lt;/volume&gt;&lt;dates&gt;&lt;year&gt;2012&lt;/year&gt;&lt;pub-dates&gt;&lt;date&gt;01/01&lt;/date&gt;&lt;/pub-dates&gt;&lt;/dates&gt;&lt;urls&gt;&lt;/urls&gt;&lt;electronic-resource-num&gt;10.13031/2013.41280&lt;/electronic-resource-num&gt;&lt;/record&gt;&lt;/Cite&gt;&lt;/EndNote&gt;</w:instrText>
      </w:r>
      <w:r w:rsidR="00FC70E9">
        <w:rPr>
          <w:rFonts w:ascii="Times New Roman" w:hAnsi="Times New Roman" w:cs="Times New Roman"/>
          <w:sz w:val="24"/>
          <w:szCs w:val="24"/>
        </w:rPr>
        <w:fldChar w:fldCharType="separate"/>
      </w:r>
      <w:r w:rsidR="00FC70E9">
        <w:rPr>
          <w:rFonts w:ascii="Times New Roman" w:hAnsi="Times New Roman" w:cs="Times New Roman"/>
          <w:noProof/>
          <w:sz w:val="24"/>
          <w:szCs w:val="24"/>
        </w:rPr>
        <w:t>(Lobeck et al. 2012)</w:t>
      </w:r>
      <w:r w:rsidR="00FC70E9">
        <w:rPr>
          <w:rFonts w:ascii="Times New Roman" w:hAnsi="Times New Roman" w:cs="Times New Roman"/>
          <w:sz w:val="24"/>
          <w:szCs w:val="24"/>
        </w:rPr>
        <w:fldChar w:fldCharType="end"/>
      </w:r>
      <w:ins w:id="1000" w:author="Caitlin Jeffrey" w:date="2023-07-10T13:11:00Z">
        <w:r w:rsidR="0096038F">
          <w:rPr>
            <w:rFonts w:ascii="Times New Roman" w:hAnsi="Times New Roman" w:cs="Times New Roman"/>
            <w:sz w:val="24"/>
            <w:szCs w:val="24"/>
          </w:rPr>
          <w:t xml:space="preserve">. </w:t>
        </w:r>
      </w:ins>
      <w:ins w:id="1001" w:author="Caitlin Jeffrey" w:date="2023-07-17T11:51:00Z">
        <w:r w:rsidR="00644D88">
          <w:rPr>
            <w:rFonts w:ascii="Times New Roman" w:hAnsi="Times New Roman" w:cs="Times New Roman"/>
            <w:sz w:val="24"/>
            <w:szCs w:val="24"/>
          </w:rPr>
          <w:t>The current</w:t>
        </w:r>
      </w:ins>
      <w:ins w:id="1002" w:author="Caitlin Jeffrey" w:date="2023-07-10T13:11:00Z">
        <w:r w:rsidR="00A2562E">
          <w:rPr>
            <w:rFonts w:ascii="Times New Roman" w:hAnsi="Times New Roman" w:cs="Times New Roman"/>
            <w:sz w:val="24"/>
            <w:szCs w:val="24"/>
          </w:rPr>
          <w:t xml:space="preserve"> study </w:t>
        </w:r>
      </w:ins>
      <w:ins w:id="1003" w:author="Caitlin Jeffrey" w:date="2023-07-17T11:51:00Z">
        <w:r w:rsidR="00644D88">
          <w:rPr>
            <w:rFonts w:ascii="Times New Roman" w:hAnsi="Times New Roman" w:cs="Times New Roman"/>
            <w:sz w:val="24"/>
            <w:szCs w:val="24"/>
          </w:rPr>
          <w:t xml:space="preserve">is the first </w:t>
        </w:r>
      </w:ins>
      <w:ins w:id="1004" w:author="Caitlin Jeffrey" w:date="2023-07-10T13:11:00Z">
        <w:r w:rsidR="00A2562E">
          <w:rPr>
            <w:rFonts w:ascii="Times New Roman" w:hAnsi="Times New Roman" w:cs="Times New Roman"/>
            <w:sz w:val="24"/>
            <w:szCs w:val="24"/>
          </w:rPr>
          <w:t xml:space="preserve">the authors are aware of directly </w:t>
        </w:r>
      </w:ins>
      <w:ins w:id="1005" w:author="Caitlin Jeffrey" w:date="2023-07-10T13:13:00Z">
        <w:r w:rsidR="00A5532B">
          <w:rPr>
            <w:rFonts w:ascii="Times New Roman" w:hAnsi="Times New Roman" w:cs="Times New Roman"/>
            <w:sz w:val="24"/>
            <w:szCs w:val="24"/>
          </w:rPr>
          <w:t>comparing</w:t>
        </w:r>
      </w:ins>
      <w:ins w:id="1006" w:author="Caitlin Jeffrey" w:date="2023-07-10T13:11:00Z">
        <w:r w:rsidR="00A2562E">
          <w:rPr>
            <w:rFonts w:ascii="Times New Roman" w:hAnsi="Times New Roman" w:cs="Times New Roman"/>
            <w:sz w:val="24"/>
            <w:szCs w:val="24"/>
          </w:rPr>
          <w:t xml:space="preserve"> </w:t>
        </w:r>
      </w:ins>
      <w:ins w:id="1007" w:author="Caitlin Jeffrey" w:date="2023-07-10T13:12:00Z">
        <w:r w:rsidR="00FA5FC2">
          <w:rPr>
            <w:rFonts w:ascii="Times New Roman" w:hAnsi="Times New Roman" w:cs="Times New Roman"/>
            <w:sz w:val="24"/>
            <w:szCs w:val="24"/>
          </w:rPr>
          <w:t xml:space="preserve">bacterial counts of bulk tank milk between bedded packs </w:t>
        </w:r>
      </w:ins>
      <w:ins w:id="1008" w:author="Caitlin Jeffrey" w:date="2023-07-17T11:51:00Z">
        <w:r w:rsidR="00644D88">
          <w:rPr>
            <w:rFonts w:ascii="Times New Roman" w:hAnsi="Times New Roman" w:cs="Times New Roman"/>
            <w:sz w:val="24"/>
            <w:szCs w:val="24"/>
          </w:rPr>
          <w:t xml:space="preserve">(both composting and static) </w:t>
        </w:r>
      </w:ins>
      <w:ins w:id="1009" w:author="Caitlin Jeffrey" w:date="2023-07-10T13:12:00Z">
        <w:r w:rsidR="00FA5FC2">
          <w:rPr>
            <w:rFonts w:ascii="Times New Roman" w:hAnsi="Times New Roman" w:cs="Times New Roman"/>
            <w:sz w:val="24"/>
            <w:szCs w:val="24"/>
          </w:rPr>
          <w:t xml:space="preserve">and tiestall barns, and </w:t>
        </w:r>
        <w:r w:rsidR="00A5532B">
          <w:rPr>
            <w:rFonts w:ascii="Times New Roman" w:hAnsi="Times New Roman" w:cs="Times New Roman"/>
            <w:sz w:val="24"/>
            <w:szCs w:val="24"/>
          </w:rPr>
          <w:t>the first one to</w:t>
        </w:r>
      </w:ins>
      <w:ins w:id="1010" w:author="Caitlin Jeffrey" w:date="2023-07-10T13:15:00Z">
        <w:r w:rsidR="00CD1A8D">
          <w:rPr>
            <w:rFonts w:ascii="Times New Roman" w:hAnsi="Times New Roman" w:cs="Times New Roman"/>
            <w:sz w:val="24"/>
            <w:szCs w:val="24"/>
          </w:rPr>
          <w:t xml:space="preserve"> describe a population of </w:t>
        </w:r>
      </w:ins>
      <w:ins w:id="1011" w:author="Caitlin Jeffrey" w:date="2023-07-10T13:12:00Z">
        <w:r w:rsidR="00A5532B">
          <w:rPr>
            <w:rFonts w:ascii="Times New Roman" w:hAnsi="Times New Roman" w:cs="Times New Roman"/>
            <w:sz w:val="24"/>
            <w:szCs w:val="24"/>
          </w:rPr>
          <w:t>exclusively orga</w:t>
        </w:r>
      </w:ins>
      <w:ins w:id="1012" w:author="Caitlin Jeffrey" w:date="2023-07-10T13:13:00Z">
        <w:r w:rsidR="00A5532B">
          <w:rPr>
            <w:rFonts w:ascii="Times New Roman" w:hAnsi="Times New Roman" w:cs="Times New Roman"/>
            <w:sz w:val="24"/>
            <w:szCs w:val="24"/>
          </w:rPr>
          <w:t>nic dairies.</w:t>
        </w:r>
      </w:ins>
      <w:ins w:id="1013" w:author="Caitlin Jeffrey" w:date="2023-07-10T13:14:00Z">
        <w:r w:rsidR="006A38AC">
          <w:rPr>
            <w:rFonts w:ascii="Times New Roman" w:hAnsi="Times New Roman" w:cs="Times New Roman"/>
            <w:sz w:val="24"/>
            <w:szCs w:val="24"/>
          </w:rPr>
          <w:t xml:space="preserve"> </w:t>
        </w:r>
      </w:ins>
      <w:ins w:id="1014" w:author="Caitlin Jeffrey" w:date="2023-07-10T13:16:00Z">
        <w:r w:rsidR="00C91EF4">
          <w:rPr>
            <w:rFonts w:ascii="Times New Roman" w:hAnsi="Times New Roman" w:cs="Times New Roman"/>
            <w:sz w:val="24"/>
            <w:szCs w:val="24"/>
          </w:rPr>
          <w:t xml:space="preserve">In contrast to previous work, which evaluated </w:t>
        </w:r>
        <w:r w:rsidR="00762290">
          <w:rPr>
            <w:rFonts w:ascii="Times New Roman" w:hAnsi="Times New Roman" w:cs="Times New Roman"/>
            <w:sz w:val="24"/>
            <w:szCs w:val="24"/>
          </w:rPr>
          <w:t xml:space="preserve">milk culture results across </w:t>
        </w:r>
      </w:ins>
      <w:ins w:id="1015" w:author="Caitlin Jeffrey" w:date="2023-07-17T11:56:00Z">
        <w:r w:rsidR="007F095B">
          <w:rPr>
            <w:rFonts w:ascii="Times New Roman" w:hAnsi="Times New Roman" w:cs="Times New Roman"/>
            <w:sz w:val="24"/>
            <w:szCs w:val="24"/>
          </w:rPr>
          <w:t xml:space="preserve">the summer months </w:t>
        </w:r>
      </w:ins>
      <w:r w:rsidR="00FC70E9">
        <w:rPr>
          <w:rFonts w:ascii="Times New Roman" w:hAnsi="Times New Roman" w:cs="Times New Roman"/>
          <w:sz w:val="24"/>
          <w:szCs w:val="24"/>
        </w:rPr>
        <w:fldChar w:fldCharType="begin"/>
      </w:r>
      <w:r w:rsidR="00420FF9">
        <w:rPr>
          <w:rFonts w:ascii="Times New Roman" w:hAnsi="Times New Roman" w:cs="Times New Roman"/>
          <w:sz w:val="24"/>
          <w:szCs w:val="24"/>
        </w:rPr>
        <w:instrText xml:space="preserve"> ADDIN EN.CITE &lt;EndNote&gt;&lt;Cite&gt;&lt;Author&gt;Barberg&lt;/Author&gt;&lt;Year&gt;2007&lt;/Year&gt;&lt;RecNum&gt;603&lt;/RecNum&gt;&lt;DisplayText&gt;(Barberg et al. 2007b)&lt;/DisplayText&gt;&lt;record&gt;&lt;rec-number&gt;603&lt;/rec-number&gt;&lt;foreign-keys&gt;&lt;key app="EN" db-id="pss5de0wasp2t9es5tu5evzpa2svsdrveax9" timestamp="1690982371"&gt;603&lt;/key&gt;&lt;/foreign-keys&gt;&lt;ref-type name="Journal Article"&gt;17&lt;/ref-type&gt;&lt;contributors&gt;&lt;authors&gt;&lt;author&gt;Barberg, A. E.&lt;/author&gt;&lt;author&gt;Endres, M. I.&lt;/author&gt;&lt;author&gt;Salfer, J. A.&lt;/author&gt;&lt;author&gt;Reneau, J. K.&lt;/author&gt;&lt;/authors&gt;&lt;/contributors&gt;&lt;auth-address&gt;Department of Animal Science, University of Minnesota, St. Paul 55108, USA.&lt;/auth-address&gt;&lt;titles&gt;&lt;title&gt;Performance and welfare of dairy cows in an alternative housing system in Minnesota&lt;/title&gt;&lt;secondary-title&gt;J Dairy Sci&lt;/secondary-title&gt;&lt;/titles&gt;&lt;periodical&gt;&lt;full-title&gt;J Dairy Sci&lt;/full-title&gt;&lt;/periodical&gt;&lt;pages&gt;1575-83&lt;/pages&gt;&lt;volume&gt;90&lt;/volume&gt;&lt;number&gt;3&lt;/number&gt;&lt;edition&gt;2007/02/14&lt;/edition&gt;&lt;keywords&gt;&lt;keyword&gt;*Animal Welfare&lt;/keyword&gt;&lt;keyword&gt;Animals&lt;/keyword&gt;&lt;keyword&gt;Cattle/*physiology&lt;/keyword&gt;&lt;keyword&gt;Dairying/economics/*methods&lt;/keyword&gt;&lt;keyword&gt;Female&lt;/keyword&gt;&lt;keyword&gt;Hoof and Claw/physiology&lt;/keyword&gt;&lt;keyword&gt;Housing, Animal/economics/*standards&lt;/keyword&gt;&lt;keyword&gt;Lactation/physiology&lt;/keyword&gt;&lt;keyword&gt;Male&lt;/keyword&gt;&lt;keyword&gt;Mammary Glands, Animal/physiology&lt;/keyword&gt;&lt;keyword&gt;Milk/chemistry/cytology/metabolism/*standards&lt;/keyword&gt;&lt;keyword&gt;Minnesota&lt;/keyword&gt;&lt;keyword&gt;Reproduction/physiology&lt;/keyword&gt;&lt;keyword&gt;Soil&lt;/keyword&gt;&lt;keyword&gt;Surveys and Questionnaires&lt;/keyword&gt;&lt;/keywords&gt;&lt;dates&gt;&lt;year&gt;2007&lt;/year&gt;&lt;pub-dates&gt;&lt;date&gt;Mar&lt;/date&gt;&lt;/pub-dates&gt;&lt;/dates&gt;&lt;isbn&gt;0022-0302&lt;/isbn&gt;&lt;accession-num&gt;17297131&lt;/accession-num&gt;&lt;urls&gt;&lt;/urls&gt;&lt;electronic-resource-num&gt;10.3168/jds.S0022-0302(07)71643-0&lt;/electronic-resource-num&gt;&lt;remote-database-provider&gt;NLM&lt;/remote-database-provider&gt;&lt;language&gt;eng&lt;/language&gt;&lt;/record&gt;&lt;/Cite&gt;&lt;/EndNote&gt;</w:instrText>
      </w:r>
      <w:r w:rsidR="00FC70E9">
        <w:rPr>
          <w:rFonts w:ascii="Times New Roman" w:hAnsi="Times New Roman" w:cs="Times New Roman"/>
          <w:sz w:val="24"/>
          <w:szCs w:val="24"/>
        </w:rPr>
        <w:fldChar w:fldCharType="separate"/>
      </w:r>
      <w:r w:rsidR="00420FF9">
        <w:rPr>
          <w:rFonts w:ascii="Times New Roman" w:hAnsi="Times New Roman" w:cs="Times New Roman"/>
          <w:noProof/>
          <w:sz w:val="24"/>
          <w:szCs w:val="24"/>
        </w:rPr>
        <w:t>(Barberg et al. 2007b)</w:t>
      </w:r>
      <w:r w:rsidR="00FC70E9">
        <w:rPr>
          <w:rFonts w:ascii="Times New Roman" w:hAnsi="Times New Roman" w:cs="Times New Roman"/>
          <w:sz w:val="24"/>
          <w:szCs w:val="24"/>
        </w:rPr>
        <w:fldChar w:fldCharType="end"/>
      </w:r>
      <w:ins w:id="1016" w:author="Caitlin Jeffrey" w:date="2023-07-17T11:56:00Z">
        <w:r w:rsidR="007F095B">
          <w:rPr>
            <w:rFonts w:ascii="Times New Roman" w:hAnsi="Times New Roman" w:cs="Times New Roman"/>
            <w:sz w:val="24"/>
            <w:szCs w:val="24"/>
          </w:rPr>
          <w:t xml:space="preserve"> </w:t>
        </w:r>
      </w:ins>
      <w:ins w:id="1017" w:author="Caitlin Jeffrey" w:date="2023-07-17T11:57:00Z">
        <w:r w:rsidR="000A071B">
          <w:rPr>
            <w:rFonts w:ascii="Times New Roman" w:hAnsi="Times New Roman" w:cs="Times New Roman"/>
            <w:sz w:val="24"/>
            <w:szCs w:val="24"/>
          </w:rPr>
          <w:t>and year-round</w:t>
        </w:r>
      </w:ins>
      <w:ins w:id="1018" w:author="Caitlin Jeffrey" w:date="2023-07-10T13:17:00Z">
        <w:r w:rsidR="00762290">
          <w:rPr>
            <w:rFonts w:ascii="Times New Roman" w:hAnsi="Times New Roman" w:cs="Times New Roman"/>
            <w:sz w:val="24"/>
            <w:szCs w:val="24"/>
          </w:rPr>
          <w:t xml:space="preserve"> </w:t>
        </w:r>
      </w:ins>
      <w:r w:rsidR="00F431C5">
        <w:rPr>
          <w:rFonts w:ascii="Times New Roman" w:hAnsi="Times New Roman" w:cs="Times New Roman"/>
          <w:sz w:val="24"/>
          <w:szCs w:val="24"/>
        </w:rPr>
        <w:fldChar w:fldCharType="begin"/>
      </w:r>
      <w:r w:rsidR="00F431C5">
        <w:rPr>
          <w:rFonts w:ascii="Times New Roman" w:hAnsi="Times New Roman" w:cs="Times New Roman"/>
          <w:sz w:val="24"/>
          <w:szCs w:val="24"/>
        </w:rPr>
        <w:instrText xml:space="preserve"> ADDIN EN.CITE &lt;EndNote&gt;&lt;Cite&gt;&lt;Author&gt;Lobeck&lt;/Author&gt;&lt;Year&gt;2012&lt;/Year&gt;&lt;RecNum&gt;606&lt;/RecNum&gt;&lt;DisplayText&gt;(Lobeck et al. 2012)&lt;/DisplayText&gt;&lt;record&gt;&lt;rec-number&gt;606&lt;/rec-number&gt;&lt;foreign-keys&gt;&lt;key app="EN" db-id="pss5de0wasp2t9es5tu5evzpa2svsdrveax9" timestamp="1690982478"&gt;606&lt;/key&gt;&lt;/foreign-keys&gt;&lt;ref-type name="Journal Article"&gt;17&lt;/ref-type&gt;&lt;contributors&gt;&lt;authors&gt;&lt;author&gt;Lobeck, K.&lt;/author&gt;&lt;author&gt;Endres, Marcia&lt;/author&gt;&lt;author&gt;Janni, K.&lt;/author&gt;&lt;author&gt;Godden, S.&lt;/author&gt;&lt;author&gt;Fetrow, J.&lt;/author&gt;&lt;/authors&gt;&lt;/contributors&gt;&lt;titles&gt;&lt;title&gt;Environmental Characteristics and Bacterial Counts in Bedding and Milk Bulk Tank of Low Profile Cross-Ventilated, Naturally Ventilated, and Compost Bedded Pack Dairy Barns&lt;/title&gt;&lt;secondary-title&gt;Applied Engineering in Agriculture&lt;/secondary-title&gt;&lt;/titles&gt;&lt;periodical&gt;&lt;full-title&gt;Applied Engineering in Agriculture&lt;/full-title&gt;&lt;/periodical&gt;&lt;pages&gt;117-128&lt;/pages&gt;&lt;volume&gt;28&lt;/volume&gt;&lt;dates&gt;&lt;year&gt;2012&lt;/year&gt;&lt;pub-dates&gt;&lt;date&gt;01/01&lt;/date&gt;&lt;/pub-dates&gt;&lt;/dates&gt;&lt;urls&gt;&lt;/urls&gt;&lt;electronic-resource-num&gt;10.13031/2013.41280&lt;/electronic-resource-num&gt;&lt;/record&gt;&lt;/Cite&gt;&lt;/EndNote&gt;</w:instrText>
      </w:r>
      <w:r w:rsidR="00F431C5">
        <w:rPr>
          <w:rFonts w:ascii="Times New Roman" w:hAnsi="Times New Roman" w:cs="Times New Roman"/>
          <w:sz w:val="24"/>
          <w:szCs w:val="24"/>
        </w:rPr>
        <w:fldChar w:fldCharType="separate"/>
      </w:r>
      <w:r w:rsidR="00F431C5">
        <w:rPr>
          <w:rFonts w:ascii="Times New Roman" w:hAnsi="Times New Roman" w:cs="Times New Roman"/>
          <w:noProof/>
          <w:sz w:val="24"/>
          <w:szCs w:val="24"/>
        </w:rPr>
        <w:t>(Lobeck et al. 2012)</w:t>
      </w:r>
      <w:r w:rsidR="00F431C5">
        <w:rPr>
          <w:rFonts w:ascii="Times New Roman" w:hAnsi="Times New Roman" w:cs="Times New Roman"/>
          <w:sz w:val="24"/>
          <w:szCs w:val="24"/>
        </w:rPr>
        <w:fldChar w:fldCharType="end"/>
      </w:r>
      <w:ins w:id="1019" w:author="Caitlin Jeffrey" w:date="2023-07-10T13:16:00Z">
        <w:r w:rsidR="00762290">
          <w:rPr>
            <w:rFonts w:ascii="Times New Roman" w:hAnsi="Times New Roman" w:cs="Times New Roman"/>
            <w:sz w:val="24"/>
            <w:szCs w:val="24"/>
          </w:rPr>
          <w:t>, the current study focused solely on sampling during the winter months</w:t>
        </w:r>
      </w:ins>
      <w:ins w:id="1020" w:author="Caitlin Jeffrey" w:date="2023-07-17T11:58:00Z">
        <w:r w:rsidR="000A071B">
          <w:rPr>
            <w:rFonts w:ascii="Times New Roman" w:hAnsi="Times New Roman" w:cs="Times New Roman"/>
            <w:sz w:val="24"/>
            <w:szCs w:val="24"/>
          </w:rPr>
          <w:t>.</w:t>
        </w:r>
      </w:ins>
      <w:ins w:id="1021" w:author="Caitlin Jeffrey" w:date="2023-07-10T13:16:00Z">
        <w:r w:rsidR="00762290">
          <w:rPr>
            <w:rFonts w:ascii="Times New Roman" w:hAnsi="Times New Roman" w:cs="Times New Roman"/>
            <w:sz w:val="24"/>
            <w:szCs w:val="24"/>
          </w:rPr>
          <w:t xml:space="preserve"> </w:t>
        </w:r>
      </w:ins>
      <w:ins w:id="1022" w:author="Caitlin Jeffrey" w:date="2023-07-17T11:58:00Z">
        <w:r w:rsidR="00846DD9">
          <w:rPr>
            <w:rFonts w:ascii="Times New Roman" w:hAnsi="Times New Roman" w:cs="Times New Roman"/>
            <w:sz w:val="24"/>
            <w:szCs w:val="24"/>
          </w:rPr>
          <w:t xml:space="preserve">The authors were most interested in studying bulk tank milk bacteriology for these organic </w:t>
        </w:r>
      </w:ins>
      <w:ins w:id="1023" w:author="Caitlin Jeffrey" w:date="2023-07-17T12:00:00Z">
        <w:r w:rsidR="00BB553D">
          <w:rPr>
            <w:rFonts w:ascii="Times New Roman" w:hAnsi="Times New Roman" w:cs="Times New Roman"/>
            <w:sz w:val="24"/>
            <w:szCs w:val="24"/>
          </w:rPr>
          <w:t>herds</w:t>
        </w:r>
      </w:ins>
      <w:ins w:id="1024" w:author="Caitlin Jeffrey" w:date="2023-07-17T11:58:00Z">
        <w:r w:rsidR="00846DD9">
          <w:rPr>
            <w:rFonts w:ascii="Times New Roman" w:hAnsi="Times New Roman" w:cs="Times New Roman"/>
            <w:sz w:val="24"/>
            <w:szCs w:val="24"/>
          </w:rPr>
          <w:t xml:space="preserve"> during the winter months, </w:t>
        </w:r>
      </w:ins>
      <w:ins w:id="1025" w:author="Caitlin Jeffrey" w:date="2023-07-17T12:00:00Z">
        <w:r w:rsidR="00BB553D">
          <w:rPr>
            <w:rFonts w:ascii="Times New Roman" w:hAnsi="Times New Roman" w:cs="Times New Roman"/>
            <w:sz w:val="24"/>
            <w:szCs w:val="24"/>
          </w:rPr>
          <w:t xml:space="preserve">during the time </w:t>
        </w:r>
      </w:ins>
      <w:ins w:id="1026" w:author="Caitlin Jeffrey" w:date="2023-07-17T11:59:00Z">
        <w:r w:rsidR="00A742EC">
          <w:rPr>
            <w:rFonts w:ascii="Times New Roman" w:hAnsi="Times New Roman" w:cs="Times New Roman"/>
            <w:sz w:val="24"/>
            <w:szCs w:val="24"/>
          </w:rPr>
          <w:t>th</w:t>
        </w:r>
      </w:ins>
      <w:ins w:id="1027" w:author="Caitlin Jeffrey" w:date="2023-07-17T12:00:00Z">
        <w:r w:rsidR="00743378">
          <w:rPr>
            <w:rFonts w:ascii="Times New Roman" w:hAnsi="Times New Roman" w:cs="Times New Roman"/>
            <w:sz w:val="24"/>
            <w:szCs w:val="24"/>
          </w:rPr>
          <w:t>ese primarily pastured-based farms need to house their animals inside.</w:t>
        </w:r>
      </w:ins>
      <w:ins w:id="1028" w:author="Caitlin Jeffrey" w:date="2023-07-17T11:59:00Z">
        <w:r w:rsidR="00A742EC">
          <w:rPr>
            <w:rFonts w:ascii="Times New Roman" w:hAnsi="Times New Roman" w:cs="Times New Roman"/>
            <w:sz w:val="24"/>
            <w:szCs w:val="24"/>
          </w:rPr>
          <w:t xml:space="preserve"> </w:t>
        </w:r>
      </w:ins>
    </w:p>
    <w:p w14:paraId="588BD1A7" w14:textId="3A2E6FED"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commentRangeStart w:id="1029"/>
      <w:del w:id="1030" w:author="Caitlin Jeffrey" w:date="2023-07-10T12:53:00Z">
        <w:r w:rsidRPr="00604EDE" w:rsidDel="00E856C5">
          <w:rPr>
            <w:rFonts w:ascii="Times New Roman" w:hAnsi="Times New Roman" w:cs="Times New Roman"/>
            <w:sz w:val="24"/>
            <w:szCs w:val="24"/>
          </w:rPr>
          <w:delText xml:space="preserve">Although the mean CFU/mL of </w:delText>
        </w:r>
        <w:r w:rsidRPr="00604EDE" w:rsidDel="00E856C5">
          <w:rPr>
            <w:rFonts w:ascii="Times New Roman" w:hAnsi="Times New Roman" w:cs="Times New Roman"/>
            <w:i/>
            <w:iCs/>
            <w:sz w:val="24"/>
            <w:szCs w:val="24"/>
          </w:rPr>
          <w:delText xml:space="preserve">Staph. </w:delText>
        </w:r>
        <w:r w:rsidRPr="00604EDE" w:rsidDel="00E856C5">
          <w:rPr>
            <w:rFonts w:ascii="Times New Roman" w:hAnsi="Times New Roman" w:cs="Times New Roman"/>
            <w:sz w:val="24"/>
            <w:szCs w:val="24"/>
          </w:rPr>
          <w:delText>spp. in bulk tank milk was numerically higher for tiestall farms than freestalls or bedded packs, this group contained a</w:delText>
        </w:r>
      </w:del>
      <w:del w:id="1031" w:author="Caitlin Jeffrey" w:date="2023-07-10T12:50:00Z">
        <w:r w:rsidRPr="00604EDE" w:rsidDel="00956940">
          <w:rPr>
            <w:rFonts w:ascii="Times New Roman" w:hAnsi="Times New Roman" w:cs="Times New Roman"/>
            <w:sz w:val="24"/>
            <w:szCs w:val="24"/>
          </w:rPr>
          <w:delText xml:space="preserve"> substantial</w:delText>
        </w:r>
      </w:del>
      <w:del w:id="1032" w:author="Caitlin Jeffrey" w:date="2023-07-10T12:53:00Z">
        <w:r w:rsidRPr="00604EDE" w:rsidDel="00E856C5">
          <w:rPr>
            <w:rFonts w:ascii="Times New Roman" w:hAnsi="Times New Roman" w:cs="Times New Roman"/>
            <w:sz w:val="24"/>
            <w:szCs w:val="24"/>
          </w:rPr>
          <w:delText xml:space="preserve"> outlier (one farm with 665 CFU/mL). When the analysis was re-run without this farm included, the mean and SD for each of the three groups was much more similar [BP: 53 CFU/mL (49); FS: 66 CFU/mL (48); TS: 76 CFU/mL (60)].</w:delText>
        </w:r>
        <w:commentRangeEnd w:id="1029"/>
        <w:r w:rsidRPr="00604EDE" w:rsidDel="00E856C5">
          <w:rPr>
            <w:rFonts w:ascii="Times New Roman" w:hAnsi="Times New Roman" w:cs="Times New Roman"/>
            <w:sz w:val="24"/>
            <w:szCs w:val="24"/>
          </w:rPr>
          <w:commentReference w:id="1029"/>
        </w:r>
        <w:r w:rsidRPr="00604EDE" w:rsidDel="00E856C5">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The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 xml:space="preserve">spp. count for the five bedded pack farms included in this study (53 CFU/mL, 95% CI: 10-96) was </w:t>
      </w:r>
      <w:proofErr w:type="gramStart"/>
      <w:r w:rsidRPr="00604EDE">
        <w:rPr>
          <w:rFonts w:ascii="Times New Roman" w:hAnsi="Times New Roman" w:cs="Times New Roman"/>
          <w:sz w:val="24"/>
          <w:szCs w:val="24"/>
        </w:rPr>
        <w:t>similar to</w:t>
      </w:r>
      <w:proofErr w:type="gramEnd"/>
      <w:r w:rsidRPr="00604EDE">
        <w:rPr>
          <w:rFonts w:ascii="Times New Roman" w:hAnsi="Times New Roman" w:cs="Times New Roman"/>
          <w:sz w:val="24"/>
          <w:szCs w:val="24"/>
        </w:rPr>
        <w:t xml:space="preserve"> previous work describing bulk tank milk quality for composting bedded packs in Minnesota</w:t>
      </w:r>
      <w:ins w:id="1033" w:author="Caitlin Jeffrey" w:date="2023-07-10T13:20:00Z">
        <w:r w:rsidR="008E3BAC">
          <w:rPr>
            <w:rFonts w:ascii="Times New Roman" w:hAnsi="Times New Roman" w:cs="Times New Roman"/>
            <w:sz w:val="24"/>
            <w:szCs w:val="24"/>
          </w:rPr>
          <w:t xml:space="preserve"> which </w:t>
        </w:r>
      </w:ins>
      <w:ins w:id="1034" w:author="Caitlin Jeffrey" w:date="2023-07-10T13:21:00Z">
        <w:r w:rsidR="008E3BAC">
          <w:rPr>
            <w:rFonts w:ascii="Times New Roman" w:hAnsi="Times New Roman" w:cs="Times New Roman"/>
            <w:sz w:val="24"/>
            <w:szCs w:val="24"/>
          </w:rPr>
          <w:t xml:space="preserve">also </w:t>
        </w:r>
      </w:ins>
      <w:ins w:id="1035" w:author="Caitlin Jeffrey" w:date="2023-07-10T13:20:00Z">
        <w:r w:rsidR="008E3BAC">
          <w:rPr>
            <w:rFonts w:ascii="Times New Roman" w:hAnsi="Times New Roman" w:cs="Times New Roman"/>
            <w:sz w:val="24"/>
            <w:szCs w:val="24"/>
          </w:rPr>
          <w:t>collected samples during the winter months</w:t>
        </w:r>
      </w:ins>
      <w:r w:rsidRPr="00604EDE">
        <w:rPr>
          <w:rFonts w:ascii="Times New Roman" w:hAnsi="Times New Roman" w:cs="Times New Roman"/>
          <w:sz w:val="24"/>
          <w:szCs w:val="24"/>
        </w:rPr>
        <w:t xml:space="preserve">. The six farms included in Lobeck et al. </w:t>
      </w:r>
      <w:ins w:id="1036" w:author="Caitlin Jeffrey" w:date="2023-07-07T12:38:00Z">
        <w:r w:rsidR="00807493">
          <w:rPr>
            <w:rFonts w:ascii="Times New Roman" w:hAnsi="Times New Roman" w:cs="Times New Roman"/>
            <w:sz w:val="24"/>
            <w:szCs w:val="24"/>
          </w:rPr>
          <w:t>(201</w:t>
        </w:r>
      </w:ins>
      <w:ins w:id="1037" w:author="Caitlin Jeffrey" w:date="2023-07-07T12:41:00Z">
        <w:r w:rsidR="00624728">
          <w:rPr>
            <w:rFonts w:ascii="Times New Roman" w:hAnsi="Times New Roman" w:cs="Times New Roman"/>
            <w:sz w:val="24"/>
            <w:szCs w:val="24"/>
          </w:rPr>
          <w:t>2</w:t>
        </w:r>
      </w:ins>
      <w:ins w:id="1038" w:author="Caitlin Jeffrey" w:date="2023-07-07T12:38:00Z">
        <w:r w:rsidR="00807493">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used mainly wood sawdust as a bedding source (with one using a wheat straw by‐product), which is </w:t>
      </w:r>
      <w:proofErr w:type="gramStart"/>
      <w:r w:rsidRPr="00604EDE">
        <w:rPr>
          <w:rFonts w:ascii="Times New Roman" w:hAnsi="Times New Roman" w:cs="Times New Roman"/>
          <w:sz w:val="24"/>
          <w:szCs w:val="24"/>
        </w:rPr>
        <w:t>similar to</w:t>
      </w:r>
      <w:proofErr w:type="gramEnd"/>
      <w:r w:rsidRPr="00604EDE">
        <w:rPr>
          <w:rFonts w:ascii="Times New Roman" w:hAnsi="Times New Roman" w:cs="Times New Roman"/>
          <w:sz w:val="24"/>
          <w:szCs w:val="24"/>
        </w:rPr>
        <w:t xml:space="preserve"> the current study (three of five </w:t>
      </w:r>
      <w:ins w:id="1039" w:author="Caitlin Jeffrey" w:date="2023-07-07T12:39:00Z">
        <w:r w:rsidR="00ED3936">
          <w:rPr>
            <w:rFonts w:ascii="Times New Roman" w:hAnsi="Times New Roman" w:cs="Times New Roman"/>
            <w:sz w:val="24"/>
            <w:szCs w:val="24"/>
          </w:rPr>
          <w:t xml:space="preserve">bedded packs </w:t>
        </w:r>
      </w:ins>
      <w:r w:rsidRPr="00604EDE">
        <w:rPr>
          <w:rFonts w:ascii="Times New Roman" w:hAnsi="Times New Roman" w:cs="Times New Roman"/>
          <w:sz w:val="24"/>
          <w:szCs w:val="24"/>
        </w:rPr>
        <w:t xml:space="preserve">using </w:t>
      </w:r>
      <w:ins w:id="1040" w:author="Caitlin Jeffrey" w:date="2023-07-07T12:39:00Z">
        <w:r w:rsidR="00ED3936">
          <w:rPr>
            <w:rFonts w:ascii="Times New Roman" w:hAnsi="Times New Roman" w:cs="Times New Roman"/>
            <w:sz w:val="24"/>
            <w:szCs w:val="24"/>
          </w:rPr>
          <w:t xml:space="preserve">a </w:t>
        </w:r>
      </w:ins>
      <w:r w:rsidRPr="00604EDE">
        <w:rPr>
          <w:rFonts w:ascii="Times New Roman" w:hAnsi="Times New Roman" w:cs="Times New Roman"/>
          <w:sz w:val="24"/>
          <w:szCs w:val="24"/>
        </w:rPr>
        <w:t>combination of wood</w:t>
      </w:r>
      <w:del w:id="1041" w:author="Caitlin Jeffrey" w:date="2023-07-07T12:39:00Z">
        <w:r w:rsidRPr="00604EDE" w:rsidDel="00ED3936">
          <w:rPr>
            <w:rFonts w:ascii="Times New Roman" w:hAnsi="Times New Roman" w:cs="Times New Roman"/>
            <w:sz w:val="24"/>
            <w:szCs w:val="24"/>
          </w:rPr>
          <w:delText xml:space="preserve"> </w:delText>
        </w:r>
      </w:del>
      <w:r w:rsidRPr="00604EDE">
        <w:rPr>
          <w:rFonts w:ascii="Times New Roman" w:hAnsi="Times New Roman" w:cs="Times New Roman"/>
          <w:sz w:val="24"/>
          <w:szCs w:val="24"/>
        </w:rPr>
        <w:t>chips</w:t>
      </w:r>
      <w:ins w:id="1042" w:author="Caitlin Jeffrey" w:date="2023-07-07T12:39:00Z">
        <w:r w:rsidR="00ED3936">
          <w:rPr>
            <w:rFonts w:ascii="Times New Roman" w:hAnsi="Times New Roman" w:cs="Times New Roman"/>
            <w:sz w:val="24"/>
            <w:szCs w:val="24"/>
          </w:rPr>
          <w:t>/</w:t>
        </w:r>
      </w:ins>
      <w:del w:id="1043" w:author="Caitlin Jeffrey" w:date="2023-07-07T12:39:00Z">
        <w:r w:rsidRPr="00604EDE" w:rsidDel="00ED3936">
          <w:rPr>
            <w:rFonts w:ascii="Times New Roman" w:hAnsi="Times New Roman" w:cs="Times New Roman"/>
            <w:sz w:val="24"/>
            <w:szCs w:val="24"/>
          </w:rPr>
          <w:delText xml:space="preserve"> </w:delText>
        </w:r>
      </w:del>
      <w:r w:rsidRPr="00604EDE">
        <w:rPr>
          <w:rFonts w:ascii="Times New Roman" w:hAnsi="Times New Roman" w:cs="Times New Roman"/>
          <w:sz w:val="24"/>
          <w:szCs w:val="24"/>
        </w:rPr>
        <w:t>shavings</w:t>
      </w:r>
      <w:del w:id="1044" w:author="Caitlin Jeffrey" w:date="2023-07-07T12:39:00Z">
        <w:r w:rsidRPr="00604EDE" w:rsidDel="00ED3936">
          <w:rPr>
            <w:rFonts w:ascii="Times New Roman" w:hAnsi="Times New Roman" w:cs="Times New Roman"/>
            <w:sz w:val="24"/>
            <w:szCs w:val="24"/>
          </w:rPr>
          <w:delText>,</w:delText>
        </w:r>
      </w:del>
      <w:r w:rsidRPr="00604EDE">
        <w:rPr>
          <w:rFonts w:ascii="Times New Roman" w:hAnsi="Times New Roman" w:cs="Times New Roman"/>
          <w:sz w:val="24"/>
          <w:szCs w:val="24"/>
        </w:rPr>
        <w:t xml:space="preserve"> and straw/hay, two using exclusively sawdust/shavings). The six farms included in Shane et al. </w:t>
      </w:r>
      <w:ins w:id="1045" w:author="Caitlin Jeffrey" w:date="2023-07-07T12:37:00Z">
        <w:r w:rsidR="00720F32">
          <w:rPr>
            <w:rFonts w:ascii="Times New Roman" w:hAnsi="Times New Roman" w:cs="Times New Roman"/>
            <w:sz w:val="24"/>
            <w:szCs w:val="24"/>
          </w:rPr>
          <w:t>(</w:t>
        </w:r>
      </w:ins>
      <w:r w:rsidRPr="00604EDE">
        <w:rPr>
          <w:rFonts w:ascii="Times New Roman" w:hAnsi="Times New Roman" w:cs="Times New Roman"/>
          <w:sz w:val="24"/>
          <w:szCs w:val="24"/>
        </w:rPr>
        <w:t>2010</w:t>
      </w:r>
      <w:ins w:id="1046" w:author="Caitlin Jeffrey" w:date="2023-07-07T12:37:00Z">
        <w:r w:rsidR="00720F32">
          <w:rPr>
            <w:rFonts w:ascii="Times New Roman" w:hAnsi="Times New Roman" w:cs="Times New Roman"/>
            <w:sz w:val="24"/>
            <w:szCs w:val="24"/>
          </w:rPr>
          <w:t>)</w:t>
        </w:r>
      </w:ins>
      <w:r w:rsidRPr="00604EDE">
        <w:rPr>
          <w:rFonts w:ascii="Times New Roman" w:hAnsi="Times New Roman" w:cs="Times New Roman"/>
          <w:sz w:val="24"/>
          <w:szCs w:val="24"/>
        </w:rPr>
        <w:t xml:space="preserve"> bedded with a variety of “alternative” organic materials, including straw by-products, soybean stubble, and oat hulls. </w:t>
      </w:r>
      <w:del w:id="1047" w:author="Caitlin Jeffrey" w:date="2023-07-10T13:20:00Z">
        <w:r w:rsidRPr="00604EDE" w:rsidDel="00C74EA7">
          <w:rPr>
            <w:rFonts w:ascii="Times New Roman" w:hAnsi="Times New Roman" w:cs="Times New Roman"/>
            <w:sz w:val="24"/>
            <w:szCs w:val="24"/>
          </w:rPr>
          <w:delText xml:space="preserve">Although the </w:delText>
        </w:r>
      </w:del>
      <w:del w:id="1048" w:author="Caitlin Jeffrey" w:date="2023-07-10T12:57:00Z">
        <w:r w:rsidRPr="00604EDE" w:rsidDel="00072EAB">
          <w:rPr>
            <w:rFonts w:ascii="Times New Roman" w:hAnsi="Times New Roman" w:cs="Times New Roman"/>
            <w:sz w:val="24"/>
            <w:szCs w:val="24"/>
          </w:rPr>
          <w:delText xml:space="preserve">aerobic culture methodology </w:delText>
        </w:r>
      </w:del>
      <w:del w:id="1049" w:author="Caitlin Jeffrey" w:date="2023-07-10T13:20:00Z">
        <w:r w:rsidRPr="00604EDE" w:rsidDel="00C74EA7">
          <w:rPr>
            <w:rFonts w:ascii="Times New Roman" w:hAnsi="Times New Roman" w:cs="Times New Roman"/>
            <w:sz w:val="24"/>
            <w:szCs w:val="24"/>
          </w:rPr>
          <w:delText>differs slightly between the current study and previous work, a</w:delText>
        </w:r>
      </w:del>
      <w:del w:id="1050" w:author="Caitlin Jeffrey" w:date="2023-07-10T13:21:00Z">
        <w:r w:rsidRPr="00604EDE" w:rsidDel="008E3BAC">
          <w:rPr>
            <w:rFonts w:ascii="Times New Roman" w:hAnsi="Times New Roman" w:cs="Times New Roman"/>
            <w:sz w:val="24"/>
            <w:szCs w:val="24"/>
          </w:rPr>
          <w:delText xml:space="preserve">ll three studies collected bulk tank milk over the winter months. </w:delText>
        </w:r>
      </w:del>
      <w:r w:rsidRPr="00604EDE">
        <w:rPr>
          <w:rFonts w:ascii="Times New Roman" w:hAnsi="Times New Roman" w:cs="Times New Roman"/>
          <w:sz w:val="24"/>
          <w:szCs w:val="24"/>
        </w:rPr>
        <w:t>Lobeck et al. 2012 found a mean of 26.1 CFU (95% CI: 2-443) and Shane</w:t>
      </w:r>
      <w:del w:id="1051" w:author="Caitlin Jeffrey" w:date="2023-08-02T16:03:00Z">
        <w:r w:rsidRPr="00604EDE" w:rsidDel="00514642">
          <w:rPr>
            <w:rFonts w:ascii="Times New Roman" w:hAnsi="Times New Roman" w:cs="Times New Roman"/>
            <w:sz w:val="24"/>
            <w:szCs w:val="24"/>
          </w:rPr>
          <w:delText xml:space="preserve"> 2010</w:delText>
        </w:r>
      </w:del>
      <w:r w:rsidRPr="00604EDE">
        <w:rPr>
          <w:rFonts w:ascii="Times New Roman" w:hAnsi="Times New Roman" w:cs="Times New Roman"/>
          <w:sz w:val="24"/>
          <w:szCs w:val="24"/>
        </w:rPr>
        <w:t xml:space="preserve"> et al. </w:t>
      </w:r>
      <w:ins w:id="1052" w:author="Caitlin Jeffrey" w:date="2023-08-02T16:03:00Z">
        <w:r w:rsidR="00514642">
          <w:rPr>
            <w:rFonts w:ascii="Times New Roman" w:hAnsi="Times New Roman" w:cs="Times New Roman"/>
            <w:sz w:val="24"/>
            <w:szCs w:val="24"/>
          </w:rPr>
          <w:t xml:space="preserve">(2010) </w:t>
        </w:r>
      </w:ins>
      <w:r w:rsidRPr="00604EDE">
        <w:rPr>
          <w:rFonts w:ascii="Times New Roman" w:hAnsi="Times New Roman" w:cs="Times New Roman"/>
          <w:sz w:val="24"/>
          <w:szCs w:val="24"/>
        </w:rPr>
        <w:t xml:space="preserve">found a range of 0-108 CFU/mL for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 xml:space="preserve">spp. from BTM collected during the winter from six composting bedded pack farms. </w:t>
      </w:r>
    </w:p>
    <w:p w14:paraId="06F6D1DB" w14:textId="3E4541A1"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commentRangeStart w:id="1053"/>
      <w:del w:id="1054" w:author="Caitlin Jeffrey" w:date="2023-07-07T12:43:00Z">
        <w:r w:rsidRPr="00604EDE" w:rsidDel="00B67EA8">
          <w:rPr>
            <w:rFonts w:ascii="Times New Roman" w:hAnsi="Times New Roman" w:cs="Times New Roman"/>
            <w:sz w:val="24"/>
            <w:szCs w:val="24"/>
          </w:rPr>
          <w:delText xml:space="preserve">Similar to </w:delText>
        </w:r>
        <w:r w:rsidRPr="00604EDE" w:rsidDel="00B67EA8">
          <w:rPr>
            <w:rFonts w:ascii="Times New Roman" w:hAnsi="Times New Roman" w:cs="Times New Roman"/>
            <w:i/>
            <w:iCs/>
            <w:sz w:val="24"/>
            <w:szCs w:val="24"/>
          </w:rPr>
          <w:delText xml:space="preserve">Staph. </w:delText>
        </w:r>
        <w:r w:rsidRPr="00604EDE" w:rsidDel="00B67EA8">
          <w:rPr>
            <w:rFonts w:ascii="Times New Roman" w:hAnsi="Times New Roman" w:cs="Times New Roman"/>
            <w:sz w:val="24"/>
            <w:szCs w:val="24"/>
          </w:rPr>
          <w:delText>spp., t</w:delText>
        </w:r>
      </w:del>
      <w:del w:id="1055" w:author="Caitlin Jeffrey" w:date="2023-07-10T13:21:00Z">
        <w:r w:rsidRPr="00604EDE" w:rsidDel="00E10FBD">
          <w:rPr>
            <w:rFonts w:ascii="Times New Roman" w:hAnsi="Times New Roman" w:cs="Times New Roman"/>
            <w:sz w:val="24"/>
            <w:szCs w:val="24"/>
          </w:rPr>
          <w:delText>he mean non-</w:delText>
        </w:r>
        <w:r w:rsidRPr="00604EDE" w:rsidDel="00E10FBD">
          <w:rPr>
            <w:rFonts w:ascii="Times New Roman" w:hAnsi="Times New Roman" w:cs="Times New Roman"/>
            <w:i/>
            <w:iCs/>
            <w:sz w:val="24"/>
            <w:szCs w:val="24"/>
          </w:rPr>
          <w:delText>ag Strep</w:delText>
        </w:r>
        <w:r w:rsidR="00A05DC0" w:rsidRPr="00604EDE" w:rsidDel="00E10FBD">
          <w:rPr>
            <w:rFonts w:ascii="Times New Roman" w:hAnsi="Times New Roman" w:cs="Times New Roman"/>
            <w:i/>
            <w:iCs/>
            <w:sz w:val="24"/>
            <w:szCs w:val="24"/>
          </w:rPr>
          <w:delText>.</w:delText>
        </w:r>
        <w:r w:rsidRPr="00604EDE" w:rsidDel="00E10FBD">
          <w:rPr>
            <w:rFonts w:ascii="Times New Roman" w:hAnsi="Times New Roman" w:cs="Times New Roman"/>
            <w:sz w:val="24"/>
            <w:szCs w:val="24"/>
          </w:rPr>
          <w:delText xml:space="preserve"> counts for tiestalls was numerically higher than the other 2 facility types, but this was due to a significant outlier. Without this outlier, the mean non-</w:delText>
        </w:r>
        <w:r w:rsidRPr="00604EDE" w:rsidDel="00E10FBD">
          <w:rPr>
            <w:rFonts w:ascii="Times New Roman" w:hAnsi="Times New Roman" w:cs="Times New Roman"/>
            <w:i/>
            <w:iCs/>
            <w:sz w:val="24"/>
            <w:szCs w:val="24"/>
          </w:rPr>
          <w:delText xml:space="preserve">ag Strep. </w:delText>
        </w:r>
        <w:r w:rsidRPr="00604EDE" w:rsidDel="00E10FBD">
          <w:rPr>
            <w:rFonts w:ascii="Times New Roman" w:hAnsi="Times New Roman" w:cs="Times New Roman"/>
            <w:sz w:val="24"/>
            <w:szCs w:val="24"/>
          </w:rPr>
          <w:delText xml:space="preserve">counts for each of the three facility types were more similar, although tiestalls were still somewhat higher [BP: 39 CFU/mL (25); FS: 89 CFU/mL (98); TS: 145 CFU/mL (110)]. </w:delText>
        </w:r>
        <w:commentRangeEnd w:id="1053"/>
        <w:r w:rsidR="00E941C2" w:rsidDel="00E10FBD">
          <w:rPr>
            <w:rStyle w:val="CommentReference"/>
            <w:rFonts w:eastAsiaTheme="minorEastAsia"/>
          </w:rPr>
          <w:commentReference w:id="1053"/>
        </w:r>
      </w:del>
      <w:r w:rsidRPr="00604EDE">
        <w:rPr>
          <w:rFonts w:ascii="Times New Roman" w:hAnsi="Times New Roman" w:cs="Times New Roman"/>
          <w:sz w:val="24"/>
          <w:szCs w:val="24"/>
        </w:rPr>
        <w:t>Non-</w:t>
      </w:r>
      <w:r w:rsidRPr="00604EDE">
        <w:rPr>
          <w:rFonts w:ascii="Times New Roman" w:hAnsi="Times New Roman" w:cs="Times New Roman"/>
          <w:i/>
          <w:iCs/>
          <w:sz w:val="24"/>
          <w:szCs w:val="24"/>
        </w:rPr>
        <w:t>ag</w:t>
      </w:r>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 xml:space="preserve">Strep. </w:t>
      </w:r>
      <w:r w:rsidRPr="00604EDE">
        <w:rPr>
          <w:rFonts w:ascii="Times New Roman" w:hAnsi="Times New Roman" w:cs="Times New Roman"/>
          <w:sz w:val="24"/>
          <w:szCs w:val="24"/>
        </w:rPr>
        <w:t>counts in BTM for bedded packs in the current study were much lower than those found from Minnesota composting bedded packs in the winter. Shane et al. 2010 reported a range of non-</w:t>
      </w:r>
      <w:r w:rsidRPr="00604EDE">
        <w:rPr>
          <w:rFonts w:ascii="Times New Roman" w:hAnsi="Times New Roman" w:cs="Times New Roman"/>
          <w:i/>
          <w:iCs/>
          <w:sz w:val="24"/>
          <w:szCs w:val="24"/>
        </w:rPr>
        <w:t xml:space="preserve">ag Strep. </w:t>
      </w:r>
      <w:r w:rsidRPr="00604EDE">
        <w:rPr>
          <w:rFonts w:ascii="Times New Roman" w:hAnsi="Times New Roman" w:cs="Times New Roman"/>
          <w:sz w:val="24"/>
          <w:szCs w:val="24"/>
        </w:rPr>
        <w:t>counts of 98-48,400 CFU/mL for six farms, and Lobeck et al. 2012 reported a mean of 911 CFU/mL (95% CI: 138-6,011). The mean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counts for bedded pack farms included in the current study was 39 CFU/mL (95% CI: 17-61). </w:t>
      </w:r>
      <w:del w:id="1056" w:author="Caitlin Jeffrey" w:date="2023-07-07T12:45:00Z">
        <w:r w:rsidRPr="00604EDE" w:rsidDel="0095688F">
          <w:rPr>
            <w:rFonts w:ascii="Times New Roman" w:hAnsi="Times New Roman" w:cs="Times New Roman"/>
            <w:sz w:val="24"/>
            <w:szCs w:val="24"/>
          </w:rPr>
          <w:delText>A study</w:delText>
        </w:r>
      </w:del>
      <w:ins w:id="1057" w:author="Caitlin Jeffrey" w:date="2023-07-07T12:45:00Z">
        <w:r w:rsidR="0095688F">
          <w:rPr>
            <w:rFonts w:ascii="Times New Roman" w:hAnsi="Times New Roman" w:cs="Times New Roman"/>
            <w:sz w:val="24"/>
            <w:szCs w:val="24"/>
          </w:rPr>
          <w:t>Work</w:t>
        </w:r>
      </w:ins>
      <w:r w:rsidRPr="00604EDE">
        <w:rPr>
          <w:rFonts w:ascii="Times New Roman" w:hAnsi="Times New Roman" w:cs="Times New Roman"/>
          <w:sz w:val="24"/>
          <w:szCs w:val="24"/>
        </w:rPr>
        <w:t xml:space="preserve"> from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et al. (2007) describing milk quality on composting bedded packs in Minnesota note</w:t>
      </w:r>
      <w:ins w:id="1058" w:author="Caitlin Jeffrey" w:date="2023-07-07T12:45:00Z">
        <w:r w:rsidR="0095688F">
          <w:rPr>
            <w:rFonts w:ascii="Times New Roman" w:hAnsi="Times New Roman" w:cs="Times New Roman"/>
            <w:sz w:val="24"/>
            <w:szCs w:val="24"/>
          </w:rPr>
          <w:t>d</w:t>
        </w:r>
      </w:ins>
      <w:del w:id="1059" w:author="Caitlin Jeffrey" w:date="2023-07-07T12:45:00Z">
        <w:r w:rsidRPr="00604EDE" w:rsidDel="0095688F">
          <w:rPr>
            <w:rFonts w:ascii="Times New Roman" w:hAnsi="Times New Roman" w:cs="Times New Roman"/>
            <w:sz w:val="24"/>
            <w:szCs w:val="24"/>
          </w:rPr>
          <w:delText>s</w:delText>
        </w:r>
      </w:del>
      <w:r w:rsidRPr="00604EDE">
        <w:rPr>
          <w:rFonts w:ascii="Times New Roman" w:hAnsi="Times New Roman" w:cs="Times New Roman"/>
          <w:sz w:val="24"/>
          <w:szCs w:val="24"/>
        </w:rPr>
        <w:t xml:space="preserve"> that 6</w:t>
      </w:r>
      <w:ins w:id="1060" w:author="Caitlin Jeffrey" w:date="2023-07-07T12:45:00Z">
        <w:r w:rsidR="0095688F">
          <w:rPr>
            <w:rFonts w:ascii="Times New Roman" w:hAnsi="Times New Roman" w:cs="Times New Roman"/>
            <w:sz w:val="24"/>
            <w:szCs w:val="24"/>
          </w:rPr>
          <w:t xml:space="preserve"> of </w:t>
        </w:r>
      </w:ins>
      <w:del w:id="1061" w:author="Caitlin Jeffrey" w:date="2023-07-07T12:45:00Z">
        <w:r w:rsidRPr="00604EDE" w:rsidDel="0095688F">
          <w:rPr>
            <w:rFonts w:ascii="Times New Roman" w:hAnsi="Times New Roman" w:cs="Times New Roman"/>
            <w:sz w:val="24"/>
            <w:szCs w:val="24"/>
          </w:rPr>
          <w:delText>/</w:delText>
        </w:r>
      </w:del>
      <w:r w:rsidRPr="00604EDE">
        <w:rPr>
          <w:rFonts w:ascii="Times New Roman" w:hAnsi="Times New Roman" w:cs="Times New Roman"/>
          <w:sz w:val="24"/>
          <w:szCs w:val="24"/>
        </w:rPr>
        <w:t>12 farms sampled had “high” levels of non-</w:t>
      </w:r>
      <w:r w:rsidRPr="00604EDE">
        <w:rPr>
          <w:rFonts w:ascii="Times New Roman" w:hAnsi="Times New Roman" w:cs="Times New Roman"/>
          <w:i/>
          <w:iCs/>
          <w:sz w:val="24"/>
          <w:szCs w:val="24"/>
        </w:rPr>
        <w:t>ag Strep</w:t>
      </w:r>
      <w:del w:id="1062" w:author="Caitlin Jeffrey" w:date="2023-07-10T13:25:00Z">
        <w:r w:rsidRPr="00604EDE" w:rsidDel="00355430">
          <w:rPr>
            <w:rFonts w:ascii="Times New Roman" w:hAnsi="Times New Roman" w:cs="Times New Roman"/>
            <w:i/>
            <w:iCs/>
            <w:sz w:val="24"/>
            <w:szCs w:val="24"/>
          </w:rPr>
          <w:delText>.,</w:delText>
        </w:r>
        <w:r w:rsidRPr="00604EDE" w:rsidDel="00355430">
          <w:rPr>
            <w:rFonts w:ascii="Times New Roman" w:hAnsi="Times New Roman" w:cs="Times New Roman"/>
            <w:sz w:val="24"/>
            <w:szCs w:val="24"/>
          </w:rPr>
          <w:delText xml:space="preserve"> but d</w:delText>
        </w:r>
      </w:del>
      <w:del w:id="1063" w:author="Caitlin Jeffrey" w:date="2023-07-07T12:45:00Z">
        <w:r w:rsidRPr="00604EDE" w:rsidDel="0095688F">
          <w:rPr>
            <w:rFonts w:ascii="Times New Roman" w:hAnsi="Times New Roman" w:cs="Times New Roman"/>
            <w:sz w:val="24"/>
            <w:szCs w:val="24"/>
          </w:rPr>
          <w:delText>o</w:delText>
        </w:r>
      </w:del>
      <w:del w:id="1064" w:author="Caitlin Jeffrey" w:date="2023-07-10T13:25:00Z">
        <w:r w:rsidRPr="00604EDE" w:rsidDel="00355430">
          <w:rPr>
            <w:rFonts w:ascii="Times New Roman" w:hAnsi="Times New Roman" w:cs="Times New Roman"/>
            <w:sz w:val="24"/>
            <w:szCs w:val="24"/>
          </w:rPr>
          <w:delText xml:space="preserve"> not </w:delText>
        </w:r>
      </w:del>
      <w:del w:id="1065" w:author="Caitlin Jeffrey" w:date="2023-07-07T12:45:00Z">
        <w:r w:rsidRPr="00604EDE" w:rsidDel="0074641B">
          <w:rPr>
            <w:rFonts w:ascii="Times New Roman" w:hAnsi="Times New Roman" w:cs="Times New Roman"/>
            <w:sz w:val="24"/>
            <w:szCs w:val="24"/>
          </w:rPr>
          <w:delText>give an actual number</w:delText>
        </w:r>
      </w:del>
      <w:r w:rsidRPr="00604EDE">
        <w:rPr>
          <w:rFonts w:ascii="Times New Roman" w:hAnsi="Times New Roman" w:cs="Times New Roman"/>
          <w:sz w:val="24"/>
          <w:szCs w:val="24"/>
        </w:rPr>
        <w:t xml:space="preserve">. </w:t>
      </w:r>
      <w:ins w:id="1066" w:author="Caitlin Jeffrey" w:date="2023-07-07T12:47:00Z">
        <w:r w:rsidR="00D841C1">
          <w:rPr>
            <w:rFonts w:ascii="Times New Roman" w:hAnsi="Times New Roman" w:cs="Times New Roman"/>
            <w:sz w:val="24"/>
            <w:szCs w:val="24"/>
          </w:rPr>
          <w:t>T</w:t>
        </w:r>
      </w:ins>
      <w:del w:id="1067" w:author="Caitlin Jeffrey" w:date="2023-07-07T12:47:00Z">
        <w:r w:rsidRPr="00604EDE" w:rsidDel="00D841C1">
          <w:rPr>
            <w:rFonts w:ascii="Times New Roman" w:hAnsi="Times New Roman" w:cs="Times New Roman"/>
            <w:sz w:val="24"/>
            <w:szCs w:val="24"/>
          </w:rPr>
          <w:delText>Furthermore, t</w:delText>
        </w:r>
      </w:del>
      <w:r w:rsidRPr="00604EDE">
        <w:rPr>
          <w:rFonts w:ascii="Times New Roman" w:hAnsi="Times New Roman" w:cs="Times New Roman"/>
          <w:sz w:val="24"/>
          <w:szCs w:val="24"/>
        </w:rPr>
        <w:t>he overall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count for </w:t>
      </w:r>
      <w:ins w:id="1068" w:author="Caitlin Jeffrey" w:date="2023-07-10T13:26:00Z">
        <w:r w:rsidR="00C35893">
          <w:rPr>
            <w:rFonts w:ascii="Times New Roman" w:hAnsi="Times New Roman" w:cs="Times New Roman"/>
            <w:sz w:val="24"/>
            <w:szCs w:val="24"/>
          </w:rPr>
          <w:t xml:space="preserve">all 21 </w:t>
        </w:r>
      </w:ins>
      <w:del w:id="1069" w:author="Caitlin Jeffrey" w:date="2023-07-07T12:47:00Z">
        <w:r w:rsidRPr="00604EDE" w:rsidDel="00A610B9">
          <w:rPr>
            <w:rFonts w:ascii="Times New Roman" w:hAnsi="Times New Roman" w:cs="Times New Roman"/>
            <w:sz w:val="24"/>
            <w:szCs w:val="24"/>
          </w:rPr>
          <w:delText xml:space="preserve">all </w:delText>
        </w:r>
      </w:del>
      <w:r w:rsidRPr="00604EDE">
        <w:rPr>
          <w:rFonts w:ascii="Times New Roman" w:hAnsi="Times New Roman" w:cs="Times New Roman"/>
          <w:sz w:val="24"/>
          <w:szCs w:val="24"/>
        </w:rPr>
        <w:t xml:space="preserve">farms included in the current study (156 CFU/mL, 95% CI: 42-271) was much lower than that for the overall </w:t>
      </w:r>
      <w:r w:rsidRPr="00604EDE">
        <w:rPr>
          <w:rFonts w:ascii="Times New Roman" w:hAnsi="Times New Roman" w:cs="Times New Roman"/>
          <w:i/>
          <w:iCs/>
          <w:sz w:val="24"/>
          <w:szCs w:val="24"/>
        </w:rPr>
        <w:t>Strep.</w:t>
      </w:r>
      <w:r w:rsidRPr="00604EDE">
        <w:rPr>
          <w:rFonts w:ascii="Times New Roman" w:hAnsi="Times New Roman" w:cs="Times New Roman"/>
          <w:sz w:val="24"/>
          <w:szCs w:val="24"/>
        </w:rPr>
        <w:t xml:space="preserve"> count for all three facility types studied in Lobeck et al. 2012 (445 CFU/mL, 95% CI: 116-1704). </w:t>
      </w:r>
      <w:commentRangeStart w:id="1070"/>
      <w:r w:rsidRPr="00604EDE">
        <w:rPr>
          <w:rFonts w:ascii="Times New Roman" w:hAnsi="Times New Roman" w:cs="Times New Roman"/>
          <w:sz w:val="24"/>
          <w:szCs w:val="24"/>
        </w:rPr>
        <w:t>As the overall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counts for all farm types included in the Minnesota studies are higher than that found for all 21 farms in the current study, </w:t>
      </w:r>
      <w:del w:id="1071" w:author="Caitlin Jeffrey" w:date="2023-07-10T14:24:00Z">
        <w:r w:rsidRPr="00604EDE" w:rsidDel="005F544E">
          <w:rPr>
            <w:rFonts w:ascii="Times New Roman" w:hAnsi="Times New Roman" w:cs="Times New Roman"/>
            <w:sz w:val="24"/>
            <w:szCs w:val="24"/>
          </w:rPr>
          <w:delText>geographic</w:delText>
        </w:r>
      </w:del>
      <w:del w:id="1072" w:author="Caitlin Jeffrey" w:date="2023-07-10T13:44:00Z">
        <w:r w:rsidRPr="00604EDE" w:rsidDel="00B12F4D">
          <w:rPr>
            <w:rFonts w:ascii="Times New Roman" w:hAnsi="Times New Roman" w:cs="Times New Roman"/>
            <w:sz w:val="24"/>
            <w:szCs w:val="24"/>
          </w:rPr>
          <w:delText>al</w:delText>
        </w:r>
      </w:del>
      <w:del w:id="1073" w:author="Caitlin Jeffrey" w:date="2023-07-10T14:24:00Z">
        <w:r w:rsidRPr="00604EDE" w:rsidDel="005F544E">
          <w:rPr>
            <w:rFonts w:ascii="Times New Roman" w:hAnsi="Times New Roman" w:cs="Times New Roman"/>
            <w:sz w:val="24"/>
            <w:szCs w:val="24"/>
          </w:rPr>
          <w:delText xml:space="preserve"> variation </w:delText>
        </w:r>
      </w:del>
      <w:ins w:id="1074" w:author="Caitlin Jeffrey" w:date="2023-07-10T14:24:00Z">
        <w:r w:rsidR="00150A48">
          <w:rPr>
            <w:rFonts w:ascii="Times New Roman" w:hAnsi="Times New Roman" w:cs="Times New Roman"/>
            <w:sz w:val="24"/>
            <w:szCs w:val="24"/>
          </w:rPr>
          <w:t>better</w:t>
        </w:r>
      </w:ins>
      <w:ins w:id="1075" w:author="Caitlin Jeffrey" w:date="2023-07-10T13:45:00Z">
        <w:r w:rsidR="005655AE">
          <w:rPr>
            <w:rFonts w:ascii="Times New Roman" w:hAnsi="Times New Roman" w:cs="Times New Roman"/>
            <w:sz w:val="24"/>
            <w:szCs w:val="24"/>
          </w:rPr>
          <w:t xml:space="preserve"> milking and bedding hygiene</w:t>
        </w:r>
      </w:ins>
      <w:del w:id="1076" w:author="Caitlin Jeffrey" w:date="2023-07-10T13:45:00Z">
        <w:r w:rsidRPr="00604EDE" w:rsidDel="005655AE">
          <w:rPr>
            <w:rFonts w:ascii="Times New Roman" w:hAnsi="Times New Roman" w:cs="Times New Roman"/>
            <w:sz w:val="24"/>
            <w:szCs w:val="24"/>
          </w:rPr>
          <w:delText>in</w:delText>
        </w:r>
      </w:del>
      <w:r w:rsidRPr="00604EDE">
        <w:rPr>
          <w:rFonts w:ascii="Times New Roman" w:hAnsi="Times New Roman" w:cs="Times New Roman"/>
          <w:sz w:val="24"/>
          <w:szCs w:val="24"/>
        </w:rPr>
        <w:t xml:space="preserve"> </w:t>
      </w:r>
      <w:ins w:id="1077" w:author="Caitlin Jeffrey" w:date="2023-07-10T14:24:00Z">
        <w:r w:rsidR="00150A48">
          <w:rPr>
            <w:rFonts w:ascii="Times New Roman" w:hAnsi="Times New Roman" w:cs="Times New Roman"/>
            <w:sz w:val="24"/>
            <w:szCs w:val="24"/>
          </w:rPr>
          <w:t xml:space="preserve">amongst herds included in this study </w:t>
        </w:r>
      </w:ins>
      <w:del w:id="1078" w:author="Caitlin Jeffrey" w:date="2023-07-10T13:44:00Z">
        <w:r w:rsidRPr="00604EDE" w:rsidDel="005655AE">
          <w:rPr>
            <w:rFonts w:ascii="Times New Roman" w:hAnsi="Times New Roman" w:cs="Times New Roman"/>
            <w:sz w:val="24"/>
            <w:szCs w:val="24"/>
          </w:rPr>
          <w:delText xml:space="preserve">pathogen profiles </w:delText>
        </w:r>
      </w:del>
      <w:r w:rsidRPr="00604EDE">
        <w:rPr>
          <w:rFonts w:ascii="Times New Roman" w:hAnsi="Times New Roman" w:cs="Times New Roman"/>
          <w:sz w:val="24"/>
          <w:szCs w:val="24"/>
        </w:rPr>
        <w:t>may best explain this difference in BTM</w:t>
      </w:r>
      <w:ins w:id="1079" w:author="Caitlin Jeffrey" w:date="2023-07-10T13:45:00Z">
        <w:r w:rsidR="005655AE" w:rsidRPr="005655AE">
          <w:rPr>
            <w:rFonts w:ascii="Times New Roman" w:hAnsi="Times New Roman" w:cs="Times New Roman"/>
            <w:sz w:val="24"/>
            <w:szCs w:val="24"/>
          </w:rPr>
          <w:t xml:space="preserve"> </w:t>
        </w:r>
        <w:r w:rsidR="005655AE" w:rsidRPr="00604EDE">
          <w:rPr>
            <w:rFonts w:ascii="Times New Roman" w:hAnsi="Times New Roman" w:cs="Times New Roman"/>
            <w:sz w:val="24"/>
            <w:szCs w:val="24"/>
          </w:rPr>
          <w:t>pathogen profiles</w:t>
        </w:r>
      </w:ins>
      <w:ins w:id="1080" w:author="Caitlin Jeffrey" w:date="2023-07-10T14:25:00Z">
        <w:r w:rsidR="00D50EAD">
          <w:rPr>
            <w:rFonts w:ascii="Times New Roman" w:hAnsi="Times New Roman" w:cs="Times New Roman"/>
            <w:sz w:val="24"/>
            <w:szCs w:val="24"/>
          </w:rPr>
          <w:t xml:space="preserve"> </w:t>
        </w:r>
      </w:ins>
      <w:r w:rsidR="00B06CBC">
        <w:rPr>
          <w:rFonts w:ascii="Times New Roman" w:hAnsi="Times New Roman" w:cs="Times New Roman"/>
          <w:sz w:val="24"/>
          <w:szCs w:val="24"/>
        </w:rPr>
        <w:fldChar w:fldCharType="begin"/>
      </w:r>
      <w:r w:rsidR="00B06CBC">
        <w:rPr>
          <w:rFonts w:ascii="Times New Roman" w:hAnsi="Times New Roman" w:cs="Times New Roman"/>
          <w:sz w:val="24"/>
          <w:szCs w:val="24"/>
        </w:rPr>
        <w:instrText xml:space="preserve"> ADDIN EN.CITE &lt;EndNote&gt;&lt;Cite&gt;&lt;Author&gt;Jayarao&lt;/Author&gt;&lt;Year&gt;2003&lt;/Year&gt;&lt;RecNum&gt;576&lt;/RecNum&gt;&lt;DisplayText&gt;(Jayarao and Wolfgang 2003)&lt;/DisplayText&gt;&lt;record&gt;&lt;rec-number&gt;576&lt;/rec-number&gt;&lt;foreign-keys&gt;&lt;key app="EN" db-id="pss5de0wasp2t9es5tu5evzpa2svsdrveax9" timestamp="1690980685"&gt;576&lt;/key&gt;&lt;/foreign-keys&gt;&lt;ref-type name="Journal Article"&gt;17&lt;/ref-type&gt;&lt;contributors&gt;&lt;authors&gt;&lt;author&gt;Jayarao, B. M.&lt;/author&gt;&lt;author&gt;Wolfgang, D. R.&lt;/author&gt;&lt;/authors&gt;&lt;/contributors&gt;&lt;auth-address&gt;Department of Veterinary Science, Pennsylvania State University, 111 Henning Building, University Park, PA 16802, USA. bmj3@psu.edu&lt;/auth-address&gt;&lt;titles&gt;&lt;title&gt;Bulk-tank milk analysis. A useful tool for improving milk quality and herd udder health&lt;/title&gt;&lt;secondary-title&gt;Vet Clin North Am Food Anim Pract&lt;/secondary-title&gt;&lt;/titles&gt;&lt;periodical&gt;&lt;full-title&gt;Vet Clin North Am Food Anim Pract&lt;/full-title&gt;&lt;/periodical&gt;&lt;pages&gt;75-92, vi&lt;/pages&gt;&lt;volume&gt;19&lt;/volume&gt;&lt;number&gt;1&lt;/number&gt;&lt;edition&gt;2003/04/10&lt;/edition&gt;&lt;keywords&gt;&lt;keyword&gt;Animals&lt;/keyword&gt;&lt;keyword&gt;Cattle&lt;/keyword&gt;&lt;keyword&gt;Cell Count/veterinary&lt;/keyword&gt;&lt;keyword&gt;Colony Count, Microbial/veterinary&lt;/keyword&gt;&lt;keyword&gt;Female&lt;/keyword&gt;&lt;keyword&gt;Mammary Glands, Animal/microbiology&lt;/keyword&gt;&lt;keyword&gt;Mastitis, Bovine/*diagnosis&lt;/keyword&gt;&lt;keyword&gt;Milk/cytology/microbiology/*standards&lt;/keyword&gt;&lt;/keywords&gt;&lt;dates&gt;&lt;year&gt;2003&lt;/year&gt;&lt;pub-dates&gt;&lt;date&gt;Mar&lt;/date&gt;&lt;/pub-dates&gt;&lt;/dates&gt;&lt;isbn&gt;0749-0720 (Print)&amp;#xD;0749-0720&lt;/isbn&gt;&lt;accession-num&gt;12682936&lt;/accession-num&gt;&lt;urls&gt;&lt;/urls&gt;&lt;electronic-resource-num&gt;10.1016/s0749-0720(02)00075-0&lt;/electronic-resource-num&gt;&lt;remote-database-provider&gt;NLM&lt;/remote-database-provider&gt;&lt;language&gt;eng&lt;/language&gt;&lt;/record&gt;&lt;/Cite&gt;&lt;/EndNote&gt;</w:instrText>
      </w:r>
      <w:r w:rsidR="00B06CBC">
        <w:rPr>
          <w:rFonts w:ascii="Times New Roman" w:hAnsi="Times New Roman" w:cs="Times New Roman"/>
          <w:sz w:val="24"/>
          <w:szCs w:val="24"/>
        </w:rPr>
        <w:fldChar w:fldCharType="separate"/>
      </w:r>
      <w:r w:rsidR="00B06CBC">
        <w:rPr>
          <w:rFonts w:ascii="Times New Roman" w:hAnsi="Times New Roman" w:cs="Times New Roman"/>
          <w:noProof/>
          <w:sz w:val="24"/>
          <w:szCs w:val="24"/>
        </w:rPr>
        <w:t>(Jayarao and Wolfgang 2003)</w:t>
      </w:r>
      <w:r w:rsidR="00B06CBC">
        <w:rPr>
          <w:rFonts w:ascii="Times New Roman" w:hAnsi="Times New Roman" w:cs="Times New Roman"/>
          <w:sz w:val="24"/>
          <w:szCs w:val="24"/>
        </w:rPr>
        <w:fldChar w:fldCharType="end"/>
      </w:r>
      <w:del w:id="1081" w:author="Caitlin Jeffrey" w:date="2023-07-10T13:45:00Z">
        <w:r w:rsidRPr="00604EDE" w:rsidDel="005655AE">
          <w:rPr>
            <w:rFonts w:ascii="Times New Roman" w:hAnsi="Times New Roman" w:cs="Times New Roman"/>
            <w:sz w:val="24"/>
            <w:szCs w:val="24"/>
          </w:rPr>
          <w:delText xml:space="preserve"> bacteriology</w:delText>
        </w:r>
      </w:del>
      <w:r w:rsidRPr="00604EDE">
        <w:rPr>
          <w:rFonts w:ascii="Times New Roman" w:hAnsi="Times New Roman" w:cs="Times New Roman"/>
          <w:sz w:val="24"/>
          <w:szCs w:val="24"/>
        </w:rPr>
        <w:t>.</w:t>
      </w:r>
      <w:commentRangeEnd w:id="1070"/>
      <w:r w:rsidR="001C5B19">
        <w:rPr>
          <w:rStyle w:val="CommentReference"/>
          <w:rFonts w:eastAsiaTheme="minorEastAsia"/>
        </w:rPr>
        <w:commentReference w:id="1070"/>
      </w:r>
    </w:p>
    <w:p w14:paraId="45DD7E66" w14:textId="5529F547"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All farms included in the</w:t>
      </w:r>
      <w:ins w:id="1082" w:author="Caitlin Jeffrey" w:date="2023-07-10T13:28:00Z">
        <w:r w:rsidR="00C75B4D">
          <w:rPr>
            <w:rFonts w:ascii="Times New Roman" w:hAnsi="Times New Roman" w:cs="Times New Roman"/>
            <w:sz w:val="24"/>
            <w:szCs w:val="24"/>
          </w:rPr>
          <w:t xml:space="preserve"> current</w:t>
        </w:r>
      </w:ins>
      <w:r w:rsidRPr="00604EDE">
        <w:rPr>
          <w:rFonts w:ascii="Times New Roman" w:hAnsi="Times New Roman" w:cs="Times New Roman"/>
          <w:sz w:val="24"/>
          <w:szCs w:val="24"/>
        </w:rPr>
        <w:t xml:space="preserve"> study had</w:t>
      </w:r>
      <w:del w:id="1083" w:author="Caitlin Jeffrey" w:date="2023-07-10T13:28:00Z">
        <w:r w:rsidRPr="00604EDE" w:rsidDel="003D4AEA">
          <w:rPr>
            <w:rFonts w:ascii="Times New Roman" w:hAnsi="Times New Roman" w:cs="Times New Roman"/>
            <w:sz w:val="24"/>
            <w:szCs w:val="24"/>
          </w:rPr>
          <w:delText xml:space="preserve"> very</w:delText>
        </w:r>
      </w:del>
      <w:r w:rsidRPr="00604EDE">
        <w:rPr>
          <w:rFonts w:ascii="Times New Roman" w:hAnsi="Times New Roman" w:cs="Times New Roman"/>
          <w:sz w:val="24"/>
          <w:szCs w:val="24"/>
        </w:rPr>
        <w:t xml:space="preserve"> low levels of coliforms in bulk tank milk (1.2 CFU/mL, 95% CI: 0.3-2.1), indicating excellent hygiene practices at milking time</w:t>
      </w:r>
      <w:ins w:id="1084" w:author="Caitlin Jeffrey" w:date="2023-07-07T12:53:00Z">
        <w:r w:rsidR="00AE2D28">
          <w:rPr>
            <w:rFonts w:ascii="Times New Roman" w:hAnsi="Times New Roman" w:cs="Times New Roman"/>
            <w:sz w:val="24"/>
            <w:szCs w:val="24"/>
          </w:rPr>
          <w:t xml:space="preserve"> </w:t>
        </w:r>
      </w:ins>
      <w:r w:rsidR="00B06CBC">
        <w:rPr>
          <w:rFonts w:ascii="Times New Roman" w:hAnsi="Times New Roman" w:cs="Times New Roman"/>
          <w:sz w:val="24"/>
          <w:szCs w:val="24"/>
        </w:rPr>
        <w:fldChar w:fldCharType="begin"/>
      </w:r>
      <w:r w:rsidR="00B06CBC">
        <w:rPr>
          <w:rFonts w:ascii="Times New Roman" w:hAnsi="Times New Roman" w:cs="Times New Roman"/>
          <w:sz w:val="24"/>
          <w:szCs w:val="24"/>
        </w:rPr>
        <w:instrText xml:space="preserve"> ADDIN EN.CITE &lt;EndNote&gt;&lt;Cite&gt;&lt;Author&gt;Jayarao&lt;/Author&gt;&lt;Year&gt;2003&lt;/Year&gt;&lt;RecNum&gt;576&lt;/RecNum&gt;&lt;DisplayText&gt;(Jayarao and Wolfgang 2003)&lt;/DisplayText&gt;&lt;record&gt;&lt;rec-number&gt;576&lt;/rec-number&gt;&lt;foreign-keys&gt;&lt;key app="EN" db-id="pss5de0wasp2t9es5tu5evzpa2svsdrveax9" timestamp="1690980685"&gt;576&lt;/key&gt;&lt;/foreign-keys&gt;&lt;ref-type name="Journal Article"&gt;17&lt;/ref-type&gt;&lt;contributors&gt;&lt;authors&gt;&lt;author&gt;Jayarao, B. M.&lt;/author&gt;&lt;author&gt;Wolfgang, D. R.&lt;/author&gt;&lt;/authors&gt;&lt;/contributors&gt;&lt;auth-address&gt;Department of Veterinary Science, Pennsylvania State University, 111 Henning Building, University Park, PA 16802, USA. bmj3@psu.edu&lt;/auth-address&gt;&lt;titles&gt;&lt;title&gt;Bulk-tank milk analysis. A useful tool for improving milk quality and herd udder health&lt;/title&gt;&lt;secondary-title&gt;Vet Clin North Am Food Anim Pract&lt;/secondary-title&gt;&lt;/titles&gt;&lt;periodical&gt;&lt;full-title&gt;Vet Clin North Am Food Anim Pract&lt;/full-title&gt;&lt;/periodical&gt;&lt;pages&gt;75-92, vi&lt;/pages&gt;&lt;volume&gt;19&lt;/volume&gt;&lt;number&gt;1&lt;/number&gt;&lt;edition&gt;2003/04/10&lt;/edition&gt;&lt;keywords&gt;&lt;keyword&gt;Animals&lt;/keyword&gt;&lt;keyword&gt;Cattle&lt;/keyword&gt;&lt;keyword&gt;Cell Count/veterinary&lt;/keyword&gt;&lt;keyword&gt;Colony Count, Microbial/veterinary&lt;/keyword&gt;&lt;keyword&gt;Female&lt;/keyword&gt;&lt;keyword&gt;Mammary Glands, Animal/microbiology&lt;/keyword&gt;&lt;keyword&gt;Mastitis, Bovine/*diagnosis&lt;/keyword&gt;&lt;keyword&gt;Milk/cytology/microbiology/*standards&lt;/keyword&gt;&lt;/keywords&gt;&lt;dates&gt;&lt;year&gt;2003&lt;/year&gt;&lt;pub-dates&gt;&lt;date&gt;Mar&lt;/date&gt;&lt;/pub-dates&gt;&lt;/dates&gt;&lt;isbn&gt;0749-0720 (Print)&amp;#xD;0749-0720&lt;/isbn&gt;&lt;accession-num&gt;12682936&lt;/accession-num&gt;&lt;urls&gt;&lt;/urls&gt;&lt;electronic-resource-num&gt;10.1016/s0749-0720(02)00075-0&lt;/electronic-resource-num&gt;&lt;remote-database-provider&gt;NLM&lt;/remote-database-provider&gt;&lt;language&gt;eng&lt;/language&gt;&lt;/record&gt;&lt;/Cite&gt;&lt;/EndNote&gt;</w:instrText>
      </w:r>
      <w:r w:rsidR="00B06CBC">
        <w:rPr>
          <w:rFonts w:ascii="Times New Roman" w:hAnsi="Times New Roman" w:cs="Times New Roman"/>
          <w:sz w:val="24"/>
          <w:szCs w:val="24"/>
        </w:rPr>
        <w:fldChar w:fldCharType="separate"/>
      </w:r>
      <w:r w:rsidR="00B06CBC">
        <w:rPr>
          <w:rFonts w:ascii="Times New Roman" w:hAnsi="Times New Roman" w:cs="Times New Roman"/>
          <w:noProof/>
          <w:sz w:val="24"/>
          <w:szCs w:val="24"/>
        </w:rPr>
        <w:t>(Jayarao and Wolfgang 2003)</w:t>
      </w:r>
      <w:r w:rsidR="00B06CBC">
        <w:rPr>
          <w:rFonts w:ascii="Times New Roman" w:hAnsi="Times New Roman" w:cs="Times New Roman"/>
          <w:sz w:val="24"/>
          <w:szCs w:val="24"/>
        </w:rPr>
        <w:fldChar w:fldCharType="end"/>
      </w:r>
      <w:r w:rsidRPr="00604EDE">
        <w:rPr>
          <w:rFonts w:ascii="Times New Roman" w:hAnsi="Times New Roman" w:cs="Times New Roman"/>
          <w:sz w:val="24"/>
          <w:szCs w:val="24"/>
        </w:rPr>
        <w:t xml:space="preserve">. Bedded pack farms in the current study had very low coliform counts in BTM (1 CFU/mL, 95% CI: 0-3), </w:t>
      </w:r>
      <w:proofErr w:type="gramStart"/>
      <w:r w:rsidRPr="00604EDE">
        <w:rPr>
          <w:rFonts w:ascii="Times New Roman" w:hAnsi="Times New Roman" w:cs="Times New Roman"/>
          <w:sz w:val="24"/>
          <w:szCs w:val="24"/>
        </w:rPr>
        <w:t>similar to</w:t>
      </w:r>
      <w:proofErr w:type="gramEnd"/>
      <w:r w:rsidRPr="00604EDE">
        <w:rPr>
          <w:rFonts w:ascii="Times New Roman" w:hAnsi="Times New Roman" w:cs="Times New Roman"/>
          <w:sz w:val="24"/>
          <w:szCs w:val="24"/>
        </w:rPr>
        <w:t xml:space="preserve"> those found for three compost bedded pack farms in a Brazilian study (2.8 CFU/mL; Fávero et. al, 2015). However, these low coliform counts are in contrast with previous work describing BTM quality for this kind of facility in the United States. Coliform counts for bedded packs in Minnesota in the winter ranged from 15-1,128 CFU/mL </w:t>
      </w:r>
      <w:del w:id="1085" w:author="Caitlin Jeffrey" w:date="2023-08-02T16:05:00Z">
        <w:r w:rsidRPr="00604EDE" w:rsidDel="00010324">
          <w:rPr>
            <w:rFonts w:ascii="Times New Roman" w:hAnsi="Times New Roman" w:cs="Times New Roman"/>
            <w:sz w:val="24"/>
            <w:szCs w:val="24"/>
          </w:rPr>
          <w:delText>(Shane et al. 2010)</w:delText>
        </w:r>
      </w:del>
      <w:r w:rsidR="00010324">
        <w:rPr>
          <w:rFonts w:ascii="Times New Roman" w:hAnsi="Times New Roman" w:cs="Times New Roman"/>
          <w:sz w:val="24"/>
          <w:szCs w:val="24"/>
        </w:rPr>
        <w:fldChar w:fldCharType="begin"/>
      </w:r>
      <w:r w:rsidR="00010324">
        <w:rPr>
          <w:rFonts w:ascii="Times New Roman" w:hAnsi="Times New Roman" w:cs="Times New Roman"/>
          <w:sz w:val="24"/>
          <w:szCs w:val="24"/>
        </w:rPr>
        <w:instrText xml:space="preserve"> ADDIN EN.CITE &lt;EndNote&gt;&lt;Cite&gt;&lt;Author&gt;Shane&lt;/Author&gt;&lt;Year&gt;2010&lt;/Year&gt;&lt;RecNum&gt;602&lt;/RecNum&gt;&lt;DisplayText&gt;(Shane et al. 2010)&lt;/DisplayText&gt;&lt;record&gt;&lt;rec-number&gt;602&lt;/rec-number&gt;&lt;foreign-keys&gt;&lt;key app="EN" db-id="pss5de0wasp2t9es5tu5evzpa2svsdrveax9" timestamp="1690982350"&gt;602&lt;/key&gt;&lt;/foreign-keys&gt;&lt;ref-type name="Journal Article"&gt;17&lt;/ref-type&gt;&lt;contributors&gt;&lt;authors&gt;&lt;author&gt;Shane, E.&lt;/author&gt;&lt;author&gt;Endres, Marcia&lt;/author&gt;&lt;author&gt;Janni, K.&lt;/author&gt;&lt;/authors&gt;&lt;/contributors&gt;&lt;titles&gt;&lt;title&gt;Alternative Bedding Materials for Compost Bedded Pack Barns in Minnesota: A Descriptive Study&lt;/title&gt;&lt;secondary-title&gt;Applied Engineering in Agriculture&lt;/secondary-title&gt;&lt;/titles&gt;&lt;periodical&gt;&lt;full-title&gt;Applied Engineering in Agriculture&lt;/full-title&gt;&lt;/periodical&gt;&lt;pages&gt;465-473&lt;/pages&gt;&lt;volume&gt;26&lt;/volume&gt;&lt;dates&gt;&lt;year&gt;2010&lt;/year&gt;&lt;pub-dates&gt;&lt;date&gt;05/01&lt;/date&gt;&lt;/pub-dates&gt;&lt;/dates&gt;&lt;urls&gt;&lt;/urls&gt;&lt;electronic-resource-num&gt;10.13031/2013.29952&lt;/electronic-resource-num&gt;&lt;/record&gt;&lt;/Cite&gt;&lt;/EndNote&gt;</w:instrText>
      </w:r>
      <w:r w:rsidR="00010324">
        <w:rPr>
          <w:rFonts w:ascii="Times New Roman" w:hAnsi="Times New Roman" w:cs="Times New Roman"/>
          <w:sz w:val="24"/>
          <w:szCs w:val="24"/>
        </w:rPr>
        <w:fldChar w:fldCharType="separate"/>
      </w:r>
      <w:r w:rsidR="00010324">
        <w:rPr>
          <w:rFonts w:ascii="Times New Roman" w:hAnsi="Times New Roman" w:cs="Times New Roman"/>
          <w:noProof/>
          <w:sz w:val="24"/>
          <w:szCs w:val="24"/>
        </w:rPr>
        <w:t>(Shane et al. 2010)</w:t>
      </w:r>
      <w:r w:rsidR="00010324">
        <w:rPr>
          <w:rFonts w:ascii="Times New Roman" w:hAnsi="Times New Roman" w:cs="Times New Roman"/>
          <w:sz w:val="24"/>
          <w:szCs w:val="24"/>
        </w:rPr>
        <w:fldChar w:fldCharType="end"/>
      </w:r>
      <w:r w:rsidRPr="00604EDE">
        <w:rPr>
          <w:rFonts w:ascii="Times New Roman" w:hAnsi="Times New Roman" w:cs="Times New Roman"/>
          <w:sz w:val="24"/>
          <w:szCs w:val="24"/>
        </w:rPr>
        <w:t xml:space="preserve">, and had a mean of 63.7 CFU/mL (95% CI: 6-735) for the six bedded packs included in Lobeck et al. 2012. </w:t>
      </w:r>
      <w:ins w:id="1086" w:author="Caitlin Jeffrey" w:date="2023-07-10T13:49:00Z">
        <w:r w:rsidR="00D671F9">
          <w:rPr>
            <w:rFonts w:ascii="Times New Roman" w:hAnsi="Times New Roman" w:cs="Times New Roman"/>
            <w:sz w:val="24"/>
            <w:szCs w:val="24"/>
          </w:rPr>
          <w:t xml:space="preserve">However, direct comparison </w:t>
        </w:r>
      </w:ins>
      <w:ins w:id="1087" w:author="Caitlin Jeffrey" w:date="2023-07-10T14:18:00Z">
        <w:r w:rsidR="00E01BD6">
          <w:rPr>
            <w:rFonts w:ascii="Times New Roman" w:hAnsi="Times New Roman" w:cs="Times New Roman"/>
            <w:sz w:val="24"/>
            <w:szCs w:val="24"/>
          </w:rPr>
          <w:t xml:space="preserve">of </w:t>
        </w:r>
      </w:ins>
      <w:ins w:id="1088" w:author="Caitlin Jeffrey" w:date="2023-07-10T13:49:00Z">
        <w:r w:rsidR="00D671F9">
          <w:rPr>
            <w:rFonts w:ascii="Times New Roman" w:hAnsi="Times New Roman" w:cs="Times New Roman"/>
            <w:sz w:val="24"/>
            <w:szCs w:val="24"/>
          </w:rPr>
          <w:t xml:space="preserve">coliform counts </w:t>
        </w:r>
      </w:ins>
      <w:ins w:id="1089" w:author="Caitlin Jeffrey" w:date="2023-07-10T14:18:00Z">
        <w:r w:rsidR="00E01BD6">
          <w:rPr>
            <w:rFonts w:ascii="Times New Roman" w:hAnsi="Times New Roman" w:cs="Times New Roman"/>
            <w:sz w:val="24"/>
            <w:szCs w:val="24"/>
          </w:rPr>
          <w:t xml:space="preserve">between </w:t>
        </w:r>
        <w:r w:rsidR="00327DDB">
          <w:rPr>
            <w:rFonts w:ascii="Times New Roman" w:hAnsi="Times New Roman" w:cs="Times New Roman"/>
            <w:sz w:val="24"/>
            <w:szCs w:val="24"/>
          </w:rPr>
          <w:t xml:space="preserve">studies </w:t>
        </w:r>
        <w:r w:rsidR="0013684F">
          <w:rPr>
            <w:rFonts w:ascii="Times New Roman" w:hAnsi="Times New Roman" w:cs="Times New Roman"/>
            <w:sz w:val="24"/>
            <w:szCs w:val="24"/>
          </w:rPr>
          <w:t xml:space="preserve">may be </w:t>
        </w:r>
      </w:ins>
      <w:ins w:id="1090" w:author="Caitlin Jeffrey" w:date="2023-07-10T13:50:00Z">
        <w:r w:rsidR="00D671F9">
          <w:rPr>
            <w:rFonts w:ascii="Times New Roman" w:hAnsi="Times New Roman" w:cs="Times New Roman"/>
            <w:sz w:val="24"/>
            <w:szCs w:val="24"/>
          </w:rPr>
          <w:t xml:space="preserve">potentially problematic due to variation in </w:t>
        </w:r>
        <w:r w:rsidR="004E6E4B">
          <w:rPr>
            <w:rFonts w:ascii="Times New Roman" w:hAnsi="Times New Roman" w:cs="Times New Roman"/>
            <w:sz w:val="24"/>
            <w:szCs w:val="24"/>
          </w:rPr>
          <w:t xml:space="preserve">duration of freezer storage </w:t>
        </w:r>
      </w:ins>
      <w:r w:rsidR="00AC23D1">
        <w:rPr>
          <w:rFonts w:ascii="Times New Roman" w:hAnsi="Times New Roman" w:cs="Times New Roman"/>
          <w:sz w:val="24"/>
          <w:szCs w:val="24"/>
        </w:rPr>
        <w:fldChar w:fldCharType="begin"/>
      </w:r>
      <w:r w:rsidR="00AC23D1">
        <w:rPr>
          <w:rFonts w:ascii="Times New Roman" w:hAnsi="Times New Roman" w:cs="Times New Roman"/>
          <w:sz w:val="24"/>
          <w:szCs w:val="24"/>
        </w:rPr>
        <w:instrText xml:space="preserve"> ADDIN EN.CITE &lt;EndNote&gt;&lt;Cite&gt;&lt;Author&gt;Schukken&lt;/Author&gt;&lt;Year&gt;1989&lt;/Year&gt;&lt;RecNum&gt;577&lt;/RecNum&gt;&lt;DisplayText&gt;(Schukken et al. 1989)&lt;/DisplayText&gt;&lt;record&gt;&lt;rec-number&gt;577&lt;/rec-number&gt;&lt;foreign-keys&gt;&lt;key app="EN" db-id="pss5de0wasp2t9es5tu5evzpa2svsdrveax9" timestamp="1690980710"&gt;577&lt;/key&gt;&lt;/foreign-keys&gt;&lt;ref-type name="Journal Article"&gt;17&lt;/ref-type&gt;&lt;contributors&gt;&lt;authors&gt;&lt;author&gt;Schukken, Y. H.&lt;/author&gt;&lt;author&gt;Grommers, F. J.&lt;/author&gt;&lt;author&gt;Smit, J. A.&lt;/author&gt;&lt;author&gt;Vandegeer, D.&lt;/author&gt;&lt;author&gt;Brand, A.&lt;/author&gt;&lt;/authors&gt;&lt;/contributors&gt;&lt;auth-address&gt;Department of Herd Health and Reproduction, Utrecht, The Netherlands.&lt;/auth-address&gt;&lt;titles&gt;&lt;title&gt;Effect of freezing on bacteriologic culturing of mastitis milk samples&lt;/title&gt;&lt;secondary-title&gt;J Dairy Sci&lt;/secondary-title&gt;&lt;/titles&gt;&lt;periodical&gt;&lt;full-title&gt;J Dairy Sci&lt;/full-title&gt;&lt;/periodical&gt;&lt;pages&gt;1900-6&lt;/pages&gt;&lt;volume&gt;72&lt;/volume&gt;&lt;number&gt;7&lt;/number&gt;&lt;edition&gt;1989/07/01&lt;/edition&gt;&lt;keywords&gt;&lt;keyword&gt;Actinomyces/isolation &amp;amp; purification&lt;/keyword&gt;&lt;keyword&gt;Animals&lt;/keyword&gt;&lt;keyword&gt;Bacteria/*isolation &amp;amp; purification&lt;/keyword&gt;&lt;keyword&gt;Bacteriological Techniques/*veterinary&lt;/keyword&gt;&lt;keyword&gt;Cattle&lt;/keyword&gt;&lt;keyword&gt;Coagulase&lt;/keyword&gt;&lt;keyword&gt;Culture Media&lt;/keyword&gt;&lt;keyword&gt;Escherichia coli/isolation &amp;amp; purification&lt;/keyword&gt;&lt;keyword&gt;Female&lt;/keyword&gt;&lt;keyword&gt;Freezing&lt;/keyword&gt;&lt;keyword&gt;Mastitis, Bovine/*microbiology&lt;/keyword&gt;&lt;keyword&gt;Milk/*microbiology&lt;/keyword&gt;&lt;keyword&gt;Specimen Handling&lt;/keyword&gt;&lt;keyword&gt;Staphylococcus aureus/isolation &amp;amp; purification&lt;/keyword&gt;&lt;keyword&gt;Streptococcus/*isolation &amp;amp; purification&lt;/keyword&gt;&lt;keyword&gt;Time Factors&lt;/keyword&gt;&lt;/keywords&gt;&lt;dates&gt;&lt;year&gt;1989&lt;/year&gt;&lt;pub-dates&gt;&lt;date&gt;Jul&lt;/date&gt;&lt;/pub-dates&gt;&lt;/dates&gt;&lt;isbn&gt;0022-0302 (Print)&amp;#xD;0022-0302&lt;/isbn&gt;&lt;accession-num&gt;2674231&lt;/accession-num&gt;&lt;urls&gt;&lt;/urls&gt;&lt;electronic-resource-num&gt;10.3168/jds.S0022-0302(89)79309-7&lt;/electronic-resource-num&gt;&lt;remote-database-provider&gt;NLM&lt;/remote-database-provider&gt;&lt;language&gt;eng&lt;/language&gt;&lt;/record&gt;&lt;/Cite&gt;&lt;/EndNote&gt;</w:instrText>
      </w:r>
      <w:r w:rsidR="00AC23D1">
        <w:rPr>
          <w:rFonts w:ascii="Times New Roman" w:hAnsi="Times New Roman" w:cs="Times New Roman"/>
          <w:sz w:val="24"/>
          <w:szCs w:val="24"/>
        </w:rPr>
        <w:fldChar w:fldCharType="separate"/>
      </w:r>
      <w:r w:rsidR="00AC23D1">
        <w:rPr>
          <w:rFonts w:ascii="Times New Roman" w:hAnsi="Times New Roman" w:cs="Times New Roman"/>
          <w:noProof/>
          <w:sz w:val="24"/>
          <w:szCs w:val="24"/>
        </w:rPr>
        <w:t>(Schukken et al. 1989)</w:t>
      </w:r>
      <w:r w:rsidR="00AC23D1">
        <w:rPr>
          <w:rFonts w:ascii="Times New Roman" w:hAnsi="Times New Roman" w:cs="Times New Roman"/>
          <w:sz w:val="24"/>
          <w:szCs w:val="24"/>
        </w:rPr>
        <w:fldChar w:fldCharType="end"/>
      </w:r>
      <w:ins w:id="1091" w:author="Caitlin Jeffrey" w:date="2023-07-10T13:50:00Z">
        <w:r w:rsidR="004E6E4B">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Although sampled during summer months,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et al. 2007 found that 5</w:t>
      </w:r>
      <w:ins w:id="1092" w:author="Caitlin Jeffrey" w:date="2023-07-07T12:51:00Z">
        <w:r w:rsidR="00A81CE1">
          <w:rPr>
            <w:rFonts w:ascii="Times New Roman" w:hAnsi="Times New Roman" w:cs="Times New Roman"/>
            <w:sz w:val="24"/>
            <w:szCs w:val="24"/>
          </w:rPr>
          <w:t xml:space="preserve"> of </w:t>
        </w:r>
      </w:ins>
      <w:del w:id="1093" w:author="Caitlin Jeffrey" w:date="2023-07-07T12:51:00Z">
        <w:r w:rsidRPr="00604EDE" w:rsidDel="00A81CE1">
          <w:rPr>
            <w:rFonts w:ascii="Times New Roman" w:hAnsi="Times New Roman" w:cs="Times New Roman"/>
            <w:sz w:val="24"/>
            <w:szCs w:val="24"/>
          </w:rPr>
          <w:delText>/</w:delText>
        </w:r>
      </w:del>
      <w:r w:rsidRPr="00604EDE">
        <w:rPr>
          <w:rFonts w:ascii="Times New Roman" w:hAnsi="Times New Roman" w:cs="Times New Roman"/>
          <w:sz w:val="24"/>
          <w:szCs w:val="24"/>
        </w:rPr>
        <w:t>12 bedded packs sampled had “high” levels of coliforms in BTM, contributing to their conclusion that “special attention to cow preparation procedures at milking time are a must for achieving satisfactory milk quality when cows are housed in compost dairy barns.”</w:t>
      </w:r>
      <w:ins w:id="1094" w:author="Caitlin Jeffrey" w:date="2023-07-10T14:20:00Z">
        <w:r w:rsidR="00976B33">
          <w:rPr>
            <w:rFonts w:ascii="Times New Roman" w:hAnsi="Times New Roman" w:cs="Times New Roman"/>
            <w:sz w:val="24"/>
            <w:szCs w:val="24"/>
          </w:rPr>
          <w:t xml:space="preserve"> </w:t>
        </w:r>
      </w:ins>
    </w:p>
    <w:p w14:paraId="5D46DF9A" w14:textId="0D7D8801" w:rsidR="00A21424" w:rsidRPr="006B60AB" w:rsidRDefault="00A21424" w:rsidP="00FC180B">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Although not statistically significant, the mean </w:t>
      </w:r>
      <w:r w:rsidRPr="00604EDE">
        <w:rPr>
          <w:rFonts w:ascii="Times New Roman" w:hAnsi="Times New Roman" w:cs="Times New Roman"/>
          <w:i/>
          <w:iCs/>
          <w:sz w:val="24"/>
          <w:szCs w:val="24"/>
        </w:rPr>
        <w:t xml:space="preserve">Staph. aureus </w:t>
      </w:r>
      <w:r w:rsidRPr="00604EDE">
        <w:rPr>
          <w:rFonts w:ascii="Times New Roman" w:hAnsi="Times New Roman" w:cs="Times New Roman"/>
          <w:sz w:val="24"/>
          <w:szCs w:val="24"/>
        </w:rPr>
        <w:t xml:space="preserve">count for bedded pack farms was numerically smaller than that for tiestalls and freestalls. </w:t>
      </w:r>
      <w:ins w:id="1095" w:author="Caitlin Jeffrey" w:date="2023-07-10T14:39:00Z">
        <w:r w:rsidR="00FC6413">
          <w:rPr>
            <w:rFonts w:ascii="Times New Roman" w:hAnsi="Times New Roman" w:cs="Times New Roman"/>
            <w:sz w:val="24"/>
            <w:szCs w:val="24"/>
          </w:rPr>
          <w:t>T</w:t>
        </w:r>
      </w:ins>
      <w:del w:id="1096" w:author="Caitlin Jeffrey" w:date="2023-07-10T14:39:00Z">
        <w:r w:rsidRPr="00604EDE" w:rsidDel="00FC6413">
          <w:rPr>
            <w:rFonts w:ascii="Times New Roman" w:hAnsi="Times New Roman" w:cs="Times New Roman"/>
            <w:sz w:val="24"/>
            <w:szCs w:val="24"/>
          </w:rPr>
          <w:delText>Additionally, t</w:delText>
        </w:r>
      </w:del>
      <w:r w:rsidRPr="00604EDE">
        <w:rPr>
          <w:rFonts w:ascii="Times New Roman" w:hAnsi="Times New Roman" w:cs="Times New Roman"/>
          <w:sz w:val="24"/>
          <w:szCs w:val="24"/>
        </w:rPr>
        <w:t xml:space="preserve">he bedded pack category had the highest proportion of farms </w:t>
      </w:r>
      <w:del w:id="1097" w:author="Caitlin Jeffrey" w:date="2023-07-07T12:56:00Z">
        <w:r w:rsidRPr="00604EDE" w:rsidDel="001639BD">
          <w:rPr>
            <w:rFonts w:ascii="Times New Roman" w:hAnsi="Times New Roman" w:cs="Times New Roman"/>
            <w:sz w:val="24"/>
            <w:szCs w:val="24"/>
          </w:rPr>
          <w:delText xml:space="preserve">that </w:delText>
        </w:r>
      </w:del>
      <w:r w:rsidRPr="00604EDE">
        <w:rPr>
          <w:rFonts w:ascii="Times New Roman" w:hAnsi="Times New Roman" w:cs="Times New Roman"/>
          <w:sz w:val="24"/>
          <w:szCs w:val="24"/>
        </w:rPr>
        <w:t xml:space="preserve">with BTM negative for </w:t>
      </w:r>
      <w:r w:rsidRPr="00604EDE">
        <w:rPr>
          <w:rFonts w:ascii="Times New Roman" w:hAnsi="Times New Roman" w:cs="Times New Roman"/>
          <w:i/>
          <w:iCs/>
          <w:sz w:val="24"/>
          <w:szCs w:val="24"/>
        </w:rPr>
        <w:t xml:space="preserve">Staph. aureus </w:t>
      </w:r>
      <w:r w:rsidRPr="00604EDE">
        <w:rPr>
          <w:rFonts w:ascii="Times New Roman" w:hAnsi="Times New Roman" w:cs="Times New Roman"/>
          <w:sz w:val="24"/>
          <w:szCs w:val="24"/>
        </w:rPr>
        <w:t xml:space="preserve">(60% for BP, vs. 33.3% for both TS and FS). As </w:t>
      </w:r>
      <w:r w:rsidRPr="00604EDE">
        <w:rPr>
          <w:rFonts w:ascii="Times New Roman" w:hAnsi="Times New Roman" w:cs="Times New Roman"/>
          <w:i/>
          <w:iCs/>
          <w:sz w:val="24"/>
          <w:szCs w:val="24"/>
        </w:rPr>
        <w:t>Staph</w:t>
      </w:r>
      <w:ins w:id="1098" w:author="Caitlin Jeffrey" w:date="2023-07-07T12:56:00Z">
        <w:r w:rsidR="000A60FF">
          <w:rPr>
            <w:rFonts w:ascii="Times New Roman" w:hAnsi="Times New Roman" w:cs="Times New Roman"/>
            <w:i/>
            <w:iCs/>
            <w:sz w:val="24"/>
            <w:szCs w:val="24"/>
          </w:rPr>
          <w:t>.</w:t>
        </w:r>
      </w:ins>
      <w:r w:rsidRPr="00604EDE">
        <w:rPr>
          <w:rFonts w:ascii="Times New Roman" w:hAnsi="Times New Roman" w:cs="Times New Roman"/>
          <w:i/>
          <w:iCs/>
          <w:sz w:val="24"/>
          <w:szCs w:val="24"/>
        </w:rPr>
        <w:t xml:space="preserve"> aureus</w:t>
      </w:r>
      <w:r w:rsidRPr="00604EDE">
        <w:rPr>
          <w:rFonts w:ascii="Times New Roman" w:hAnsi="Times New Roman" w:cs="Times New Roman"/>
          <w:sz w:val="24"/>
          <w:szCs w:val="24"/>
        </w:rPr>
        <w:t xml:space="preserve"> is categorized as mainly a contagious mastitis pathogen, on-farm prevalence</w:t>
      </w:r>
      <w:ins w:id="1099" w:author="Caitlin Jeffrey" w:date="2023-07-17T12:02:00Z">
        <w:r w:rsidR="0030471A">
          <w:rPr>
            <w:rFonts w:ascii="Times New Roman" w:hAnsi="Times New Roman" w:cs="Times New Roman"/>
            <w:sz w:val="24"/>
            <w:szCs w:val="24"/>
          </w:rPr>
          <w:t xml:space="preserve"> is</w:t>
        </w:r>
      </w:ins>
      <w:r w:rsidRPr="00604EDE">
        <w:rPr>
          <w:rFonts w:ascii="Times New Roman" w:hAnsi="Times New Roman" w:cs="Times New Roman"/>
          <w:sz w:val="24"/>
          <w:szCs w:val="24"/>
        </w:rPr>
        <w:t xml:space="preserve"> more likely </w:t>
      </w:r>
      <w:del w:id="1100" w:author="Caitlin Jeffrey" w:date="2023-07-17T12:02:00Z">
        <w:r w:rsidRPr="00604EDE" w:rsidDel="0030471A">
          <w:rPr>
            <w:rFonts w:ascii="Times New Roman" w:hAnsi="Times New Roman" w:cs="Times New Roman"/>
            <w:sz w:val="24"/>
            <w:szCs w:val="24"/>
          </w:rPr>
          <w:delText xml:space="preserve">is </w:delText>
        </w:r>
      </w:del>
      <w:r w:rsidRPr="00604EDE">
        <w:rPr>
          <w:rFonts w:ascii="Times New Roman" w:hAnsi="Times New Roman" w:cs="Times New Roman"/>
          <w:sz w:val="24"/>
          <w:szCs w:val="24"/>
        </w:rPr>
        <w:t xml:space="preserve">a function of milking </w:t>
      </w:r>
      <w:del w:id="1101" w:author="Caitlin Jeffrey" w:date="2023-07-17T12:02:00Z">
        <w:r w:rsidRPr="00604EDE" w:rsidDel="00966D02">
          <w:rPr>
            <w:rFonts w:ascii="Times New Roman" w:hAnsi="Times New Roman" w:cs="Times New Roman"/>
            <w:sz w:val="24"/>
            <w:szCs w:val="24"/>
          </w:rPr>
          <w:delText xml:space="preserve">procedure </w:delText>
        </w:r>
      </w:del>
      <w:ins w:id="1102" w:author="Caitlin Jeffrey" w:date="2023-07-17T12:02:00Z">
        <w:r w:rsidR="00966D02">
          <w:rPr>
            <w:rFonts w:ascii="Times New Roman" w:hAnsi="Times New Roman" w:cs="Times New Roman"/>
            <w:sz w:val="24"/>
            <w:szCs w:val="24"/>
          </w:rPr>
          <w:t>time</w:t>
        </w:r>
        <w:r w:rsidR="00966D02"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hygiene and other management practices associated with limiting cow-to-cow transmission </w:t>
      </w:r>
      <w:ins w:id="1103" w:author="Caitlin Jeffrey" w:date="2023-07-17T12:03:00Z">
        <w:r w:rsidR="0081648B">
          <w:rPr>
            <w:rFonts w:ascii="Times New Roman" w:hAnsi="Times New Roman" w:cs="Times New Roman"/>
            <w:sz w:val="24"/>
            <w:szCs w:val="24"/>
          </w:rPr>
          <w:t>vs.</w:t>
        </w:r>
      </w:ins>
      <w:del w:id="1104" w:author="Caitlin Jeffrey" w:date="2023-07-17T12:03:00Z">
        <w:r w:rsidRPr="00604EDE" w:rsidDel="0081648B">
          <w:rPr>
            <w:rFonts w:ascii="Times New Roman" w:hAnsi="Times New Roman" w:cs="Times New Roman"/>
            <w:sz w:val="24"/>
            <w:szCs w:val="24"/>
          </w:rPr>
          <w:delText>than</w:delText>
        </w:r>
      </w:del>
      <w:r w:rsidRPr="00604EDE">
        <w:rPr>
          <w:rFonts w:ascii="Times New Roman" w:hAnsi="Times New Roman" w:cs="Times New Roman"/>
          <w:sz w:val="24"/>
          <w:szCs w:val="24"/>
        </w:rPr>
        <w:t xml:space="preserve"> environmental factors (i.e., bedding material type and hygiene</w:t>
      </w:r>
      <w:ins w:id="1105" w:author="Caitlin Jeffrey" w:date="2023-07-10T10:24:00Z">
        <w:r w:rsidR="00333E0D">
          <w:rPr>
            <w:rFonts w:ascii="Times New Roman" w:hAnsi="Times New Roman" w:cs="Times New Roman"/>
            <w:sz w:val="24"/>
            <w:szCs w:val="24"/>
          </w:rPr>
          <w:t xml:space="preserve">; </w:t>
        </w:r>
        <w:proofErr w:type="spellStart"/>
        <w:r w:rsidR="00333E0D" w:rsidRPr="00AE2D28">
          <w:rPr>
            <w:rFonts w:ascii="Times New Roman" w:hAnsi="Times New Roman" w:cs="Times New Roman"/>
            <w:sz w:val="24"/>
            <w:szCs w:val="24"/>
          </w:rPr>
          <w:t>Jayarao</w:t>
        </w:r>
        <w:proofErr w:type="spellEnd"/>
        <w:r w:rsidR="00333E0D">
          <w:rPr>
            <w:rFonts w:ascii="Times New Roman" w:hAnsi="Times New Roman" w:cs="Times New Roman"/>
            <w:sz w:val="24"/>
            <w:szCs w:val="24"/>
          </w:rPr>
          <w:t xml:space="preserve"> and Wolfgang, 2003</w:t>
        </w:r>
      </w:ins>
      <w:ins w:id="1106" w:author="Caitlin Jeffrey" w:date="2023-07-10T14:40:00Z">
        <w:r w:rsidR="008E5366">
          <w:rPr>
            <w:rFonts w:ascii="Times New Roman" w:hAnsi="Times New Roman" w:cs="Times New Roman"/>
            <w:sz w:val="24"/>
            <w:szCs w:val="24"/>
          </w:rPr>
          <w:t xml:space="preserve">; although, see </w:t>
        </w:r>
      </w:ins>
      <w:r w:rsidR="001A06BB">
        <w:rPr>
          <w:rFonts w:ascii="Times New Roman" w:hAnsi="Times New Roman" w:cs="Times New Roman"/>
          <w:sz w:val="24"/>
          <w:szCs w:val="24"/>
        </w:rPr>
        <w:fldChar w:fldCharType="begin">
          <w:fldData xml:space="preserve">PEVuZE5vdGU+PENpdGUgSGlkZGVuPSIxIj48QXV0aG9yPkxldWVuYmVyZ2VyPC9BdXRob3I+PFll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=
</w:fldData>
        </w:fldChar>
      </w:r>
      <w:r w:rsidR="00492F46">
        <w:rPr>
          <w:rFonts w:ascii="Times New Roman" w:hAnsi="Times New Roman" w:cs="Times New Roman"/>
          <w:sz w:val="24"/>
          <w:szCs w:val="24"/>
        </w:rPr>
        <w:instrText xml:space="preserve"> ADDIN EN.CITE </w:instrText>
      </w:r>
      <w:r w:rsidR="00492F46">
        <w:rPr>
          <w:rFonts w:ascii="Times New Roman" w:hAnsi="Times New Roman" w:cs="Times New Roman"/>
          <w:sz w:val="24"/>
          <w:szCs w:val="24"/>
        </w:rPr>
        <w:fldChar w:fldCharType="begin">
          <w:fldData xml:space="preserve">PEVuZE5vdGU+PENpdGUgSGlkZGVuPSIxIj48QXV0aG9yPkxldWVuYmVyZ2VyPC9BdXRob3I+PFll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=
</w:fldData>
        </w:fldChar>
      </w:r>
      <w:r w:rsidR="00492F46">
        <w:rPr>
          <w:rFonts w:ascii="Times New Roman" w:hAnsi="Times New Roman" w:cs="Times New Roman"/>
          <w:sz w:val="24"/>
          <w:szCs w:val="24"/>
        </w:rPr>
        <w:instrText xml:space="preserve"> ADDIN EN.CITE.DATA </w:instrText>
      </w:r>
      <w:r w:rsidR="00492F46">
        <w:rPr>
          <w:rFonts w:ascii="Times New Roman" w:hAnsi="Times New Roman" w:cs="Times New Roman"/>
          <w:sz w:val="24"/>
          <w:szCs w:val="24"/>
        </w:rPr>
      </w:r>
      <w:r w:rsidR="00492F46">
        <w:rPr>
          <w:rFonts w:ascii="Times New Roman" w:hAnsi="Times New Roman" w:cs="Times New Roman"/>
          <w:sz w:val="24"/>
          <w:szCs w:val="24"/>
        </w:rPr>
        <w:fldChar w:fldCharType="end"/>
      </w:r>
      <w:r w:rsidR="00C90DE4">
        <w:rPr>
          <w:rFonts w:ascii="Times New Roman" w:hAnsi="Times New Roman" w:cs="Times New Roman"/>
          <w:sz w:val="24"/>
          <w:szCs w:val="24"/>
        </w:rPr>
      </w:r>
      <w:r w:rsidR="00C90DE4">
        <w:rPr>
          <w:rFonts w:ascii="Times New Roman" w:hAnsi="Times New Roman" w:cs="Times New Roman"/>
          <w:sz w:val="24"/>
          <w:szCs w:val="24"/>
        </w:rPr>
        <w:fldChar w:fldCharType="separate"/>
      </w:r>
      <w:r w:rsidR="001A06BB">
        <w:rPr>
          <w:rFonts w:ascii="Times New Roman" w:hAnsi="Times New Roman" w:cs="Times New Roman"/>
          <w:sz w:val="24"/>
          <w:szCs w:val="24"/>
        </w:rPr>
        <w:fldChar w:fldCharType="end"/>
      </w:r>
      <w:ins w:id="1107" w:author="Caitlin Jeffrey" w:date="2023-07-10T14:42:00Z">
        <w:r w:rsidR="00B90181" w:rsidRPr="00B90181">
          <w:rPr>
            <w:rFonts w:ascii="Times New Roman" w:hAnsi="Times New Roman" w:cs="Times New Roman"/>
            <w:sz w:val="24"/>
            <w:szCs w:val="24"/>
          </w:rPr>
          <w:t>Leuenberger</w:t>
        </w:r>
        <w:r w:rsidR="00B90181">
          <w:rPr>
            <w:rFonts w:ascii="Times New Roman" w:hAnsi="Times New Roman" w:cs="Times New Roman"/>
            <w:sz w:val="24"/>
            <w:szCs w:val="24"/>
          </w:rPr>
          <w:t xml:space="preserve"> et al</w:t>
        </w:r>
      </w:ins>
      <w:ins w:id="1108" w:author="Caitlin Jeffrey" w:date="2023-08-03T12:59:00Z">
        <w:r w:rsidR="003B5296">
          <w:rPr>
            <w:rFonts w:ascii="Times New Roman" w:hAnsi="Times New Roman" w:cs="Times New Roman"/>
            <w:sz w:val="24"/>
            <w:szCs w:val="24"/>
          </w:rPr>
          <w:t>.</w:t>
        </w:r>
      </w:ins>
      <w:ins w:id="1109" w:author="Caitlin Jeffrey" w:date="2023-07-10T14:42:00Z">
        <w:r w:rsidR="00B90181">
          <w:rPr>
            <w:rFonts w:ascii="Times New Roman" w:hAnsi="Times New Roman" w:cs="Times New Roman"/>
            <w:sz w:val="24"/>
            <w:szCs w:val="24"/>
          </w:rPr>
          <w:t>, 2019</w:t>
        </w:r>
      </w:ins>
      <w:ins w:id="1110" w:author="Caitlin Jeffrey" w:date="2023-08-02T16:14:00Z">
        <w:r w:rsidR="00492F46">
          <w:rPr>
            <w:rFonts w:ascii="Times New Roman" w:hAnsi="Times New Roman" w:cs="Times New Roman"/>
            <w:sz w:val="24"/>
            <w:szCs w:val="24"/>
          </w:rPr>
          <w:t xml:space="preserve"> </w:t>
        </w:r>
      </w:ins>
      <w:ins w:id="1111" w:author="Caitlin Jeffrey" w:date="2023-07-10T10:24:00Z">
        <w:r w:rsidR="00333E0D">
          <w:rPr>
            <w:rFonts w:ascii="Times New Roman" w:hAnsi="Times New Roman" w:cs="Times New Roman"/>
            <w:sz w:val="24"/>
            <w:szCs w:val="24"/>
          </w:rPr>
          <w:t>)</w:t>
        </w:r>
        <w:r w:rsidR="00333E0D" w:rsidRPr="00604EDE">
          <w:rPr>
            <w:rFonts w:ascii="Times New Roman" w:hAnsi="Times New Roman" w:cs="Times New Roman"/>
            <w:sz w:val="24"/>
            <w:szCs w:val="24"/>
          </w:rPr>
          <w:t>.</w:t>
        </w:r>
      </w:ins>
      <w:del w:id="1112" w:author="Caitlin Jeffrey" w:date="2023-07-10T10:24:00Z">
        <w:r w:rsidRPr="00604EDE" w:rsidDel="00333E0D">
          <w:rPr>
            <w:rFonts w:ascii="Times New Roman" w:hAnsi="Times New Roman" w:cs="Times New Roman"/>
            <w:sz w:val="24"/>
            <w:szCs w:val="24"/>
          </w:rPr>
          <w:delText>).</w:delText>
        </w:r>
      </w:del>
      <w:r w:rsidRPr="00604EDE">
        <w:rPr>
          <w:rFonts w:ascii="Times New Roman" w:hAnsi="Times New Roman" w:cs="Times New Roman"/>
          <w:sz w:val="24"/>
          <w:szCs w:val="24"/>
        </w:rPr>
        <w:t xml:space="preserve"> The lower 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on bedded pack farms in the current study may be a function of confounding. Producers </w:t>
      </w:r>
      <w:del w:id="1113" w:author="Caitlin Jeffrey" w:date="2023-07-10T15:33:00Z">
        <w:r w:rsidRPr="00604EDE" w:rsidDel="006A24A6">
          <w:rPr>
            <w:rFonts w:ascii="Times New Roman" w:hAnsi="Times New Roman" w:cs="Times New Roman"/>
            <w:sz w:val="24"/>
            <w:szCs w:val="24"/>
          </w:rPr>
          <w:delText>who may be early adapters of a</w:delText>
        </w:r>
      </w:del>
      <w:ins w:id="1114" w:author="Caitlin Jeffrey" w:date="2023-07-10T15:33:00Z">
        <w:r w:rsidR="006A24A6">
          <w:rPr>
            <w:rFonts w:ascii="Times New Roman" w:hAnsi="Times New Roman" w:cs="Times New Roman"/>
            <w:sz w:val="24"/>
            <w:szCs w:val="24"/>
          </w:rPr>
          <w:t xml:space="preserve">using </w:t>
        </w:r>
      </w:ins>
      <w:ins w:id="1115" w:author="Caitlin Jeffrey" w:date="2023-07-10T15:34:00Z">
        <w:r w:rsidR="00EF1BFC">
          <w:rPr>
            <w:rFonts w:ascii="Times New Roman" w:hAnsi="Times New Roman" w:cs="Times New Roman"/>
            <w:sz w:val="24"/>
            <w:szCs w:val="24"/>
          </w:rPr>
          <w:t>this</w:t>
        </w:r>
      </w:ins>
      <w:r w:rsidRPr="00604EDE">
        <w:rPr>
          <w:rFonts w:ascii="Times New Roman" w:hAnsi="Times New Roman" w:cs="Times New Roman"/>
          <w:sz w:val="24"/>
          <w:szCs w:val="24"/>
        </w:rPr>
        <w:t xml:space="preserve"> less-</w:t>
      </w:r>
      <w:del w:id="1116" w:author="Caitlin Jeffrey" w:date="2023-07-10T15:34:00Z">
        <w:r w:rsidRPr="00604EDE" w:rsidDel="006066B6">
          <w:rPr>
            <w:rFonts w:ascii="Times New Roman" w:hAnsi="Times New Roman" w:cs="Times New Roman"/>
            <w:sz w:val="24"/>
            <w:szCs w:val="24"/>
          </w:rPr>
          <w:delText>familiar</w:delText>
        </w:r>
      </w:del>
      <w:ins w:id="1117" w:author="Caitlin Jeffrey" w:date="2023-07-07T12:57:00Z">
        <w:r w:rsidR="002600E5">
          <w:rPr>
            <w:rFonts w:ascii="Times New Roman" w:hAnsi="Times New Roman" w:cs="Times New Roman"/>
            <w:sz w:val="24"/>
            <w:szCs w:val="24"/>
          </w:rPr>
          <w:t>traditional</w:t>
        </w:r>
      </w:ins>
      <w:r w:rsidRPr="00604EDE">
        <w:rPr>
          <w:rFonts w:ascii="Times New Roman" w:hAnsi="Times New Roman" w:cs="Times New Roman"/>
          <w:sz w:val="24"/>
          <w:szCs w:val="24"/>
        </w:rPr>
        <w:t xml:space="preserve"> housing type</w:t>
      </w:r>
      <w:ins w:id="1118" w:author="Caitlin Jeffrey" w:date="2023-07-10T15:35:00Z">
        <w:r w:rsidR="009865E4">
          <w:rPr>
            <w:rFonts w:ascii="Times New Roman" w:hAnsi="Times New Roman" w:cs="Times New Roman"/>
            <w:sz w:val="24"/>
            <w:szCs w:val="24"/>
          </w:rPr>
          <w:t xml:space="preserve"> (bedded packs)</w:t>
        </w:r>
      </w:ins>
      <w:r w:rsidRPr="00604EDE">
        <w:rPr>
          <w:rFonts w:ascii="Times New Roman" w:hAnsi="Times New Roman" w:cs="Times New Roman"/>
          <w:sz w:val="24"/>
          <w:szCs w:val="24"/>
        </w:rPr>
        <w:t xml:space="preserve"> </w:t>
      </w:r>
      <w:del w:id="1119" w:author="Caitlin Jeffrey" w:date="2023-07-07T12:57:00Z">
        <w:r w:rsidRPr="00604EDE" w:rsidDel="002600E5">
          <w:rPr>
            <w:rFonts w:ascii="Times New Roman" w:hAnsi="Times New Roman" w:cs="Times New Roman"/>
            <w:sz w:val="24"/>
            <w:szCs w:val="24"/>
          </w:rPr>
          <w:delText xml:space="preserve">and who </w:delText>
        </w:r>
      </w:del>
      <w:del w:id="1120" w:author="Caitlin Jeffrey" w:date="2023-07-10T15:34:00Z">
        <w:r w:rsidRPr="00604EDE" w:rsidDel="00EF1BFC">
          <w:rPr>
            <w:rFonts w:ascii="Times New Roman" w:hAnsi="Times New Roman" w:cs="Times New Roman"/>
            <w:sz w:val="24"/>
            <w:szCs w:val="24"/>
          </w:rPr>
          <w:delText>may be more</w:delText>
        </w:r>
      </w:del>
      <w:ins w:id="1121" w:author="Caitlin Jeffrey" w:date="2023-07-10T15:34:00Z">
        <w:r w:rsidR="00EF1BFC">
          <w:rPr>
            <w:rFonts w:ascii="Times New Roman" w:hAnsi="Times New Roman" w:cs="Times New Roman"/>
            <w:sz w:val="24"/>
            <w:szCs w:val="24"/>
          </w:rPr>
          <w:t>are inherently</w:t>
        </w:r>
      </w:ins>
      <w:ins w:id="1122" w:author="Caitlin Jeffrey" w:date="2023-07-10T15:42:00Z">
        <w:r w:rsidR="008B302E">
          <w:rPr>
            <w:rFonts w:ascii="Times New Roman" w:hAnsi="Times New Roman" w:cs="Times New Roman"/>
            <w:sz w:val="24"/>
            <w:szCs w:val="24"/>
          </w:rPr>
          <w:t>/by definition</w:t>
        </w:r>
        <w:r w:rsidR="009F1884">
          <w:rPr>
            <w:rFonts w:ascii="Times New Roman" w:hAnsi="Times New Roman" w:cs="Times New Roman"/>
            <w:sz w:val="24"/>
            <w:szCs w:val="24"/>
          </w:rPr>
          <w:t xml:space="preserve"> more</w:t>
        </w:r>
      </w:ins>
      <w:r w:rsidRPr="00604EDE">
        <w:rPr>
          <w:rFonts w:ascii="Times New Roman" w:hAnsi="Times New Roman" w:cs="Times New Roman"/>
          <w:sz w:val="24"/>
          <w:szCs w:val="24"/>
        </w:rPr>
        <w:t xml:space="preserve"> innovative</w:t>
      </w:r>
      <w:ins w:id="1123" w:author="Caitlin Jeffrey" w:date="2023-07-07T12:57:00Z">
        <w:r w:rsidR="002600E5">
          <w:rPr>
            <w:rFonts w:ascii="Times New Roman" w:hAnsi="Times New Roman" w:cs="Times New Roman"/>
            <w:sz w:val="24"/>
            <w:szCs w:val="24"/>
          </w:rPr>
          <w:t>/</w:t>
        </w:r>
      </w:ins>
      <w:del w:id="1124" w:author="Caitlin Jeffrey" w:date="2023-07-07T12:57:00Z">
        <w:r w:rsidRPr="00604EDE" w:rsidDel="002600E5">
          <w:rPr>
            <w:rFonts w:ascii="Times New Roman" w:hAnsi="Times New Roman" w:cs="Times New Roman"/>
            <w:sz w:val="24"/>
            <w:szCs w:val="24"/>
          </w:rPr>
          <w:delText xml:space="preserve"> and </w:delText>
        </w:r>
      </w:del>
      <w:r w:rsidRPr="00604EDE">
        <w:rPr>
          <w:rFonts w:ascii="Times New Roman" w:hAnsi="Times New Roman" w:cs="Times New Roman"/>
          <w:sz w:val="24"/>
          <w:szCs w:val="24"/>
        </w:rPr>
        <w:t>open to newer technologies</w:t>
      </w:r>
      <w:ins w:id="1125" w:author="Caitlin Jeffrey" w:date="2023-07-07T12:57:00Z">
        <w:r w:rsidR="002600E5">
          <w:rPr>
            <w:rFonts w:ascii="Times New Roman" w:hAnsi="Times New Roman" w:cs="Times New Roman"/>
            <w:sz w:val="24"/>
            <w:szCs w:val="24"/>
          </w:rPr>
          <w:t xml:space="preserve">. </w:t>
        </w:r>
      </w:ins>
      <w:ins w:id="1126" w:author="Caitlin Jeffrey" w:date="2023-07-10T15:43:00Z">
        <w:r w:rsidR="009F1884">
          <w:rPr>
            <w:rFonts w:ascii="Times New Roman" w:hAnsi="Times New Roman" w:cs="Times New Roman"/>
            <w:sz w:val="24"/>
            <w:szCs w:val="24"/>
          </w:rPr>
          <w:t>M</w:t>
        </w:r>
      </w:ins>
      <w:ins w:id="1127" w:author="Caitlin Jeffrey" w:date="2023-07-10T15:36:00Z">
        <w:r w:rsidR="00CA7C97">
          <w:rPr>
            <w:rFonts w:ascii="Times New Roman" w:hAnsi="Times New Roman" w:cs="Times New Roman"/>
            <w:sz w:val="24"/>
            <w:szCs w:val="24"/>
          </w:rPr>
          <w:t>ore progressive dairy farmers (younger</w:t>
        </w:r>
      </w:ins>
      <w:ins w:id="1128" w:author="Caitlin Jeffrey" w:date="2023-07-10T15:39:00Z">
        <w:r w:rsidR="00E94876">
          <w:rPr>
            <w:rFonts w:ascii="Times New Roman" w:hAnsi="Times New Roman" w:cs="Times New Roman"/>
            <w:sz w:val="24"/>
            <w:szCs w:val="24"/>
          </w:rPr>
          <w:t xml:space="preserve"> in age</w:t>
        </w:r>
      </w:ins>
      <w:ins w:id="1129" w:author="Caitlin Jeffrey" w:date="2023-07-10T15:37:00Z">
        <w:r w:rsidR="000C2369">
          <w:rPr>
            <w:rFonts w:ascii="Times New Roman" w:hAnsi="Times New Roman" w:cs="Times New Roman"/>
            <w:sz w:val="24"/>
            <w:szCs w:val="24"/>
          </w:rPr>
          <w:t xml:space="preserve">, had children with higher education levels, </w:t>
        </w:r>
        <w:r w:rsidR="00571CF6">
          <w:rPr>
            <w:rFonts w:ascii="Times New Roman" w:hAnsi="Times New Roman" w:cs="Times New Roman"/>
            <w:sz w:val="24"/>
            <w:szCs w:val="24"/>
          </w:rPr>
          <w:t>more likely to invest</w:t>
        </w:r>
      </w:ins>
      <w:ins w:id="1130" w:author="Caitlin Jeffrey" w:date="2023-07-10T15:38:00Z">
        <w:r w:rsidR="00D90447">
          <w:rPr>
            <w:rFonts w:ascii="Times New Roman" w:hAnsi="Times New Roman" w:cs="Times New Roman"/>
            <w:sz w:val="24"/>
            <w:szCs w:val="24"/>
          </w:rPr>
          <w:t xml:space="preserve"> in the future for their farm) were more likely to have a lower bulk tank milk </w:t>
        </w:r>
        <w:r w:rsidR="00C66B43">
          <w:rPr>
            <w:rFonts w:ascii="Times New Roman" w:hAnsi="Times New Roman" w:cs="Times New Roman"/>
            <w:sz w:val="24"/>
            <w:szCs w:val="24"/>
          </w:rPr>
          <w:t xml:space="preserve">somatic cell count </w:t>
        </w:r>
      </w:ins>
      <w:r w:rsidR="00492F46">
        <w:rPr>
          <w:rFonts w:ascii="Times New Roman" w:hAnsi="Times New Roman" w:cs="Times New Roman"/>
          <w:sz w:val="24"/>
          <w:szCs w:val="24"/>
        </w:rPr>
        <w:fldChar w:fldCharType="begin"/>
      </w:r>
      <w:r w:rsidR="00492F46">
        <w:rPr>
          <w:rFonts w:ascii="Times New Roman" w:hAnsi="Times New Roman" w:cs="Times New Roman"/>
          <w:sz w:val="24"/>
          <w:szCs w:val="24"/>
        </w:rPr>
        <w:instrText xml:space="preserve"> ADDIN EN.CITE &lt;EndNote&gt;&lt;Cite&gt;&lt;Author&gt;Barkema&lt;/Author&gt;&lt;Year&gt;1998&lt;/Year&gt;&lt;RecNum&gt;589&lt;/RecNum&gt;&lt;DisplayText&gt;(Barkema et al. 1998)&lt;/DisplayText&gt;&lt;record&gt;&lt;rec-number&gt;589&lt;/rec-number&gt;&lt;foreign-keys&gt;&lt;key app="EN" db-id="pss5de0wasp2t9es5tu5evzpa2svsdrveax9" timestamp="1690981308"&gt;589&lt;/key&gt;&lt;/foreign-keys&gt;&lt;ref-type name="Journal Article"&gt;17&lt;/ref-type&gt;&lt;contributors&gt;&lt;authors&gt;&lt;author&gt;Barkema, H. W.&lt;/author&gt;&lt;author&gt;Schukken, Y. H.&lt;/author&gt;&lt;author&gt;Lam, T. J.&lt;/author&gt;&lt;author&gt;Beiboer, M. L.&lt;/author&gt;&lt;author&gt;Benedictus, G.&lt;/author&gt;&lt;author&gt;Brand, A.&lt;/author&gt;&lt;/authors&gt;&lt;/contributors&gt;&lt;auth-address&gt;Animal Health Service, Drachten, The Netherlands.&lt;/auth-address&gt;&lt;titles&gt;&lt;title&gt;Management practices associated with low, medium, and high somatic cell counts in bulk milk&lt;/title&gt;&lt;secondary-title&gt;J Dairy Sci&lt;/secondary-title&gt;&lt;/titles&gt;&lt;periodical&gt;&lt;full-title&gt;J Dairy Sci&lt;/full-title&gt;&lt;/periodical&gt;&lt;pages&gt;1917-27&lt;/pages&gt;&lt;volume&gt;81&lt;/volume&gt;&lt;number&gt;7&lt;/number&gt;&lt;edition&gt;1998/08/26&lt;/edition&gt;&lt;keywords&gt;&lt;keyword&gt;Animals&lt;/keyword&gt;&lt;keyword&gt;Anti-Bacterial Agents/therapeutic use&lt;/keyword&gt;&lt;keyword&gt;*Cattle&lt;/keyword&gt;&lt;keyword&gt;*Cell Count&lt;/keyword&gt;&lt;keyword&gt;Dairying/*methods&lt;/keyword&gt;&lt;keyword&gt;Disinfection&lt;/keyword&gt;&lt;keyword&gt;Female&lt;/keyword&gt;&lt;keyword&gt;*Lactation&lt;/keyword&gt;&lt;keyword&gt;Mammary Glands, Animal&lt;/keyword&gt;&lt;keyword&gt;Mastitis, Bovine/drug therapy&lt;/keyword&gt;&lt;keyword&gt;Milk/*cytology&lt;/keyword&gt;&lt;/keywords&gt;&lt;dates&gt;&lt;year&gt;1998&lt;/year&gt;&lt;pub-dates&gt;&lt;date&gt;Jul&lt;/date&gt;&lt;/pub-dates&gt;&lt;/dates&gt;&lt;isbn&gt;0022-0302 (Print)&amp;#xD;0022-0302&lt;/isbn&gt;&lt;accession-num&gt;9710760&lt;/accession-num&gt;&lt;urls&gt;&lt;/urls&gt;&lt;electronic-resource-num&gt;10.3168/jds.S0022-0302(98)75764-9&lt;/electronic-resource-num&gt;&lt;remote-database-provider&gt;NLM&lt;/remote-database-provider&gt;&lt;language&gt;eng&lt;/language&gt;&lt;/record&gt;&lt;/Cite&gt;&lt;/EndNote&gt;</w:instrText>
      </w:r>
      <w:r w:rsidR="00492F46">
        <w:rPr>
          <w:rFonts w:ascii="Times New Roman" w:hAnsi="Times New Roman" w:cs="Times New Roman"/>
          <w:sz w:val="24"/>
          <w:szCs w:val="24"/>
        </w:rPr>
        <w:fldChar w:fldCharType="separate"/>
      </w:r>
      <w:r w:rsidR="00492F46">
        <w:rPr>
          <w:rFonts w:ascii="Times New Roman" w:hAnsi="Times New Roman" w:cs="Times New Roman"/>
          <w:noProof/>
          <w:sz w:val="24"/>
          <w:szCs w:val="24"/>
        </w:rPr>
        <w:t>(Barkema et al. 1998)</w:t>
      </w:r>
      <w:r w:rsidR="00492F46">
        <w:rPr>
          <w:rFonts w:ascii="Times New Roman" w:hAnsi="Times New Roman" w:cs="Times New Roman"/>
          <w:sz w:val="24"/>
          <w:szCs w:val="24"/>
        </w:rPr>
        <w:fldChar w:fldCharType="end"/>
      </w:r>
      <w:ins w:id="1131" w:author="Caitlin Jeffrey" w:date="2023-07-10T15:39:00Z">
        <w:r w:rsidR="00C130A9">
          <w:rPr>
            <w:rFonts w:ascii="Times New Roman" w:hAnsi="Times New Roman" w:cs="Times New Roman"/>
            <w:sz w:val="24"/>
            <w:szCs w:val="24"/>
          </w:rPr>
          <w:t xml:space="preserve">. </w:t>
        </w:r>
      </w:ins>
      <w:ins w:id="1132" w:author="Caitlin Jeffrey" w:date="2023-07-17T13:42:00Z">
        <w:r w:rsidR="00D53780">
          <w:rPr>
            <w:rFonts w:ascii="Times New Roman" w:hAnsi="Times New Roman" w:cs="Times New Roman"/>
            <w:sz w:val="24"/>
            <w:szCs w:val="24"/>
          </w:rPr>
          <w:t>We speculate that a</w:t>
        </w:r>
      </w:ins>
      <w:ins w:id="1133" w:author="Caitlin Jeffrey" w:date="2023-07-10T15:41:00Z">
        <w:r w:rsidR="00FC180B">
          <w:rPr>
            <w:rFonts w:ascii="Times New Roman" w:hAnsi="Times New Roman" w:cs="Times New Roman"/>
            <w:sz w:val="24"/>
            <w:szCs w:val="24"/>
          </w:rPr>
          <w:t>n extension of this relationship is that progressive dai</w:t>
        </w:r>
      </w:ins>
      <w:ins w:id="1134" w:author="Caitlin Jeffrey" w:date="2023-07-10T15:42:00Z">
        <w:r w:rsidR="00FC180B">
          <w:rPr>
            <w:rFonts w:ascii="Times New Roman" w:hAnsi="Times New Roman" w:cs="Times New Roman"/>
            <w:sz w:val="24"/>
            <w:szCs w:val="24"/>
          </w:rPr>
          <w:t>ry farmers</w:t>
        </w:r>
      </w:ins>
      <w:ins w:id="1135" w:author="Caitlin Jeffrey" w:date="2023-07-10T15:44:00Z">
        <w:r w:rsidR="003E3AE7">
          <w:rPr>
            <w:rFonts w:ascii="Times New Roman" w:hAnsi="Times New Roman" w:cs="Times New Roman"/>
            <w:sz w:val="24"/>
            <w:szCs w:val="24"/>
          </w:rPr>
          <w:t xml:space="preserve"> using a bedded pack</w:t>
        </w:r>
      </w:ins>
      <w:ins w:id="1136" w:author="Caitlin Jeffrey" w:date="2023-07-10T15:42:00Z">
        <w:r w:rsidR="00FC180B">
          <w:rPr>
            <w:rFonts w:ascii="Times New Roman" w:hAnsi="Times New Roman" w:cs="Times New Roman"/>
            <w:sz w:val="24"/>
            <w:szCs w:val="24"/>
          </w:rPr>
          <w:t xml:space="preserve"> may be </w:t>
        </w:r>
      </w:ins>
      <w:commentRangeStart w:id="1137"/>
      <w:del w:id="1138" w:author="Caitlin Jeffrey" w:date="2023-07-10T15:41:00Z">
        <w:r w:rsidRPr="00604EDE" w:rsidDel="00FC180B">
          <w:rPr>
            <w:rFonts w:ascii="Times New Roman" w:hAnsi="Times New Roman" w:cs="Times New Roman"/>
            <w:sz w:val="24"/>
            <w:szCs w:val="24"/>
          </w:rPr>
          <w:delText xml:space="preserve"> </w:delText>
        </w:r>
      </w:del>
      <w:del w:id="1139" w:author="Caitlin Jeffrey" w:date="2023-07-10T14:43:00Z">
        <w:r w:rsidRPr="00604EDE" w:rsidDel="00807E42">
          <w:rPr>
            <w:rFonts w:ascii="Times New Roman" w:hAnsi="Times New Roman" w:cs="Times New Roman"/>
            <w:sz w:val="24"/>
            <w:szCs w:val="24"/>
          </w:rPr>
          <w:delText xml:space="preserve">are </w:delText>
        </w:r>
      </w:del>
      <w:del w:id="1140" w:author="Caitlin Jeffrey" w:date="2023-07-10T15:41:00Z">
        <w:r w:rsidRPr="00604EDE" w:rsidDel="00FC180B">
          <w:rPr>
            <w:rFonts w:ascii="Times New Roman" w:hAnsi="Times New Roman" w:cs="Times New Roman"/>
            <w:sz w:val="24"/>
            <w:szCs w:val="24"/>
          </w:rPr>
          <w:delText xml:space="preserve">likely more progressive generally in their management style, and therefore </w:delText>
        </w:r>
      </w:del>
      <w:r w:rsidRPr="00604EDE">
        <w:rPr>
          <w:rFonts w:ascii="Times New Roman" w:hAnsi="Times New Roman" w:cs="Times New Roman"/>
          <w:sz w:val="24"/>
          <w:szCs w:val="24"/>
        </w:rPr>
        <w:t>more likely to have implemented stricter control programs for contagious mastitis pathogens</w:t>
      </w:r>
      <w:ins w:id="1141" w:author="Caitlin Jeffrey" w:date="2023-07-10T15:42:00Z">
        <w:r w:rsidR="00FC180B">
          <w:rPr>
            <w:rFonts w:ascii="Times New Roman" w:hAnsi="Times New Roman" w:cs="Times New Roman"/>
            <w:sz w:val="24"/>
            <w:szCs w:val="24"/>
          </w:rPr>
          <w:t xml:space="preserve"> such as </w:t>
        </w:r>
        <w:r w:rsidR="00FC180B">
          <w:rPr>
            <w:rFonts w:ascii="Times New Roman" w:hAnsi="Times New Roman" w:cs="Times New Roman"/>
            <w:i/>
            <w:iCs/>
            <w:sz w:val="24"/>
            <w:szCs w:val="24"/>
          </w:rPr>
          <w:t>Staph. aureus</w:t>
        </w:r>
      </w:ins>
      <w:r w:rsidRPr="00604EDE">
        <w:rPr>
          <w:rFonts w:ascii="Times New Roman" w:hAnsi="Times New Roman" w:cs="Times New Roman"/>
          <w:sz w:val="24"/>
          <w:szCs w:val="24"/>
        </w:rPr>
        <w:t xml:space="preserve">. </w:t>
      </w:r>
      <w:commentRangeEnd w:id="1137"/>
      <w:r w:rsidR="000560D9">
        <w:rPr>
          <w:rStyle w:val="CommentReference"/>
          <w:rFonts w:eastAsiaTheme="minorEastAsia"/>
        </w:rPr>
        <w:commentReference w:id="1137"/>
      </w:r>
      <w:r w:rsidRPr="00604EDE">
        <w:rPr>
          <w:rFonts w:ascii="Times New Roman" w:hAnsi="Times New Roman" w:cs="Times New Roman"/>
          <w:sz w:val="24"/>
          <w:szCs w:val="24"/>
        </w:rPr>
        <w:t xml:space="preserve">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similar between the five VT bedded pack farms in the current study (9 CFU/mL, 95% CI: 0-21) and the six bedded packs described in Lobeck et al. 2012 (6.2 CFU/mL, 95% CI: 1.3-30.1). Farm-level 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also </w:t>
      </w:r>
      <w:proofErr w:type="gramStart"/>
      <w:r w:rsidRPr="00604EDE">
        <w:rPr>
          <w:rFonts w:ascii="Times New Roman" w:hAnsi="Times New Roman" w:cs="Times New Roman"/>
          <w:sz w:val="24"/>
          <w:szCs w:val="24"/>
        </w:rPr>
        <w:t>fairly low</w:t>
      </w:r>
      <w:proofErr w:type="gramEnd"/>
      <w:r w:rsidRPr="00604EDE">
        <w:rPr>
          <w:rFonts w:ascii="Times New Roman" w:hAnsi="Times New Roman" w:cs="Times New Roman"/>
          <w:sz w:val="24"/>
          <w:szCs w:val="24"/>
        </w:rPr>
        <w:t xml:space="preserve"> for bedded packs studied in Shane et al. 2010 (3</w:t>
      </w:r>
      <w:ins w:id="1142" w:author="Caitlin Jeffrey" w:date="2023-07-07T12:58:00Z">
        <w:r w:rsidR="00C15F86">
          <w:rPr>
            <w:rFonts w:ascii="Times New Roman" w:hAnsi="Times New Roman" w:cs="Times New Roman"/>
            <w:sz w:val="24"/>
            <w:szCs w:val="24"/>
          </w:rPr>
          <w:t xml:space="preserve"> of </w:t>
        </w:r>
      </w:ins>
      <w:del w:id="1143" w:author="Caitlin Jeffrey" w:date="2023-07-07T12:58:00Z">
        <w:r w:rsidRPr="00604EDE" w:rsidDel="00C15F86">
          <w:rPr>
            <w:rFonts w:ascii="Times New Roman" w:hAnsi="Times New Roman" w:cs="Times New Roman"/>
            <w:sz w:val="24"/>
            <w:szCs w:val="24"/>
          </w:rPr>
          <w:delText>/</w:delText>
        </w:r>
      </w:del>
      <w:r w:rsidRPr="00604EDE">
        <w:rPr>
          <w:rFonts w:ascii="Times New Roman" w:hAnsi="Times New Roman" w:cs="Times New Roman"/>
          <w:sz w:val="24"/>
          <w:szCs w:val="24"/>
        </w:rPr>
        <w:t xml:space="preserve">6 farms BTM negative) and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et al. 2007 (only 1</w:t>
      </w:r>
      <w:ins w:id="1144" w:author="Caitlin Jeffrey" w:date="2023-07-07T12:58:00Z">
        <w:r w:rsidR="00C15F86">
          <w:rPr>
            <w:rFonts w:ascii="Times New Roman" w:hAnsi="Times New Roman" w:cs="Times New Roman"/>
            <w:sz w:val="24"/>
            <w:szCs w:val="24"/>
          </w:rPr>
          <w:t xml:space="preserve"> of </w:t>
        </w:r>
      </w:ins>
      <w:del w:id="1145" w:author="Caitlin Jeffrey" w:date="2023-07-07T12:58:00Z">
        <w:r w:rsidRPr="00604EDE" w:rsidDel="00C15F86">
          <w:rPr>
            <w:rFonts w:ascii="Times New Roman" w:hAnsi="Times New Roman" w:cs="Times New Roman"/>
            <w:sz w:val="24"/>
            <w:szCs w:val="24"/>
          </w:rPr>
          <w:delText>/</w:delText>
        </w:r>
      </w:del>
      <w:r w:rsidRPr="00604EDE">
        <w:rPr>
          <w:rFonts w:ascii="Times New Roman" w:hAnsi="Times New Roman" w:cs="Times New Roman"/>
          <w:sz w:val="24"/>
          <w:szCs w:val="24"/>
        </w:rPr>
        <w:t xml:space="preserve">12 farms with a “high” level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Overall, the population of</w:t>
      </w:r>
      <w:ins w:id="1146" w:author="Caitlin Jeffrey" w:date="2023-07-17T13:43:00Z">
        <w:r w:rsidR="00A27BDA">
          <w:rPr>
            <w:rFonts w:ascii="Times New Roman" w:hAnsi="Times New Roman" w:cs="Times New Roman"/>
            <w:sz w:val="24"/>
            <w:szCs w:val="24"/>
          </w:rPr>
          <w:t xml:space="preserve"> all</w:t>
        </w:r>
      </w:ins>
      <w:r w:rsidRPr="00604EDE">
        <w:rPr>
          <w:rFonts w:ascii="Times New Roman" w:hAnsi="Times New Roman" w:cs="Times New Roman"/>
          <w:sz w:val="24"/>
          <w:szCs w:val="24"/>
        </w:rPr>
        <w:t xml:space="preserve"> 21 farms in the current study had a higher amount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in BTM than </w:t>
      </w:r>
      <w:del w:id="1147" w:author="Caitlin Jeffrey" w:date="2023-07-07T12:58:00Z">
        <w:r w:rsidRPr="00604EDE" w:rsidDel="00C15F86">
          <w:rPr>
            <w:rFonts w:ascii="Times New Roman" w:hAnsi="Times New Roman" w:cs="Times New Roman"/>
            <w:sz w:val="24"/>
            <w:szCs w:val="24"/>
          </w:rPr>
          <w:delText xml:space="preserve">that of </w:delText>
        </w:r>
      </w:del>
      <w:r w:rsidRPr="00604EDE">
        <w:rPr>
          <w:rFonts w:ascii="Times New Roman" w:hAnsi="Times New Roman" w:cs="Times New Roman"/>
          <w:sz w:val="24"/>
          <w:szCs w:val="24"/>
        </w:rPr>
        <w:t>the 18 Minnesota farms described in Shane et al. 2010 (43.6 CFU/mL, 95% CI 14-73; vs. 17.3 CFU/mL, 95% CI: 3.3-91.2).</w:t>
      </w:r>
      <w:ins w:id="1148" w:author="Caitlin Jeffrey" w:date="2023-07-17T13:49:00Z">
        <w:r w:rsidR="00714E9A">
          <w:rPr>
            <w:rFonts w:ascii="Times New Roman" w:hAnsi="Times New Roman" w:cs="Times New Roman"/>
            <w:sz w:val="24"/>
            <w:szCs w:val="24"/>
          </w:rPr>
          <w:t xml:space="preserve"> </w:t>
        </w:r>
        <w:r w:rsidR="00CF67EA">
          <w:rPr>
            <w:rFonts w:ascii="Times New Roman" w:hAnsi="Times New Roman" w:cs="Times New Roman"/>
            <w:sz w:val="24"/>
            <w:szCs w:val="24"/>
          </w:rPr>
          <w:t>Although it</w:t>
        </w:r>
      </w:ins>
      <w:ins w:id="1149" w:author="Caitlin Jeffrey" w:date="2023-07-17T13:52:00Z">
        <w:r w:rsidR="00B962A7">
          <w:rPr>
            <w:rFonts w:ascii="Times New Roman" w:hAnsi="Times New Roman" w:cs="Times New Roman"/>
            <w:sz w:val="24"/>
            <w:szCs w:val="24"/>
          </w:rPr>
          <w:t xml:space="preserve"> i</w:t>
        </w:r>
      </w:ins>
      <w:ins w:id="1150" w:author="Caitlin Jeffrey" w:date="2023-07-17T13:49:00Z">
        <w:r w:rsidR="00CF67EA">
          <w:rPr>
            <w:rFonts w:ascii="Times New Roman" w:hAnsi="Times New Roman" w:cs="Times New Roman"/>
            <w:sz w:val="24"/>
            <w:szCs w:val="24"/>
          </w:rPr>
          <w:t>s no</w:t>
        </w:r>
      </w:ins>
      <w:ins w:id="1151" w:author="Caitlin Jeffrey" w:date="2023-07-17T13:51:00Z">
        <w:r w:rsidR="00F369AB">
          <w:rPr>
            <w:rFonts w:ascii="Times New Roman" w:hAnsi="Times New Roman" w:cs="Times New Roman"/>
            <w:sz w:val="24"/>
            <w:szCs w:val="24"/>
          </w:rPr>
          <w:t>t</w:t>
        </w:r>
      </w:ins>
      <w:ins w:id="1152" w:author="Caitlin Jeffrey" w:date="2023-07-17T13:49:00Z">
        <w:r w:rsidR="00CF67EA">
          <w:rPr>
            <w:rFonts w:ascii="Times New Roman" w:hAnsi="Times New Roman" w:cs="Times New Roman"/>
            <w:sz w:val="24"/>
            <w:szCs w:val="24"/>
          </w:rPr>
          <w:t xml:space="preserve"> clear how many herds included in previous work on bedded packs were </w:t>
        </w:r>
      </w:ins>
      <w:ins w:id="1153" w:author="Caitlin Jeffrey" w:date="2023-07-17T13:50:00Z">
        <w:r w:rsidR="00CF67EA">
          <w:rPr>
            <w:rFonts w:ascii="Times New Roman" w:hAnsi="Times New Roman" w:cs="Times New Roman"/>
            <w:sz w:val="24"/>
            <w:szCs w:val="24"/>
          </w:rPr>
          <w:t xml:space="preserve">certified organic, </w:t>
        </w:r>
        <w:r w:rsidR="006B60AB">
          <w:rPr>
            <w:rFonts w:ascii="Times New Roman" w:hAnsi="Times New Roman" w:cs="Times New Roman"/>
            <w:sz w:val="24"/>
            <w:szCs w:val="24"/>
          </w:rPr>
          <w:t xml:space="preserve">the higher prevalence of </w:t>
        </w:r>
        <w:r w:rsidR="006B60AB">
          <w:rPr>
            <w:rFonts w:ascii="Times New Roman" w:hAnsi="Times New Roman" w:cs="Times New Roman"/>
            <w:i/>
            <w:iCs/>
            <w:sz w:val="24"/>
            <w:szCs w:val="24"/>
          </w:rPr>
          <w:t>Staph. aureus</w:t>
        </w:r>
        <w:r w:rsidR="006B60AB">
          <w:rPr>
            <w:rFonts w:ascii="Times New Roman" w:hAnsi="Times New Roman" w:cs="Times New Roman"/>
            <w:sz w:val="24"/>
            <w:szCs w:val="24"/>
          </w:rPr>
          <w:t xml:space="preserve"> among</w:t>
        </w:r>
      </w:ins>
      <w:ins w:id="1154" w:author="Caitlin Jeffrey" w:date="2023-07-17T13:51:00Z">
        <w:r w:rsidR="00F369AB">
          <w:rPr>
            <w:rFonts w:ascii="Times New Roman" w:hAnsi="Times New Roman" w:cs="Times New Roman"/>
            <w:sz w:val="24"/>
            <w:szCs w:val="24"/>
          </w:rPr>
          <w:t>st</w:t>
        </w:r>
      </w:ins>
      <w:ins w:id="1155" w:author="Caitlin Jeffrey" w:date="2023-07-17T13:50:00Z">
        <w:r w:rsidR="006B60AB">
          <w:rPr>
            <w:rFonts w:ascii="Times New Roman" w:hAnsi="Times New Roman" w:cs="Times New Roman"/>
            <w:sz w:val="24"/>
            <w:szCs w:val="24"/>
          </w:rPr>
          <w:t xml:space="preserve"> farms in the current study </w:t>
        </w:r>
        <w:r w:rsidR="000D01C1">
          <w:rPr>
            <w:rFonts w:ascii="Times New Roman" w:hAnsi="Times New Roman" w:cs="Times New Roman"/>
            <w:sz w:val="24"/>
            <w:szCs w:val="24"/>
          </w:rPr>
          <w:t xml:space="preserve">is consistent with previous work </w:t>
        </w:r>
      </w:ins>
      <w:ins w:id="1156" w:author="Caitlin Jeffrey" w:date="2023-07-17T13:51:00Z">
        <w:r w:rsidR="00F369AB">
          <w:rPr>
            <w:rFonts w:ascii="Times New Roman" w:hAnsi="Times New Roman" w:cs="Times New Roman"/>
            <w:sz w:val="24"/>
            <w:szCs w:val="24"/>
          </w:rPr>
          <w:t>comparing</w:t>
        </w:r>
      </w:ins>
      <w:ins w:id="1157" w:author="Caitlin Jeffrey" w:date="2023-07-17T13:50:00Z">
        <w:r w:rsidR="000D01C1">
          <w:rPr>
            <w:rFonts w:ascii="Times New Roman" w:hAnsi="Times New Roman" w:cs="Times New Roman"/>
            <w:sz w:val="24"/>
            <w:szCs w:val="24"/>
          </w:rPr>
          <w:t xml:space="preserve"> </w:t>
        </w:r>
      </w:ins>
      <w:ins w:id="1158" w:author="Caitlin Jeffrey" w:date="2023-07-17T13:51:00Z">
        <w:r w:rsidR="000D01C1">
          <w:rPr>
            <w:rFonts w:ascii="Times New Roman" w:hAnsi="Times New Roman" w:cs="Times New Roman"/>
            <w:sz w:val="24"/>
            <w:szCs w:val="24"/>
          </w:rPr>
          <w:t xml:space="preserve">organic </w:t>
        </w:r>
        <w:r w:rsidR="00F369AB">
          <w:rPr>
            <w:rFonts w:ascii="Times New Roman" w:hAnsi="Times New Roman" w:cs="Times New Roman"/>
            <w:sz w:val="24"/>
            <w:szCs w:val="24"/>
          </w:rPr>
          <w:t xml:space="preserve">and conventional </w:t>
        </w:r>
        <w:r w:rsidR="000D01C1">
          <w:rPr>
            <w:rFonts w:ascii="Times New Roman" w:hAnsi="Times New Roman" w:cs="Times New Roman"/>
            <w:sz w:val="24"/>
            <w:szCs w:val="24"/>
          </w:rPr>
          <w:t>dairy systems</w:t>
        </w:r>
        <w:r w:rsidR="00F369AB">
          <w:rPr>
            <w:rFonts w:ascii="Times New Roman" w:hAnsi="Times New Roman" w:cs="Times New Roman"/>
            <w:sz w:val="24"/>
            <w:szCs w:val="24"/>
          </w:rPr>
          <w:t xml:space="preserve"> </w:t>
        </w:r>
      </w:ins>
      <w:r w:rsidR="00492F46">
        <w:rPr>
          <w:rFonts w:ascii="Times New Roman" w:hAnsi="Times New Roman" w:cs="Times New Roman"/>
          <w:sz w:val="24"/>
          <w:szCs w:val="24"/>
        </w:rPr>
        <w:fldChar w:fldCharType="begin"/>
      </w:r>
      <w:r w:rsidR="00492F46">
        <w:rPr>
          <w:rFonts w:ascii="Times New Roman" w:hAnsi="Times New Roman" w:cs="Times New Roman"/>
          <w:sz w:val="24"/>
          <w:szCs w:val="24"/>
        </w:rPr>
        <w:instrText xml:space="preserve"> ADDIN EN.CITE &lt;EndNote&gt;&lt;Cite&gt;&lt;Author&gt;Pol&lt;/Author&gt;&lt;Year&gt;2007&lt;/Year&gt;&lt;RecNum&gt;579&lt;/RecNum&gt;&lt;DisplayText&gt;(Pol and Ruegg 2007)&lt;/DisplayText&gt;&lt;record&gt;&lt;rec-number&gt;579&lt;/rec-number&gt;&lt;foreign-keys&gt;&lt;key app="EN" db-id="pss5de0wasp2t9es5tu5evzpa2svsdrveax9" timestamp="1690980755"&gt;579&lt;/key&gt;&lt;/foreign-keys&gt;&lt;ref-type name="Journal Article"&gt;17&lt;/ref-type&gt;&lt;contributors&gt;&lt;authors&gt;&lt;author&gt;Pol, M.&lt;/author&gt;&lt;author&gt;Ruegg, P. L.&lt;/author&gt;&lt;/authors&gt;&lt;/contributors&gt;&lt;auth-address&gt;Department of Dairy Science, University of Wisconsin, Madison 53706, USA.&lt;/auth-address&gt;&lt;titles&gt;&lt;title&gt;Relationship between antimicrobial drug usage and antimicrobial susceptibility of gram-positive mastitis pathogens&lt;/title&gt;&lt;secondary-title&gt;J Dairy Sci&lt;/secondary-title&gt;&lt;/titles&gt;&lt;periodical&gt;&lt;full-title&gt;J Dairy Sci&lt;/full-title&gt;&lt;/periodical&gt;&lt;pages&gt;262-73&lt;/pages&gt;&lt;volume&gt;90&lt;/volume&gt;&lt;number&gt;1&lt;/number&gt;&lt;edition&gt;2006/12/22&lt;/edition&gt;&lt;keywords&gt;&lt;keyword&gt;Animals&lt;/keyword&gt;&lt;keyword&gt;Anti-Infective Agents/*therapeutic use&lt;/keyword&gt;&lt;keyword&gt;Cattle&lt;/keyword&gt;&lt;keyword&gt;Dairying&lt;/keyword&gt;&lt;keyword&gt;Dose-Response Relationship, Drug&lt;/keyword&gt;&lt;keyword&gt;Female&lt;/keyword&gt;&lt;keyword&gt;Food, Organic&lt;/keyword&gt;&lt;keyword&gt;Gram-Positive Bacteria/*drug effects/isolation &amp;amp; purification&lt;/keyword&gt;&lt;keyword&gt;Gram-Positive Bacterial Infections/drug therapy/*veterinary&lt;/keyword&gt;&lt;keyword&gt;Kaplan-Meier Estimate&lt;/keyword&gt;&lt;keyword&gt;Mastitis, Bovine/*drug therapy/*microbiology&lt;/keyword&gt;&lt;keyword&gt;Microbial Sensitivity Tests&lt;/keyword&gt;&lt;keyword&gt;Milk/cytology/microbiology&lt;/keyword&gt;&lt;/keywords&gt;&lt;dates&gt;&lt;year&gt;2007&lt;/year&gt;&lt;pub-dates&gt;&lt;date&gt;Jan&lt;/date&gt;&lt;/pub-dates&gt;&lt;/dates&gt;&lt;isbn&gt;0022-0302&lt;/isbn&gt;&lt;accession-num&gt;17183094&lt;/accession-num&gt;&lt;urls&gt;&lt;/urls&gt;&lt;electronic-resource-num&gt;10.3168/jds.S0022-0302(07)72627-9&lt;/electronic-resource-num&gt;&lt;remote-database-provider&gt;NLM&lt;/remote-database-provider&gt;&lt;language&gt;eng&lt;/language&gt;&lt;/record&gt;&lt;/Cite&gt;&lt;/EndNote&gt;</w:instrText>
      </w:r>
      <w:r w:rsidR="00492F46">
        <w:rPr>
          <w:rFonts w:ascii="Times New Roman" w:hAnsi="Times New Roman" w:cs="Times New Roman"/>
          <w:sz w:val="24"/>
          <w:szCs w:val="24"/>
        </w:rPr>
        <w:fldChar w:fldCharType="separate"/>
      </w:r>
      <w:r w:rsidR="00492F46">
        <w:rPr>
          <w:rFonts w:ascii="Times New Roman" w:hAnsi="Times New Roman" w:cs="Times New Roman"/>
          <w:noProof/>
          <w:sz w:val="24"/>
          <w:szCs w:val="24"/>
        </w:rPr>
        <w:t>(Pol and Ruegg 2007)</w:t>
      </w:r>
      <w:r w:rsidR="00492F46">
        <w:rPr>
          <w:rFonts w:ascii="Times New Roman" w:hAnsi="Times New Roman" w:cs="Times New Roman"/>
          <w:sz w:val="24"/>
          <w:szCs w:val="24"/>
        </w:rPr>
        <w:fldChar w:fldCharType="end"/>
      </w:r>
      <w:ins w:id="1159" w:author="Caitlin Jeffrey" w:date="2023-07-17T13:58:00Z">
        <w:r w:rsidR="00096E59">
          <w:rPr>
            <w:rFonts w:ascii="Times New Roman" w:hAnsi="Times New Roman" w:cs="Times New Roman"/>
            <w:sz w:val="24"/>
            <w:szCs w:val="24"/>
          </w:rPr>
          <w:t>.</w:t>
        </w:r>
      </w:ins>
    </w:p>
    <w:p w14:paraId="264AD6EF" w14:textId="704A29D5" w:rsidR="00A21424" w:rsidRPr="003D481E" w:rsidRDefault="00A21424" w:rsidP="003D481E">
      <w:pPr>
        <w:autoSpaceDE w:val="0"/>
        <w:autoSpaceDN w:val="0"/>
        <w:adjustRightInd w:val="0"/>
        <w:spacing w:line="480" w:lineRule="auto"/>
        <w:ind w:firstLine="720"/>
        <w:jc w:val="both"/>
        <w:rPr>
          <w:rFonts w:ascii="Times New Roman" w:hAnsi="Times New Roman" w:cs="Times New Roman"/>
          <w:sz w:val="24"/>
          <w:szCs w:val="24"/>
          <w:rPrChange w:id="1160" w:author="Caitlin Jeffrey" w:date="2023-07-10T10:56:00Z">
            <w:rPr>
              <w:rFonts w:ascii="Times New Roman" w:hAnsi="Times New Roman" w:cs="Times New Roman"/>
              <w:i/>
              <w:iCs/>
              <w:sz w:val="24"/>
              <w:szCs w:val="24"/>
            </w:rPr>
          </w:rPrChange>
        </w:rPr>
      </w:pPr>
      <w:r w:rsidRPr="00604EDE">
        <w:rPr>
          <w:rFonts w:ascii="Times New Roman" w:hAnsi="Times New Roman" w:cs="Times New Roman"/>
          <w:sz w:val="24"/>
          <w:szCs w:val="24"/>
        </w:rPr>
        <w:t xml:space="preserve">Analysis of a single bulk tank milk sample from a farm is a simple, convenient, and relatively inexpensive way to capture a snapshot of current milk quality and animal health on a farm, and can be a highly specific (albeit poorly sensitive) screening test for the major contagious mastitis pathogens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and</w:t>
      </w:r>
      <w:r w:rsidRPr="00604EDE">
        <w:rPr>
          <w:rFonts w:ascii="Times New Roman" w:hAnsi="Times New Roman" w:cs="Times New Roman"/>
          <w:i/>
          <w:iCs/>
          <w:sz w:val="24"/>
          <w:szCs w:val="24"/>
        </w:rPr>
        <w:t xml:space="preserve"> Strep. agalactiae </w:t>
      </w:r>
      <w:del w:id="1161" w:author="Caitlin Jeffrey" w:date="2023-08-02T16:19:00Z">
        <w:r w:rsidRPr="00604EDE" w:rsidDel="0090409F">
          <w:rPr>
            <w:rFonts w:ascii="Times New Roman" w:hAnsi="Times New Roman" w:cs="Times New Roman"/>
            <w:sz w:val="24"/>
            <w:szCs w:val="24"/>
          </w:rPr>
          <w:delText>(Godkin and Leslie, 1993)</w:delText>
        </w:r>
      </w:del>
      <w:r w:rsidR="0090409F">
        <w:rPr>
          <w:rFonts w:ascii="Times New Roman" w:hAnsi="Times New Roman" w:cs="Times New Roman"/>
          <w:sz w:val="24"/>
          <w:szCs w:val="24"/>
        </w:rPr>
        <w:fldChar w:fldCharType="begin"/>
      </w:r>
      <w:r w:rsidR="0090409F">
        <w:rPr>
          <w:rFonts w:ascii="Times New Roman" w:hAnsi="Times New Roman" w:cs="Times New Roman"/>
          <w:sz w:val="24"/>
          <w:szCs w:val="24"/>
        </w:rPr>
        <w:instrText xml:space="preserve"> ADDIN EN.CITE &lt;EndNote&gt;&lt;Cite&gt;&lt;Author&gt;Godkin&lt;/Author&gt;&lt;Year&gt;1993&lt;/Year&gt;&lt;RecNum&gt;575&lt;/RecNum&gt;&lt;DisplayText&gt;(Godkin and Leslie 1993)&lt;/DisplayText&gt;&lt;record&gt;&lt;rec-number&gt;575&lt;/rec-number&gt;&lt;foreign-keys&gt;&lt;key app="EN" db-id="pss5de0wasp2t9es5tu5evzpa2svsdrveax9" timestamp="1690980662"&gt;575&lt;/key&gt;&lt;/foreign-keys&gt;&lt;ref-type name="Journal Article"&gt;17&lt;/ref-type&gt;&lt;contributors&gt;&lt;authors&gt;&lt;author&gt;Godkin, M. A.&lt;/author&gt;&lt;author&gt;Leslie, K. E.&lt;/author&gt;&lt;/authors&gt;&lt;/contributors&gt;&lt;titles&gt;&lt;title&gt;Culture of bulk tank milk as a mastitis screening test: A brief review&lt;/title&gt;&lt;secondary-title&gt;Can Vet J&lt;/secondary-title&gt;&lt;/titles&gt;&lt;periodical&gt;&lt;full-title&gt;Can Vet J&lt;/full-title&gt;&lt;/periodical&gt;&lt;pages&gt;601-5&lt;/pages&gt;&lt;volume&gt;34&lt;/volume&gt;&lt;number&gt;10&lt;/number&gt;&lt;edition&gt;1993/10/01&lt;/edition&gt;&lt;dates&gt;&lt;year&gt;1993&lt;/year&gt;&lt;pub-dates&gt;&lt;date&gt;Oct&lt;/date&gt;&lt;/pub-dates&gt;&lt;/dates&gt;&lt;isbn&gt;0008-5286 (Print)&amp;#xD;0008-5286&lt;/isbn&gt;&lt;accession-num&gt;17424304&lt;/accession-num&gt;&lt;urls&gt;&lt;/urls&gt;&lt;custom2&gt;PMC1686618&lt;/custom2&gt;&lt;remote-database-provider&gt;NLM&lt;/remote-database-provider&gt;&lt;language&gt;eng&lt;/language&gt;&lt;/record&gt;&lt;/Cite&gt;&lt;/EndNote&gt;</w:instrText>
      </w:r>
      <w:r w:rsidR="0090409F">
        <w:rPr>
          <w:rFonts w:ascii="Times New Roman" w:hAnsi="Times New Roman" w:cs="Times New Roman"/>
          <w:sz w:val="24"/>
          <w:szCs w:val="24"/>
        </w:rPr>
        <w:fldChar w:fldCharType="separate"/>
      </w:r>
      <w:r w:rsidR="0090409F">
        <w:rPr>
          <w:rFonts w:ascii="Times New Roman" w:hAnsi="Times New Roman" w:cs="Times New Roman"/>
          <w:noProof/>
          <w:sz w:val="24"/>
          <w:szCs w:val="24"/>
        </w:rPr>
        <w:t>(Godkin and Leslie 1993)</w:t>
      </w:r>
      <w:r w:rsidR="0090409F">
        <w:rPr>
          <w:rFonts w:ascii="Times New Roman" w:hAnsi="Times New Roman" w:cs="Times New Roman"/>
          <w:sz w:val="24"/>
          <w:szCs w:val="24"/>
        </w:rPr>
        <w:fldChar w:fldCharType="end"/>
      </w:r>
      <w:r w:rsidRPr="00604EDE">
        <w:rPr>
          <w:rFonts w:ascii="Times New Roman" w:hAnsi="Times New Roman" w:cs="Times New Roman"/>
          <w:sz w:val="24"/>
          <w:szCs w:val="24"/>
        </w:rPr>
        <w:t>.</w:t>
      </w:r>
      <w:ins w:id="1162" w:author="Caitlin Jeffrey" w:date="2023-07-10T13:19:00Z">
        <w:r w:rsidR="00416F8C">
          <w:rPr>
            <w:rFonts w:ascii="Times New Roman" w:hAnsi="Times New Roman" w:cs="Times New Roman"/>
            <w:sz w:val="24"/>
            <w:szCs w:val="24"/>
          </w:rPr>
          <w:t xml:space="preserve"> </w:t>
        </w:r>
      </w:ins>
      <w:commentRangeStart w:id="1163"/>
      <w:ins w:id="1164" w:author="Caitlin Jeffrey" w:date="2023-07-17T12:11:00Z">
        <w:r w:rsidR="00C94D3A">
          <w:rPr>
            <w:rFonts w:ascii="Times New Roman" w:hAnsi="Times New Roman" w:cs="Times New Roman"/>
            <w:sz w:val="24"/>
            <w:szCs w:val="24"/>
          </w:rPr>
          <w:t>Our bulk</w:t>
        </w:r>
      </w:ins>
      <w:ins w:id="1165" w:author="Caitlin Jeffrey" w:date="2023-07-10T13:19:00Z">
        <w:r w:rsidR="00416F8C">
          <w:rPr>
            <w:rFonts w:ascii="Times New Roman" w:hAnsi="Times New Roman" w:cs="Times New Roman"/>
            <w:sz w:val="24"/>
            <w:szCs w:val="24"/>
          </w:rPr>
          <w:t xml:space="preserve"> tank sampling strategy</w:t>
        </w:r>
      </w:ins>
      <w:ins w:id="1166" w:author="Caitlin Jeffrey" w:date="2023-07-17T12:06:00Z">
        <w:r w:rsidR="001A6561">
          <w:rPr>
            <w:rFonts w:ascii="Times New Roman" w:hAnsi="Times New Roman" w:cs="Times New Roman"/>
            <w:sz w:val="24"/>
            <w:szCs w:val="24"/>
          </w:rPr>
          <w:t xml:space="preserve"> </w:t>
        </w:r>
      </w:ins>
      <w:ins w:id="1167" w:author="Caitlin Jeffrey" w:date="2023-07-17T12:11:00Z">
        <w:r w:rsidR="00C94D3A">
          <w:rPr>
            <w:rFonts w:ascii="Times New Roman" w:hAnsi="Times New Roman" w:cs="Times New Roman"/>
            <w:sz w:val="24"/>
            <w:szCs w:val="24"/>
          </w:rPr>
          <w:t xml:space="preserve">of </w:t>
        </w:r>
      </w:ins>
      <w:ins w:id="1168" w:author="Caitlin Jeffrey" w:date="2023-07-17T12:06:00Z">
        <w:r w:rsidR="001A6561">
          <w:rPr>
            <w:rFonts w:ascii="Times New Roman" w:hAnsi="Times New Roman" w:cs="Times New Roman"/>
            <w:sz w:val="24"/>
            <w:szCs w:val="24"/>
          </w:rPr>
          <w:t xml:space="preserve">collecting a single sample </w:t>
        </w:r>
      </w:ins>
      <w:ins w:id="1169" w:author="Caitlin Jeffrey" w:date="2023-07-10T13:19:00Z">
        <w:r w:rsidR="00416F8C" w:rsidRPr="00604EDE">
          <w:rPr>
            <w:rFonts w:ascii="Times New Roman" w:hAnsi="Times New Roman" w:cs="Times New Roman"/>
            <w:sz w:val="24"/>
            <w:szCs w:val="24"/>
          </w:rPr>
          <w:t xml:space="preserve">differs slightly </w:t>
        </w:r>
      </w:ins>
      <w:ins w:id="1170" w:author="Caitlin Jeffrey" w:date="2023-07-17T12:07:00Z">
        <w:r w:rsidR="001A6561">
          <w:rPr>
            <w:rFonts w:ascii="Times New Roman" w:hAnsi="Times New Roman" w:cs="Times New Roman"/>
            <w:sz w:val="24"/>
            <w:szCs w:val="24"/>
          </w:rPr>
          <w:t>from</w:t>
        </w:r>
      </w:ins>
      <w:ins w:id="1171" w:author="Caitlin Jeffrey" w:date="2023-07-10T13:19:00Z">
        <w:r w:rsidR="00416F8C" w:rsidRPr="00604EDE">
          <w:rPr>
            <w:rFonts w:ascii="Times New Roman" w:hAnsi="Times New Roman" w:cs="Times New Roman"/>
            <w:sz w:val="24"/>
            <w:szCs w:val="24"/>
          </w:rPr>
          <w:t xml:space="preserve"> previous work</w:t>
        </w:r>
      </w:ins>
      <w:ins w:id="1172" w:author="Caitlin Jeffrey" w:date="2023-07-17T12:07:00Z">
        <w:r w:rsidR="00833267">
          <w:rPr>
            <w:rFonts w:ascii="Times New Roman" w:hAnsi="Times New Roman" w:cs="Times New Roman"/>
            <w:sz w:val="24"/>
            <w:szCs w:val="24"/>
          </w:rPr>
          <w:t xml:space="preserve"> describing the bacteriology of milk from bedded pack farms</w:t>
        </w:r>
        <w:r w:rsidR="007B26B6">
          <w:rPr>
            <w:rFonts w:ascii="Times New Roman" w:hAnsi="Times New Roman" w:cs="Times New Roman"/>
            <w:sz w:val="24"/>
            <w:szCs w:val="24"/>
          </w:rPr>
          <w:t xml:space="preserve">, where </w:t>
        </w:r>
      </w:ins>
      <w:ins w:id="1173" w:author="Caitlin Jeffrey" w:date="2023-07-17T12:08:00Z">
        <w:r w:rsidR="00CA6474">
          <w:rPr>
            <w:rFonts w:ascii="Times New Roman" w:hAnsi="Times New Roman" w:cs="Times New Roman"/>
            <w:sz w:val="24"/>
            <w:szCs w:val="24"/>
          </w:rPr>
          <w:t>four</w:t>
        </w:r>
        <w:r w:rsidR="007B26B6">
          <w:rPr>
            <w:rFonts w:ascii="Times New Roman" w:hAnsi="Times New Roman" w:cs="Times New Roman"/>
            <w:sz w:val="24"/>
            <w:szCs w:val="24"/>
          </w:rPr>
          <w:t xml:space="preserve"> or five </w:t>
        </w:r>
        <w:r w:rsidR="00CA6474">
          <w:rPr>
            <w:rFonts w:ascii="Times New Roman" w:hAnsi="Times New Roman" w:cs="Times New Roman"/>
            <w:sz w:val="24"/>
            <w:szCs w:val="24"/>
          </w:rPr>
          <w:t>consecutive</w:t>
        </w:r>
        <w:r w:rsidR="007B26B6">
          <w:rPr>
            <w:rFonts w:ascii="Times New Roman" w:hAnsi="Times New Roman" w:cs="Times New Roman"/>
            <w:sz w:val="24"/>
            <w:szCs w:val="24"/>
          </w:rPr>
          <w:t xml:space="preserve"> bulk tank milk pickups were </w:t>
        </w:r>
      </w:ins>
      <w:ins w:id="1174" w:author="Caitlin Jeffrey" w:date="2023-07-17T12:12:00Z">
        <w:r w:rsidR="00E24EF5">
          <w:rPr>
            <w:rFonts w:ascii="Times New Roman" w:hAnsi="Times New Roman" w:cs="Times New Roman"/>
            <w:sz w:val="24"/>
            <w:szCs w:val="24"/>
          </w:rPr>
          <w:t xml:space="preserve">collected and then </w:t>
        </w:r>
      </w:ins>
      <w:ins w:id="1175" w:author="Caitlin Jeffrey" w:date="2023-07-17T12:08:00Z">
        <w:r w:rsidR="00CA6474">
          <w:rPr>
            <w:rFonts w:ascii="Times New Roman" w:hAnsi="Times New Roman" w:cs="Times New Roman"/>
            <w:sz w:val="24"/>
            <w:szCs w:val="24"/>
          </w:rPr>
          <w:t>pooled</w:t>
        </w:r>
      </w:ins>
      <w:ins w:id="1176" w:author="Caitlin Jeffrey" w:date="2023-07-17T12:12:00Z">
        <w:r w:rsidR="00E24EF5">
          <w:rPr>
            <w:rFonts w:ascii="Times New Roman" w:hAnsi="Times New Roman" w:cs="Times New Roman"/>
            <w:sz w:val="24"/>
            <w:szCs w:val="24"/>
          </w:rPr>
          <w:t xml:space="preserve"> for analysis</w:t>
        </w:r>
      </w:ins>
      <w:ins w:id="1177" w:author="Caitlin Jeffrey" w:date="2023-07-17T12:08:00Z">
        <w:r w:rsidR="00CA6474">
          <w:rPr>
            <w:rFonts w:ascii="Times New Roman" w:hAnsi="Times New Roman" w:cs="Times New Roman"/>
            <w:sz w:val="24"/>
            <w:szCs w:val="24"/>
          </w:rPr>
          <w:t xml:space="preserve"> </w:t>
        </w:r>
      </w:ins>
      <w:r w:rsidR="00C50D9B">
        <w:rPr>
          <w:rFonts w:ascii="Times New Roman" w:hAnsi="Times New Roman" w:cs="Times New Roman"/>
          <w:sz w:val="24"/>
          <w:szCs w:val="24"/>
        </w:rPr>
        <w:fldChar w:fldCharType="begin">
          <w:fldData xml:space="preserve">PEVuZE5vdGU+PENpdGU+PEF1dGhvcj5Mb2JlY2s8L0F1dGhvcj48WWVhcj4yMDEyPC9ZZWFyPjxS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</w:fldData>
        </w:fldChar>
      </w:r>
      <w:r w:rsidR="00420FF9">
        <w:rPr>
          <w:rFonts w:ascii="Times New Roman" w:hAnsi="Times New Roman" w:cs="Times New Roman"/>
          <w:sz w:val="24"/>
          <w:szCs w:val="24"/>
        </w:rPr>
        <w:instrText xml:space="preserve"> ADDIN EN.CITE </w:instrText>
      </w:r>
      <w:r w:rsidR="00420FF9">
        <w:rPr>
          <w:rFonts w:ascii="Times New Roman" w:hAnsi="Times New Roman" w:cs="Times New Roman"/>
          <w:sz w:val="24"/>
          <w:szCs w:val="24"/>
        </w:rPr>
        <w:fldChar w:fldCharType="begin">
          <w:fldData xml:space="preserve">PEVuZE5vdGU+PENpdGU+PEF1dGhvcj5Mb2JlY2s8L0F1dGhvcj48WWVhcj4yMDEyPC9ZZWFyPjxS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</w:fldData>
        </w:fldChar>
      </w:r>
      <w:r w:rsidR="00420FF9">
        <w:rPr>
          <w:rFonts w:ascii="Times New Roman" w:hAnsi="Times New Roman" w:cs="Times New Roman"/>
          <w:sz w:val="24"/>
          <w:szCs w:val="24"/>
        </w:rPr>
        <w:instrText xml:space="preserve"> ADDIN EN.CITE.DATA </w:instrText>
      </w:r>
      <w:r w:rsidR="00420FF9">
        <w:rPr>
          <w:rFonts w:ascii="Times New Roman" w:hAnsi="Times New Roman" w:cs="Times New Roman"/>
          <w:sz w:val="24"/>
          <w:szCs w:val="24"/>
        </w:rPr>
      </w:r>
      <w:r w:rsidR="00420FF9">
        <w:rPr>
          <w:rFonts w:ascii="Times New Roman" w:hAnsi="Times New Roman" w:cs="Times New Roman"/>
          <w:sz w:val="24"/>
          <w:szCs w:val="24"/>
        </w:rPr>
        <w:fldChar w:fldCharType="end"/>
      </w:r>
      <w:r w:rsidR="00C50D9B">
        <w:rPr>
          <w:rFonts w:ascii="Times New Roman" w:hAnsi="Times New Roman" w:cs="Times New Roman"/>
          <w:sz w:val="24"/>
          <w:szCs w:val="24"/>
        </w:rPr>
      </w:r>
      <w:r w:rsidR="00C50D9B">
        <w:rPr>
          <w:rFonts w:ascii="Times New Roman" w:hAnsi="Times New Roman" w:cs="Times New Roman"/>
          <w:sz w:val="24"/>
          <w:szCs w:val="24"/>
        </w:rPr>
        <w:fldChar w:fldCharType="separate"/>
      </w:r>
      <w:r w:rsidR="00420FF9">
        <w:rPr>
          <w:rFonts w:ascii="Times New Roman" w:hAnsi="Times New Roman" w:cs="Times New Roman"/>
          <w:noProof/>
          <w:sz w:val="24"/>
          <w:szCs w:val="24"/>
        </w:rPr>
        <w:t>(Barberg et al. 2007b; Shane et al. 2010; Lobeck et al. 2012)</w:t>
      </w:r>
      <w:r w:rsidR="00C50D9B">
        <w:rPr>
          <w:rFonts w:ascii="Times New Roman" w:hAnsi="Times New Roman" w:cs="Times New Roman"/>
          <w:sz w:val="24"/>
          <w:szCs w:val="24"/>
        </w:rPr>
        <w:fldChar w:fldCharType="end"/>
      </w:r>
      <w:ins w:id="1178" w:author="Caitlin Jeffrey" w:date="2023-07-10T13:19:00Z">
        <w:r w:rsidR="00416F8C">
          <w:rPr>
            <w:rFonts w:ascii="Times New Roman" w:hAnsi="Times New Roman" w:cs="Times New Roman"/>
            <w:sz w:val="24"/>
            <w:szCs w:val="24"/>
          </w:rPr>
          <w:t>.</w:t>
        </w:r>
      </w:ins>
      <w:ins w:id="1179" w:author="Caitlin Jeffrey" w:date="2023-07-17T12:09:00Z">
        <w:r w:rsidR="00A147D2">
          <w:rPr>
            <w:rFonts w:ascii="Times New Roman" w:hAnsi="Times New Roman" w:cs="Times New Roman"/>
            <w:sz w:val="24"/>
            <w:szCs w:val="24"/>
          </w:rPr>
          <w:t xml:space="preserve"> However, </w:t>
        </w:r>
        <w:r w:rsidR="00DD4BE9">
          <w:rPr>
            <w:rFonts w:ascii="Times New Roman" w:hAnsi="Times New Roman" w:cs="Times New Roman"/>
            <w:sz w:val="24"/>
            <w:szCs w:val="24"/>
          </w:rPr>
          <w:t>the aerobic culture methodology</w:t>
        </w:r>
      </w:ins>
      <w:ins w:id="1180" w:author="Caitlin Jeffrey" w:date="2023-07-17T12:10:00Z">
        <w:r w:rsidR="006C27BB">
          <w:rPr>
            <w:rFonts w:ascii="Times New Roman" w:hAnsi="Times New Roman" w:cs="Times New Roman"/>
            <w:sz w:val="24"/>
            <w:szCs w:val="24"/>
          </w:rPr>
          <w:t xml:space="preserve"> (all carried out at the </w:t>
        </w:r>
      </w:ins>
      <w:ins w:id="1181" w:author="Caitlin Jeffrey" w:date="2023-07-17T12:11:00Z">
        <w:r w:rsidR="00C94D3A">
          <w:rPr>
            <w:rFonts w:ascii="Times New Roman" w:hAnsi="Times New Roman" w:cs="Times New Roman"/>
            <w:sz w:val="24"/>
            <w:szCs w:val="24"/>
          </w:rPr>
          <w:t xml:space="preserve">Laboratory for Udder Health, </w:t>
        </w:r>
      </w:ins>
      <w:ins w:id="1182" w:author="Caitlin Jeffrey" w:date="2023-07-17T12:10:00Z">
        <w:r w:rsidR="006C27BB">
          <w:rPr>
            <w:rFonts w:ascii="Times New Roman" w:hAnsi="Times New Roman" w:cs="Times New Roman"/>
            <w:sz w:val="24"/>
            <w:szCs w:val="24"/>
          </w:rPr>
          <w:t>University</w:t>
        </w:r>
      </w:ins>
      <w:ins w:id="1183" w:author="Caitlin Jeffrey" w:date="2023-07-17T12:09:00Z">
        <w:r w:rsidR="00DD4BE9">
          <w:rPr>
            <w:rFonts w:ascii="Times New Roman" w:hAnsi="Times New Roman" w:cs="Times New Roman"/>
            <w:sz w:val="24"/>
            <w:szCs w:val="24"/>
          </w:rPr>
          <w:t xml:space="preserve"> </w:t>
        </w:r>
      </w:ins>
      <w:ins w:id="1184" w:author="Caitlin Jeffrey" w:date="2023-07-17T12:10:00Z">
        <w:r w:rsidR="006C27BB">
          <w:rPr>
            <w:rFonts w:ascii="Times New Roman" w:hAnsi="Times New Roman" w:cs="Times New Roman"/>
            <w:sz w:val="24"/>
            <w:szCs w:val="24"/>
          </w:rPr>
          <w:t>of Minnesota</w:t>
        </w:r>
      </w:ins>
      <w:ins w:id="1185" w:author="Caitlin Jeffrey" w:date="2023-07-17T12:11:00Z">
        <w:r w:rsidR="006C27BB">
          <w:rPr>
            <w:rFonts w:ascii="Times New Roman" w:hAnsi="Times New Roman" w:cs="Times New Roman"/>
            <w:sz w:val="24"/>
            <w:szCs w:val="24"/>
          </w:rPr>
          <w:t xml:space="preserve">) </w:t>
        </w:r>
      </w:ins>
      <w:ins w:id="1186" w:author="Caitlin Jeffrey" w:date="2023-07-17T12:09:00Z">
        <w:r w:rsidR="00DD4BE9">
          <w:rPr>
            <w:rFonts w:ascii="Times New Roman" w:hAnsi="Times New Roman" w:cs="Times New Roman"/>
            <w:sz w:val="24"/>
            <w:szCs w:val="24"/>
          </w:rPr>
          <w:t>follo</w:t>
        </w:r>
      </w:ins>
      <w:ins w:id="1187" w:author="Caitlin Jeffrey" w:date="2023-07-17T12:10:00Z">
        <w:r w:rsidR="00DD4BE9">
          <w:rPr>
            <w:rFonts w:ascii="Times New Roman" w:hAnsi="Times New Roman" w:cs="Times New Roman"/>
            <w:sz w:val="24"/>
            <w:szCs w:val="24"/>
          </w:rPr>
          <w:t>wing collection</w:t>
        </w:r>
        <w:r w:rsidR="006C27BB">
          <w:rPr>
            <w:rFonts w:ascii="Times New Roman" w:hAnsi="Times New Roman" w:cs="Times New Roman"/>
            <w:sz w:val="24"/>
            <w:szCs w:val="24"/>
          </w:rPr>
          <w:t xml:space="preserve"> was very similar between studies, hopefully </w:t>
        </w:r>
      </w:ins>
      <w:ins w:id="1188" w:author="Caitlin Jeffrey" w:date="2023-07-17T12:12:00Z">
        <w:r w:rsidR="00E24EF5">
          <w:rPr>
            <w:rFonts w:ascii="Times New Roman" w:hAnsi="Times New Roman" w:cs="Times New Roman"/>
            <w:sz w:val="24"/>
            <w:szCs w:val="24"/>
          </w:rPr>
          <w:t>facilitating</w:t>
        </w:r>
      </w:ins>
      <w:ins w:id="1189" w:author="Caitlin Jeffrey" w:date="2023-07-17T12:10:00Z">
        <w:r w:rsidR="006C27BB">
          <w:rPr>
            <w:rFonts w:ascii="Times New Roman" w:hAnsi="Times New Roman" w:cs="Times New Roman"/>
            <w:sz w:val="24"/>
            <w:szCs w:val="24"/>
          </w:rPr>
          <w:t xml:space="preserve"> </w:t>
        </w:r>
      </w:ins>
      <w:ins w:id="1190" w:author="Caitlin Jeffrey" w:date="2023-07-17T12:12:00Z">
        <w:r w:rsidR="00E24EF5">
          <w:rPr>
            <w:rFonts w:ascii="Times New Roman" w:hAnsi="Times New Roman" w:cs="Times New Roman"/>
            <w:sz w:val="24"/>
            <w:szCs w:val="24"/>
          </w:rPr>
          <w:t>direct comparisons.</w:t>
        </w:r>
      </w:ins>
      <w:r w:rsidRPr="00604EDE">
        <w:rPr>
          <w:rFonts w:ascii="Times New Roman" w:hAnsi="Times New Roman" w:cs="Times New Roman"/>
          <w:sz w:val="24"/>
          <w:szCs w:val="24"/>
        </w:rPr>
        <w:t xml:space="preserve"> </w:t>
      </w:r>
      <w:commentRangeEnd w:id="1163"/>
      <w:r w:rsidR="00416F8C">
        <w:rPr>
          <w:rStyle w:val="CommentReference"/>
          <w:rFonts w:eastAsiaTheme="minorEastAsia"/>
        </w:rPr>
        <w:commentReference w:id="1163"/>
      </w:r>
      <w:ins w:id="1191" w:author="Caitlin Jeffrey" w:date="2023-07-17T12:12:00Z">
        <w:r w:rsidR="000C7AA2">
          <w:rPr>
            <w:rFonts w:ascii="Times New Roman" w:hAnsi="Times New Roman" w:cs="Times New Roman"/>
            <w:sz w:val="24"/>
            <w:szCs w:val="24"/>
          </w:rPr>
          <w:t xml:space="preserve">We acknowledge that our </w:t>
        </w:r>
      </w:ins>
      <w:ins w:id="1192" w:author="Caitlin Jeffrey" w:date="2023-07-10T10:46:00Z">
        <w:r w:rsidR="001805A5">
          <w:rPr>
            <w:rFonts w:ascii="Times New Roman" w:hAnsi="Times New Roman" w:cs="Times New Roman"/>
            <w:sz w:val="24"/>
            <w:szCs w:val="24"/>
          </w:rPr>
          <w:t>analysis of</w:t>
        </w:r>
      </w:ins>
      <w:ins w:id="1193" w:author="Caitlin Jeffrey" w:date="2023-07-17T12:13:00Z">
        <w:r w:rsidR="000C7AA2">
          <w:rPr>
            <w:rFonts w:ascii="Times New Roman" w:hAnsi="Times New Roman" w:cs="Times New Roman"/>
            <w:sz w:val="24"/>
            <w:szCs w:val="24"/>
          </w:rPr>
          <w:t xml:space="preserve"> a single</w:t>
        </w:r>
      </w:ins>
      <w:ins w:id="1194" w:author="Caitlin Jeffrey" w:date="2023-07-10T10:46:00Z">
        <w:r w:rsidR="001805A5">
          <w:rPr>
            <w:rFonts w:ascii="Times New Roman" w:hAnsi="Times New Roman" w:cs="Times New Roman"/>
            <w:sz w:val="24"/>
            <w:szCs w:val="24"/>
          </w:rPr>
          <w:t xml:space="preserve"> BTM </w:t>
        </w:r>
      </w:ins>
      <w:ins w:id="1195" w:author="Caitlin Jeffrey" w:date="2023-07-17T12:13:00Z">
        <w:r w:rsidR="000C7AA2">
          <w:rPr>
            <w:rFonts w:ascii="Times New Roman" w:hAnsi="Times New Roman" w:cs="Times New Roman"/>
            <w:sz w:val="24"/>
            <w:szCs w:val="24"/>
          </w:rPr>
          <w:t xml:space="preserve">sample </w:t>
        </w:r>
      </w:ins>
      <w:ins w:id="1196" w:author="Caitlin Jeffrey" w:date="2023-07-10T10:46:00Z">
        <w:r w:rsidR="001805A5">
          <w:rPr>
            <w:rFonts w:ascii="Times New Roman" w:hAnsi="Times New Roman" w:cs="Times New Roman"/>
            <w:sz w:val="24"/>
            <w:szCs w:val="24"/>
          </w:rPr>
          <w:t>comes with limitations.</w:t>
        </w:r>
        <w:r w:rsidR="00531E0D" w:rsidRPr="00604EDE">
          <w:rPr>
            <w:rFonts w:ascii="Times New Roman" w:hAnsi="Times New Roman" w:cs="Times New Roman"/>
            <w:sz w:val="24"/>
            <w:szCs w:val="24"/>
          </w:rPr>
          <w:t xml:space="preserve"> </w:t>
        </w:r>
      </w:ins>
      <w:ins w:id="1197" w:author="Caitlin Jeffrey" w:date="2023-07-10T10:47:00Z">
        <w:r w:rsidR="00E733B6">
          <w:rPr>
            <w:rFonts w:ascii="Times New Roman" w:hAnsi="Times New Roman" w:cs="Times New Roman"/>
            <w:sz w:val="24"/>
            <w:szCs w:val="24"/>
          </w:rPr>
          <w:t>Bacteria</w:t>
        </w:r>
      </w:ins>
      <w:ins w:id="1198" w:author="Caitlin Jeffrey" w:date="2023-07-10T10:48:00Z">
        <w:r w:rsidR="00E733B6">
          <w:rPr>
            <w:rFonts w:ascii="Times New Roman" w:hAnsi="Times New Roman" w:cs="Times New Roman"/>
            <w:sz w:val="24"/>
            <w:szCs w:val="24"/>
          </w:rPr>
          <w:t>l groups</w:t>
        </w:r>
      </w:ins>
      <w:ins w:id="1199" w:author="Caitlin Jeffrey" w:date="2023-07-10T10:47:00Z">
        <w:r w:rsidR="00E733B6">
          <w:rPr>
            <w:rFonts w:ascii="Times New Roman" w:hAnsi="Times New Roman" w:cs="Times New Roman"/>
            <w:sz w:val="24"/>
            <w:szCs w:val="24"/>
          </w:rPr>
          <w:t xml:space="preserve"> </w:t>
        </w:r>
      </w:ins>
      <w:ins w:id="1200" w:author="Caitlin Jeffrey" w:date="2023-07-10T10:48:00Z">
        <w:r w:rsidR="00E733B6">
          <w:rPr>
            <w:rFonts w:ascii="Times New Roman" w:hAnsi="Times New Roman" w:cs="Times New Roman"/>
            <w:sz w:val="24"/>
            <w:szCs w:val="24"/>
          </w:rPr>
          <w:t xml:space="preserve">traditionally </w:t>
        </w:r>
      </w:ins>
      <w:ins w:id="1201" w:author="Caitlin Jeffrey" w:date="2023-07-10T10:47:00Z">
        <w:r w:rsidR="00E733B6">
          <w:rPr>
            <w:rFonts w:ascii="Times New Roman" w:hAnsi="Times New Roman" w:cs="Times New Roman"/>
            <w:sz w:val="24"/>
            <w:szCs w:val="24"/>
          </w:rPr>
          <w:t>co</w:t>
        </w:r>
      </w:ins>
      <w:ins w:id="1202" w:author="Caitlin Jeffrey" w:date="2023-07-10T10:48:00Z">
        <w:r w:rsidR="00E733B6">
          <w:rPr>
            <w:rFonts w:ascii="Times New Roman" w:hAnsi="Times New Roman" w:cs="Times New Roman"/>
            <w:sz w:val="24"/>
            <w:szCs w:val="24"/>
          </w:rPr>
          <w:t>nsidered to be primarily environmental in origin</w:t>
        </w:r>
        <w:r w:rsidR="00891F31">
          <w:rPr>
            <w:rFonts w:ascii="Times New Roman" w:hAnsi="Times New Roman" w:cs="Times New Roman"/>
            <w:sz w:val="24"/>
            <w:szCs w:val="24"/>
          </w:rPr>
          <w:t xml:space="preserve"> </w:t>
        </w:r>
        <w:r w:rsidR="00E733B6">
          <w:rPr>
            <w:rFonts w:ascii="Times New Roman" w:hAnsi="Times New Roman" w:cs="Times New Roman"/>
            <w:sz w:val="24"/>
            <w:szCs w:val="24"/>
          </w:rPr>
          <w:t>(</w:t>
        </w:r>
      </w:ins>
      <w:ins w:id="1203" w:author="Caitlin Jeffrey" w:date="2023-07-10T10:47:00Z">
        <w:r w:rsidR="00077F06">
          <w:rPr>
            <w:rFonts w:ascii="Times New Roman" w:hAnsi="Times New Roman" w:cs="Times New Roman"/>
            <w:sz w:val="24"/>
            <w:szCs w:val="24"/>
          </w:rPr>
          <w:t>non-</w:t>
        </w:r>
        <w:r w:rsidR="00077F06">
          <w:rPr>
            <w:rFonts w:ascii="Times New Roman" w:hAnsi="Times New Roman" w:cs="Times New Roman"/>
            <w:i/>
            <w:iCs/>
            <w:sz w:val="24"/>
            <w:szCs w:val="24"/>
          </w:rPr>
          <w:t xml:space="preserve">ag. Strep., </w:t>
        </w:r>
        <w:r w:rsidR="00077F06">
          <w:rPr>
            <w:rFonts w:ascii="Times New Roman" w:hAnsi="Times New Roman" w:cs="Times New Roman"/>
            <w:sz w:val="24"/>
            <w:szCs w:val="24"/>
          </w:rPr>
          <w:t>non-</w:t>
        </w:r>
        <w:r w:rsidR="00077F06">
          <w:rPr>
            <w:rFonts w:ascii="Times New Roman" w:hAnsi="Times New Roman" w:cs="Times New Roman"/>
            <w:i/>
            <w:iCs/>
            <w:sz w:val="24"/>
            <w:szCs w:val="24"/>
          </w:rPr>
          <w:t>aureus Staph.,</w:t>
        </w:r>
        <w:r w:rsidR="00E733B6">
          <w:rPr>
            <w:rFonts w:ascii="Times New Roman" w:hAnsi="Times New Roman" w:cs="Times New Roman"/>
            <w:i/>
            <w:iCs/>
            <w:sz w:val="24"/>
            <w:szCs w:val="24"/>
          </w:rPr>
          <w:t xml:space="preserve"> </w:t>
        </w:r>
        <w:r w:rsidR="00E733B6">
          <w:rPr>
            <w:rFonts w:ascii="Times New Roman" w:hAnsi="Times New Roman" w:cs="Times New Roman"/>
            <w:sz w:val="24"/>
            <w:szCs w:val="24"/>
          </w:rPr>
          <w:t>coliforms</w:t>
        </w:r>
      </w:ins>
      <w:ins w:id="1204" w:author="Caitlin Jeffrey" w:date="2023-07-10T10:48:00Z">
        <w:r w:rsidR="00E733B6">
          <w:rPr>
            <w:rFonts w:ascii="Times New Roman" w:hAnsi="Times New Roman" w:cs="Times New Roman"/>
            <w:sz w:val="24"/>
            <w:szCs w:val="24"/>
          </w:rPr>
          <w:t>),</w:t>
        </w:r>
      </w:ins>
      <w:ins w:id="1205" w:author="Caitlin Jeffrey" w:date="2023-07-10T10:47:00Z">
        <w:r w:rsidR="00E733B6">
          <w:rPr>
            <w:rFonts w:ascii="Times New Roman" w:hAnsi="Times New Roman" w:cs="Times New Roman"/>
            <w:sz w:val="24"/>
            <w:szCs w:val="24"/>
          </w:rPr>
          <w:t xml:space="preserve"> m</w:t>
        </w:r>
      </w:ins>
      <w:ins w:id="1206" w:author="Caitlin Jeffrey" w:date="2023-07-10T10:46:00Z">
        <w:r w:rsidR="00531E0D" w:rsidRPr="00604EDE">
          <w:rPr>
            <w:rFonts w:ascii="Times New Roman" w:hAnsi="Times New Roman" w:cs="Times New Roman"/>
            <w:sz w:val="24"/>
            <w:szCs w:val="24"/>
          </w:rPr>
          <w:t xml:space="preserve">ay </w:t>
        </w:r>
        <w:proofErr w:type="gramStart"/>
        <w:r w:rsidR="00531E0D" w:rsidRPr="00604EDE">
          <w:rPr>
            <w:rFonts w:ascii="Times New Roman" w:hAnsi="Times New Roman" w:cs="Times New Roman"/>
            <w:sz w:val="24"/>
            <w:szCs w:val="24"/>
          </w:rPr>
          <w:t>enter</w:t>
        </w:r>
      </w:ins>
      <w:ins w:id="1207" w:author="Caitlin Jeffrey" w:date="2023-08-02T16:20:00Z">
        <w:r w:rsidR="00C50D9B">
          <w:rPr>
            <w:rFonts w:ascii="Times New Roman" w:hAnsi="Times New Roman" w:cs="Times New Roman"/>
            <w:sz w:val="24"/>
            <w:szCs w:val="24"/>
          </w:rPr>
          <w:t xml:space="preserve"> </w:t>
        </w:r>
      </w:ins>
      <w:ins w:id="1208" w:author="Caitlin Jeffrey" w:date="2023-07-10T10:46:00Z">
        <w:r w:rsidR="00531E0D" w:rsidRPr="00604EDE">
          <w:rPr>
            <w:rFonts w:ascii="Times New Roman" w:hAnsi="Times New Roman" w:cs="Times New Roman"/>
            <w:sz w:val="24"/>
            <w:szCs w:val="24"/>
          </w:rPr>
          <w:t>into</w:t>
        </w:r>
        <w:proofErr w:type="gramEnd"/>
        <w:r w:rsidR="00531E0D" w:rsidRPr="00604EDE">
          <w:rPr>
            <w:rFonts w:ascii="Times New Roman" w:hAnsi="Times New Roman" w:cs="Times New Roman"/>
            <w:sz w:val="24"/>
            <w:szCs w:val="24"/>
          </w:rPr>
          <w:t xml:space="preserve"> BTM from </w:t>
        </w:r>
      </w:ins>
      <w:ins w:id="1209" w:author="Caitlin Jeffrey" w:date="2023-07-10T10:49:00Z">
        <w:r w:rsidR="008B2DFF">
          <w:rPr>
            <w:rFonts w:ascii="Times New Roman" w:hAnsi="Times New Roman" w:cs="Times New Roman"/>
            <w:sz w:val="24"/>
            <w:szCs w:val="24"/>
          </w:rPr>
          <w:t>cows</w:t>
        </w:r>
      </w:ins>
      <w:ins w:id="1210" w:author="Caitlin Jeffrey" w:date="2023-07-10T10:46:00Z">
        <w:r w:rsidR="00531E0D" w:rsidRPr="00604EDE">
          <w:rPr>
            <w:rFonts w:ascii="Times New Roman" w:hAnsi="Times New Roman" w:cs="Times New Roman"/>
            <w:sz w:val="24"/>
            <w:szCs w:val="24"/>
          </w:rPr>
          <w:t xml:space="preserve"> with an intramammary infection, but</w:t>
        </w:r>
      </w:ins>
      <w:ins w:id="1211" w:author="Caitlin Jeffrey" w:date="2023-07-10T10:55:00Z">
        <w:r w:rsidR="00A42D72">
          <w:rPr>
            <w:rFonts w:ascii="Times New Roman" w:hAnsi="Times New Roman" w:cs="Times New Roman"/>
            <w:sz w:val="24"/>
            <w:szCs w:val="24"/>
          </w:rPr>
          <w:t xml:space="preserve"> </w:t>
        </w:r>
      </w:ins>
      <w:ins w:id="1212" w:author="Caitlin Jeffrey" w:date="2023-07-10T10:50:00Z">
        <w:r w:rsidR="008B2DFF">
          <w:rPr>
            <w:rFonts w:ascii="Times New Roman" w:hAnsi="Times New Roman" w:cs="Times New Roman"/>
            <w:sz w:val="24"/>
            <w:szCs w:val="24"/>
          </w:rPr>
          <w:t>also</w:t>
        </w:r>
      </w:ins>
      <w:ins w:id="1213" w:author="Caitlin Jeffrey" w:date="2023-07-10T10:55:00Z">
        <w:r w:rsidR="00A42D72">
          <w:rPr>
            <w:rFonts w:ascii="Times New Roman" w:hAnsi="Times New Roman" w:cs="Times New Roman"/>
            <w:sz w:val="24"/>
            <w:szCs w:val="24"/>
          </w:rPr>
          <w:t xml:space="preserve"> may</w:t>
        </w:r>
      </w:ins>
      <w:ins w:id="1214" w:author="Caitlin Jeffrey" w:date="2023-07-10T10:50:00Z">
        <w:r w:rsidR="008B2DFF">
          <w:rPr>
            <w:rFonts w:ascii="Times New Roman" w:hAnsi="Times New Roman" w:cs="Times New Roman"/>
            <w:sz w:val="24"/>
            <w:szCs w:val="24"/>
          </w:rPr>
          <w:t xml:space="preserve"> </w:t>
        </w:r>
      </w:ins>
      <w:ins w:id="1215" w:author="Caitlin Jeffrey" w:date="2023-07-10T10:55:00Z">
        <w:r w:rsidR="00977B29">
          <w:rPr>
            <w:rFonts w:ascii="Times New Roman" w:hAnsi="Times New Roman" w:cs="Times New Roman"/>
            <w:sz w:val="24"/>
            <w:szCs w:val="24"/>
          </w:rPr>
          <w:t xml:space="preserve">originate from </w:t>
        </w:r>
      </w:ins>
      <w:ins w:id="1216" w:author="Caitlin Jeffrey" w:date="2023-07-10T10:46:00Z">
        <w:r w:rsidR="00531E0D" w:rsidRPr="00604EDE">
          <w:rPr>
            <w:rFonts w:ascii="Times New Roman" w:hAnsi="Times New Roman" w:cs="Times New Roman"/>
            <w:sz w:val="24"/>
            <w:szCs w:val="24"/>
          </w:rPr>
          <w:t>non-specific contamination</w:t>
        </w:r>
      </w:ins>
      <w:ins w:id="1217" w:author="Caitlin Jeffrey" w:date="2023-07-10T10:52:00Z">
        <w:r w:rsidR="00294178">
          <w:rPr>
            <w:rFonts w:ascii="Times New Roman" w:hAnsi="Times New Roman" w:cs="Times New Roman"/>
            <w:sz w:val="24"/>
            <w:szCs w:val="24"/>
          </w:rPr>
          <w:t xml:space="preserve"> (</w:t>
        </w:r>
      </w:ins>
      <w:ins w:id="1218" w:author="Caitlin Jeffrey" w:date="2023-07-10T10:46:00Z">
        <w:r w:rsidR="00531E0D" w:rsidRPr="00604EDE">
          <w:rPr>
            <w:rFonts w:ascii="Times New Roman" w:hAnsi="Times New Roman" w:cs="Times New Roman"/>
            <w:sz w:val="24"/>
            <w:szCs w:val="24"/>
          </w:rPr>
          <w:t>teat</w:t>
        </w:r>
      </w:ins>
      <w:ins w:id="1219" w:author="Caitlin Jeffrey" w:date="2023-07-10T10:52:00Z">
        <w:r w:rsidR="00294178">
          <w:rPr>
            <w:rFonts w:ascii="Times New Roman" w:hAnsi="Times New Roman" w:cs="Times New Roman"/>
            <w:sz w:val="24"/>
            <w:szCs w:val="24"/>
          </w:rPr>
          <w:t>s and udder skin</w:t>
        </w:r>
      </w:ins>
      <w:ins w:id="1220" w:author="Caitlin Jeffrey" w:date="2023-07-10T10:46:00Z">
        <w:r w:rsidR="00531E0D" w:rsidRPr="00604EDE">
          <w:rPr>
            <w:rFonts w:ascii="Times New Roman" w:hAnsi="Times New Roman" w:cs="Times New Roman"/>
            <w:sz w:val="24"/>
            <w:szCs w:val="24"/>
          </w:rPr>
          <w:t xml:space="preserve">, </w:t>
        </w:r>
      </w:ins>
      <w:ins w:id="1221" w:author="Caitlin Jeffrey" w:date="2023-07-10T10:52:00Z">
        <w:r w:rsidR="00861CB1">
          <w:rPr>
            <w:rFonts w:ascii="Times New Roman" w:hAnsi="Times New Roman" w:cs="Times New Roman"/>
            <w:sz w:val="24"/>
            <w:szCs w:val="24"/>
          </w:rPr>
          <w:t xml:space="preserve">bedding, </w:t>
        </w:r>
      </w:ins>
      <w:ins w:id="1222" w:author="Caitlin Jeffrey" w:date="2023-07-10T10:53:00Z">
        <w:r w:rsidR="00861CB1">
          <w:rPr>
            <w:rFonts w:ascii="Times New Roman" w:hAnsi="Times New Roman" w:cs="Times New Roman"/>
            <w:sz w:val="24"/>
            <w:szCs w:val="24"/>
          </w:rPr>
          <w:t xml:space="preserve">manure, </w:t>
        </w:r>
      </w:ins>
      <w:ins w:id="1223" w:author="Caitlin Jeffrey" w:date="2023-07-10T10:46:00Z">
        <w:r w:rsidR="00531E0D" w:rsidRPr="00604EDE">
          <w:rPr>
            <w:rFonts w:ascii="Times New Roman" w:hAnsi="Times New Roman" w:cs="Times New Roman"/>
            <w:sz w:val="24"/>
            <w:szCs w:val="24"/>
          </w:rPr>
          <w:t>or other environmental sources</w:t>
        </w:r>
      </w:ins>
      <w:ins w:id="1224" w:author="Caitlin Jeffrey" w:date="2023-07-10T10:53:00Z">
        <w:r w:rsidR="00861CB1">
          <w:rPr>
            <w:rFonts w:ascii="Times New Roman" w:hAnsi="Times New Roman" w:cs="Times New Roman"/>
            <w:sz w:val="24"/>
            <w:szCs w:val="24"/>
          </w:rPr>
          <w:t>).</w:t>
        </w:r>
      </w:ins>
      <w:ins w:id="1225" w:author="Caitlin Jeffrey" w:date="2023-07-10T10:56:00Z">
        <w:r w:rsidR="003D481E">
          <w:rPr>
            <w:rFonts w:ascii="Times New Roman" w:hAnsi="Times New Roman" w:cs="Times New Roman"/>
            <w:sz w:val="24"/>
            <w:szCs w:val="24"/>
          </w:rPr>
          <w:t xml:space="preserve"> </w:t>
        </w:r>
      </w:ins>
      <w:ins w:id="1226" w:author="Caitlin Jeffrey" w:date="2023-07-17T14:06:00Z">
        <w:r w:rsidR="007A2AB8">
          <w:rPr>
            <w:rFonts w:ascii="Times New Roman" w:hAnsi="Times New Roman" w:cs="Times New Roman"/>
            <w:sz w:val="24"/>
            <w:szCs w:val="24"/>
          </w:rPr>
          <w:t>Additionally, a</w:t>
        </w:r>
      </w:ins>
      <w:ins w:id="1227" w:author="Caitlin Jeffrey" w:date="2023-07-17T14:04:00Z">
        <w:r w:rsidR="00287BBD">
          <w:rPr>
            <w:rFonts w:ascii="Times New Roman" w:hAnsi="Times New Roman" w:cs="Times New Roman"/>
            <w:sz w:val="24"/>
            <w:szCs w:val="24"/>
          </w:rPr>
          <w:t xml:space="preserve"> single </w:t>
        </w:r>
      </w:ins>
      <w:ins w:id="1228" w:author="Caitlin Jeffrey" w:date="2023-07-17T14:05:00Z">
        <w:r w:rsidR="00287BBD">
          <w:rPr>
            <w:rFonts w:ascii="Times New Roman" w:hAnsi="Times New Roman" w:cs="Times New Roman"/>
            <w:sz w:val="24"/>
            <w:szCs w:val="24"/>
          </w:rPr>
          <w:t xml:space="preserve">bulk tank sample </w:t>
        </w:r>
      </w:ins>
      <w:del w:id="1229" w:author="Caitlin Jeffrey" w:date="2023-07-10T10:56:00Z">
        <w:r w:rsidRPr="00604EDE" w:rsidDel="00977B29">
          <w:rPr>
            <w:rFonts w:ascii="Times New Roman" w:hAnsi="Times New Roman" w:cs="Times New Roman"/>
            <w:sz w:val="24"/>
            <w:szCs w:val="24"/>
          </w:rPr>
          <w:delText>However</w:delText>
        </w:r>
        <w:r w:rsidRPr="00604EDE" w:rsidDel="003D481E">
          <w:rPr>
            <w:rFonts w:ascii="Times New Roman" w:hAnsi="Times New Roman" w:cs="Times New Roman"/>
            <w:sz w:val="24"/>
            <w:szCs w:val="24"/>
          </w:rPr>
          <w:delText>,</w:delText>
        </w:r>
      </w:del>
      <w:del w:id="1230" w:author="Caitlin Jeffrey" w:date="2023-07-17T14:04:00Z">
        <w:r w:rsidRPr="00604EDE" w:rsidDel="00E2695D">
          <w:rPr>
            <w:rFonts w:ascii="Times New Roman" w:hAnsi="Times New Roman" w:cs="Times New Roman"/>
            <w:sz w:val="24"/>
            <w:szCs w:val="24"/>
          </w:rPr>
          <w:delText xml:space="preserve"> a single bulk tank sample does not provide information about </w:delText>
        </w:r>
      </w:del>
      <w:del w:id="1231" w:author="Caitlin Jeffrey" w:date="2023-07-17T14:03:00Z">
        <w:r w:rsidRPr="00604EDE" w:rsidDel="00DB4A45">
          <w:rPr>
            <w:rFonts w:ascii="Times New Roman" w:hAnsi="Times New Roman" w:cs="Times New Roman"/>
            <w:sz w:val="24"/>
            <w:szCs w:val="24"/>
          </w:rPr>
          <w:delText>milk quality and mastitis at the individual cow level</w:delText>
        </w:r>
      </w:del>
      <w:del w:id="1232" w:author="Caitlin Jeffrey" w:date="2023-07-17T14:04:00Z">
        <w:r w:rsidRPr="00604EDE" w:rsidDel="00E2695D">
          <w:rPr>
            <w:rFonts w:ascii="Times New Roman" w:hAnsi="Times New Roman" w:cs="Times New Roman"/>
            <w:sz w:val="24"/>
            <w:szCs w:val="24"/>
          </w:rPr>
          <w:delText xml:space="preserve">, nor </w:delText>
        </w:r>
      </w:del>
      <w:del w:id="1233" w:author="Caitlin Jeffrey" w:date="2023-07-17T14:05:00Z">
        <w:r w:rsidRPr="00604EDE" w:rsidDel="00287BBD">
          <w:rPr>
            <w:rFonts w:ascii="Times New Roman" w:hAnsi="Times New Roman" w:cs="Times New Roman"/>
            <w:sz w:val="24"/>
            <w:szCs w:val="24"/>
          </w:rPr>
          <w:delText>does it give</w:delText>
        </w:r>
      </w:del>
      <w:ins w:id="1234" w:author="Caitlin Jeffrey" w:date="2023-07-17T14:05:00Z">
        <w:r w:rsidR="00104F7F">
          <w:rPr>
            <w:rFonts w:ascii="Times New Roman" w:hAnsi="Times New Roman" w:cs="Times New Roman"/>
            <w:sz w:val="24"/>
            <w:szCs w:val="24"/>
          </w:rPr>
          <w:t>will be unable</w:t>
        </w:r>
        <w:r w:rsidR="007A2AB8">
          <w:rPr>
            <w:rFonts w:ascii="Times New Roman" w:hAnsi="Times New Roman" w:cs="Times New Roman"/>
            <w:sz w:val="24"/>
            <w:szCs w:val="24"/>
          </w:rPr>
          <w:t xml:space="preserve"> to give</w:t>
        </w:r>
      </w:ins>
      <w:del w:id="1235" w:author="Caitlin Jeffrey" w:date="2023-07-17T14:05:00Z">
        <w:r w:rsidRPr="00604EDE" w:rsidDel="00104F7F">
          <w:rPr>
            <w:rFonts w:ascii="Times New Roman" w:hAnsi="Times New Roman" w:cs="Times New Roman"/>
            <w:sz w:val="24"/>
            <w:szCs w:val="24"/>
          </w:rPr>
          <w:delText xml:space="preserve"> any</w:delText>
        </w:r>
      </w:del>
      <w:r w:rsidRPr="00604EDE">
        <w:rPr>
          <w:rFonts w:ascii="Times New Roman" w:hAnsi="Times New Roman" w:cs="Times New Roman"/>
          <w:sz w:val="24"/>
          <w:szCs w:val="24"/>
        </w:rPr>
        <w:t xml:space="preserve"> insight into the long-term, consistent patterns of that farm’s milk quality as repeated BTM samplings may do </w:t>
      </w:r>
      <w:del w:id="1236" w:author="Caitlin Jeffrey" w:date="2023-08-02T16:20:00Z">
        <w:r w:rsidRPr="00604EDE" w:rsidDel="00C50D9B">
          <w:rPr>
            <w:rFonts w:ascii="Times New Roman" w:hAnsi="Times New Roman" w:cs="Times New Roman"/>
            <w:sz w:val="24"/>
            <w:szCs w:val="24"/>
          </w:rPr>
          <w:delText>(Jayarao and Wolfgang, 2003)</w:delText>
        </w:r>
      </w:del>
      <w:r w:rsidR="00C50D9B">
        <w:rPr>
          <w:rFonts w:ascii="Times New Roman" w:hAnsi="Times New Roman" w:cs="Times New Roman"/>
          <w:sz w:val="24"/>
          <w:szCs w:val="24"/>
        </w:rPr>
        <w:fldChar w:fldCharType="begin"/>
      </w:r>
      <w:r w:rsidR="00C50D9B">
        <w:rPr>
          <w:rFonts w:ascii="Times New Roman" w:hAnsi="Times New Roman" w:cs="Times New Roman"/>
          <w:sz w:val="24"/>
          <w:szCs w:val="24"/>
        </w:rPr>
        <w:instrText xml:space="preserve"> ADDIN EN.CITE &lt;EndNote&gt;&lt;Cite&gt;&lt;Author&gt;Jayarao&lt;/Author&gt;&lt;Year&gt;2003&lt;/Year&gt;&lt;RecNum&gt;576&lt;/RecNum&gt;&lt;DisplayText&gt;(Jayarao and Wolfgang 2003)&lt;/DisplayText&gt;&lt;record&gt;&lt;rec-number&gt;576&lt;/rec-number&gt;&lt;foreign-keys&gt;&lt;key app="EN" db-id="pss5de0wasp2t9es5tu5evzpa2svsdrveax9" timestamp="1690980685"&gt;576&lt;/key&gt;&lt;/foreign-keys&gt;&lt;ref-type name="Journal Article"&gt;17&lt;/ref-type&gt;&lt;contributors&gt;&lt;authors&gt;&lt;author&gt;Jayarao, B. M.&lt;/author&gt;&lt;author&gt;Wolfgang, D. R.&lt;/author&gt;&lt;/authors&gt;&lt;/contributors&gt;&lt;auth-address&gt;Department of Veterinary Science, Pennsylvania State University, 111 Henning Building, University Park, PA 16802, USA. bmj3@psu.edu&lt;/auth-address&gt;&lt;titles&gt;&lt;title&gt;Bulk-tank milk analysis. A useful tool for improving milk quality and herd udder health&lt;/title&gt;&lt;secondary-title&gt;Vet Clin North Am Food Anim Pract&lt;/secondary-title&gt;&lt;/titles&gt;&lt;periodical&gt;&lt;full-title&gt;Vet Clin North Am Food Anim Pract&lt;/full-title&gt;&lt;/periodical&gt;&lt;pages&gt;75-92, vi&lt;/pages&gt;&lt;volume&gt;19&lt;/volume&gt;&lt;number&gt;1&lt;/number&gt;&lt;edition&gt;2003/04/10&lt;/edition&gt;&lt;keywords&gt;&lt;keyword&gt;Animals&lt;/keyword&gt;&lt;keyword&gt;Cattle&lt;/keyword&gt;&lt;keyword&gt;Cell Count/veterinary&lt;/keyword&gt;&lt;keyword&gt;Colony Count, Microbial/veterinary&lt;/keyword&gt;&lt;keyword&gt;Female&lt;/keyword&gt;&lt;keyword&gt;Mammary Glands, Animal/microbiology&lt;/keyword&gt;&lt;keyword&gt;Mastitis, Bovine/*diagnosis&lt;/keyword&gt;&lt;keyword&gt;Milk/cytology/microbiology/*standards&lt;/keyword&gt;&lt;/keywords&gt;&lt;dates&gt;&lt;year&gt;2003&lt;/year&gt;&lt;pub-dates&gt;&lt;date&gt;Mar&lt;/date&gt;&lt;/pub-dates&gt;&lt;/dates&gt;&lt;isbn&gt;0749-0720 (Print)&amp;#xD;0749-0720&lt;/isbn&gt;&lt;accession-num&gt;12682936&lt;/accession-num&gt;&lt;urls&gt;&lt;/urls&gt;&lt;electronic-resource-num&gt;10.1016/s0749-0720(02)00075-0&lt;/electronic-resource-num&gt;&lt;remote-database-provider&gt;NLM&lt;/remote-database-provider&gt;&lt;language&gt;eng&lt;/language&gt;&lt;/record&gt;&lt;/Cite&gt;&lt;/EndNote&gt;</w:instrText>
      </w:r>
      <w:r w:rsidR="00C50D9B">
        <w:rPr>
          <w:rFonts w:ascii="Times New Roman" w:hAnsi="Times New Roman" w:cs="Times New Roman"/>
          <w:sz w:val="24"/>
          <w:szCs w:val="24"/>
        </w:rPr>
        <w:fldChar w:fldCharType="separate"/>
      </w:r>
      <w:r w:rsidR="00C50D9B">
        <w:rPr>
          <w:rFonts w:ascii="Times New Roman" w:hAnsi="Times New Roman" w:cs="Times New Roman"/>
          <w:noProof/>
          <w:sz w:val="24"/>
          <w:szCs w:val="24"/>
        </w:rPr>
        <w:t>(Jayarao and Wolfgang 2003)</w:t>
      </w:r>
      <w:r w:rsidR="00C50D9B">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With the financial constraints of </w:t>
      </w:r>
      <w:ins w:id="1237" w:author="Caitlin Jeffrey" w:date="2023-07-10T10:27:00Z">
        <w:r w:rsidR="00F2450C">
          <w:rPr>
            <w:rFonts w:ascii="Times New Roman" w:hAnsi="Times New Roman" w:cs="Times New Roman"/>
            <w:sz w:val="24"/>
            <w:szCs w:val="24"/>
          </w:rPr>
          <w:t xml:space="preserve">research </w:t>
        </w:r>
      </w:ins>
      <w:del w:id="1238" w:author="Caitlin Jeffrey" w:date="2023-07-10T10:26:00Z">
        <w:r w:rsidRPr="00604EDE" w:rsidDel="005B3362">
          <w:rPr>
            <w:rFonts w:ascii="Times New Roman" w:hAnsi="Times New Roman" w:cs="Times New Roman"/>
            <w:sz w:val="24"/>
            <w:szCs w:val="24"/>
          </w:rPr>
          <w:delText>research</w:delText>
        </w:r>
      </w:del>
      <w:del w:id="1239" w:author="Caitlin Jeffrey" w:date="2023-07-10T10:27:00Z">
        <w:r w:rsidRPr="00604EDE" w:rsidDel="00F2450C">
          <w:rPr>
            <w:rFonts w:ascii="Times New Roman" w:hAnsi="Times New Roman" w:cs="Times New Roman"/>
            <w:sz w:val="24"/>
            <w:szCs w:val="24"/>
          </w:rPr>
          <w:delText xml:space="preserve"> studies </w:delText>
        </w:r>
      </w:del>
      <w:r w:rsidRPr="00604EDE">
        <w:rPr>
          <w:rFonts w:ascii="Times New Roman" w:hAnsi="Times New Roman" w:cs="Times New Roman"/>
          <w:sz w:val="24"/>
          <w:szCs w:val="24"/>
        </w:rPr>
        <w:t>o</w:t>
      </w:r>
      <w:ins w:id="1240" w:author="Caitlin Jeffrey" w:date="2023-07-10T10:27:00Z">
        <w:r w:rsidR="00F2450C">
          <w:rPr>
            <w:rFonts w:ascii="Times New Roman" w:hAnsi="Times New Roman" w:cs="Times New Roman"/>
            <w:sz w:val="24"/>
            <w:szCs w:val="24"/>
          </w:rPr>
          <w:t>n</w:t>
        </w:r>
      </w:ins>
      <w:ins w:id="1241" w:author="Caitlin Jeffrey" w:date="2023-07-10T10:26:00Z">
        <w:r w:rsidR="00041AD2">
          <w:rPr>
            <w:rFonts w:ascii="Times New Roman" w:hAnsi="Times New Roman" w:cs="Times New Roman"/>
            <w:sz w:val="24"/>
            <w:szCs w:val="24"/>
          </w:rPr>
          <w:t xml:space="preserve"> commercial</w:t>
        </w:r>
      </w:ins>
      <w:del w:id="1242" w:author="Caitlin Jeffrey" w:date="2023-07-10T10:26:00Z">
        <w:r w:rsidRPr="00604EDE" w:rsidDel="00041AD2">
          <w:rPr>
            <w:rFonts w:ascii="Times New Roman" w:hAnsi="Times New Roman" w:cs="Times New Roman"/>
            <w:sz w:val="24"/>
            <w:szCs w:val="24"/>
          </w:rPr>
          <w:delText>n</w:delText>
        </w:r>
      </w:del>
      <w:r w:rsidRPr="00604EDE">
        <w:rPr>
          <w:rFonts w:ascii="Times New Roman" w:hAnsi="Times New Roman" w:cs="Times New Roman"/>
          <w:sz w:val="24"/>
          <w:szCs w:val="24"/>
        </w:rPr>
        <w:t xml:space="preserve"> dairy farms, the limitations inherent in performing analysis of a single bulk tank milk sample from each farm were a trade-off for the ability to get a picture of milk quality on a larger number of farms included in the study.</w:t>
      </w:r>
    </w:p>
    <w:p w14:paraId="2D99CCE9" w14:textId="195A867F" w:rsidR="00A21424" w:rsidRPr="00604EDE" w:rsidDel="009E2BBD" w:rsidRDefault="00A21424" w:rsidP="004E382B">
      <w:pPr>
        <w:autoSpaceDE w:val="0"/>
        <w:autoSpaceDN w:val="0"/>
        <w:adjustRightInd w:val="0"/>
        <w:spacing w:line="480" w:lineRule="auto"/>
        <w:ind w:firstLine="720"/>
        <w:jc w:val="both"/>
        <w:rPr>
          <w:del w:id="1243" w:author="Caitlin Jeffrey" w:date="2023-07-10T10:45:00Z"/>
          <w:rFonts w:ascii="Times New Roman" w:hAnsi="Times New Roman" w:cs="Times New Roman"/>
          <w:sz w:val="24"/>
          <w:szCs w:val="24"/>
        </w:rPr>
      </w:pPr>
      <w:commentRangeStart w:id="1244"/>
      <w:del w:id="1245" w:author="Caitlin Jeffrey" w:date="2023-07-10T10:31:00Z">
        <w:r w:rsidRPr="00604EDE" w:rsidDel="001B5C4D">
          <w:rPr>
            <w:rFonts w:ascii="Times New Roman" w:hAnsi="Times New Roman" w:cs="Times New Roman"/>
            <w:sz w:val="24"/>
            <w:szCs w:val="24"/>
          </w:rPr>
          <w:delText>Can be a highly specific, poorly sensitive test to screen herds for major mastitis pathogens (</w:delText>
        </w:r>
        <w:r w:rsidRPr="00604EDE" w:rsidDel="001B5C4D">
          <w:rPr>
            <w:rFonts w:ascii="Times New Roman" w:hAnsi="Times New Roman" w:cs="Times New Roman"/>
            <w:i/>
            <w:iCs/>
            <w:sz w:val="24"/>
            <w:szCs w:val="24"/>
          </w:rPr>
          <w:delText>Staph. aureus, Strep. uberis)</w:delText>
        </w:r>
        <w:r w:rsidRPr="00604EDE" w:rsidDel="001B5C4D">
          <w:rPr>
            <w:rFonts w:ascii="Times New Roman" w:hAnsi="Times New Roman" w:cs="Times New Roman"/>
            <w:sz w:val="24"/>
            <w:szCs w:val="24"/>
          </w:rPr>
          <w:delText xml:space="preserve">; if present in BTM culture, reliably indicate intramammary infections due to that pathogen on the farm. </w:delText>
        </w:r>
      </w:del>
      <w:del w:id="1246" w:author="Caitlin Jeffrey" w:date="2023-07-10T10:45:00Z">
        <w:r w:rsidRPr="00604EDE" w:rsidDel="009E2BBD">
          <w:rPr>
            <w:rFonts w:ascii="Times New Roman" w:hAnsi="Times New Roman" w:cs="Times New Roman"/>
            <w:sz w:val="24"/>
            <w:szCs w:val="24"/>
          </w:rPr>
          <w:delText>However, environmental bacteria unlikely to be indicative of proportion of cows infected with these organisms. May enter into BTM from milk with an intramammary infection, but also can get into BTM from non-specific contamination; can maybe indicate general level of environmental and milking hygiene in the herd … Bacteria present in milk samples from the bulk tank may originate from infected udders, from teat and udder surfaces, or from a variety of other environmental sources</w:delText>
        </w:r>
        <w:commentRangeEnd w:id="1244"/>
        <w:r w:rsidRPr="00604EDE" w:rsidDel="009E2BBD">
          <w:rPr>
            <w:rFonts w:ascii="Times New Roman" w:hAnsi="Times New Roman" w:cs="Times New Roman"/>
            <w:sz w:val="24"/>
            <w:szCs w:val="24"/>
          </w:rPr>
          <w:commentReference w:id="1244"/>
        </w:r>
      </w:del>
    </w:p>
    <w:p w14:paraId="0056BFE5" w14:textId="7BA1C030" w:rsidR="00A21424" w:rsidRPr="00604EDE" w:rsidRDefault="00A21424" w:rsidP="00A21424">
      <w:pPr>
        <w:pStyle w:val="ListParagraph"/>
        <w:numPr>
          <w:ilvl w:val="0"/>
          <w:numId w:val="11"/>
        </w:numPr>
        <w:autoSpaceDE w:val="0"/>
        <w:autoSpaceDN w:val="0"/>
        <w:adjustRightInd w:val="0"/>
        <w:spacing w:line="480" w:lineRule="auto"/>
        <w:jc w:val="both"/>
        <w:rPr>
          <w:b/>
          <w:bCs/>
        </w:rPr>
      </w:pPr>
      <w:r w:rsidRPr="00604EDE">
        <w:rPr>
          <w:b/>
          <w:bCs/>
        </w:rPr>
        <w:t>Bulk tank milk udder health and hygiene measures by facility type</w:t>
      </w:r>
    </w:p>
    <w:p w14:paraId="37204E00" w14:textId="65080B4E" w:rsidR="00D52CCC" w:rsidRDefault="00993C26" w:rsidP="00A21424">
      <w:pPr>
        <w:autoSpaceDE w:val="0"/>
        <w:autoSpaceDN w:val="0"/>
        <w:adjustRightInd w:val="0"/>
        <w:spacing w:line="480" w:lineRule="auto"/>
        <w:ind w:firstLine="720"/>
        <w:jc w:val="both"/>
        <w:rPr>
          <w:ins w:id="1247" w:author="Caitlin Jeffrey" w:date="2023-08-02T13:48:00Z"/>
          <w:rFonts w:ascii="Times New Roman" w:hAnsi="Times New Roman" w:cs="Times New Roman"/>
          <w:sz w:val="24"/>
          <w:szCs w:val="24"/>
        </w:rPr>
      </w:pPr>
      <w:ins w:id="1248" w:author="Caitlin Jeffrey" w:date="2023-08-02T13:48:00Z">
        <w:r>
          <w:rPr>
            <w:rFonts w:ascii="Times New Roman" w:hAnsi="Times New Roman" w:cs="Times New Roman"/>
            <w:sz w:val="24"/>
            <w:szCs w:val="24"/>
          </w:rPr>
          <w:t>As</w:t>
        </w:r>
        <w:r w:rsidR="008907DD">
          <w:rPr>
            <w:rFonts w:ascii="Times New Roman" w:hAnsi="Times New Roman" w:cs="Times New Roman"/>
            <w:sz w:val="24"/>
            <w:szCs w:val="24"/>
          </w:rPr>
          <w:t xml:space="preserve"> results from</w:t>
        </w:r>
        <w:r>
          <w:rPr>
            <w:rFonts w:ascii="Times New Roman" w:hAnsi="Times New Roman" w:cs="Times New Roman"/>
            <w:sz w:val="24"/>
            <w:szCs w:val="24"/>
          </w:rPr>
          <w:t xml:space="preserve"> the multivariable models</w:t>
        </w:r>
      </w:ins>
      <w:ins w:id="1249" w:author="Caitlin Jeffrey" w:date="2023-08-02T13:49:00Z">
        <w:r w:rsidR="008907DD">
          <w:rPr>
            <w:rFonts w:ascii="Times New Roman" w:hAnsi="Times New Roman" w:cs="Times New Roman"/>
            <w:sz w:val="24"/>
            <w:szCs w:val="24"/>
          </w:rPr>
          <w:t xml:space="preserve"> exploring the effect of facility type</w:t>
        </w:r>
      </w:ins>
      <w:ins w:id="1250" w:author="Caitlin Jeffrey" w:date="2023-08-02T13:48:00Z">
        <w:r>
          <w:rPr>
            <w:rFonts w:ascii="Times New Roman" w:hAnsi="Times New Roman" w:cs="Times New Roman"/>
            <w:sz w:val="24"/>
            <w:szCs w:val="24"/>
          </w:rPr>
          <w:t xml:space="preserve"> seemed to</w:t>
        </w:r>
        <w:r w:rsidR="008907DD">
          <w:rPr>
            <w:rFonts w:ascii="Times New Roman" w:hAnsi="Times New Roman" w:cs="Times New Roman"/>
            <w:sz w:val="24"/>
            <w:szCs w:val="24"/>
          </w:rPr>
          <w:t xml:space="preserve"> suffer</w:t>
        </w:r>
      </w:ins>
      <w:ins w:id="1251" w:author="Caitlin Jeffrey" w:date="2023-08-02T13:50:00Z">
        <w:r w:rsidR="00D64832">
          <w:rPr>
            <w:rFonts w:ascii="Times New Roman" w:hAnsi="Times New Roman" w:cs="Times New Roman"/>
            <w:sz w:val="24"/>
            <w:szCs w:val="24"/>
          </w:rPr>
          <w:t xml:space="preserve"> </w:t>
        </w:r>
      </w:ins>
      <w:ins w:id="1252" w:author="Caitlin Jeffrey" w:date="2023-08-02T13:48:00Z">
        <w:r w:rsidR="008907DD">
          <w:rPr>
            <w:rFonts w:ascii="Times New Roman" w:hAnsi="Times New Roman" w:cs="Times New Roman"/>
            <w:sz w:val="24"/>
            <w:szCs w:val="24"/>
          </w:rPr>
          <w:t xml:space="preserve">from limited statistical </w:t>
        </w:r>
      </w:ins>
      <w:ins w:id="1253" w:author="Caitlin Jeffrey" w:date="2023-08-02T13:49:00Z">
        <w:r w:rsidR="008907DD">
          <w:rPr>
            <w:rFonts w:ascii="Times New Roman" w:hAnsi="Times New Roman" w:cs="Times New Roman"/>
            <w:sz w:val="24"/>
            <w:szCs w:val="24"/>
          </w:rPr>
          <w:t xml:space="preserve">power due to small sample sizes, </w:t>
        </w:r>
        <w:r w:rsidR="00D26DE3">
          <w:rPr>
            <w:rFonts w:ascii="Times New Roman" w:hAnsi="Times New Roman" w:cs="Times New Roman"/>
            <w:sz w:val="24"/>
            <w:szCs w:val="24"/>
          </w:rPr>
          <w:t>the focus of the discussion will be on trends that emerged from the univariate analysis which combined all</w:t>
        </w:r>
      </w:ins>
      <w:ins w:id="1254" w:author="Caitlin Jeffrey" w:date="2023-08-02T13:50:00Z">
        <w:r w:rsidR="00D26DE3">
          <w:rPr>
            <w:rFonts w:ascii="Times New Roman" w:hAnsi="Times New Roman" w:cs="Times New Roman"/>
            <w:sz w:val="24"/>
            <w:szCs w:val="24"/>
          </w:rPr>
          <w:t xml:space="preserve"> 21 farms.</w:t>
        </w:r>
      </w:ins>
    </w:p>
    <w:p w14:paraId="1B0C5EFA" w14:textId="66641520"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One theme emerging from this work is that farms with deeper bedding had more favorable udder hygiene. Increased bedding depth measures also tended to be associated with lower mean udder hygiene scores. Cows housed on some type of deep bedding (deeply-bedded stalls or bedded pack) had lower average hygiene scores than those housed on stalls with a smaller amount of bedding over a mattress or concrete surface </w:t>
      </w:r>
      <w:commentRangeStart w:id="1255"/>
      <w:r w:rsidRPr="00604EDE">
        <w:rPr>
          <w:rFonts w:ascii="Times New Roman" w:hAnsi="Times New Roman" w:cs="Times New Roman"/>
          <w:sz w:val="24"/>
          <w:szCs w:val="24"/>
        </w:rPr>
        <w:t>(p = 0.06)</w:t>
      </w:r>
      <w:commentRangeEnd w:id="1255"/>
      <w:r w:rsidRPr="00604EDE">
        <w:rPr>
          <w:rFonts w:ascii="Times New Roman" w:hAnsi="Times New Roman" w:cs="Times New Roman"/>
          <w:sz w:val="24"/>
          <w:szCs w:val="24"/>
        </w:rPr>
        <w:commentReference w:id="1255"/>
      </w:r>
      <w:r w:rsidRPr="00604EDE">
        <w:rPr>
          <w:rFonts w:ascii="Times New Roman" w:hAnsi="Times New Roman" w:cs="Times New Roman"/>
          <w:sz w:val="24"/>
          <w:szCs w:val="24"/>
        </w:rPr>
        <w:t>. This agrees with previous work in freestall barns, from Cook et al</w:t>
      </w:r>
      <w:ins w:id="1256" w:author="Caitlin Jeffrey" w:date="2023-08-02T16:29:00Z">
        <w:r w:rsidR="00E85C14">
          <w:rPr>
            <w:rFonts w:ascii="Times New Roman" w:hAnsi="Times New Roman" w:cs="Times New Roman"/>
            <w:sz w:val="24"/>
            <w:szCs w:val="24"/>
          </w:rPr>
          <w:t>.</w:t>
        </w:r>
      </w:ins>
      <w:r w:rsidRPr="00604EDE">
        <w:rPr>
          <w:rFonts w:ascii="Times New Roman" w:hAnsi="Times New Roman" w:cs="Times New Roman"/>
          <w:sz w:val="24"/>
          <w:szCs w:val="24"/>
        </w:rPr>
        <w:t xml:space="preserve"> 2016 </w:t>
      </w:r>
      <w:r w:rsidR="00E85C14">
        <w:rPr>
          <w:rFonts w:ascii="Times New Roman" w:hAnsi="Times New Roman" w:cs="Times New Roman"/>
          <w:sz w:val="24"/>
          <w:szCs w:val="24"/>
        </w:rPr>
        <w:fldChar w:fldCharType="begin">
          <w:fldData xml:space="preserve">PEVuZE5vdGU+PENpdGUgRXhjbHVkZUF1dGg9IjEiIEV4Y2x1ZGVZZWFyPSIxIiBIaWRkZW49IjEi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</w:fldData>
        </w:fldChar>
      </w:r>
      <w:r w:rsidR="00E85C14">
        <w:rPr>
          <w:rFonts w:ascii="Times New Roman" w:hAnsi="Times New Roman" w:cs="Times New Roman"/>
          <w:sz w:val="24"/>
          <w:szCs w:val="24"/>
        </w:rPr>
        <w:instrText xml:space="preserve"> ADDIN EN.CITE </w:instrText>
      </w:r>
      <w:r w:rsidR="00E85C14">
        <w:rPr>
          <w:rFonts w:ascii="Times New Roman" w:hAnsi="Times New Roman" w:cs="Times New Roman"/>
          <w:sz w:val="24"/>
          <w:szCs w:val="24"/>
        </w:rPr>
        <w:fldChar w:fldCharType="begin">
          <w:fldData xml:space="preserve">PEVuZE5vdGU+PENpdGUgRXhjbHVkZUF1dGg9IjEiIEV4Y2x1ZGVZZWFyPSIxIiBIaWRkZW49IjEi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</w:fldData>
        </w:fldChar>
      </w:r>
      <w:r w:rsidR="00E85C14">
        <w:rPr>
          <w:rFonts w:ascii="Times New Roman" w:hAnsi="Times New Roman" w:cs="Times New Roman"/>
          <w:sz w:val="24"/>
          <w:szCs w:val="24"/>
        </w:rPr>
        <w:instrText xml:space="preserve"> ADDIN EN.CITE.DATA </w:instrText>
      </w:r>
      <w:r w:rsidR="00E85C14">
        <w:rPr>
          <w:rFonts w:ascii="Times New Roman" w:hAnsi="Times New Roman" w:cs="Times New Roman"/>
          <w:sz w:val="24"/>
          <w:szCs w:val="24"/>
        </w:rPr>
      </w:r>
      <w:r w:rsidR="00E85C14">
        <w:rPr>
          <w:rFonts w:ascii="Times New Roman" w:hAnsi="Times New Roman" w:cs="Times New Roman"/>
          <w:sz w:val="24"/>
          <w:szCs w:val="24"/>
        </w:rPr>
        <w:fldChar w:fldCharType="end"/>
      </w:r>
      <w:r w:rsidR="00C90DE4">
        <w:rPr>
          <w:rFonts w:ascii="Times New Roman" w:hAnsi="Times New Roman" w:cs="Times New Roman"/>
          <w:sz w:val="24"/>
          <w:szCs w:val="24"/>
        </w:rPr>
      </w:r>
      <w:r w:rsidR="00C90DE4">
        <w:rPr>
          <w:rFonts w:ascii="Times New Roman" w:hAnsi="Times New Roman" w:cs="Times New Roman"/>
          <w:sz w:val="24"/>
          <w:szCs w:val="24"/>
        </w:rPr>
        <w:fldChar w:fldCharType="separate"/>
      </w:r>
      <w:r w:rsidR="00E85C14">
        <w:rPr>
          <w:rFonts w:ascii="Times New Roman" w:hAnsi="Times New Roman" w:cs="Times New Roman"/>
          <w:sz w:val="24"/>
          <w:szCs w:val="24"/>
        </w:rPr>
        <w:fldChar w:fldCharType="end"/>
      </w:r>
      <w:r w:rsidRPr="00604EDE">
        <w:rPr>
          <w:rFonts w:ascii="Times New Roman" w:hAnsi="Times New Roman" w:cs="Times New Roman"/>
          <w:sz w:val="24"/>
          <w:szCs w:val="24"/>
        </w:rPr>
        <w:t>(prevalence of dirty udders was 13% lower for farms using deep bedding verses stalls with mats), de Vries et al</w:t>
      </w:r>
      <w:ins w:id="1257" w:author="Caitlin Jeffrey" w:date="2023-08-02T16:30:00Z">
        <w:r w:rsidR="00E85C14">
          <w:rPr>
            <w:rFonts w:ascii="Times New Roman" w:hAnsi="Times New Roman" w:cs="Times New Roman"/>
            <w:sz w:val="24"/>
            <w:szCs w:val="24"/>
          </w:rPr>
          <w:t>.</w:t>
        </w:r>
      </w:ins>
      <w:r w:rsidRPr="00604EDE">
        <w:rPr>
          <w:rFonts w:ascii="Times New Roman" w:hAnsi="Times New Roman" w:cs="Times New Roman"/>
          <w:sz w:val="24"/>
          <w:szCs w:val="24"/>
        </w:rPr>
        <w:t xml:space="preserve"> 2015 </w:t>
      </w:r>
      <w:r w:rsidR="00E85C14">
        <w:rPr>
          <w:rFonts w:ascii="Times New Roman" w:hAnsi="Times New Roman" w:cs="Times New Roman"/>
          <w:sz w:val="24"/>
          <w:szCs w:val="24"/>
        </w:rPr>
        <w:fldChar w:fldCharType="begin">
          <w:fldData xml:space="preserve">PEVuZE5vdGU+PENpdGUgRXhjbHVkZUF1dGg9IjEiIEV4Y2x1ZGVZZWFyPSIxIiBIaWRkZW49IjEi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</w:fldData>
        </w:fldChar>
      </w:r>
      <w:r w:rsidR="00E85C14">
        <w:rPr>
          <w:rFonts w:ascii="Times New Roman" w:hAnsi="Times New Roman" w:cs="Times New Roman"/>
          <w:sz w:val="24"/>
          <w:szCs w:val="24"/>
        </w:rPr>
        <w:instrText xml:space="preserve"> ADDIN EN.CITE </w:instrText>
      </w:r>
      <w:r w:rsidR="00E85C14">
        <w:rPr>
          <w:rFonts w:ascii="Times New Roman" w:hAnsi="Times New Roman" w:cs="Times New Roman"/>
          <w:sz w:val="24"/>
          <w:szCs w:val="24"/>
        </w:rPr>
        <w:fldChar w:fldCharType="begin">
          <w:fldData xml:space="preserve">PEVuZE5vdGU+PENpdGUgRXhjbHVkZUF1dGg9IjEiIEV4Y2x1ZGVZZWFyPSIxIiBIaWRkZW49IjEi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</w:fldData>
        </w:fldChar>
      </w:r>
      <w:r w:rsidR="00E85C14">
        <w:rPr>
          <w:rFonts w:ascii="Times New Roman" w:hAnsi="Times New Roman" w:cs="Times New Roman"/>
          <w:sz w:val="24"/>
          <w:szCs w:val="24"/>
        </w:rPr>
        <w:instrText xml:space="preserve"> ADDIN EN.CITE.DATA </w:instrText>
      </w:r>
      <w:r w:rsidR="00E85C14">
        <w:rPr>
          <w:rFonts w:ascii="Times New Roman" w:hAnsi="Times New Roman" w:cs="Times New Roman"/>
          <w:sz w:val="24"/>
          <w:szCs w:val="24"/>
        </w:rPr>
      </w:r>
      <w:r w:rsidR="00E85C14">
        <w:rPr>
          <w:rFonts w:ascii="Times New Roman" w:hAnsi="Times New Roman" w:cs="Times New Roman"/>
          <w:sz w:val="24"/>
          <w:szCs w:val="24"/>
        </w:rPr>
        <w:fldChar w:fldCharType="end"/>
      </w:r>
      <w:r w:rsidR="00C90DE4">
        <w:rPr>
          <w:rFonts w:ascii="Times New Roman" w:hAnsi="Times New Roman" w:cs="Times New Roman"/>
          <w:sz w:val="24"/>
          <w:szCs w:val="24"/>
        </w:rPr>
      </w:r>
      <w:r w:rsidR="00C90DE4">
        <w:rPr>
          <w:rFonts w:ascii="Times New Roman" w:hAnsi="Times New Roman" w:cs="Times New Roman"/>
          <w:sz w:val="24"/>
          <w:szCs w:val="24"/>
        </w:rPr>
        <w:fldChar w:fldCharType="separate"/>
      </w:r>
      <w:r w:rsidR="00E85C14">
        <w:rPr>
          <w:rFonts w:ascii="Times New Roman" w:hAnsi="Times New Roman" w:cs="Times New Roman"/>
          <w:sz w:val="24"/>
          <w:szCs w:val="24"/>
        </w:rPr>
        <w:fldChar w:fldCharType="end"/>
      </w:r>
      <w:r w:rsidRPr="00604EDE">
        <w:rPr>
          <w:rFonts w:ascii="Times New Roman" w:hAnsi="Times New Roman" w:cs="Times New Roman"/>
          <w:sz w:val="24"/>
          <w:szCs w:val="24"/>
        </w:rPr>
        <w:t>(deep-bedding vs. mat/mattress reduced likelihood of a cow having a dirty hindquarter by half), and Robles et al</w:t>
      </w:r>
      <w:ins w:id="1258" w:author="Caitlin Jeffrey" w:date="2023-08-02T16:30:00Z">
        <w:r w:rsidR="000D57B2">
          <w:rPr>
            <w:rFonts w:ascii="Times New Roman" w:hAnsi="Times New Roman" w:cs="Times New Roman"/>
            <w:sz w:val="24"/>
            <w:szCs w:val="24"/>
          </w:rPr>
          <w:t>.</w:t>
        </w:r>
      </w:ins>
      <w:r w:rsidRPr="00604EDE">
        <w:rPr>
          <w:rFonts w:ascii="Times New Roman" w:hAnsi="Times New Roman" w:cs="Times New Roman"/>
          <w:sz w:val="24"/>
          <w:szCs w:val="24"/>
        </w:rPr>
        <w:t xml:space="preserve"> 2020 </w:t>
      </w:r>
      <w:r w:rsidR="000D57B2">
        <w:rPr>
          <w:rFonts w:ascii="Times New Roman" w:hAnsi="Times New Roman" w:cs="Times New Roman"/>
          <w:sz w:val="24"/>
          <w:szCs w:val="24"/>
        </w:rPr>
        <w:fldChar w:fldCharType="begin">
          <w:fldData xml:space="preserve">PEVuZE5vdGU+PENpdGUgRXhjbHVkZUF1dGg9IjEiIEV4Y2x1ZGVZZWFyPSIxIiBIaWRkZW49IjEi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</w:fldData>
        </w:fldChar>
      </w:r>
      <w:r w:rsidR="000D57B2">
        <w:rPr>
          <w:rFonts w:ascii="Times New Roman" w:hAnsi="Times New Roman" w:cs="Times New Roman"/>
          <w:sz w:val="24"/>
          <w:szCs w:val="24"/>
        </w:rPr>
        <w:instrText xml:space="preserve"> ADDIN EN.CITE </w:instrText>
      </w:r>
      <w:r w:rsidR="000D57B2">
        <w:rPr>
          <w:rFonts w:ascii="Times New Roman" w:hAnsi="Times New Roman" w:cs="Times New Roman"/>
          <w:sz w:val="24"/>
          <w:szCs w:val="24"/>
        </w:rPr>
        <w:fldChar w:fldCharType="begin">
          <w:fldData xml:space="preserve">PEVuZE5vdGU+PENpdGUgRXhjbHVkZUF1dGg9IjEiIEV4Y2x1ZGVZZWFyPSIxIiBIaWRkZW49IjEi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</w:fldData>
        </w:fldChar>
      </w:r>
      <w:r w:rsidR="000D57B2">
        <w:rPr>
          <w:rFonts w:ascii="Times New Roman" w:hAnsi="Times New Roman" w:cs="Times New Roman"/>
          <w:sz w:val="24"/>
          <w:szCs w:val="24"/>
        </w:rPr>
        <w:instrText xml:space="preserve"> ADDIN EN.CITE.DATA </w:instrText>
      </w:r>
      <w:r w:rsidR="000D57B2">
        <w:rPr>
          <w:rFonts w:ascii="Times New Roman" w:hAnsi="Times New Roman" w:cs="Times New Roman"/>
          <w:sz w:val="24"/>
          <w:szCs w:val="24"/>
        </w:rPr>
      </w:r>
      <w:r w:rsidR="000D57B2">
        <w:rPr>
          <w:rFonts w:ascii="Times New Roman" w:hAnsi="Times New Roman" w:cs="Times New Roman"/>
          <w:sz w:val="24"/>
          <w:szCs w:val="24"/>
        </w:rPr>
        <w:fldChar w:fldCharType="end"/>
      </w:r>
      <w:r w:rsidR="00C90DE4">
        <w:rPr>
          <w:rFonts w:ascii="Times New Roman" w:hAnsi="Times New Roman" w:cs="Times New Roman"/>
          <w:sz w:val="24"/>
          <w:szCs w:val="24"/>
        </w:rPr>
      </w:r>
      <w:r w:rsidR="00C90DE4">
        <w:rPr>
          <w:rFonts w:ascii="Times New Roman" w:hAnsi="Times New Roman" w:cs="Times New Roman"/>
          <w:sz w:val="24"/>
          <w:szCs w:val="24"/>
        </w:rPr>
        <w:fldChar w:fldCharType="separate"/>
      </w:r>
      <w:r w:rsidR="000D57B2">
        <w:rPr>
          <w:rFonts w:ascii="Times New Roman" w:hAnsi="Times New Roman" w:cs="Times New Roman"/>
          <w:sz w:val="24"/>
          <w:szCs w:val="24"/>
        </w:rPr>
        <w:fldChar w:fldCharType="end"/>
      </w:r>
      <w:r w:rsidRPr="00604EDE">
        <w:rPr>
          <w:rFonts w:ascii="Times New Roman" w:hAnsi="Times New Roman" w:cs="Times New Roman"/>
          <w:sz w:val="24"/>
          <w:szCs w:val="24"/>
        </w:rPr>
        <w:t>(farms with mattress-based stalls had a higher prevalence of cows with dirty upper legs/flanks vs. those using a deep bedding system, often inorganic sand). However, limited work studying the effect of bedding depth in tiestalls found no difference between leg, flank, and udder hygiene of cows between deeply-bedded stalls (14 cm) and the control treatment (2-3 cm; Wolfe et al</w:t>
      </w:r>
      <w:ins w:id="1259" w:author="Caitlin Jeffrey" w:date="2023-08-02T16:34:00Z">
        <w:r w:rsidR="001D1BF8">
          <w:rPr>
            <w:rFonts w:ascii="Times New Roman" w:hAnsi="Times New Roman" w:cs="Times New Roman"/>
            <w:sz w:val="24"/>
            <w:szCs w:val="24"/>
          </w:rPr>
          <w:t>.</w:t>
        </w:r>
      </w:ins>
      <w:r w:rsidRPr="00604EDE">
        <w:rPr>
          <w:rFonts w:ascii="Times New Roman" w:hAnsi="Times New Roman" w:cs="Times New Roman"/>
          <w:sz w:val="24"/>
          <w:szCs w:val="24"/>
        </w:rPr>
        <w:t>, 2018</w:t>
      </w:r>
      <w:del w:id="1260" w:author="Caitlin Jeffrey" w:date="2023-08-02T16:34:00Z">
        <w:r w:rsidR="001D1BF8" w:rsidDel="001D1BF8">
          <w:rPr>
            <w:rFonts w:ascii="Times New Roman" w:hAnsi="Times New Roman" w:cs="Times New Roman"/>
            <w:sz w:val="24"/>
            <w:szCs w:val="24"/>
          </w:rPr>
          <w:delText xml:space="preserve"> </w:delText>
        </w:r>
      </w:del>
      <w:r w:rsidR="001D1BF8">
        <w:rPr>
          <w:rFonts w:ascii="Times New Roman" w:hAnsi="Times New Roman" w:cs="Times New Roman"/>
          <w:sz w:val="24"/>
          <w:szCs w:val="24"/>
        </w:rPr>
        <w:fldChar w:fldCharType="begin">
          <w:fldData xml:space="preserve">PEVuZE5vdGU+PENpdGUgRXhjbHVkZUF1dGg9IjEiIEV4Y2x1ZGVZZWFyPSIxIiBIaWRkZW49IjEi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</w:fldData>
        </w:fldChar>
      </w:r>
      <w:r w:rsidR="001D1BF8">
        <w:rPr>
          <w:rFonts w:ascii="Times New Roman" w:hAnsi="Times New Roman" w:cs="Times New Roman"/>
          <w:sz w:val="24"/>
          <w:szCs w:val="24"/>
        </w:rPr>
        <w:instrText xml:space="preserve"> ADDIN EN.CITE </w:instrText>
      </w:r>
      <w:r w:rsidR="001D1BF8">
        <w:rPr>
          <w:rFonts w:ascii="Times New Roman" w:hAnsi="Times New Roman" w:cs="Times New Roman"/>
          <w:sz w:val="24"/>
          <w:szCs w:val="24"/>
        </w:rPr>
        <w:fldChar w:fldCharType="begin">
          <w:fldData xml:space="preserve">PEVuZE5vdGU+PENpdGUgRXhjbHVkZUF1dGg9IjEiIEV4Y2x1ZGVZZWFyPSIxIiBIaWRkZW49IjEi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</w:fldData>
        </w:fldChar>
      </w:r>
      <w:r w:rsidR="001D1BF8">
        <w:rPr>
          <w:rFonts w:ascii="Times New Roman" w:hAnsi="Times New Roman" w:cs="Times New Roman"/>
          <w:sz w:val="24"/>
          <w:szCs w:val="24"/>
        </w:rPr>
        <w:instrText xml:space="preserve"> ADDIN EN.CITE.DATA </w:instrText>
      </w:r>
      <w:r w:rsidR="001D1BF8">
        <w:rPr>
          <w:rFonts w:ascii="Times New Roman" w:hAnsi="Times New Roman" w:cs="Times New Roman"/>
          <w:sz w:val="24"/>
          <w:szCs w:val="24"/>
        </w:rPr>
      </w:r>
      <w:r w:rsidR="001D1BF8">
        <w:rPr>
          <w:rFonts w:ascii="Times New Roman" w:hAnsi="Times New Roman" w:cs="Times New Roman"/>
          <w:sz w:val="24"/>
          <w:szCs w:val="24"/>
        </w:rPr>
        <w:fldChar w:fldCharType="end"/>
      </w:r>
      <w:r w:rsidR="00C90DE4">
        <w:rPr>
          <w:rFonts w:ascii="Times New Roman" w:hAnsi="Times New Roman" w:cs="Times New Roman"/>
          <w:sz w:val="24"/>
          <w:szCs w:val="24"/>
        </w:rPr>
      </w:r>
      <w:r w:rsidR="00C90DE4">
        <w:rPr>
          <w:rFonts w:ascii="Times New Roman" w:hAnsi="Times New Roman" w:cs="Times New Roman"/>
          <w:sz w:val="24"/>
          <w:szCs w:val="24"/>
        </w:rPr>
        <w:fldChar w:fldCharType="separate"/>
      </w:r>
      <w:r w:rsidR="001D1BF8">
        <w:rPr>
          <w:rFonts w:ascii="Times New Roman" w:hAnsi="Times New Roman" w:cs="Times New Roman"/>
          <w:sz w:val="24"/>
          <w:szCs w:val="24"/>
        </w:rPr>
        <w:fldChar w:fldCharType="end"/>
      </w:r>
      <w:r w:rsidRPr="00604EDE">
        <w:rPr>
          <w:rFonts w:ascii="Times New Roman" w:hAnsi="Times New Roman" w:cs="Times New Roman"/>
          <w:sz w:val="24"/>
          <w:szCs w:val="24"/>
        </w:rPr>
        <w:t>). For freestall and tiestall barns included in this study, there was a negative correlation between the depth of bedding in a stall and average udder hygiene score (p = 0.07). de Vries et al</w:t>
      </w:r>
      <w:ins w:id="1261" w:author="Caitlin Jeffrey" w:date="2023-08-02T16:34:00Z">
        <w:r w:rsidR="001D1BF8">
          <w:rPr>
            <w:rFonts w:ascii="Times New Roman" w:hAnsi="Times New Roman" w:cs="Times New Roman"/>
            <w:sz w:val="24"/>
            <w:szCs w:val="24"/>
          </w:rPr>
          <w:t>.</w:t>
        </w:r>
      </w:ins>
      <w:r w:rsidRPr="00604EDE">
        <w:rPr>
          <w:rFonts w:ascii="Times New Roman" w:hAnsi="Times New Roman" w:cs="Times New Roman"/>
          <w:sz w:val="24"/>
          <w:szCs w:val="24"/>
        </w:rPr>
        <w:t xml:space="preserve"> (2015) found no relationship between prevalence of dirty hindquarters and three different freestall bedding height groups (&lt;0.56 cm, 0.56–1.75 cm, &gt;1.75 cm)</w:t>
      </w:r>
      <w:ins w:id="1262" w:author="Caitlin Jeffrey" w:date="2023-07-17T14:10:00Z">
        <w:r w:rsidR="00CA306F">
          <w:rPr>
            <w:rFonts w:ascii="Times New Roman" w:hAnsi="Times New Roman" w:cs="Times New Roman"/>
            <w:sz w:val="24"/>
            <w:szCs w:val="24"/>
          </w:rPr>
          <w:t xml:space="preserve">. </w:t>
        </w:r>
      </w:ins>
      <w:del w:id="1263" w:author="Caitlin Jeffrey" w:date="2023-07-17T14:10:00Z">
        <w:r w:rsidRPr="00604EDE" w:rsidDel="00CA306F">
          <w:rPr>
            <w:rFonts w:ascii="Times New Roman" w:hAnsi="Times New Roman" w:cs="Times New Roman"/>
            <w:sz w:val="24"/>
            <w:szCs w:val="24"/>
          </w:rPr>
          <w:delText xml:space="preserve">, </w:delText>
        </w:r>
      </w:del>
      <w:ins w:id="1264" w:author="Caitlin Jeffrey" w:date="2023-07-17T14:10:00Z">
        <w:r w:rsidR="00CA306F">
          <w:rPr>
            <w:rFonts w:ascii="Times New Roman" w:hAnsi="Times New Roman" w:cs="Times New Roman"/>
            <w:sz w:val="24"/>
            <w:szCs w:val="24"/>
          </w:rPr>
          <w:t>T</w:t>
        </w:r>
      </w:ins>
      <w:del w:id="1265" w:author="Caitlin Jeffrey" w:date="2023-07-17T14:10:00Z">
        <w:r w:rsidRPr="00604EDE" w:rsidDel="00CA306F">
          <w:rPr>
            <w:rFonts w:ascii="Times New Roman" w:hAnsi="Times New Roman" w:cs="Times New Roman"/>
            <w:sz w:val="24"/>
            <w:szCs w:val="24"/>
          </w:rPr>
          <w:delText>but t</w:delText>
        </w:r>
      </w:del>
      <w:r w:rsidRPr="00604EDE">
        <w:rPr>
          <w:rFonts w:ascii="Times New Roman" w:hAnsi="Times New Roman" w:cs="Times New Roman"/>
          <w:sz w:val="24"/>
          <w:szCs w:val="24"/>
        </w:rPr>
        <w:t>here is much more opportunity for research</w:t>
      </w:r>
      <w:ins w:id="1266" w:author="Caitlin Jeffrey" w:date="2023-07-17T14:11:00Z">
        <w:r w:rsidR="00DF4563">
          <w:rPr>
            <w:rFonts w:ascii="Times New Roman" w:hAnsi="Times New Roman" w:cs="Times New Roman"/>
            <w:sz w:val="24"/>
            <w:szCs w:val="24"/>
          </w:rPr>
          <w:t>ers</w:t>
        </w:r>
      </w:ins>
      <w:r w:rsidRPr="00604EDE">
        <w:rPr>
          <w:rFonts w:ascii="Times New Roman" w:hAnsi="Times New Roman" w:cs="Times New Roman"/>
          <w:sz w:val="24"/>
          <w:szCs w:val="24"/>
        </w:rPr>
        <w:t xml:space="preserve"> to explore the relationship between stall bedding height and cow hygiene, especially in tiestall systems. Although sample size for the bedded pack group in this study was limited (n = 5), we found </w:t>
      </w:r>
      <w:ins w:id="1267" w:author="Caitlin Jeffrey" w:date="2023-07-17T14:19:00Z">
        <w:r w:rsidR="009A3449">
          <w:rPr>
            <w:rFonts w:ascii="Times New Roman" w:hAnsi="Times New Roman" w:cs="Times New Roman"/>
            <w:sz w:val="24"/>
            <w:szCs w:val="24"/>
          </w:rPr>
          <w:t xml:space="preserve">that </w:t>
        </w:r>
      </w:ins>
      <w:del w:id="1268" w:author="Caitlin Jeffrey" w:date="2023-07-17T14:19:00Z">
        <w:r w:rsidRPr="00604EDE" w:rsidDel="009A3449">
          <w:rPr>
            <w:rFonts w:ascii="Times New Roman" w:hAnsi="Times New Roman" w:cs="Times New Roman"/>
            <w:sz w:val="24"/>
            <w:szCs w:val="24"/>
          </w:rPr>
          <w:delText xml:space="preserve">a negative correlation between depth of bedded pack and </w:delText>
        </w:r>
      </w:del>
      <w:r w:rsidRPr="00604EDE">
        <w:rPr>
          <w:rFonts w:ascii="Times New Roman" w:hAnsi="Times New Roman" w:cs="Times New Roman"/>
          <w:sz w:val="24"/>
          <w:szCs w:val="24"/>
        </w:rPr>
        <w:t>average udder hygiene score</w:t>
      </w:r>
      <w:ins w:id="1269" w:author="Caitlin Jeffrey" w:date="2023-07-17T14:19:00Z">
        <w:r w:rsidR="009A3449">
          <w:rPr>
            <w:rFonts w:ascii="Times New Roman" w:hAnsi="Times New Roman" w:cs="Times New Roman"/>
            <w:sz w:val="24"/>
            <w:szCs w:val="24"/>
          </w:rPr>
          <w:t xml:space="preserve"> </w:t>
        </w:r>
      </w:ins>
      <w:ins w:id="1270" w:author="Caitlin Jeffrey" w:date="2023-07-17T14:20:00Z">
        <w:r w:rsidR="00B17174">
          <w:rPr>
            <w:rFonts w:ascii="Times New Roman" w:hAnsi="Times New Roman" w:cs="Times New Roman"/>
            <w:sz w:val="24"/>
            <w:szCs w:val="24"/>
          </w:rPr>
          <w:t xml:space="preserve">improved </w:t>
        </w:r>
      </w:ins>
      <w:ins w:id="1271" w:author="Caitlin Jeffrey" w:date="2023-07-17T14:19:00Z">
        <w:r w:rsidR="009A3449">
          <w:rPr>
            <w:rFonts w:ascii="Times New Roman" w:hAnsi="Times New Roman" w:cs="Times New Roman"/>
            <w:sz w:val="24"/>
            <w:szCs w:val="24"/>
          </w:rPr>
          <w:t xml:space="preserve">with </w:t>
        </w:r>
      </w:ins>
      <w:ins w:id="1272" w:author="Caitlin Jeffrey" w:date="2023-07-17T14:20:00Z">
        <w:r w:rsidR="009A3449">
          <w:rPr>
            <w:rFonts w:ascii="Times New Roman" w:hAnsi="Times New Roman" w:cs="Times New Roman"/>
            <w:sz w:val="24"/>
            <w:szCs w:val="24"/>
          </w:rPr>
          <w:t>increasing</w:t>
        </w:r>
      </w:ins>
      <w:ins w:id="1273" w:author="Caitlin Jeffrey" w:date="2023-07-17T14:19:00Z">
        <w:r w:rsidR="009A3449">
          <w:rPr>
            <w:rFonts w:ascii="Times New Roman" w:hAnsi="Times New Roman" w:cs="Times New Roman"/>
            <w:sz w:val="24"/>
            <w:szCs w:val="24"/>
          </w:rPr>
          <w:t xml:space="preserve"> depth of</w:t>
        </w:r>
      </w:ins>
      <w:ins w:id="1274" w:author="Caitlin Jeffrey" w:date="2023-07-17T14:20:00Z">
        <w:r w:rsidR="009A3449">
          <w:rPr>
            <w:rFonts w:ascii="Times New Roman" w:hAnsi="Times New Roman" w:cs="Times New Roman"/>
            <w:sz w:val="24"/>
            <w:szCs w:val="24"/>
          </w:rPr>
          <w:t xml:space="preserve"> the bedded pack</w:t>
        </w:r>
      </w:ins>
      <w:r w:rsidRPr="00604EDE">
        <w:rPr>
          <w:rFonts w:ascii="Times New Roman" w:hAnsi="Times New Roman" w:cs="Times New Roman"/>
          <w:sz w:val="24"/>
          <w:szCs w:val="24"/>
        </w:rPr>
        <w:t xml:space="preserve"> (p &lt;</w:t>
      </w:r>
      <w:del w:id="1275" w:author="Caitlin Jeffrey" w:date="2023-08-03T13:09: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0.01), a relationship which has previously not been studied to the author’s knowledge.</w:t>
      </w:r>
    </w:p>
    <w:p w14:paraId="44A46BCC" w14:textId="21028C30"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Multiple measures of udder health in this work were related to udder hygiene, in accordance with the well-supported tenet that better cow hygiene is associated with better milk quality. Farms with lower mean udder hygiene scores and lower proportion of dirty udders tended to have lower % </w:t>
      </w:r>
      <w:del w:id="1276" w:author="Caitlin Jeffrey" w:date="2023-06-30T11:19:00Z">
        <w:r w:rsidRPr="00604EDE" w:rsidDel="002706BC">
          <w:rPr>
            <w:rFonts w:ascii="Times New Roman" w:hAnsi="Times New Roman" w:cs="Times New Roman"/>
            <w:sz w:val="24"/>
            <w:szCs w:val="24"/>
          </w:rPr>
          <w:delText>chronic IMI</w:delText>
        </w:r>
      </w:del>
      <w:proofErr w:type="spellStart"/>
      <w:ins w:id="1277"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(p = 0.05</w:t>
      </w:r>
      <w:ins w:id="1278" w:author="Caitlin Jeffrey" w:date="2023-06-30T11:08:00Z">
        <w:r w:rsidR="00AB4334" w:rsidRPr="00604EDE">
          <w:rPr>
            <w:rFonts w:ascii="Times New Roman" w:hAnsi="Times New Roman" w:cs="Times New Roman"/>
            <w:sz w:val="24"/>
            <w:szCs w:val="24"/>
          </w:rPr>
          <w:t xml:space="preserve"> and p = 0.05</w:t>
        </w:r>
      </w:ins>
      <w:r w:rsidRPr="00604EDE">
        <w:rPr>
          <w:rFonts w:ascii="Times New Roman" w:hAnsi="Times New Roman" w:cs="Times New Roman"/>
          <w:sz w:val="24"/>
          <w:szCs w:val="24"/>
        </w:rPr>
        <w:t>)</w:t>
      </w:r>
      <w:ins w:id="1279" w:author="Caitlin Jeffrey" w:date="2023-06-30T11:06:00Z">
        <w:r w:rsidR="00BD6BD9" w:rsidRPr="00604EDE">
          <w:rPr>
            <w:rFonts w:ascii="Times New Roman" w:hAnsi="Times New Roman" w:cs="Times New Roman"/>
            <w:sz w:val="24"/>
            <w:szCs w:val="24"/>
          </w:rPr>
          <w:t>,</w:t>
        </w:r>
      </w:ins>
      <w:del w:id="1280" w:author="Caitlin Jeffrey" w:date="2023-06-30T11:06:00Z">
        <w:r w:rsidRPr="00604EDE" w:rsidDel="00BD6BD9">
          <w:rPr>
            <w:rFonts w:ascii="Times New Roman" w:hAnsi="Times New Roman" w:cs="Times New Roman"/>
            <w:sz w:val="24"/>
            <w:szCs w:val="24"/>
          </w:rPr>
          <w:delText xml:space="preserve"> and</w:delText>
        </w:r>
      </w:del>
      <w:r w:rsidRPr="00604EDE">
        <w:rPr>
          <w:rFonts w:ascii="Times New Roman" w:hAnsi="Times New Roman" w:cs="Times New Roman"/>
          <w:sz w:val="24"/>
          <w:szCs w:val="24"/>
        </w:rPr>
        <w:t xml:space="preserve"> lower % </w:t>
      </w:r>
      <w:proofErr w:type="spellStart"/>
      <w:ins w:id="1281" w:author="Caitlin Jeffrey" w:date="2023-08-02T07:15:00Z">
        <w:r w:rsidR="009B3369">
          <w:rPr>
            <w:rFonts w:ascii="Times New Roman" w:hAnsi="Times New Roman" w:cs="Times New Roman"/>
            <w:sz w:val="24"/>
            <w:szCs w:val="24"/>
          </w:rPr>
          <w:t>elevSCC</w:t>
        </w:r>
      </w:ins>
      <w:proofErr w:type="spellEnd"/>
      <w:del w:id="1282" w:author="Caitlin Jeffrey" w:date="2023-06-30T13:20: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(p = 0.09</w:t>
      </w:r>
      <w:ins w:id="1283" w:author="Caitlin Jeffrey" w:date="2023-06-30T11:08:00Z">
        <w:r w:rsidR="00E507D9" w:rsidRPr="00604EDE">
          <w:rPr>
            <w:rFonts w:ascii="Times New Roman" w:hAnsi="Times New Roman" w:cs="Times New Roman"/>
            <w:sz w:val="24"/>
            <w:szCs w:val="24"/>
          </w:rPr>
          <w:t xml:space="preserve"> and p = 0.13, respectively</w:t>
        </w:r>
      </w:ins>
      <w:r w:rsidRPr="00604EDE">
        <w:rPr>
          <w:rFonts w:ascii="Times New Roman" w:hAnsi="Times New Roman" w:cs="Times New Roman"/>
          <w:sz w:val="24"/>
          <w:szCs w:val="24"/>
        </w:rPr>
        <w:t>)</w:t>
      </w:r>
      <w:ins w:id="1284" w:author="Caitlin Jeffrey" w:date="2023-06-30T11:07:00Z">
        <w:r w:rsidR="00624BD7" w:rsidRPr="00604EDE">
          <w:rPr>
            <w:rFonts w:ascii="Times New Roman" w:hAnsi="Times New Roman" w:cs="Times New Roman"/>
            <w:sz w:val="24"/>
            <w:szCs w:val="24"/>
          </w:rPr>
          <w:t>, and lower average LS (p = 0.11</w:t>
        </w:r>
      </w:ins>
      <w:ins w:id="1285" w:author="Caitlin Jeffrey" w:date="2023-06-30T11:09:00Z">
        <w:r w:rsidR="00330140" w:rsidRPr="00604EDE">
          <w:rPr>
            <w:rFonts w:ascii="Times New Roman" w:hAnsi="Times New Roman" w:cs="Times New Roman"/>
            <w:sz w:val="24"/>
            <w:szCs w:val="24"/>
          </w:rPr>
          <w:t xml:space="preserve"> and p = 0.12, respectively</w:t>
        </w:r>
      </w:ins>
      <w:ins w:id="1286" w:author="Caitlin Jeffrey" w:date="2023-06-30T11:07:00Z">
        <w:r w:rsidR="00624BD7"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 Additionally, </w:t>
      </w:r>
      <w:del w:id="1287" w:author="Caitlin Jeffrey" w:date="2023-06-30T10:59:00Z">
        <w:r w:rsidRPr="00604EDE" w:rsidDel="00D577CC">
          <w:rPr>
            <w:rFonts w:ascii="Times New Roman" w:hAnsi="Times New Roman" w:cs="Times New Roman"/>
            <w:sz w:val="24"/>
            <w:szCs w:val="24"/>
          </w:rPr>
          <w:delText xml:space="preserve">having a lower proportion of dirty udders was </w:delText>
        </w:r>
      </w:del>
      <w:del w:id="1288" w:author="Caitlin Jeffrey" w:date="2023-06-30T11:08:00Z">
        <w:r w:rsidRPr="00604EDE" w:rsidDel="00D46B94">
          <w:rPr>
            <w:rFonts w:ascii="Times New Roman" w:hAnsi="Times New Roman" w:cs="Times New Roman"/>
            <w:sz w:val="24"/>
            <w:szCs w:val="24"/>
          </w:rPr>
          <w:delText>associated with a</w:delText>
        </w:r>
      </w:del>
      <w:del w:id="1289" w:author="Caitlin Jeffrey" w:date="2023-06-30T11:07:00Z">
        <w:r w:rsidRPr="00604EDE" w:rsidDel="00624BD7">
          <w:rPr>
            <w:rFonts w:ascii="Times New Roman" w:hAnsi="Times New Roman" w:cs="Times New Roman"/>
            <w:sz w:val="24"/>
            <w:szCs w:val="24"/>
          </w:rPr>
          <w:delText xml:space="preserve"> lower </w:delText>
        </w:r>
      </w:del>
      <w:del w:id="1290" w:author="Caitlin Jeffrey" w:date="2023-06-30T10:59:00Z">
        <w:r w:rsidRPr="00604EDE" w:rsidDel="00A104DF">
          <w:rPr>
            <w:rFonts w:ascii="Times New Roman" w:hAnsi="Times New Roman" w:cs="Times New Roman"/>
            <w:sz w:val="24"/>
            <w:szCs w:val="24"/>
          </w:rPr>
          <w:delText xml:space="preserve">weighted </w:delText>
        </w:r>
      </w:del>
      <w:del w:id="1291" w:author="Caitlin Jeffrey" w:date="2023-06-30T11:07:00Z">
        <w:r w:rsidRPr="00604EDE" w:rsidDel="00624BD7">
          <w:rPr>
            <w:rFonts w:ascii="Times New Roman" w:hAnsi="Times New Roman" w:cs="Times New Roman"/>
            <w:sz w:val="24"/>
            <w:szCs w:val="24"/>
          </w:rPr>
          <w:delText xml:space="preserve">average </w:delText>
        </w:r>
      </w:del>
      <w:del w:id="1292" w:author="Caitlin Jeffrey" w:date="2023-06-30T10:59:00Z">
        <w:r w:rsidRPr="00604EDE" w:rsidDel="00A104DF">
          <w:rPr>
            <w:rFonts w:ascii="Times New Roman" w:hAnsi="Times New Roman" w:cs="Times New Roman"/>
            <w:sz w:val="24"/>
            <w:szCs w:val="24"/>
          </w:rPr>
          <w:delText>linear score</w:delText>
        </w:r>
      </w:del>
      <w:del w:id="1293" w:author="Caitlin Jeffrey" w:date="2023-06-30T11:07:00Z">
        <w:r w:rsidRPr="00604EDE" w:rsidDel="00624BD7">
          <w:rPr>
            <w:rFonts w:ascii="Times New Roman" w:hAnsi="Times New Roman" w:cs="Times New Roman"/>
            <w:sz w:val="24"/>
            <w:szCs w:val="24"/>
          </w:rPr>
          <w:delText xml:space="preserve"> (p = </w:delText>
        </w:r>
      </w:del>
      <w:del w:id="1294" w:author="Caitlin Jeffrey" w:date="2023-06-30T11:00:00Z">
        <w:r w:rsidRPr="00604EDE" w:rsidDel="00952571">
          <w:rPr>
            <w:rFonts w:ascii="Times New Roman" w:hAnsi="Times New Roman" w:cs="Times New Roman"/>
            <w:sz w:val="24"/>
            <w:szCs w:val="24"/>
          </w:rPr>
          <w:delText>0.</w:delText>
        </w:r>
      </w:del>
      <w:del w:id="1295" w:author="Caitlin Jeffrey" w:date="2023-06-30T10:59:00Z">
        <w:r w:rsidRPr="00604EDE" w:rsidDel="00A104DF">
          <w:rPr>
            <w:rFonts w:ascii="Times New Roman" w:hAnsi="Times New Roman" w:cs="Times New Roman"/>
            <w:sz w:val="24"/>
            <w:szCs w:val="24"/>
          </w:rPr>
          <w:delText>20</w:delText>
        </w:r>
      </w:del>
      <w:del w:id="1296" w:author="Caitlin Jeffrey" w:date="2023-06-30T11:07:00Z">
        <w:r w:rsidRPr="00604EDE" w:rsidDel="00624BD7">
          <w:rPr>
            <w:rFonts w:ascii="Times New Roman" w:hAnsi="Times New Roman" w:cs="Times New Roman"/>
            <w:sz w:val="24"/>
            <w:szCs w:val="24"/>
          </w:rPr>
          <w:delText>)</w:delText>
        </w:r>
      </w:del>
      <w:del w:id="1297" w:author="Caitlin Jeffrey" w:date="2023-06-30T11:08:00Z">
        <w:r w:rsidRPr="00604EDE" w:rsidDel="00D46B94">
          <w:rPr>
            <w:rFonts w:ascii="Times New Roman" w:hAnsi="Times New Roman" w:cs="Times New Roman"/>
            <w:sz w:val="24"/>
            <w:szCs w:val="24"/>
          </w:rPr>
          <w:delText xml:space="preserve">, and </w:delText>
        </w:r>
      </w:del>
      <w:r w:rsidRPr="00604EDE">
        <w:rPr>
          <w:rFonts w:ascii="Times New Roman" w:hAnsi="Times New Roman" w:cs="Times New Roman"/>
          <w:sz w:val="24"/>
          <w:szCs w:val="24"/>
        </w:rPr>
        <w:t xml:space="preserve">farms that clipped or flamed udders on a regular basis tended to have fewer % </w:t>
      </w:r>
      <w:del w:id="1298" w:author="Caitlin Jeffrey" w:date="2023-06-30T11:19:00Z">
        <w:r w:rsidRPr="00604EDE" w:rsidDel="002706BC">
          <w:rPr>
            <w:rFonts w:ascii="Times New Roman" w:hAnsi="Times New Roman" w:cs="Times New Roman"/>
            <w:sz w:val="24"/>
            <w:szCs w:val="24"/>
          </w:rPr>
          <w:delText>chronic IMI</w:delText>
        </w:r>
      </w:del>
      <w:proofErr w:type="spellStart"/>
      <w:ins w:id="1299"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(p = 0.16). This association between an animal’s hygiene and udder health </w:t>
      </w:r>
      <w:ins w:id="1300" w:author="Caitlin Jeffrey" w:date="2023-07-17T14:21:00Z">
        <w:r w:rsidR="00A07232">
          <w:rPr>
            <w:rFonts w:ascii="Times New Roman" w:hAnsi="Times New Roman" w:cs="Times New Roman"/>
            <w:sz w:val="24"/>
            <w:szCs w:val="24"/>
          </w:rPr>
          <w:t>ha</w:t>
        </w:r>
      </w:ins>
      <w:del w:id="1301" w:author="Caitlin Jeffrey" w:date="2023-07-17T14:21:00Z">
        <w:r w:rsidRPr="00604EDE" w:rsidDel="00A07232">
          <w:rPr>
            <w:rFonts w:ascii="Times New Roman" w:hAnsi="Times New Roman" w:cs="Times New Roman"/>
            <w:sz w:val="24"/>
            <w:szCs w:val="24"/>
          </w:rPr>
          <w:delText>i</w:delText>
        </w:r>
      </w:del>
      <w:r w:rsidRPr="00604EDE">
        <w:rPr>
          <w:rFonts w:ascii="Times New Roman" w:hAnsi="Times New Roman" w:cs="Times New Roman"/>
          <w:sz w:val="24"/>
          <w:szCs w:val="24"/>
        </w:rPr>
        <w:t xml:space="preserve">s been well-documented, both at the cow level (for IMI presence: de Pinho </w:t>
      </w:r>
      <w:ins w:id="1302" w:author="Caitlin Jeffrey" w:date="2023-08-02T16:35:00Z">
        <w:r w:rsidR="00B135EF">
          <w:rPr>
            <w:rFonts w:ascii="Times New Roman" w:hAnsi="Times New Roman" w:cs="Times New Roman"/>
            <w:sz w:val="24"/>
            <w:szCs w:val="24"/>
          </w:rPr>
          <w:t xml:space="preserve">et al. </w:t>
        </w:r>
      </w:ins>
      <w:r w:rsidRPr="00604EDE">
        <w:rPr>
          <w:rFonts w:ascii="Times New Roman" w:hAnsi="Times New Roman" w:cs="Times New Roman"/>
          <w:sz w:val="24"/>
          <w:szCs w:val="24"/>
        </w:rPr>
        <w:t>2012</w:t>
      </w:r>
      <w:del w:id="1303" w:author="Caitlin Jeffrey" w:date="2023-08-02T16:35:00Z">
        <w:r w:rsidR="00B135EF" w:rsidDel="00B135EF">
          <w:rPr>
            <w:rFonts w:ascii="Times New Roman" w:hAnsi="Times New Roman" w:cs="Times New Roman"/>
            <w:sz w:val="24"/>
            <w:szCs w:val="24"/>
          </w:rPr>
          <w:delText xml:space="preserve"> </w:delText>
        </w:r>
      </w:del>
      <w:r w:rsidR="00B135EF">
        <w:rPr>
          <w:rFonts w:ascii="Times New Roman" w:hAnsi="Times New Roman" w:cs="Times New Roman"/>
          <w:sz w:val="24"/>
          <w:szCs w:val="24"/>
        </w:rPr>
        <w:fldChar w:fldCharType="begin"/>
      </w:r>
      <w:r w:rsidR="00B135EF">
        <w:rPr>
          <w:rFonts w:ascii="Times New Roman" w:hAnsi="Times New Roman" w:cs="Times New Roman"/>
          <w:sz w:val="24"/>
          <w:szCs w:val="24"/>
        </w:rPr>
        <w:instrText xml:space="preserve"> ADDIN EN.CITE &lt;EndNote&gt;&lt;Cite ExcludeAuth="1" ExcludeYear="1" Hidden="1"&gt;&lt;Author&gt;de Pinho Manzi&lt;/Author&gt;&lt;Year&gt;2012&lt;/Year&gt;&lt;RecNum&gt;585&lt;/RecNum&gt;&lt;record&gt;&lt;rec-number&gt;585&lt;/rec-number&gt;&lt;foreign-keys&gt;&lt;key app="EN" db-id="pss5de0wasp2t9es5tu5evzpa2svsdrveax9" timestamp="1690981091"&gt;585&lt;/key&gt;&lt;/foreign-keys&gt;&lt;ref-type name="Journal Article"&gt;17&lt;/ref-type&gt;&lt;contributors&gt;&lt;authors&gt;&lt;author&gt;de Pinho Manzi, M.&lt;/author&gt;&lt;author&gt;Nóbrega, D. B.&lt;/author&gt;&lt;author&gt;Faccioli, P. Y.&lt;/author&gt;&lt;author&gt;Troncarelli, M. Z.&lt;/author&gt;&lt;author&gt;Menozzi, B. D.&lt;/author&gt;&lt;author&gt;Langoni, H.&lt;/author&gt;&lt;/authors&gt;&lt;/contributors&gt;&lt;auth-address&gt;Department of Veterinary Hygiene and Public Health, São Paulo State University, Botucatu 18618-900, Brazil.&lt;/auth-address&gt;&lt;titles&gt;&lt;title&gt;Relationship between teat-end condition, udder cleanliness and bovine subclinical mastitis&lt;/title&gt;&lt;secondary-title&gt;Res Vet Sci&lt;/secondary-title&gt;&lt;/titles&gt;&lt;periodical&gt;&lt;full-title&gt;Res Vet Sci&lt;/full-title&gt;&lt;/periodical&gt;&lt;pages&gt;430-4&lt;/pages&gt;&lt;volume&gt;93&lt;/volume&gt;&lt;number&gt;1&lt;/number&gt;&lt;edition&gt;2011/06/15&lt;/edition&gt;&lt;keywords&gt;&lt;keyword&gt;Animals&lt;/keyword&gt;&lt;keyword&gt;Asymptomatic Infections&lt;/keyword&gt;&lt;keyword&gt;Cattle&lt;/keyword&gt;&lt;keyword&gt;Female&lt;/keyword&gt;&lt;keyword&gt;Mammary Glands, Animal/*anatomy &amp;amp; histology/microbiology&lt;/keyword&gt;&lt;keyword&gt;Mastitis, Bovine/*etiology/microbiology&lt;/keyword&gt;&lt;keyword&gt;Nipples/*anatomy &amp;amp; histology/microbiology&lt;/keyword&gt;&lt;keyword&gt;Risk Factors&lt;/keyword&gt;&lt;/keywords&gt;&lt;dates&gt;&lt;year&gt;2012&lt;/year&gt;&lt;pub-dates&gt;&lt;date&gt;Aug&lt;/date&gt;&lt;/pub-dates&gt;&lt;/dates&gt;&lt;isbn&gt;0034-5288&lt;/isbn&gt;&lt;accession-num&gt;21669449&lt;/accession-num&gt;&lt;urls&gt;&lt;/urls&gt;&lt;electronic-resource-num&gt;10.1016/j.rvsc.2011.05.010&lt;/electronic-resource-num&gt;&lt;remote-database-provider&gt;NLM&lt;/remote-database-provider&gt;&lt;language&gt;eng&lt;/language&gt;&lt;/record&gt;&lt;/Cite&gt;&lt;/EndNote&gt;</w:instrText>
      </w:r>
      <w:r w:rsidR="00C90DE4">
        <w:rPr>
          <w:rFonts w:ascii="Times New Roman" w:hAnsi="Times New Roman" w:cs="Times New Roman"/>
          <w:sz w:val="24"/>
          <w:szCs w:val="24"/>
        </w:rPr>
        <w:fldChar w:fldCharType="separate"/>
      </w:r>
      <w:r w:rsidR="00B135EF">
        <w:rPr>
          <w:rFonts w:ascii="Times New Roman" w:hAnsi="Times New Roman" w:cs="Times New Roman"/>
          <w:sz w:val="24"/>
          <w:szCs w:val="24"/>
        </w:rPr>
        <w:fldChar w:fldCharType="end"/>
      </w:r>
      <w:ins w:id="1304" w:author="Caitlin Jeffrey" w:date="2023-08-02T16:35:00Z">
        <w:r w:rsidR="00B135EF">
          <w:rPr>
            <w:rFonts w:ascii="Times New Roman" w:hAnsi="Times New Roman" w:cs="Times New Roman"/>
            <w:sz w:val="24"/>
            <w:szCs w:val="24"/>
          </w:rPr>
          <w:t>;</w:t>
        </w:r>
      </w:ins>
      <w:del w:id="1305" w:author="Caitlin Jeffrey" w:date="2023-08-02T16:35:00Z">
        <w:r w:rsidRPr="00604EDE" w:rsidDel="00B135EF">
          <w:rPr>
            <w:rFonts w:ascii="Times New Roman" w:hAnsi="Times New Roman" w:cs="Times New Roman"/>
            <w:sz w:val="24"/>
            <w:szCs w:val="24"/>
          </w:rPr>
          <w:delText>;</w:delText>
        </w:r>
      </w:del>
      <w:r w:rsidRPr="00604EDE">
        <w:rPr>
          <w:rFonts w:ascii="Times New Roman" w:hAnsi="Times New Roman" w:cs="Times New Roman"/>
          <w:sz w:val="24"/>
          <w:szCs w:val="24"/>
        </w:rPr>
        <w:t xml:space="preserve"> for LS/SCC: Reneau</w:t>
      </w:r>
      <w:ins w:id="1306" w:author="Caitlin Jeffrey" w:date="2023-08-02T16:35:00Z">
        <w:r w:rsidR="00B135EF">
          <w:rPr>
            <w:rFonts w:ascii="Times New Roman" w:hAnsi="Times New Roman" w:cs="Times New Roman"/>
            <w:sz w:val="24"/>
            <w:szCs w:val="24"/>
          </w:rPr>
          <w:t xml:space="preserve"> et al.</w:t>
        </w:r>
      </w:ins>
      <w:del w:id="1307" w:author="Caitlin Jeffrey" w:date="2023-08-02T16:35:00Z">
        <w:r w:rsidRPr="00604EDE" w:rsidDel="00B135EF">
          <w:rPr>
            <w:rFonts w:ascii="Times New Roman" w:hAnsi="Times New Roman" w:cs="Times New Roman"/>
            <w:sz w:val="24"/>
            <w:szCs w:val="24"/>
          </w:rPr>
          <w:delText>,</w:delText>
        </w:r>
      </w:del>
      <w:r w:rsidRPr="00604EDE">
        <w:rPr>
          <w:rFonts w:ascii="Times New Roman" w:hAnsi="Times New Roman" w:cs="Times New Roman"/>
          <w:sz w:val="24"/>
          <w:szCs w:val="24"/>
        </w:rPr>
        <w:t xml:space="preserve"> 2005</w:t>
      </w:r>
      <w:del w:id="1308" w:author="Caitlin Jeffrey" w:date="2023-08-02T16:36:00Z">
        <w:r w:rsidR="00B135EF" w:rsidDel="000355CF">
          <w:rPr>
            <w:rFonts w:ascii="Times New Roman" w:hAnsi="Times New Roman" w:cs="Times New Roman"/>
            <w:sz w:val="24"/>
            <w:szCs w:val="24"/>
          </w:rPr>
          <w:delText xml:space="preserve"> </w:delText>
        </w:r>
      </w:del>
      <w:r w:rsidR="00B135EF">
        <w:rPr>
          <w:rFonts w:ascii="Times New Roman" w:hAnsi="Times New Roman" w:cs="Times New Roman"/>
          <w:sz w:val="24"/>
          <w:szCs w:val="24"/>
        </w:rPr>
        <w:fldChar w:fldCharType="begin"/>
      </w:r>
      <w:r w:rsidR="00B135EF">
        <w:rPr>
          <w:rFonts w:ascii="Times New Roman" w:hAnsi="Times New Roman" w:cs="Times New Roman"/>
          <w:sz w:val="24"/>
          <w:szCs w:val="24"/>
        </w:rPr>
        <w:instrText xml:space="preserve"> ADDIN EN.CITE &lt;EndNote&gt;&lt;Cite ExcludeAuth="1" ExcludeYear="1" Hidden="1"&gt;&lt;Author&gt;Reneau&lt;/Author&gt;&lt;Year&gt;2005&lt;/Year&gt;&lt;RecNum&gt;582&lt;/RecNum&gt;&lt;record&gt;&lt;rec-number&gt;582&lt;/rec-number&gt;&lt;foreign-keys&gt;&lt;key app="EN" db-id="pss5de0wasp2t9es5tu5evzpa2svsdrveax9" timestamp="1690981006"&gt;582&lt;/key&gt;&lt;/foreign-keys&gt;&lt;ref-type name="Journal Article"&gt;17&lt;/ref-type&gt;&lt;contributors&gt;&lt;authors&gt;&lt;author&gt;Reneau, J. K.&lt;/author&gt;&lt;author&gt;Seykora, A. J.&lt;/author&gt;&lt;author&gt;Heins, B. J.&lt;/author&gt;&lt;author&gt;Endres, M. I.&lt;/author&gt;&lt;author&gt;Farnsworth, R. J.&lt;/author&gt;&lt;author&gt;Bey, R. F.&lt;/author&gt;&lt;/authors&gt;&lt;/contributors&gt;&lt;auth-address&gt;Department of Animal Science, College of Agricultural, Food, and Environmental Sciences, University of Minnesota, Saint Paul, MN 55108, USA.&lt;/auth-address&gt;&lt;titles&gt;&lt;title&gt;Association between hygiene scores and somatic cell scores in dairy cattle&lt;/title&gt;&lt;secondary-title&gt;J Am Vet Med Assoc&lt;/secondary-title&gt;&lt;/titles&gt;&lt;periodical&gt;&lt;full-title&gt;J Am Vet Med Assoc&lt;/full-title&gt;&lt;/periodical&gt;&lt;pages&gt;1297-301&lt;/pages&gt;&lt;volume&gt;227&lt;/volume&gt;&lt;number&gt;8&lt;/number&gt;&lt;edition&gt;2005/11/04&lt;/edition&gt;&lt;keywords&gt;&lt;keyword&gt;Animal Husbandry/methods/standards&lt;/keyword&gt;&lt;keyword&gt;Animals&lt;/keyword&gt;&lt;keyword&gt;Cattle&lt;/keyword&gt;&lt;keyword&gt;Cell Count/veterinary&lt;/keyword&gt;&lt;keyword&gt;Dairying/*methods/standards&lt;/keyword&gt;&lt;keyword&gt;Extremities&lt;/keyword&gt;&lt;keyword&gt;Female&lt;/keyword&gt;&lt;keyword&gt;*Hygiene&lt;/keyword&gt;&lt;keyword&gt;Lactation&lt;/keyword&gt;&lt;keyword&gt;Milk/*cytology&lt;/keyword&gt;&lt;keyword&gt;Reproducibility of Results&lt;/keyword&gt;&lt;/keywords&gt;&lt;dates&gt;&lt;year&gt;2005&lt;/year&gt;&lt;pub-dates&gt;&lt;date&gt;Oct 15&lt;/date&gt;&lt;/pub-dates&gt;&lt;/dates&gt;&lt;isbn&gt;0003-1488 (Print)&amp;#xD;0003-1488&lt;/isbn&gt;&lt;accession-num&gt;16266020&lt;/accession-num&gt;&lt;urls&gt;&lt;/urls&gt;&lt;electronic-resource-num&gt;10.2460/javma.2005.227.1297&lt;/electronic-resource-num&gt;&lt;remote-database-provider&gt;NLM&lt;/remote-database-provider&gt;&lt;language&gt;eng&lt;/language&gt;&lt;/record&gt;&lt;/Cite&gt;&lt;/EndNote&gt;</w:instrText>
      </w:r>
      <w:r w:rsidR="00C90DE4">
        <w:rPr>
          <w:rFonts w:ascii="Times New Roman" w:hAnsi="Times New Roman" w:cs="Times New Roman"/>
          <w:sz w:val="24"/>
          <w:szCs w:val="24"/>
        </w:rPr>
        <w:fldChar w:fldCharType="separate"/>
      </w:r>
      <w:r w:rsidR="00B135EF">
        <w:rPr>
          <w:rFonts w:ascii="Times New Roman" w:hAnsi="Times New Roman" w:cs="Times New Roman"/>
          <w:sz w:val="24"/>
          <w:szCs w:val="24"/>
        </w:rPr>
        <w:fldChar w:fldCharType="end"/>
      </w:r>
      <w:r w:rsidRPr="00604EDE">
        <w:rPr>
          <w:rFonts w:ascii="Times New Roman" w:hAnsi="Times New Roman" w:cs="Times New Roman"/>
          <w:sz w:val="24"/>
          <w:szCs w:val="24"/>
        </w:rPr>
        <w:t>, Dohmen</w:t>
      </w:r>
      <w:ins w:id="1309" w:author="Caitlin Jeffrey" w:date="2023-08-02T16:36:00Z">
        <w:r w:rsidR="000355CF">
          <w:rPr>
            <w:rFonts w:ascii="Times New Roman" w:hAnsi="Times New Roman" w:cs="Times New Roman"/>
            <w:sz w:val="24"/>
            <w:szCs w:val="24"/>
          </w:rPr>
          <w:t xml:space="preserve"> et al.</w:t>
        </w:r>
      </w:ins>
      <w:del w:id="1310" w:author="Caitlin Jeffrey" w:date="2023-08-02T16:36:00Z">
        <w:r w:rsidRPr="00604EDE" w:rsidDel="000355CF">
          <w:rPr>
            <w:rFonts w:ascii="Times New Roman" w:hAnsi="Times New Roman" w:cs="Times New Roman"/>
            <w:sz w:val="24"/>
            <w:szCs w:val="24"/>
          </w:rPr>
          <w:delText>,</w:delText>
        </w:r>
      </w:del>
      <w:r w:rsidRPr="00604EDE">
        <w:rPr>
          <w:rFonts w:ascii="Times New Roman" w:hAnsi="Times New Roman" w:cs="Times New Roman"/>
          <w:sz w:val="24"/>
          <w:szCs w:val="24"/>
        </w:rPr>
        <w:t xml:space="preserve"> 2010</w:t>
      </w:r>
      <w:del w:id="1311" w:author="Caitlin Jeffrey" w:date="2023-08-02T16:37:00Z">
        <w:r w:rsidR="000355CF" w:rsidDel="000355CF">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Hidden="1"&gt;&lt;Author&gt;Dohmen&lt;/Author&gt;&lt;Year&gt;2010&lt;/Year&gt;&lt;RecNum&gt;591&lt;/RecNum&gt;&lt;record&gt;&lt;rec-number&gt;591&lt;/rec-number&gt;&lt;foreign-keys&gt;&lt;key app="EN" db-id="pss5de0wasp2t9es5tu5evzpa2svsdrveax9" timestamp="1690981611"&gt;591&lt;/key&gt;&lt;/foreign-keys&gt;&lt;ref-type name="Journal Article"&gt;17&lt;/ref-type&gt;&lt;contributors&gt;&lt;authors&gt;&lt;author&gt;Dohmen, W.&lt;/author&gt;&lt;author&gt;Neijenhuis, F.&lt;/author&gt;&lt;author&gt;Hogeveen, H.&lt;/author&gt;&lt;/authors&gt;&lt;/contributors&gt;&lt;auth-address&gt;Department of Farm Animal Health, Faculty of Veterinary Medicine, Utrecht University, 3584 CL Utrecht, the Netherlands. w.dohmen@uu.nl&lt;/auth-address&gt;&lt;titles&gt;&lt;title&gt;Relationship between udder health and hygiene on farms with an automatic milking system&lt;/title&gt;&lt;secondary-title&gt;J Dairy Sci&lt;/secondary-title&gt;&lt;/titles&gt;&lt;periodical&gt;&lt;full-title&gt;J Dairy Sci&lt;/full-title&gt;&lt;/periodical&gt;&lt;pages&gt;4019-33&lt;/pages&gt;&lt;volume&gt;93&lt;/volume&gt;&lt;number&gt;9&lt;/number&gt;&lt;edition&gt;2010/08/21&lt;/edition&gt;&lt;keywords&gt;&lt;keyword&gt;Animals&lt;/keyword&gt;&lt;keyword&gt;Cattle&lt;/keyword&gt;&lt;keyword&gt;Dairying/*methods/standards&lt;/keyword&gt;&lt;keyword&gt;Female&lt;/keyword&gt;&lt;keyword&gt;Linear Models&lt;/keyword&gt;&lt;keyword&gt;*Mammary Glands, Animal&lt;/keyword&gt;&lt;keyword&gt;Mastitis, Bovine/epidemiology/etiology&lt;/keyword&gt;&lt;keyword&gt;Milk/standards&lt;/keyword&gt;&lt;keyword&gt;Risk Management&lt;/keyword&gt;&lt;/keywords&gt;&lt;dates&gt;&lt;year&gt;2010&lt;/year&gt;&lt;pub-dates&gt;&lt;date&gt;Sep&lt;/date&gt;&lt;/pub-dates&gt;&lt;/dates&gt;&lt;isbn&gt;0022-0302&lt;/isbn&gt;&lt;accession-num&gt;20723676&lt;/accession-num&gt;&lt;urls&gt;&lt;/urls&gt;&lt;electronic-resource-num&gt;10.3168/jds.2009-3028&lt;/electronic-resource-num&gt;&lt;remote-database-provider&gt;NLM&lt;/remote-database-provider&gt;&lt;language&gt;eng&lt;/language&gt;&lt;/record&gt;&lt;/Cite&gt;&lt;/EndNote&gt;</w:instrText>
      </w:r>
      <w:r w:rsidR="00C90DE4">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and Sant’</w:t>
      </w:r>
      <w:ins w:id="1312" w:author="Caitlin Jeffrey" w:date="2023-08-02T16:38:00Z">
        <w:r w:rsidR="000355CF">
          <w:rPr>
            <w:rFonts w:ascii="Times New Roman" w:hAnsi="Times New Roman" w:cs="Times New Roman"/>
            <w:sz w:val="24"/>
            <w:szCs w:val="24"/>
          </w:rPr>
          <w:t>a</w:t>
        </w:r>
      </w:ins>
      <w:del w:id="1313" w:author="Caitlin Jeffrey" w:date="2023-08-02T16:38:00Z">
        <w:r w:rsidRPr="00604EDE" w:rsidDel="000355CF">
          <w:rPr>
            <w:rFonts w:ascii="Times New Roman" w:hAnsi="Times New Roman" w:cs="Times New Roman"/>
            <w:sz w:val="24"/>
            <w:szCs w:val="24"/>
          </w:rPr>
          <w:delText>A</w:delText>
        </w:r>
      </w:del>
      <w:r w:rsidRPr="00604EDE">
        <w:rPr>
          <w:rFonts w:ascii="Times New Roman" w:hAnsi="Times New Roman" w:cs="Times New Roman"/>
          <w:sz w:val="24"/>
          <w:szCs w:val="24"/>
        </w:rPr>
        <w:t>nna</w:t>
      </w:r>
      <w:ins w:id="1314" w:author="Caitlin Jeffrey" w:date="2023-08-02T16:37:00Z">
        <w:r w:rsidR="000355CF">
          <w:rPr>
            <w:rFonts w:ascii="Times New Roman" w:hAnsi="Times New Roman" w:cs="Times New Roman"/>
            <w:sz w:val="24"/>
            <w:szCs w:val="24"/>
          </w:rPr>
          <w:t xml:space="preserve"> et al. </w:t>
        </w:r>
      </w:ins>
      <w:del w:id="1315" w:author="Caitlin Jeffrey" w:date="2023-08-02T16:37:00Z">
        <w:r w:rsidRPr="00604EDE" w:rsidDel="000355CF">
          <w:rPr>
            <w:rFonts w:ascii="Times New Roman" w:hAnsi="Times New Roman" w:cs="Times New Roman"/>
            <w:sz w:val="24"/>
            <w:szCs w:val="24"/>
          </w:rPr>
          <w:delText xml:space="preserve">, </w:delText>
        </w:r>
      </w:del>
      <w:r w:rsidRPr="00604EDE">
        <w:rPr>
          <w:rFonts w:ascii="Times New Roman" w:hAnsi="Times New Roman" w:cs="Times New Roman"/>
          <w:sz w:val="24"/>
          <w:szCs w:val="24"/>
        </w:rPr>
        <w:t>2011</w:t>
      </w:r>
      <w:del w:id="1316" w:author="Caitlin Jeffrey" w:date="2023-08-02T16:38:00Z">
        <w:r w:rsidR="000355CF" w:rsidDel="000355CF">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Hidden="1"&gt;&lt;Author&gt;Sant&amp;apos;anna&lt;/Author&gt;&lt;Year&gt;2011&lt;/Year&gt;&lt;RecNum&gt;583&lt;/RecNum&gt;&lt;record&gt;&lt;rec-number&gt;583&lt;/rec-number&gt;&lt;foreign-keys&gt;&lt;key app="EN" db-id="pss5de0wasp2t9es5tu5evzpa2svsdrveax9" timestamp="1690981034"&gt;583&lt;/key&gt;&lt;/foreign-keys&gt;&lt;ref-type name="Journal Article"&gt;17&lt;/ref-type&gt;&lt;contributors&gt;&lt;authors&gt;&lt;author&gt;Sant&amp;apos;anna, A. C.&lt;/author&gt;&lt;author&gt;Paranhos da Costa, M. J.&lt;/author&gt;&lt;/authors&gt;&lt;/contributors&gt;&lt;auth-address&gt;Programa de Pós-graduação em Genética e Melhoramento Animal, Universidade Estadual Paulista, 14.884-900 Jaboticabal-SP, Brazil.&lt;/auth-address&gt;&lt;titles&gt;&lt;title&gt;The relationship between dairy cow hygiene and somatic cell count in milk&lt;/title&gt;&lt;secondary-title&gt;J Dairy Sci&lt;/secondary-title&gt;&lt;/titles&gt;&lt;periodical&gt;&lt;full-title&gt;J Dairy Sci&lt;/full-title&gt;&lt;/periodical&gt;&lt;pages&gt;3835-44&lt;/pages&gt;&lt;volume&gt;94&lt;/volume&gt;&lt;number&gt;8&lt;/number&gt;&lt;edition&gt;2011/07/27&lt;/edition&gt;&lt;keywords&gt;&lt;keyword&gt;Animals&lt;/keyword&gt;&lt;keyword&gt;Cattle&lt;/keyword&gt;&lt;keyword&gt;Cell Count/veterinary&lt;/keyword&gt;&lt;keyword&gt;Dairying/*standards&lt;/keyword&gt;&lt;keyword&gt;Female&lt;/keyword&gt;&lt;keyword&gt;Hygiene&lt;/keyword&gt;&lt;keyword&gt;Mastitis, Bovine/prevention &amp;amp; control&lt;/keyword&gt;&lt;keyword&gt;Milk/*cytology&lt;/keyword&gt;&lt;keyword&gt;Time Factors&lt;/keyword&gt;&lt;/keywords&gt;&lt;dates&gt;&lt;year&gt;2011&lt;/year&gt;&lt;pub-dates&gt;&lt;date&gt;Aug&lt;/date&gt;&lt;/pub-dates&gt;&lt;/dates&gt;&lt;isbn&gt;0022-0302&lt;/isbn&gt;&lt;accession-num&gt;21787920&lt;/accession-num&gt;&lt;urls&gt;&lt;/urls&gt;&lt;electronic-resource-num&gt;10.3168/jds.2010-3951&lt;/electronic-resource-num&gt;&lt;remote-database-provider&gt;NLM&lt;/remote-database-provider&gt;&lt;language&gt;eng&lt;/language&gt;&lt;/record&gt;&lt;/Cite&gt;&lt;/EndNote&gt;</w:instrText>
      </w:r>
      <w:r w:rsidR="00C90DE4">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for both LS and IMI: Schreiner and Ruegg, 2003</w:t>
      </w:r>
      <w:del w:id="1317" w:author="Caitlin Jeffrey" w:date="2023-08-02T16:38:00Z">
        <w:r w:rsidR="000355CF" w:rsidDel="000355CF">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Hidden="1"&gt;&lt;Author&gt;Schreiner&lt;/Author&gt;&lt;Year&gt;2003&lt;/Year&gt;&lt;RecNum&gt;573&lt;/RecNum&gt;&lt;record&gt;&lt;rec-number&gt;573&lt;/rec-number&gt;&lt;foreign-keys&gt;&lt;key app="EN" db-id="pss5de0wasp2t9es5tu5evzpa2svsdrveax9" timestamp="1690980583"&gt;573&lt;/key&gt;&lt;/foreign-keys&gt;&lt;ref-type name="Journal Article"&gt;17&lt;/ref-type&gt;&lt;contributors&gt;&lt;authors&gt;&lt;author&gt;Schreiner, D. A.&lt;/author&gt;&lt;author&gt;Ruegg, P. L.&lt;/author&gt;&lt;/authors&gt;&lt;/contributors&gt;&lt;auth-address&gt;Department of Dairy Science, University of Wisconsin, Madison 53706, USA.&lt;/auth-address&gt;&lt;titles&gt;&lt;title&gt;Relationship between udder and leg hygiene scores and subclinical mastitis&lt;/title&gt;&lt;secondary-title&gt;J Dairy Sci&lt;/secondary-title&gt;&lt;/titles&gt;&lt;periodical&gt;&lt;full-title&gt;J Dairy Sci&lt;/full-title&gt;&lt;/periodical&gt;&lt;pages&gt;3460-5&lt;/pages&gt;&lt;volume&gt;86&lt;/volume&gt;&lt;number&gt;11&lt;/number&gt;&lt;edition&gt;2003/12/16&lt;/edition&gt;&lt;keywords&gt;&lt;keyword&gt;Animal Husbandry/methods/standards&lt;/keyword&gt;&lt;keyword&gt;Animals&lt;/keyword&gt;&lt;keyword&gt;Cattle&lt;/keyword&gt;&lt;keyword&gt;Cell Count/veterinary&lt;/keyword&gt;&lt;keyword&gt;Dairying/methods/*standards&lt;/keyword&gt;&lt;keyword&gt;*Extremities/microbiology&lt;/keyword&gt;&lt;keyword&gt;Female&lt;/keyword&gt;&lt;keyword&gt;*Hygiene&lt;/keyword&gt;&lt;keyword&gt;Lactation&lt;/keyword&gt;&lt;keyword&gt;Mammary Glands, Animal/*microbiology&lt;/keyword&gt;&lt;keyword&gt;Mastitis, Bovine/epidemiology/*etiology/prevention &amp;amp; control&lt;/keyword&gt;&lt;keyword&gt;Milk/*cytology/microbiology&lt;/keyword&gt;&lt;keyword&gt;Prevalence&lt;/keyword&gt;&lt;/keywords&gt;&lt;dates&gt;&lt;year&gt;2003&lt;/year&gt;&lt;pub-dates&gt;&lt;date&gt;Nov&lt;/date&gt;&lt;/pub-dates&gt;&lt;/dates&gt;&lt;isbn&gt;0022-0302 (Print)&amp;#xD;0022-0302&lt;/isbn&gt;&lt;accession-num&gt;14672175&lt;/accession-num&gt;&lt;urls&gt;&lt;/urls&gt;&lt;electronic-resource-num&gt;10.3168/jds.S0022-0302(03)73950-2&lt;/electronic-resource-num&gt;&lt;remote-database-provider&gt;NLM&lt;/remote-database-provider&gt;&lt;language&gt;eng&lt;/language&gt;&lt;/record&gt;&lt;/Cite&gt;&lt;/EndNote&gt;</w:instrText>
      </w:r>
      <w:r w:rsidR="00C90DE4">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and at the herd-level (BTSCC: Barkema</w:t>
      </w:r>
      <w:ins w:id="1318" w:author="Caitlin Jeffrey" w:date="2023-08-02T16:39:00Z">
        <w:r w:rsidR="000355CF">
          <w:rPr>
            <w:rFonts w:ascii="Times New Roman" w:hAnsi="Times New Roman" w:cs="Times New Roman"/>
            <w:sz w:val="24"/>
            <w:szCs w:val="24"/>
          </w:rPr>
          <w:t xml:space="preserve"> et al.</w:t>
        </w:r>
      </w:ins>
      <w:r w:rsidRPr="00604EDE">
        <w:rPr>
          <w:rFonts w:ascii="Times New Roman" w:hAnsi="Times New Roman" w:cs="Times New Roman"/>
          <w:sz w:val="24"/>
          <w:szCs w:val="24"/>
        </w:rPr>
        <w:t xml:space="preserve"> 1998</w:t>
      </w:r>
      <w:del w:id="1319" w:author="Caitlin Jeffrey" w:date="2023-08-02T16:39:00Z">
        <w:r w:rsidR="000355CF" w:rsidDel="000355CF">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Hidden="1"&gt;&lt;Author&gt;Barkema&lt;/Author&gt;&lt;Year&gt;1998&lt;/Year&gt;&lt;RecNum&gt;589&lt;/RecNum&gt;&lt;record&gt;&lt;rec-number&gt;589&lt;/rec-number&gt;&lt;foreign-keys&gt;&lt;key app="EN" db-id="pss5de0wasp2t9es5tu5evzpa2svsdrveax9" timestamp="1690981308"&gt;589&lt;/key&gt;&lt;/foreign-keys&gt;&lt;ref-type name="Journal Article"&gt;17&lt;/ref-type&gt;&lt;contributors&gt;&lt;authors&gt;&lt;author&gt;Barkema, H. W.&lt;/author&gt;&lt;author&gt;Schukken, Y. H.&lt;/author&gt;&lt;author&gt;Lam, T. J.&lt;/author&gt;&lt;author&gt;Beiboer, M. L.&lt;/author&gt;&lt;author&gt;Benedictus, G.&lt;/author&gt;&lt;author&gt;Brand, A.&lt;/author&gt;&lt;/authors&gt;&lt;/contributors&gt;&lt;auth-address&gt;Animal Health Service, Drachten, The Netherlands.&lt;/auth-address&gt;&lt;titles&gt;&lt;title&gt;Management practices associated with low, medium, and high somatic cell counts in bulk milk&lt;/title&gt;&lt;secondary-title&gt;J Dairy Sci&lt;/secondary-title&gt;&lt;/titles&gt;&lt;periodical&gt;&lt;full-title&gt;J Dairy Sci&lt;/full-title&gt;&lt;/periodical&gt;&lt;pages&gt;1917-27&lt;/pages&gt;&lt;volume&gt;81&lt;/volume&gt;&lt;number&gt;7&lt;/number&gt;&lt;edition&gt;1998/08/26&lt;/edition&gt;&lt;keywords&gt;&lt;keyword&gt;Animals&lt;/keyword&gt;&lt;keyword&gt;Anti-Bacterial Agents/therapeutic use&lt;/keyword&gt;&lt;keyword&gt;*Cattle&lt;/keyword&gt;&lt;keyword&gt;*Cell Count&lt;/keyword&gt;&lt;keyword&gt;Dairying/*methods&lt;/keyword&gt;&lt;keyword&gt;Disinfection&lt;/keyword&gt;&lt;keyword&gt;Female&lt;/keyword&gt;&lt;keyword&gt;*Lactation&lt;/keyword&gt;&lt;keyword&gt;Mammary Glands, Animal&lt;/keyword&gt;&lt;keyword&gt;Mastitis, Bovine/drug therapy&lt;/keyword&gt;&lt;keyword&gt;Milk/*cytology&lt;/keyword&gt;&lt;/keywords&gt;&lt;dates&gt;&lt;year&gt;1998&lt;/year&gt;&lt;pub-dates&gt;&lt;date&gt;Jul&lt;/date&gt;&lt;/pub-dates&gt;&lt;/dates&gt;&lt;isbn&gt;0022-0302 (Print)&amp;#xD;0022-0302&lt;/isbn&gt;&lt;accession-num&gt;9710760&lt;/accession-num&gt;&lt;urls&gt;&lt;/urls&gt;&lt;electronic-resource-num&gt;10.3168/jds.S0022-0302(98)75764-9&lt;/electronic-resource-num&gt;&lt;remote-database-provider&gt;NLM&lt;/remote-database-provider&gt;&lt;language&gt;eng&lt;/language&gt;&lt;/record&gt;&lt;/Cite&gt;&lt;/EndNote&gt;</w:instrText>
      </w:r>
      <w:r w:rsidR="00C90DE4">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new IMI rate: Cook</w:t>
      </w:r>
      <w:ins w:id="1320" w:author="Caitlin Jeffrey" w:date="2023-08-02T16:39:00Z">
        <w:r w:rsidR="000355CF">
          <w:rPr>
            <w:rFonts w:ascii="Times New Roman" w:hAnsi="Times New Roman" w:cs="Times New Roman"/>
            <w:sz w:val="24"/>
            <w:szCs w:val="24"/>
          </w:rPr>
          <w:t xml:space="preserve"> et al.</w:t>
        </w:r>
      </w:ins>
      <w:del w:id="1321" w:author="Caitlin Jeffrey" w:date="2023-08-02T16:39:00Z">
        <w:r w:rsidRPr="00604EDE" w:rsidDel="000355CF">
          <w:rPr>
            <w:rFonts w:ascii="Times New Roman" w:hAnsi="Times New Roman" w:cs="Times New Roman"/>
            <w:sz w:val="24"/>
            <w:szCs w:val="24"/>
          </w:rPr>
          <w:delText>,</w:delText>
        </w:r>
      </w:del>
      <w:r w:rsidRPr="00604EDE">
        <w:rPr>
          <w:rFonts w:ascii="Times New Roman" w:hAnsi="Times New Roman" w:cs="Times New Roman"/>
          <w:sz w:val="24"/>
          <w:szCs w:val="24"/>
        </w:rPr>
        <w:t xml:space="preserve"> 2002</w:t>
      </w:r>
      <w:ins w:id="1322" w:author="Caitlin Jeffrey" w:date="2023-08-02T16:40:00Z">
        <w:r w:rsidR="000355CF">
          <w:rPr>
            <w:rFonts w:ascii="Times New Roman" w:hAnsi="Times New Roman" w:cs="Times New Roman"/>
            <w:sz w:val="24"/>
            <w:szCs w:val="24"/>
          </w:rPr>
          <w:t>;</w:t>
        </w:r>
      </w:ins>
      <w:del w:id="1323" w:author="Caitlin Jeffrey" w:date="2023-08-02T16:40:00Z">
        <w:r w:rsidR="000355CF" w:rsidDel="000355CF">
          <w:rPr>
            <w:rFonts w:ascii="Times New Roman" w:hAnsi="Times New Roman" w:cs="Times New Roman"/>
            <w:sz w:val="24"/>
            <w:szCs w:val="24"/>
          </w:rPr>
          <w:delText xml:space="preserve"> </w:delText>
        </w:r>
        <w:r w:rsidR="000355CF" w:rsidDel="000355CF">
          <w:rPr>
            <w:rFonts w:ascii="Times New Roman" w:hAnsi="Times New Roman" w:cs="Times New Roman"/>
            <w:sz w:val="24"/>
            <w:szCs w:val="24"/>
          </w:rPr>
          <w:fldChar w:fldCharType="begin"/>
        </w:r>
        <w:r w:rsidR="000355CF" w:rsidDel="000355CF">
          <w:rPr>
            <w:rFonts w:ascii="Times New Roman" w:hAnsi="Times New Roman" w:cs="Times New Roman"/>
            <w:sz w:val="24"/>
            <w:szCs w:val="24"/>
          </w:rPr>
          <w:delInstrText xml:space="preserve"> ADDIN EN.CITE &lt;EndNote&gt;&lt;Cite ExcludeAuth="1" ExcludeYear="1" Hidden="1"&gt;&lt;Author&gt;Cook&lt;/Author&gt;&lt;Year&gt;2002&lt;/Year&gt;&lt;RecNum&gt;590&lt;/RecNum&gt;&lt;record&gt;&lt;rec-number&gt;590&lt;/rec-number&gt;&lt;foreign-keys&gt;&lt;key app="EN" db-id="pss5de0wasp2t9es5tu5evzpa2svsdrveax9" timestamp="1690981368"&gt;590&lt;/key&gt;&lt;/foreign-keys&gt;&lt;ref-type name="Journal Article"&gt;17&lt;/ref-type&gt;&lt;contributors&gt;&lt;authors&gt;&lt;author&gt;Cook, Nigel B.&lt;/author&gt;&lt;/authors&gt;&lt;/contributors&gt;&lt;titles&gt;&lt;title&gt;Influence of Barn Design on Dairy Cow Hygiene, Lameness and Udder Health&lt;/title&gt;&lt;secondary-title&gt;American Association of Bovine Practitioners Conference Proceedings&lt;/secondary-title&gt;&lt;/titles&gt;&lt;periodical&gt;&lt;full-title&gt;American Association of Bovine Practitioners Conference Proceedings&lt;/full-title&gt;&lt;/periodical&gt;&lt;pages&gt;97-103&lt;/pages&gt;&lt;dates&gt;&lt;year&gt;2002&lt;/year&gt;&lt;/dates&gt;&lt;publisher&gt;Texas A&amp;amp;M University Libraries&lt;/publisher&gt;&lt;isbn&gt;1079-9737&lt;/isbn&gt;&lt;urls&gt;&lt;related-urls&gt;&lt;url&gt;https://dx.doi.org/10.21423/aabppro20025014&lt;/url&gt;&lt;/related-urls&gt;&lt;/urls&gt;&lt;electronic-resource-num&gt;10.21423/aabppro20025014&lt;/electronic-resource-num&gt;&lt;/record&gt;&lt;/Cite&gt;&lt;/EndNote&gt;</w:delInstrText>
        </w:r>
        <w:r w:rsidR="00C90DE4">
          <w:rPr>
            <w:rFonts w:ascii="Times New Roman" w:hAnsi="Times New Roman" w:cs="Times New Roman"/>
            <w:sz w:val="24"/>
            <w:szCs w:val="24"/>
          </w:rPr>
          <w:fldChar w:fldCharType="separate"/>
        </w:r>
        <w:r w:rsidR="000355CF" w:rsidDel="000355CF">
          <w:rPr>
            <w:rFonts w:ascii="Times New Roman" w:hAnsi="Times New Roman" w:cs="Times New Roman"/>
            <w:sz w:val="24"/>
            <w:szCs w:val="24"/>
          </w:rPr>
          <w:fldChar w:fldCharType="end"/>
        </w:r>
        <w:r w:rsidRPr="00604EDE" w:rsidDel="000355CF">
          <w:rPr>
            <w:rFonts w:ascii="Times New Roman" w:hAnsi="Times New Roman" w:cs="Times New Roman"/>
            <w:sz w:val="24"/>
            <w:szCs w:val="24"/>
          </w:rPr>
          <w:delText>,</w:delText>
        </w:r>
      </w:del>
      <w:r w:rsidRPr="00604EDE">
        <w:rPr>
          <w:rFonts w:ascii="Times New Roman" w:hAnsi="Times New Roman" w:cs="Times New Roman"/>
          <w:sz w:val="24"/>
          <w:szCs w:val="24"/>
        </w:rPr>
        <w:t xml:space="preserve"> average herd SCC, incidence clinical mastitis, and % new high SCC: Dohmen</w:t>
      </w:r>
      <w:ins w:id="1324" w:author="Caitlin Jeffrey" w:date="2023-08-02T16:40:00Z">
        <w:r w:rsidR="000355CF">
          <w:rPr>
            <w:rFonts w:ascii="Times New Roman" w:hAnsi="Times New Roman" w:cs="Times New Roman"/>
            <w:sz w:val="24"/>
            <w:szCs w:val="24"/>
          </w:rPr>
          <w:t xml:space="preserve"> et al.</w:t>
        </w:r>
      </w:ins>
      <w:del w:id="1325" w:author="Caitlin Jeffrey" w:date="2023-08-02T16:40:00Z">
        <w:r w:rsidRPr="00604EDE" w:rsidDel="000355CF">
          <w:rPr>
            <w:rFonts w:ascii="Times New Roman" w:hAnsi="Times New Roman" w:cs="Times New Roman"/>
            <w:sz w:val="24"/>
            <w:szCs w:val="24"/>
          </w:rPr>
          <w:delText>,</w:delText>
        </w:r>
      </w:del>
      <w:r w:rsidRPr="00604EDE">
        <w:rPr>
          <w:rFonts w:ascii="Times New Roman" w:hAnsi="Times New Roman" w:cs="Times New Roman"/>
          <w:sz w:val="24"/>
          <w:szCs w:val="24"/>
        </w:rPr>
        <w:t xml:space="preserve"> 2010</w:t>
      </w:r>
      <w:del w:id="1326" w:author="Caitlin Jeffrey" w:date="2023-08-02T16:40:00Z">
        <w:r w:rsidR="000355CF" w:rsidDel="002F48EE">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Hidden="1"&gt;&lt;Author&gt;Dohmen&lt;/Author&gt;&lt;Year&gt;2010&lt;/Year&gt;&lt;RecNum&gt;591&lt;/RecNum&gt;&lt;record&gt;&lt;rec-number&gt;591&lt;/rec-number&gt;&lt;foreign-keys&gt;&lt;key app="EN" db-id="pss5de0wasp2t9es5tu5evzpa2svsdrveax9" timestamp="1690981611"&gt;591&lt;/key&gt;&lt;/foreign-keys&gt;&lt;ref-type name="Journal Article"&gt;17&lt;/ref-type&gt;&lt;contributors&gt;&lt;authors&gt;&lt;author&gt;Dohmen, W.&lt;/author&gt;&lt;author&gt;Neijenhuis, F.&lt;/author&gt;&lt;author&gt;Hogeveen, H.&lt;/author&gt;&lt;/authors&gt;&lt;/contributors&gt;&lt;auth-address&gt;Department of Farm Animal Health, Faculty of Veterinary Medicine, Utrecht University, 3584 CL Utrecht, the Netherlands. w.dohmen@uu.nl&lt;/auth-address&gt;&lt;titles&gt;&lt;title&gt;Relationship between udder health and hygiene on farms with an automatic milking system&lt;/title&gt;&lt;secondary-title&gt;J Dairy Sci&lt;/secondary-title&gt;&lt;/titles&gt;&lt;periodical&gt;&lt;full-title&gt;J Dairy Sci&lt;/full-title&gt;&lt;/periodical&gt;&lt;pages&gt;4019-33&lt;/pages&gt;&lt;volume&gt;93&lt;/volume&gt;&lt;number&gt;9&lt;/number&gt;&lt;edition&gt;2010/08/21&lt;/edition&gt;&lt;keywords&gt;&lt;keyword&gt;Animals&lt;/keyword&gt;&lt;keyword&gt;Cattle&lt;/keyword&gt;&lt;keyword&gt;Dairying/*methods/standards&lt;/keyword&gt;&lt;keyword&gt;Female&lt;/keyword&gt;&lt;keyword&gt;Linear Models&lt;/keyword&gt;&lt;keyword&gt;*Mammary Glands, Animal&lt;/keyword&gt;&lt;keyword&gt;Mastitis, Bovine/epidemiology/etiology&lt;/keyword&gt;&lt;keyword&gt;Milk/standards&lt;/keyword&gt;&lt;keyword&gt;Risk Management&lt;/keyword&gt;&lt;/keywords&gt;&lt;dates&gt;&lt;year&gt;2010&lt;/year&gt;&lt;pub-dates&gt;&lt;date&gt;Sep&lt;/date&gt;&lt;/pub-dates&gt;&lt;/dates&gt;&lt;isbn&gt;0022-0302&lt;/isbn&gt;&lt;accession-num&gt;20723676&lt;/accession-num&gt;&lt;urls&gt;&lt;/urls&gt;&lt;electronic-resource-num&gt;10.3168/jds.2009-3028&lt;/electronic-resource-num&gt;&lt;remote-database-provider&gt;NLM&lt;/remote-database-provider&gt;&lt;language&gt;eng&lt;/language&gt;&lt;/record&gt;&lt;/Cite&gt;&lt;/EndNote&gt;</w:instrText>
      </w:r>
      <w:r w:rsidR="00C90DE4">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Of particular interest to the current study, Fávero et al (2015) found that in a study carried out on 3 bedded pack farms in Brazil, the odds of a</w:t>
      </w:r>
      <w:ins w:id="1327" w:author="Caitlin Jeffrey" w:date="2023-07-17T14:24:00Z">
        <w:r w:rsidR="002705B6">
          <w:rPr>
            <w:rFonts w:ascii="Times New Roman" w:hAnsi="Times New Roman" w:cs="Times New Roman"/>
            <w:sz w:val="24"/>
            <w:szCs w:val="24"/>
          </w:rPr>
          <w:t xml:space="preserve"> new</w:t>
        </w:r>
      </w:ins>
      <w:del w:id="1328" w:author="Caitlin Jeffrey" w:date="2023-07-17T14:24:00Z">
        <w:r w:rsidRPr="00604EDE" w:rsidDel="002705B6">
          <w:rPr>
            <w:rFonts w:ascii="Times New Roman" w:hAnsi="Times New Roman" w:cs="Times New Roman"/>
            <w:sz w:val="24"/>
            <w:szCs w:val="24"/>
          </w:rPr>
          <w:delText>n incident</w:delText>
        </w:r>
      </w:del>
      <w:r w:rsidRPr="00604EDE">
        <w:rPr>
          <w:rFonts w:ascii="Times New Roman" w:hAnsi="Times New Roman" w:cs="Times New Roman"/>
          <w:sz w:val="24"/>
          <w:szCs w:val="24"/>
        </w:rPr>
        <w:t xml:space="preserve"> case of subclinical mastitis (SCC ≥</w:t>
      </w:r>
      <w:del w:id="1329" w:author="Caitlin Jeffrey" w:date="2023-08-03T13:11: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200,000 cells/mL), and of a cow having</w:t>
      </w:r>
      <w:del w:id="1330" w:author="Caitlin Jeffrey" w:date="2023-07-17T14:25:00Z">
        <w:r w:rsidRPr="00604EDE" w:rsidDel="00846697">
          <w:rPr>
            <w:rFonts w:ascii="Times New Roman" w:hAnsi="Times New Roman" w:cs="Times New Roman"/>
            <w:sz w:val="24"/>
            <w:szCs w:val="24"/>
          </w:rPr>
          <w:delText xml:space="preserve"> a</w:delText>
        </w:r>
      </w:del>
      <w:r w:rsidRPr="00604EDE">
        <w:rPr>
          <w:rFonts w:ascii="Times New Roman" w:hAnsi="Times New Roman" w:cs="Times New Roman"/>
          <w:sz w:val="24"/>
          <w:szCs w:val="24"/>
        </w:rPr>
        <w:t xml:space="preserve"> </w:t>
      </w:r>
      <w:del w:id="1331" w:author="Caitlin Jeffrey" w:date="2023-07-17T14:25:00Z">
        <w:r w:rsidRPr="00604EDE" w:rsidDel="002705B6">
          <w:rPr>
            <w:rFonts w:ascii="Times New Roman" w:hAnsi="Times New Roman" w:cs="Times New Roman"/>
            <w:sz w:val="24"/>
            <w:szCs w:val="24"/>
          </w:rPr>
          <w:delText xml:space="preserve">prevalent case of </w:delText>
        </w:r>
      </w:del>
      <w:r w:rsidRPr="00604EDE">
        <w:rPr>
          <w:rFonts w:ascii="Times New Roman" w:hAnsi="Times New Roman" w:cs="Times New Roman"/>
          <w:sz w:val="24"/>
          <w:szCs w:val="24"/>
        </w:rPr>
        <w:t>subclinical mastitis</w:t>
      </w:r>
      <w:ins w:id="1332" w:author="Caitlin Jeffrey" w:date="2023-07-17T14:25:00Z">
        <w:r w:rsidR="00846697">
          <w:rPr>
            <w:rFonts w:ascii="Times New Roman" w:hAnsi="Times New Roman" w:cs="Times New Roman"/>
            <w:sz w:val="24"/>
            <w:szCs w:val="24"/>
          </w:rPr>
          <w:t xml:space="preserve"> on test day</w:t>
        </w:r>
      </w:ins>
      <w:r w:rsidRPr="00604EDE">
        <w:rPr>
          <w:rFonts w:ascii="Times New Roman" w:hAnsi="Times New Roman" w:cs="Times New Roman"/>
          <w:sz w:val="24"/>
          <w:szCs w:val="24"/>
        </w:rPr>
        <w:t xml:space="preserve">, increased 32% and 16% for each one-unit increase in leg cleanliness score, respectively. Curiously, although leg cleanliness score was associated with both mastitis </w:t>
      </w:r>
      <w:ins w:id="1333" w:author="Caitlin Jeffrey" w:date="2023-07-17T14:26:00Z">
        <w:r w:rsidR="000C305F">
          <w:rPr>
            <w:rFonts w:ascii="Times New Roman" w:hAnsi="Times New Roman" w:cs="Times New Roman"/>
            <w:sz w:val="24"/>
            <w:szCs w:val="24"/>
          </w:rPr>
          <w:t>outcomes</w:t>
        </w:r>
      </w:ins>
      <w:del w:id="1334" w:author="Caitlin Jeffrey" w:date="2023-07-17T14:26:00Z">
        <w:r w:rsidRPr="00604EDE" w:rsidDel="000C305F">
          <w:rPr>
            <w:rFonts w:ascii="Times New Roman" w:hAnsi="Times New Roman" w:cs="Times New Roman"/>
            <w:sz w:val="24"/>
            <w:szCs w:val="24"/>
          </w:rPr>
          <w:delText>indices</w:delText>
        </w:r>
      </w:del>
      <w:r w:rsidRPr="00604EDE">
        <w:rPr>
          <w:rFonts w:ascii="Times New Roman" w:hAnsi="Times New Roman" w:cs="Times New Roman"/>
          <w:sz w:val="24"/>
          <w:szCs w:val="24"/>
        </w:rPr>
        <w:t>, udder hygiene score was not found to have a significant association.</w:t>
      </w:r>
    </w:p>
    <w:p w14:paraId="72C84434" w14:textId="6B990235"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A third predominant theme to emerge from the univariate regression results in this work is that farms using deeper bedding had better milk quality outcomes. As stall bedding depth in tiestalls and freestalls increased, farms showed a tendency toward having a lower bulk tank somatic cell count (p = 0.17), lower % </w:t>
      </w:r>
      <w:del w:id="1335" w:author="Caitlin Jeffrey" w:date="2023-08-02T07:16:00Z">
        <w:r w:rsidRPr="00604EDE" w:rsidDel="009B3369">
          <w:rPr>
            <w:rFonts w:ascii="Times New Roman" w:hAnsi="Times New Roman" w:cs="Times New Roman"/>
            <w:sz w:val="24"/>
            <w:szCs w:val="24"/>
          </w:rPr>
          <w:delText>ne</w:delText>
        </w:r>
      </w:del>
      <w:proofErr w:type="spellStart"/>
      <w:ins w:id="1336" w:author="Caitlin Jeffrey" w:date="2023-08-02T07:16:00Z">
        <w:r w:rsidR="009B3369">
          <w:rPr>
            <w:rFonts w:ascii="Times New Roman" w:hAnsi="Times New Roman" w:cs="Times New Roman"/>
            <w:sz w:val="24"/>
            <w:szCs w:val="24"/>
          </w:rPr>
          <w:t>newSCC</w:t>
        </w:r>
      </w:ins>
      <w:proofErr w:type="spellEnd"/>
      <w:del w:id="1337" w:author="Caitlin Jeffrey" w:date="2023-06-30T11:49:00Z">
        <w:r w:rsidRPr="00604EDE" w:rsidDel="00383505">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(p =0.02), lower % </w:t>
      </w:r>
      <w:proofErr w:type="spellStart"/>
      <w:ins w:id="1338" w:author="Caitlin Jeffrey" w:date="2023-08-02T07:15:00Z">
        <w:r w:rsidR="009B3369">
          <w:rPr>
            <w:rFonts w:ascii="Times New Roman" w:hAnsi="Times New Roman" w:cs="Times New Roman"/>
            <w:sz w:val="24"/>
            <w:szCs w:val="24"/>
          </w:rPr>
          <w:t>elevSCC</w:t>
        </w:r>
      </w:ins>
      <w:proofErr w:type="spellEnd"/>
      <w:del w:id="1339" w:author="Caitlin Jeffrey" w:date="2023-06-30T13:20: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(p = 0.01), and a lower </w:t>
      </w:r>
      <w:del w:id="1340" w:author="Caitlin Jeffrey" w:date="2023-06-30T11:12:00Z">
        <w:r w:rsidRPr="00604EDE" w:rsidDel="00520DCD">
          <w:rPr>
            <w:rFonts w:ascii="Times New Roman" w:hAnsi="Times New Roman" w:cs="Times New Roman"/>
            <w:sz w:val="24"/>
            <w:szCs w:val="24"/>
          </w:rPr>
          <w:delText xml:space="preserve">weighted </w:delText>
        </w:r>
      </w:del>
      <w:r w:rsidRPr="00604EDE">
        <w:rPr>
          <w:rFonts w:ascii="Times New Roman" w:hAnsi="Times New Roman" w:cs="Times New Roman"/>
          <w:sz w:val="24"/>
          <w:szCs w:val="24"/>
        </w:rPr>
        <w:t>average LS (p = 0.</w:t>
      </w:r>
      <w:ins w:id="1341" w:author="Caitlin Jeffrey" w:date="2023-06-30T11:12:00Z">
        <w:r w:rsidR="00520DCD" w:rsidRPr="00604EDE">
          <w:rPr>
            <w:rFonts w:ascii="Times New Roman" w:hAnsi="Times New Roman" w:cs="Times New Roman"/>
            <w:sz w:val="24"/>
            <w:szCs w:val="24"/>
          </w:rPr>
          <w:t>10</w:t>
        </w:r>
      </w:ins>
      <w:del w:id="1342" w:author="Caitlin Jeffrey" w:date="2023-06-30T11:12:00Z">
        <w:r w:rsidRPr="00604EDE" w:rsidDel="00520DCD">
          <w:rPr>
            <w:rFonts w:ascii="Times New Roman" w:hAnsi="Times New Roman" w:cs="Times New Roman"/>
            <w:sz w:val="24"/>
            <w:szCs w:val="24"/>
          </w:rPr>
          <w:delText>05</w:delText>
        </w:r>
      </w:del>
      <w:r w:rsidRPr="00604EDE">
        <w:rPr>
          <w:rFonts w:ascii="Times New Roman" w:hAnsi="Times New Roman" w:cs="Times New Roman"/>
          <w:sz w:val="24"/>
          <w:szCs w:val="24"/>
        </w:rPr>
        <w:t xml:space="preserve">). Additionally, farms that used deep-bedded stalls or a bedded pack tended to have a lower BTSCC than those using stalls with mattresses or a concrete base (p = 0.14). Although there is an established recommendation of 15 cm for deep bedding of freestalls </w:t>
      </w:r>
      <w:del w:id="1343" w:author="Caitlin Jeffrey" w:date="2023-08-02T16:43:00Z">
        <w:r w:rsidRPr="00604EDE" w:rsidDel="00CB5ADC">
          <w:rPr>
            <w:rFonts w:ascii="Times New Roman" w:hAnsi="Times New Roman" w:cs="Times New Roman"/>
            <w:sz w:val="24"/>
            <w:szCs w:val="24"/>
          </w:rPr>
          <w:delText>(Bickert, 2000; Cook, 2002)</w:delText>
        </w:r>
      </w:del>
      <w:r w:rsidR="002F48EE">
        <w:rPr>
          <w:rFonts w:ascii="Times New Roman" w:hAnsi="Times New Roman" w:cs="Times New Roman"/>
          <w:sz w:val="24"/>
          <w:szCs w:val="24"/>
        </w:rPr>
        <w:fldChar w:fldCharType="begin"/>
      </w:r>
      <w:r w:rsidR="0011258C">
        <w:rPr>
          <w:rFonts w:ascii="Times New Roman" w:hAnsi="Times New Roman" w:cs="Times New Roman"/>
          <w:sz w:val="24"/>
          <w:szCs w:val="24"/>
        </w:rPr>
        <w:instrText xml:space="preserve"> ADDIN EN.CITE &lt;EndNote&gt;&lt;Cite&gt;&lt;Author&gt;Bickert&lt;/Author&gt;&lt;Year&gt;2000&lt;/Year&gt;&lt;RecNum&gt;618&lt;/RecNum&gt;&lt;DisplayText&gt;(Bickert 2000; Cook 2002)&lt;/DisplayText&gt;&lt;record&gt;&lt;rec-number&gt;618&lt;/rec-number&gt;&lt;foreign-keys&gt;&lt;key app="EN" db-id="pss5de0wasp2t9es5tu5evzpa2svsdrveax9" timestamp="1690984253"&gt;618&lt;/key&gt;&lt;/foreign-keys&gt;&lt;ref-type name="Book"&gt;6&lt;/ref-type&gt;&lt;contributors&gt;&lt;authors&gt;&lt;author&gt;Bickert, W. G., B. Holmes, K. A. Janni, D. Kammel, R. Stowell, and J. M. Zulovich&lt;/author&gt;&lt;/authors&gt;&lt;/contributors&gt;&lt;titles&gt;&lt;title&gt;Designing Facilities for the Milking Herd&lt;/title&gt;&lt;secondary-title&gt;Dairy freestall housing and equipment&lt;/secondary-title&gt;&lt;/titles&gt;&lt;edition&gt;7th&lt;/edition&gt;&lt;section&gt;27-45&lt;/section&gt;&lt;dates&gt;&lt;year&gt;2000&lt;/year&gt;&lt;/dates&gt;&lt;publisher&gt;Mid-West Plan Service, Iowa State University, Ames &lt;/publisher&gt;&lt;urls&gt;&lt;/urls&gt;&lt;/record&gt;&lt;/Cite&gt;&lt;Cite&gt;&lt;Author&gt;Cook&lt;/Author&gt;&lt;Year&gt;2002&lt;/Year&gt;&lt;RecNum&gt;590&lt;/RecNum&gt;&lt;record&gt;&lt;rec-number&gt;590&lt;/rec-number&gt;&lt;foreign-keys&gt;&lt;key app="EN" db-id="pss5de0wasp2t9es5tu5evzpa2svsdrveax9" timestamp="1690981368"&gt;590&lt;/key&gt;&lt;/foreign-keys&gt;&lt;ref-type name="Journal Article"&gt;17&lt;/ref-type&gt;&lt;contributors&gt;&lt;authors&gt;&lt;author&gt;Cook, Nigel B.&lt;/author&gt;&lt;/authors&gt;&lt;/contributors&gt;&lt;titles&gt;&lt;title&gt;Influence of Barn Design on Dairy Cow Hygiene, Lameness and Udder Health&lt;/title&gt;&lt;secondary-title&gt;American Association of Bovine Practitioners Conference Proceedings&lt;/secondary-title&gt;&lt;/titles&gt;&lt;periodical&gt;&lt;full-title&gt;American Association of Bovine Practitioners Conference Proceedings&lt;/full-title&gt;&lt;/periodical&gt;&lt;pages&gt;97-103&lt;/pages&gt;&lt;dates&gt;&lt;year&gt;2002&lt;/year&gt;&lt;/dates&gt;&lt;publisher&gt;Texas A&amp;amp;M University Libraries&lt;/publisher&gt;&lt;isbn&gt;1079-9737&lt;/isbn&gt;&lt;urls&gt;&lt;related-urls&gt;&lt;url&gt;https://dx.doi.org/10.21423/aabppro20025014&lt;/url&gt;&lt;/related-urls&gt;&lt;/urls&gt;&lt;electronic-resource-num&gt;10.21423/aabppro20025014&lt;/electronic-resource-num&gt;&lt;/record&gt;&lt;/Cite&gt;&lt;/EndNote&gt;</w:instrText>
      </w:r>
      <w:r w:rsidR="002F48EE">
        <w:rPr>
          <w:rFonts w:ascii="Times New Roman" w:hAnsi="Times New Roman" w:cs="Times New Roman"/>
          <w:sz w:val="24"/>
          <w:szCs w:val="24"/>
        </w:rPr>
        <w:fldChar w:fldCharType="separate"/>
      </w:r>
      <w:r w:rsidR="0011258C">
        <w:rPr>
          <w:rFonts w:ascii="Times New Roman" w:hAnsi="Times New Roman" w:cs="Times New Roman"/>
          <w:noProof/>
          <w:sz w:val="24"/>
          <w:szCs w:val="24"/>
        </w:rPr>
        <w:t>(Bickert 2000; Cook 2002)</w:t>
      </w:r>
      <w:r w:rsidR="002F48E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t>
      </w:r>
      <w:del w:id="1344" w:author="Caitlin Jeffrey" w:date="2023-07-17T14:28:00Z">
        <w:r w:rsidRPr="00604EDE" w:rsidDel="00C61E91">
          <w:rPr>
            <w:rFonts w:ascii="Times New Roman" w:hAnsi="Times New Roman" w:cs="Times New Roman"/>
            <w:sz w:val="24"/>
            <w:szCs w:val="24"/>
          </w:rPr>
          <w:delText xml:space="preserve">but </w:delText>
        </w:r>
      </w:del>
      <w:r w:rsidRPr="00604EDE">
        <w:rPr>
          <w:rFonts w:ascii="Times New Roman" w:hAnsi="Times New Roman" w:cs="Times New Roman"/>
          <w:sz w:val="24"/>
          <w:szCs w:val="24"/>
        </w:rPr>
        <w:t>this depth appears to be based on optimizing cow comfort in deep-bedded freestalls with no relevance for udder hygiene or health considerations. There is very limited work exploring ideal bedding material depth for tiestall barns</w:t>
      </w:r>
      <w:del w:id="1345" w:author="Caitlin Jeffrey" w:date="2023-08-02T16:47:00Z">
        <w:r w:rsidRPr="00604EDE" w:rsidDel="009C77DD">
          <w:rPr>
            <w:rFonts w:ascii="Times New Roman" w:hAnsi="Times New Roman" w:cs="Times New Roman"/>
            <w:sz w:val="24"/>
            <w:szCs w:val="24"/>
          </w:rPr>
          <w:delText xml:space="preserve"> (Tucker, 2004; Tucker, 2009)</w:delText>
        </w:r>
      </w:del>
      <w:ins w:id="1346" w:author="Caitlin Jeffrey" w:date="2023-08-02T16:43:00Z">
        <w:r w:rsidR="00CB5ADC">
          <w:rPr>
            <w:rFonts w:ascii="Times New Roman" w:hAnsi="Times New Roman" w:cs="Times New Roman"/>
            <w:sz w:val="24"/>
            <w:szCs w:val="24"/>
          </w:rPr>
          <w:t xml:space="preserve"> </w:t>
        </w:r>
      </w:ins>
      <w:r w:rsidR="00CB5ADC">
        <w:rPr>
          <w:rFonts w:ascii="Times New Roman" w:hAnsi="Times New Roman" w:cs="Times New Roman"/>
          <w:sz w:val="24"/>
          <w:szCs w:val="24"/>
        </w:rPr>
        <w:fldChar w:fldCharType="begin">
          <w:fldData xml:space="preserve">PEVuZE5vdGU+PENpdGU+PEF1dGhvcj5UdWNrZXI8L0F1dGhvcj48WWVhcj4yMDA0PC9ZZWFyPjxS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</w:fldData>
        </w:fldChar>
      </w:r>
      <w:r w:rsidR="009C77DD">
        <w:rPr>
          <w:rFonts w:ascii="Times New Roman" w:hAnsi="Times New Roman" w:cs="Times New Roman"/>
          <w:sz w:val="24"/>
          <w:szCs w:val="24"/>
        </w:rPr>
        <w:instrText xml:space="preserve"> ADDIN EN.CITE </w:instrText>
      </w:r>
      <w:r w:rsidR="009C77DD">
        <w:rPr>
          <w:rFonts w:ascii="Times New Roman" w:hAnsi="Times New Roman" w:cs="Times New Roman"/>
          <w:sz w:val="24"/>
          <w:szCs w:val="24"/>
        </w:rPr>
        <w:fldChar w:fldCharType="begin">
          <w:fldData xml:space="preserve">PEVuZE5vdGU+PENpdGU+PEF1dGhvcj5UdWNrZXI8L0F1dGhvcj48WWVhcj4yMDA0PC9ZZWFyPjxS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</w:fldData>
        </w:fldChar>
      </w:r>
      <w:r w:rsidR="009C77DD">
        <w:rPr>
          <w:rFonts w:ascii="Times New Roman" w:hAnsi="Times New Roman" w:cs="Times New Roman"/>
          <w:sz w:val="24"/>
          <w:szCs w:val="24"/>
        </w:rPr>
        <w:instrText xml:space="preserve"> ADDIN EN.CITE.DATA </w:instrText>
      </w:r>
      <w:r w:rsidR="009C77DD">
        <w:rPr>
          <w:rFonts w:ascii="Times New Roman" w:hAnsi="Times New Roman" w:cs="Times New Roman"/>
          <w:sz w:val="24"/>
          <w:szCs w:val="24"/>
        </w:rPr>
      </w:r>
      <w:r w:rsidR="009C77DD">
        <w:rPr>
          <w:rFonts w:ascii="Times New Roman" w:hAnsi="Times New Roman" w:cs="Times New Roman"/>
          <w:sz w:val="24"/>
          <w:szCs w:val="24"/>
        </w:rPr>
        <w:fldChar w:fldCharType="end"/>
      </w:r>
      <w:r w:rsidR="00CB5ADC">
        <w:rPr>
          <w:rFonts w:ascii="Times New Roman" w:hAnsi="Times New Roman" w:cs="Times New Roman"/>
          <w:sz w:val="24"/>
          <w:szCs w:val="24"/>
        </w:rPr>
      </w:r>
      <w:r w:rsidR="00CB5ADC">
        <w:rPr>
          <w:rFonts w:ascii="Times New Roman" w:hAnsi="Times New Roman" w:cs="Times New Roman"/>
          <w:sz w:val="24"/>
          <w:szCs w:val="24"/>
        </w:rPr>
        <w:fldChar w:fldCharType="separate"/>
      </w:r>
      <w:r w:rsidR="009C77DD">
        <w:rPr>
          <w:rFonts w:ascii="Times New Roman" w:hAnsi="Times New Roman" w:cs="Times New Roman"/>
          <w:noProof/>
          <w:sz w:val="24"/>
          <w:szCs w:val="24"/>
        </w:rPr>
        <w:t>(Tucker and Weary 2004; Tucker et al. 2009)</w:t>
      </w:r>
      <w:r w:rsidR="00CB5ADC">
        <w:rPr>
          <w:rFonts w:ascii="Times New Roman" w:hAnsi="Times New Roman" w:cs="Times New Roman"/>
          <w:sz w:val="24"/>
          <w:szCs w:val="24"/>
        </w:rPr>
        <w:fldChar w:fldCharType="end"/>
      </w:r>
      <w:r w:rsidRPr="00604EDE">
        <w:rPr>
          <w:rFonts w:ascii="Times New Roman" w:hAnsi="Times New Roman" w:cs="Times New Roman"/>
          <w:sz w:val="24"/>
          <w:szCs w:val="24"/>
        </w:rPr>
        <w:t xml:space="preserve">, and this is again solely focused on the important consideration of cow comfort. As is the experience of the authors, and is stated elsewhere in a literature review by McPherson (2020), </w:t>
      </w:r>
      <w:r w:rsidR="009C77DD">
        <w:rPr>
          <w:rFonts w:ascii="Times New Roman" w:hAnsi="Times New Roman" w:cs="Times New Roman"/>
          <w:sz w:val="24"/>
          <w:szCs w:val="24"/>
        </w:rPr>
        <w:fldChar w:fldCharType="begin"/>
      </w:r>
      <w:r w:rsidR="009C77DD">
        <w:rPr>
          <w:rFonts w:ascii="Times New Roman" w:hAnsi="Times New Roman" w:cs="Times New Roman"/>
          <w:sz w:val="24"/>
          <w:szCs w:val="24"/>
        </w:rPr>
        <w:instrText xml:space="preserve"> ADDIN EN.CITE &lt;EndNote&gt;&lt;Cite ExcludeAuth="1" ExcludeYear="1" Hidden="1"&gt;&lt;Author&gt;McPherson&lt;/Author&gt;&lt;Year&gt;2020&lt;/Year&gt;&lt;RecNum&gt;598&lt;/RecNum&gt;&lt;record&gt;&lt;rec-number&gt;598&lt;/rec-number&gt;&lt;foreign-keys&gt;&lt;key app="EN" db-id="pss5de0wasp2t9es5tu5evzpa2svsdrveax9" timestamp="1690982174"&gt;598&lt;/key&gt;&lt;/foreign-keys&gt;&lt;ref-type name="Journal Article"&gt;17&lt;/ref-type&gt;&lt;contributors&gt;&lt;authors&gt;&lt;author&gt;McPherson, S. E.&lt;/author&gt;&lt;author&gt;Vasseur, E.&lt;/author&gt;&lt;/authors&gt;&lt;/contributors&gt;&lt;auth-address&gt;Department of Animal Science, McGill University, Sainte-Anne-de-Bellevue, Quebec, H9X 3V9, Canada. Electronic address: sarahemcp@gmail.com.&amp;#xD;Department of Animal Science, McGill University, Sainte-Anne-de-Bellevue, Quebec, H9X 3V9, Canada.&lt;/auth-address&gt;&lt;titles&gt;&lt;title&gt;Graduate Student Literature Review: The effects of bedding, stall length, and manger wall height on common outcome measures of dairy cow welfare in stall-based housing systems&lt;/title&gt;&lt;secondary-title&gt;J Dairy Sci&lt;/secondary-title&gt;&lt;/titles&gt;&lt;periodical&gt;&lt;full-title&gt;J Dairy Sci&lt;/full-title&gt;&lt;/periodical&gt;&lt;pages&gt;10940-10950&lt;/pages&gt;&lt;volume&gt;103&lt;/volume&gt;&lt;number&gt;11&lt;/number&gt;&lt;edition&gt;2020/09/22&lt;/edition&gt;&lt;keywords&gt;&lt;keyword&gt;*Animal Welfare&lt;/keyword&gt;&lt;keyword&gt;Animals&lt;/keyword&gt;&lt;keyword&gt;Cattle/*physiology&lt;/keyword&gt;&lt;keyword&gt;Female&lt;/keyword&gt;&lt;keyword&gt;*Floors and Floorcoverings&lt;/keyword&gt;&lt;keyword&gt;*Housing, Animal&lt;/keyword&gt;&lt;keyword&gt;Students&lt;/keyword&gt;&lt;keyword&gt;bedding&lt;/keyword&gt;&lt;keyword&gt;comfort&lt;/keyword&gt;&lt;keyword&gt;dairy cow&lt;/keyword&gt;&lt;keyword&gt;stall&lt;/keyword&gt;&lt;keyword&gt;welfare&lt;/keyword&gt;&lt;/keywords&gt;&lt;dates&gt;&lt;year&gt;2020&lt;/year&gt;&lt;pub-dates&gt;&lt;date&gt;Nov&lt;/date&gt;&lt;/pub-dates&gt;&lt;/dates&gt;&lt;isbn&gt;0022-0302&lt;/isbn&gt;&lt;accession-num&gt;32952019&lt;/accession-num&gt;&lt;urls&gt;&lt;/urls&gt;&lt;electronic-resource-num&gt;10.3168/jds.2020-18332&lt;/electronic-resource-num&gt;&lt;remote-database-provider&gt;NLM&lt;/remote-database-provider&gt;&lt;language&gt;eng&lt;/language&gt;&lt;/record&gt;&lt;/Cite&gt;&lt;/EndNote&gt;</w:instrText>
      </w:r>
      <w:r w:rsidR="00C90DE4">
        <w:rPr>
          <w:rFonts w:ascii="Times New Roman" w:hAnsi="Times New Roman" w:cs="Times New Roman"/>
          <w:sz w:val="24"/>
          <w:szCs w:val="24"/>
        </w:rPr>
        <w:fldChar w:fldCharType="separate"/>
      </w:r>
      <w:r w:rsidR="009C77DD">
        <w:rPr>
          <w:rFonts w:ascii="Times New Roman" w:hAnsi="Times New Roman" w:cs="Times New Roman"/>
          <w:sz w:val="24"/>
          <w:szCs w:val="24"/>
        </w:rPr>
        <w:fldChar w:fldCharType="end"/>
      </w:r>
      <w:del w:id="1347" w:author="Caitlin Jeffrey" w:date="2023-06-30T13:23:00Z">
        <w:r w:rsidRPr="00604EDE" w:rsidDel="00996770">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“…very little research has investigated the effect of bedding depth on cow cleanliness,” or considerations around udder health outcomes. It is likely that the effect seen in the current work of deeper bedding and better udder health outcomes is mediated through the preestablished effects of (1) deeper bedding leading to improved hygiene, and (2) improved hygiene resulting in better udder health. Therefore, the opportunity exists for research exploring optimal stall bedding depths of different organic materials in tiestall barns focusing on mastitis and udder health outcomes. How deep do we need to bed tiestalls to keep moisture, and therefore bacteria, away from the udder as much as possible? However, it may be that recommending a particular depth of bedding to use for different types of organic material may not prove feasible, as the ideal amount would vary with many factors particular to a producer’s barn and bedding source (type of stall surface, presence/type of stall mat used, type of organic material, particle size, compressibility, percent dry matter, etc.). </w:t>
      </w:r>
    </w:p>
    <w:p w14:paraId="07ED6998" w14:textId="33A766C8"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We found no difference in udder hygiene measures (proportion of udders scored ≥3, average udder hygiene score) between the three facility types included in the study (tiestalls, freestalls, bedded packs). This finding is in accordance with previous work, which found that cow hygiene on bedded pack systems was comparable to traditional facility types </w:t>
      </w:r>
      <w:del w:id="1348" w:author="Caitlin Jeffrey" w:date="2023-07-17T14:31:00Z">
        <w:r w:rsidRPr="00604EDE" w:rsidDel="0020464D">
          <w:rPr>
            <w:rFonts w:ascii="Times New Roman" w:hAnsi="Times New Roman" w:cs="Times New Roman"/>
            <w:sz w:val="24"/>
            <w:szCs w:val="24"/>
          </w:rPr>
          <w:delText xml:space="preserve">primarily </w:delText>
        </w:r>
      </w:del>
      <w:r w:rsidRPr="00604EDE">
        <w:rPr>
          <w:rFonts w:ascii="Times New Roman" w:hAnsi="Times New Roman" w:cs="Times New Roman"/>
          <w:sz w:val="24"/>
          <w:szCs w:val="24"/>
        </w:rPr>
        <w:t xml:space="preserve">in </w:t>
      </w:r>
      <w:ins w:id="1349" w:author="Caitlin Jeffrey" w:date="2023-07-17T14:31:00Z">
        <w:r w:rsidR="0020464D">
          <w:rPr>
            <w:rFonts w:ascii="Times New Roman" w:hAnsi="Times New Roman" w:cs="Times New Roman"/>
            <w:sz w:val="24"/>
            <w:szCs w:val="24"/>
          </w:rPr>
          <w:t>the U.S. Upper Midwest</w:t>
        </w:r>
      </w:ins>
      <w:del w:id="1350" w:author="Caitlin Jeffrey" w:date="2023-07-17T14:31:00Z">
        <w:r w:rsidRPr="00604EDE" w:rsidDel="0020464D">
          <w:rPr>
            <w:rFonts w:ascii="Times New Roman" w:hAnsi="Times New Roman" w:cs="Times New Roman"/>
            <w:sz w:val="24"/>
            <w:szCs w:val="24"/>
          </w:rPr>
          <w:delText>Minnesota</w:delText>
        </w:r>
      </w:del>
      <w:r w:rsidRPr="00604EDE">
        <w:rPr>
          <w:rFonts w:ascii="Times New Roman" w:hAnsi="Times New Roman" w:cs="Times New Roman"/>
          <w:sz w:val="24"/>
          <w:szCs w:val="24"/>
        </w:rPr>
        <w:t xml:space="preserve">, Kentucky, and Brazil </w:t>
      </w:r>
      <w:del w:id="1351" w:author="Caitlin Jeffrey" w:date="2023-08-02T16:56:00Z">
        <w:r w:rsidRPr="00604EDE" w:rsidDel="00176480">
          <w:rPr>
            <w:rFonts w:ascii="Times New Roman" w:hAnsi="Times New Roman" w:cs="Times New Roman"/>
            <w:sz w:val="24"/>
            <w:szCs w:val="24"/>
          </w:rPr>
          <w:delText>(Andrade, 2022; Eckelamp, 2016a; Eckelkamp, 2016b; Black, 2013; Costa, 2018; Shane, 2010; Barberg, 2007; Lobeck, 2011)</w:delText>
        </w:r>
      </w:del>
      <w:r w:rsidR="009C77DD">
        <w:rPr>
          <w:rFonts w:ascii="Times New Roman" w:hAnsi="Times New Roman" w:cs="Times New Roman"/>
          <w:sz w:val="24"/>
          <w:szCs w:val="24"/>
        </w:rPr>
        <w:fldChar w:fldCharType="begin">
          <w:fldData xml:space="preserve">PEVuZE5vdGU+PENpdGU+PEF1dGhvcj5BbmRyYWRlPC9BdXRob3I+PFllYXI+MjAyMjwvWWVhcj48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</w:fldData>
        </w:fldChar>
      </w:r>
      <w:r w:rsidR="00420FF9">
        <w:rPr>
          <w:rFonts w:ascii="Times New Roman" w:hAnsi="Times New Roman" w:cs="Times New Roman"/>
          <w:sz w:val="24"/>
          <w:szCs w:val="24"/>
        </w:rPr>
        <w:instrText xml:space="preserve"> ADDIN EN.CITE </w:instrText>
      </w:r>
      <w:r w:rsidR="00420FF9">
        <w:rPr>
          <w:rFonts w:ascii="Times New Roman" w:hAnsi="Times New Roman" w:cs="Times New Roman"/>
          <w:sz w:val="24"/>
          <w:szCs w:val="24"/>
        </w:rPr>
        <w:fldChar w:fldCharType="begin">
          <w:fldData xml:space="preserve">PEVuZE5vdGU+PENpdGU+PEF1dGhvcj5BbmRyYWRlPC9BdXRob3I+PFllYXI+MjAyMjwvWWVhcj48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</w:fldData>
        </w:fldChar>
      </w:r>
      <w:r w:rsidR="00420FF9">
        <w:rPr>
          <w:rFonts w:ascii="Times New Roman" w:hAnsi="Times New Roman" w:cs="Times New Roman"/>
          <w:sz w:val="24"/>
          <w:szCs w:val="24"/>
        </w:rPr>
        <w:instrText xml:space="preserve"> ADDIN EN.CITE.DATA </w:instrText>
      </w:r>
      <w:r w:rsidR="00420FF9">
        <w:rPr>
          <w:rFonts w:ascii="Times New Roman" w:hAnsi="Times New Roman" w:cs="Times New Roman"/>
          <w:sz w:val="24"/>
          <w:szCs w:val="24"/>
        </w:rPr>
      </w:r>
      <w:r w:rsidR="00420FF9">
        <w:rPr>
          <w:rFonts w:ascii="Times New Roman" w:hAnsi="Times New Roman" w:cs="Times New Roman"/>
          <w:sz w:val="24"/>
          <w:szCs w:val="24"/>
        </w:rPr>
        <w:fldChar w:fldCharType="end"/>
      </w:r>
      <w:r w:rsidR="009C77DD">
        <w:rPr>
          <w:rFonts w:ascii="Times New Roman" w:hAnsi="Times New Roman" w:cs="Times New Roman"/>
          <w:sz w:val="24"/>
          <w:szCs w:val="24"/>
        </w:rPr>
      </w:r>
      <w:r w:rsidR="009C77DD">
        <w:rPr>
          <w:rFonts w:ascii="Times New Roman" w:hAnsi="Times New Roman" w:cs="Times New Roman"/>
          <w:sz w:val="24"/>
          <w:szCs w:val="24"/>
        </w:rPr>
        <w:fldChar w:fldCharType="separate"/>
      </w:r>
      <w:r w:rsidR="00420FF9">
        <w:rPr>
          <w:rFonts w:ascii="Times New Roman" w:hAnsi="Times New Roman" w:cs="Times New Roman"/>
          <w:noProof/>
          <w:sz w:val="24"/>
          <w:szCs w:val="24"/>
        </w:rPr>
        <w:t>(Barberg et al. 2007b; Shane et al. 2010; Lobeck et al. 2011; Black et al. 2013; Eckelkamp et al. 2016b; Eckelkamp et al. 2016a; Costa et al. 2018; Andrade et al. 2022)</w:t>
      </w:r>
      <w:r w:rsidR="009C77DD">
        <w:rPr>
          <w:rFonts w:ascii="Times New Roman" w:hAnsi="Times New Roman" w:cs="Times New Roman"/>
          <w:sz w:val="24"/>
          <w:szCs w:val="24"/>
        </w:rPr>
        <w:fldChar w:fldCharType="end"/>
      </w:r>
      <w:r w:rsidRPr="00604EDE">
        <w:rPr>
          <w:rFonts w:ascii="Times New Roman" w:hAnsi="Times New Roman" w:cs="Times New Roman"/>
          <w:sz w:val="24"/>
          <w:szCs w:val="24"/>
        </w:rPr>
        <w:t xml:space="preserve">. In comparison to some previous work comparing </w:t>
      </w:r>
      <w:ins w:id="1352" w:author="Caitlin Jeffrey" w:date="2023-07-17T14:32:00Z">
        <w:r w:rsidR="0020464D">
          <w:rPr>
            <w:rFonts w:ascii="Times New Roman" w:hAnsi="Times New Roman" w:cs="Times New Roman"/>
            <w:sz w:val="24"/>
            <w:szCs w:val="24"/>
          </w:rPr>
          <w:t xml:space="preserve">different </w:t>
        </w:r>
      </w:ins>
      <w:r w:rsidRPr="00604EDE">
        <w:rPr>
          <w:rFonts w:ascii="Times New Roman" w:hAnsi="Times New Roman" w:cs="Times New Roman"/>
          <w:sz w:val="24"/>
          <w:szCs w:val="24"/>
        </w:rPr>
        <w:t xml:space="preserve">hygiene </w:t>
      </w:r>
      <w:ins w:id="1353" w:author="Caitlin Jeffrey" w:date="2023-07-17T14:32:00Z">
        <w:r w:rsidR="0020464D">
          <w:rPr>
            <w:rFonts w:ascii="Times New Roman" w:hAnsi="Times New Roman" w:cs="Times New Roman"/>
            <w:sz w:val="24"/>
            <w:szCs w:val="24"/>
          </w:rPr>
          <w:t xml:space="preserve">measures </w:t>
        </w:r>
      </w:ins>
      <w:r w:rsidRPr="00604EDE">
        <w:rPr>
          <w:rFonts w:ascii="Times New Roman" w:hAnsi="Times New Roman" w:cs="Times New Roman"/>
          <w:sz w:val="24"/>
          <w:szCs w:val="24"/>
        </w:rPr>
        <w:t xml:space="preserve">of dairy cows between </w:t>
      </w:r>
      <w:del w:id="1354" w:author="Caitlin Jeffrey" w:date="2023-07-17T14:32:00Z">
        <w:r w:rsidRPr="00604EDE" w:rsidDel="0020464D">
          <w:rPr>
            <w:rFonts w:ascii="Times New Roman" w:hAnsi="Times New Roman" w:cs="Times New Roman"/>
            <w:sz w:val="24"/>
            <w:szCs w:val="24"/>
          </w:rPr>
          <w:delText xml:space="preserve">different </w:delText>
        </w:r>
      </w:del>
      <w:r w:rsidRPr="00604EDE">
        <w:rPr>
          <w:rFonts w:ascii="Times New Roman" w:hAnsi="Times New Roman" w:cs="Times New Roman"/>
          <w:sz w:val="24"/>
          <w:szCs w:val="24"/>
        </w:rPr>
        <w:t xml:space="preserve">facility types, only udder hygiene was measured in the current study. Other researchers studying this issue have taken a more thorough/comprehensive evaluation of dairy cow hygiene, including having separate scores for different body regions, including lower legs, upper legs, udder, flank, and belly. Cook (2002) </w:t>
      </w:r>
      <w:r w:rsidR="00176480">
        <w:rPr>
          <w:rFonts w:ascii="Times New Roman" w:hAnsi="Times New Roman" w:cs="Times New Roman"/>
          <w:sz w:val="24"/>
          <w:szCs w:val="24"/>
        </w:rPr>
        <w:fldChar w:fldCharType="begin"/>
      </w:r>
      <w:r w:rsidR="00176480">
        <w:rPr>
          <w:rFonts w:ascii="Times New Roman" w:hAnsi="Times New Roman" w:cs="Times New Roman"/>
          <w:sz w:val="24"/>
          <w:szCs w:val="24"/>
        </w:rPr>
        <w:instrText xml:space="preserve"> ADDIN EN.CITE &lt;EndNote&gt;&lt;Cite ExcludeAuth="1" ExcludeYear="1" Hidden="1"&gt;&lt;Author&gt;Cook&lt;/Author&gt;&lt;Year&gt;2002&lt;/Year&gt;&lt;RecNum&gt;590&lt;/RecNum&gt;&lt;record&gt;&lt;rec-number&gt;590&lt;/rec-number&gt;&lt;foreign-keys&gt;&lt;key app="EN" db-id="pss5de0wasp2t9es5tu5evzpa2svsdrveax9" timestamp="1690981368"&gt;590&lt;/key&gt;&lt;/foreign-keys&gt;&lt;ref-type name="Journal Article"&gt;17&lt;/ref-type&gt;&lt;contributors&gt;&lt;authors&gt;&lt;author&gt;Cook, Nigel B.&lt;/author&gt;&lt;/authors&gt;&lt;/contributors&gt;&lt;titles&gt;&lt;title&gt;Influence of Barn Design on Dairy Cow Hygiene, Lameness and Udder Health&lt;/title&gt;&lt;secondary-title&gt;American Association of Bovine Practitioners Conference Proceedings&lt;/secondary-title&gt;&lt;/titles&gt;&lt;periodical&gt;&lt;full-title&gt;American Association of Bovine Practitioners Conference Proceedings&lt;/full-title&gt;&lt;/periodical&gt;&lt;pages&gt;97-103&lt;/pages&gt;&lt;dates&gt;&lt;year&gt;2002&lt;/year&gt;&lt;/dates&gt;&lt;publisher&gt;Texas A&amp;amp;M University Libraries&lt;/publisher&gt;&lt;isbn&gt;1079-9737&lt;/isbn&gt;&lt;urls&gt;&lt;related-urls&gt;&lt;url&gt;https://dx.doi.org/10.21423/aabppro20025014&lt;/url&gt;&lt;/related-urls&gt;&lt;/urls&gt;&lt;electronic-resource-num&gt;10.21423/aabppro20025014&lt;/electronic-resource-num&gt;&lt;/record&gt;&lt;/Cite&gt;&lt;/EndNote&gt;</w:instrText>
      </w:r>
      <w:r w:rsidR="00C90DE4">
        <w:rPr>
          <w:rFonts w:ascii="Times New Roman" w:hAnsi="Times New Roman" w:cs="Times New Roman"/>
          <w:sz w:val="24"/>
          <w:szCs w:val="24"/>
        </w:rPr>
        <w:fldChar w:fldCharType="separate"/>
      </w:r>
      <w:r w:rsidR="00176480">
        <w:rPr>
          <w:rFonts w:ascii="Times New Roman" w:hAnsi="Times New Roman" w:cs="Times New Roman"/>
          <w:sz w:val="24"/>
          <w:szCs w:val="24"/>
        </w:rPr>
        <w:fldChar w:fldCharType="end"/>
      </w:r>
      <w:r w:rsidRPr="00604EDE">
        <w:rPr>
          <w:rFonts w:ascii="Times New Roman" w:hAnsi="Times New Roman" w:cs="Times New Roman"/>
          <w:sz w:val="24"/>
          <w:szCs w:val="24"/>
        </w:rPr>
        <w:t xml:space="preserve">has pointed out the challenges of comparing dairy cattle hygiene between different facility types; namely, cows in freestall barns tend to have dirtier lower legs from walking through alleyways, whereas tiestall cows are likely to have dirtier upper legs and flanks, and loose-housed cows may have a different pattern of manure deposition on their bodies depending on the cleanliness of their lying surface. Despite the limitation of only observing udder hygiene (and the limited sample size of farms in each group), we feel confident that udder hygiene of cows housed on bedded pack systems in the current study was comparable to the more conventional housing systems </w:t>
      </w:r>
      <w:ins w:id="1355" w:author="Caitlin Jeffrey" w:date="2023-07-17T14:33:00Z">
        <w:r w:rsidR="0020464D">
          <w:rPr>
            <w:rFonts w:ascii="Times New Roman" w:hAnsi="Times New Roman" w:cs="Times New Roman"/>
            <w:sz w:val="24"/>
            <w:szCs w:val="24"/>
          </w:rPr>
          <w:t xml:space="preserve">used by </w:t>
        </w:r>
      </w:ins>
      <w:del w:id="1356" w:author="Caitlin Jeffrey" w:date="2023-07-17T14:33:00Z">
        <w:r w:rsidRPr="00604EDE" w:rsidDel="0020464D">
          <w:rPr>
            <w:rFonts w:ascii="Times New Roman" w:hAnsi="Times New Roman" w:cs="Times New Roman"/>
            <w:sz w:val="24"/>
            <w:szCs w:val="24"/>
          </w:rPr>
          <w:delText xml:space="preserve">for </w:delText>
        </w:r>
      </w:del>
      <w:r w:rsidRPr="00604EDE">
        <w:rPr>
          <w:rFonts w:ascii="Times New Roman" w:hAnsi="Times New Roman" w:cs="Times New Roman"/>
          <w:sz w:val="24"/>
          <w:szCs w:val="24"/>
        </w:rPr>
        <w:t xml:space="preserve">dairies in the Northeast. </w:t>
      </w:r>
      <w:commentRangeStart w:id="1357"/>
      <w:del w:id="1358" w:author="Caitlin Jeffrey" w:date="2023-07-17T14:35:00Z">
        <w:r w:rsidRPr="00604EDE" w:rsidDel="00CC541F">
          <w:rPr>
            <w:rFonts w:ascii="Times New Roman" w:hAnsi="Times New Roman" w:cs="Times New Roman"/>
            <w:sz w:val="24"/>
            <w:szCs w:val="24"/>
          </w:rPr>
          <w:delText>In fact, t</w:delText>
        </w:r>
      </w:del>
      <w:ins w:id="1359" w:author="Caitlin Jeffrey" w:date="2023-07-17T14:35:00Z">
        <w:r w:rsidR="00E131B0">
          <w:rPr>
            <w:rFonts w:ascii="Times New Roman" w:hAnsi="Times New Roman" w:cs="Times New Roman"/>
            <w:sz w:val="24"/>
            <w:szCs w:val="24"/>
          </w:rPr>
          <w:t>For example, t</w:t>
        </w:r>
      </w:ins>
      <w:r w:rsidRPr="00604EDE">
        <w:rPr>
          <w:rFonts w:ascii="Times New Roman" w:hAnsi="Times New Roman" w:cs="Times New Roman"/>
          <w:sz w:val="24"/>
          <w:szCs w:val="24"/>
        </w:rPr>
        <w:t>he farm with the lowest mean average udder hygiene score was a bedded pack farm, and all bedded packs had an average udder hygiene score of less than 2.5.</w:t>
      </w:r>
      <w:commentRangeEnd w:id="1357"/>
      <w:r w:rsidRPr="00604EDE">
        <w:rPr>
          <w:rFonts w:ascii="Times New Roman" w:hAnsi="Times New Roman" w:cs="Times New Roman"/>
          <w:sz w:val="24"/>
          <w:szCs w:val="24"/>
        </w:rPr>
        <w:commentReference w:id="1357"/>
      </w:r>
    </w:p>
    <w:p w14:paraId="140348F5" w14:textId="5D8DCEEF" w:rsidR="0034102A" w:rsidRPr="00604EDE" w:rsidRDefault="005B2F51" w:rsidP="00121066">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STD</w:t>
      </w:r>
      <w:r w:rsidR="00940043" w:rsidRPr="00604EDE">
        <w:rPr>
          <w:rFonts w:ascii="Times New Roman" w:hAnsi="Times New Roman" w:cs="Times New Roman"/>
          <w:sz w:val="24"/>
          <w:szCs w:val="24"/>
        </w:rPr>
        <w:t xml:space="preserve"> </w:t>
      </w:r>
      <w:r w:rsidRPr="00604EDE">
        <w:rPr>
          <w:rFonts w:ascii="Times New Roman" w:hAnsi="Times New Roman" w:cs="Times New Roman"/>
          <w:sz w:val="24"/>
          <w:szCs w:val="24"/>
        </w:rPr>
        <w:t>150</w:t>
      </w:r>
      <w:r w:rsidR="00C4315B" w:rsidRPr="00604EDE">
        <w:rPr>
          <w:rFonts w:ascii="Times New Roman" w:hAnsi="Times New Roman" w:cs="Times New Roman"/>
          <w:sz w:val="24"/>
          <w:szCs w:val="24"/>
        </w:rPr>
        <w:t>-</w:t>
      </w:r>
      <w:r w:rsidRPr="00604EDE">
        <w:rPr>
          <w:rFonts w:ascii="Times New Roman" w:hAnsi="Times New Roman" w:cs="Times New Roman"/>
          <w:sz w:val="24"/>
          <w:szCs w:val="24"/>
        </w:rPr>
        <w:t>day milk production did not differ between facility type in the current study</w:t>
      </w:r>
      <w:r w:rsidR="00EA70EB" w:rsidRPr="00604EDE">
        <w:rPr>
          <w:rFonts w:ascii="Times New Roman" w:hAnsi="Times New Roman" w:cs="Times New Roman"/>
          <w:sz w:val="24"/>
          <w:szCs w:val="24"/>
        </w:rPr>
        <w:t xml:space="preserve"> (B</w:t>
      </w:r>
      <w:r w:rsidR="00EF74ED" w:rsidRPr="00604EDE">
        <w:rPr>
          <w:rFonts w:ascii="Times New Roman" w:hAnsi="Times New Roman" w:cs="Times New Roman"/>
          <w:sz w:val="24"/>
          <w:szCs w:val="24"/>
        </w:rPr>
        <w:t>P</w:t>
      </w:r>
      <w:r w:rsidR="009F4F43" w:rsidRPr="00604EDE">
        <w:rPr>
          <w:rFonts w:ascii="Times New Roman" w:hAnsi="Times New Roman" w:cs="Times New Roman"/>
          <w:sz w:val="24"/>
          <w:szCs w:val="24"/>
        </w:rPr>
        <w:t xml:space="preserve"> </w:t>
      </w:r>
      <w:r w:rsidR="00EA70EB" w:rsidRPr="00604EDE">
        <w:rPr>
          <w:rFonts w:ascii="Times New Roman" w:hAnsi="Times New Roman" w:cs="Times New Roman"/>
          <w:sz w:val="24"/>
          <w:szCs w:val="24"/>
        </w:rPr>
        <w:t>46.9</w:t>
      </w:r>
      <w:r w:rsidR="00EF74ED" w:rsidRPr="00604EDE">
        <w:rPr>
          <w:rFonts w:ascii="Times New Roman" w:hAnsi="Times New Roman" w:cs="Times New Roman"/>
          <w:sz w:val="24"/>
          <w:szCs w:val="24"/>
        </w:rPr>
        <w:t xml:space="preserve"> lbs., TS</w:t>
      </w:r>
      <w:r w:rsidR="00EA70EB" w:rsidRPr="00604EDE">
        <w:rPr>
          <w:rFonts w:ascii="Times New Roman" w:hAnsi="Times New Roman" w:cs="Times New Roman"/>
          <w:sz w:val="24"/>
          <w:szCs w:val="24"/>
        </w:rPr>
        <w:t xml:space="preserve"> 49.4</w:t>
      </w:r>
      <w:r w:rsidR="00EF74ED" w:rsidRPr="00604EDE">
        <w:rPr>
          <w:rFonts w:ascii="Times New Roman" w:hAnsi="Times New Roman" w:cs="Times New Roman"/>
          <w:sz w:val="24"/>
          <w:szCs w:val="24"/>
        </w:rPr>
        <w:t xml:space="preserve"> lbs., FS</w:t>
      </w:r>
      <w:r w:rsidR="00EA70EB" w:rsidRPr="00604EDE">
        <w:rPr>
          <w:rFonts w:ascii="Times New Roman" w:hAnsi="Times New Roman" w:cs="Times New Roman"/>
          <w:sz w:val="24"/>
          <w:szCs w:val="24"/>
        </w:rPr>
        <w:t xml:space="preserve"> 53.0</w:t>
      </w:r>
      <w:r w:rsidR="00EF74ED" w:rsidRPr="00604EDE">
        <w:rPr>
          <w:rFonts w:ascii="Times New Roman" w:hAnsi="Times New Roman" w:cs="Times New Roman"/>
          <w:sz w:val="24"/>
          <w:szCs w:val="24"/>
        </w:rPr>
        <w:t xml:space="preserve"> lbs.)</w:t>
      </w:r>
      <w:r w:rsidR="009F4F43" w:rsidRPr="00604EDE">
        <w:rPr>
          <w:rFonts w:ascii="Times New Roman" w:hAnsi="Times New Roman" w:cs="Times New Roman"/>
          <w:sz w:val="24"/>
          <w:szCs w:val="24"/>
        </w:rPr>
        <w:t xml:space="preserve">. </w:t>
      </w:r>
      <w:r w:rsidR="0059460A" w:rsidRPr="00604EDE">
        <w:rPr>
          <w:rFonts w:ascii="Times New Roman" w:hAnsi="Times New Roman" w:cs="Times New Roman"/>
          <w:sz w:val="24"/>
          <w:szCs w:val="24"/>
        </w:rPr>
        <w:t>This aligns with previous studies</w:t>
      </w:r>
      <w:r w:rsidR="00F1119C" w:rsidRPr="00604EDE">
        <w:rPr>
          <w:rFonts w:ascii="Times New Roman" w:hAnsi="Times New Roman" w:cs="Times New Roman"/>
          <w:sz w:val="24"/>
          <w:szCs w:val="24"/>
        </w:rPr>
        <w:t xml:space="preserve"> comparing milk production </w:t>
      </w:r>
      <w:r w:rsidR="000E0ED0" w:rsidRPr="00604EDE">
        <w:rPr>
          <w:rFonts w:ascii="Times New Roman" w:hAnsi="Times New Roman" w:cs="Times New Roman"/>
          <w:sz w:val="24"/>
          <w:szCs w:val="24"/>
        </w:rPr>
        <w:t xml:space="preserve">of cows housed on bedded packs vs. in freestall barns </w:t>
      </w:r>
      <w:del w:id="1360" w:author="Caitlin Jeffrey" w:date="2023-08-03T09:19:00Z">
        <w:r w:rsidR="000E0ED0" w:rsidRPr="00604EDE" w:rsidDel="00B1333D">
          <w:rPr>
            <w:rFonts w:ascii="Times New Roman" w:hAnsi="Times New Roman" w:cs="Times New Roman"/>
            <w:sz w:val="24"/>
            <w:szCs w:val="24"/>
          </w:rPr>
          <w:delText>(Eckelkamp et al. 2016, Sand bedded…; Lobeck et. al, 2011</w:delText>
        </w:r>
        <w:r w:rsidR="00B30501" w:rsidRPr="00604EDE" w:rsidDel="00B1333D">
          <w:rPr>
            <w:rFonts w:ascii="Times New Roman" w:hAnsi="Times New Roman" w:cs="Times New Roman"/>
            <w:sz w:val="24"/>
            <w:szCs w:val="24"/>
          </w:rPr>
          <w:delText>; Costa et. al, 2018</w:delText>
        </w:r>
        <w:r w:rsidR="000E0ED0" w:rsidRPr="00604EDE" w:rsidDel="00B1333D">
          <w:rPr>
            <w:rFonts w:ascii="Times New Roman" w:hAnsi="Times New Roman" w:cs="Times New Roman"/>
            <w:sz w:val="24"/>
            <w:szCs w:val="24"/>
          </w:rPr>
          <w:delText>)</w:delText>
        </w:r>
      </w:del>
      <w:r w:rsidR="00B1333D">
        <w:rPr>
          <w:rFonts w:ascii="Times New Roman" w:hAnsi="Times New Roman" w:cs="Times New Roman"/>
          <w:sz w:val="24"/>
          <w:szCs w:val="24"/>
        </w:rPr>
        <w:fldChar w:fldCharType="begin">
          <w:fldData xml:space="preserve">PEVuZE5vdGU+PENpdGU+PEF1dGhvcj5FY2tlbGthbXA8L0F1dGhvcj48WWVhcj4yMDE2PC9ZZWFy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</w:fldData>
        </w:fldChar>
      </w:r>
      <w:r w:rsidR="00B1333D">
        <w:rPr>
          <w:rFonts w:ascii="Times New Roman" w:hAnsi="Times New Roman" w:cs="Times New Roman"/>
          <w:sz w:val="24"/>
          <w:szCs w:val="24"/>
        </w:rPr>
        <w:instrText xml:space="preserve"> ADDIN EN.CITE </w:instrText>
      </w:r>
      <w:r w:rsidR="00B1333D">
        <w:rPr>
          <w:rFonts w:ascii="Times New Roman" w:hAnsi="Times New Roman" w:cs="Times New Roman"/>
          <w:sz w:val="24"/>
          <w:szCs w:val="24"/>
        </w:rPr>
        <w:fldChar w:fldCharType="begin">
          <w:fldData xml:space="preserve">PEVuZE5vdGU+PENpdGU+PEF1dGhvcj5FY2tlbGthbXA8L0F1dGhvcj48WWVhcj4yMDE2PC9ZZWFy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</w:fldData>
        </w:fldChar>
      </w:r>
      <w:r w:rsidR="00B1333D">
        <w:rPr>
          <w:rFonts w:ascii="Times New Roman" w:hAnsi="Times New Roman" w:cs="Times New Roman"/>
          <w:sz w:val="24"/>
          <w:szCs w:val="24"/>
        </w:rPr>
        <w:instrText xml:space="preserve"> ADDIN EN.CITE.DATA </w:instrText>
      </w:r>
      <w:r w:rsidR="00B1333D">
        <w:rPr>
          <w:rFonts w:ascii="Times New Roman" w:hAnsi="Times New Roman" w:cs="Times New Roman"/>
          <w:sz w:val="24"/>
          <w:szCs w:val="24"/>
        </w:rPr>
      </w:r>
      <w:r w:rsidR="00B1333D">
        <w:rPr>
          <w:rFonts w:ascii="Times New Roman" w:hAnsi="Times New Roman" w:cs="Times New Roman"/>
          <w:sz w:val="24"/>
          <w:szCs w:val="24"/>
        </w:rPr>
        <w:fldChar w:fldCharType="end"/>
      </w:r>
      <w:r w:rsidR="00B1333D">
        <w:rPr>
          <w:rFonts w:ascii="Times New Roman" w:hAnsi="Times New Roman" w:cs="Times New Roman"/>
          <w:sz w:val="24"/>
          <w:szCs w:val="24"/>
        </w:rPr>
      </w:r>
      <w:r w:rsidR="00B1333D">
        <w:rPr>
          <w:rFonts w:ascii="Times New Roman" w:hAnsi="Times New Roman" w:cs="Times New Roman"/>
          <w:sz w:val="24"/>
          <w:szCs w:val="24"/>
        </w:rPr>
        <w:fldChar w:fldCharType="separate"/>
      </w:r>
      <w:r w:rsidR="00B1333D">
        <w:rPr>
          <w:rFonts w:ascii="Times New Roman" w:hAnsi="Times New Roman" w:cs="Times New Roman"/>
          <w:noProof/>
          <w:sz w:val="24"/>
          <w:szCs w:val="24"/>
        </w:rPr>
        <w:t>(Lobeck et al. 2011; Eckelkamp et al. 2016a; Costa et al. 2018)</w:t>
      </w:r>
      <w:r w:rsidR="00B1333D">
        <w:rPr>
          <w:rFonts w:ascii="Times New Roman" w:hAnsi="Times New Roman" w:cs="Times New Roman"/>
          <w:sz w:val="24"/>
          <w:szCs w:val="24"/>
        </w:rPr>
        <w:fldChar w:fldCharType="end"/>
      </w:r>
      <w:r w:rsidR="00B91DE2" w:rsidRPr="00604EDE">
        <w:rPr>
          <w:rFonts w:ascii="Times New Roman" w:hAnsi="Times New Roman" w:cs="Times New Roman"/>
          <w:sz w:val="24"/>
          <w:szCs w:val="24"/>
        </w:rPr>
        <w:t xml:space="preserve">, which found no </w:t>
      </w:r>
      <w:r w:rsidR="00A93F35" w:rsidRPr="00604EDE">
        <w:rPr>
          <w:rFonts w:ascii="Times New Roman" w:hAnsi="Times New Roman" w:cs="Times New Roman"/>
          <w:sz w:val="24"/>
          <w:szCs w:val="24"/>
        </w:rPr>
        <w:t>significant differences in production metrics between bedded packs and more traditional housing systems</w:t>
      </w:r>
      <w:r w:rsidR="00B30501" w:rsidRPr="00604EDE">
        <w:rPr>
          <w:rFonts w:ascii="Times New Roman" w:hAnsi="Times New Roman" w:cs="Times New Roman"/>
          <w:sz w:val="24"/>
          <w:szCs w:val="24"/>
        </w:rPr>
        <w:t>.</w:t>
      </w:r>
      <w:r w:rsidR="00FB1A01" w:rsidRPr="00604EDE">
        <w:rPr>
          <w:rFonts w:ascii="Times New Roman" w:hAnsi="Times New Roman" w:cs="Times New Roman"/>
          <w:sz w:val="24"/>
          <w:szCs w:val="24"/>
        </w:rPr>
        <w:t xml:space="preserve"> </w:t>
      </w:r>
      <w:r w:rsidR="0052149C" w:rsidRPr="00604EDE">
        <w:rPr>
          <w:rFonts w:ascii="Times New Roman" w:hAnsi="Times New Roman" w:cs="Times New Roman"/>
          <w:sz w:val="24"/>
          <w:szCs w:val="24"/>
        </w:rPr>
        <w:t xml:space="preserve">Different studies have reported varying production metrics for cows housed on bedded packs (kg/cow/day, </w:t>
      </w:r>
      <w:r w:rsidR="00A10F85" w:rsidRPr="00604EDE">
        <w:rPr>
          <w:rFonts w:ascii="Times New Roman" w:hAnsi="Times New Roman" w:cs="Times New Roman"/>
          <w:sz w:val="24"/>
          <w:szCs w:val="24"/>
        </w:rPr>
        <w:t>fat-corrected milk/cow/day, average L/cow/day, ME</w:t>
      </w:r>
      <w:r w:rsidR="00DC7178" w:rsidRPr="00604EDE">
        <w:rPr>
          <w:rFonts w:ascii="Times New Roman" w:hAnsi="Times New Roman" w:cs="Times New Roman"/>
          <w:sz w:val="24"/>
          <w:szCs w:val="24"/>
        </w:rPr>
        <w:t>-305, rolling herd average, energy-corrected milk</w:t>
      </w:r>
      <w:r w:rsidR="00DD610B" w:rsidRPr="00604EDE">
        <w:rPr>
          <w:rFonts w:ascii="Times New Roman" w:hAnsi="Times New Roman" w:cs="Times New Roman"/>
          <w:sz w:val="24"/>
          <w:szCs w:val="24"/>
        </w:rPr>
        <w:t xml:space="preserve">), </w:t>
      </w:r>
      <w:r w:rsidR="00D91638" w:rsidRPr="00604EDE">
        <w:rPr>
          <w:rFonts w:ascii="Times New Roman" w:hAnsi="Times New Roman" w:cs="Times New Roman"/>
          <w:sz w:val="24"/>
          <w:szCs w:val="24"/>
        </w:rPr>
        <w:t>preventing</w:t>
      </w:r>
      <w:r w:rsidR="00DD610B" w:rsidRPr="00604EDE">
        <w:rPr>
          <w:rFonts w:ascii="Times New Roman" w:hAnsi="Times New Roman" w:cs="Times New Roman"/>
          <w:sz w:val="24"/>
          <w:szCs w:val="24"/>
        </w:rPr>
        <w:t xml:space="preserve"> direct comparison of milk production between the bedded packs in the current study and </w:t>
      </w:r>
      <w:r w:rsidR="00D91638" w:rsidRPr="00604EDE">
        <w:rPr>
          <w:rFonts w:ascii="Times New Roman" w:hAnsi="Times New Roman" w:cs="Times New Roman"/>
          <w:sz w:val="24"/>
          <w:szCs w:val="24"/>
        </w:rPr>
        <w:t xml:space="preserve">previous work. </w:t>
      </w:r>
      <w:r w:rsidR="00121066" w:rsidRPr="00604EDE">
        <w:rPr>
          <w:rFonts w:ascii="Times New Roman" w:hAnsi="Times New Roman" w:cs="Times New Roman"/>
          <w:sz w:val="24"/>
          <w:szCs w:val="24"/>
        </w:rPr>
        <w:t xml:space="preserve">Furthermore, there are </w:t>
      </w:r>
      <w:r w:rsidR="00A21424" w:rsidRPr="00604EDE">
        <w:rPr>
          <w:rFonts w:ascii="Times New Roman" w:hAnsi="Times New Roman" w:cs="Times New Roman"/>
          <w:sz w:val="24"/>
          <w:szCs w:val="24"/>
        </w:rPr>
        <w:t xml:space="preserve">many variables </w:t>
      </w:r>
      <w:r w:rsidR="00121066" w:rsidRPr="00604EDE">
        <w:rPr>
          <w:rFonts w:ascii="Times New Roman" w:hAnsi="Times New Roman" w:cs="Times New Roman"/>
          <w:sz w:val="24"/>
          <w:szCs w:val="24"/>
        </w:rPr>
        <w:t xml:space="preserve">determining </w:t>
      </w:r>
      <w:r w:rsidR="00A21424" w:rsidRPr="00604EDE">
        <w:rPr>
          <w:rFonts w:ascii="Times New Roman" w:hAnsi="Times New Roman" w:cs="Times New Roman"/>
          <w:sz w:val="24"/>
          <w:szCs w:val="24"/>
        </w:rPr>
        <w:t>milk production per cow (nutrition, breed, seasonality, DIM</w:t>
      </w:r>
      <w:r w:rsidR="00121066" w:rsidRPr="00604EDE">
        <w:rPr>
          <w:rFonts w:ascii="Times New Roman" w:hAnsi="Times New Roman" w:cs="Times New Roman"/>
          <w:sz w:val="24"/>
          <w:szCs w:val="24"/>
        </w:rPr>
        <w:t>, etc.</w:t>
      </w:r>
      <w:r w:rsidR="00A21424" w:rsidRPr="00604EDE">
        <w:rPr>
          <w:rFonts w:ascii="Times New Roman" w:hAnsi="Times New Roman" w:cs="Times New Roman"/>
          <w:sz w:val="24"/>
          <w:szCs w:val="24"/>
        </w:rPr>
        <w:t>)</w:t>
      </w:r>
      <w:r w:rsidR="006A6D09" w:rsidRPr="00604EDE">
        <w:rPr>
          <w:rFonts w:ascii="Times New Roman" w:hAnsi="Times New Roman" w:cs="Times New Roman"/>
          <w:sz w:val="24"/>
          <w:szCs w:val="24"/>
        </w:rPr>
        <w:t xml:space="preserve">, so </w:t>
      </w:r>
      <w:r w:rsidR="006A500C" w:rsidRPr="00604EDE">
        <w:rPr>
          <w:rFonts w:ascii="Times New Roman" w:hAnsi="Times New Roman" w:cs="Times New Roman"/>
          <w:sz w:val="24"/>
          <w:szCs w:val="24"/>
        </w:rPr>
        <w:t xml:space="preserve">teasing out the effect of facility type alone on production in an observational study is </w:t>
      </w:r>
      <w:r w:rsidR="00C738A1" w:rsidRPr="00604EDE">
        <w:rPr>
          <w:rFonts w:ascii="Times New Roman" w:hAnsi="Times New Roman" w:cs="Times New Roman"/>
          <w:sz w:val="24"/>
          <w:szCs w:val="24"/>
        </w:rPr>
        <w:t>difficult. However, as Leso et. al</w:t>
      </w:r>
      <w:r w:rsidR="00204D89" w:rsidRPr="00604EDE">
        <w:rPr>
          <w:rFonts w:ascii="Times New Roman" w:hAnsi="Times New Roman" w:cs="Times New Roman"/>
          <w:sz w:val="24"/>
          <w:szCs w:val="24"/>
        </w:rPr>
        <w:t xml:space="preserve"> (2020)</w:t>
      </w:r>
      <w:r w:rsidR="00C738A1" w:rsidRPr="00604EDE">
        <w:rPr>
          <w:rFonts w:ascii="Times New Roman" w:hAnsi="Times New Roman" w:cs="Times New Roman"/>
          <w:sz w:val="24"/>
          <w:szCs w:val="24"/>
        </w:rPr>
        <w:t xml:space="preserve"> </w:t>
      </w:r>
      <w:r w:rsidR="00275D2B">
        <w:rPr>
          <w:rFonts w:ascii="Times New Roman" w:hAnsi="Times New Roman" w:cs="Times New Roman"/>
          <w:sz w:val="24"/>
          <w:szCs w:val="24"/>
        </w:rPr>
        <w:fldChar w:fldCharType="begin">
          <w:fldData xml:space="preserve">PEVuZE5vdGU+PENpdGUgRXhjbHVkZUF1dGg9IjEiIEV4Y2x1ZGVZZWFyPSIxIiBIaWRkZW49IjEi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</w:fldData>
        </w:fldChar>
      </w:r>
      <w:r w:rsidR="00275D2B">
        <w:rPr>
          <w:rFonts w:ascii="Times New Roman" w:hAnsi="Times New Roman" w:cs="Times New Roman"/>
          <w:sz w:val="24"/>
          <w:szCs w:val="24"/>
        </w:rPr>
        <w:instrText xml:space="preserve"> ADDIN EN.CITE </w:instrText>
      </w:r>
      <w:r w:rsidR="00275D2B">
        <w:rPr>
          <w:rFonts w:ascii="Times New Roman" w:hAnsi="Times New Roman" w:cs="Times New Roman"/>
          <w:sz w:val="24"/>
          <w:szCs w:val="24"/>
        </w:rPr>
        <w:fldChar w:fldCharType="begin">
          <w:fldData xml:space="preserve">PEVuZE5vdGU+PENpdGUgRXhjbHVkZUF1dGg9IjEiIEV4Y2x1ZGVZZWFyPSIxIiBIaWRkZW49IjEi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</w:fldData>
        </w:fldChar>
      </w:r>
      <w:r w:rsidR="00275D2B">
        <w:rPr>
          <w:rFonts w:ascii="Times New Roman" w:hAnsi="Times New Roman" w:cs="Times New Roman"/>
          <w:sz w:val="24"/>
          <w:szCs w:val="24"/>
        </w:rPr>
        <w:instrText xml:space="preserve"> ADDIN EN.CITE.DATA </w:instrText>
      </w:r>
      <w:r w:rsidR="00275D2B">
        <w:rPr>
          <w:rFonts w:ascii="Times New Roman" w:hAnsi="Times New Roman" w:cs="Times New Roman"/>
          <w:sz w:val="24"/>
          <w:szCs w:val="24"/>
        </w:rPr>
      </w:r>
      <w:r w:rsidR="00275D2B">
        <w:rPr>
          <w:rFonts w:ascii="Times New Roman" w:hAnsi="Times New Roman" w:cs="Times New Roman"/>
          <w:sz w:val="24"/>
          <w:szCs w:val="24"/>
        </w:rPr>
        <w:fldChar w:fldCharType="end"/>
      </w:r>
      <w:r w:rsidR="00C90DE4">
        <w:rPr>
          <w:rFonts w:ascii="Times New Roman" w:hAnsi="Times New Roman" w:cs="Times New Roman"/>
          <w:sz w:val="24"/>
          <w:szCs w:val="24"/>
        </w:rPr>
      </w:r>
      <w:r w:rsidR="00C90DE4">
        <w:rPr>
          <w:rFonts w:ascii="Times New Roman" w:hAnsi="Times New Roman" w:cs="Times New Roman"/>
          <w:sz w:val="24"/>
          <w:szCs w:val="24"/>
        </w:rPr>
        <w:fldChar w:fldCharType="separate"/>
      </w:r>
      <w:r w:rsidR="00275D2B">
        <w:rPr>
          <w:rFonts w:ascii="Times New Roman" w:hAnsi="Times New Roman" w:cs="Times New Roman"/>
          <w:sz w:val="24"/>
          <w:szCs w:val="24"/>
        </w:rPr>
        <w:fldChar w:fldCharType="end"/>
      </w:r>
      <w:r w:rsidR="00C738A1" w:rsidRPr="00604EDE">
        <w:rPr>
          <w:rFonts w:ascii="Times New Roman" w:hAnsi="Times New Roman" w:cs="Times New Roman"/>
          <w:sz w:val="24"/>
          <w:szCs w:val="24"/>
        </w:rPr>
        <w:t xml:space="preserve">point out, </w:t>
      </w:r>
      <w:r w:rsidR="00F274DB" w:rsidRPr="00604EDE">
        <w:rPr>
          <w:rFonts w:ascii="Times New Roman" w:hAnsi="Times New Roman" w:cs="Times New Roman"/>
          <w:sz w:val="24"/>
          <w:szCs w:val="24"/>
        </w:rPr>
        <w:t xml:space="preserve">the </w:t>
      </w:r>
      <w:r w:rsidR="00C738A1" w:rsidRPr="00604EDE">
        <w:rPr>
          <w:rFonts w:ascii="Times New Roman" w:hAnsi="Times New Roman" w:cs="Times New Roman"/>
          <w:sz w:val="24"/>
          <w:szCs w:val="24"/>
        </w:rPr>
        <w:t>“results in the literature indicate that high levels of milk production are possible in CBP</w:t>
      </w:r>
      <w:r w:rsidR="00A766F3" w:rsidRPr="00604EDE">
        <w:rPr>
          <w:rFonts w:ascii="Times New Roman" w:hAnsi="Times New Roman" w:cs="Times New Roman"/>
          <w:sz w:val="24"/>
          <w:szCs w:val="24"/>
        </w:rPr>
        <w:t>,”</w:t>
      </w:r>
      <w:r w:rsidR="00C738A1" w:rsidRPr="00604EDE">
        <w:rPr>
          <w:rFonts w:ascii="Times New Roman" w:hAnsi="Times New Roman" w:cs="Times New Roman"/>
          <w:sz w:val="24"/>
          <w:szCs w:val="24"/>
        </w:rPr>
        <w:t xml:space="preserve"> </w:t>
      </w:r>
      <w:r w:rsidR="00A766F3" w:rsidRPr="00604EDE">
        <w:rPr>
          <w:rFonts w:ascii="Times New Roman" w:hAnsi="Times New Roman" w:cs="Times New Roman"/>
          <w:sz w:val="24"/>
          <w:szCs w:val="24"/>
        </w:rPr>
        <w:t>and, as</w:t>
      </w:r>
      <w:r w:rsidR="00C738A1" w:rsidRPr="00604EDE">
        <w:rPr>
          <w:rFonts w:ascii="Times New Roman" w:hAnsi="Times New Roman" w:cs="Times New Roman"/>
          <w:sz w:val="24"/>
          <w:szCs w:val="24"/>
        </w:rPr>
        <w:t xml:space="preserve"> </w:t>
      </w:r>
      <w:r w:rsidR="0034102A" w:rsidRPr="00604EDE">
        <w:rPr>
          <w:rFonts w:ascii="Times New Roman" w:hAnsi="Times New Roman" w:cs="Times New Roman"/>
          <w:sz w:val="24"/>
          <w:szCs w:val="24"/>
        </w:rPr>
        <w:t xml:space="preserve">bedded packs </w:t>
      </w:r>
      <w:r w:rsidR="00204D89" w:rsidRPr="00604EDE">
        <w:rPr>
          <w:rFonts w:ascii="Times New Roman" w:hAnsi="Times New Roman" w:cs="Times New Roman"/>
          <w:sz w:val="24"/>
          <w:szCs w:val="24"/>
        </w:rPr>
        <w:t>potentially</w:t>
      </w:r>
      <w:r w:rsidR="0034102A" w:rsidRPr="00604EDE">
        <w:rPr>
          <w:rFonts w:ascii="Times New Roman" w:hAnsi="Times New Roman" w:cs="Times New Roman"/>
          <w:sz w:val="24"/>
          <w:szCs w:val="24"/>
        </w:rPr>
        <w:t xml:space="preserve"> improve cow comfort, we may even expect greater milk production than </w:t>
      </w:r>
      <w:r w:rsidR="00204D89" w:rsidRPr="00604EDE">
        <w:rPr>
          <w:rFonts w:ascii="Times New Roman" w:hAnsi="Times New Roman" w:cs="Times New Roman"/>
          <w:sz w:val="24"/>
          <w:szCs w:val="24"/>
        </w:rPr>
        <w:t>in more traditional housing systems.</w:t>
      </w:r>
    </w:p>
    <w:p w14:paraId="1019581A" w14:textId="4E4E6646"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Udder health outcomes included in the current study, including % cows with </w:t>
      </w:r>
      <w:proofErr w:type="spellStart"/>
      <w:ins w:id="1361" w:author="Caitlin Jeffrey" w:date="2023-08-02T07:15:00Z">
        <w:r w:rsidR="009B3369">
          <w:rPr>
            <w:rFonts w:ascii="Times New Roman" w:hAnsi="Times New Roman" w:cs="Times New Roman"/>
            <w:sz w:val="24"/>
            <w:szCs w:val="24"/>
          </w:rPr>
          <w:t>elevSCC</w:t>
        </w:r>
      </w:ins>
      <w:proofErr w:type="spellEnd"/>
      <w:del w:id="1362" w:author="Caitlin Jeffrey" w:date="2023-06-30T13:20: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 cows with </w:t>
      </w:r>
      <w:del w:id="1363" w:author="Caitlin Jeffrey" w:date="2023-06-30T11:19:00Z">
        <w:r w:rsidRPr="00604EDE" w:rsidDel="002B746A">
          <w:rPr>
            <w:rFonts w:ascii="Times New Roman" w:hAnsi="Times New Roman" w:cs="Times New Roman"/>
            <w:sz w:val="24"/>
            <w:szCs w:val="24"/>
          </w:rPr>
          <w:delText>chronic IMI</w:delText>
        </w:r>
      </w:del>
      <w:proofErr w:type="spellStart"/>
      <w:ins w:id="1364"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 cows with </w:t>
      </w:r>
      <w:del w:id="1365" w:author="Caitlin Jeffrey" w:date="2023-08-02T07:16:00Z">
        <w:r w:rsidRPr="00604EDE" w:rsidDel="009B3369">
          <w:rPr>
            <w:rFonts w:ascii="Times New Roman" w:hAnsi="Times New Roman" w:cs="Times New Roman"/>
            <w:sz w:val="24"/>
            <w:szCs w:val="24"/>
          </w:rPr>
          <w:delText>ne</w:delText>
        </w:r>
      </w:del>
      <w:proofErr w:type="spellStart"/>
      <w:ins w:id="1366" w:author="Caitlin Jeffrey" w:date="2023-08-02T07:16:00Z">
        <w:r w:rsidR="009B3369">
          <w:rPr>
            <w:rFonts w:ascii="Times New Roman" w:hAnsi="Times New Roman" w:cs="Times New Roman"/>
            <w:sz w:val="24"/>
            <w:szCs w:val="24"/>
          </w:rPr>
          <w:t>newSCC</w:t>
        </w:r>
      </w:ins>
      <w:proofErr w:type="spellEnd"/>
      <w:del w:id="1367" w:author="Caitlin Jeffrey" w:date="2023-06-30T11:49:00Z">
        <w:r w:rsidRPr="00604EDE" w:rsidDel="00383505">
          <w:rPr>
            <w:rFonts w:ascii="Times New Roman" w:hAnsi="Times New Roman" w:cs="Times New Roman"/>
            <w:sz w:val="24"/>
            <w:szCs w:val="24"/>
          </w:rPr>
          <w:delText>w IMI</w:delText>
        </w:r>
      </w:del>
      <w:r w:rsidRPr="00604EDE">
        <w:rPr>
          <w:rFonts w:ascii="Times New Roman" w:hAnsi="Times New Roman" w:cs="Times New Roman"/>
          <w:sz w:val="24"/>
          <w:szCs w:val="24"/>
        </w:rPr>
        <w:t>, BTSCC, and average LS</w:t>
      </w:r>
      <w:del w:id="1368" w:author="Caitlin Jeffrey" w:date="2023-06-30T10:44:00Z">
        <w:r w:rsidRPr="00604EDE" w:rsidDel="00AC6E00">
          <w:rPr>
            <w:rFonts w:ascii="Times New Roman" w:hAnsi="Times New Roman" w:cs="Times New Roman"/>
            <w:sz w:val="24"/>
            <w:szCs w:val="24"/>
          </w:rPr>
          <w:delText xml:space="preserve"> both unweighted and weighted by production,</w:delText>
        </w:r>
      </w:del>
      <w:r w:rsidRPr="00604EDE">
        <w:rPr>
          <w:rFonts w:ascii="Times New Roman" w:hAnsi="Times New Roman" w:cs="Times New Roman"/>
          <w:sz w:val="24"/>
          <w:szCs w:val="24"/>
        </w:rPr>
        <w:t xml:space="preserve"> did not differ significantly between facility types. </w:t>
      </w:r>
      <w:commentRangeStart w:id="1369"/>
      <w:r w:rsidRPr="00604EDE">
        <w:rPr>
          <w:rFonts w:ascii="Times New Roman" w:hAnsi="Times New Roman" w:cs="Times New Roman"/>
          <w:sz w:val="24"/>
          <w:szCs w:val="24"/>
        </w:rPr>
        <w:t xml:space="preserve">Although the metrics studied have been varied, overall previous research has also found that udder health and milk quality measures on bedded pack farms are similar to that found on farms </w:t>
      </w:r>
      <w:del w:id="1370" w:author="Caitlin Jeffrey" w:date="2023-07-17T14:38:00Z">
        <w:r w:rsidRPr="00604EDE" w:rsidDel="008A7A36">
          <w:rPr>
            <w:rFonts w:ascii="Times New Roman" w:hAnsi="Times New Roman" w:cs="Times New Roman"/>
            <w:sz w:val="24"/>
            <w:szCs w:val="24"/>
          </w:rPr>
          <w:delText xml:space="preserve">traditional </w:delText>
        </w:r>
      </w:del>
      <w:r w:rsidRPr="00604EDE">
        <w:rPr>
          <w:rFonts w:ascii="Times New Roman" w:hAnsi="Times New Roman" w:cs="Times New Roman"/>
          <w:sz w:val="24"/>
          <w:szCs w:val="24"/>
        </w:rPr>
        <w:t xml:space="preserve">using more traditional facility types </w:t>
      </w:r>
      <w:del w:id="1371" w:author="Caitlin Jeffrey" w:date="2023-08-03T09:22:00Z">
        <w:r w:rsidRPr="00604EDE" w:rsidDel="00B35C82">
          <w:rPr>
            <w:rFonts w:ascii="Times New Roman" w:hAnsi="Times New Roman" w:cs="Times New Roman"/>
            <w:sz w:val="24"/>
            <w:szCs w:val="24"/>
          </w:rPr>
          <w:delText>(Eckelkamp, 2016a; Eckelkamp, 2016b; Black, 2013; Shane, 2010; Barberg, 2007; Lobeck, 2011; Heins, 2019</w:delText>
        </w:r>
        <w:commentRangeEnd w:id="1369"/>
        <w:r w:rsidRPr="00604EDE" w:rsidDel="00B35C82">
          <w:rPr>
            <w:rFonts w:ascii="Times New Roman" w:hAnsi="Times New Roman" w:cs="Times New Roman"/>
            <w:sz w:val="24"/>
            <w:szCs w:val="24"/>
          </w:rPr>
          <w:commentReference w:id="1369"/>
        </w:r>
        <w:r w:rsidRPr="00604EDE" w:rsidDel="00B35C82">
          <w:rPr>
            <w:rFonts w:ascii="Times New Roman" w:hAnsi="Times New Roman" w:cs="Times New Roman"/>
            <w:sz w:val="24"/>
            <w:szCs w:val="24"/>
          </w:rPr>
          <w:delText>)</w:delText>
        </w:r>
      </w:del>
      <w:r w:rsidR="00275D2B">
        <w:rPr>
          <w:rFonts w:ascii="Times New Roman" w:hAnsi="Times New Roman" w:cs="Times New Roman"/>
          <w:sz w:val="24"/>
          <w:szCs w:val="24"/>
        </w:rPr>
        <w:fldChar w:fldCharType="begin">
          <w:fldData xml:space="preserve">PEVuZE5vdGU+PENpdGU+PEF1dGhvcj5FY2tlbGthbXA8L0F1dGhvcj48WWVhcj4yMDE2PC9ZZWFy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</w:fldData>
        </w:fldChar>
      </w:r>
      <w:r w:rsidR="00420FF9">
        <w:rPr>
          <w:rFonts w:ascii="Times New Roman" w:hAnsi="Times New Roman" w:cs="Times New Roman"/>
          <w:sz w:val="24"/>
          <w:szCs w:val="24"/>
        </w:rPr>
        <w:instrText xml:space="preserve"> ADDIN EN.CITE </w:instrText>
      </w:r>
      <w:r w:rsidR="00420FF9">
        <w:rPr>
          <w:rFonts w:ascii="Times New Roman" w:hAnsi="Times New Roman" w:cs="Times New Roman"/>
          <w:sz w:val="24"/>
          <w:szCs w:val="24"/>
        </w:rPr>
        <w:fldChar w:fldCharType="begin">
          <w:fldData xml:space="preserve">PEVuZE5vdGU+PENpdGU+PEF1dGhvcj5FY2tlbGthbXA8L0F1dGhvcj48WWVhcj4yMDE2PC9ZZWFy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</w:fldData>
        </w:fldChar>
      </w:r>
      <w:r w:rsidR="00420FF9">
        <w:rPr>
          <w:rFonts w:ascii="Times New Roman" w:hAnsi="Times New Roman" w:cs="Times New Roman"/>
          <w:sz w:val="24"/>
          <w:szCs w:val="24"/>
        </w:rPr>
        <w:instrText xml:space="preserve"> ADDIN EN.CITE.DATA </w:instrText>
      </w:r>
      <w:r w:rsidR="00420FF9">
        <w:rPr>
          <w:rFonts w:ascii="Times New Roman" w:hAnsi="Times New Roman" w:cs="Times New Roman"/>
          <w:sz w:val="24"/>
          <w:szCs w:val="24"/>
        </w:rPr>
      </w:r>
      <w:r w:rsidR="00420FF9">
        <w:rPr>
          <w:rFonts w:ascii="Times New Roman" w:hAnsi="Times New Roman" w:cs="Times New Roman"/>
          <w:sz w:val="24"/>
          <w:szCs w:val="24"/>
        </w:rPr>
        <w:fldChar w:fldCharType="end"/>
      </w:r>
      <w:r w:rsidR="00275D2B">
        <w:rPr>
          <w:rFonts w:ascii="Times New Roman" w:hAnsi="Times New Roman" w:cs="Times New Roman"/>
          <w:sz w:val="24"/>
          <w:szCs w:val="24"/>
        </w:rPr>
      </w:r>
      <w:r w:rsidR="00275D2B">
        <w:rPr>
          <w:rFonts w:ascii="Times New Roman" w:hAnsi="Times New Roman" w:cs="Times New Roman"/>
          <w:sz w:val="24"/>
          <w:szCs w:val="24"/>
        </w:rPr>
        <w:fldChar w:fldCharType="separate"/>
      </w:r>
      <w:r w:rsidR="00420FF9">
        <w:rPr>
          <w:rFonts w:ascii="Times New Roman" w:hAnsi="Times New Roman" w:cs="Times New Roman"/>
          <w:noProof/>
          <w:sz w:val="24"/>
          <w:szCs w:val="24"/>
        </w:rPr>
        <w:t>(Barberg et al. 2007b; Shane et al. 2010; Lobeck et al. 2011; Black et al. 2013; Eckelkamp et al. 2016b; Eckelkamp et al. 2016a; Heins et al. 2019)</w:t>
      </w:r>
      <w:r w:rsidR="00275D2B">
        <w:rPr>
          <w:rFonts w:ascii="Times New Roman" w:hAnsi="Times New Roman" w:cs="Times New Roman"/>
          <w:sz w:val="24"/>
          <w:szCs w:val="24"/>
        </w:rPr>
        <w:fldChar w:fldCharType="end"/>
      </w:r>
      <w:r w:rsidRPr="00604EDE">
        <w:rPr>
          <w:rFonts w:ascii="Times New Roman" w:hAnsi="Times New Roman" w:cs="Times New Roman"/>
          <w:sz w:val="24"/>
          <w:szCs w:val="24"/>
        </w:rPr>
        <w:t>. Specifically, subclinical mastitis prevalence levels did not differ between compost bedded packs and two types of freestall housing in Minnesota and South Dakota, where the percent of cows in a herd with an SCC on test day ≥</w:t>
      </w:r>
      <w:del w:id="1372" w:author="Caitlin Jeffrey" w:date="2023-08-03T13:12: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200,000 cells/mL was 33.4, 26.8, and 26.8% for compost bedded packs, cross-ventilated freestalls, and naturally-vented freestalls </w:t>
      </w:r>
      <w:del w:id="1373" w:author="Caitlin Jeffrey" w:date="2023-08-03T10:41:00Z">
        <w:r w:rsidRPr="00604EDE" w:rsidDel="00955301">
          <w:rPr>
            <w:rFonts w:ascii="Times New Roman" w:hAnsi="Times New Roman" w:cs="Times New Roman"/>
            <w:sz w:val="24"/>
            <w:szCs w:val="24"/>
          </w:rPr>
          <w:delText>(Lobeck et. al, 2011)</w:delText>
        </w:r>
      </w:del>
      <w:r w:rsidR="00331887">
        <w:rPr>
          <w:rFonts w:ascii="Times New Roman" w:hAnsi="Times New Roman" w:cs="Times New Roman"/>
          <w:sz w:val="24"/>
          <w:szCs w:val="24"/>
        </w:rPr>
        <w:fldChar w:fldCharType="begin"/>
      </w:r>
      <w:r w:rsidR="00331887">
        <w:rPr>
          <w:rFonts w:ascii="Times New Roman" w:hAnsi="Times New Roman" w:cs="Times New Roman"/>
          <w:sz w:val="24"/>
          <w:szCs w:val="24"/>
        </w:rPr>
        <w:instrText xml:space="preserve"> ADDIN EN.CITE &lt;EndNote&gt;&lt;Cite&gt;&lt;Author&gt;Lobeck&lt;/Author&gt;&lt;Year&gt;2011&lt;/Year&gt;&lt;RecNum&gt;604&lt;/RecNum&gt;&lt;DisplayText&gt;(Lobeck et al. 2011)&lt;/DisplayText&gt;&lt;record&gt;&lt;rec-number&gt;604&lt;/rec-number&gt;&lt;foreign-keys&gt;&lt;key app="EN" db-id="pss5de0wasp2t9es5tu5evzpa2svsdrveax9" timestamp="1690982395"&gt;604&lt;/key&gt;&lt;/foreign-keys&gt;&lt;ref-type name="Journal Article"&gt;17&lt;/ref-type&gt;&lt;contributors&gt;&lt;authors&gt;&lt;author&gt;Lobeck, K. M.&lt;/author&gt;&lt;author&gt;Endres, M. I.&lt;/author&gt;&lt;author&gt;Shane, E. M.&lt;/author&gt;&lt;author&gt;Godden, S. M.&lt;/author&gt;&lt;author&gt;Fetrow, J.&lt;/author&gt;&lt;/authors&gt;&lt;/contributors&gt;&lt;auth-address&gt;Department of Animal Science, University of Minnesota, St. Paul, Minnesota 55108, USA.&lt;/auth-address&gt;&lt;titles&gt;&lt;title&gt;Animal welfare in cross-ventilated, compost-bedded pack, and naturally ventilated dairy barns in the upper Midwest&lt;/title&gt;&lt;secondary-title&gt;J Dairy Sci&lt;/secondary-title&gt;&lt;/titles&gt;&lt;periodical&gt;&lt;full-title&gt;J Dairy Sci&lt;/full-title&gt;&lt;/periodical&gt;&lt;pages&gt;5469-79&lt;/pages&gt;&lt;volume&gt;94&lt;/volume&gt;&lt;number&gt;11&lt;/number&gt;&lt;edition&gt;2011/10/29&lt;/edition&gt;&lt;keywords&gt;&lt;keyword&gt;*Animal Welfare&lt;/keyword&gt;&lt;keyword&gt;Animals&lt;/keyword&gt;&lt;keyword&gt;Body Constitution&lt;/keyword&gt;&lt;keyword&gt;Cattle&lt;/keyword&gt;&lt;keyword&gt;Cattle Diseases/epidemiology/mortality&lt;/keyword&gt;&lt;keyword&gt;Cohort Studies&lt;/keyword&gt;&lt;keyword&gt;*Dairying/instrumentation/methods&lt;/keyword&gt;&lt;keyword&gt;Female&lt;/keyword&gt;&lt;keyword&gt;Housing, Animal/*standards&lt;/keyword&gt;&lt;keyword&gt;Lameness, Animal/epidemiology&lt;/keyword&gt;&lt;keyword&gt;Mastitis, Bovine/epidemiology&lt;/keyword&gt;&lt;keyword&gt;Minnesota/epidemiology&lt;/keyword&gt;&lt;keyword&gt;Models, Biological&lt;/keyword&gt;&lt;keyword&gt;Prevalence&lt;/keyword&gt;&lt;keyword&gt;Respiratory Rate&lt;/keyword&gt;&lt;keyword&gt;*Soil&lt;/keyword&gt;&lt;keyword&gt;South Dakota/epidemiology&lt;/keyword&gt;&lt;keyword&gt;*Ventilation&lt;/keyword&gt;&lt;/keywords&gt;&lt;dates&gt;&lt;year&gt;2011&lt;/year&gt;&lt;pub-dates&gt;&lt;date&gt;Nov&lt;/date&gt;&lt;/pub-dates&gt;&lt;/dates&gt;&lt;isbn&gt;0022-0302&lt;/isbn&gt;&lt;accession-num&gt;22032369&lt;/accession-num&gt;&lt;urls&gt;&lt;/urls&gt;&lt;electronic-resource-num&gt;10.3168/jds.2011-4363&lt;/electronic-resource-num&gt;&lt;remote-database-provider&gt;NLM&lt;/remote-database-provider&gt;&lt;language&gt;eng&lt;/language&gt;&lt;/record&gt;&lt;/Cite&gt;&lt;/EndNote&gt;</w:instrText>
      </w:r>
      <w:r w:rsidR="00331887">
        <w:rPr>
          <w:rFonts w:ascii="Times New Roman" w:hAnsi="Times New Roman" w:cs="Times New Roman"/>
          <w:sz w:val="24"/>
          <w:szCs w:val="24"/>
        </w:rPr>
        <w:fldChar w:fldCharType="separate"/>
      </w:r>
      <w:r w:rsidR="00331887">
        <w:rPr>
          <w:rFonts w:ascii="Times New Roman" w:hAnsi="Times New Roman" w:cs="Times New Roman"/>
          <w:noProof/>
          <w:sz w:val="24"/>
          <w:szCs w:val="24"/>
        </w:rPr>
        <w:t>(Lobeck et al. 2011)</w:t>
      </w:r>
      <w:r w:rsidR="00331887">
        <w:rPr>
          <w:rFonts w:ascii="Times New Roman" w:hAnsi="Times New Roman" w:cs="Times New Roman"/>
          <w:sz w:val="24"/>
          <w:szCs w:val="24"/>
        </w:rPr>
        <w:fldChar w:fldCharType="end"/>
      </w:r>
      <w:r w:rsidRPr="00604EDE">
        <w:rPr>
          <w:rFonts w:ascii="Times New Roman" w:hAnsi="Times New Roman" w:cs="Times New Roman"/>
          <w:sz w:val="24"/>
          <w:szCs w:val="24"/>
        </w:rPr>
        <w:t xml:space="preserve">. Additionally, Eckelkamp et. al 2016 </w:t>
      </w:r>
      <w:r w:rsidR="00955301">
        <w:rPr>
          <w:rFonts w:ascii="Times New Roman" w:hAnsi="Times New Roman" w:cs="Times New Roman"/>
          <w:sz w:val="24"/>
          <w:szCs w:val="24"/>
        </w:rPr>
        <w:fldChar w:fldCharType="begin"/>
      </w:r>
      <w:r w:rsidR="00964FEA">
        <w:rPr>
          <w:rFonts w:ascii="Times New Roman" w:hAnsi="Times New Roman" w:cs="Times New Roman"/>
          <w:sz w:val="24"/>
          <w:szCs w:val="24"/>
        </w:rPr>
        <w:instrText xml:space="preserve"> ADDIN EN.CITE &lt;EndNote&gt;&lt;Cite Hidden="1"&gt;&lt;Author&gt;Eckelkamp&lt;/Author&gt;&lt;Year&gt;2016&lt;/Year&gt;&lt;RecNum&gt;2&lt;/RecNum&gt;&lt;record&gt;&lt;rec-number&gt;2&lt;/rec-number&gt;&lt;foreign-keys&gt;&lt;key app="EN" db-id="pss5de0wasp2t9es5tu5evzpa2svsdrveax9" timestamp="1549991767"&gt;2&lt;/key&gt;&lt;/foreign-keys&gt;&lt;ref-type name="Journal Article"&gt;17&lt;/ref-type&gt;&lt;contributors&gt;&lt;authors&gt;&lt;author&gt;Eckelkamp, E. A.&lt;/author&gt;&lt;author&gt;Taraba, J. L.&lt;/author&gt;&lt;author&gt;Akers, K. A.&lt;/author&gt;&lt;author&gt;Harmon, R. J.&lt;/author&gt;&lt;author&gt;Bewley, J. M.&lt;/author&gt;&lt;/authors&gt;&lt;/contributors&gt;&lt;titles&gt;&lt;title&gt;Sand bedded freestall and compost bedded pack effects on cow hygiene, locomotion, and mastitis indicators&lt;/title&gt;&lt;/titles&gt;&lt;pages&gt;48-57&lt;/pages&gt;&lt;volume&gt;190&lt;/volume&gt;&lt;dates&gt;&lt;year&gt;2016&lt;/year&gt;&lt;/dates&gt;&lt;publisher&gt;Elsevier BV&lt;/publisher&gt;&lt;isbn&gt;1871-1413&lt;/isbn&gt;&lt;urls&gt;&lt;related-urls&gt;&lt;url&gt;https://dx.doi.org/10.1016/j.livsci.2016.06.004&lt;/url&gt;&lt;/related-urls&gt;&lt;pdf-urls&gt;&lt;url&gt;file://C:\Users\caitl\Downloads\kopernio\Eckelkamp-2016-Sand-bedded-freestall-and-compost-b.pdf&lt;/url&gt;&lt;/pdf-urls&gt;&lt;/urls&gt;&lt;electronic-resource-num&gt;10.1016/j.livsci.2016.06.004&lt;/electronic-resource-num&gt;&lt;/record&gt;&lt;/Cite&gt;&lt;/EndNote&gt;</w:instrText>
      </w:r>
      <w:r w:rsidR="00C90DE4">
        <w:rPr>
          <w:rFonts w:ascii="Times New Roman" w:hAnsi="Times New Roman" w:cs="Times New Roman"/>
          <w:sz w:val="24"/>
          <w:szCs w:val="24"/>
        </w:rPr>
        <w:fldChar w:fldCharType="separate"/>
      </w:r>
      <w:r w:rsidR="00955301">
        <w:rPr>
          <w:rFonts w:ascii="Times New Roman" w:hAnsi="Times New Roman" w:cs="Times New Roman"/>
          <w:sz w:val="24"/>
          <w:szCs w:val="24"/>
        </w:rPr>
        <w:fldChar w:fldCharType="end"/>
      </w:r>
      <w:del w:id="1374" w:author="Caitlin Jeffrey" w:date="2023-08-03T10:41:00Z">
        <w:r w:rsidRPr="00604EDE" w:rsidDel="00955301">
          <w:rPr>
            <w:rFonts w:ascii="Times New Roman" w:hAnsi="Times New Roman" w:cs="Times New Roman"/>
            <w:sz w:val="24"/>
            <w:szCs w:val="24"/>
          </w:rPr>
          <w:delText>(Sand bedded…)</w:delText>
        </w:r>
      </w:del>
      <w:r w:rsidRPr="00604EDE">
        <w:rPr>
          <w:rFonts w:ascii="Times New Roman" w:hAnsi="Times New Roman" w:cs="Times New Roman"/>
          <w:sz w:val="24"/>
          <w:szCs w:val="24"/>
        </w:rPr>
        <w:t xml:space="preserve"> found no significant difference in subclinical mastitis prevalence in low-SCC CBP vs. sand-bedded freestalls in Kentucky (21.8 and 19.4%, respectively).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et. al 2007</w:t>
      </w:r>
      <w:ins w:id="1375" w:author="Caitlin Jeffrey" w:date="2023-08-03T11:01:00Z">
        <w:r w:rsidR="00657F1B">
          <w:rPr>
            <w:rFonts w:ascii="Times New Roman" w:hAnsi="Times New Roman" w:cs="Times New Roman"/>
            <w:sz w:val="24"/>
            <w:szCs w:val="24"/>
          </w:rPr>
          <w:t>b</w:t>
        </w:r>
      </w:ins>
      <w:del w:id="1376" w:author="Caitlin Jeffrey" w:date="2023-08-03T10:43:00Z">
        <w:r w:rsidRPr="00604EDE" w:rsidDel="00964FEA">
          <w:rPr>
            <w:rFonts w:ascii="Times New Roman" w:hAnsi="Times New Roman" w:cs="Times New Roman"/>
            <w:sz w:val="24"/>
            <w:szCs w:val="24"/>
          </w:rPr>
          <w:delText>b</w:delText>
        </w:r>
      </w:del>
      <w:r w:rsidRPr="00604EDE">
        <w:rPr>
          <w:rFonts w:ascii="Times New Roman" w:hAnsi="Times New Roman" w:cs="Times New Roman"/>
          <w:sz w:val="24"/>
          <w:szCs w:val="24"/>
        </w:rPr>
        <w:t xml:space="preserve"> </w:t>
      </w:r>
      <w:r w:rsidR="00964FEA">
        <w:rPr>
          <w:rFonts w:ascii="Times New Roman" w:hAnsi="Times New Roman" w:cs="Times New Roman"/>
          <w:sz w:val="24"/>
          <w:szCs w:val="24"/>
        </w:rPr>
        <w:fldChar w:fldCharType="begin"/>
      </w:r>
      <w:r w:rsidR="00964FEA">
        <w:rPr>
          <w:rFonts w:ascii="Times New Roman" w:hAnsi="Times New Roman" w:cs="Times New Roman"/>
          <w:sz w:val="24"/>
          <w:szCs w:val="24"/>
        </w:rPr>
        <w:instrText xml:space="preserve"> ADDIN EN.CITE &lt;EndNote&gt;&lt;Cite ExcludeAuth="1" ExcludeYear="1" Hidden="1"&gt;&lt;Author&gt;Barberg&lt;/Author&gt;&lt;Year&gt;2007&lt;/Year&gt;&lt;RecNum&gt;603&lt;/RecNum&gt;&lt;record&gt;&lt;rec-number&gt;603&lt;/rec-number&gt;&lt;foreign-keys&gt;&lt;key app="EN" db-id="pss5de0wasp2t9es5tu5evzpa2svsdrveax9" timestamp="1690982371"&gt;603&lt;/key&gt;&lt;/foreign-keys&gt;&lt;ref-type name="Journal Article"&gt;17&lt;/ref-type&gt;&lt;contributors&gt;&lt;authors&gt;&lt;author&gt;Barberg, A. E.&lt;/author&gt;&lt;author&gt;Endres, M. I.&lt;/author&gt;&lt;author&gt;Salfer, J. A.&lt;/author&gt;&lt;author&gt;Reneau, J. K.&lt;/author&gt;&lt;/authors&gt;&lt;/contributors&gt;&lt;auth-address&gt;Department of Animal Science, University of Minnesota, St. Paul 55108, USA.&lt;/auth-address&gt;&lt;titles&gt;&lt;title&gt;Performance and welfare of dairy cows in an alternative housing system in Minnesota&lt;/title&gt;&lt;secondary-title&gt;J Dairy Sci&lt;/secondary-title&gt;&lt;/titles&gt;&lt;periodical&gt;&lt;full-title&gt;J Dairy Sci&lt;/full-title&gt;&lt;/periodical&gt;&lt;pages&gt;1575-83&lt;/pages&gt;&lt;volume&gt;90&lt;/volume&gt;&lt;number&gt;3&lt;/number&gt;&lt;edition&gt;2007/02/14&lt;/edition&gt;&lt;keywords&gt;&lt;keyword&gt;*Animal Welfare&lt;/keyword&gt;&lt;keyword&gt;Animals&lt;/keyword&gt;&lt;keyword&gt;Cattle/*physiology&lt;/keyword&gt;&lt;keyword&gt;Dairying/economics/*methods&lt;/keyword&gt;&lt;keyword&gt;Female&lt;/keyword&gt;&lt;keyword&gt;Hoof and Claw/physiology&lt;/keyword&gt;&lt;keyword&gt;Housing, Animal/economics/*standards&lt;/keyword&gt;&lt;keyword&gt;Lactation/physiology&lt;/keyword&gt;&lt;keyword&gt;Male&lt;/keyword&gt;&lt;keyword&gt;Mammary Glands, Animal/physiology&lt;/keyword&gt;&lt;keyword&gt;Milk/chemistry/cytology/metabolism/*standards&lt;/keyword&gt;&lt;keyword&gt;Minnesota&lt;/keyword&gt;&lt;keyword&gt;Reproduction/physiology&lt;/keyword&gt;&lt;keyword&gt;Soil&lt;/keyword&gt;&lt;keyword&gt;Surveys and Questionnaires&lt;/keyword&gt;&lt;/keywords&gt;&lt;dates&gt;&lt;year&gt;2007&lt;/year&gt;&lt;pub-dates&gt;&lt;date&gt;Mar&lt;/date&gt;&lt;/pub-dates&gt;&lt;/dates&gt;&lt;isbn&gt;0022-0302&lt;/isbn&gt;&lt;accession-num&gt;17297131&lt;/accession-num&gt;&lt;urls&gt;&lt;/urls&gt;&lt;electronic-resource-num&gt;10.3168/jds.S0022-0302(07)71643-0&lt;/electronic-resource-num&gt;&lt;remote-database-provider&gt;NLM&lt;/remote-database-provider&gt;&lt;language&gt;eng&lt;/language&gt;&lt;/record&gt;&lt;/Cite&gt;&lt;/EndNote&gt;</w:instrText>
      </w:r>
      <w:r w:rsidR="00C90DE4">
        <w:rPr>
          <w:rFonts w:ascii="Times New Roman" w:hAnsi="Times New Roman" w:cs="Times New Roman"/>
          <w:sz w:val="24"/>
          <w:szCs w:val="24"/>
        </w:rPr>
        <w:fldChar w:fldCharType="separate"/>
      </w:r>
      <w:r w:rsidR="00964FEA">
        <w:rPr>
          <w:rFonts w:ascii="Times New Roman" w:hAnsi="Times New Roman" w:cs="Times New Roman"/>
          <w:sz w:val="24"/>
          <w:szCs w:val="24"/>
        </w:rPr>
        <w:fldChar w:fldCharType="end"/>
      </w:r>
      <w:del w:id="1377" w:author="Caitlin Jeffrey" w:date="2023-08-03T10:43:00Z">
        <w:r w:rsidRPr="00604EDE" w:rsidDel="00964FEA">
          <w:rPr>
            <w:rFonts w:ascii="Times New Roman" w:hAnsi="Times New Roman" w:cs="Times New Roman"/>
            <w:sz w:val="24"/>
            <w:szCs w:val="24"/>
          </w:rPr>
          <w:delText xml:space="preserve">(Performance) </w:delText>
        </w:r>
      </w:del>
      <w:r w:rsidRPr="00604EDE">
        <w:rPr>
          <w:rFonts w:ascii="Times New Roman" w:hAnsi="Times New Roman" w:cs="Times New Roman"/>
          <w:sz w:val="24"/>
          <w:szCs w:val="24"/>
        </w:rPr>
        <w:t>found a subclinical mastitis prevalence of 27.7% for 12 CBP farms in Minnesota, which may be more representative of the general population of bedded pack farms in the state, as there were no inclusion criteria around maintaining a low SCC previous to the start of the study. Subclinical mastitis prevalence in the current study was comparable to this previous work, with a prevalence of 26% for farms using a bedded pack and 23.7% for freestall barns. In Brazil, Fávero et. al (2015) found much higher a prevalence of subclinical mastitis (43.8%) and percent new infections (20.9%) for three bedded pack farms than the current study (</w:t>
      </w:r>
      <w:ins w:id="1378" w:author="Caitlin Jeffrey" w:date="2023-07-17T15:32:00Z">
        <w:r w:rsidR="00947CE2">
          <w:rPr>
            <w:rFonts w:ascii="Times New Roman" w:hAnsi="Times New Roman" w:cs="Times New Roman"/>
            <w:sz w:val="24"/>
            <w:szCs w:val="24"/>
          </w:rPr>
          <w:t>26</w:t>
        </w:r>
      </w:ins>
      <w:del w:id="1379" w:author="Caitlin Jeffrey" w:date="2023-07-17T15:32:00Z">
        <w:r w:rsidRPr="00604EDE" w:rsidDel="00947CE2">
          <w:rPr>
            <w:rFonts w:ascii="Times New Roman" w:hAnsi="Times New Roman" w:cs="Times New Roman"/>
            <w:sz w:val="24"/>
            <w:szCs w:val="24"/>
          </w:rPr>
          <w:delText>7</w:delText>
        </w:r>
      </w:del>
      <w:r w:rsidRPr="00604EDE">
        <w:rPr>
          <w:rFonts w:ascii="Times New Roman" w:hAnsi="Times New Roman" w:cs="Times New Roman"/>
          <w:sz w:val="24"/>
          <w:szCs w:val="24"/>
        </w:rPr>
        <w:t xml:space="preserve"> and </w:t>
      </w:r>
      <w:ins w:id="1380" w:author="Caitlin Jeffrey" w:date="2023-07-17T15:32:00Z">
        <w:r w:rsidR="00947CE2">
          <w:rPr>
            <w:rFonts w:ascii="Times New Roman" w:hAnsi="Times New Roman" w:cs="Times New Roman"/>
            <w:sz w:val="24"/>
            <w:szCs w:val="24"/>
          </w:rPr>
          <w:t>7</w:t>
        </w:r>
      </w:ins>
      <w:del w:id="1381" w:author="Caitlin Jeffrey" w:date="2023-07-17T15:32:00Z">
        <w:r w:rsidRPr="00604EDE" w:rsidDel="00947CE2">
          <w:rPr>
            <w:rFonts w:ascii="Times New Roman" w:hAnsi="Times New Roman" w:cs="Times New Roman"/>
            <w:sz w:val="24"/>
            <w:szCs w:val="24"/>
          </w:rPr>
          <w:delText>26</w:delText>
        </w:r>
      </w:del>
      <w:r w:rsidRPr="00604EDE">
        <w:rPr>
          <w:rFonts w:ascii="Times New Roman" w:hAnsi="Times New Roman" w:cs="Times New Roman"/>
          <w:sz w:val="24"/>
          <w:szCs w:val="24"/>
        </w:rPr>
        <w:t xml:space="preserve">% respectively for the three bedded packs with </w:t>
      </w:r>
      <w:ins w:id="1382" w:author="Caitlin Jeffrey" w:date="2023-07-17T15:33:00Z">
        <w:r w:rsidR="00A069D6">
          <w:rPr>
            <w:rFonts w:ascii="Times New Roman" w:hAnsi="Times New Roman" w:cs="Times New Roman"/>
            <w:sz w:val="24"/>
            <w:szCs w:val="24"/>
          </w:rPr>
          <w:t xml:space="preserve">available </w:t>
        </w:r>
      </w:ins>
      <w:del w:id="1383" w:author="Caitlin Jeffrey" w:date="2023-07-17T15:33:00Z">
        <w:r w:rsidRPr="00604EDE" w:rsidDel="00A069D6">
          <w:rPr>
            <w:rFonts w:ascii="Times New Roman" w:hAnsi="Times New Roman" w:cs="Times New Roman"/>
            <w:sz w:val="24"/>
            <w:szCs w:val="24"/>
          </w:rPr>
          <w:delText xml:space="preserve">DHIA </w:delText>
        </w:r>
      </w:del>
      <w:r w:rsidRPr="00604EDE">
        <w:rPr>
          <w:rFonts w:ascii="Times New Roman" w:hAnsi="Times New Roman" w:cs="Times New Roman"/>
          <w:sz w:val="24"/>
          <w:szCs w:val="24"/>
        </w:rPr>
        <w:t xml:space="preserve">data). </w:t>
      </w:r>
    </w:p>
    <w:p w14:paraId="37558CE0" w14:textId="6F70C064"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With careful management of bedding material and excellent milking hygiene practices, the current study shows that</w:t>
      </w:r>
      <w:ins w:id="1384" w:author="Caitlin Jeffrey" w:date="2023-07-17T14:45:00Z">
        <w:r w:rsidR="00F27047">
          <w:rPr>
            <w:rFonts w:ascii="Times New Roman" w:hAnsi="Times New Roman" w:cs="Times New Roman"/>
            <w:sz w:val="24"/>
            <w:szCs w:val="24"/>
          </w:rPr>
          <w:t xml:space="preserve"> farms</w:t>
        </w:r>
      </w:ins>
      <w:ins w:id="1385" w:author="Caitlin Jeffrey" w:date="2023-07-17T14:43:00Z">
        <w:r w:rsidR="00B321C8">
          <w:rPr>
            <w:rFonts w:ascii="Times New Roman" w:hAnsi="Times New Roman" w:cs="Times New Roman"/>
            <w:sz w:val="24"/>
            <w:szCs w:val="24"/>
          </w:rPr>
          <w:t xml:space="preserve"> </w:t>
        </w:r>
      </w:ins>
      <w:proofErr w:type="gramStart"/>
      <w:ins w:id="1386" w:author="Caitlin Jeffrey" w:date="2023-07-17T14:45:00Z">
        <w:r w:rsidR="00F27047" w:rsidRPr="00604EDE">
          <w:rPr>
            <w:rFonts w:ascii="Times New Roman" w:hAnsi="Times New Roman" w:cs="Times New Roman"/>
            <w:sz w:val="24"/>
            <w:szCs w:val="24"/>
          </w:rPr>
          <w:t>are capable of achieving</w:t>
        </w:r>
        <w:proofErr w:type="gramEnd"/>
        <w:r w:rsidR="00F27047" w:rsidRPr="00604EDE">
          <w:rPr>
            <w:rFonts w:ascii="Times New Roman" w:hAnsi="Times New Roman" w:cs="Times New Roman"/>
            <w:sz w:val="24"/>
            <w:szCs w:val="24"/>
          </w:rPr>
          <w:t xml:space="preserve"> excellent milk quality</w:t>
        </w:r>
      </w:ins>
      <w:ins w:id="1387" w:author="Caitlin Jeffrey" w:date="2023-07-17T14:46:00Z">
        <w:r w:rsidR="00F27047">
          <w:rPr>
            <w:rFonts w:ascii="Times New Roman" w:hAnsi="Times New Roman" w:cs="Times New Roman"/>
            <w:sz w:val="24"/>
            <w:szCs w:val="24"/>
          </w:rPr>
          <w:t xml:space="preserve"> using either a</w:t>
        </w:r>
      </w:ins>
      <w:ins w:id="1388" w:author="Caitlin Jeffrey" w:date="2023-07-17T14:45:00Z">
        <w:r w:rsidR="003765ED">
          <w:rPr>
            <w:rFonts w:ascii="Times New Roman" w:hAnsi="Times New Roman" w:cs="Times New Roman"/>
            <w:sz w:val="24"/>
            <w:szCs w:val="24"/>
          </w:rPr>
          <w:t xml:space="preserve"> static </w:t>
        </w:r>
      </w:ins>
      <w:del w:id="1389" w:author="Caitlin Jeffrey" w:date="2023-07-17T14:43:00Z">
        <w:r w:rsidRPr="00604EDE" w:rsidDel="00B321C8">
          <w:rPr>
            <w:rFonts w:ascii="Times New Roman" w:hAnsi="Times New Roman" w:cs="Times New Roman"/>
            <w:sz w:val="24"/>
            <w:szCs w:val="24"/>
          </w:rPr>
          <w:delText xml:space="preserve"> both</w:delText>
        </w:r>
      </w:del>
      <w:del w:id="1390" w:author="Caitlin Jeffrey" w:date="2023-07-17T14:45:00Z">
        <w:r w:rsidRPr="00604EDE" w:rsidDel="003765ED">
          <w:rPr>
            <w:rFonts w:ascii="Times New Roman" w:hAnsi="Times New Roman" w:cs="Times New Roman"/>
            <w:sz w:val="24"/>
            <w:szCs w:val="24"/>
          </w:rPr>
          <w:delText xml:space="preserve"> static </w:delText>
        </w:r>
      </w:del>
      <w:ins w:id="1391" w:author="Caitlin Jeffrey" w:date="2023-07-17T14:46:00Z">
        <w:r w:rsidR="00F27047">
          <w:rPr>
            <w:rFonts w:ascii="Times New Roman" w:hAnsi="Times New Roman" w:cs="Times New Roman"/>
            <w:sz w:val="24"/>
            <w:szCs w:val="24"/>
          </w:rPr>
          <w:t xml:space="preserve">or </w:t>
        </w:r>
      </w:ins>
      <w:del w:id="1392" w:author="Caitlin Jeffrey" w:date="2023-07-17T14:46:00Z">
        <w:r w:rsidRPr="00604EDE" w:rsidDel="00F27047">
          <w:rPr>
            <w:rFonts w:ascii="Times New Roman" w:hAnsi="Times New Roman" w:cs="Times New Roman"/>
            <w:sz w:val="24"/>
            <w:szCs w:val="24"/>
          </w:rPr>
          <w:delText xml:space="preserve">and </w:delText>
        </w:r>
      </w:del>
      <w:r w:rsidRPr="00604EDE">
        <w:rPr>
          <w:rFonts w:ascii="Times New Roman" w:hAnsi="Times New Roman" w:cs="Times New Roman"/>
          <w:sz w:val="24"/>
          <w:szCs w:val="24"/>
        </w:rPr>
        <w:t>aerobically composting bedded pack</w:t>
      </w:r>
      <w:ins w:id="1393" w:author="Caitlin Jeffrey" w:date="2023-07-17T14:46:00Z">
        <w:r w:rsidR="0031117F">
          <w:rPr>
            <w:rFonts w:ascii="Times New Roman" w:hAnsi="Times New Roman" w:cs="Times New Roman"/>
            <w:sz w:val="24"/>
            <w:szCs w:val="24"/>
          </w:rPr>
          <w:t xml:space="preserve"> system</w:t>
        </w:r>
      </w:ins>
      <w:del w:id="1394" w:author="Caitlin Jeffrey" w:date="2023-07-17T14:46:00Z">
        <w:r w:rsidRPr="00604EDE" w:rsidDel="0031117F">
          <w:rPr>
            <w:rFonts w:ascii="Times New Roman" w:hAnsi="Times New Roman" w:cs="Times New Roman"/>
            <w:sz w:val="24"/>
            <w:szCs w:val="24"/>
          </w:rPr>
          <w:delText xml:space="preserve"> barns</w:delText>
        </w:r>
      </w:del>
      <w:del w:id="1395" w:author="Caitlin Jeffrey" w:date="2023-07-17T14:45:00Z">
        <w:r w:rsidRPr="00604EDE" w:rsidDel="00F27047">
          <w:rPr>
            <w:rFonts w:ascii="Times New Roman" w:hAnsi="Times New Roman" w:cs="Times New Roman"/>
            <w:sz w:val="24"/>
            <w:szCs w:val="24"/>
          </w:rPr>
          <w:delText xml:space="preserve"> are capable of achieving excellent milk quality</w:delText>
        </w:r>
      </w:del>
      <w:r w:rsidRPr="00604EDE">
        <w:rPr>
          <w:rFonts w:ascii="Times New Roman" w:hAnsi="Times New Roman" w:cs="Times New Roman"/>
          <w:sz w:val="24"/>
          <w:szCs w:val="24"/>
        </w:rPr>
        <w:t>. Three of the five bedded pack farms achieved a BTSCC of below 99,000 cells/mL, and the remaining two were below 200,000 cells/</w:t>
      </w:r>
      <w:proofErr w:type="spellStart"/>
      <w:r w:rsidRPr="00604EDE">
        <w:rPr>
          <w:rFonts w:ascii="Times New Roman" w:hAnsi="Times New Roman" w:cs="Times New Roman"/>
          <w:sz w:val="24"/>
          <w:szCs w:val="24"/>
        </w:rPr>
        <w:t>mL.</w:t>
      </w:r>
      <w:proofErr w:type="spellEnd"/>
      <w:r w:rsidRPr="00604EDE">
        <w:rPr>
          <w:rFonts w:ascii="Times New Roman" w:hAnsi="Times New Roman" w:cs="Times New Roman"/>
          <w:sz w:val="24"/>
          <w:szCs w:val="24"/>
        </w:rPr>
        <w:t xml:space="preserve"> Although </w:t>
      </w:r>
      <w:ins w:id="1396" w:author="Caitlin Jeffrey" w:date="2023-07-17T14:48:00Z">
        <w:r w:rsidR="00FD3168">
          <w:rPr>
            <w:rFonts w:ascii="Times New Roman" w:hAnsi="Times New Roman" w:cs="Times New Roman"/>
            <w:sz w:val="24"/>
            <w:szCs w:val="24"/>
          </w:rPr>
          <w:t xml:space="preserve">some researchers have </w:t>
        </w:r>
        <w:r w:rsidR="00252ABD">
          <w:rPr>
            <w:rFonts w:ascii="Times New Roman" w:hAnsi="Times New Roman" w:cs="Times New Roman"/>
            <w:sz w:val="24"/>
            <w:szCs w:val="24"/>
          </w:rPr>
          <w:t>historically</w:t>
        </w:r>
        <w:r w:rsidR="00FD3168">
          <w:rPr>
            <w:rFonts w:ascii="Times New Roman" w:hAnsi="Times New Roman" w:cs="Times New Roman"/>
            <w:sz w:val="24"/>
            <w:szCs w:val="24"/>
          </w:rPr>
          <w:t xml:space="preserve"> considered </w:t>
        </w:r>
      </w:ins>
      <w:commentRangeStart w:id="1397"/>
      <w:del w:id="1398" w:author="Caitlin Jeffrey" w:date="2023-07-17T14:48:00Z">
        <w:r w:rsidRPr="00604EDE" w:rsidDel="00FD3168">
          <w:rPr>
            <w:rFonts w:ascii="Times New Roman" w:hAnsi="Times New Roman" w:cs="Times New Roman"/>
            <w:sz w:val="24"/>
            <w:szCs w:val="24"/>
          </w:rPr>
          <w:delText>historically</w:delText>
        </w:r>
        <w:commentRangeEnd w:id="1397"/>
        <w:r w:rsidRPr="00604EDE" w:rsidDel="00FD3168">
          <w:rPr>
            <w:rFonts w:ascii="Times New Roman" w:hAnsi="Times New Roman" w:cs="Times New Roman"/>
            <w:sz w:val="24"/>
            <w:szCs w:val="24"/>
          </w:rPr>
          <w:commentReference w:id="1397"/>
        </w:r>
        <w:r w:rsidRPr="00604EDE" w:rsidDel="00FD3168">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static bedded packs </w:t>
      </w:r>
      <w:del w:id="1399" w:author="Caitlin Jeffrey" w:date="2023-07-17T14:49:00Z">
        <w:r w:rsidRPr="00604EDE" w:rsidDel="00377835">
          <w:rPr>
            <w:rFonts w:ascii="Times New Roman" w:hAnsi="Times New Roman" w:cs="Times New Roman"/>
            <w:sz w:val="24"/>
            <w:szCs w:val="24"/>
          </w:rPr>
          <w:delText>made of organic material</w:delText>
        </w:r>
      </w:del>
      <w:del w:id="1400" w:author="Caitlin Jeffrey" w:date="2023-07-17T14:48:00Z">
        <w:r w:rsidRPr="00604EDE" w:rsidDel="00FD3168">
          <w:rPr>
            <w:rFonts w:ascii="Times New Roman" w:hAnsi="Times New Roman" w:cs="Times New Roman"/>
            <w:sz w:val="24"/>
            <w:szCs w:val="24"/>
          </w:rPr>
          <w:delText xml:space="preserve"> have been considered to be milk quality nightmares</w:delText>
        </w:r>
      </w:del>
      <w:ins w:id="1401" w:author="Caitlin Jeffrey" w:date="2023-07-17T14:48:00Z">
        <w:r w:rsidR="00FD3168">
          <w:rPr>
            <w:rFonts w:ascii="Times New Roman" w:hAnsi="Times New Roman" w:cs="Times New Roman"/>
            <w:sz w:val="24"/>
            <w:szCs w:val="24"/>
          </w:rPr>
          <w:t xml:space="preserve">to </w:t>
        </w:r>
      </w:ins>
      <w:ins w:id="1402" w:author="Caitlin Jeffrey" w:date="2023-07-17T14:49:00Z">
        <w:r w:rsidR="00377835">
          <w:rPr>
            <w:rFonts w:ascii="Times New Roman" w:hAnsi="Times New Roman" w:cs="Times New Roman"/>
            <w:sz w:val="24"/>
            <w:szCs w:val="24"/>
          </w:rPr>
          <w:t xml:space="preserve">potentially be at risk for </w:t>
        </w:r>
      </w:ins>
      <w:ins w:id="1403" w:author="Caitlin Jeffrey" w:date="2023-07-17T14:48:00Z">
        <w:r w:rsidR="00252ABD">
          <w:rPr>
            <w:rFonts w:ascii="Times New Roman" w:hAnsi="Times New Roman" w:cs="Times New Roman"/>
            <w:sz w:val="24"/>
            <w:szCs w:val="24"/>
          </w:rPr>
          <w:t>milk quality</w:t>
        </w:r>
      </w:ins>
      <w:ins w:id="1404" w:author="Caitlin Jeffrey" w:date="2023-07-17T14:49:00Z">
        <w:r w:rsidR="00377835">
          <w:rPr>
            <w:rFonts w:ascii="Times New Roman" w:hAnsi="Times New Roman" w:cs="Times New Roman"/>
            <w:sz w:val="24"/>
            <w:szCs w:val="24"/>
          </w:rPr>
          <w:t xml:space="preserve"> disasters</w:t>
        </w:r>
      </w:ins>
      <w:ins w:id="1405" w:author="Caitlin Jeffrey" w:date="2023-07-17T14:52:00Z">
        <w:r w:rsidR="000D34D1">
          <w:rPr>
            <w:rFonts w:ascii="Times New Roman" w:hAnsi="Times New Roman" w:cs="Times New Roman"/>
            <w:sz w:val="24"/>
            <w:szCs w:val="24"/>
          </w:rPr>
          <w:t xml:space="preserve"> </w:t>
        </w:r>
      </w:ins>
      <w:del w:id="1406" w:author="Caitlin Jeffrey" w:date="2023-08-03T10:44:00Z">
        <w:r w:rsidRPr="00604EDE" w:rsidDel="00EE122C">
          <w:rPr>
            <w:rFonts w:ascii="Times New Roman" w:hAnsi="Times New Roman" w:cs="Times New Roman"/>
            <w:sz w:val="24"/>
            <w:szCs w:val="24"/>
          </w:rPr>
          <w:delText>,</w:delText>
        </w:r>
      </w:del>
      <w:r w:rsidR="00EE122C">
        <w:rPr>
          <w:rFonts w:ascii="Times New Roman" w:hAnsi="Times New Roman" w:cs="Times New Roman"/>
          <w:sz w:val="24"/>
          <w:szCs w:val="24"/>
        </w:rPr>
        <w:fldChar w:fldCharType="begin">
          <w:fldData xml:space="preserve">PEVuZE5vdGU+PENpdGU+PEF1dGhvcj5MZXNvPC9BdXRob3I+PFllYXI+MjAyMDwvWWVhcj48UmVj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</w:fldData>
        </w:fldChar>
      </w:r>
      <w:r w:rsidR="00EE122C">
        <w:rPr>
          <w:rFonts w:ascii="Times New Roman" w:hAnsi="Times New Roman" w:cs="Times New Roman"/>
          <w:sz w:val="24"/>
          <w:szCs w:val="24"/>
        </w:rPr>
        <w:instrText xml:space="preserve"> ADDIN EN.CITE </w:instrText>
      </w:r>
      <w:r w:rsidR="00EE122C">
        <w:rPr>
          <w:rFonts w:ascii="Times New Roman" w:hAnsi="Times New Roman" w:cs="Times New Roman"/>
          <w:sz w:val="24"/>
          <w:szCs w:val="24"/>
        </w:rPr>
        <w:fldChar w:fldCharType="begin">
          <w:fldData xml:space="preserve">PEVuZE5vdGU+PENpdGU+PEF1dGhvcj5MZXNvPC9BdXRob3I+PFllYXI+MjAyMDwvWWVhcj48UmVj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</w:fldData>
        </w:fldChar>
      </w:r>
      <w:r w:rsidR="00EE122C">
        <w:rPr>
          <w:rFonts w:ascii="Times New Roman" w:hAnsi="Times New Roman" w:cs="Times New Roman"/>
          <w:sz w:val="24"/>
          <w:szCs w:val="24"/>
        </w:rPr>
        <w:instrText xml:space="preserve"> ADDIN EN.CITE.DATA </w:instrText>
      </w:r>
      <w:r w:rsidR="00EE122C">
        <w:rPr>
          <w:rFonts w:ascii="Times New Roman" w:hAnsi="Times New Roman" w:cs="Times New Roman"/>
          <w:sz w:val="24"/>
          <w:szCs w:val="24"/>
        </w:rPr>
      </w:r>
      <w:r w:rsidR="00EE122C">
        <w:rPr>
          <w:rFonts w:ascii="Times New Roman" w:hAnsi="Times New Roman" w:cs="Times New Roman"/>
          <w:sz w:val="24"/>
          <w:szCs w:val="24"/>
        </w:rPr>
        <w:fldChar w:fldCharType="end"/>
      </w:r>
      <w:r w:rsidR="00EE122C">
        <w:rPr>
          <w:rFonts w:ascii="Times New Roman" w:hAnsi="Times New Roman" w:cs="Times New Roman"/>
          <w:sz w:val="24"/>
          <w:szCs w:val="24"/>
        </w:rPr>
      </w:r>
      <w:r w:rsidR="00EE122C">
        <w:rPr>
          <w:rFonts w:ascii="Times New Roman" w:hAnsi="Times New Roman" w:cs="Times New Roman"/>
          <w:sz w:val="24"/>
          <w:szCs w:val="24"/>
        </w:rPr>
        <w:fldChar w:fldCharType="separate"/>
      </w:r>
      <w:r w:rsidR="00EE122C">
        <w:rPr>
          <w:rFonts w:ascii="Times New Roman" w:hAnsi="Times New Roman" w:cs="Times New Roman"/>
          <w:noProof/>
          <w:sz w:val="24"/>
          <w:szCs w:val="24"/>
        </w:rPr>
        <w:t>(Leso et al. 2020)</w:t>
      </w:r>
      <w:r w:rsidR="00EE122C">
        <w:rPr>
          <w:rFonts w:ascii="Times New Roman" w:hAnsi="Times New Roman" w:cs="Times New Roman"/>
          <w:sz w:val="24"/>
          <w:szCs w:val="24"/>
        </w:rPr>
        <w:fldChar w:fldCharType="end"/>
      </w:r>
      <w:ins w:id="1407" w:author="Caitlin Jeffrey" w:date="2023-08-03T15:12:00Z">
        <w:r w:rsidR="00A006F8">
          <w:rPr>
            <w:rFonts w:ascii="Times New Roman" w:hAnsi="Times New Roman" w:cs="Times New Roman"/>
            <w:sz w:val="24"/>
            <w:szCs w:val="24"/>
          </w:rPr>
          <w:t>,</w:t>
        </w:r>
      </w:ins>
      <w:r w:rsidRPr="00604EDE">
        <w:rPr>
          <w:rFonts w:ascii="Times New Roman" w:hAnsi="Times New Roman" w:cs="Times New Roman"/>
          <w:sz w:val="24"/>
          <w:szCs w:val="24"/>
        </w:rPr>
        <w:t xml:space="preserve"> the lowest BTSCC in the study (54,000 cells/mL) was achieved by a bedded pack farm using woodchips and straw that was not actively managing the pack to compost.</w:t>
      </w:r>
    </w:p>
    <w:p w14:paraId="680A4663" w14:textId="22FF8CF9" w:rsidR="00A21424" w:rsidRPr="00604EDE" w:rsidRDefault="00A21424" w:rsidP="0030099B">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As udder health and hygiene </w:t>
      </w:r>
      <w:ins w:id="1408" w:author="Caitlin Jeffrey" w:date="2023-07-18T13:44:00Z">
        <w:r w:rsidR="004F1722">
          <w:rPr>
            <w:rFonts w:ascii="Times New Roman" w:hAnsi="Times New Roman" w:cs="Times New Roman"/>
            <w:sz w:val="24"/>
            <w:szCs w:val="24"/>
          </w:rPr>
          <w:t xml:space="preserve">metrics </w:t>
        </w:r>
      </w:ins>
      <w:r w:rsidRPr="00604EDE">
        <w:rPr>
          <w:rFonts w:ascii="Times New Roman" w:hAnsi="Times New Roman" w:cs="Times New Roman"/>
          <w:sz w:val="24"/>
          <w:szCs w:val="24"/>
        </w:rPr>
        <w:t>for bedded packs</w:t>
      </w:r>
      <w:ins w:id="1409" w:author="Caitlin Jeffrey" w:date="2023-07-18T13:45:00Z">
        <w:r w:rsidR="00BE1596">
          <w:rPr>
            <w:rFonts w:ascii="Times New Roman" w:hAnsi="Times New Roman" w:cs="Times New Roman"/>
            <w:sz w:val="24"/>
            <w:szCs w:val="24"/>
          </w:rPr>
          <w:t xml:space="preserve"> did not differ</w:t>
        </w:r>
      </w:ins>
      <w:r w:rsidRPr="00604EDE">
        <w:rPr>
          <w:rFonts w:ascii="Times New Roman" w:hAnsi="Times New Roman" w:cs="Times New Roman"/>
          <w:sz w:val="24"/>
          <w:szCs w:val="24"/>
        </w:rPr>
        <w:t xml:space="preserve"> compared to tiestall</w:t>
      </w:r>
      <w:del w:id="1410" w:author="Caitlin Jeffrey" w:date="2023-07-18T13:45:00Z">
        <w:r w:rsidRPr="00604EDE" w:rsidDel="00BE1596">
          <w:rPr>
            <w:rFonts w:ascii="Times New Roman" w:hAnsi="Times New Roman" w:cs="Times New Roman"/>
            <w:sz w:val="24"/>
            <w:szCs w:val="24"/>
          </w:rPr>
          <w:delText>s</w:delText>
        </w:r>
      </w:del>
      <w:r w:rsidRPr="00604EDE">
        <w:rPr>
          <w:rFonts w:ascii="Times New Roman" w:hAnsi="Times New Roman" w:cs="Times New Roman"/>
          <w:sz w:val="24"/>
          <w:szCs w:val="24"/>
        </w:rPr>
        <w:t xml:space="preserve"> and freestall</w:t>
      </w:r>
      <w:ins w:id="1411" w:author="Caitlin Jeffrey" w:date="2023-07-18T13:45:00Z">
        <w:r w:rsidR="00BE1596">
          <w:rPr>
            <w:rFonts w:ascii="Times New Roman" w:hAnsi="Times New Roman" w:cs="Times New Roman"/>
            <w:sz w:val="24"/>
            <w:szCs w:val="24"/>
          </w:rPr>
          <w:t xml:space="preserve"> herds</w:t>
        </w:r>
      </w:ins>
      <w:del w:id="1412" w:author="Caitlin Jeffrey" w:date="2023-07-18T13:45:00Z">
        <w:r w:rsidRPr="00604EDE" w:rsidDel="00BE1596">
          <w:rPr>
            <w:rFonts w:ascii="Times New Roman" w:hAnsi="Times New Roman" w:cs="Times New Roman"/>
            <w:sz w:val="24"/>
            <w:szCs w:val="24"/>
          </w:rPr>
          <w:delText>s</w:delText>
        </w:r>
      </w:del>
      <w:r w:rsidRPr="00604EDE">
        <w:rPr>
          <w:rFonts w:ascii="Times New Roman" w:hAnsi="Times New Roman" w:cs="Times New Roman"/>
          <w:sz w:val="24"/>
          <w:szCs w:val="24"/>
        </w:rPr>
        <w:t xml:space="preserve"> included in the current study, we feel that bedded pack systems can be considered a viable loose-housing option for the winter </w:t>
      </w:r>
      <w:del w:id="1413" w:author="Caitlin Jeffrey" w:date="2023-07-18T14:49:00Z">
        <w:r w:rsidRPr="00604EDE" w:rsidDel="009B1FB6">
          <w:rPr>
            <w:rFonts w:ascii="Times New Roman" w:hAnsi="Times New Roman" w:cs="Times New Roman"/>
            <w:sz w:val="24"/>
            <w:szCs w:val="24"/>
          </w:rPr>
          <w:delText>(</w:delText>
        </w:r>
      </w:del>
      <w:r w:rsidRPr="00604EDE">
        <w:rPr>
          <w:rFonts w:ascii="Times New Roman" w:hAnsi="Times New Roman" w:cs="Times New Roman"/>
          <w:sz w:val="24"/>
          <w:szCs w:val="24"/>
        </w:rPr>
        <w:t>in the Northeast</w:t>
      </w:r>
      <w:del w:id="1414" w:author="Caitlin Jeffrey" w:date="2023-07-18T14:49:00Z">
        <w:r w:rsidRPr="00604EDE" w:rsidDel="009B1FB6">
          <w:rPr>
            <w:rFonts w:ascii="Times New Roman" w:hAnsi="Times New Roman" w:cs="Times New Roman"/>
            <w:sz w:val="24"/>
            <w:szCs w:val="24"/>
          </w:rPr>
          <w:delText>? In Vermont?)</w:delText>
        </w:r>
      </w:del>
      <w:r w:rsidRPr="00604EDE">
        <w:rPr>
          <w:rFonts w:ascii="Times New Roman" w:hAnsi="Times New Roman" w:cs="Times New Roman"/>
          <w:sz w:val="24"/>
          <w:szCs w:val="24"/>
        </w:rPr>
        <w:t xml:space="preserve">. These systems have a number of advantages for producers considering updating their facilities, including a smaller initial investment when compared to a new freestall or tiestall barn </w:t>
      </w:r>
      <w:del w:id="1415" w:author="Caitlin Jeffrey" w:date="2023-08-03T11:10:00Z">
        <w:r w:rsidRPr="00604EDE" w:rsidDel="0030099B">
          <w:rPr>
            <w:rFonts w:ascii="Times New Roman" w:hAnsi="Times New Roman" w:cs="Times New Roman"/>
            <w:sz w:val="24"/>
            <w:szCs w:val="24"/>
          </w:rPr>
          <w:delText>(</w:delText>
        </w:r>
      </w:del>
      <w:del w:id="1416" w:author="Caitlin Jeffrey" w:date="2023-07-31T10:32:00Z">
        <w:r w:rsidRPr="00604EDE" w:rsidDel="000B6341">
          <w:rPr>
            <w:rFonts w:ascii="Times New Roman" w:hAnsi="Times New Roman" w:cs="Times New Roman"/>
            <w:sz w:val="24"/>
            <w:szCs w:val="24"/>
          </w:rPr>
          <w:delText>Bewley et al., 2012</w:delText>
        </w:r>
      </w:del>
      <w:del w:id="1417" w:author="Caitlin Jeffrey" w:date="2023-08-03T11:10:00Z">
        <w:r w:rsidRPr="00604EDE" w:rsidDel="0030099B">
          <w:rPr>
            <w:rFonts w:ascii="Times New Roman" w:hAnsi="Times New Roman" w:cs="Times New Roman"/>
            <w:sz w:val="24"/>
            <w:szCs w:val="24"/>
          </w:rPr>
          <w:delText>)</w:delText>
        </w:r>
      </w:del>
      <w:r w:rsidR="00420FF9">
        <w:rPr>
          <w:rFonts w:ascii="Times New Roman" w:hAnsi="Times New Roman" w:cs="Times New Roman"/>
          <w:sz w:val="24"/>
          <w:szCs w:val="24"/>
        </w:rPr>
        <w:fldChar w:fldCharType="begin">
          <w:fldData xml:space="preserve">PEVuZE5vdGU+PENpdGU+PEF1dGhvcj5CYXJiZXJnPC9BdXRob3I+PFllYXI+MjAwNzwvWWVhcj48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</w:fldData>
        </w:fldChar>
      </w:r>
      <w:r w:rsidR="00DB5583">
        <w:rPr>
          <w:rFonts w:ascii="Times New Roman" w:hAnsi="Times New Roman" w:cs="Times New Roman"/>
          <w:sz w:val="24"/>
          <w:szCs w:val="24"/>
        </w:rPr>
        <w:instrText xml:space="preserve"> ADDIN EN.CITE </w:instrText>
      </w:r>
      <w:r w:rsidR="00DB5583">
        <w:rPr>
          <w:rFonts w:ascii="Times New Roman" w:hAnsi="Times New Roman" w:cs="Times New Roman"/>
          <w:sz w:val="24"/>
          <w:szCs w:val="24"/>
        </w:rPr>
        <w:fldChar w:fldCharType="begin">
          <w:fldData xml:space="preserve">PEVuZE5vdGU+PENpdGU+PEF1dGhvcj5CYXJiZXJnPC9BdXRob3I+PFllYXI+MjAwNzwvWWVhcj48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</w:fldData>
        </w:fldChar>
      </w:r>
      <w:r w:rsidR="00DB5583">
        <w:rPr>
          <w:rFonts w:ascii="Times New Roman" w:hAnsi="Times New Roman" w:cs="Times New Roman"/>
          <w:sz w:val="24"/>
          <w:szCs w:val="24"/>
        </w:rPr>
        <w:instrText xml:space="preserve"> ADDIN EN.CITE.DATA </w:instrText>
      </w:r>
      <w:r w:rsidR="00DB5583">
        <w:rPr>
          <w:rFonts w:ascii="Times New Roman" w:hAnsi="Times New Roman" w:cs="Times New Roman"/>
          <w:sz w:val="24"/>
          <w:szCs w:val="24"/>
        </w:rPr>
      </w:r>
      <w:r w:rsidR="00DB5583">
        <w:rPr>
          <w:rFonts w:ascii="Times New Roman" w:hAnsi="Times New Roman" w:cs="Times New Roman"/>
          <w:sz w:val="24"/>
          <w:szCs w:val="24"/>
        </w:rPr>
        <w:fldChar w:fldCharType="end"/>
      </w:r>
      <w:r w:rsidR="00420FF9">
        <w:rPr>
          <w:rFonts w:ascii="Times New Roman" w:hAnsi="Times New Roman" w:cs="Times New Roman"/>
          <w:sz w:val="24"/>
          <w:szCs w:val="24"/>
        </w:rPr>
      </w:r>
      <w:r w:rsidR="00420FF9">
        <w:rPr>
          <w:rFonts w:ascii="Times New Roman" w:hAnsi="Times New Roman" w:cs="Times New Roman"/>
          <w:sz w:val="24"/>
          <w:szCs w:val="24"/>
        </w:rPr>
        <w:fldChar w:fldCharType="separate"/>
      </w:r>
      <w:r w:rsidR="00DB5583">
        <w:rPr>
          <w:rFonts w:ascii="Times New Roman" w:hAnsi="Times New Roman" w:cs="Times New Roman"/>
          <w:noProof/>
          <w:sz w:val="24"/>
          <w:szCs w:val="24"/>
        </w:rPr>
        <w:t>(Barberg et al. 2007a; Janni et al. 2007; Black et al. 2013)</w:t>
      </w:r>
      <w:r w:rsidR="00420FF9">
        <w:rPr>
          <w:rFonts w:ascii="Times New Roman" w:hAnsi="Times New Roman" w:cs="Times New Roman"/>
          <w:sz w:val="24"/>
          <w:szCs w:val="24"/>
        </w:rPr>
        <w:fldChar w:fldCharType="end"/>
      </w:r>
      <w:r w:rsidRPr="00604EDE">
        <w:rPr>
          <w:rFonts w:ascii="Times New Roman" w:hAnsi="Times New Roman" w:cs="Times New Roman"/>
          <w:sz w:val="24"/>
          <w:szCs w:val="24"/>
        </w:rPr>
        <w:t>, although the cost year-over-year for bedding is substantial</w:t>
      </w:r>
      <w:ins w:id="1418" w:author="Caitlin Jeffrey" w:date="2023-07-18T14:48:00Z">
        <w:r w:rsidR="00927E99">
          <w:rPr>
            <w:rFonts w:ascii="Times New Roman" w:hAnsi="Times New Roman" w:cs="Times New Roman"/>
            <w:sz w:val="24"/>
            <w:szCs w:val="24"/>
          </w:rPr>
          <w:t xml:space="preserve"> </w:t>
        </w:r>
      </w:ins>
      <w:r w:rsidR="00093CAD">
        <w:rPr>
          <w:rFonts w:ascii="Times New Roman" w:hAnsi="Times New Roman" w:cs="Times New Roman"/>
          <w:sz w:val="24"/>
          <w:szCs w:val="24"/>
        </w:rPr>
        <w:fldChar w:fldCharType="begin"/>
      </w:r>
      <w:r w:rsidR="00093CAD">
        <w:rPr>
          <w:rFonts w:ascii="Times New Roman" w:hAnsi="Times New Roman" w:cs="Times New Roman"/>
          <w:sz w:val="24"/>
          <w:szCs w:val="24"/>
        </w:rPr>
        <w:instrText xml:space="preserve"> ADDIN EN.CITE &lt;EndNote&gt;&lt;Cite&gt;&lt;Author&gt;Shane&lt;/Author&gt;&lt;Year&gt;2010&lt;/Year&gt;&lt;RecNum&gt;602&lt;/RecNum&gt;&lt;DisplayText&gt;(Shane et al. 2010)&lt;/DisplayText&gt;&lt;record&gt;&lt;rec-number&gt;602&lt;/rec-number&gt;&lt;foreign-keys&gt;&lt;key app="EN" db-id="pss5de0wasp2t9es5tu5evzpa2svsdrveax9" timestamp="1690982350"&gt;602&lt;/key&gt;&lt;/foreign-keys&gt;&lt;ref-type name="Journal Article"&gt;17&lt;/ref-type&gt;&lt;contributors&gt;&lt;authors&gt;&lt;author&gt;Shane, E.&lt;/author&gt;&lt;author&gt;Endres, Marcia&lt;/author&gt;&lt;author&gt;Janni, K.&lt;/author&gt;&lt;/authors&gt;&lt;/contributors&gt;&lt;titles&gt;&lt;title&gt;Alternative Bedding Materials for Compost Bedded Pack Barns in Minnesota: A Descriptive Study&lt;/title&gt;&lt;secondary-title&gt;Applied Engineering in Agriculture&lt;/secondary-title&gt;&lt;/titles&gt;&lt;periodical&gt;&lt;full-title&gt;Applied Engineering in Agriculture&lt;/full-title&gt;&lt;/periodical&gt;&lt;pages&gt;465-473&lt;/pages&gt;&lt;volume&gt;26&lt;/volume&gt;&lt;dates&gt;&lt;year&gt;2010&lt;/year&gt;&lt;pub-dates&gt;&lt;date&gt;05/01&lt;/date&gt;&lt;/pub-dates&gt;&lt;/dates&gt;&lt;urls&gt;&lt;/urls&gt;&lt;electronic-resource-num&gt;10.13031/2013.29952&lt;/electronic-resource-num&gt;&lt;/record&gt;&lt;/Cite&gt;&lt;/EndNote&gt;</w:instrText>
      </w:r>
      <w:r w:rsidR="00093CAD">
        <w:rPr>
          <w:rFonts w:ascii="Times New Roman" w:hAnsi="Times New Roman" w:cs="Times New Roman"/>
          <w:sz w:val="24"/>
          <w:szCs w:val="24"/>
        </w:rPr>
        <w:fldChar w:fldCharType="separate"/>
      </w:r>
      <w:r w:rsidR="00093CAD">
        <w:rPr>
          <w:rFonts w:ascii="Times New Roman" w:hAnsi="Times New Roman" w:cs="Times New Roman"/>
          <w:noProof/>
          <w:sz w:val="24"/>
          <w:szCs w:val="24"/>
        </w:rPr>
        <w:t>(Shane et al. 2010)</w:t>
      </w:r>
      <w:r w:rsidR="00093CAD">
        <w:rPr>
          <w:rFonts w:ascii="Times New Roman" w:hAnsi="Times New Roman" w:cs="Times New Roman"/>
          <w:sz w:val="24"/>
          <w:szCs w:val="24"/>
        </w:rPr>
        <w:fldChar w:fldCharType="end"/>
      </w:r>
      <w:ins w:id="1419" w:author="Caitlin Jeffrey" w:date="2023-07-31T10:33:00Z">
        <w:r w:rsidR="00761C43">
          <w:rPr>
            <w:rFonts w:ascii="Times New Roman" w:hAnsi="Times New Roman" w:cs="Times New Roman"/>
            <w:sz w:val="24"/>
            <w:szCs w:val="24"/>
          </w:rPr>
          <w:t>.</w:t>
        </w:r>
      </w:ins>
      <w:del w:id="1420" w:author="Caitlin Jeffrey" w:date="2023-07-31T10:33:00Z">
        <w:r w:rsidRPr="00604EDE" w:rsidDel="00761C43">
          <w:rPr>
            <w:rFonts w:ascii="Times New Roman" w:hAnsi="Times New Roman" w:cs="Times New Roman"/>
            <w:sz w:val="24"/>
            <w:szCs w:val="24"/>
          </w:rPr>
          <w:delText>.</w:delText>
        </w:r>
      </w:del>
      <w:r w:rsidRPr="00604EDE">
        <w:rPr>
          <w:rFonts w:ascii="Times New Roman" w:hAnsi="Times New Roman" w:cs="Times New Roman"/>
          <w:sz w:val="24"/>
          <w:szCs w:val="24"/>
        </w:rPr>
        <w:t xml:space="preserve"> </w:t>
      </w:r>
      <w:del w:id="1421" w:author="Caitlin Jeffrey" w:date="2023-07-18T13:48:00Z">
        <w:r w:rsidRPr="00604EDE" w:rsidDel="00C008DD">
          <w:rPr>
            <w:rFonts w:ascii="Times New Roman" w:hAnsi="Times New Roman" w:cs="Times New Roman"/>
            <w:sz w:val="24"/>
            <w:szCs w:val="24"/>
          </w:rPr>
          <w:delText>Bedded pack systems have considerable advantages f</w:delText>
        </w:r>
      </w:del>
      <w:ins w:id="1422" w:author="Caitlin Jeffrey" w:date="2023-07-18T13:48:00Z">
        <w:r w:rsidR="00C008DD">
          <w:rPr>
            <w:rFonts w:ascii="Times New Roman" w:hAnsi="Times New Roman" w:cs="Times New Roman"/>
            <w:sz w:val="24"/>
            <w:szCs w:val="24"/>
          </w:rPr>
          <w:t>F</w:t>
        </w:r>
      </w:ins>
      <w:r w:rsidRPr="00604EDE">
        <w:rPr>
          <w:rFonts w:ascii="Times New Roman" w:hAnsi="Times New Roman" w:cs="Times New Roman"/>
          <w:sz w:val="24"/>
          <w:szCs w:val="24"/>
        </w:rPr>
        <w:t xml:space="preserve">rom </w:t>
      </w:r>
      <w:ins w:id="1423" w:author="Caitlin Jeffrey" w:date="2023-07-18T13:48:00Z">
        <w:r w:rsidR="00C008DD">
          <w:rPr>
            <w:rFonts w:ascii="Times New Roman" w:hAnsi="Times New Roman" w:cs="Times New Roman"/>
            <w:sz w:val="24"/>
            <w:szCs w:val="24"/>
          </w:rPr>
          <w:t>the</w:t>
        </w:r>
      </w:ins>
      <w:del w:id="1424" w:author="Caitlin Jeffrey" w:date="2023-07-18T13:48:00Z">
        <w:r w:rsidRPr="00604EDE" w:rsidDel="00C008DD">
          <w:rPr>
            <w:rFonts w:ascii="Times New Roman" w:hAnsi="Times New Roman" w:cs="Times New Roman"/>
            <w:sz w:val="24"/>
            <w:szCs w:val="24"/>
          </w:rPr>
          <w:delText>a</w:delText>
        </w:r>
      </w:del>
      <w:r w:rsidRPr="00604EDE">
        <w:rPr>
          <w:rFonts w:ascii="Times New Roman" w:hAnsi="Times New Roman" w:cs="Times New Roman"/>
          <w:sz w:val="24"/>
          <w:szCs w:val="24"/>
        </w:rPr>
        <w:t xml:space="preserve"> </w:t>
      </w:r>
      <w:del w:id="1425" w:author="Caitlin Jeffrey" w:date="2023-07-18T13:48:00Z">
        <w:r w:rsidRPr="00604EDE" w:rsidDel="00C008DD">
          <w:rPr>
            <w:rFonts w:ascii="Times New Roman" w:hAnsi="Times New Roman" w:cs="Times New Roman"/>
            <w:sz w:val="24"/>
            <w:szCs w:val="24"/>
          </w:rPr>
          <w:delText xml:space="preserve">welfare </w:delText>
        </w:r>
      </w:del>
      <w:r w:rsidRPr="00604EDE">
        <w:rPr>
          <w:rFonts w:ascii="Times New Roman" w:hAnsi="Times New Roman" w:cs="Times New Roman"/>
          <w:sz w:val="24"/>
          <w:szCs w:val="24"/>
        </w:rPr>
        <w:t>perspective</w:t>
      </w:r>
      <w:ins w:id="1426" w:author="Caitlin Jeffrey" w:date="2023-07-18T13:49:00Z">
        <w:r w:rsidR="00C008DD">
          <w:rPr>
            <w:rFonts w:ascii="Times New Roman" w:hAnsi="Times New Roman" w:cs="Times New Roman"/>
            <w:sz w:val="24"/>
            <w:szCs w:val="24"/>
          </w:rPr>
          <w:t xml:space="preserve"> of animal welfare</w:t>
        </w:r>
      </w:ins>
      <w:r w:rsidRPr="00604EDE">
        <w:rPr>
          <w:rFonts w:ascii="Times New Roman" w:hAnsi="Times New Roman" w:cs="Times New Roman"/>
          <w:sz w:val="24"/>
          <w:szCs w:val="24"/>
        </w:rPr>
        <w:t xml:space="preserve">, </w:t>
      </w:r>
      <w:del w:id="1427" w:author="Caitlin Jeffrey" w:date="2023-07-18T13:49:00Z">
        <w:r w:rsidRPr="00604EDE" w:rsidDel="00FC1D7E">
          <w:rPr>
            <w:rFonts w:ascii="Times New Roman" w:hAnsi="Times New Roman" w:cs="Times New Roman"/>
            <w:sz w:val="24"/>
            <w:szCs w:val="24"/>
          </w:rPr>
          <w:delText>as it</w:delText>
        </w:r>
      </w:del>
      <w:ins w:id="1428" w:author="Caitlin Jeffrey" w:date="2023-07-18T13:49:00Z">
        <w:r w:rsidR="00FC1D7E">
          <w:rPr>
            <w:rFonts w:ascii="Times New Roman" w:hAnsi="Times New Roman" w:cs="Times New Roman"/>
            <w:sz w:val="24"/>
            <w:szCs w:val="24"/>
          </w:rPr>
          <w:t>bedded packs</w:t>
        </w:r>
      </w:ins>
      <w:r w:rsidRPr="00604EDE">
        <w:rPr>
          <w:rFonts w:ascii="Times New Roman" w:hAnsi="Times New Roman" w:cs="Times New Roman"/>
          <w:sz w:val="24"/>
          <w:szCs w:val="24"/>
        </w:rPr>
        <w:t xml:space="preserve"> provide</w:t>
      </w:r>
      <w:del w:id="1429" w:author="Caitlin Jeffrey" w:date="2023-07-18T13:49:00Z">
        <w:r w:rsidRPr="00604EDE" w:rsidDel="00FC1D7E">
          <w:rPr>
            <w:rFonts w:ascii="Times New Roman" w:hAnsi="Times New Roman" w:cs="Times New Roman"/>
            <w:sz w:val="24"/>
            <w:szCs w:val="24"/>
          </w:rPr>
          <w:delText>s</w:delText>
        </w:r>
      </w:del>
      <w:r w:rsidRPr="00604EDE">
        <w:rPr>
          <w:rFonts w:ascii="Times New Roman" w:hAnsi="Times New Roman" w:cs="Times New Roman"/>
          <w:sz w:val="24"/>
          <w:szCs w:val="24"/>
        </w:rPr>
        <w:t xml:space="preserve"> a housing option that do</w:t>
      </w:r>
      <w:ins w:id="1430" w:author="Caitlin Jeffrey" w:date="2023-07-18T13:46:00Z">
        <w:r w:rsidR="001C5917">
          <w:rPr>
            <w:rFonts w:ascii="Times New Roman" w:hAnsi="Times New Roman" w:cs="Times New Roman"/>
            <w:sz w:val="24"/>
            <w:szCs w:val="24"/>
          </w:rPr>
          <w:t>es not</w:t>
        </w:r>
      </w:ins>
      <w:del w:id="1431" w:author="Caitlin Jeffrey" w:date="2023-07-18T13:46:00Z">
        <w:r w:rsidRPr="00604EDE" w:rsidDel="001C5917">
          <w:rPr>
            <w:rFonts w:ascii="Times New Roman" w:hAnsi="Times New Roman" w:cs="Times New Roman"/>
            <w:sz w:val="24"/>
            <w:szCs w:val="24"/>
          </w:rPr>
          <w:delText>esn’t</w:delText>
        </w:r>
      </w:del>
      <w:r w:rsidRPr="00604EDE">
        <w:rPr>
          <w:rFonts w:ascii="Times New Roman" w:hAnsi="Times New Roman" w:cs="Times New Roman"/>
          <w:sz w:val="24"/>
          <w:szCs w:val="24"/>
        </w:rPr>
        <w:t xml:space="preserve"> restrict animal movement, which is an issue of growing concern for both producers and the general public </w:t>
      </w:r>
      <w:del w:id="1432" w:author="Caitlin Jeffrey" w:date="2023-08-03T11:13:00Z">
        <w:r w:rsidRPr="00604EDE" w:rsidDel="00093CAD">
          <w:rPr>
            <w:rFonts w:ascii="Times New Roman" w:hAnsi="Times New Roman" w:cs="Times New Roman"/>
            <w:sz w:val="24"/>
            <w:szCs w:val="24"/>
          </w:rPr>
          <w:delText>(Barkema et al., 2015)</w:delText>
        </w:r>
      </w:del>
      <w:r w:rsidR="00093CAD">
        <w:rPr>
          <w:rFonts w:ascii="Times New Roman" w:hAnsi="Times New Roman" w:cs="Times New Roman"/>
          <w:sz w:val="24"/>
          <w:szCs w:val="24"/>
        </w:rPr>
        <w:fldChar w:fldCharType="begin">
          <w:fldData xml:space="preserve">PEVuZE5vdGU+PENpdGU+PEF1dGhvcj5CYXJrZW1hPC9BdXRob3I+PFllYXI+MjAxNTwvWWVhcj48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</w:fldData>
        </w:fldChar>
      </w:r>
      <w:r w:rsidR="00093CAD">
        <w:rPr>
          <w:rFonts w:ascii="Times New Roman" w:hAnsi="Times New Roman" w:cs="Times New Roman"/>
          <w:sz w:val="24"/>
          <w:szCs w:val="24"/>
        </w:rPr>
        <w:instrText xml:space="preserve"> ADDIN EN.CITE </w:instrText>
      </w:r>
      <w:r w:rsidR="00093CAD">
        <w:rPr>
          <w:rFonts w:ascii="Times New Roman" w:hAnsi="Times New Roman" w:cs="Times New Roman"/>
          <w:sz w:val="24"/>
          <w:szCs w:val="24"/>
        </w:rPr>
        <w:fldChar w:fldCharType="begin">
          <w:fldData xml:space="preserve">PEVuZE5vdGU+PENpdGU+PEF1dGhvcj5CYXJrZW1hPC9BdXRob3I+PFllYXI+MjAxNTwvWWVhcj48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</w:fldData>
        </w:fldChar>
      </w:r>
      <w:r w:rsidR="00093CAD">
        <w:rPr>
          <w:rFonts w:ascii="Times New Roman" w:hAnsi="Times New Roman" w:cs="Times New Roman"/>
          <w:sz w:val="24"/>
          <w:szCs w:val="24"/>
        </w:rPr>
        <w:instrText xml:space="preserve"> ADDIN EN.CITE.DATA </w:instrText>
      </w:r>
      <w:r w:rsidR="00093CAD">
        <w:rPr>
          <w:rFonts w:ascii="Times New Roman" w:hAnsi="Times New Roman" w:cs="Times New Roman"/>
          <w:sz w:val="24"/>
          <w:szCs w:val="24"/>
        </w:rPr>
      </w:r>
      <w:r w:rsidR="00093CAD">
        <w:rPr>
          <w:rFonts w:ascii="Times New Roman" w:hAnsi="Times New Roman" w:cs="Times New Roman"/>
          <w:sz w:val="24"/>
          <w:szCs w:val="24"/>
        </w:rPr>
        <w:fldChar w:fldCharType="end"/>
      </w:r>
      <w:r w:rsidR="00093CAD">
        <w:rPr>
          <w:rFonts w:ascii="Times New Roman" w:hAnsi="Times New Roman" w:cs="Times New Roman"/>
          <w:sz w:val="24"/>
          <w:szCs w:val="24"/>
        </w:rPr>
      </w:r>
      <w:r w:rsidR="00093CAD">
        <w:rPr>
          <w:rFonts w:ascii="Times New Roman" w:hAnsi="Times New Roman" w:cs="Times New Roman"/>
          <w:sz w:val="24"/>
          <w:szCs w:val="24"/>
        </w:rPr>
        <w:fldChar w:fldCharType="separate"/>
      </w:r>
      <w:r w:rsidR="00093CAD">
        <w:rPr>
          <w:rFonts w:ascii="Times New Roman" w:hAnsi="Times New Roman" w:cs="Times New Roman"/>
          <w:noProof/>
          <w:sz w:val="24"/>
          <w:szCs w:val="24"/>
        </w:rPr>
        <w:t>(Barkema et al. 2015)</w:t>
      </w:r>
      <w:r w:rsidR="00093CAD">
        <w:rPr>
          <w:rFonts w:ascii="Times New Roman" w:hAnsi="Times New Roman" w:cs="Times New Roman"/>
          <w:sz w:val="24"/>
          <w:szCs w:val="24"/>
        </w:rPr>
        <w:fldChar w:fldCharType="end"/>
      </w:r>
      <w:r w:rsidRPr="00604EDE">
        <w:rPr>
          <w:rFonts w:ascii="Times New Roman" w:hAnsi="Times New Roman" w:cs="Times New Roman"/>
          <w:sz w:val="24"/>
          <w:szCs w:val="24"/>
        </w:rPr>
        <w:t xml:space="preserve">. Additionally, bedded packs are designed for cow comfort </w:t>
      </w:r>
      <w:del w:id="1433" w:author="Caitlin Jeffrey" w:date="2023-08-03T11:14:00Z">
        <w:r w:rsidRPr="00604EDE" w:rsidDel="00FA13BE">
          <w:rPr>
            <w:rFonts w:ascii="Times New Roman" w:hAnsi="Times New Roman" w:cs="Times New Roman"/>
            <w:sz w:val="24"/>
            <w:szCs w:val="24"/>
          </w:rPr>
          <w:delText>(Barberg and Endres 2007, Bewley et al. 2017)</w:delText>
        </w:r>
      </w:del>
      <w:r w:rsidR="00FA13BE">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UmVjTnVtPjYwMzwvUmVjTnVtPjxEaXNwbGF5VGV4dD4oQmFyYmVyZyBldCBhbC4gMjAwN2I7IEJl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</w:fldData>
        </w:fldChar>
      </w:r>
      <w:r w:rsidR="00FA13BE">
        <w:rPr>
          <w:rFonts w:ascii="Times New Roman" w:hAnsi="Times New Roman" w:cs="Times New Roman"/>
          <w:sz w:val="24"/>
          <w:szCs w:val="24"/>
        </w:rPr>
        <w:instrText xml:space="preserve"> ADDIN EN.CITE </w:instrText>
      </w:r>
      <w:r w:rsidR="00FA13BE">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UmVjTnVtPjYwMzwvUmVjTnVtPjxEaXNwbGF5VGV4dD4oQmFyYmVyZyBldCBhbC4gMjAwN2I7IEJl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</w:fldData>
        </w:fldChar>
      </w:r>
      <w:r w:rsidR="00FA13BE">
        <w:rPr>
          <w:rFonts w:ascii="Times New Roman" w:hAnsi="Times New Roman" w:cs="Times New Roman"/>
          <w:sz w:val="24"/>
          <w:szCs w:val="24"/>
        </w:rPr>
        <w:instrText xml:space="preserve"> ADDIN EN.CITE.DATA </w:instrText>
      </w:r>
      <w:r w:rsidR="00FA13BE">
        <w:rPr>
          <w:rFonts w:ascii="Times New Roman" w:hAnsi="Times New Roman" w:cs="Times New Roman"/>
          <w:sz w:val="24"/>
          <w:szCs w:val="24"/>
        </w:rPr>
      </w:r>
      <w:r w:rsidR="00FA13BE">
        <w:rPr>
          <w:rFonts w:ascii="Times New Roman" w:hAnsi="Times New Roman" w:cs="Times New Roman"/>
          <w:sz w:val="24"/>
          <w:szCs w:val="24"/>
        </w:rPr>
        <w:fldChar w:fldCharType="end"/>
      </w:r>
      <w:r w:rsidR="00FA13BE">
        <w:rPr>
          <w:rFonts w:ascii="Times New Roman" w:hAnsi="Times New Roman" w:cs="Times New Roman"/>
          <w:sz w:val="24"/>
          <w:szCs w:val="24"/>
        </w:rPr>
      </w:r>
      <w:r w:rsidR="00FA13BE">
        <w:rPr>
          <w:rFonts w:ascii="Times New Roman" w:hAnsi="Times New Roman" w:cs="Times New Roman"/>
          <w:sz w:val="24"/>
          <w:szCs w:val="24"/>
        </w:rPr>
        <w:fldChar w:fldCharType="separate"/>
      </w:r>
      <w:r w:rsidR="00FA13BE">
        <w:rPr>
          <w:rFonts w:ascii="Times New Roman" w:hAnsi="Times New Roman" w:cs="Times New Roman"/>
          <w:noProof/>
          <w:sz w:val="24"/>
          <w:szCs w:val="24"/>
        </w:rPr>
        <w:t>(Barberg et al. 2007b; Bewley et al. 2012)</w:t>
      </w:r>
      <w:r w:rsidR="00FA13BE">
        <w:rPr>
          <w:rFonts w:ascii="Times New Roman" w:hAnsi="Times New Roman" w:cs="Times New Roman"/>
          <w:sz w:val="24"/>
          <w:szCs w:val="24"/>
        </w:rPr>
        <w:fldChar w:fldCharType="end"/>
      </w:r>
      <w:r w:rsidRPr="00604EDE">
        <w:rPr>
          <w:rFonts w:ascii="Times New Roman" w:hAnsi="Times New Roman" w:cs="Times New Roman"/>
          <w:sz w:val="24"/>
          <w:szCs w:val="24"/>
        </w:rPr>
        <w:t>, and prevalence of lameness, foot, and leg injuries in bedded pack systems have been found to be significantly less than tiestall</w:t>
      </w:r>
      <w:del w:id="1434" w:author="Caitlin Jeffrey" w:date="2023-07-18T13:49:00Z">
        <w:r w:rsidRPr="00604EDE" w:rsidDel="00E00F43">
          <w:rPr>
            <w:rFonts w:ascii="Times New Roman" w:hAnsi="Times New Roman" w:cs="Times New Roman"/>
            <w:sz w:val="24"/>
            <w:szCs w:val="24"/>
          </w:rPr>
          <w:delText>s</w:delText>
        </w:r>
      </w:del>
      <w:r w:rsidRPr="00604EDE">
        <w:rPr>
          <w:rFonts w:ascii="Times New Roman" w:hAnsi="Times New Roman" w:cs="Times New Roman"/>
          <w:sz w:val="24"/>
          <w:szCs w:val="24"/>
        </w:rPr>
        <w:t xml:space="preserve"> and freestall</w:t>
      </w:r>
      <w:ins w:id="1435" w:author="Caitlin Jeffrey" w:date="2023-07-18T13:49:00Z">
        <w:r w:rsidR="00E00F43">
          <w:rPr>
            <w:rFonts w:ascii="Times New Roman" w:hAnsi="Times New Roman" w:cs="Times New Roman"/>
            <w:sz w:val="24"/>
            <w:szCs w:val="24"/>
          </w:rPr>
          <w:t xml:space="preserve"> barns</w:t>
        </w:r>
      </w:ins>
      <w:del w:id="1436" w:author="Caitlin Jeffrey" w:date="2023-07-18T13:49:00Z">
        <w:r w:rsidRPr="00604EDE" w:rsidDel="00E00F43">
          <w:rPr>
            <w:rFonts w:ascii="Times New Roman" w:hAnsi="Times New Roman" w:cs="Times New Roman"/>
            <w:sz w:val="24"/>
            <w:szCs w:val="24"/>
          </w:rPr>
          <w:delText>s</w:delText>
        </w:r>
      </w:del>
      <w:r w:rsidRPr="00604EDE">
        <w:rPr>
          <w:rFonts w:ascii="Times New Roman" w:hAnsi="Times New Roman" w:cs="Times New Roman"/>
          <w:sz w:val="24"/>
          <w:szCs w:val="24"/>
        </w:rPr>
        <w:t xml:space="preserve"> </w:t>
      </w:r>
      <w:del w:id="1437" w:author="Caitlin Jeffrey" w:date="2023-08-03T11:18:00Z">
        <w:r w:rsidRPr="00604EDE" w:rsidDel="00B43D4B">
          <w:rPr>
            <w:rFonts w:ascii="Times New Roman" w:hAnsi="Times New Roman" w:cs="Times New Roman"/>
            <w:sz w:val="24"/>
            <w:szCs w:val="24"/>
          </w:rPr>
          <w:delText>(Barberg and Endres, 2007, Lobeck et al. 2011, Burgstaller et al. 2016)</w:delText>
        </w:r>
      </w:del>
      <w:r w:rsidR="00F664C8">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UmVjTnVtPjYwMzwvUmVjTnVtPjxEaXNwbGF5VGV4dD4oQmFyYmVyZyBldCBhbC4gMjAwN2I7IExv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</w:fldData>
        </w:fldChar>
      </w:r>
      <w:r w:rsidR="00B43D4B">
        <w:rPr>
          <w:rFonts w:ascii="Times New Roman" w:hAnsi="Times New Roman" w:cs="Times New Roman"/>
          <w:sz w:val="24"/>
          <w:szCs w:val="24"/>
        </w:rPr>
        <w:instrText xml:space="preserve"> ADDIN EN.CITE </w:instrText>
      </w:r>
      <w:r w:rsidR="00B43D4B">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UmVjTnVtPjYwMzwvUmVjTnVtPjxEaXNwbGF5VGV4dD4oQmFyYmVyZyBldCBhbC4gMjAwN2I7IExv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</w:fldData>
        </w:fldChar>
      </w:r>
      <w:r w:rsidR="00B43D4B">
        <w:rPr>
          <w:rFonts w:ascii="Times New Roman" w:hAnsi="Times New Roman" w:cs="Times New Roman"/>
          <w:sz w:val="24"/>
          <w:szCs w:val="24"/>
        </w:rPr>
        <w:instrText xml:space="preserve"> ADDIN EN.CITE.DATA </w:instrText>
      </w:r>
      <w:r w:rsidR="00B43D4B">
        <w:rPr>
          <w:rFonts w:ascii="Times New Roman" w:hAnsi="Times New Roman" w:cs="Times New Roman"/>
          <w:sz w:val="24"/>
          <w:szCs w:val="24"/>
        </w:rPr>
      </w:r>
      <w:r w:rsidR="00B43D4B">
        <w:rPr>
          <w:rFonts w:ascii="Times New Roman" w:hAnsi="Times New Roman" w:cs="Times New Roman"/>
          <w:sz w:val="24"/>
          <w:szCs w:val="24"/>
        </w:rPr>
        <w:fldChar w:fldCharType="end"/>
      </w:r>
      <w:r w:rsidR="00F664C8">
        <w:rPr>
          <w:rFonts w:ascii="Times New Roman" w:hAnsi="Times New Roman" w:cs="Times New Roman"/>
          <w:sz w:val="24"/>
          <w:szCs w:val="24"/>
        </w:rPr>
      </w:r>
      <w:r w:rsidR="00F664C8">
        <w:rPr>
          <w:rFonts w:ascii="Times New Roman" w:hAnsi="Times New Roman" w:cs="Times New Roman"/>
          <w:sz w:val="24"/>
          <w:szCs w:val="24"/>
        </w:rPr>
        <w:fldChar w:fldCharType="separate"/>
      </w:r>
      <w:r w:rsidR="00B43D4B">
        <w:rPr>
          <w:rFonts w:ascii="Times New Roman" w:hAnsi="Times New Roman" w:cs="Times New Roman"/>
          <w:noProof/>
          <w:sz w:val="24"/>
          <w:szCs w:val="24"/>
        </w:rPr>
        <w:t>(Barberg et al. 2007b; Lobeck et al. 2011; Burgstaller et al. 2016)</w:t>
      </w:r>
      <w:r w:rsidR="00F664C8">
        <w:rPr>
          <w:rFonts w:ascii="Times New Roman" w:hAnsi="Times New Roman" w:cs="Times New Roman"/>
          <w:sz w:val="24"/>
          <w:szCs w:val="24"/>
        </w:rPr>
        <w:fldChar w:fldCharType="end"/>
      </w:r>
      <w:r w:rsidRPr="00604EDE">
        <w:rPr>
          <w:rFonts w:ascii="Times New Roman" w:hAnsi="Times New Roman" w:cs="Times New Roman"/>
          <w:sz w:val="24"/>
          <w:szCs w:val="24"/>
        </w:rPr>
        <w:t xml:space="preserve">. The relationship between decreased milk production and lameness is well documented </w:t>
      </w:r>
      <w:del w:id="1438" w:author="Caitlin Jeffrey" w:date="2023-08-03T11:21:00Z">
        <w:r w:rsidRPr="00604EDE" w:rsidDel="004E63BC">
          <w:rPr>
            <w:rFonts w:ascii="Times New Roman" w:hAnsi="Times New Roman" w:cs="Times New Roman"/>
            <w:sz w:val="24"/>
            <w:szCs w:val="24"/>
          </w:rPr>
          <w:delText>(Warnick et al. 2001, Green et al. 2002)</w:delText>
        </w:r>
      </w:del>
      <w:r w:rsidR="002F6FFF">
        <w:rPr>
          <w:rFonts w:ascii="Times New Roman" w:hAnsi="Times New Roman" w:cs="Times New Roman"/>
          <w:sz w:val="24"/>
          <w:szCs w:val="24"/>
        </w:rPr>
        <w:fldChar w:fldCharType="begin">
          <w:fldData xml:space="preserve">PEVuZE5vdGU+PENpdGU+PEF1dGhvcj5HcmVlbjwvQXV0aG9yPjxZZWFyPjIwMDI8L1llYXI+PFJl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</w:fldData>
        </w:fldChar>
      </w:r>
      <w:r w:rsidR="002F6FFF">
        <w:rPr>
          <w:rFonts w:ascii="Times New Roman" w:hAnsi="Times New Roman" w:cs="Times New Roman"/>
          <w:sz w:val="24"/>
          <w:szCs w:val="24"/>
        </w:rPr>
        <w:instrText xml:space="preserve"> ADDIN EN.CITE </w:instrText>
      </w:r>
      <w:r w:rsidR="002F6FFF">
        <w:rPr>
          <w:rFonts w:ascii="Times New Roman" w:hAnsi="Times New Roman" w:cs="Times New Roman"/>
          <w:sz w:val="24"/>
          <w:szCs w:val="24"/>
        </w:rPr>
        <w:fldChar w:fldCharType="begin">
          <w:fldData xml:space="preserve">PEVuZE5vdGU+PENpdGU+PEF1dGhvcj5HcmVlbjwvQXV0aG9yPjxZZWFyPjIwMDI8L1llYXI+PFJl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</w:fldData>
        </w:fldChar>
      </w:r>
      <w:r w:rsidR="002F6FFF">
        <w:rPr>
          <w:rFonts w:ascii="Times New Roman" w:hAnsi="Times New Roman" w:cs="Times New Roman"/>
          <w:sz w:val="24"/>
          <w:szCs w:val="24"/>
        </w:rPr>
        <w:instrText xml:space="preserve"> ADDIN EN.CITE.DATA </w:instrText>
      </w:r>
      <w:r w:rsidR="002F6FFF">
        <w:rPr>
          <w:rFonts w:ascii="Times New Roman" w:hAnsi="Times New Roman" w:cs="Times New Roman"/>
          <w:sz w:val="24"/>
          <w:szCs w:val="24"/>
        </w:rPr>
      </w:r>
      <w:r w:rsidR="002F6FFF">
        <w:rPr>
          <w:rFonts w:ascii="Times New Roman" w:hAnsi="Times New Roman" w:cs="Times New Roman"/>
          <w:sz w:val="24"/>
          <w:szCs w:val="24"/>
        </w:rPr>
        <w:fldChar w:fldCharType="end"/>
      </w:r>
      <w:r w:rsidR="002F6FFF">
        <w:rPr>
          <w:rFonts w:ascii="Times New Roman" w:hAnsi="Times New Roman" w:cs="Times New Roman"/>
          <w:sz w:val="24"/>
          <w:szCs w:val="24"/>
        </w:rPr>
      </w:r>
      <w:r w:rsidR="002F6FFF">
        <w:rPr>
          <w:rFonts w:ascii="Times New Roman" w:hAnsi="Times New Roman" w:cs="Times New Roman"/>
          <w:sz w:val="24"/>
          <w:szCs w:val="24"/>
        </w:rPr>
        <w:fldChar w:fldCharType="separate"/>
      </w:r>
      <w:r w:rsidR="002F6FFF">
        <w:rPr>
          <w:rFonts w:ascii="Times New Roman" w:hAnsi="Times New Roman" w:cs="Times New Roman"/>
          <w:noProof/>
          <w:sz w:val="24"/>
          <w:szCs w:val="24"/>
        </w:rPr>
        <w:t>(Warnick et al. 2001; Green et al. 2002)</w:t>
      </w:r>
      <w:r w:rsidR="002F6FFF">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t>
      </w:r>
      <w:del w:id="1439" w:author="Caitlin Jeffrey" w:date="2023-07-18T13:50:00Z">
        <w:r w:rsidRPr="00604EDE" w:rsidDel="005C6832">
          <w:rPr>
            <w:rFonts w:ascii="Times New Roman" w:hAnsi="Times New Roman" w:cs="Times New Roman"/>
            <w:sz w:val="24"/>
            <w:szCs w:val="24"/>
          </w:rPr>
          <w:delText>so there is a</w:delText>
        </w:r>
      </w:del>
      <w:ins w:id="1440" w:author="Caitlin Jeffrey" w:date="2023-07-18T13:50:00Z">
        <w:r w:rsidR="005C6832">
          <w:rPr>
            <w:rFonts w:ascii="Times New Roman" w:hAnsi="Times New Roman" w:cs="Times New Roman"/>
            <w:sz w:val="24"/>
            <w:szCs w:val="24"/>
          </w:rPr>
          <w:t>leading to an additional</w:t>
        </w:r>
      </w:ins>
      <w:del w:id="1441" w:author="Caitlin Jeffrey" w:date="2023-07-18T13:50:00Z">
        <w:r w:rsidRPr="00604EDE" w:rsidDel="00CA3591">
          <w:rPr>
            <w:rFonts w:ascii="Times New Roman" w:hAnsi="Times New Roman" w:cs="Times New Roman"/>
            <w:sz w:val="24"/>
            <w:szCs w:val="24"/>
          </w:rPr>
          <w:delText xml:space="preserve">n additional </w:delText>
        </w:r>
      </w:del>
      <w:del w:id="1442" w:author="Caitlin Jeffrey" w:date="2023-07-18T13:51:00Z">
        <w:r w:rsidRPr="00604EDE" w:rsidDel="005C6832">
          <w:rPr>
            <w:rFonts w:ascii="Times New Roman" w:hAnsi="Times New Roman" w:cs="Times New Roman"/>
            <w:sz w:val="24"/>
            <w:szCs w:val="24"/>
          </w:rPr>
          <w:delText>financial</w:delText>
        </w:r>
      </w:del>
      <w:r w:rsidRPr="00604EDE">
        <w:rPr>
          <w:rFonts w:ascii="Times New Roman" w:hAnsi="Times New Roman" w:cs="Times New Roman"/>
          <w:sz w:val="24"/>
          <w:szCs w:val="24"/>
        </w:rPr>
        <w:t xml:space="preserve"> incentive for </w:t>
      </w:r>
      <w:del w:id="1443" w:author="Caitlin Jeffrey" w:date="2023-07-18T13:51:00Z">
        <w:r w:rsidRPr="00604EDE" w:rsidDel="00CD5041">
          <w:rPr>
            <w:rFonts w:ascii="Times New Roman" w:hAnsi="Times New Roman" w:cs="Times New Roman"/>
            <w:sz w:val="24"/>
            <w:szCs w:val="24"/>
          </w:rPr>
          <w:delText xml:space="preserve">dairy producers to decrease </w:delText>
        </w:r>
      </w:del>
      <w:ins w:id="1444" w:author="Caitlin Jeffrey" w:date="2023-07-18T13:51:00Z">
        <w:r w:rsidR="00CD5041">
          <w:rPr>
            <w:rFonts w:ascii="Times New Roman" w:hAnsi="Times New Roman" w:cs="Times New Roman"/>
            <w:sz w:val="24"/>
            <w:szCs w:val="24"/>
          </w:rPr>
          <w:t xml:space="preserve">minimizing </w:t>
        </w:r>
      </w:ins>
      <w:r w:rsidRPr="00604EDE">
        <w:rPr>
          <w:rFonts w:ascii="Times New Roman" w:hAnsi="Times New Roman" w:cs="Times New Roman"/>
          <w:sz w:val="24"/>
          <w:szCs w:val="24"/>
        </w:rPr>
        <w:t xml:space="preserve">the prevalence of lameness in </w:t>
      </w:r>
      <w:del w:id="1445" w:author="Caitlin Jeffrey" w:date="2023-07-18T13:51:00Z">
        <w:r w:rsidRPr="00604EDE" w:rsidDel="00CD5041">
          <w:rPr>
            <w:rFonts w:ascii="Times New Roman" w:hAnsi="Times New Roman" w:cs="Times New Roman"/>
            <w:sz w:val="24"/>
            <w:szCs w:val="24"/>
          </w:rPr>
          <w:delText xml:space="preserve">their </w:delText>
        </w:r>
      </w:del>
      <w:ins w:id="1446" w:author="Caitlin Jeffrey" w:date="2023-07-18T13:51:00Z">
        <w:r w:rsidR="00CD5041">
          <w:rPr>
            <w:rFonts w:ascii="Times New Roman" w:hAnsi="Times New Roman" w:cs="Times New Roman"/>
            <w:sz w:val="24"/>
            <w:szCs w:val="24"/>
          </w:rPr>
          <w:t>a</w:t>
        </w:r>
        <w:r w:rsidR="00CD5041"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herd. Lastly, manure management and environmental stewardship is a top concern for both dairy producers and the general public </w:t>
      </w:r>
      <w:r w:rsidR="00A829A0">
        <w:rPr>
          <w:rFonts w:ascii="Times New Roman" w:hAnsi="Times New Roman" w:cs="Times New Roman"/>
          <w:sz w:val="24"/>
          <w:szCs w:val="24"/>
        </w:rPr>
        <w:fldChar w:fldCharType="begin">
          <w:fldData xml:space="preserve">PEVuZE5vdGU+PENpdGU+PEF1dGhvcj5Ib2xseTwvQXV0aG9yPjxZZWFyPjIwMTg8L1llYXI+PFJl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</w:fldData>
        </w:fldChar>
      </w:r>
      <w:r w:rsidR="00A829A0">
        <w:rPr>
          <w:rFonts w:ascii="Times New Roman" w:hAnsi="Times New Roman" w:cs="Times New Roman"/>
          <w:sz w:val="24"/>
          <w:szCs w:val="24"/>
        </w:rPr>
        <w:instrText xml:space="preserve"> ADDIN EN.CITE </w:instrText>
      </w:r>
      <w:r w:rsidR="00A829A0">
        <w:rPr>
          <w:rFonts w:ascii="Times New Roman" w:hAnsi="Times New Roman" w:cs="Times New Roman"/>
          <w:sz w:val="24"/>
          <w:szCs w:val="24"/>
        </w:rPr>
        <w:fldChar w:fldCharType="begin">
          <w:fldData xml:space="preserve">PEVuZE5vdGU+PENpdGU+PEF1dGhvcj5Ib2xseTwvQXV0aG9yPjxZZWFyPjIwMTg8L1llYXI+PFJl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</w:fldData>
        </w:fldChar>
      </w:r>
      <w:r w:rsidR="00A829A0">
        <w:rPr>
          <w:rFonts w:ascii="Times New Roman" w:hAnsi="Times New Roman" w:cs="Times New Roman"/>
          <w:sz w:val="24"/>
          <w:szCs w:val="24"/>
        </w:rPr>
        <w:instrText xml:space="preserve"> ADDIN EN.CITE.DATA </w:instrText>
      </w:r>
      <w:r w:rsidR="00A829A0">
        <w:rPr>
          <w:rFonts w:ascii="Times New Roman" w:hAnsi="Times New Roman" w:cs="Times New Roman"/>
          <w:sz w:val="24"/>
          <w:szCs w:val="24"/>
        </w:rPr>
      </w:r>
      <w:r w:rsidR="00A829A0">
        <w:rPr>
          <w:rFonts w:ascii="Times New Roman" w:hAnsi="Times New Roman" w:cs="Times New Roman"/>
          <w:sz w:val="24"/>
          <w:szCs w:val="24"/>
        </w:rPr>
        <w:fldChar w:fldCharType="end"/>
      </w:r>
      <w:r w:rsidR="00A829A0">
        <w:rPr>
          <w:rFonts w:ascii="Times New Roman" w:hAnsi="Times New Roman" w:cs="Times New Roman"/>
          <w:sz w:val="24"/>
          <w:szCs w:val="24"/>
        </w:rPr>
      </w:r>
      <w:r w:rsidR="00A829A0">
        <w:rPr>
          <w:rFonts w:ascii="Times New Roman" w:hAnsi="Times New Roman" w:cs="Times New Roman"/>
          <w:sz w:val="24"/>
          <w:szCs w:val="24"/>
        </w:rPr>
        <w:fldChar w:fldCharType="separate"/>
      </w:r>
      <w:r w:rsidR="00A829A0">
        <w:rPr>
          <w:rFonts w:ascii="Times New Roman" w:hAnsi="Times New Roman" w:cs="Times New Roman"/>
          <w:noProof/>
          <w:sz w:val="24"/>
          <w:szCs w:val="24"/>
        </w:rPr>
        <w:t>(Holly et al. 2018)</w:t>
      </w:r>
      <w:r w:rsidR="00A829A0">
        <w:rPr>
          <w:rFonts w:ascii="Times New Roman" w:hAnsi="Times New Roman" w:cs="Times New Roman"/>
          <w:sz w:val="24"/>
          <w:szCs w:val="24"/>
        </w:rPr>
        <w:fldChar w:fldCharType="end"/>
      </w:r>
      <w:del w:id="1447" w:author="Caitlin Jeffrey" w:date="2023-08-03T11:26:00Z">
        <w:r w:rsidRPr="00604EDE" w:rsidDel="00A829A0">
          <w:rPr>
            <w:rFonts w:ascii="Times New Roman" w:hAnsi="Times New Roman" w:cs="Times New Roman"/>
            <w:sz w:val="24"/>
            <w:szCs w:val="24"/>
          </w:rPr>
          <w:delText>(Holly et al., 2018)</w:delText>
        </w:r>
      </w:del>
      <w:r w:rsidRPr="00604EDE">
        <w:rPr>
          <w:rFonts w:ascii="Times New Roman" w:hAnsi="Times New Roman" w:cs="Times New Roman"/>
          <w:sz w:val="24"/>
          <w:szCs w:val="24"/>
        </w:rPr>
        <w:t xml:space="preserve">. </w:t>
      </w:r>
      <w:ins w:id="1448" w:author="Caitlin Jeffrey" w:date="2023-08-01T14:25:00Z">
        <w:r w:rsidR="000C43B5" w:rsidRPr="000C43B5">
          <w:rPr>
            <w:rFonts w:ascii="Times New Roman" w:hAnsi="Times New Roman" w:cs="Times New Roman"/>
            <w:sz w:val="24"/>
            <w:szCs w:val="24"/>
          </w:rPr>
          <w:t>Anecdotally, the five bedded pack producers enrolled in the study were pleased with</w:t>
        </w:r>
      </w:ins>
      <w:ins w:id="1449" w:author="Caitlin Jeffrey" w:date="2023-08-01T14:26:00Z">
        <w:r w:rsidR="002424DA">
          <w:rPr>
            <w:rFonts w:ascii="Times New Roman" w:hAnsi="Times New Roman" w:cs="Times New Roman"/>
            <w:sz w:val="24"/>
            <w:szCs w:val="24"/>
          </w:rPr>
          <w:t xml:space="preserve"> their systems of</w:t>
        </w:r>
      </w:ins>
      <w:ins w:id="1450" w:author="Caitlin Jeffrey" w:date="2023-08-01T14:25:00Z">
        <w:r w:rsidR="000C43B5" w:rsidRPr="000C43B5">
          <w:rPr>
            <w:rFonts w:ascii="Times New Roman" w:hAnsi="Times New Roman" w:cs="Times New Roman"/>
            <w:sz w:val="24"/>
            <w:szCs w:val="24"/>
          </w:rPr>
          <w:t xml:space="preserve"> manure management</w:t>
        </w:r>
      </w:ins>
      <w:ins w:id="1451" w:author="Caitlin Jeffrey" w:date="2023-08-01T14:38:00Z">
        <w:r w:rsidR="00C66F0C">
          <w:rPr>
            <w:rFonts w:ascii="Times New Roman" w:hAnsi="Times New Roman" w:cs="Times New Roman"/>
            <w:sz w:val="24"/>
            <w:szCs w:val="24"/>
          </w:rPr>
          <w:t xml:space="preserve">, </w:t>
        </w:r>
        <w:r w:rsidR="0087215E" w:rsidRPr="000C43B5">
          <w:rPr>
            <w:rFonts w:ascii="Times New Roman" w:hAnsi="Times New Roman" w:cs="Times New Roman"/>
            <w:sz w:val="24"/>
            <w:szCs w:val="24"/>
          </w:rPr>
          <w:t>view</w:t>
        </w:r>
        <w:r w:rsidR="0087215E">
          <w:rPr>
            <w:rFonts w:ascii="Times New Roman" w:hAnsi="Times New Roman" w:cs="Times New Roman"/>
            <w:sz w:val="24"/>
            <w:szCs w:val="24"/>
          </w:rPr>
          <w:t>ing</w:t>
        </w:r>
        <w:r w:rsidR="0087215E" w:rsidRPr="000C43B5">
          <w:rPr>
            <w:rFonts w:ascii="Times New Roman" w:hAnsi="Times New Roman" w:cs="Times New Roman"/>
            <w:sz w:val="24"/>
            <w:szCs w:val="24"/>
          </w:rPr>
          <w:t xml:space="preserve"> their used bedding material and manure </w:t>
        </w:r>
        <w:r w:rsidR="00C66F0C" w:rsidRPr="000C43B5">
          <w:rPr>
            <w:rFonts w:ascii="Times New Roman" w:hAnsi="Times New Roman" w:cs="Times New Roman"/>
            <w:sz w:val="24"/>
            <w:szCs w:val="24"/>
          </w:rPr>
          <w:t>a</w:t>
        </w:r>
        <w:r w:rsidR="0087215E">
          <w:rPr>
            <w:rFonts w:ascii="Times New Roman" w:hAnsi="Times New Roman" w:cs="Times New Roman"/>
            <w:sz w:val="24"/>
            <w:szCs w:val="24"/>
          </w:rPr>
          <w:t>s a</w:t>
        </w:r>
        <w:r w:rsidR="00C66F0C" w:rsidRPr="000C43B5">
          <w:rPr>
            <w:rFonts w:ascii="Times New Roman" w:hAnsi="Times New Roman" w:cs="Times New Roman"/>
            <w:sz w:val="24"/>
            <w:szCs w:val="24"/>
          </w:rPr>
          <w:t xml:space="preserve"> valuable soil amendment and an integral part of their nutrient management plan</w:t>
        </w:r>
      </w:ins>
      <w:ins w:id="1452" w:author="Caitlin Jeffrey" w:date="2023-08-01T14:27:00Z">
        <w:r w:rsidR="00982C75">
          <w:rPr>
            <w:rFonts w:ascii="Times New Roman" w:hAnsi="Times New Roman" w:cs="Times New Roman"/>
            <w:sz w:val="24"/>
            <w:szCs w:val="24"/>
          </w:rPr>
          <w:t>.</w:t>
        </w:r>
      </w:ins>
      <w:ins w:id="1453" w:author="Caitlin Jeffrey" w:date="2023-08-01T14:25:00Z">
        <w:r w:rsidR="000C43B5" w:rsidRPr="000C43B5">
          <w:rPr>
            <w:rFonts w:ascii="Times New Roman" w:hAnsi="Times New Roman" w:cs="Times New Roman"/>
            <w:sz w:val="24"/>
            <w:szCs w:val="24"/>
          </w:rPr>
          <w:t xml:space="preserve"> </w:t>
        </w:r>
      </w:ins>
      <w:ins w:id="1454" w:author="Caitlin Jeffrey" w:date="2023-08-01T14:36:00Z">
        <w:r w:rsidR="00B1302D">
          <w:rPr>
            <w:rFonts w:ascii="Times New Roman" w:hAnsi="Times New Roman" w:cs="Times New Roman"/>
            <w:sz w:val="24"/>
            <w:szCs w:val="24"/>
          </w:rPr>
          <w:t>B</w:t>
        </w:r>
      </w:ins>
      <w:ins w:id="1455" w:author="Caitlin Jeffrey" w:date="2023-08-01T14:26:00Z">
        <w:r w:rsidR="008F038F">
          <w:rPr>
            <w:rFonts w:ascii="Times New Roman" w:hAnsi="Times New Roman" w:cs="Times New Roman"/>
            <w:sz w:val="24"/>
            <w:szCs w:val="24"/>
          </w:rPr>
          <w:t>edded pack</w:t>
        </w:r>
      </w:ins>
      <w:ins w:id="1456" w:author="Caitlin Jeffrey" w:date="2023-08-01T14:36:00Z">
        <w:r w:rsidR="00B1302D">
          <w:rPr>
            <w:rFonts w:ascii="Times New Roman" w:hAnsi="Times New Roman" w:cs="Times New Roman"/>
            <w:sz w:val="24"/>
            <w:szCs w:val="24"/>
          </w:rPr>
          <w:t xml:space="preserve"> systems</w:t>
        </w:r>
      </w:ins>
      <w:ins w:id="1457" w:author="Caitlin Jeffrey" w:date="2023-08-01T14:26:00Z">
        <w:r w:rsidR="008F038F">
          <w:rPr>
            <w:rFonts w:ascii="Times New Roman" w:hAnsi="Times New Roman" w:cs="Times New Roman"/>
            <w:sz w:val="24"/>
            <w:szCs w:val="24"/>
          </w:rPr>
          <w:t xml:space="preserve"> decrease</w:t>
        </w:r>
      </w:ins>
      <w:ins w:id="1458" w:author="Caitlin Jeffrey" w:date="2023-08-01T14:25:00Z">
        <w:r w:rsidR="000C43B5" w:rsidRPr="000C43B5">
          <w:rPr>
            <w:rFonts w:ascii="Times New Roman" w:hAnsi="Times New Roman" w:cs="Times New Roman"/>
            <w:sz w:val="24"/>
            <w:szCs w:val="24"/>
          </w:rPr>
          <w:t xml:space="preserve"> the amount of liquid</w:t>
        </w:r>
      </w:ins>
      <w:ins w:id="1459" w:author="Caitlin Jeffrey" w:date="2023-08-01T14:28:00Z">
        <w:r w:rsidR="00CD1A65">
          <w:rPr>
            <w:rFonts w:ascii="Times New Roman" w:hAnsi="Times New Roman" w:cs="Times New Roman"/>
            <w:sz w:val="24"/>
            <w:szCs w:val="24"/>
          </w:rPr>
          <w:t xml:space="preserve"> manure</w:t>
        </w:r>
      </w:ins>
      <w:ins w:id="1460" w:author="Caitlin Jeffrey" w:date="2023-08-01T14:25:00Z">
        <w:r w:rsidR="000C43B5" w:rsidRPr="000C43B5">
          <w:rPr>
            <w:rFonts w:ascii="Times New Roman" w:hAnsi="Times New Roman" w:cs="Times New Roman"/>
            <w:sz w:val="24"/>
            <w:szCs w:val="24"/>
          </w:rPr>
          <w:t xml:space="preserve"> waste</w:t>
        </w:r>
      </w:ins>
      <w:ins w:id="1461" w:author="Caitlin Jeffrey" w:date="2023-08-01T14:28:00Z">
        <w:r w:rsidR="00357C79">
          <w:rPr>
            <w:rFonts w:ascii="Times New Roman" w:hAnsi="Times New Roman" w:cs="Times New Roman"/>
            <w:sz w:val="24"/>
            <w:szCs w:val="24"/>
          </w:rPr>
          <w:t xml:space="preserve"> </w:t>
        </w:r>
      </w:ins>
      <w:ins w:id="1462" w:author="Caitlin Jeffrey" w:date="2023-08-01T14:37:00Z">
        <w:r w:rsidR="00793682">
          <w:rPr>
            <w:rFonts w:ascii="Times New Roman" w:hAnsi="Times New Roman" w:cs="Times New Roman"/>
            <w:sz w:val="24"/>
            <w:szCs w:val="24"/>
          </w:rPr>
          <w:t xml:space="preserve">when </w:t>
        </w:r>
      </w:ins>
      <w:ins w:id="1463" w:author="Caitlin Jeffrey" w:date="2023-08-01T14:28:00Z">
        <w:r w:rsidR="00357C79">
          <w:rPr>
            <w:rFonts w:ascii="Times New Roman" w:hAnsi="Times New Roman" w:cs="Times New Roman"/>
            <w:sz w:val="24"/>
            <w:szCs w:val="24"/>
          </w:rPr>
          <w:t>compared to conventional barns,</w:t>
        </w:r>
      </w:ins>
      <w:ins w:id="1464" w:author="Caitlin Jeffrey" w:date="2023-08-01T14:25:00Z">
        <w:r w:rsidR="000C43B5" w:rsidRPr="000C43B5">
          <w:rPr>
            <w:rFonts w:ascii="Times New Roman" w:hAnsi="Times New Roman" w:cs="Times New Roman"/>
            <w:sz w:val="24"/>
            <w:szCs w:val="24"/>
          </w:rPr>
          <w:t xml:space="preserve"> and </w:t>
        </w:r>
      </w:ins>
      <w:ins w:id="1465" w:author="Caitlin Jeffrey" w:date="2023-08-01T14:36:00Z">
        <w:r w:rsidR="00D44D10">
          <w:rPr>
            <w:rFonts w:ascii="Times New Roman" w:hAnsi="Times New Roman" w:cs="Times New Roman"/>
            <w:sz w:val="24"/>
            <w:szCs w:val="24"/>
          </w:rPr>
          <w:t xml:space="preserve">the used bedding </w:t>
        </w:r>
      </w:ins>
      <w:ins w:id="1466" w:author="Caitlin Jeffrey" w:date="2023-08-01T14:37:00Z">
        <w:r w:rsidR="00D44D10">
          <w:rPr>
            <w:rFonts w:ascii="Times New Roman" w:hAnsi="Times New Roman" w:cs="Times New Roman"/>
            <w:sz w:val="24"/>
            <w:szCs w:val="24"/>
          </w:rPr>
          <w:t xml:space="preserve">with </w:t>
        </w:r>
      </w:ins>
      <w:ins w:id="1467" w:author="Caitlin Jeffrey" w:date="2023-08-01T14:36:00Z">
        <w:r w:rsidR="00D44D10">
          <w:rPr>
            <w:rFonts w:ascii="Times New Roman" w:hAnsi="Times New Roman" w:cs="Times New Roman"/>
            <w:sz w:val="24"/>
            <w:szCs w:val="24"/>
          </w:rPr>
          <w:t>manure is</w:t>
        </w:r>
      </w:ins>
      <w:ins w:id="1468" w:author="Caitlin Jeffrey" w:date="2023-08-01T14:25:00Z">
        <w:r w:rsidR="000C43B5" w:rsidRPr="000C43B5">
          <w:rPr>
            <w:rFonts w:ascii="Times New Roman" w:hAnsi="Times New Roman" w:cs="Times New Roman"/>
            <w:sz w:val="24"/>
            <w:szCs w:val="24"/>
          </w:rPr>
          <w:t xml:space="preserve"> more easily compost</w:t>
        </w:r>
      </w:ins>
      <w:ins w:id="1469" w:author="Caitlin Jeffrey" w:date="2023-08-01T14:26:00Z">
        <w:r w:rsidR="008F038F">
          <w:rPr>
            <w:rFonts w:ascii="Times New Roman" w:hAnsi="Times New Roman" w:cs="Times New Roman"/>
            <w:sz w:val="24"/>
            <w:szCs w:val="24"/>
          </w:rPr>
          <w:t>ed</w:t>
        </w:r>
      </w:ins>
      <w:ins w:id="1470" w:author="Caitlin Jeffrey" w:date="2023-08-01T14:25:00Z">
        <w:r w:rsidR="000C43B5" w:rsidRPr="000C43B5">
          <w:rPr>
            <w:rFonts w:ascii="Times New Roman" w:hAnsi="Times New Roman" w:cs="Times New Roman"/>
            <w:sz w:val="24"/>
            <w:szCs w:val="24"/>
          </w:rPr>
          <w:t xml:space="preserve"> before </w:t>
        </w:r>
      </w:ins>
      <w:ins w:id="1471" w:author="Caitlin Jeffrey" w:date="2023-08-01T14:29:00Z">
        <w:r w:rsidR="00360076">
          <w:rPr>
            <w:rFonts w:ascii="Times New Roman" w:hAnsi="Times New Roman" w:cs="Times New Roman"/>
            <w:sz w:val="24"/>
            <w:szCs w:val="24"/>
          </w:rPr>
          <w:t>use</w:t>
        </w:r>
      </w:ins>
      <w:ins w:id="1472" w:author="Caitlin Jeffrey" w:date="2023-08-01T14:25:00Z">
        <w:r w:rsidR="000C43B5" w:rsidRPr="000C43B5">
          <w:rPr>
            <w:rFonts w:ascii="Times New Roman" w:hAnsi="Times New Roman" w:cs="Times New Roman"/>
            <w:sz w:val="24"/>
            <w:szCs w:val="24"/>
          </w:rPr>
          <w:t xml:space="preserve"> as a soil amendment. </w:t>
        </w:r>
      </w:ins>
      <w:ins w:id="1473" w:author="Caitlin Jeffrey" w:date="2023-08-01T14:40:00Z">
        <w:r w:rsidR="00B5066B">
          <w:rPr>
            <w:rFonts w:ascii="Times New Roman" w:hAnsi="Times New Roman" w:cs="Times New Roman"/>
            <w:sz w:val="24"/>
            <w:szCs w:val="24"/>
          </w:rPr>
          <w:t>As</w:t>
        </w:r>
      </w:ins>
      <w:ins w:id="1474" w:author="Caitlin Jeffrey" w:date="2023-08-01T14:39:00Z">
        <w:r w:rsidR="00CC7C1C">
          <w:rPr>
            <w:rFonts w:ascii="Times New Roman" w:hAnsi="Times New Roman" w:cs="Times New Roman"/>
            <w:sz w:val="24"/>
            <w:szCs w:val="24"/>
          </w:rPr>
          <w:t xml:space="preserve"> </w:t>
        </w:r>
      </w:ins>
      <w:del w:id="1475" w:author="Caitlin Jeffrey" w:date="2023-08-01T14:39:00Z">
        <w:r w:rsidRPr="00604EDE" w:rsidDel="00CC7C1C">
          <w:rPr>
            <w:rFonts w:ascii="Times New Roman" w:hAnsi="Times New Roman" w:cs="Times New Roman"/>
            <w:sz w:val="24"/>
            <w:szCs w:val="24"/>
          </w:rPr>
          <w:delText xml:space="preserve">Bedded </w:delText>
        </w:r>
      </w:del>
      <w:del w:id="1476" w:author="Caitlin Jeffrey" w:date="2023-07-18T13:52:00Z">
        <w:r w:rsidRPr="00604EDE" w:rsidDel="00021DF8">
          <w:rPr>
            <w:rFonts w:ascii="Times New Roman" w:hAnsi="Times New Roman" w:cs="Times New Roman"/>
            <w:sz w:val="24"/>
            <w:szCs w:val="24"/>
          </w:rPr>
          <w:delText xml:space="preserve">systems may </w:delText>
        </w:r>
      </w:del>
      <w:del w:id="1477" w:author="Caitlin Jeffrey" w:date="2023-07-18T14:50:00Z">
        <w:r w:rsidRPr="00604EDE" w:rsidDel="00245187">
          <w:rPr>
            <w:rFonts w:ascii="Times New Roman" w:hAnsi="Times New Roman" w:cs="Times New Roman"/>
            <w:sz w:val="24"/>
            <w:szCs w:val="24"/>
          </w:rPr>
          <w:delText>provide</w:delText>
        </w:r>
      </w:del>
      <w:del w:id="1478" w:author="Caitlin Jeffrey" w:date="2023-07-18T13:52:00Z">
        <w:r w:rsidRPr="00604EDE" w:rsidDel="00021DF8">
          <w:rPr>
            <w:rFonts w:ascii="Times New Roman" w:hAnsi="Times New Roman" w:cs="Times New Roman"/>
            <w:sz w:val="24"/>
            <w:szCs w:val="24"/>
          </w:rPr>
          <w:delText xml:space="preserve"> some</w:delText>
        </w:r>
      </w:del>
      <w:del w:id="1479" w:author="Caitlin Jeffrey" w:date="2023-07-18T14:50:00Z">
        <w:r w:rsidRPr="00604EDE" w:rsidDel="00245187">
          <w:rPr>
            <w:rFonts w:ascii="Times New Roman" w:hAnsi="Times New Roman" w:cs="Times New Roman"/>
            <w:sz w:val="24"/>
            <w:szCs w:val="24"/>
          </w:rPr>
          <w:delText xml:space="preserve"> advantage</w:delText>
        </w:r>
        <w:r w:rsidRPr="00604EDE" w:rsidDel="00626715">
          <w:rPr>
            <w:rFonts w:ascii="Times New Roman" w:hAnsi="Times New Roman" w:cs="Times New Roman"/>
            <w:sz w:val="24"/>
            <w:szCs w:val="24"/>
          </w:rPr>
          <w:delText>s</w:delText>
        </w:r>
        <w:r w:rsidRPr="00604EDE" w:rsidDel="00245187">
          <w:rPr>
            <w:rFonts w:ascii="Times New Roman" w:hAnsi="Times New Roman" w:cs="Times New Roman"/>
            <w:sz w:val="24"/>
            <w:szCs w:val="24"/>
          </w:rPr>
          <w:delText xml:space="preserve"> over other systems by decreasing</w:delText>
        </w:r>
      </w:del>
      <w:del w:id="1480" w:author="Caitlin Jeffrey" w:date="2023-08-01T14:39:00Z">
        <w:r w:rsidRPr="00604EDE" w:rsidDel="00CC7C1C">
          <w:rPr>
            <w:rFonts w:ascii="Times New Roman" w:hAnsi="Times New Roman" w:cs="Times New Roman"/>
            <w:sz w:val="24"/>
            <w:szCs w:val="24"/>
          </w:rPr>
          <w:delText xml:space="preserve"> the amount of liquid manure storage needed and making </w:delText>
        </w:r>
      </w:del>
      <w:del w:id="1481" w:author="Caitlin Jeffrey" w:date="2023-08-01T14:59:00Z">
        <w:r w:rsidRPr="00604EDE" w:rsidDel="00B429BE">
          <w:rPr>
            <w:rFonts w:ascii="Times New Roman" w:hAnsi="Times New Roman" w:cs="Times New Roman"/>
            <w:sz w:val="24"/>
            <w:szCs w:val="24"/>
          </w:rPr>
          <w:delText xml:space="preserve">the manure </w:delText>
        </w:r>
      </w:del>
      <w:ins w:id="1482" w:author="Caitlin Jeffrey" w:date="2023-08-01T14:59:00Z">
        <w:r w:rsidR="00B429BE">
          <w:rPr>
            <w:rFonts w:ascii="Times New Roman" w:hAnsi="Times New Roman" w:cs="Times New Roman"/>
            <w:sz w:val="24"/>
            <w:szCs w:val="24"/>
          </w:rPr>
          <w:t>composted</w:t>
        </w:r>
      </w:ins>
      <w:ins w:id="1483" w:author="Caitlin Jeffrey" w:date="2023-08-01T14:39:00Z">
        <w:r w:rsidR="00CC7C1C">
          <w:rPr>
            <w:rFonts w:ascii="Times New Roman" w:hAnsi="Times New Roman" w:cs="Times New Roman"/>
            <w:sz w:val="24"/>
            <w:szCs w:val="24"/>
          </w:rPr>
          <w:t xml:space="preserve"> bedded pack</w:t>
        </w:r>
        <w:r w:rsidR="00B5066B">
          <w:rPr>
            <w:rFonts w:ascii="Times New Roman" w:hAnsi="Times New Roman" w:cs="Times New Roman"/>
            <w:sz w:val="24"/>
            <w:szCs w:val="24"/>
          </w:rPr>
          <w:t xml:space="preserve"> material is </w:t>
        </w:r>
      </w:ins>
      <w:r w:rsidRPr="00604EDE">
        <w:rPr>
          <w:rFonts w:ascii="Times New Roman" w:hAnsi="Times New Roman" w:cs="Times New Roman"/>
          <w:sz w:val="24"/>
          <w:szCs w:val="24"/>
        </w:rPr>
        <w:t xml:space="preserve">drier before it is spread on fields, </w:t>
      </w:r>
      <w:del w:id="1484" w:author="Caitlin Jeffrey" w:date="2023-07-18T13:52:00Z">
        <w:r w:rsidRPr="00604EDE" w:rsidDel="00021DF8">
          <w:rPr>
            <w:rFonts w:ascii="Times New Roman" w:hAnsi="Times New Roman" w:cs="Times New Roman"/>
            <w:sz w:val="24"/>
            <w:szCs w:val="24"/>
          </w:rPr>
          <w:delText>which may pose</w:delText>
        </w:r>
      </w:del>
      <w:ins w:id="1485" w:author="Caitlin Jeffrey" w:date="2023-08-01T14:40:00Z">
        <w:r w:rsidR="00503F06">
          <w:rPr>
            <w:rFonts w:ascii="Times New Roman" w:hAnsi="Times New Roman" w:cs="Times New Roman"/>
            <w:sz w:val="24"/>
            <w:szCs w:val="24"/>
          </w:rPr>
          <w:t>it poses</w:t>
        </w:r>
      </w:ins>
      <w:r w:rsidRPr="00604EDE">
        <w:rPr>
          <w:rFonts w:ascii="Times New Roman" w:hAnsi="Times New Roman" w:cs="Times New Roman"/>
          <w:sz w:val="24"/>
          <w:szCs w:val="24"/>
        </w:rPr>
        <w:t xml:space="preserve"> less of a risk for run-off into waterways</w:t>
      </w:r>
      <w:ins w:id="1486" w:author="Caitlin Jeffrey" w:date="2023-08-01T15:00:00Z">
        <w:r w:rsidR="00C25953">
          <w:rPr>
            <w:rFonts w:ascii="Times New Roman" w:hAnsi="Times New Roman" w:cs="Times New Roman"/>
            <w:sz w:val="24"/>
            <w:szCs w:val="24"/>
          </w:rPr>
          <w:t>, increases soil infiltration of nutrients,</w:t>
        </w:r>
      </w:ins>
      <w:ins w:id="1487" w:author="Caitlin Jeffrey" w:date="2023-08-01T15:01:00Z">
        <w:r w:rsidR="00C25953">
          <w:rPr>
            <w:rFonts w:ascii="Times New Roman" w:hAnsi="Times New Roman" w:cs="Times New Roman"/>
            <w:sz w:val="24"/>
            <w:szCs w:val="24"/>
          </w:rPr>
          <w:t xml:space="preserve"> and creates flexibility around timing of manure application to fields</w:t>
        </w:r>
      </w:ins>
      <w:ins w:id="1488" w:author="Caitlin Jeffrey" w:date="2023-08-01T14:59:00Z">
        <w:r w:rsidR="00B429BE">
          <w:rPr>
            <w:rFonts w:ascii="Times New Roman" w:hAnsi="Times New Roman" w:cs="Times New Roman"/>
            <w:sz w:val="24"/>
            <w:szCs w:val="24"/>
          </w:rPr>
          <w:t xml:space="preserve"> </w:t>
        </w:r>
      </w:ins>
      <w:r w:rsidR="002D04EC">
        <w:rPr>
          <w:rFonts w:ascii="Times New Roman" w:hAnsi="Times New Roman" w:cs="Times New Roman"/>
          <w:sz w:val="24"/>
          <w:szCs w:val="24"/>
        </w:rPr>
        <w:fldChar w:fldCharType="begin"/>
      </w:r>
      <w:r w:rsidR="002D04EC">
        <w:rPr>
          <w:rFonts w:ascii="Times New Roman" w:hAnsi="Times New Roman" w:cs="Times New Roman"/>
          <w:sz w:val="24"/>
          <w:szCs w:val="24"/>
        </w:rPr>
        <w:instrText xml:space="preserve"> ADDIN EN.CITE &lt;EndNote&gt;&lt;Cite&gt;&lt;Author&gt;Rushmann&lt;/Author&gt;&lt;RecNum&gt;616&lt;/RecNum&gt;&lt;DisplayText&gt;(Rushmann)&lt;/DisplayText&gt;&lt;record&gt;&lt;rec-number&gt;616&lt;/rec-number&gt;&lt;foreign-keys&gt;&lt;key app="EN" db-id="pss5de0wasp2t9es5tu5evzpa2svsdrveax9" timestamp="1690983665"&gt;616&lt;/key&gt;&lt;/foreign-keys&gt;&lt;ref-type name="Web Page"&gt;12&lt;/ref-type&gt;&lt;contributors&gt;&lt;authors&gt;&lt;author&gt;Rushmann, Rachel&lt;/author&gt;&lt;/authors&gt;&lt;/contributors&gt;&lt;titles&gt;&lt;title&gt;Managing manure to reduce negative water quality impacts: Composting on Wisconsin farms.&lt;/title&gt;&lt;/titles&gt;&lt;volume&gt;2023&lt;/volume&gt;&lt;number&gt;August 1&lt;/number&gt;&lt;dates&gt;&lt;/dates&gt;&lt;publisher&gt;University of Wisconsin-Madison; Division of Extension: Agriculture Water Quality.&lt;/publisher&gt;&lt;urls&gt;&lt;related-urls&gt;&lt;url&gt;https://agwater.extension.wisc.edu/articles/managing-manure-to-reduce-negative-water-quality-impacts-composting-on-wisconsin-farms/&lt;/url&gt;&lt;/related-urls&gt;&lt;/urls&gt;&lt;/record&gt;&lt;/Cite&gt;&lt;/EndNote&gt;</w:instrText>
      </w:r>
      <w:r w:rsidR="002D04EC">
        <w:rPr>
          <w:rFonts w:ascii="Times New Roman" w:hAnsi="Times New Roman" w:cs="Times New Roman"/>
          <w:sz w:val="24"/>
          <w:szCs w:val="24"/>
        </w:rPr>
        <w:fldChar w:fldCharType="separate"/>
      </w:r>
      <w:r w:rsidR="002D04EC">
        <w:rPr>
          <w:rFonts w:ascii="Times New Roman" w:hAnsi="Times New Roman" w:cs="Times New Roman"/>
          <w:noProof/>
          <w:sz w:val="24"/>
          <w:szCs w:val="24"/>
        </w:rPr>
        <w:t>(Rushmann)</w:t>
      </w:r>
      <w:r w:rsidR="002D04EC">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With no downsides due to hygiene or udder health concerns when properly managed on farms with excellent milking hygiene practices already in place, bedded packs may be an especially good </w:t>
      </w:r>
      <w:ins w:id="1489" w:author="Caitlin Jeffrey" w:date="2023-07-18T13:53:00Z">
        <w:r w:rsidR="005A4409">
          <w:rPr>
            <w:rFonts w:ascii="Times New Roman" w:hAnsi="Times New Roman" w:cs="Times New Roman"/>
            <w:sz w:val="24"/>
            <w:szCs w:val="24"/>
          </w:rPr>
          <w:t xml:space="preserve">housing </w:t>
        </w:r>
      </w:ins>
      <w:r w:rsidRPr="00604EDE">
        <w:rPr>
          <w:rFonts w:ascii="Times New Roman" w:hAnsi="Times New Roman" w:cs="Times New Roman"/>
          <w:sz w:val="24"/>
          <w:szCs w:val="24"/>
        </w:rPr>
        <w:t>option for small, pasture-based farms in the Northeast both now and in the future.</w:t>
      </w:r>
    </w:p>
    <w:p w14:paraId="7C9C36BA" w14:textId="77777777" w:rsidR="00A21424" w:rsidRPr="00604EDE" w:rsidRDefault="00A21424" w:rsidP="00B715A3">
      <w:pPr>
        <w:autoSpaceDE w:val="0"/>
        <w:autoSpaceDN w:val="0"/>
        <w:adjustRightInd w:val="0"/>
        <w:spacing w:line="480" w:lineRule="auto"/>
        <w:jc w:val="both"/>
        <w:rPr>
          <w:rFonts w:ascii="Times New Roman" w:hAnsi="Times New Roman" w:cs="Times New Roman"/>
          <w:b/>
          <w:bCs/>
          <w:sz w:val="24"/>
          <w:szCs w:val="24"/>
        </w:rPr>
      </w:pPr>
    </w:p>
    <w:p w14:paraId="08983743" w14:textId="2D71AA3A" w:rsidR="00B91228" w:rsidRPr="00604EDE" w:rsidRDefault="00B91228" w:rsidP="00B715A3">
      <w:pPr>
        <w:autoSpaceDE w:val="0"/>
        <w:autoSpaceDN w:val="0"/>
        <w:adjustRightInd w:val="0"/>
        <w:spacing w:line="480" w:lineRule="auto"/>
        <w:jc w:val="both"/>
        <w:rPr>
          <w:rFonts w:ascii="Times New Roman" w:hAnsi="Times New Roman" w:cs="Times New Roman"/>
          <w:sz w:val="24"/>
          <w:szCs w:val="24"/>
        </w:rPr>
      </w:pPr>
      <w:commentRangeStart w:id="1490"/>
      <w:r w:rsidRPr="00604EDE">
        <w:rPr>
          <w:rFonts w:ascii="Times New Roman" w:hAnsi="Times New Roman" w:cs="Times New Roman"/>
          <w:b/>
          <w:bCs/>
          <w:sz w:val="24"/>
          <w:szCs w:val="24"/>
        </w:rPr>
        <w:t>Conclusion</w:t>
      </w:r>
      <w:commentRangeEnd w:id="1490"/>
      <w:r w:rsidR="005F6F84" w:rsidRPr="00604EDE">
        <w:rPr>
          <w:rStyle w:val="CommentReference"/>
          <w:rFonts w:ascii="Times New Roman" w:eastAsiaTheme="minorEastAsia" w:hAnsi="Times New Roman" w:cs="Times New Roman"/>
          <w:sz w:val="24"/>
          <w:szCs w:val="24"/>
        </w:rPr>
        <w:commentReference w:id="1490"/>
      </w:r>
    </w:p>
    <w:p w14:paraId="052C5D88" w14:textId="04EE5732" w:rsidR="00EF4F15" w:rsidRPr="00FC6FF7" w:rsidRDefault="004E382B">
      <w:pPr>
        <w:spacing w:after="0" w:line="480" w:lineRule="auto"/>
        <w:ind w:firstLine="720"/>
        <w:jc w:val="both"/>
        <w:rPr>
          <w:moveTo w:id="1491" w:author="Caitlin Jeffrey" w:date="2023-07-18T13:56:00Z"/>
          <w:rFonts w:ascii="Times New Roman" w:hAnsi="Times New Roman" w:cs="Times New Roman"/>
          <w:sz w:val="24"/>
          <w:szCs w:val="24"/>
        </w:rPr>
        <w:pPrChange w:id="1492" w:author="Caitlin Jeffrey" w:date="2023-07-18T13:56:00Z">
          <w:pPr>
            <w:spacing w:after="0" w:line="480" w:lineRule="auto"/>
            <w:jc w:val="both"/>
          </w:pPr>
        </w:pPrChange>
      </w:pPr>
      <w:r w:rsidRPr="00604EDE">
        <w:rPr>
          <w:rFonts w:ascii="Times New Roman" w:hAnsi="Times New Roman" w:cs="Times New Roman"/>
          <w:sz w:val="24"/>
          <w:szCs w:val="24"/>
          <w:rPrChange w:id="1493" w:author="Caitlin Jeffrey" w:date="2023-07-05T16:23:00Z">
            <w:rPr>
              <w:rFonts w:ascii="Times New Roman" w:hAnsi="Times New Roman" w:cs="Times New Roman"/>
              <w:noProof/>
              <w:sz w:val="24"/>
              <w:szCs w:val="24"/>
            </w:rPr>
          </w:rPrChange>
        </w:rPr>
        <w:t xml:space="preserve">The current study is to the authors’ knowledge the first direct comparison of </w:t>
      </w:r>
      <w:ins w:id="1494" w:author="Caitlin Jeffrey" w:date="2023-07-18T13:53:00Z">
        <w:r w:rsidR="00D1091C">
          <w:rPr>
            <w:rFonts w:ascii="Times New Roman" w:hAnsi="Times New Roman" w:cs="Times New Roman"/>
            <w:sz w:val="24"/>
            <w:szCs w:val="24"/>
          </w:rPr>
          <w:t xml:space="preserve">milk quality and udder </w:t>
        </w:r>
      </w:ins>
      <w:ins w:id="1495" w:author="Caitlin Jeffrey" w:date="2023-07-18T13:54:00Z">
        <w:r w:rsidR="00D1091C">
          <w:rPr>
            <w:rFonts w:ascii="Times New Roman" w:hAnsi="Times New Roman" w:cs="Times New Roman"/>
            <w:sz w:val="24"/>
            <w:szCs w:val="24"/>
          </w:rPr>
          <w:t>hygiene o</w:t>
        </w:r>
      </w:ins>
      <w:ins w:id="1496" w:author="Caitlin Jeffrey" w:date="2023-07-18T14:56:00Z">
        <w:r w:rsidR="00346BB7">
          <w:rPr>
            <w:rFonts w:ascii="Times New Roman" w:hAnsi="Times New Roman" w:cs="Times New Roman"/>
            <w:sz w:val="24"/>
            <w:szCs w:val="24"/>
          </w:rPr>
          <w:t>f</w:t>
        </w:r>
      </w:ins>
      <w:ins w:id="1497" w:author="Caitlin Jeffrey" w:date="2023-07-18T13:54:00Z">
        <w:r w:rsidR="00D1091C">
          <w:rPr>
            <w:rFonts w:ascii="Times New Roman" w:hAnsi="Times New Roman" w:cs="Times New Roman"/>
            <w:sz w:val="24"/>
            <w:szCs w:val="24"/>
          </w:rPr>
          <w:t xml:space="preserve"> </w:t>
        </w:r>
      </w:ins>
      <w:r w:rsidRPr="00604EDE">
        <w:rPr>
          <w:rFonts w:ascii="Times New Roman" w:hAnsi="Times New Roman" w:cs="Times New Roman"/>
          <w:sz w:val="24"/>
          <w:szCs w:val="24"/>
          <w:rPrChange w:id="1498" w:author="Caitlin Jeffrey" w:date="2023-07-05T16:23:00Z">
            <w:rPr>
              <w:rFonts w:ascii="Times New Roman" w:hAnsi="Times New Roman" w:cs="Times New Roman"/>
              <w:noProof/>
              <w:sz w:val="24"/>
              <w:szCs w:val="24"/>
            </w:rPr>
          </w:rPrChange>
        </w:rPr>
        <w:t>bedded pack</w:t>
      </w:r>
      <w:ins w:id="1499" w:author="Caitlin Jeffrey" w:date="2023-07-18T14:56:00Z">
        <w:r w:rsidR="00EC693F">
          <w:rPr>
            <w:rFonts w:ascii="Times New Roman" w:hAnsi="Times New Roman" w:cs="Times New Roman"/>
            <w:sz w:val="24"/>
            <w:szCs w:val="24"/>
          </w:rPr>
          <w:t xml:space="preserve"> farms</w:t>
        </w:r>
      </w:ins>
      <w:del w:id="1500" w:author="Caitlin Jeffrey" w:date="2023-07-18T14:56:00Z">
        <w:r w:rsidRPr="00604EDE" w:rsidDel="00EC693F">
          <w:rPr>
            <w:rFonts w:ascii="Times New Roman" w:hAnsi="Times New Roman" w:cs="Times New Roman"/>
            <w:sz w:val="24"/>
            <w:szCs w:val="24"/>
            <w:rPrChange w:id="1501" w:author="Caitlin Jeffrey" w:date="2023-07-05T16:23:00Z">
              <w:rPr>
                <w:rFonts w:ascii="Times New Roman" w:hAnsi="Times New Roman" w:cs="Times New Roman"/>
                <w:noProof/>
                <w:sz w:val="24"/>
                <w:szCs w:val="24"/>
              </w:rPr>
            </w:rPrChange>
          </w:rPr>
          <w:delText>s</w:delText>
        </w:r>
      </w:del>
      <w:r w:rsidRPr="00604EDE">
        <w:rPr>
          <w:rFonts w:ascii="Times New Roman" w:hAnsi="Times New Roman" w:cs="Times New Roman"/>
          <w:sz w:val="24"/>
          <w:szCs w:val="24"/>
          <w:rPrChange w:id="1502" w:author="Caitlin Jeffrey" w:date="2023-07-05T16:23:00Z">
            <w:rPr>
              <w:rFonts w:ascii="Times New Roman" w:hAnsi="Times New Roman" w:cs="Times New Roman"/>
              <w:noProof/>
              <w:sz w:val="24"/>
              <w:szCs w:val="24"/>
            </w:rPr>
          </w:rPrChange>
        </w:rPr>
        <w:t xml:space="preserve"> to both tiestall</w:t>
      </w:r>
      <w:ins w:id="1503" w:author="Caitlin Jeffrey" w:date="2023-07-18T13:54:00Z">
        <w:r w:rsidR="00397726">
          <w:rPr>
            <w:rFonts w:ascii="Times New Roman" w:hAnsi="Times New Roman" w:cs="Times New Roman"/>
            <w:sz w:val="24"/>
            <w:szCs w:val="24"/>
          </w:rPr>
          <w:t xml:space="preserve"> </w:t>
        </w:r>
      </w:ins>
      <w:del w:id="1504" w:author="Caitlin Jeffrey" w:date="2023-07-18T13:54:00Z">
        <w:r w:rsidRPr="00604EDE" w:rsidDel="00397726">
          <w:rPr>
            <w:rFonts w:ascii="Times New Roman" w:hAnsi="Times New Roman" w:cs="Times New Roman"/>
            <w:sz w:val="24"/>
            <w:szCs w:val="24"/>
            <w:rPrChange w:id="1505" w:author="Caitlin Jeffrey" w:date="2023-07-05T16:23:00Z">
              <w:rPr>
                <w:rFonts w:ascii="Times New Roman" w:hAnsi="Times New Roman" w:cs="Times New Roman"/>
                <w:noProof/>
                <w:sz w:val="24"/>
                <w:szCs w:val="24"/>
              </w:rPr>
            </w:rPrChange>
          </w:rPr>
          <w:delText xml:space="preserve">s </w:delText>
        </w:r>
      </w:del>
      <w:r w:rsidRPr="00604EDE">
        <w:rPr>
          <w:rFonts w:ascii="Times New Roman" w:hAnsi="Times New Roman" w:cs="Times New Roman"/>
          <w:sz w:val="24"/>
          <w:szCs w:val="24"/>
          <w:rPrChange w:id="1506" w:author="Caitlin Jeffrey" w:date="2023-07-05T16:23:00Z">
            <w:rPr>
              <w:rFonts w:ascii="Times New Roman" w:hAnsi="Times New Roman" w:cs="Times New Roman"/>
              <w:noProof/>
              <w:sz w:val="24"/>
              <w:szCs w:val="24"/>
            </w:rPr>
          </w:rPrChange>
        </w:rPr>
        <w:t xml:space="preserve">and freestall </w:t>
      </w:r>
      <w:ins w:id="1507" w:author="Caitlin Jeffrey" w:date="2023-07-18T13:54:00Z">
        <w:r w:rsidR="00397726">
          <w:rPr>
            <w:rFonts w:ascii="Times New Roman" w:hAnsi="Times New Roman" w:cs="Times New Roman"/>
            <w:sz w:val="24"/>
            <w:szCs w:val="24"/>
          </w:rPr>
          <w:t xml:space="preserve">herds </w:t>
        </w:r>
      </w:ins>
      <w:r w:rsidRPr="00604EDE">
        <w:rPr>
          <w:rFonts w:ascii="Times New Roman" w:hAnsi="Times New Roman" w:cs="Times New Roman"/>
          <w:sz w:val="24"/>
          <w:szCs w:val="24"/>
          <w:rPrChange w:id="1508" w:author="Caitlin Jeffrey" w:date="2023-07-05T16:23:00Z">
            <w:rPr>
              <w:rFonts w:ascii="Times New Roman" w:hAnsi="Times New Roman" w:cs="Times New Roman"/>
              <w:noProof/>
              <w:sz w:val="24"/>
              <w:szCs w:val="24"/>
            </w:rPr>
          </w:rPrChange>
        </w:rPr>
        <w:t>of similar size and management styles, for a population of entirely small to midsize organic dairy farms. It is the first publication describing udder health and hygiene on bedded pack systems in the Northeast, which is significant as the performance of a bedded pack system can be greatly influenced by climatic factors</w:t>
      </w:r>
      <w:ins w:id="1509" w:author="Caitlin Jeffrey" w:date="2023-07-05T15:28:00Z">
        <w:r w:rsidR="00761AEF" w:rsidRPr="00604EDE">
          <w:rPr>
            <w:rFonts w:ascii="Times New Roman" w:hAnsi="Times New Roman" w:cs="Times New Roman"/>
            <w:sz w:val="24"/>
            <w:szCs w:val="24"/>
            <w:rPrChange w:id="1510" w:author="Caitlin Jeffrey" w:date="2023-07-05T16:23:00Z">
              <w:rPr>
                <w:rFonts w:ascii="Times New Roman" w:hAnsi="Times New Roman" w:cs="Times New Roman"/>
                <w:noProof/>
                <w:sz w:val="24"/>
                <w:szCs w:val="24"/>
              </w:rPr>
            </w:rPrChange>
          </w:rPr>
          <w:t xml:space="preserve"> </w:t>
        </w:r>
        <w:commentRangeStart w:id="1511"/>
        <w:r w:rsidR="00761AEF" w:rsidRPr="00604EDE">
          <w:rPr>
            <w:rFonts w:ascii="Times New Roman" w:hAnsi="Times New Roman" w:cs="Times New Roman"/>
            <w:sz w:val="24"/>
            <w:szCs w:val="24"/>
            <w:rPrChange w:id="1512" w:author="Caitlin Jeffrey" w:date="2023-07-05T16:23:00Z">
              <w:rPr>
                <w:rFonts w:ascii="Times New Roman" w:hAnsi="Times New Roman" w:cs="Times New Roman"/>
                <w:noProof/>
                <w:sz w:val="24"/>
                <w:szCs w:val="24"/>
              </w:rPr>
            </w:rPrChange>
          </w:rPr>
          <w:t>(</w:t>
        </w:r>
      </w:ins>
      <w:ins w:id="1513" w:author="Caitlin Jeffrey" w:date="2023-07-05T15:52:00Z">
        <w:r w:rsidR="000E362D" w:rsidRPr="00604EDE">
          <w:rPr>
            <w:rFonts w:ascii="Times New Roman" w:hAnsi="Times New Roman" w:cs="Times New Roman"/>
            <w:sz w:val="24"/>
            <w:szCs w:val="24"/>
            <w:rPrChange w:id="1514" w:author="Caitlin Jeffrey" w:date="2023-07-05T16:23:00Z">
              <w:rPr>
                <w:rFonts w:ascii="Times New Roman" w:hAnsi="Times New Roman" w:cs="Times New Roman"/>
                <w:noProof/>
                <w:sz w:val="24"/>
                <w:szCs w:val="24"/>
              </w:rPr>
            </w:rPrChange>
          </w:rPr>
          <w:t xml:space="preserve">Leso </w:t>
        </w:r>
      </w:ins>
      <w:ins w:id="1515" w:author="Caitlin Jeffrey" w:date="2023-07-05T15:28:00Z">
        <w:r w:rsidR="00761AEF" w:rsidRPr="00604EDE">
          <w:rPr>
            <w:rFonts w:ascii="Times New Roman" w:hAnsi="Times New Roman" w:cs="Times New Roman"/>
            <w:sz w:val="24"/>
            <w:szCs w:val="24"/>
            <w:rPrChange w:id="1516" w:author="Caitlin Jeffrey" w:date="2023-07-05T16:23:00Z">
              <w:rPr>
                <w:rFonts w:ascii="Times New Roman" w:hAnsi="Times New Roman" w:cs="Times New Roman"/>
                <w:noProof/>
                <w:sz w:val="24"/>
                <w:szCs w:val="24"/>
              </w:rPr>
            </w:rPrChange>
          </w:rPr>
          <w:t>reference)</w:t>
        </w:r>
      </w:ins>
      <w:r w:rsidRPr="00604EDE">
        <w:rPr>
          <w:rFonts w:ascii="Times New Roman" w:hAnsi="Times New Roman" w:cs="Times New Roman"/>
          <w:sz w:val="24"/>
          <w:szCs w:val="24"/>
          <w:rPrChange w:id="1517" w:author="Caitlin Jeffrey" w:date="2023-07-05T16:23:00Z">
            <w:rPr>
              <w:rFonts w:ascii="Times New Roman" w:hAnsi="Times New Roman" w:cs="Times New Roman"/>
              <w:noProof/>
              <w:sz w:val="24"/>
              <w:szCs w:val="24"/>
            </w:rPr>
          </w:rPrChange>
        </w:rPr>
        <w:t xml:space="preserve">. </w:t>
      </w:r>
      <w:commentRangeEnd w:id="1511"/>
      <w:r w:rsidR="00761AEF" w:rsidRPr="00604EDE">
        <w:rPr>
          <w:rStyle w:val="CommentReference"/>
          <w:rFonts w:eastAsiaTheme="minorEastAsia"/>
        </w:rPr>
        <w:commentReference w:id="1511"/>
      </w:r>
      <w:moveToRangeStart w:id="1518" w:author="Caitlin Jeffrey" w:date="2023-07-18T13:56:00Z" w:name="move140580984"/>
      <w:moveTo w:id="1519" w:author="Caitlin Jeffrey" w:date="2023-07-18T13:56:00Z">
        <w:r w:rsidR="00EF4F15" w:rsidRPr="00FC6FF7">
          <w:rPr>
            <w:rFonts w:ascii="Times New Roman" w:hAnsi="Times New Roman" w:cs="Times New Roman"/>
            <w:sz w:val="24"/>
            <w:szCs w:val="24"/>
          </w:rPr>
          <w:t>Overall, farms with more deeply-bedded cows had improved bulk tank milk quality, as well as better udder health metrics and udder hygiene scores. Unsurprisingly, better udder hygiene was associated with improved udder health measures. Bedded pack systems did not differ significantly in their milk quality, udder health, or hygiene measures when compared to the more commonly used winter housing systems for organic cows in the state. Bedded packs can therefore be considered as a viable option for pasture-based herds looking for a more affordable loose-housing system.</w:t>
        </w:r>
      </w:moveTo>
    </w:p>
    <w:moveToRangeEnd w:id="1518"/>
    <w:p w14:paraId="1DAF967F" w14:textId="120CDE56" w:rsidR="00EF4F15" w:rsidRDefault="00EF4F15" w:rsidP="007A461E">
      <w:pPr>
        <w:spacing w:after="0" w:line="480" w:lineRule="auto"/>
        <w:ind w:firstLine="720"/>
        <w:jc w:val="both"/>
        <w:rPr>
          <w:ins w:id="1520" w:author="Caitlin Jeffrey" w:date="2023-07-18T13:55:00Z"/>
          <w:rFonts w:ascii="Times New Roman" w:hAnsi="Times New Roman" w:cs="Times New Roman"/>
          <w:sz w:val="24"/>
          <w:szCs w:val="24"/>
        </w:rPr>
      </w:pPr>
    </w:p>
    <w:p w14:paraId="368FE9FF" w14:textId="77777777" w:rsidR="00EF4F15" w:rsidRDefault="00EF4F15" w:rsidP="007A461E">
      <w:pPr>
        <w:spacing w:after="0" w:line="480" w:lineRule="auto"/>
        <w:ind w:firstLine="720"/>
        <w:jc w:val="both"/>
        <w:rPr>
          <w:ins w:id="1521" w:author="Caitlin Jeffrey" w:date="2023-07-18T13:55:00Z"/>
          <w:rFonts w:ascii="Times New Roman" w:hAnsi="Times New Roman" w:cs="Times New Roman"/>
          <w:sz w:val="24"/>
          <w:szCs w:val="24"/>
        </w:rPr>
      </w:pPr>
    </w:p>
    <w:p w14:paraId="32D2D622" w14:textId="77777777" w:rsidR="00EF4F15" w:rsidRDefault="00EF4F15" w:rsidP="007A461E">
      <w:pPr>
        <w:spacing w:after="0" w:line="480" w:lineRule="auto"/>
        <w:ind w:firstLine="720"/>
        <w:jc w:val="both"/>
        <w:rPr>
          <w:ins w:id="1522" w:author="Caitlin Jeffrey" w:date="2023-07-18T13:55:00Z"/>
          <w:rFonts w:ascii="Times New Roman" w:hAnsi="Times New Roman" w:cs="Times New Roman"/>
          <w:sz w:val="24"/>
          <w:szCs w:val="24"/>
        </w:rPr>
      </w:pPr>
    </w:p>
    <w:p w14:paraId="1131DE8D" w14:textId="0EA0330B" w:rsidR="00983FA1" w:rsidRPr="00604EDE" w:rsidRDefault="001140FA" w:rsidP="007A461E">
      <w:pPr>
        <w:spacing w:after="0" w:line="480" w:lineRule="auto"/>
        <w:ind w:firstLine="720"/>
        <w:jc w:val="both"/>
        <w:rPr>
          <w:ins w:id="1523" w:author="Caitlin Jeffrey" w:date="2023-07-05T16:05:00Z"/>
          <w:rFonts w:ascii="Times New Roman" w:hAnsi="Times New Roman" w:cs="Times New Roman"/>
          <w:sz w:val="24"/>
          <w:szCs w:val="24"/>
          <w:rPrChange w:id="1524" w:author="Caitlin Jeffrey" w:date="2023-07-05T16:23:00Z">
            <w:rPr>
              <w:ins w:id="1525" w:author="Caitlin Jeffrey" w:date="2023-07-05T16:05:00Z"/>
              <w:rFonts w:ascii="Times New Roman" w:hAnsi="Times New Roman" w:cs="Times New Roman"/>
              <w:noProof/>
              <w:sz w:val="24"/>
              <w:szCs w:val="24"/>
            </w:rPr>
          </w:rPrChange>
        </w:rPr>
      </w:pPr>
      <w:ins w:id="1526" w:author="Caitlin Jeffrey" w:date="2023-07-05T16:11:00Z">
        <w:r w:rsidRPr="00604EDE">
          <w:rPr>
            <w:rFonts w:ascii="Times New Roman" w:hAnsi="Times New Roman" w:cs="Times New Roman"/>
            <w:sz w:val="24"/>
            <w:szCs w:val="24"/>
            <w:rPrChange w:id="1527" w:author="Caitlin Jeffrey" w:date="2023-07-05T16:23:00Z">
              <w:rPr>
                <w:rFonts w:ascii="Times New Roman" w:hAnsi="Times New Roman" w:cs="Times New Roman"/>
                <w:noProof/>
                <w:sz w:val="24"/>
                <w:szCs w:val="24"/>
              </w:rPr>
            </w:rPrChange>
          </w:rPr>
          <w:t xml:space="preserve">Additionally, </w:t>
        </w:r>
      </w:ins>
      <w:ins w:id="1528" w:author="Caitlin Jeffrey" w:date="2023-07-05T16:25:00Z">
        <w:r w:rsidR="00813341">
          <w:rPr>
            <w:rFonts w:ascii="Times New Roman" w:hAnsi="Times New Roman" w:cs="Times New Roman"/>
            <w:sz w:val="24"/>
            <w:szCs w:val="24"/>
          </w:rPr>
          <w:t xml:space="preserve">recent </w:t>
        </w:r>
      </w:ins>
      <w:ins w:id="1529" w:author="Caitlin Jeffrey" w:date="2023-07-05T16:11:00Z">
        <w:r w:rsidRPr="00604EDE">
          <w:rPr>
            <w:rFonts w:ascii="Times New Roman" w:hAnsi="Times New Roman" w:cs="Times New Roman"/>
            <w:sz w:val="24"/>
            <w:szCs w:val="24"/>
            <w:rPrChange w:id="1530" w:author="Caitlin Jeffrey" w:date="2023-07-05T16:23:00Z">
              <w:rPr>
                <w:rFonts w:ascii="Times New Roman" w:hAnsi="Times New Roman" w:cs="Times New Roman"/>
                <w:noProof/>
                <w:sz w:val="24"/>
                <w:szCs w:val="24"/>
              </w:rPr>
            </w:rPrChange>
          </w:rPr>
          <w:t>p</w:t>
        </w:r>
      </w:ins>
      <w:ins w:id="1531" w:author="Caitlin Jeffrey" w:date="2023-07-05T16:10:00Z">
        <w:r w:rsidR="0061120E" w:rsidRPr="00604EDE">
          <w:rPr>
            <w:rFonts w:ascii="Times New Roman" w:hAnsi="Times New Roman" w:cs="Times New Roman"/>
            <w:sz w:val="24"/>
            <w:szCs w:val="24"/>
            <w:rPrChange w:id="1532" w:author="Caitlin Jeffrey" w:date="2023-07-05T16:23:00Z">
              <w:rPr>
                <w:rFonts w:ascii="Times New Roman" w:hAnsi="Times New Roman" w:cs="Times New Roman"/>
                <w:noProof/>
                <w:sz w:val="24"/>
                <w:szCs w:val="24"/>
              </w:rPr>
            </w:rPrChange>
          </w:rPr>
          <w:t>revious work has</w:t>
        </w:r>
      </w:ins>
      <w:ins w:id="1533" w:author="Caitlin Jeffrey" w:date="2023-07-18T13:55:00Z">
        <w:r w:rsidR="00F46690">
          <w:rPr>
            <w:rFonts w:ascii="Times New Roman" w:hAnsi="Times New Roman" w:cs="Times New Roman"/>
            <w:sz w:val="24"/>
            <w:szCs w:val="24"/>
          </w:rPr>
          <w:t xml:space="preserve"> exclusively</w:t>
        </w:r>
      </w:ins>
      <w:ins w:id="1534" w:author="Caitlin Jeffrey" w:date="2023-07-05T16:10:00Z">
        <w:r w:rsidR="0061120E" w:rsidRPr="00604EDE">
          <w:rPr>
            <w:rFonts w:ascii="Times New Roman" w:hAnsi="Times New Roman" w:cs="Times New Roman"/>
            <w:sz w:val="24"/>
            <w:szCs w:val="24"/>
            <w:rPrChange w:id="1535" w:author="Caitlin Jeffrey" w:date="2023-07-05T16:23:00Z">
              <w:rPr>
                <w:rFonts w:ascii="Times New Roman" w:hAnsi="Times New Roman" w:cs="Times New Roman"/>
                <w:noProof/>
                <w:sz w:val="24"/>
                <w:szCs w:val="24"/>
              </w:rPr>
            </w:rPrChange>
          </w:rPr>
          <w:t xml:space="preserve"> focused on describing bedded packs that are actively managed/cultivated for aerobic composting (</w:t>
        </w:r>
      </w:ins>
      <w:ins w:id="1536" w:author="Caitlin Jeffrey" w:date="2023-07-05T16:24:00Z">
        <w:r w:rsidR="00FE4A13">
          <w:rPr>
            <w:rFonts w:ascii="Times New Roman" w:hAnsi="Times New Roman" w:cs="Times New Roman"/>
            <w:sz w:val="24"/>
            <w:szCs w:val="24"/>
          </w:rPr>
          <w:t>Leso review</w:t>
        </w:r>
      </w:ins>
      <w:ins w:id="1537" w:author="Caitlin Jeffrey" w:date="2023-07-05T16:10:00Z">
        <w:r w:rsidR="0061120E" w:rsidRPr="00604EDE">
          <w:rPr>
            <w:rFonts w:ascii="Times New Roman" w:hAnsi="Times New Roman" w:cs="Times New Roman"/>
            <w:sz w:val="24"/>
            <w:szCs w:val="24"/>
            <w:rPrChange w:id="1538" w:author="Caitlin Jeffrey" w:date="2023-07-05T16:23:00Z">
              <w:rPr>
                <w:rFonts w:ascii="Times New Roman" w:hAnsi="Times New Roman" w:cs="Times New Roman"/>
                <w:noProof/>
                <w:sz w:val="24"/>
                <w:szCs w:val="24"/>
              </w:rPr>
            </w:rPrChange>
          </w:rPr>
          <w:t>)</w:t>
        </w:r>
      </w:ins>
      <w:ins w:id="1539" w:author="Caitlin Jeffrey" w:date="2023-07-05T16:11:00Z">
        <w:r w:rsidRPr="00604EDE">
          <w:rPr>
            <w:rFonts w:ascii="Times New Roman" w:hAnsi="Times New Roman" w:cs="Times New Roman"/>
            <w:sz w:val="24"/>
            <w:szCs w:val="24"/>
            <w:rPrChange w:id="1540" w:author="Caitlin Jeffrey" w:date="2023-07-05T16:23:00Z">
              <w:rPr>
                <w:rFonts w:ascii="Times New Roman" w:hAnsi="Times New Roman" w:cs="Times New Roman"/>
                <w:noProof/>
                <w:sz w:val="24"/>
                <w:szCs w:val="24"/>
              </w:rPr>
            </w:rPrChange>
          </w:rPr>
          <w:t xml:space="preserve">. </w:t>
        </w:r>
      </w:ins>
      <w:ins w:id="1541" w:author="Caitlin Jeffrey" w:date="2023-07-05T16:14:00Z">
        <w:r w:rsidR="00EF3192" w:rsidRPr="00604EDE">
          <w:rPr>
            <w:rFonts w:ascii="Times New Roman" w:hAnsi="Times New Roman" w:cs="Times New Roman"/>
            <w:sz w:val="24"/>
            <w:szCs w:val="24"/>
            <w:rPrChange w:id="1542" w:author="Caitlin Jeffrey" w:date="2023-07-05T16:23:00Z">
              <w:rPr>
                <w:rFonts w:ascii="Times New Roman" w:hAnsi="Times New Roman" w:cs="Times New Roman"/>
                <w:noProof/>
                <w:sz w:val="24"/>
                <w:szCs w:val="24"/>
              </w:rPr>
            </w:rPrChange>
          </w:rPr>
          <w:t xml:space="preserve">Leso et al. contrasted composting bedded packs (CBP) managed with daily cultivation, </w:t>
        </w:r>
      </w:ins>
      <w:ins w:id="1543" w:author="Caitlin Jeffrey" w:date="2023-07-05T16:25:00Z">
        <w:r w:rsidR="00E32D71">
          <w:rPr>
            <w:rFonts w:ascii="Times New Roman" w:hAnsi="Times New Roman" w:cs="Times New Roman"/>
            <w:sz w:val="24"/>
            <w:szCs w:val="24"/>
          </w:rPr>
          <w:t xml:space="preserve">with </w:t>
        </w:r>
      </w:ins>
      <w:ins w:id="1544" w:author="Caitlin Jeffrey" w:date="2023-07-05T16:14:00Z">
        <w:r w:rsidR="00EF3192" w:rsidRPr="00604EDE">
          <w:rPr>
            <w:rFonts w:ascii="Times New Roman" w:hAnsi="Times New Roman" w:cs="Times New Roman"/>
            <w:sz w:val="24"/>
            <w:szCs w:val="24"/>
            <w:rPrChange w:id="1545" w:author="Caitlin Jeffrey" w:date="2023-07-05T16:23:00Z">
              <w:rPr>
                <w:rFonts w:ascii="Times New Roman" w:hAnsi="Times New Roman" w:cs="Times New Roman"/>
                <w:noProof/>
                <w:sz w:val="24"/>
                <w:szCs w:val="24"/>
              </w:rPr>
            </w:rPrChange>
          </w:rPr>
          <w:t xml:space="preserve">conventional bedded packs, such as straw yards, noting the reduced cow cleanliness and increased risk of mastitis associated with the latter. </w:t>
        </w:r>
      </w:ins>
      <w:ins w:id="1546" w:author="Caitlin Jeffrey" w:date="2023-07-05T16:11:00Z">
        <w:r w:rsidR="00C607E5" w:rsidRPr="00604EDE">
          <w:rPr>
            <w:rFonts w:ascii="Times New Roman" w:hAnsi="Times New Roman" w:cs="Times New Roman"/>
            <w:sz w:val="24"/>
            <w:szCs w:val="24"/>
            <w:rPrChange w:id="1547" w:author="Caitlin Jeffrey" w:date="2023-07-05T16:23:00Z">
              <w:rPr>
                <w:rFonts w:ascii="Times New Roman" w:hAnsi="Times New Roman" w:cs="Times New Roman"/>
                <w:noProof/>
                <w:sz w:val="24"/>
                <w:szCs w:val="24"/>
              </w:rPr>
            </w:rPrChange>
          </w:rPr>
          <w:t xml:space="preserve">While bedded pack systems are not common for housing lactating cows in Vermont, both composting and static systems are used (ref tucker’s paper). </w:t>
        </w:r>
      </w:ins>
      <w:ins w:id="1548" w:author="Caitlin Jeffrey" w:date="2023-07-05T16:01:00Z">
        <w:r w:rsidR="009433DB" w:rsidRPr="00604EDE">
          <w:rPr>
            <w:rFonts w:ascii="Times New Roman" w:hAnsi="Times New Roman" w:cs="Times New Roman"/>
            <w:sz w:val="24"/>
            <w:szCs w:val="24"/>
            <w:rPrChange w:id="1549" w:author="Caitlin Jeffrey" w:date="2023-07-05T16:23:00Z">
              <w:rPr>
                <w:rFonts w:ascii="Times New Roman" w:hAnsi="Times New Roman" w:cs="Times New Roman"/>
                <w:noProof/>
                <w:sz w:val="24"/>
                <w:szCs w:val="24"/>
              </w:rPr>
            </w:rPrChange>
          </w:rPr>
          <w:t>Th</w:t>
        </w:r>
      </w:ins>
      <w:ins w:id="1550" w:author="Caitlin Jeffrey" w:date="2023-07-05T17:02:00Z">
        <w:r w:rsidR="00407709">
          <w:rPr>
            <w:rFonts w:ascii="Times New Roman" w:hAnsi="Times New Roman" w:cs="Times New Roman"/>
            <w:sz w:val="24"/>
            <w:szCs w:val="24"/>
          </w:rPr>
          <w:t>is</w:t>
        </w:r>
      </w:ins>
      <w:ins w:id="1551" w:author="Caitlin Jeffrey" w:date="2023-07-05T16:01:00Z">
        <w:r w:rsidR="009433DB" w:rsidRPr="00604EDE">
          <w:rPr>
            <w:rFonts w:ascii="Times New Roman" w:hAnsi="Times New Roman" w:cs="Times New Roman"/>
            <w:sz w:val="24"/>
            <w:szCs w:val="24"/>
            <w:rPrChange w:id="1552" w:author="Caitlin Jeffrey" w:date="2023-07-05T16:23:00Z">
              <w:rPr>
                <w:rFonts w:ascii="Times New Roman" w:hAnsi="Times New Roman" w:cs="Times New Roman"/>
                <w:noProof/>
                <w:sz w:val="24"/>
                <w:szCs w:val="24"/>
              </w:rPr>
            </w:rPrChange>
          </w:rPr>
          <w:t xml:space="preserve"> infreq</w:t>
        </w:r>
      </w:ins>
      <w:ins w:id="1553" w:author="Caitlin Jeffrey" w:date="2023-07-05T16:07:00Z">
        <w:r w:rsidR="00B65E05" w:rsidRPr="00604EDE">
          <w:rPr>
            <w:rFonts w:ascii="Times New Roman" w:hAnsi="Times New Roman" w:cs="Times New Roman"/>
            <w:sz w:val="24"/>
            <w:szCs w:val="24"/>
            <w:rPrChange w:id="1554" w:author="Caitlin Jeffrey" w:date="2023-07-05T16:23:00Z">
              <w:rPr>
                <w:rFonts w:ascii="Times New Roman" w:hAnsi="Times New Roman" w:cs="Times New Roman"/>
                <w:noProof/>
                <w:sz w:val="24"/>
                <w:szCs w:val="24"/>
              </w:rPr>
            </w:rPrChange>
          </w:rPr>
          <w:t>u</w:t>
        </w:r>
      </w:ins>
      <w:ins w:id="1555" w:author="Caitlin Jeffrey" w:date="2023-07-05T16:01:00Z">
        <w:r w:rsidR="009433DB" w:rsidRPr="00604EDE">
          <w:rPr>
            <w:rFonts w:ascii="Times New Roman" w:hAnsi="Times New Roman" w:cs="Times New Roman"/>
            <w:sz w:val="24"/>
            <w:szCs w:val="24"/>
            <w:rPrChange w:id="1556" w:author="Caitlin Jeffrey" w:date="2023-07-05T16:23:00Z">
              <w:rPr>
                <w:rFonts w:ascii="Times New Roman" w:hAnsi="Times New Roman" w:cs="Times New Roman"/>
                <w:noProof/>
                <w:sz w:val="24"/>
                <w:szCs w:val="24"/>
              </w:rPr>
            </w:rPrChange>
          </w:rPr>
          <w:t xml:space="preserve">ent use of bedded packs in </w:t>
        </w:r>
      </w:ins>
      <w:ins w:id="1557" w:author="Caitlin Jeffrey" w:date="2023-07-05T16:14:00Z">
        <w:r w:rsidR="000640E6" w:rsidRPr="00604EDE">
          <w:rPr>
            <w:rFonts w:ascii="Times New Roman" w:hAnsi="Times New Roman" w:cs="Times New Roman"/>
            <w:sz w:val="24"/>
            <w:szCs w:val="24"/>
            <w:rPrChange w:id="1558" w:author="Caitlin Jeffrey" w:date="2023-07-05T16:23:00Z">
              <w:rPr>
                <w:rFonts w:ascii="Times New Roman" w:hAnsi="Times New Roman" w:cs="Times New Roman"/>
                <w:noProof/>
                <w:sz w:val="24"/>
                <w:szCs w:val="24"/>
              </w:rPr>
            </w:rPrChange>
          </w:rPr>
          <w:t>our</w:t>
        </w:r>
      </w:ins>
      <w:ins w:id="1559" w:author="Caitlin Jeffrey" w:date="2023-07-05T16:01:00Z">
        <w:r w:rsidR="009433DB" w:rsidRPr="00604EDE">
          <w:rPr>
            <w:rFonts w:ascii="Times New Roman" w:hAnsi="Times New Roman" w:cs="Times New Roman"/>
            <w:sz w:val="24"/>
            <w:szCs w:val="24"/>
            <w:rPrChange w:id="1560" w:author="Caitlin Jeffrey" w:date="2023-07-05T16:23:00Z">
              <w:rPr>
                <w:rFonts w:ascii="Times New Roman" w:hAnsi="Times New Roman" w:cs="Times New Roman"/>
                <w:noProof/>
                <w:sz w:val="24"/>
                <w:szCs w:val="24"/>
              </w:rPr>
            </w:rPrChange>
          </w:rPr>
          <w:t xml:space="preserve"> state created a challenge </w:t>
        </w:r>
      </w:ins>
      <w:ins w:id="1561" w:author="Caitlin Jeffrey" w:date="2023-07-05T16:55:00Z">
        <w:r w:rsidR="00BE405A">
          <w:rPr>
            <w:rFonts w:ascii="Times New Roman" w:hAnsi="Times New Roman" w:cs="Times New Roman"/>
            <w:sz w:val="24"/>
            <w:szCs w:val="24"/>
          </w:rPr>
          <w:t>for</w:t>
        </w:r>
      </w:ins>
      <w:ins w:id="1562" w:author="Caitlin Jeffrey" w:date="2023-07-05T16:02:00Z">
        <w:r w:rsidR="00701E91" w:rsidRPr="00604EDE">
          <w:rPr>
            <w:rFonts w:ascii="Times New Roman" w:hAnsi="Times New Roman" w:cs="Times New Roman"/>
            <w:sz w:val="24"/>
            <w:szCs w:val="24"/>
            <w:rPrChange w:id="1563" w:author="Caitlin Jeffrey" w:date="2023-07-05T16:23:00Z">
              <w:rPr>
                <w:rFonts w:ascii="Times New Roman" w:hAnsi="Times New Roman" w:cs="Times New Roman"/>
                <w:noProof/>
                <w:sz w:val="24"/>
                <w:szCs w:val="24"/>
              </w:rPr>
            </w:rPrChange>
          </w:rPr>
          <w:t xml:space="preserve"> </w:t>
        </w:r>
      </w:ins>
      <w:ins w:id="1564" w:author="Caitlin Jeffrey" w:date="2023-07-05T16:01:00Z">
        <w:r w:rsidR="009433DB" w:rsidRPr="00604EDE">
          <w:rPr>
            <w:rFonts w:ascii="Times New Roman" w:hAnsi="Times New Roman" w:cs="Times New Roman"/>
            <w:sz w:val="24"/>
            <w:szCs w:val="24"/>
            <w:rPrChange w:id="1565" w:author="Caitlin Jeffrey" w:date="2023-07-05T16:23:00Z">
              <w:rPr>
                <w:rFonts w:ascii="Times New Roman" w:hAnsi="Times New Roman" w:cs="Times New Roman"/>
                <w:noProof/>
                <w:sz w:val="24"/>
                <w:szCs w:val="24"/>
              </w:rPr>
            </w:rPrChange>
          </w:rPr>
          <w:t>enroll</w:t>
        </w:r>
      </w:ins>
      <w:ins w:id="1566" w:author="Caitlin Jeffrey" w:date="2023-07-05T16:02:00Z">
        <w:r w:rsidR="00701E91" w:rsidRPr="00604EDE">
          <w:rPr>
            <w:rFonts w:ascii="Times New Roman" w:hAnsi="Times New Roman" w:cs="Times New Roman"/>
            <w:sz w:val="24"/>
            <w:szCs w:val="24"/>
            <w:rPrChange w:id="1567" w:author="Caitlin Jeffrey" w:date="2023-07-05T16:23:00Z">
              <w:rPr>
                <w:rFonts w:ascii="Times New Roman" w:hAnsi="Times New Roman" w:cs="Times New Roman"/>
                <w:noProof/>
                <w:sz w:val="24"/>
                <w:szCs w:val="24"/>
              </w:rPr>
            </w:rPrChange>
          </w:rPr>
          <w:t>ing 10</w:t>
        </w:r>
      </w:ins>
      <w:ins w:id="1568" w:author="Caitlin Jeffrey" w:date="2023-07-05T16:01:00Z">
        <w:r w:rsidR="009433DB" w:rsidRPr="00604EDE">
          <w:rPr>
            <w:rFonts w:ascii="Times New Roman" w:hAnsi="Times New Roman" w:cs="Times New Roman"/>
            <w:sz w:val="24"/>
            <w:szCs w:val="24"/>
            <w:rPrChange w:id="1569" w:author="Caitlin Jeffrey" w:date="2023-07-05T16:23:00Z">
              <w:rPr>
                <w:rFonts w:ascii="Times New Roman" w:hAnsi="Times New Roman" w:cs="Times New Roman"/>
                <w:noProof/>
                <w:sz w:val="24"/>
                <w:szCs w:val="24"/>
              </w:rPr>
            </w:rPrChange>
          </w:rPr>
          <w:t xml:space="preserve"> herds</w:t>
        </w:r>
      </w:ins>
      <w:ins w:id="1570" w:author="Caitlin Jeffrey" w:date="2023-07-05T16:02:00Z">
        <w:r w:rsidR="00701E91" w:rsidRPr="00604EDE">
          <w:rPr>
            <w:rFonts w:ascii="Times New Roman" w:hAnsi="Times New Roman" w:cs="Times New Roman"/>
            <w:sz w:val="24"/>
            <w:szCs w:val="24"/>
            <w:rPrChange w:id="1571" w:author="Caitlin Jeffrey" w:date="2023-07-05T16:23:00Z">
              <w:rPr>
                <w:rFonts w:ascii="Times New Roman" w:hAnsi="Times New Roman" w:cs="Times New Roman"/>
                <w:noProof/>
                <w:sz w:val="24"/>
                <w:szCs w:val="24"/>
              </w:rPr>
            </w:rPrChange>
          </w:rPr>
          <w:t xml:space="preserve"> using this kind of system</w:t>
        </w:r>
      </w:ins>
      <w:ins w:id="1572" w:author="Caitlin Jeffrey" w:date="2023-07-05T16:01:00Z">
        <w:r w:rsidR="009433DB" w:rsidRPr="00604EDE">
          <w:rPr>
            <w:rFonts w:ascii="Times New Roman" w:hAnsi="Times New Roman" w:cs="Times New Roman"/>
            <w:sz w:val="24"/>
            <w:szCs w:val="24"/>
            <w:rPrChange w:id="1573" w:author="Caitlin Jeffrey" w:date="2023-07-05T16:23:00Z">
              <w:rPr>
                <w:rFonts w:ascii="Times New Roman" w:hAnsi="Times New Roman" w:cs="Times New Roman"/>
                <w:noProof/>
                <w:sz w:val="24"/>
                <w:szCs w:val="24"/>
              </w:rPr>
            </w:rPrChange>
          </w:rPr>
          <w:t xml:space="preserve"> in this observational study</w:t>
        </w:r>
      </w:ins>
      <w:ins w:id="1574" w:author="Caitlin Jeffrey" w:date="2023-07-05T16:02:00Z">
        <w:r w:rsidR="00D14D83" w:rsidRPr="00604EDE">
          <w:rPr>
            <w:rFonts w:ascii="Times New Roman" w:hAnsi="Times New Roman" w:cs="Times New Roman"/>
            <w:sz w:val="24"/>
            <w:szCs w:val="24"/>
            <w:rPrChange w:id="1575" w:author="Caitlin Jeffrey" w:date="2023-07-05T16:23:00Z">
              <w:rPr>
                <w:rFonts w:ascii="Times New Roman" w:hAnsi="Times New Roman" w:cs="Times New Roman"/>
                <w:noProof/>
                <w:sz w:val="24"/>
                <w:szCs w:val="24"/>
              </w:rPr>
            </w:rPrChange>
          </w:rPr>
          <w:t xml:space="preserve">. </w:t>
        </w:r>
      </w:ins>
      <w:ins w:id="1576" w:author="Caitlin Jeffrey" w:date="2023-07-05T16:05:00Z">
        <w:r w:rsidR="00983FA1" w:rsidRPr="00604EDE">
          <w:rPr>
            <w:rFonts w:ascii="Times New Roman" w:hAnsi="Times New Roman" w:cs="Times New Roman"/>
            <w:sz w:val="24"/>
            <w:szCs w:val="24"/>
            <w:rPrChange w:id="1577" w:author="Caitlin Jeffrey" w:date="2023-07-05T16:23:00Z">
              <w:rPr>
                <w:rFonts w:ascii="Times New Roman" w:hAnsi="Times New Roman" w:cs="Times New Roman"/>
                <w:noProof/>
                <w:sz w:val="24"/>
                <w:szCs w:val="24"/>
              </w:rPr>
            </w:rPrChange>
          </w:rPr>
          <w:t>Despite this limitation, by</w:t>
        </w:r>
      </w:ins>
      <w:ins w:id="1578" w:author="Caitlin Jeffrey" w:date="2023-07-05T17:05:00Z">
        <w:r w:rsidR="00D03F43">
          <w:rPr>
            <w:rFonts w:ascii="Times New Roman" w:hAnsi="Times New Roman" w:cs="Times New Roman"/>
            <w:sz w:val="24"/>
            <w:szCs w:val="24"/>
          </w:rPr>
          <w:t xml:space="preserve"> </w:t>
        </w:r>
      </w:ins>
      <w:ins w:id="1579" w:author="Caitlin Jeffrey" w:date="2023-07-05T16:07:00Z">
        <w:r w:rsidR="00B65E05" w:rsidRPr="00604EDE">
          <w:rPr>
            <w:rFonts w:ascii="Times New Roman" w:hAnsi="Times New Roman" w:cs="Times New Roman"/>
            <w:sz w:val="24"/>
            <w:szCs w:val="24"/>
            <w:rPrChange w:id="1580" w:author="Caitlin Jeffrey" w:date="2023-07-05T16:23:00Z">
              <w:rPr>
                <w:rFonts w:ascii="Times New Roman" w:hAnsi="Times New Roman" w:cs="Times New Roman"/>
                <w:noProof/>
                <w:sz w:val="24"/>
                <w:szCs w:val="24"/>
              </w:rPr>
            </w:rPrChange>
          </w:rPr>
          <w:t>including</w:t>
        </w:r>
      </w:ins>
      <w:ins w:id="1581" w:author="Caitlin Jeffrey" w:date="2023-07-05T16:05:00Z">
        <w:r w:rsidR="00983FA1" w:rsidRPr="00604EDE">
          <w:rPr>
            <w:rFonts w:ascii="Times New Roman" w:hAnsi="Times New Roman" w:cs="Times New Roman"/>
            <w:sz w:val="24"/>
            <w:szCs w:val="24"/>
            <w:rPrChange w:id="1582" w:author="Caitlin Jeffrey" w:date="2023-07-05T16:23:00Z">
              <w:rPr>
                <w:rFonts w:ascii="Times New Roman" w:hAnsi="Times New Roman" w:cs="Times New Roman"/>
                <w:noProof/>
                <w:sz w:val="24"/>
                <w:szCs w:val="24"/>
              </w:rPr>
            </w:rPrChange>
          </w:rPr>
          <w:t xml:space="preserve"> bedded pack</w:t>
        </w:r>
      </w:ins>
      <w:ins w:id="1583" w:author="Caitlin Jeffrey" w:date="2023-07-05T16:07:00Z">
        <w:r w:rsidR="00B65E05" w:rsidRPr="00604EDE">
          <w:rPr>
            <w:rFonts w:ascii="Times New Roman" w:hAnsi="Times New Roman" w:cs="Times New Roman"/>
            <w:sz w:val="24"/>
            <w:szCs w:val="24"/>
            <w:rPrChange w:id="1584" w:author="Caitlin Jeffrey" w:date="2023-07-05T16:23:00Z">
              <w:rPr>
                <w:rFonts w:ascii="Times New Roman" w:hAnsi="Times New Roman" w:cs="Times New Roman"/>
                <w:noProof/>
                <w:sz w:val="24"/>
                <w:szCs w:val="24"/>
              </w:rPr>
            </w:rPrChange>
          </w:rPr>
          <w:t xml:space="preserve"> farms managed in a va</w:t>
        </w:r>
      </w:ins>
      <w:ins w:id="1585" w:author="Caitlin Jeffrey" w:date="2023-07-05T16:15:00Z">
        <w:r w:rsidR="002D022D" w:rsidRPr="00604EDE">
          <w:rPr>
            <w:rFonts w:ascii="Times New Roman" w:hAnsi="Times New Roman" w:cs="Times New Roman"/>
            <w:sz w:val="24"/>
            <w:szCs w:val="24"/>
            <w:rPrChange w:id="1586" w:author="Caitlin Jeffrey" w:date="2023-07-05T16:23:00Z">
              <w:rPr>
                <w:rFonts w:ascii="Times New Roman" w:hAnsi="Times New Roman" w:cs="Times New Roman"/>
                <w:noProof/>
                <w:sz w:val="24"/>
                <w:szCs w:val="24"/>
              </w:rPr>
            </w:rPrChange>
          </w:rPr>
          <w:t>rie</w:t>
        </w:r>
      </w:ins>
      <w:ins w:id="1587" w:author="Caitlin Jeffrey" w:date="2023-07-05T16:07:00Z">
        <w:r w:rsidR="00B65E05" w:rsidRPr="00604EDE">
          <w:rPr>
            <w:rFonts w:ascii="Times New Roman" w:hAnsi="Times New Roman" w:cs="Times New Roman"/>
            <w:sz w:val="24"/>
            <w:szCs w:val="24"/>
            <w:rPrChange w:id="1588" w:author="Caitlin Jeffrey" w:date="2023-07-05T16:23:00Z">
              <w:rPr>
                <w:rFonts w:ascii="Times New Roman" w:hAnsi="Times New Roman" w:cs="Times New Roman"/>
                <w:noProof/>
                <w:sz w:val="24"/>
                <w:szCs w:val="24"/>
              </w:rPr>
            </w:rPrChange>
          </w:rPr>
          <w:t>ty of ways,</w:t>
        </w:r>
      </w:ins>
      <w:ins w:id="1589" w:author="Caitlin Jeffrey" w:date="2023-07-05T16:05:00Z">
        <w:r w:rsidR="00983FA1" w:rsidRPr="00604EDE">
          <w:rPr>
            <w:rFonts w:ascii="Times New Roman" w:hAnsi="Times New Roman" w:cs="Times New Roman"/>
            <w:sz w:val="24"/>
            <w:szCs w:val="24"/>
            <w:rPrChange w:id="1590" w:author="Caitlin Jeffrey" w:date="2023-07-05T16:23:00Z">
              <w:rPr>
                <w:rFonts w:ascii="Times New Roman" w:hAnsi="Times New Roman" w:cs="Times New Roman"/>
                <w:noProof/>
                <w:sz w:val="24"/>
                <w:szCs w:val="24"/>
              </w:rPr>
            </w:rPrChange>
          </w:rPr>
          <w:t xml:space="preserve"> the current work sheds light on a broader spectrum of options </w:t>
        </w:r>
      </w:ins>
      <w:ins w:id="1591" w:author="Caitlin Jeffrey" w:date="2023-07-05T16:19:00Z">
        <w:r w:rsidR="00566564" w:rsidRPr="00604EDE">
          <w:rPr>
            <w:rFonts w:ascii="Times New Roman" w:hAnsi="Times New Roman" w:cs="Times New Roman"/>
            <w:sz w:val="24"/>
            <w:szCs w:val="24"/>
            <w:rPrChange w:id="1592" w:author="Caitlin Jeffrey" w:date="2023-07-05T16:23:00Z">
              <w:rPr>
                <w:rFonts w:ascii="Times New Roman" w:hAnsi="Times New Roman" w:cs="Times New Roman"/>
                <w:noProof/>
                <w:sz w:val="24"/>
                <w:szCs w:val="24"/>
              </w:rPr>
            </w:rPrChange>
          </w:rPr>
          <w:t>used</w:t>
        </w:r>
      </w:ins>
      <w:ins w:id="1593" w:author="Caitlin Jeffrey" w:date="2023-07-05T16:05:00Z">
        <w:r w:rsidR="00983FA1" w:rsidRPr="00604EDE">
          <w:rPr>
            <w:rFonts w:ascii="Times New Roman" w:hAnsi="Times New Roman" w:cs="Times New Roman"/>
            <w:sz w:val="24"/>
            <w:szCs w:val="24"/>
            <w:rPrChange w:id="1594" w:author="Caitlin Jeffrey" w:date="2023-07-05T16:23:00Z">
              <w:rPr>
                <w:rFonts w:ascii="Times New Roman" w:hAnsi="Times New Roman" w:cs="Times New Roman"/>
                <w:noProof/>
                <w:sz w:val="24"/>
                <w:szCs w:val="24"/>
              </w:rPr>
            </w:rPrChange>
          </w:rPr>
          <w:t xml:space="preserve"> within this loose-housing system utilizing organic bedding material.</w:t>
        </w:r>
      </w:ins>
    </w:p>
    <w:p w14:paraId="3D6FCE0A" w14:textId="41339094" w:rsidR="006D7503" w:rsidRPr="00604EDE" w:rsidRDefault="006D7503" w:rsidP="005577AF">
      <w:pPr>
        <w:spacing w:after="0" w:line="480" w:lineRule="auto"/>
        <w:ind w:firstLine="720"/>
        <w:jc w:val="both"/>
        <w:rPr>
          <w:ins w:id="1595" w:author="Caitlin Jeffrey" w:date="2023-07-05T16:11:00Z"/>
          <w:rFonts w:ascii="Times New Roman" w:hAnsi="Times New Roman" w:cs="Times New Roman"/>
          <w:sz w:val="24"/>
          <w:szCs w:val="24"/>
          <w:rPrChange w:id="1596" w:author="Caitlin Jeffrey" w:date="2023-07-05T16:23:00Z">
            <w:rPr>
              <w:ins w:id="1597" w:author="Caitlin Jeffrey" w:date="2023-07-05T16:11:00Z"/>
              <w:rFonts w:ascii="Times New Roman" w:hAnsi="Times New Roman" w:cs="Times New Roman"/>
              <w:noProof/>
              <w:sz w:val="24"/>
              <w:szCs w:val="24"/>
            </w:rPr>
          </w:rPrChange>
        </w:rPr>
      </w:pPr>
    </w:p>
    <w:p w14:paraId="32FD7F20" w14:textId="67A5F560" w:rsidR="004E382B" w:rsidRPr="00604EDE" w:rsidDel="00ED2E67" w:rsidRDefault="004E382B">
      <w:pPr>
        <w:spacing w:after="0" w:line="480" w:lineRule="auto"/>
        <w:ind w:firstLine="720"/>
        <w:jc w:val="both"/>
        <w:rPr>
          <w:del w:id="1598" w:author="Caitlin Jeffrey" w:date="2023-07-05T16:21:00Z"/>
          <w:rFonts w:ascii="Times New Roman" w:hAnsi="Times New Roman" w:cs="Times New Roman"/>
          <w:sz w:val="24"/>
          <w:szCs w:val="24"/>
          <w:rPrChange w:id="1599" w:author="Caitlin Jeffrey" w:date="2023-07-05T16:23:00Z">
            <w:rPr>
              <w:del w:id="1600" w:author="Caitlin Jeffrey" w:date="2023-07-05T16:21:00Z"/>
              <w:rFonts w:ascii="Times New Roman" w:hAnsi="Times New Roman" w:cs="Times New Roman"/>
              <w:noProof/>
              <w:sz w:val="24"/>
              <w:szCs w:val="24"/>
            </w:rPr>
          </w:rPrChange>
        </w:rPr>
      </w:pPr>
      <w:del w:id="1601" w:author="Caitlin Jeffrey" w:date="2023-07-05T15:34:00Z">
        <w:r w:rsidRPr="00604EDE" w:rsidDel="002172F8">
          <w:rPr>
            <w:rFonts w:ascii="Times New Roman" w:hAnsi="Times New Roman" w:cs="Times New Roman"/>
            <w:sz w:val="24"/>
            <w:szCs w:val="24"/>
            <w:rPrChange w:id="1602" w:author="Caitlin Jeffrey" w:date="2023-07-05T16:23:00Z">
              <w:rPr>
                <w:rFonts w:ascii="Times New Roman" w:hAnsi="Times New Roman" w:cs="Times New Roman"/>
                <w:noProof/>
                <w:sz w:val="24"/>
                <w:szCs w:val="24"/>
              </w:rPr>
            </w:rPrChange>
          </w:rPr>
          <w:delText>Lastly, p</w:delText>
        </w:r>
      </w:del>
      <w:del w:id="1603" w:author="Caitlin Jeffrey" w:date="2023-07-05T16:10:00Z">
        <w:r w:rsidRPr="00604EDE" w:rsidDel="0061120E">
          <w:rPr>
            <w:rFonts w:ascii="Times New Roman" w:hAnsi="Times New Roman" w:cs="Times New Roman"/>
            <w:sz w:val="24"/>
            <w:szCs w:val="24"/>
            <w:rPrChange w:id="1604" w:author="Caitlin Jeffrey" w:date="2023-07-05T16:23:00Z">
              <w:rPr>
                <w:rFonts w:ascii="Times New Roman" w:hAnsi="Times New Roman" w:cs="Times New Roman"/>
                <w:noProof/>
                <w:sz w:val="24"/>
                <w:szCs w:val="24"/>
              </w:rPr>
            </w:rPrChange>
          </w:rPr>
          <w:delText xml:space="preserve">revious work has focused on describing bedded packs that are </w:delText>
        </w:r>
      </w:del>
      <w:del w:id="1605" w:author="Caitlin Jeffrey" w:date="2023-07-05T15:34:00Z">
        <w:r w:rsidRPr="00604EDE" w:rsidDel="00650B9D">
          <w:rPr>
            <w:rFonts w:ascii="Times New Roman" w:hAnsi="Times New Roman" w:cs="Times New Roman"/>
            <w:sz w:val="24"/>
            <w:szCs w:val="24"/>
            <w:rPrChange w:id="1606" w:author="Caitlin Jeffrey" w:date="2023-07-05T16:23:00Z">
              <w:rPr>
                <w:rFonts w:ascii="Times New Roman" w:hAnsi="Times New Roman" w:cs="Times New Roman"/>
                <w:noProof/>
                <w:sz w:val="24"/>
                <w:szCs w:val="24"/>
              </w:rPr>
            </w:rPrChange>
          </w:rPr>
          <w:delText xml:space="preserve">specifically </w:delText>
        </w:r>
      </w:del>
      <w:del w:id="1607" w:author="Caitlin Jeffrey" w:date="2023-07-05T16:10:00Z">
        <w:r w:rsidRPr="00604EDE" w:rsidDel="0061120E">
          <w:rPr>
            <w:rFonts w:ascii="Times New Roman" w:hAnsi="Times New Roman" w:cs="Times New Roman"/>
            <w:sz w:val="24"/>
            <w:szCs w:val="24"/>
            <w:rPrChange w:id="1608" w:author="Caitlin Jeffrey" w:date="2023-07-05T16:23:00Z">
              <w:rPr>
                <w:rFonts w:ascii="Times New Roman" w:hAnsi="Times New Roman" w:cs="Times New Roman"/>
                <w:noProof/>
                <w:sz w:val="24"/>
                <w:szCs w:val="24"/>
              </w:rPr>
            </w:rPrChange>
          </w:rPr>
          <w:delText>actively managed</w:delText>
        </w:r>
      </w:del>
      <w:del w:id="1609" w:author="Caitlin Jeffrey" w:date="2023-07-05T15:36:00Z">
        <w:r w:rsidRPr="00604EDE" w:rsidDel="0098328F">
          <w:rPr>
            <w:rFonts w:ascii="Times New Roman" w:hAnsi="Times New Roman" w:cs="Times New Roman"/>
            <w:sz w:val="24"/>
            <w:szCs w:val="24"/>
            <w:rPrChange w:id="1610" w:author="Caitlin Jeffrey" w:date="2023-07-05T16:23:00Z">
              <w:rPr>
                <w:rFonts w:ascii="Times New Roman" w:hAnsi="Times New Roman" w:cs="Times New Roman"/>
                <w:noProof/>
                <w:sz w:val="24"/>
                <w:szCs w:val="24"/>
              </w:rPr>
            </w:rPrChange>
          </w:rPr>
          <w:delText xml:space="preserve"> for</w:delText>
        </w:r>
      </w:del>
      <w:del w:id="1611" w:author="Caitlin Jeffrey" w:date="2023-07-05T16:10:00Z">
        <w:r w:rsidRPr="00604EDE" w:rsidDel="0061120E">
          <w:rPr>
            <w:rFonts w:ascii="Times New Roman" w:hAnsi="Times New Roman" w:cs="Times New Roman"/>
            <w:sz w:val="24"/>
            <w:szCs w:val="24"/>
            <w:rPrChange w:id="1612" w:author="Caitlin Jeffrey" w:date="2023-07-05T16:23:00Z">
              <w:rPr>
                <w:rFonts w:ascii="Times New Roman" w:hAnsi="Times New Roman" w:cs="Times New Roman"/>
                <w:noProof/>
                <w:sz w:val="24"/>
                <w:szCs w:val="24"/>
              </w:rPr>
            </w:rPrChange>
          </w:rPr>
          <w:delText xml:space="preserve"> composting</w:delText>
        </w:r>
      </w:del>
      <w:del w:id="1613" w:author="Caitlin Jeffrey" w:date="2023-07-05T15:30:00Z">
        <w:r w:rsidRPr="00604EDE" w:rsidDel="004526F3">
          <w:rPr>
            <w:rFonts w:ascii="Times New Roman" w:hAnsi="Times New Roman" w:cs="Times New Roman"/>
            <w:sz w:val="24"/>
            <w:szCs w:val="24"/>
            <w:rPrChange w:id="1614" w:author="Caitlin Jeffrey" w:date="2023-07-05T16:23:00Z">
              <w:rPr>
                <w:rFonts w:ascii="Times New Roman" w:hAnsi="Times New Roman" w:cs="Times New Roman"/>
                <w:noProof/>
                <w:sz w:val="24"/>
                <w:szCs w:val="24"/>
              </w:rPr>
            </w:rPrChange>
          </w:rPr>
          <w:delText>;</w:delText>
        </w:r>
      </w:del>
      <w:del w:id="1615" w:author="Caitlin Jeffrey" w:date="2023-07-05T15:32:00Z">
        <w:r w:rsidRPr="00604EDE" w:rsidDel="005577AF">
          <w:rPr>
            <w:rFonts w:ascii="Times New Roman" w:hAnsi="Times New Roman" w:cs="Times New Roman"/>
            <w:sz w:val="24"/>
            <w:szCs w:val="24"/>
            <w:rPrChange w:id="1616" w:author="Caitlin Jeffrey" w:date="2023-07-05T16:23:00Z">
              <w:rPr>
                <w:rFonts w:ascii="Times New Roman" w:hAnsi="Times New Roman" w:cs="Times New Roman"/>
                <w:noProof/>
                <w:sz w:val="24"/>
                <w:szCs w:val="24"/>
              </w:rPr>
            </w:rPrChange>
          </w:rPr>
          <w:delText xml:space="preserve"> b</w:delText>
        </w:r>
      </w:del>
      <w:del w:id="1617" w:author="Caitlin Jeffrey" w:date="2023-07-05T16:21:00Z">
        <w:r w:rsidRPr="00604EDE" w:rsidDel="00ED2E67">
          <w:rPr>
            <w:rFonts w:ascii="Times New Roman" w:hAnsi="Times New Roman" w:cs="Times New Roman"/>
            <w:sz w:val="24"/>
            <w:szCs w:val="24"/>
            <w:rPrChange w:id="1618" w:author="Caitlin Jeffrey" w:date="2023-07-05T16:23:00Z">
              <w:rPr>
                <w:rFonts w:ascii="Times New Roman" w:hAnsi="Times New Roman" w:cs="Times New Roman"/>
                <w:noProof/>
                <w:sz w:val="24"/>
                <w:szCs w:val="24"/>
              </w:rPr>
            </w:rPrChange>
          </w:rPr>
          <w:delText xml:space="preserve">y adapting a </w:delText>
        </w:r>
      </w:del>
      <w:del w:id="1619" w:author="Caitlin Jeffrey" w:date="2023-07-05T15:32:00Z">
        <w:r w:rsidRPr="00604EDE" w:rsidDel="005577AF">
          <w:rPr>
            <w:rFonts w:ascii="Times New Roman" w:hAnsi="Times New Roman" w:cs="Times New Roman"/>
            <w:sz w:val="24"/>
            <w:szCs w:val="24"/>
            <w:rPrChange w:id="1620" w:author="Caitlin Jeffrey" w:date="2023-07-05T16:23:00Z">
              <w:rPr>
                <w:rFonts w:ascii="Times New Roman" w:hAnsi="Times New Roman" w:cs="Times New Roman"/>
                <w:noProof/>
                <w:sz w:val="24"/>
                <w:szCs w:val="24"/>
              </w:rPr>
            </w:rPrChange>
          </w:rPr>
          <w:delText xml:space="preserve">looser </w:delText>
        </w:r>
      </w:del>
      <w:del w:id="1621" w:author="Caitlin Jeffrey" w:date="2023-07-05T16:21:00Z">
        <w:r w:rsidRPr="00604EDE" w:rsidDel="00ED2E67">
          <w:rPr>
            <w:rFonts w:ascii="Times New Roman" w:hAnsi="Times New Roman" w:cs="Times New Roman"/>
            <w:sz w:val="24"/>
            <w:szCs w:val="24"/>
            <w:rPrChange w:id="1622" w:author="Caitlin Jeffrey" w:date="2023-07-05T16:23:00Z">
              <w:rPr>
                <w:rFonts w:ascii="Times New Roman" w:hAnsi="Times New Roman" w:cs="Times New Roman"/>
                <w:noProof/>
                <w:sz w:val="24"/>
                <w:szCs w:val="24"/>
              </w:rPr>
            </w:rPrChange>
          </w:rPr>
          <w:delText xml:space="preserve">definition of bedded packs included in the study, the current work sheds light on </w:delText>
        </w:r>
      </w:del>
      <w:del w:id="1623" w:author="Caitlin Jeffrey" w:date="2023-07-05T16:04:00Z">
        <w:r w:rsidRPr="00604EDE" w:rsidDel="000018DC">
          <w:rPr>
            <w:rFonts w:ascii="Times New Roman" w:hAnsi="Times New Roman" w:cs="Times New Roman"/>
            <w:sz w:val="24"/>
            <w:szCs w:val="24"/>
            <w:rPrChange w:id="1624" w:author="Caitlin Jeffrey" w:date="2023-07-05T16:23:00Z">
              <w:rPr>
                <w:rFonts w:ascii="Times New Roman" w:hAnsi="Times New Roman" w:cs="Times New Roman"/>
                <w:noProof/>
                <w:sz w:val="24"/>
                <w:szCs w:val="24"/>
              </w:rPr>
            </w:rPrChange>
          </w:rPr>
          <w:delText>the</w:delText>
        </w:r>
      </w:del>
      <w:del w:id="1625" w:author="Caitlin Jeffrey" w:date="2023-07-05T16:21:00Z">
        <w:r w:rsidRPr="00604EDE" w:rsidDel="00ED2E67">
          <w:rPr>
            <w:rFonts w:ascii="Times New Roman" w:hAnsi="Times New Roman" w:cs="Times New Roman"/>
            <w:sz w:val="24"/>
            <w:szCs w:val="24"/>
            <w:rPrChange w:id="1626" w:author="Caitlin Jeffrey" w:date="2023-07-05T16:23:00Z">
              <w:rPr>
                <w:rFonts w:ascii="Times New Roman" w:hAnsi="Times New Roman" w:cs="Times New Roman"/>
                <w:noProof/>
                <w:sz w:val="24"/>
                <w:szCs w:val="24"/>
              </w:rPr>
            </w:rPrChange>
          </w:rPr>
          <w:delText xml:space="preserve"> spectrum of options </w:delText>
        </w:r>
      </w:del>
      <w:del w:id="1627" w:author="Caitlin Jeffrey" w:date="2023-07-05T15:32:00Z">
        <w:r w:rsidRPr="00604EDE" w:rsidDel="00776831">
          <w:rPr>
            <w:rFonts w:ascii="Times New Roman" w:hAnsi="Times New Roman" w:cs="Times New Roman"/>
            <w:sz w:val="24"/>
            <w:szCs w:val="24"/>
            <w:rPrChange w:id="1628" w:author="Caitlin Jeffrey" w:date="2023-07-05T16:23:00Z">
              <w:rPr>
                <w:rFonts w:ascii="Times New Roman" w:hAnsi="Times New Roman" w:cs="Times New Roman"/>
                <w:noProof/>
                <w:sz w:val="24"/>
                <w:szCs w:val="24"/>
              </w:rPr>
            </w:rPrChange>
          </w:rPr>
          <w:delText xml:space="preserve">possible </w:delText>
        </w:r>
      </w:del>
      <w:del w:id="1629" w:author="Caitlin Jeffrey" w:date="2023-07-05T16:21:00Z">
        <w:r w:rsidRPr="00604EDE" w:rsidDel="00ED2E67">
          <w:rPr>
            <w:rFonts w:ascii="Times New Roman" w:hAnsi="Times New Roman" w:cs="Times New Roman"/>
            <w:sz w:val="24"/>
            <w:szCs w:val="24"/>
            <w:rPrChange w:id="1630" w:author="Caitlin Jeffrey" w:date="2023-07-05T16:23:00Z">
              <w:rPr>
                <w:rFonts w:ascii="Times New Roman" w:hAnsi="Times New Roman" w:cs="Times New Roman"/>
                <w:noProof/>
                <w:sz w:val="24"/>
                <w:szCs w:val="24"/>
              </w:rPr>
            </w:rPrChange>
          </w:rPr>
          <w:delText>within this loose-housing system utilizing organic bedding material.</w:delText>
        </w:r>
      </w:del>
    </w:p>
    <w:p w14:paraId="4202BD9A" w14:textId="098D2047" w:rsidR="004E382B" w:rsidRPr="00604EDE" w:rsidDel="00EF4F15" w:rsidRDefault="004E382B" w:rsidP="004E382B">
      <w:pPr>
        <w:spacing w:after="0" w:line="480" w:lineRule="auto"/>
        <w:jc w:val="both"/>
        <w:rPr>
          <w:moveFrom w:id="1631" w:author="Caitlin Jeffrey" w:date="2023-07-18T13:56:00Z"/>
          <w:rFonts w:ascii="Times New Roman" w:hAnsi="Times New Roman" w:cs="Times New Roman"/>
          <w:sz w:val="24"/>
          <w:szCs w:val="24"/>
          <w:rPrChange w:id="1632" w:author="Caitlin Jeffrey" w:date="2023-07-05T16:23:00Z">
            <w:rPr>
              <w:moveFrom w:id="1633" w:author="Caitlin Jeffrey" w:date="2023-07-18T13:56:00Z"/>
              <w:rFonts w:ascii="Times New Roman" w:hAnsi="Times New Roman" w:cs="Times New Roman"/>
              <w:noProof/>
              <w:sz w:val="24"/>
              <w:szCs w:val="24"/>
            </w:rPr>
          </w:rPrChange>
        </w:rPr>
      </w:pPr>
      <w:moveFromRangeStart w:id="1634" w:author="Caitlin Jeffrey" w:date="2023-07-18T13:56:00Z" w:name="move140580984"/>
      <w:moveFrom w:id="1635" w:author="Caitlin Jeffrey" w:date="2023-07-18T13:56:00Z">
        <w:r w:rsidRPr="00604EDE" w:rsidDel="00EF4F15">
          <w:rPr>
            <w:rFonts w:ascii="Times New Roman" w:hAnsi="Times New Roman" w:cs="Times New Roman"/>
            <w:sz w:val="24"/>
            <w:szCs w:val="24"/>
            <w:rPrChange w:id="1636" w:author="Caitlin Jeffrey" w:date="2023-07-05T16:23:00Z">
              <w:rPr>
                <w:rFonts w:ascii="Times New Roman" w:hAnsi="Times New Roman" w:cs="Times New Roman"/>
                <w:noProof/>
                <w:sz w:val="24"/>
                <w:szCs w:val="24"/>
              </w:rPr>
            </w:rPrChange>
          </w:rPr>
          <w:t>Overall, farms with more deeply-bedded cows had improved bulk tank milk quality, as well as better udder health metrics and udder hygiene scores. Unsurprisingly, better udder hygiene was associated with improved udder health measures. Bedded pack systems did not differ significantly in their milk quality, udder health, or hygiene measures when compared to the more commonly used winter housing systems for organic cows in the state. Bedded packs can therefore be considered as a viable option for pasture-based herds looking for a more affordable loose-housing system.</w:t>
        </w:r>
      </w:moveFrom>
    </w:p>
    <w:moveFromRangeEnd w:id="1634"/>
    <w:p w14:paraId="5A2904F7" w14:textId="77777777" w:rsidR="004C4853" w:rsidRPr="00604EDE" w:rsidRDefault="004C4853" w:rsidP="005240E2">
      <w:pPr>
        <w:spacing w:after="0" w:line="480" w:lineRule="auto"/>
        <w:jc w:val="both"/>
        <w:rPr>
          <w:rFonts w:ascii="Times New Roman" w:hAnsi="Times New Roman" w:cs="Times New Roman"/>
          <w:b/>
          <w:bCs/>
          <w:sz w:val="24"/>
          <w:szCs w:val="24"/>
          <w:rPrChange w:id="1637" w:author="Caitlin Jeffrey" w:date="2023-07-05T16:23:00Z">
            <w:rPr>
              <w:rFonts w:ascii="Times New Roman" w:hAnsi="Times New Roman" w:cs="Times New Roman"/>
              <w:b/>
              <w:bCs/>
              <w:noProof/>
              <w:sz w:val="24"/>
              <w:szCs w:val="24"/>
            </w:rPr>
          </w:rPrChange>
        </w:rPr>
      </w:pPr>
    </w:p>
    <w:p w14:paraId="7CB7E79C" w14:textId="77777777" w:rsidR="004E382B" w:rsidRPr="00604EDE" w:rsidRDefault="004E382B" w:rsidP="005240E2">
      <w:pPr>
        <w:spacing w:after="0" w:line="480" w:lineRule="auto"/>
        <w:jc w:val="both"/>
        <w:rPr>
          <w:rFonts w:ascii="Times New Roman" w:hAnsi="Times New Roman" w:cs="Times New Roman"/>
          <w:b/>
          <w:bCs/>
          <w:sz w:val="24"/>
          <w:szCs w:val="24"/>
          <w:rPrChange w:id="1638" w:author="Caitlin Jeffrey" w:date="2023-07-05T16:23:00Z">
            <w:rPr>
              <w:rFonts w:ascii="Times New Roman" w:hAnsi="Times New Roman" w:cs="Times New Roman"/>
              <w:b/>
              <w:bCs/>
              <w:noProof/>
              <w:sz w:val="24"/>
              <w:szCs w:val="24"/>
            </w:rPr>
          </w:rPrChange>
        </w:rPr>
      </w:pPr>
    </w:p>
    <w:p w14:paraId="0E1DA8E5" w14:textId="77777777" w:rsidR="00912173" w:rsidRPr="00604EDE" w:rsidRDefault="00912173" w:rsidP="004A5ACF">
      <w:pPr>
        <w:spacing w:after="0" w:line="480" w:lineRule="auto"/>
        <w:jc w:val="both"/>
        <w:rPr>
          <w:rFonts w:ascii="Times New Roman" w:hAnsi="Times New Roman" w:cs="Times New Roman"/>
          <w:b/>
          <w:bCs/>
          <w:sz w:val="24"/>
          <w:szCs w:val="24"/>
          <w:rPrChange w:id="1639" w:author="Caitlin Jeffrey" w:date="2023-07-05T16:23:00Z">
            <w:rPr>
              <w:rFonts w:ascii="Times New Roman" w:hAnsi="Times New Roman" w:cs="Times New Roman"/>
              <w:b/>
              <w:bCs/>
              <w:noProof/>
              <w:sz w:val="24"/>
              <w:szCs w:val="24"/>
            </w:rPr>
          </w:rPrChange>
        </w:rPr>
      </w:pPr>
    </w:p>
    <w:p w14:paraId="2EE82E28" w14:textId="77979AE1" w:rsidR="004A5ACF" w:rsidRPr="00604EDE" w:rsidRDefault="004A5ACF" w:rsidP="004A5ACF">
      <w:pPr>
        <w:spacing w:after="0" w:line="480" w:lineRule="auto"/>
        <w:jc w:val="both"/>
        <w:rPr>
          <w:rFonts w:ascii="Times New Roman" w:hAnsi="Times New Roman" w:cs="Times New Roman"/>
          <w:b/>
          <w:bCs/>
          <w:sz w:val="24"/>
          <w:szCs w:val="24"/>
          <w:rPrChange w:id="1640" w:author="Caitlin Jeffrey" w:date="2023-07-05T16:23:00Z">
            <w:rPr>
              <w:rFonts w:ascii="Times New Roman" w:hAnsi="Times New Roman" w:cs="Times New Roman"/>
              <w:b/>
              <w:bCs/>
              <w:noProof/>
              <w:sz w:val="24"/>
              <w:szCs w:val="24"/>
            </w:rPr>
          </w:rPrChange>
        </w:rPr>
      </w:pPr>
      <w:commentRangeStart w:id="1641"/>
      <w:r w:rsidRPr="00604EDE">
        <w:rPr>
          <w:rFonts w:ascii="Times New Roman" w:hAnsi="Times New Roman" w:cs="Times New Roman"/>
          <w:b/>
          <w:bCs/>
          <w:sz w:val="24"/>
          <w:szCs w:val="24"/>
          <w:rPrChange w:id="1642" w:author="Caitlin Jeffrey" w:date="2023-07-05T16:23:00Z">
            <w:rPr>
              <w:rFonts w:ascii="Times New Roman" w:hAnsi="Times New Roman" w:cs="Times New Roman"/>
              <w:b/>
              <w:bCs/>
              <w:noProof/>
              <w:sz w:val="24"/>
              <w:szCs w:val="24"/>
            </w:rPr>
          </w:rPrChange>
        </w:rPr>
        <w:t>References</w:t>
      </w:r>
      <w:commentRangeEnd w:id="1641"/>
      <w:r w:rsidRPr="00604EDE">
        <w:rPr>
          <w:rStyle w:val="CommentReference"/>
          <w:rFonts w:eastAsiaTheme="minorEastAsia"/>
        </w:rPr>
        <w:commentReference w:id="1641"/>
      </w:r>
    </w:p>
    <w:p w14:paraId="2DBE92BF" w14:textId="77777777" w:rsidR="004A5ACF" w:rsidRPr="00604EDE" w:rsidRDefault="004A5ACF" w:rsidP="005240E2">
      <w:pPr>
        <w:spacing w:after="0" w:line="480" w:lineRule="auto"/>
        <w:jc w:val="both"/>
        <w:rPr>
          <w:rFonts w:ascii="Times New Roman" w:hAnsi="Times New Roman" w:cs="Times New Roman"/>
          <w:b/>
          <w:bCs/>
          <w:sz w:val="24"/>
          <w:szCs w:val="24"/>
          <w:rPrChange w:id="1643" w:author="Caitlin Jeffrey" w:date="2023-07-05T16:23:00Z">
            <w:rPr>
              <w:rFonts w:ascii="Times New Roman" w:hAnsi="Times New Roman" w:cs="Times New Roman"/>
              <w:b/>
              <w:bCs/>
              <w:noProof/>
              <w:sz w:val="24"/>
              <w:szCs w:val="24"/>
            </w:rPr>
          </w:rPrChange>
        </w:rPr>
      </w:pPr>
    </w:p>
    <w:p w14:paraId="26B318F5" w14:textId="7DEAABDB" w:rsidR="00EF0AED" w:rsidRPr="00604EDE" w:rsidRDefault="00EF0AED" w:rsidP="00EF0AED">
      <w:pPr>
        <w:spacing w:line="480" w:lineRule="auto"/>
        <w:rPr>
          <w:rFonts w:ascii="Times New Roman" w:hAnsi="Times New Roman" w:cs="Times New Roman"/>
          <w:b/>
          <w:bCs/>
          <w:sz w:val="24"/>
          <w:szCs w:val="24"/>
          <w:rPrChange w:id="1644" w:author="Caitlin Jeffrey" w:date="2023-07-05T16:23:00Z">
            <w:rPr>
              <w:rFonts w:ascii="Times New Roman" w:hAnsi="Times New Roman" w:cs="Times New Roman"/>
              <w:b/>
              <w:bCs/>
              <w:noProof/>
              <w:sz w:val="24"/>
              <w:szCs w:val="24"/>
            </w:rPr>
          </w:rPrChange>
        </w:rPr>
      </w:pPr>
      <w:commentRangeStart w:id="1645"/>
      <w:r w:rsidRPr="00604EDE">
        <w:rPr>
          <w:rFonts w:ascii="Times New Roman" w:hAnsi="Times New Roman" w:cs="Times New Roman"/>
          <w:b/>
          <w:bCs/>
          <w:sz w:val="24"/>
          <w:szCs w:val="24"/>
          <w:rPrChange w:id="1646" w:author="Caitlin Jeffrey" w:date="2023-07-05T16:23:00Z">
            <w:rPr>
              <w:rFonts w:ascii="Times New Roman" w:hAnsi="Times New Roman" w:cs="Times New Roman"/>
              <w:b/>
              <w:bCs/>
              <w:noProof/>
              <w:sz w:val="24"/>
              <w:szCs w:val="24"/>
            </w:rPr>
          </w:rPrChange>
        </w:rPr>
        <w:t>Figures</w:t>
      </w:r>
      <w:commentRangeEnd w:id="1645"/>
      <w:r w:rsidR="00CF677B" w:rsidRPr="00604EDE">
        <w:rPr>
          <w:rStyle w:val="CommentReference"/>
          <w:rFonts w:eastAsiaTheme="minorEastAsia"/>
        </w:rPr>
        <w:commentReference w:id="1645"/>
      </w:r>
    </w:p>
    <w:p w14:paraId="0E047AEC" w14:textId="77777777" w:rsidR="00D9754A" w:rsidRPr="00604EDE" w:rsidRDefault="00D9754A" w:rsidP="00EF0AED">
      <w:pPr>
        <w:spacing w:line="480" w:lineRule="auto"/>
        <w:rPr>
          <w:rFonts w:ascii="Times New Roman" w:hAnsi="Times New Roman" w:cs="Times New Roman"/>
          <w:b/>
          <w:bCs/>
          <w:sz w:val="24"/>
          <w:szCs w:val="24"/>
          <w:rPrChange w:id="1647" w:author="Caitlin Jeffrey" w:date="2023-07-05T16:23:00Z">
            <w:rPr>
              <w:rFonts w:ascii="Times New Roman" w:hAnsi="Times New Roman" w:cs="Times New Roman"/>
              <w:b/>
              <w:bCs/>
              <w:noProof/>
              <w:sz w:val="24"/>
              <w:szCs w:val="24"/>
            </w:rPr>
          </w:rPrChange>
        </w:rPr>
      </w:pPr>
    </w:p>
    <w:p w14:paraId="0ECD20BA" w14:textId="1801897F" w:rsidR="00CF677B" w:rsidRPr="00604EDE" w:rsidRDefault="00CF677B" w:rsidP="00EF0AED">
      <w:pPr>
        <w:spacing w:line="480" w:lineRule="auto"/>
        <w:rPr>
          <w:rFonts w:ascii="Times New Roman" w:hAnsi="Times New Roman" w:cs="Times New Roman"/>
          <w:b/>
          <w:bCs/>
          <w:sz w:val="24"/>
          <w:szCs w:val="24"/>
          <w:rPrChange w:id="1648" w:author="Caitlin Jeffrey" w:date="2023-07-05T16:23:00Z">
            <w:rPr>
              <w:rFonts w:ascii="Times New Roman" w:hAnsi="Times New Roman" w:cs="Times New Roman"/>
              <w:b/>
              <w:bCs/>
              <w:noProof/>
              <w:sz w:val="24"/>
              <w:szCs w:val="24"/>
            </w:rPr>
          </w:rPrChange>
        </w:rPr>
      </w:pPr>
      <w:commentRangeStart w:id="1649"/>
      <w:r w:rsidRPr="00604EDE">
        <w:rPr>
          <w:rFonts w:ascii="Times New Roman" w:hAnsi="Times New Roman" w:cs="Times New Roman"/>
          <w:b/>
          <w:bCs/>
          <w:sz w:val="24"/>
          <w:szCs w:val="24"/>
          <w:rPrChange w:id="1650" w:author="Caitlin Jeffrey" w:date="2023-07-05T16:23:00Z">
            <w:rPr>
              <w:rFonts w:ascii="Times New Roman" w:hAnsi="Times New Roman" w:cs="Times New Roman"/>
              <w:b/>
              <w:bCs/>
              <w:noProof/>
              <w:sz w:val="24"/>
              <w:szCs w:val="24"/>
            </w:rPr>
          </w:rPrChange>
        </w:rPr>
        <w:t>Tables</w:t>
      </w:r>
      <w:commentRangeEnd w:id="1649"/>
      <w:r w:rsidRPr="00604EDE">
        <w:rPr>
          <w:rStyle w:val="CommentReference"/>
          <w:rFonts w:eastAsiaTheme="minorEastAsia"/>
        </w:rPr>
        <w:commentReference w:id="1649"/>
      </w:r>
    </w:p>
    <w:tbl>
      <w:tblPr>
        <w:tblW w:w="10776" w:type="dxa"/>
        <w:tblLook w:val="04A0" w:firstRow="1" w:lastRow="0" w:firstColumn="1" w:lastColumn="0" w:noHBand="0" w:noVBand="1"/>
      </w:tblPr>
      <w:tblGrid>
        <w:gridCol w:w="450"/>
        <w:gridCol w:w="1964"/>
        <w:gridCol w:w="755"/>
        <w:gridCol w:w="1331"/>
        <w:gridCol w:w="1260"/>
        <w:gridCol w:w="1701"/>
        <w:gridCol w:w="900"/>
        <w:gridCol w:w="1089"/>
        <w:gridCol w:w="1326"/>
      </w:tblGrid>
      <w:tr w:rsidR="00CA29EB" w:rsidRPr="00604EDE" w14:paraId="00111AD8" w14:textId="77777777" w:rsidTr="00B367EB">
        <w:trPr>
          <w:trHeight w:val="291"/>
        </w:trPr>
        <w:tc>
          <w:tcPr>
            <w:tcW w:w="10776" w:type="dxa"/>
            <w:gridSpan w:val="9"/>
            <w:tcBorders>
              <w:top w:val="nil"/>
              <w:left w:val="nil"/>
              <w:bottom w:val="nil"/>
              <w:right w:val="nil"/>
            </w:tcBorders>
            <w:shd w:val="clear" w:color="auto" w:fill="auto"/>
            <w:noWrap/>
            <w:vAlign w:val="bottom"/>
          </w:tcPr>
          <w:p w14:paraId="79E923D8" w14:textId="66F6426D" w:rsidR="00CA29EB" w:rsidRPr="00604EDE" w:rsidRDefault="00CA29EB" w:rsidP="00B367EB">
            <w:pPr>
              <w:spacing w:after="0" w:line="240" w:lineRule="auto"/>
              <w:rPr>
                <w:rFonts w:ascii="Times New Roman" w:eastAsia="Times New Roman" w:hAnsi="Times New Roman" w:cs="Times New Roman"/>
                <w:color w:val="000000"/>
              </w:rPr>
            </w:pPr>
            <w:commentRangeStart w:id="1651"/>
            <w:r w:rsidRPr="00604EDE">
              <w:rPr>
                <w:rFonts w:ascii="Times New Roman" w:eastAsia="Times New Roman" w:hAnsi="Times New Roman" w:cs="Times New Roman"/>
                <w:color w:val="000000"/>
              </w:rPr>
              <w:t>Table 1. Bulk tank milk aerobic culture outcomes by facility type for 21 Vermont organic dairy herds</w:t>
            </w:r>
            <w:commentRangeEnd w:id="1651"/>
            <w:r w:rsidRPr="00604EDE">
              <w:rPr>
                <w:rStyle w:val="CommentReference"/>
                <w:rFonts w:ascii="Times New Roman" w:hAnsi="Times New Roman" w:cs="Times New Roman"/>
              </w:rPr>
              <w:commentReference w:id="1651"/>
            </w:r>
          </w:p>
        </w:tc>
      </w:tr>
      <w:tr w:rsidR="00CA29EB" w:rsidRPr="00604EDE" w14:paraId="6C1FE59F" w14:textId="77777777" w:rsidTr="00B367EB">
        <w:trPr>
          <w:trHeight w:val="291"/>
        </w:trPr>
        <w:tc>
          <w:tcPr>
            <w:tcW w:w="450" w:type="dxa"/>
            <w:tcBorders>
              <w:top w:val="nil"/>
              <w:left w:val="nil"/>
              <w:bottom w:val="nil"/>
              <w:right w:val="nil"/>
            </w:tcBorders>
            <w:shd w:val="clear" w:color="auto" w:fill="auto"/>
            <w:noWrap/>
            <w:vAlign w:val="bottom"/>
          </w:tcPr>
          <w:p w14:paraId="2B3F903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08D176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hideMark/>
          </w:tcPr>
          <w:p w14:paraId="7FC6B3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Count</w:t>
            </w:r>
          </w:p>
        </w:tc>
        <w:tc>
          <w:tcPr>
            <w:tcW w:w="1331" w:type="dxa"/>
            <w:tcBorders>
              <w:top w:val="nil"/>
              <w:left w:val="nil"/>
              <w:bottom w:val="nil"/>
              <w:right w:val="nil"/>
            </w:tcBorders>
            <w:shd w:val="clear" w:color="auto" w:fill="auto"/>
            <w:noWrap/>
            <w:vAlign w:val="bottom"/>
          </w:tcPr>
          <w:p w14:paraId="04E4690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499EA60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654755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hideMark/>
          </w:tcPr>
          <w:p w14:paraId="512695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hideMark/>
          </w:tcPr>
          <w:p w14:paraId="5034A70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Range</w:t>
            </w:r>
          </w:p>
        </w:tc>
        <w:tc>
          <w:tcPr>
            <w:tcW w:w="1326" w:type="dxa"/>
            <w:tcBorders>
              <w:top w:val="nil"/>
              <w:left w:val="nil"/>
              <w:bottom w:val="nil"/>
              <w:right w:val="nil"/>
            </w:tcBorders>
          </w:tcPr>
          <w:p w14:paraId="0EF8715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Kruskal-Wallis χ</w:t>
            </w:r>
            <w:r w:rsidRPr="00604EDE">
              <w:rPr>
                <w:rFonts w:ascii="Times New Roman" w:eastAsia="Times New Roman" w:hAnsi="Times New Roman" w:cs="Times New Roman"/>
                <w:color w:val="000000"/>
                <w:vertAlign w:val="superscript"/>
              </w:rPr>
              <w:t>2</w:t>
            </w:r>
          </w:p>
        </w:tc>
      </w:tr>
      <w:tr w:rsidR="00CA29EB" w:rsidRPr="00604EDE" w14:paraId="02443A39"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1EB9039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Staph.</w:t>
            </w:r>
            <w:r w:rsidRPr="00604EDE">
              <w:rPr>
                <w:rFonts w:ascii="Times New Roman" w:eastAsia="Times New Roman" w:hAnsi="Times New Roman" w:cs="Times New Roman"/>
                <w:color w:val="000000"/>
              </w:rPr>
              <w:t xml:space="preserve"> spp. (CFU/mL)</w:t>
            </w:r>
          </w:p>
        </w:tc>
        <w:tc>
          <w:tcPr>
            <w:tcW w:w="755" w:type="dxa"/>
            <w:tcBorders>
              <w:top w:val="nil"/>
              <w:left w:val="nil"/>
              <w:bottom w:val="nil"/>
              <w:right w:val="nil"/>
            </w:tcBorders>
            <w:shd w:val="clear" w:color="auto" w:fill="auto"/>
            <w:noWrap/>
            <w:vAlign w:val="bottom"/>
            <w:hideMark/>
          </w:tcPr>
          <w:p w14:paraId="3ACC8BC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541C3BA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A2912AA"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4BDE8E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95.5</w:t>
            </w:r>
          </w:p>
        </w:tc>
        <w:tc>
          <w:tcPr>
            <w:tcW w:w="900" w:type="dxa"/>
            <w:tcBorders>
              <w:top w:val="nil"/>
              <w:left w:val="nil"/>
              <w:bottom w:val="nil"/>
              <w:right w:val="nil"/>
            </w:tcBorders>
            <w:shd w:val="clear" w:color="auto" w:fill="auto"/>
            <w:noWrap/>
            <w:vAlign w:val="bottom"/>
          </w:tcPr>
          <w:p w14:paraId="349D14B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36-155</w:t>
            </w:r>
          </w:p>
        </w:tc>
        <w:tc>
          <w:tcPr>
            <w:tcW w:w="1089" w:type="dxa"/>
            <w:tcBorders>
              <w:top w:val="nil"/>
              <w:left w:val="nil"/>
              <w:bottom w:val="nil"/>
              <w:right w:val="nil"/>
            </w:tcBorders>
            <w:shd w:val="clear" w:color="auto" w:fill="auto"/>
            <w:noWrap/>
            <w:vAlign w:val="bottom"/>
            <w:hideMark/>
          </w:tcPr>
          <w:p w14:paraId="0930F49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0-665</w:t>
            </w:r>
          </w:p>
        </w:tc>
        <w:tc>
          <w:tcPr>
            <w:tcW w:w="1326" w:type="dxa"/>
            <w:tcBorders>
              <w:top w:val="nil"/>
              <w:left w:val="nil"/>
              <w:bottom w:val="nil"/>
              <w:right w:val="nil"/>
            </w:tcBorders>
          </w:tcPr>
          <w:p w14:paraId="362346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0.62)</w:t>
            </w:r>
          </w:p>
        </w:tc>
      </w:tr>
      <w:tr w:rsidR="00CA29EB" w:rsidRPr="00604EDE" w14:paraId="1F19E487" w14:textId="77777777" w:rsidTr="00B367EB">
        <w:trPr>
          <w:trHeight w:val="291"/>
        </w:trPr>
        <w:tc>
          <w:tcPr>
            <w:tcW w:w="450" w:type="dxa"/>
            <w:tcBorders>
              <w:top w:val="nil"/>
              <w:left w:val="nil"/>
              <w:bottom w:val="nil"/>
              <w:right w:val="nil"/>
            </w:tcBorders>
            <w:shd w:val="clear" w:color="auto" w:fill="auto"/>
            <w:noWrap/>
            <w:vAlign w:val="bottom"/>
            <w:hideMark/>
          </w:tcPr>
          <w:p w14:paraId="0E7A3EBA"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02C52AE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610AEB4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AEFFD9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DFBC87"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95075D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53</w:t>
            </w:r>
          </w:p>
        </w:tc>
        <w:tc>
          <w:tcPr>
            <w:tcW w:w="900" w:type="dxa"/>
            <w:tcBorders>
              <w:top w:val="nil"/>
              <w:left w:val="nil"/>
              <w:bottom w:val="nil"/>
              <w:right w:val="nil"/>
            </w:tcBorders>
            <w:shd w:val="clear" w:color="auto" w:fill="auto"/>
            <w:noWrap/>
            <w:vAlign w:val="bottom"/>
          </w:tcPr>
          <w:p w14:paraId="3EC66B9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10-96</w:t>
            </w:r>
          </w:p>
        </w:tc>
        <w:tc>
          <w:tcPr>
            <w:tcW w:w="1089" w:type="dxa"/>
            <w:tcBorders>
              <w:top w:val="nil"/>
              <w:left w:val="nil"/>
              <w:bottom w:val="nil"/>
              <w:right w:val="nil"/>
            </w:tcBorders>
            <w:shd w:val="clear" w:color="auto" w:fill="auto"/>
            <w:noWrap/>
            <w:vAlign w:val="bottom"/>
            <w:hideMark/>
          </w:tcPr>
          <w:p w14:paraId="5D1949B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0-130</w:t>
            </w:r>
          </w:p>
        </w:tc>
        <w:tc>
          <w:tcPr>
            <w:tcW w:w="1326" w:type="dxa"/>
            <w:tcBorders>
              <w:top w:val="nil"/>
              <w:left w:val="nil"/>
              <w:right w:val="nil"/>
            </w:tcBorders>
          </w:tcPr>
          <w:p w14:paraId="2E2D68CA"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710A7BCB" w14:textId="77777777" w:rsidTr="00B367EB">
        <w:trPr>
          <w:trHeight w:val="291"/>
        </w:trPr>
        <w:tc>
          <w:tcPr>
            <w:tcW w:w="450" w:type="dxa"/>
            <w:tcBorders>
              <w:top w:val="nil"/>
              <w:left w:val="nil"/>
              <w:bottom w:val="nil"/>
              <w:right w:val="nil"/>
            </w:tcBorders>
            <w:shd w:val="clear" w:color="auto" w:fill="auto"/>
            <w:noWrap/>
            <w:vAlign w:val="bottom"/>
            <w:hideMark/>
          </w:tcPr>
          <w:p w14:paraId="3F60CC0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F80498F"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793006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5D83B9F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1817838"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EEDC71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134.5</w:t>
            </w:r>
          </w:p>
        </w:tc>
        <w:tc>
          <w:tcPr>
            <w:tcW w:w="900" w:type="dxa"/>
            <w:tcBorders>
              <w:top w:val="nil"/>
              <w:left w:val="nil"/>
              <w:bottom w:val="nil"/>
              <w:right w:val="nil"/>
            </w:tcBorders>
            <w:shd w:val="clear" w:color="auto" w:fill="auto"/>
            <w:noWrap/>
            <w:vAlign w:val="bottom"/>
          </w:tcPr>
          <w:p w14:paraId="02FCD4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14-255</w:t>
            </w:r>
          </w:p>
        </w:tc>
        <w:tc>
          <w:tcPr>
            <w:tcW w:w="1089" w:type="dxa"/>
            <w:tcBorders>
              <w:top w:val="nil"/>
              <w:left w:val="nil"/>
              <w:bottom w:val="nil"/>
              <w:right w:val="nil"/>
            </w:tcBorders>
            <w:shd w:val="clear" w:color="auto" w:fill="auto"/>
            <w:noWrap/>
            <w:vAlign w:val="bottom"/>
            <w:hideMark/>
          </w:tcPr>
          <w:p w14:paraId="387A46D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15-665</w:t>
            </w:r>
          </w:p>
        </w:tc>
        <w:tc>
          <w:tcPr>
            <w:tcW w:w="1326" w:type="dxa"/>
            <w:tcBorders>
              <w:left w:val="nil"/>
              <w:right w:val="nil"/>
            </w:tcBorders>
          </w:tcPr>
          <w:p w14:paraId="45FC09A3"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450E7A0B" w14:textId="77777777" w:rsidTr="00B367EB">
        <w:trPr>
          <w:trHeight w:val="291"/>
        </w:trPr>
        <w:tc>
          <w:tcPr>
            <w:tcW w:w="450" w:type="dxa"/>
            <w:tcBorders>
              <w:top w:val="nil"/>
              <w:left w:val="nil"/>
              <w:bottom w:val="nil"/>
              <w:right w:val="nil"/>
            </w:tcBorders>
            <w:shd w:val="clear" w:color="auto" w:fill="auto"/>
            <w:noWrap/>
            <w:vAlign w:val="bottom"/>
            <w:hideMark/>
          </w:tcPr>
          <w:p w14:paraId="3A3C02D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2B4517AB"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14A9CB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0FA22F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71B7F7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4F60B7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65.9</w:t>
            </w:r>
          </w:p>
        </w:tc>
        <w:tc>
          <w:tcPr>
            <w:tcW w:w="900" w:type="dxa"/>
            <w:tcBorders>
              <w:top w:val="nil"/>
              <w:left w:val="nil"/>
              <w:bottom w:val="nil"/>
              <w:right w:val="nil"/>
            </w:tcBorders>
            <w:shd w:val="clear" w:color="auto" w:fill="auto"/>
            <w:noWrap/>
            <w:vAlign w:val="bottom"/>
          </w:tcPr>
          <w:p w14:paraId="4E22AB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28-104</w:t>
            </w:r>
          </w:p>
        </w:tc>
        <w:tc>
          <w:tcPr>
            <w:tcW w:w="1089" w:type="dxa"/>
            <w:tcBorders>
              <w:top w:val="nil"/>
              <w:left w:val="nil"/>
              <w:bottom w:val="nil"/>
              <w:right w:val="nil"/>
            </w:tcBorders>
            <w:shd w:val="clear" w:color="auto" w:fill="auto"/>
            <w:noWrap/>
            <w:vAlign w:val="bottom"/>
            <w:hideMark/>
          </w:tcPr>
          <w:p w14:paraId="230C9F4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5-125</w:t>
            </w:r>
          </w:p>
        </w:tc>
        <w:tc>
          <w:tcPr>
            <w:tcW w:w="1326" w:type="dxa"/>
            <w:tcBorders>
              <w:left w:val="nil"/>
              <w:bottom w:val="nil"/>
              <w:right w:val="nil"/>
            </w:tcBorders>
          </w:tcPr>
          <w:p w14:paraId="36466146"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45CA36EF" w14:textId="77777777" w:rsidTr="00B367EB">
        <w:trPr>
          <w:trHeight w:val="291"/>
        </w:trPr>
        <w:tc>
          <w:tcPr>
            <w:tcW w:w="450" w:type="dxa"/>
            <w:tcBorders>
              <w:top w:val="nil"/>
              <w:left w:val="nil"/>
              <w:bottom w:val="nil"/>
              <w:right w:val="nil"/>
            </w:tcBorders>
            <w:shd w:val="clear" w:color="auto" w:fill="auto"/>
            <w:noWrap/>
            <w:vAlign w:val="bottom"/>
          </w:tcPr>
          <w:p w14:paraId="576CDA0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05F4225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1D561F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721CAAE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0D46BA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0031F402"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176A8F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6E0274E7"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F4BB0CA"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56BB257A"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79AA4AE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Non-</w:t>
            </w:r>
            <w:r w:rsidRPr="00604EDE">
              <w:rPr>
                <w:rFonts w:ascii="Times New Roman" w:eastAsia="Times New Roman" w:hAnsi="Times New Roman" w:cs="Times New Roman"/>
                <w:i/>
                <w:iCs/>
                <w:color w:val="000000"/>
              </w:rPr>
              <w:t>ag. Strep.</w:t>
            </w:r>
            <w:r w:rsidRPr="00604E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1508AF8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0943851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7E54DD0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8AF448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156.4</w:t>
            </w:r>
          </w:p>
        </w:tc>
        <w:tc>
          <w:tcPr>
            <w:tcW w:w="900" w:type="dxa"/>
            <w:tcBorders>
              <w:top w:val="nil"/>
              <w:left w:val="nil"/>
              <w:bottom w:val="nil"/>
              <w:right w:val="nil"/>
            </w:tcBorders>
            <w:shd w:val="clear" w:color="auto" w:fill="auto"/>
            <w:noWrap/>
            <w:vAlign w:val="bottom"/>
          </w:tcPr>
          <w:p w14:paraId="16E5E9A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42-271</w:t>
            </w:r>
          </w:p>
        </w:tc>
        <w:tc>
          <w:tcPr>
            <w:tcW w:w="1089" w:type="dxa"/>
            <w:tcBorders>
              <w:top w:val="nil"/>
              <w:left w:val="nil"/>
              <w:bottom w:val="nil"/>
              <w:right w:val="nil"/>
            </w:tcBorders>
            <w:shd w:val="clear" w:color="auto" w:fill="auto"/>
            <w:noWrap/>
            <w:vAlign w:val="bottom"/>
            <w:hideMark/>
          </w:tcPr>
          <w:p w14:paraId="0D41A55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10-1250</w:t>
            </w:r>
          </w:p>
        </w:tc>
        <w:tc>
          <w:tcPr>
            <w:tcW w:w="1326" w:type="dxa"/>
            <w:tcBorders>
              <w:top w:val="nil"/>
              <w:left w:val="nil"/>
              <w:bottom w:val="nil"/>
              <w:right w:val="nil"/>
            </w:tcBorders>
          </w:tcPr>
          <w:p w14:paraId="2A7146F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4.6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0.10)</w:t>
            </w:r>
          </w:p>
        </w:tc>
      </w:tr>
      <w:tr w:rsidR="00CA29EB" w:rsidRPr="00604EDE" w14:paraId="6A5CA981" w14:textId="77777777" w:rsidTr="00B367EB">
        <w:trPr>
          <w:trHeight w:val="291"/>
        </w:trPr>
        <w:tc>
          <w:tcPr>
            <w:tcW w:w="450" w:type="dxa"/>
            <w:tcBorders>
              <w:top w:val="nil"/>
              <w:left w:val="nil"/>
              <w:bottom w:val="nil"/>
              <w:right w:val="nil"/>
            </w:tcBorders>
            <w:shd w:val="clear" w:color="auto" w:fill="auto"/>
            <w:noWrap/>
            <w:vAlign w:val="bottom"/>
            <w:hideMark/>
          </w:tcPr>
          <w:p w14:paraId="64998D5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1CF27A7"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3331199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DAFB3A8"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88C334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597554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39</w:t>
            </w:r>
          </w:p>
        </w:tc>
        <w:tc>
          <w:tcPr>
            <w:tcW w:w="900" w:type="dxa"/>
            <w:tcBorders>
              <w:top w:val="nil"/>
              <w:left w:val="nil"/>
              <w:bottom w:val="nil"/>
              <w:right w:val="nil"/>
            </w:tcBorders>
            <w:shd w:val="clear" w:color="auto" w:fill="auto"/>
            <w:noWrap/>
            <w:vAlign w:val="bottom"/>
          </w:tcPr>
          <w:p w14:paraId="69B03B2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17-61</w:t>
            </w:r>
          </w:p>
        </w:tc>
        <w:tc>
          <w:tcPr>
            <w:tcW w:w="1089" w:type="dxa"/>
            <w:tcBorders>
              <w:top w:val="nil"/>
              <w:left w:val="nil"/>
              <w:bottom w:val="nil"/>
              <w:right w:val="nil"/>
            </w:tcBorders>
            <w:shd w:val="clear" w:color="auto" w:fill="auto"/>
            <w:noWrap/>
            <w:vAlign w:val="bottom"/>
            <w:hideMark/>
          </w:tcPr>
          <w:p w14:paraId="28D9E1E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10-80</w:t>
            </w:r>
          </w:p>
        </w:tc>
        <w:tc>
          <w:tcPr>
            <w:tcW w:w="1326" w:type="dxa"/>
            <w:tcBorders>
              <w:top w:val="nil"/>
              <w:left w:val="nil"/>
              <w:right w:val="nil"/>
            </w:tcBorders>
          </w:tcPr>
          <w:p w14:paraId="49BCC84A"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66B1803" w14:textId="77777777" w:rsidTr="00B367EB">
        <w:trPr>
          <w:trHeight w:val="291"/>
        </w:trPr>
        <w:tc>
          <w:tcPr>
            <w:tcW w:w="450" w:type="dxa"/>
            <w:tcBorders>
              <w:top w:val="nil"/>
              <w:left w:val="nil"/>
              <w:bottom w:val="nil"/>
              <w:right w:val="nil"/>
            </w:tcBorders>
            <w:shd w:val="clear" w:color="auto" w:fill="auto"/>
            <w:noWrap/>
            <w:vAlign w:val="bottom"/>
            <w:hideMark/>
          </w:tcPr>
          <w:p w14:paraId="7FDFA5E8" w14:textId="77777777" w:rsidR="00CA29EB" w:rsidRPr="00604EDE" w:rsidRDefault="00CA29EB" w:rsidP="00B367EB">
            <w:pPr>
              <w:spacing w:after="0" w:line="240" w:lineRule="auto"/>
              <w:jc w:val="right"/>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1ECB2A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308DEC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4FBEBF4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BC293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4485B51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255.5</w:t>
            </w:r>
          </w:p>
        </w:tc>
        <w:tc>
          <w:tcPr>
            <w:tcW w:w="900" w:type="dxa"/>
            <w:tcBorders>
              <w:top w:val="nil"/>
              <w:left w:val="nil"/>
              <w:bottom w:val="nil"/>
              <w:right w:val="nil"/>
            </w:tcBorders>
            <w:shd w:val="clear" w:color="auto" w:fill="auto"/>
            <w:noWrap/>
            <w:vAlign w:val="bottom"/>
          </w:tcPr>
          <w:p w14:paraId="5881F1B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30-481</w:t>
            </w:r>
          </w:p>
        </w:tc>
        <w:tc>
          <w:tcPr>
            <w:tcW w:w="1089" w:type="dxa"/>
            <w:tcBorders>
              <w:top w:val="nil"/>
              <w:left w:val="nil"/>
              <w:bottom w:val="nil"/>
              <w:right w:val="nil"/>
            </w:tcBorders>
            <w:shd w:val="clear" w:color="auto" w:fill="auto"/>
            <w:noWrap/>
            <w:vAlign w:val="bottom"/>
            <w:hideMark/>
          </w:tcPr>
          <w:p w14:paraId="0C233E6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20-1250</w:t>
            </w:r>
          </w:p>
        </w:tc>
        <w:tc>
          <w:tcPr>
            <w:tcW w:w="1326" w:type="dxa"/>
            <w:tcBorders>
              <w:left w:val="nil"/>
              <w:right w:val="nil"/>
            </w:tcBorders>
          </w:tcPr>
          <w:p w14:paraId="3F1D69A8"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7A7DD3AC" w14:textId="77777777" w:rsidTr="00B367EB">
        <w:trPr>
          <w:trHeight w:val="291"/>
        </w:trPr>
        <w:tc>
          <w:tcPr>
            <w:tcW w:w="450" w:type="dxa"/>
            <w:tcBorders>
              <w:top w:val="nil"/>
              <w:left w:val="nil"/>
              <w:bottom w:val="nil"/>
              <w:right w:val="nil"/>
            </w:tcBorders>
            <w:shd w:val="clear" w:color="auto" w:fill="auto"/>
            <w:noWrap/>
            <w:vAlign w:val="bottom"/>
            <w:hideMark/>
          </w:tcPr>
          <w:p w14:paraId="35851DF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EDB04F0"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359493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35AE7F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182143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564F981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89.2</w:t>
            </w:r>
          </w:p>
        </w:tc>
        <w:tc>
          <w:tcPr>
            <w:tcW w:w="900" w:type="dxa"/>
            <w:tcBorders>
              <w:top w:val="nil"/>
              <w:left w:val="nil"/>
              <w:bottom w:val="nil"/>
              <w:right w:val="nil"/>
            </w:tcBorders>
            <w:shd w:val="clear" w:color="auto" w:fill="auto"/>
            <w:noWrap/>
            <w:vAlign w:val="bottom"/>
          </w:tcPr>
          <w:p w14:paraId="468A97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11-167</w:t>
            </w:r>
          </w:p>
        </w:tc>
        <w:tc>
          <w:tcPr>
            <w:tcW w:w="1089" w:type="dxa"/>
            <w:tcBorders>
              <w:top w:val="nil"/>
              <w:left w:val="nil"/>
              <w:bottom w:val="nil"/>
              <w:right w:val="nil"/>
            </w:tcBorders>
            <w:shd w:val="clear" w:color="auto" w:fill="auto"/>
            <w:noWrap/>
            <w:vAlign w:val="bottom"/>
            <w:hideMark/>
          </w:tcPr>
          <w:p w14:paraId="4DD2A33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25-260</w:t>
            </w:r>
          </w:p>
        </w:tc>
        <w:tc>
          <w:tcPr>
            <w:tcW w:w="1326" w:type="dxa"/>
            <w:tcBorders>
              <w:left w:val="nil"/>
              <w:bottom w:val="nil"/>
              <w:right w:val="nil"/>
            </w:tcBorders>
          </w:tcPr>
          <w:p w14:paraId="24CD7E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650ACFB4" w14:textId="77777777" w:rsidTr="00B367EB">
        <w:trPr>
          <w:trHeight w:val="291"/>
        </w:trPr>
        <w:tc>
          <w:tcPr>
            <w:tcW w:w="450" w:type="dxa"/>
            <w:tcBorders>
              <w:top w:val="nil"/>
              <w:left w:val="nil"/>
              <w:bottom w:val="nil"/>
              <w:right w:val="nil"/>
            </w:tcBorders>
            <w:shd w:val="clear" w:color="auto" w:fill="auto"/>
            <w:noWrap/>
            <w:vAlign w:val="bottom"/>
            <w:hideMark/>
          </w:tcPr>
          <w:p w14:paraId="482E5A8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3552EBC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492C97E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ECD160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Neg. for     </w:t>
            </w:r>
            <w:r w:rsidRPr="00604EDE">
              <w:rPr>
                <w:rFonts w:ascii="Times New Roman" w:eastAsia="Times New Roman" w:hAnsi="Times New Roman" w:cs="Times New Roman"/>
                <w:i/>
                <w:iCs/>
                <w:color w:val="000000"/>
              </w:rPr>
              <w:t xml:space="preserve">S. aureus </w:t>
            </w:r>
            <w:r w:rsidRPr="00604E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tcPr>
          <w:p w14:paraId="2CD29D2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Pos. for      </w:t>
            </w:r>
            <w:r w:rsidRPr="00604EDE">
              <w:rPr>
                <w:rFonts w:ascii="Times New Roman" w:eastAsia="Times New Roman" w:hAnsi="Times New Roman" w:cs="Times New Roman"/>
                <w:i/>
                <w:iCs/>
                <w:color w:val="000000"/>
              </w:rPr>
              <w:t xml:space="preserve">S. aureus </w:t>
            </w:r>
            <w:r w:rsidRPr="00604E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26E2B044"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6190D9C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0D0050B0"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02420CA"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085F5476"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6ACF22ED"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Staph. aureus</w:t>
            </w:r>
            <w:r w:rsidRPr="00604E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277BC593"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52576C6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w:t>
            </w:r>
          </w:p>
        </w:tc>
        <w:tc>
          <w:tcPr>
            <w:tcW w:w="1260" w:type="dxa"/>
            <w:tcBorders>
              <w:top w:val="nil"/>
              <w:left w:val="nil"/>
              <w:bottom w:val="nil"/>
              <w:right w:val="nil"/>
            </w:tcBorders>
            <w:shd w:val="clear" w:color="auto" w:fill="auto"/>
            <w:noWrap/>
            <w:vAlign w:val="bottom"/>
            <w:hideMark/>
          </w:tcPr>
          <w:p w14:paraId="7EE6504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w:t>
            </w:r>
          </w:p>
        </w:tc>
        <w:tc>
          <w:tcPr>
            <w:tcW w:w="1701" w:type="dxa"/>
            <w:tcBorders>
              <w:top w:val="nil"/>
              <w:left w:val="nil"/>
              <w:bottom w:val="nil"/>
              <w:right w:val="nil"/>
            </w:tcBorders>
            <w:shd w:val="clear" w:color="auto" w:fill="auto"/>
            <w:noWrap/>
            <w:vAlign w:val="bottom"/>
            <w:hideMark/>
          </w:tcPr>
          <w:p w14:paraId="64A2C2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43.6</w:t>
            </w:r>
          </w:p>
        </w:tc>
        <w:tc>
          <w:tcPr>
            <w:tcW w:w="900" w:type="dxa"/>
            <w:tcBorders>
              <w:top w:val="nil"/>
              <w:left w:val="nil"/>
              <w:bottom w:val="nil"/>
              <w:right w:val="nil"/>
            </w:tcBorders>
            <w:shd w:val="clear" w:color="auto" w:fill="auto"/>
            <w:noWrap/>
            <w:vAlign w:val="bottom"/>
          </w:tcPr>
          <w:p w14:paraId="52FC771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14-73</w:t>
            </w:r>
          </w:p>
        </w:tc>
        <w:tc>
          <w:tcPr>
            <w:tcW w:w="1089" w:type="dxa"/>
            <w:tcBorders>
              <w:top w:val="nil"/>
              <w:left w:val="nil"/>
              <w:bottom w:val="nil"/>
              <w:right w:val="nil"/>
            </w:tcBorders>
            <w:shd w:val="clear" w:color="auto" w:fill="auto"/>
            <w:noWrap/>
            <w:vAlign w:val="bottom"/>
            <w:hideMark/>
          </w:tcPr>
          <w:p w14:paraId="3A70C66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0-320</w:t>
            </w:r>
          </w:p>
        </w:tc>
        <w:tc>
          <w:tcPr>
            <w:tcW w:w="1326" w:type="dxa"/>
            <w:tcBorders>
              <w:top w:val="nil"/>
              <w:left w:val="nil"/>
              <w:bottom w:val="nil"/>
              <w:right w:val="nil"/>
            </w:tcBorders>
          </w:tcPr>
          <w:p w14:paraId="1378479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3.4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0.19)</w:t>
            </w:r>
          </w:p>
        </w:tc>
      </w:tr>
      <w:tr w:rsidR="00CA29EB" w:rsidRPr="00604EDE" w14:paraId="0512550F" w14:textId="77777777" w:rsidTr="00B367EB">
        <w:trPr>
          <w:trHeight w:val="291"/>
        </w:trPr>
        <w:tc>
          <w:tcPr>
            <w:tcW w:w="450" w:type="dxa"/>
            <w:tcBorders>
              <w:top w:val="nil"/>
              <w:left w:val="nil"/>
              <w:bottom w:val="nil"/>
              <w:right w:val="nil"/>
            </w:tcBorders>
            <w:shd w:val="clear" w:color="auto" w:fill="auto"/>
            <w:noWrap/>
            <w:vAlign w:val="bottom"/>
            <w:hideMark/>
          </w:tcPr>
          <w:p w14:paraId="4C37D5D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5142C1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1EC600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242C8E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5C6BAF5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w:t>
            </w:r>
          </w:p>
        </w:tc>
        <w:tc>
          <w:tcPr>
            <w:tcW w:w="1701" w:type="dxa"/>
            <w:tcBorders>
              <w:top w:val="nil"/>
              <w:left w:val="nil"/>
              <w:bottom w:val="nil"/>
              <w:right w:val="nil"/>
            </w:tcBorders>
            <w:shd w:val="clear" w:color="auto" w:fill="auto"/>
            <w:noWrap/>
            <w:vAlign w:val="bottom"/>
            <w:hideMark/>
          </w:tcPr>
          <w:p w14:paraId="2A33550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w:t>
            </w:r>
          </w:p>
        </w:tc>
        <w:tc>
          <w:tcPr>
            <w:tcW w:w="900" w:type="dxa"/>
            <w:tcBorders>
              <w:top w:val="nil"/>
              <w:left w:val="nil"/>
              <w:bottom w:val="nil"/>
              <w:right w:val="nil"/>
            </w:tcBorders>
            <w:shd w:val="clear" w:color="auto" w:fill="auto"/>
            <w:noWrap/>
            <w:vAlign w:val="bottom"/>
          </w:tcPr>
          <w:p w14:paraId="0E52E4D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0-21</w:t>
            </w:r>
          </w:p>
        </w:tc>
        <w:tc>
          <w:tcPr>
            <w:tcW w:w="1089" w:type="dxa"/>
            <w:tcBorders>
              <w:top w:val="nil"/>
              <w:left w:val="nil"/>
              <w:bottom w:val="nil"/>
              <w:right w:val="nil"/>
            </w:tcBorders>
            <w:shd w:val="clear" w:color="auto" w:fill="auto"/>
            <w:noWrap/>
            <w:vAlign w:val="bottom"/>
            <w:hideMark/>
          </w:tcPr>
          <w:p w14:paraId="1D229F8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0-30</w:t>
            </w:r>
          </w:p>
        </w:tc>
        <w:tc>
          <w:tcPr>
            <w:tcW w:w="1326" w:type="dxa"/>
            <w:tcBorders>
              <w:top w:val="nil"/>
              <w:left w:val="nil"/>
              <w:right w:val="nil"/>
            </w:tcBorders>
          </w:tcPr>
          <w:p w14:paraId="544F663F"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0FCAB9A4" w14:textId="77777777" w:rsidTr="00B367EB">
        <w:trPr>
          <w:trHeight w:val="291"/>
        </w:trPr>
        <w:tc>
          <w:tcPr>
            <w:tcW w:w="450" w:type="dxa"/>
            <w:tcBorders>
              <w:top w:val="nil"/>
              <w:left w:val="nil"/>
              <w:bottom w:val="nil"/>
              <w:right w:val="nil"/>
            </w:tcBorders>
            <w:shd w:val="clear" w:color="auto" w:fill="auto"/>
            <w:noWrap/>
            <w:vAlign w:val="bottom"/>
            <w:hideMark/>
          </w:tcPr>
          <w:p w14:paraId="2B55CF9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6094446"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C8CED4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45785B7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3559E2E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w:t>
            </w:r>
          </w:p>
        </w:tc>
        <w:tc>
          <w:tcPr>
            <w:tcW w:w="1701" w:type="dxa"/>
            <w:tcBorders>
              <w:top w:val="nil"/>
              <w:left w:val="nil"/>
              <w:bottom w:val="nil"/>
              <w:right w:val="nil"/>
            </w:tcBorders>
            <w:shd w:val="clear" w:color="auto" w:fill="auto"/>
            <w:noWrap/>
            <w:vAlign w:val="bottom"/>
            <w:hideMark/>
          </w:tcPr>
          <w:p w14:paraId="5463CA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63</w:t>
            </w:r>
          </w:p>
        </w:tc>
        <w:tc>
          <w:tcPr>
            <w:tcW w:w="900" w:type="dxa"/>
            <w:tcBorders>
              <w:top w:val="nil"/>
              <w:left w:val="nil"/>
              <w:bottom w:val="nil"/>
              <w:right w:val="nil"/>
            </w:tcBorders>
            <w:shd w:val="clear" w:color="auto" w:fill="auto"/>
            <w:noWrap/>
            <w:vAlign w:val="bottom"/>
          </w:tcPr>
          <w:p w14:paraId="135F953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5-121</w:t>
            </w:r>
          </w:p>
        </w:tc>
        <w:tc>
          <w:tcPr>
            <w:tcW w:w="1089" w:type="dxa"/>
            <w:tcBorders>
              <w:top w:val="nil"/>
              <w:left w:val="nil"/>
              <w:bottom w:val="nil"/>
              <w:right w:val="nil"/>
            </w:tcBorders>
            <w:shd w:val="clear" w:color="auto" w:fill="auto"/>
            <w:noWrap/>
            <w:vAlign w:val="bottom"/>
            <w:hideMark/>
          </w:tcPr>
          <w:p w14:paraId="54EC25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0-320</w:t>
            </w:r>
          </w:p>
        </w:tc>
        <w:tc>
          <w:tcPr>
            <w:tcW w:w="1326" w:type="dxa"/>
            <w:tcBorders>
              <w:left w:val="nil"/>
              <w:right w:val="nil"/>
            </w:tcBorders>
          </w:tcPr>
          <w:p w14:paraId="026FA2F1"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22D722C4" w14:textId="77777777" w:rsidTr="00B367EB">
        <w:trPr>
          <w:trHeight w:val="291"/>
        </w:trPr>
        <w:tc>
          <w:tcPr>
            <w:tcW w:w="450" w:type="dxa"/>
            <w:tcBorders>
              <w:top w:val="nil"/>
              <w:left w:val="nil"/>
              <w:bottom w:val="nil"/>
              <w:right w:val="nil"/>
            </w:tcBorders>
            <w:shd w:val="clear" w:color="auto" w:fill="auto"/>
            <w:noWrap/>
            <w:vAlign w:val="bottom"/>
            <w:hideMark/>
          </w:tcPr>
          <w:p w14:paraId="6F4083F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914C00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C189AA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66F1A9A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w:t>
            </w:r>
          </w:p>
        </w:tc>
        <w:tc>
          <w:tcPr>
            <w:tcW w:w="1260" w:type="dxa"/>
            <w:tcBorders>
              <w:top w:val="nil"/>
              <w:left w:val="nil"/>
              <w:bottom w:val="nil"/>
              <w:right w:val="nil"/>
            </w:tcBorders>
            <w:shd w:val="clear" w:color="auto" w:fill="auto"/>
            <w:noWrap/>
            <w:vAlign w:val="bottom"/>
            <w:hideMark/>
          </w:tcPr>
          <w:p w14:paraId="6006FD6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1701" w:type="dxa"/>
            <w:tcBorders>
              <w:top w:val="nil"/>
              <w:left w:val="nil"/>
              <w:bottom w:val="nil"/>
              <w:right w:val="nil"/>
            </w:tcBorders>
            <w:shd w:val="clear" w:color="auto" w:fill="auto"/>
            <w:noWrap/>
            <w:vAlign w:val="bottom"/>
            <w:hideMark/>
          </w:tcPr>
          <w:p w14:paraId="0733608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40</w:t>
            </w:r>
          </w:p>
        </w:tc>
        <w:tc>
          <w:tcPr>
            <w:tcW w:w="900" w:type="dxa"/>
            <w:tcBorders>
              <w:top w:val="nil"/>
              <w:left w:val="nil"/>
              <w:bottom w:val="nil"/>
              <w:right w:val="nil"/>
            </w:tcBorders>
            <w:shd w:val="clear" w:color="auto" w:fill="auto"/>
            <w:noWrap/>
            <w:vAlign w:val="bottom"/>
          </w:tcPr>
          <w:p w14:paraId="590B29A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10-70</w:t>
            </w:r>
          </w:p>
        </w:tc>
        <w:tc>
          <w:tcPr>
            <w:tcW w:w="1089" w:type="dxa"/>
            <w:tcBorders>
              <w:top w:val="nil"/>
              <w:left w:val="nil"/>
              <w:bottom w:val="nil"/>
              <w:right w:val="nil"/>
            </w:tcBorders>
            <w:shd w:val="clear" w:color="auto" w:fill="auto"/>
            <w:noWrap/>
            <w:vAlign w:val="bottom"/>
            <w:hideMark/>
          </w:tcPr>
          <w:p w14:paraId="1C48F8B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0-100</w:t>
            </w:r>
          </w:p>
        </w:tc>
        <w:tc>
          <w:tcPr>
            <w:tcW w:w="1326" w:type="dxa"/>
            <w:tcBorders>
              <w:left w:val="nil"/>
              <w:bottom w:val="nil"/>
              <w:right w:val="nil"/>
            </w:tcBorders>
          </w:tcPr>
          <w:p w14:paraId="367ADF59"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39ACE78A" w14:textId="77777777" w:rsidTr="00B367EB">
        <w:trPr>
          <w:trHeight w:val="291"/>
        </w:trPr>
        <w:tc>
          <w:tcPr>
            <w:tcW w:w="450" w:type="dxa"/>
            <w:tcBorders>
              <w:top w:val="nil"/>
              <w:left w:val="nil"/>
              <w:bottom w:val="nil"/>
              <w:right w:val="nil"/>
            </w:tcBorders>
            <w:shd w:val="clear" w:color="auto" w:fill="auto"/>
            <w:noWrap/>
            <w:vAlign w:val="bottom"/>
            <w:hideMark/>
          </w:tcPr>
          <w:p w14:paraId="325D6CF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52AA05E"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F56FF0F"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17838BD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C97683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478665B7"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09F905D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31627D5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326" w:type="dxa"/>
            <w:tcBorders>
              <w:top w:val="nil"/>
              <w:left w:val="nil"/>
              <w:bottom w:val="nil"/>
              <w:right w:val="nil"/>
            </w:tcBorders>
          </w:tcPr>
          <w:p w14:paraId="2A70850C"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30853D82" w14:textId="77777777" w:rsidTr="00B367EB">
        <w:trPr>
          <w:trHeight w:val="291"/>
        </w:trPr>
        <w:tc>
          <w:tcPr>
            <w:tcW w:w="450" w:type="dxa"/>
            <w:tcBorders>
              <w:top w:val="nil"/>
              <w:left w:val="nil"/>
              <w:bottom w:val="nil"/>
              <w:right w:val="nil"/>
            </w:tcBorders>
            <w:shd w:val="clear" w:color="auto" w:fill="auto"/>
            <w:noWrap/>
            <w:vAlign w:val="bottom"/>
            <w:hideMark/>
          </w:tcPr>
          <w:p w14:paraId="393B6C3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7B3D7C5" w14:textId="77777777" w:rsidR="00CA29EB" w:rsidRPr="00604EDE" w:rsidRDefault="00CA29EB" w:rsidP="00B367EB">
            <w:pPr>
              <w:spacing w:after="0" w:line="240" w:lineRule="auto"/>
              <w:rPr>
                <w:rFonts w:ascii="Times New Roman" w:eastAsia="Times New Roman" w:hAnsi="Times New Roman" w:cs="Times New Roman"/>
                <w:sz w:val="20"/>
                <w:szCs w:val="20"/>
              </w:rPr>
            </w:pPr>
          </w:p>
        </w:tc>
        <w:tc>
          <w:tcPr>
            <w:tcW w:w="755" w:type="dxa"/>
            <w:tcBorders>
              <w:top w:val="nil"/>
              <w:left w:val="nil"/>
              <w:bottom w:val="nil"/>
              <w:right w:val="nil"/>
            </w:tcBorders>
            <w:shd w:val="clear" w:color="auto" w:fill="auto"/>
            <w:noWrap/>
            <w:vAlign w:val="bottom"/>
            <w:hideMark/>
          </w:tcPr>
          <w:p w14:paraId="09696D39"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noWrap/>
            <w:vAlign w:val="bottom"/>
            <w:hideMark/>
          </w:tcPr>
          <w:p w14:paraId="2C8FD03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Neg. for     coliforms</w:t>
            </w:r>
            <w:r w:rsidRPr="00604EDE">
              <w:rPr>
                <w:rFonts w:ascii="Times New Roman" w:eastAsia="Times New Roman" w:hAnsi="Times New Roman" w:cs="Times New Roman"/>
                <w:i/>
                <w:iCs/>
                <w:color w:val="000000"/>
              </w:rPr>
              <w:t xml:space="preserve"> </w:t>
            </w:r>
            <w:r w:rsidRPr="00604E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hideMark/>
          </w:tcPr>
          <w:p w14:paraId="2433A3C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 CFU/mL coliforms</w:t>
            </w:r>
          </w:p>
          <w:p w14:paraId="6C1EBBF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721D04A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tcPr>
          <w:p w14:paraId="5E48A7D3"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r w:rsidRPr="00604E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tcPr>
          <w:p w14:paraId="245B412A"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r w:rsidRPr="00604EDE">
              <w:rPr>
                <w:rFonts w:ascii="Times New Roman" w:eastAsia="Times New Roman" w:hAnsi="Times New Roman" w:cs="Times New Roman"/>
                <w:color w:val="000000"/>
              </w:rPr>
              <w:t>Range</w:t>
            </w:r>
          </w:p>
        </w:tc>
        <w:tc>
          <w:tcPr>
            <w:tcW w:w="1326" w:type="dxa"/>
            <w:tcBorders>
              <w:top w:val="nil"/>
              <w:left w:val="nil"/>
              <w:bottom w:val="nil"/>
              <w:right w:val="nil"/>
            </w:tcBorders>
          </w:tcPr>
          <w:p w14:paraId="5BDFB73B"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4988051"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02956D5C"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Coliforms (CFU/mL)</w:t>
            </w:r>
          </w:p>
        </w:tc>
        <w:tc>
          <w:tcPr>
            <w:tcW w:w="755" w:type="dxa"/>
            <w:tcBorders>
              <w:top w:val="nil"/>
              <w:left w:val="nil"/>
              <w:bottom w:val="nil"/>
              <w:right w:val="nil"/>
            </w:tcBorders>
            <w:shd w:val="clear" w:color="auto" w:fill="auto"/>
            <w:noWrap/>
            <w:vAlign w:val="bottom"/>
            <w:hideMark/>
          </w:tcPr>
          <w:p w14:paraId="399120B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0F9FD79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16</w:t>
            </w:r>
          </w:p>
        </w:tc>
        <w:tc>
          <w:tcPr>
            <w:tcW w:w="1260" w:type="dxa"/>
            <w:tcBorders>
              <w:top w:val="nil"/>
              <w:left w:val="nil"/>
              <w:bottom w:val="nil"/>
              <w:right w:val="nil"/>
            </w:tcBorders>
            <w:shd w:val="clear" w:color="auto" w:fill="auto"/>
            <w:noWrap/>
            <w:vAlign w:val="bottom"/>
            <w:hideMark/>
          </w:tcPr>
          <w:p w14:paraId="021F33B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701" w:type="dxa"/>
            <w:tcBorders>
              <w:top w:val="nil"/>
              <w:left w:val="nil"/>
              <w:bottom w:val="nil"/>
              <w:right w:val="nil"/>
            </w:tcBorders>
            <w:shd w:val="clear" w:color="auto" w:fill="auto"/>
            <w:noWrap/>
            <w:vAlign w:val="bottom"/>
          </w:tcPr>
          <w:p w14:paraId="020FEE9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w:t>
            </w:r>
          </w:p>
        </w:tc>
        <w:tc>
          <w:tcPr>
            <w:tcW w:w="900" w:type="dxa"/>
            <w:tcBorders>
              <w:top w:val="nil"/>
              <w:left w:val="nil"/>
              <w:bottom w:val="nil"/>
              <w:right w:val="nil"/>
            </w:tcBorders>
            <w:shd w:val="clear" w:color="auto" w:fill="auto"/>
            <w:noWrap/>
            <w:vAlign w:val="bottom"/>
          </w:tcPr>
          <w:p w14:paraId="3840DB0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0.3-2.1</w:t>
            </w:r>
          </w:p>
        </w:tc>
        <w:tc>
          <w:tcPr>
            <w:tcW w:w="1089" w:type="dxa"/>
            <w:tcBorders>
              <w:top w:val="nil"/>
              <w:left w:val="nil"/>
              <w:bottom w:val="nil"/>
              <w:right w:val="nil"/>
            </w:tcBorders>
            <w:shd w:val="clear" w:color="auto" w:fill="auto"/>
            <w:noWrap/>
            <w:vAlign w:val="bottom"/>
          </w:tcPr>
          <w:p w14:paraId="2B200A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top w:val="nil"/>
              <w:left w:val="nil"/>
              <w:right w:val="nil"/>
            </w:tcBorders>
          </w:tcPr>
          <w:p w14:paraId="0747B286"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0.4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0.82)</w:t>
            </w:r>
          </w:p>
        </w:tc>
      </w:tr>
      <w:tr w:rsidR="00CA29EB" w:rsidRPr="00604EDE" w14:paraId="242ECB68" w14:textId="77777777" w:rsidTr="00B367EB">
        <w:trPr>
          <w:trHeight w:val="291"/>
        </w:trPr>
        <w:tc>
          <w:tcPr>
            <w:tcW w:w="450" w:type="dxa"/>
            <w:tcBorders>
              <w:top w:val="nil"/>
              <w:left w:val="nil"/>
              <w:bottom w:val="nil"/>
              <w:right w:val="nil"/>
            </w:tcBorders>
            <w:shd w:val="clear" w:color="auto" w:fill="auto"/>
            <w:noWrap/>
            <w:vAlign w:val="bottom"/>
            <w:hideMark/>
          </w:tcPr>
          <w:p w14:paraId="497F81C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BA1E39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CA5ECB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14769A1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1260" w:type="dxa"/>
            <w:tcBorders>
              <w:top w:val="nil"/>
              <w:left w:val="nil"/>
              <w:bottom w:val="nil"/>
              <w:right w:val="nil"/>
            </w:tcBorders>
            <w:shd w:val="clear" w:color="auto" w:fill="auto"/>
            <w:noWrap/>
            <w:vAlign w:val="bottom"/>
            <w:hideMark/>
          </w:tcPr>
          <w:p w14:paraId="2502695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68908B5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900" w:type="dxa"/>
            <w:tcBorders>
              <w:top w:val="nil"/>
              <w:left w:val="nil"/>
              <w:bottom w:val="nil"/>
              <w:right w:val="nil"/>
            </w:tcBorders>
            <w:shd w:val="clear" w:color="auto" w:fill="auto"/>
            <w:noWrap/>
            <w:vAlign w:val="bottom"/>
          </w:tcPr>
          <w:p w14:paraId="0C3E8D2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w:t>
            </w:r>
          </w:p>
        </w:tc>
        <w:tc>
          <w:tcPr>
            <w:tcW w:w="1089" w:type="dxa"/>
            <w:tcBorders>
              <w:top w:val="nil"/>
              <w:left w:val="nil"/>
              <w:bottom w:val="nil"/>
              <w:right w:val="nil"/>
            </w:tcBorders>
            <w:shd w:val="clear" w:color="auto" w:fill="auto"/>
            <w:noWrap/>
            <w:vAlign w:val="bottom"/>
          </w:tcPr>
          <w:p w14:paraId="56B9F75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right w:val="nil"/>
            </w:tcBorders>
          </w:tcPr>
          <w:p w14:paraId="3753C80F"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599429E8" w14:textId="77777777" w:rsidTr="00B367EB">
        <w:trPr>
          <w:trHeight w:val="291"/>
        </w:trPr>
        <w:tc>
          <w:tcPr>
            <w:tcW w:w="450" w:type="dxa"/>
            <w:tcBorders>
              <w:top w:val="nil"/>
              <w:left w:val="nil"/>
              <w:bottom w:val="nil"/>
              <w:right w:val="nil"/>
            </w:tcBorders>
            <w:shd w:val="clear" w:color="auto" w:fill="auto"/>
            <w:noWrap/>
            <w:vAlign w:val="bottom"/>
            <w:hideMark/>
          </w:tcPr>
          <w:p w14:paraId="323E141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295C93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17551D6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375674E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w:t>
            </w:r>
          </w:p>
        </w:tc>
        <w:tc>
          <w:tcPr>
            <w:tcW w:w="1260" w:type="dxa"/>
            <w:tcBorders>
              <w:top w:val="nil"/>
              <w:left w:val="nil"/>
              <w:bottom w:val="nil"/>
              <w:right w:val="nil"/>
            </w:tcBorders>
            <w:shd w:val="clear" w:color="auto" w:fill="auto"/>
            <w:noWrap/>
            <w:vAlign w:val="bottom"/>
            <w:hideMark/>
          </w:tcPr>
          <w:p w14:paraId="0AD086E3"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701" w:type="dxa"/>
            <w:tcBorders>
              <w:top w:val="nil"/>
              <w:left w:val="nil"/>
              <w:bottom w:val="nil"/>
              <w:right w:val="nil"/>
            </w:tcBorders>
            <w:shd w:val="clear" w:color="auto" w:fill="auto"/>
            <w:noWrap/>
            <w:vAlign w:val="bottom"/>
          </w:tcPr>
          <w:p w14:paraId="7CD35D5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w:t>
            </w:r>
          </w:p>
        </w:tc>
        <w:tc>
          <w:tcPr>
            <w:tcW w:w="900" w:type="dxa"/>
            <w:tcBorders>
              <w:top w:val="nil"/>
              <w:left w:val="nil"/>
              <w:bottom w:val="nil"/>
              <w:right w:val="nil"/>
            </w:tcBorders>
            <w:shd w:val="clear" w:color="auto" w:fill="auto"/>
            <w:noWrap/>
            <w:vAlign w:val="bottom"/>
          </w:tcPr>
          <w:p w14:paraId="53B00F1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0.003-3</w:t>
            </w:r>
          </w:p>
        </w:tc>
        <w:tc>
          <w:tcPr>
            <w:tcW w:w="1089" w:type="dxa"/>
            <w:tcBorders>
              <w:top w:val="nil"/>
              <w:left w:val="nil"/>
              <w:bottom w:val="nil"/>
              <w:right w:val="nil"/>
            </w:tcBorders>
            <w:shd w:val="clear" w:color="auto" w:fill="auto"/>
            <w:noWrap/>
            <w:vAlign w:val="bottom"/>
          </w:tcPr>
          <w:p w14:paraId="243FF2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right w:val="nil"/>
            </w:tcBorders>
          </w:tcPr>
          <w:p w14:paraId="445059DC"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16DFE59" w14:textId="77777777" w:rsidTr="00B367EB">
        <w:trPr>
          <w:trHeight w:val="291"/>
        </w:trPr>
        <w:tc>
          <w:tcPr>
            <w:tcW w:w="450" w:type="dxa"/>
            <w:tcBorders>
              <w:top w:val="nil"/>
              <w:left w:val="nil"/>
              <w:bottom w:val="nil"/>
              <w:right w:val="nil"/>
            </w:tcBorders>
            <w:shd w:val="clear" w:color="auto" w:fill="auto"/>
            <w:noWrap/>
            <w:vAlign w:val="bottom"/>
            <w:hideMark/>
          </w:tcPr>
          <w:p w14:paraId="2418931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5DCF526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75987DE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7623BE6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260" w:type="dxa"/>
            <w:tcBorders>
              <w:top w:val="nil"/>
              <w:left w:val="nil"/>
              <w:bottom w:val="nil"/>
              <w:right w:val="nil"/>
            </w:tcBorders>
            <w:shd w:val="clear" w:color="auto" w:fill="auto"/>
            <w:noWrap/>
            <w:vAlign w:val="bottom"/>
            <w:hideMark/>
          </w:tcPr>
          <w:p w14:paraId="544C05A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0382A7B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0.8</w:t>
            </w:r>
          </w:p>
        </w:tc>
        <w:tc>
          <w:tcPr>
            <w:tcW w:w="900" w:type="dxa"/>
            <w:tcBorders>
              <w:top w:val="nil"/>
              <w:left w:val="nil"/>
              <w:bottom w:val="nil"/>
              <w:right w:val="nil"/>
            </w:tcBorders>
            <w:shd w:val="clear" w:color="auto" w:fill="auto"/>
            <w:noWrap/>
            <w:vAlign w:val="bottom"/>
          </w:tcPr>
          <w:p w14:paraId="466930E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0-2.5</w:t>
            </w:r>
          </w:p>
        </w:tc>
        <w:tc>
          <w:tcPr>
            <w:tcW w:w="1089" w:type="dxa"/>
            <w:tcBorders>
              <w:top w:val="nil"/>
              <w:left w:val="nil"/>
              <w:bottom w:val="nil"/>
              <w:right w:val="nil"/>
            </w:tcBorders>
            <w:shd w:val="clear" w:color="auto" w:fill="auto"/>
            <w:noWrap/>
            <w:vAlign w:val="bottom"/>
          </w:tcPr>
          <w:p w14:paraId="4C871AA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bottom w:val="nil"/>
              <w:right w:val="nil"/>
            </w:tcBorders>
          </w:tcPr>
          <w:p w14:paraId="7616BD6D"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rsidDel="0096023D" w14:paraId="48FD1A5B" w14:textId="70131275" w:rsidTr="00B367EB">
        <w:trPr>
          <w:trHeight w:val="291"/>
          <w:del w:id="1652" w:author="Caitlin Jeffrey" w:date="2023-07-05T12:07:00Z"/>
        </w:trPr>
        <w:tc>
          <w:tcPr>
            <w:tcW w:w="450" w:type="dxa"/>
            <w:tcBorders>
              <w:top w:val="nil"/>
              <w:left w:val="nil"/>
              <w:bottom w:val="nil"/>
              <w:right w:val="nil"/>
            </w:tcBorders>
            <w:shd w:val="clear" w:color="auto" w:fill="auto"/>
            <w:noWrap/>
            <w:vAlign w:val="bottom"/>
            <w:hideMark/>
          </w:tcPr>
          <w:p w14:paraId="53C390FF" w14:textId="5115633D" w:rsidR="00CA29EB" w:rsidRPr="00604EDE" w:rsidDel="0096023D" w:rsidRDefault="00CA29EB" w:rsidP="00B367EB">
            <w:pPr>
              <w:spacing w:after="0" w:line="240" w:lineRule="auto"/>
              <w:rPr>
                <w:del w:id="1653" w:author="Caitlin Jeffrey" w:date="2023-07-05T12:07:00Z"/>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109E595C" w14:textId="3C8D0436" w:rsidR="00CA29EB" w:rsidRPr="00604EDE" w:rsidDel="0096023D" w:rsidRDefault="00CA29EB" w:rsidP="00B367EB">
            <w:pPr>
              <w:spacing w:after="0" w:line="240" w:lineRule="auto"/>
              <w:rPr>
                <w:del w:id="1654" w:author="Caitlin Jeffrey" w:date="2023-07-05T12:07:00Z"/>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25D6E648" w14:textId="08E7586C" w:rsidR="00CA29EB" w:rsidRPr="00604EDE" w:rsidDel="0096023D" w:rsidRDefault="00CA29EB" w:rsidP="00B367EB">
            <w:pPr>
              <w:spacing w:after="0" w:line="240" w:lineRule="auto"/>
              <w:rPr>
                <w:del w:id="1655" w:author="Caitlin Jeffrey" w:date="2023-07-05T12:07:00Z"/>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04D130D" w14:textId="2E37E1AE" w:rsidR="00CA29EB" w:rsidRPr="00604EDE" w:rsidDel="0096023D" w:rsidRDefault="00CA29EB" w:rsidP="00B367EB">
            <w:pPr>
              <w:spacing w:after="0" w:line="240" w:lineRule="auto"/>
              <w:rPr>
                <w:del w:id="1656" w:author="Caitlin Jeffrey" w:date="2023-07-05T12:07:00Z"/>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7E0AAB8" w14:textId="30D99DC3" w:rsidR="00CA29EB" w:rsidRPr="00604EDE" w:rsidDel="0096023D" w:rsidRDefault="00CA29EB" w:rsidP="00B367EB">
            <w:pPr>
              <w:spacing w:after="0" w:line="240" w:lineRule="auto"/>
              <w:rPr>
                <w:del w:id="1657" w:author="Caitlin Jeffrey" w:date="2023-07-05T12:07:00Z"/>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31023C3F" w14:textId="27861B9B" w:rsidR="00CA29EB" w:rsidRPr="00604EDE" w:rsidDel="0096023D" w:rsidRDefault="00CA29EB" w:rsidP="00B367EB">
            <w:pPr>
              <w:spacing w:after="0" w:line="240" w:lineRule="auto"/>
              <w:rPr>
                <w:del w:id="1658" w:author="Caitlin Jeffrey" w:date="2023-07-05T12:07:00Z"/>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3DCE09D7" w14:textId="5EDDD403" w:rsidR="00CA29EB" w:rsidRPr="00604EDE" w:rsidDel="0096023D" w:rsidRDefault="00CA29EB" w:rsidP="00B367EB">
            <w:pPr>
              <w:spacing w:after="0" w:line="240" w:lineRule="auto"/>
              <w:rPr>
                <w:del w:id="1659" w:author="Caitlin Jeffrey" w:date="2023-07-05T12:07:00Z"/>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245C457D" w14:textId="7F1B5499" w:rsidR="00CA29EB" w:rsidRPr="00604EDE" w:rsidDel="0096023D" w:rsidRDefault="00CA29EB" w:rsidP="00B367EB">
            <w:pPr>
              <w:spacing w:after="0" w:line="240" w:lineRule="auto"/>
              <w:rPr>
                <w:del w:id="1660" w:author="Caitlin Jeffrey" w:date="2023-07-05T12:07:00Z"/>
                <w:rFonts w:ascii="Times New Roman" w:eastAsia="Times New Roman" w:hAnsi="Times New Roman" w:cs="Times New Roman"/>
                <w:color w:val="000000"/>
              </w:rPr>
            </w:pPr>
          </w:p>
        </w:tc>
        <w:tc>
          <w:tcPr>
            <w:tcW w:w="1326" w:type="dxa"/>
            <w:tcBorders>
              <w:top w:val="nil"/>
              <w:left w:val="nil"/>
              <w:bottom w:val="nil"/>
              <w:right w:val="nil"/>
            </w:tcBorders>
          </w:tcPr>
          <w:p w14:paraId="02E291B9" w14:textId="568965CB" w:rsidR="00CA29EB" w:rsidRPr="00604EDE" w:rsidDel="0096023D" w:rsidRDefault="00CA29EB" w:rsidP="00B367EB">
            <w:pPr>
              <w:spacing w:after="0" w:line="240" w:lineRule="auto"/>
              <w:rPr>
                <w:del w:id="1661" w:author="Caitlin Jeffrey" w:date="2023-07-05T12:07:00Z"/>
                <w:rFonts w:ascii="Times New Roman" w:eastAsia="Times New Roman" w:hAnsi="Times New Roman" w:cs="Times New Roman"/>
                <w:color w:val="000000"/>
              </w:rPr>
            </w:pPr>
          </w:p>
        </w:tc>
      </w:tr>
      <w:tr w:rsidR="00CA29EB" w:rsidRPr="00604EDE" w:rsidDel="007464AF" w14:paraId="3498E41C" w14:textId="4D6F32B3" w:rsidTr="00B367EB">
        <w:trPr>
          <w:trHeight w:val="291"/>
          <w:del w:id="1662" w:author="Caitlin Jeffrey" w:date="2023-07-05T12:07:00Z"/>
        </w:trPr>
        <w:tc>
          <w:tcPr>
            <w:tcW w:w="3169" w:type="dxa"/>
            <w:gridSpan w:val="3"/>
            <w:tcBorders>
              <w:top w:val="nil"/>
              <w:left w:val="nil"/>
              <w:bottom w:val="nil"/>
              <w:right w:val="nil"/>
            </w:tcBorders>
            <w:shd w:val="clear" w:color="auto" w:fill="auto"/>
            <w:noWrap/>
            <w:vAlign w:val="bottom"/>
            <w:hideMark/>
          </w:tcPr>
          <w:p w14:paraId="30E8FF16" w14:textId="16270924" w:rsidR="00CA29EB" w:rsidRPr="00604EDE" w:rsidDel="007464AF" w:rsidRDefault="00CA29EB" w:rsidP="00B367EB">
            <w:pPr>
              <w:spacing w:after="0" w:line="240" w:lineRule="auto"/>
              <w:rPr>
                <w:del w:id="1663" w:author="Caitlin Jeffrey" w:date="2023-07-05T12:07:00Z"/>
                <w:rFonts w:ascii="Times New Roman" w:eastAsia="Times New Roman" w:hAnsi="Times New Roman" w:cs="Times New Roman"/>
                <w:color w:val="000000"/>
              </w:rPr>
            </w:pPr>
            <w:del w:id="1664" w:author="Caitlin Jeffrey" w:date="2023-07-05T12:07:00Z">
              <w:r w:rsidRPr="00604EDE" w:rsidDel="007464AF">
                <w:rPr>
                  <w:rFonts w:ascii="Times New Roman" w:eastAsia="Times New Roman" w:hAnsi="Times New Roman" w:cs="Times New Roman"/>
                  <w:i/>
                  <w:iCs/>
                  <w:color w:val="000000"/>
                </w:rPr>
                <w:delText>Strep. agalactiae</w:delText>
              </w:r>
              <w:r w:rsidRPr="00604EDE" w:rsidDel="007464AF">
                <w:rPr>
                  <w:rFonts w:ascii="Times New Roman" w:eastAsia="Times New Roman" w:hAnsi="Times New Roman" w:cs="Times New Roman"/>
                  <w:color w:val="000000"/>
                </w:rPr>
                <w:delText xml:space="preserve"> (CFU/mL)</w:delText>
              </w:r>
            </w:del>
          </w:p>
        </w:tc>
        <w:tc>
          <w:tcPr>
            <w:tcW w:w="2591" w:type="dxa"/>
            <w:gridSpan w:val="2"/>
            <w:tcBorders>
              <w:top w:val="nil"/>
              <w:left w:val="nil"/>
              <w:bottom w:val="nil"/>
              <w:right w:val="nil"/>
            </w:tcBorders>
            <w:shd w:val="clear" w:color="auto" w:fill="auto"/>
            <w:noWrap/>
            <w:vAlign w:val="bottom"/>
            <w:hideMark/>
          </w:tcPr>
          <w:p w14:paraId="758EBA4B" w14:textId="0EBDB4AF" w:rsidR="00CA29EB" w:rsidRPr="00604EDE" w:rsidDel="007464AF" w:rsidRDefault="00CA29EB" w:rsidP="00B367EB">
            <w:pPr>
              <w:spacing w:after="0" w:line="240" w:lineRule="auto"/>
              <w:rPr>
                <w:del w:id="1665" w:author="Caitlin Jeffrey" w:date="2023-07-05T12:07:00Z"/>
                <w:rFonts w:ascii="Times New Roman" w:eastAsia="Times New Roman" w:hAnsi="Times New Roman" w:cs="Times New Roman"/>
                <w:color w:val="000000"/>
              </w:rPr>
            </w:pPr>
            <w:del w:id="1666" w:author="Caitlin Jeffrey" w:date="2023-07-05T12:07:00Z">
              <w:r w:rsidRPr="00604EDE" w:rsidDel="007464AF">
                <w:rPr>
                  <w:rFonts w:ascii="Times New Roman" w:eastAsia="Times New Roman" w:hAnsi="Times New Roman" w:cs="Times New Roman"/>
                  <w:color w:val="000000"/>
                </w:rPr>
                <w:delText>all 21 farms negative</w:delText>
              </w:r>
            </w:del>
          </w:p>
        </w:tc>
        <w:tc>
          <w:tcPr>
            <w:tcW w:w="1701" w:type="dxa"/>
            <w:tcBorders>
              <w:top w:val="nil"/>
              <w:left w:val="nil"/>
              <w:bottom w:val="nil"/>
              <w:right w:val="nil"/>
            </w:tcBorders>
            <w:shd w:val="clear" w:color="auto" w:fill="auto"/>
            <w:vAlign w:val="bottom"/>
          </w:tcPr>
          <w:p w14:paraId="7F8DBE23" w14:textId="1EC945F7" w:rsidR="00CA29EB" w:rsidRPr="00604EDE" w:rsidDel="007464AF" w:rsidRDefault="00CA29EB" w:rsidP="00B367EB">
            <w:pPr>
              <w:spacing w:after="0" w:line="240" w:lineRule="auto"/>
              <w:rPr>
                <w:del w:id="1667" w:author="Caitlin Jeffrey" w:date="2023-07-05T12:07:00Z"/>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7BC43E52" w14:textId="2A8DC489" w:rsidR="00CA29EB" w:rsidRPr="00604EDE" w:rsidDel="007464AF" w:rsidRDefault="00CA29EB" w:rsidP="00B367EB">
            <w:pPr>
              <w:spacing w:after="0" w:line="240" w:lineRule="auto"/>
              <w:rPr>
                <w:del w:id="1668" w:author="Caitlin Jeffrey" w:date="2023-07-05T12:07:00Z"/>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3297C880" w14:textId="1BB99144" w:rsidR="00CA29EB" w:rsidRPr="00604EDE" w:rsidDel="007464AF" w:rsidRDefault="00CA29EB" w:rsidP="00B367EB">
            <w:pPr>
              <w:spacing w:after="0" w:line="240" w:lineRule="auto"/>
              <w:rPr>
                <w:del w:id="1669" w:author="Caitlin Jeffrey" w:date="2023-07-05T12:07:00Z"/>
                <w:rFonts w:ascii="Times New Roman" w:eastAsia="Times New Roman" w:hAnsi="Times New Roman" w:cs="Times New Roman"/>
                <w:sz w:val="20"/>
                <w:szCs w:val="20"/>
              </w:rPr>
            </w:pPr>
          </w:p>
        </w:tc>
        <w:tc>
          <w:tcPr>
            <w:tcW w:w="1326" w:type="dxa"/>
            <w:tcBorders>
              <w:top w:val="nil"/>
              <w:left w:val="nil"/>
              <w:bottom w:val="nil"/>
              <w:right w:val="nil"/>
            </w:tcBorders>
          </w:tcPr>
          <w:p w14:paraId="03F3A1F5" w14:textId="39069AD8" w:rsidR="00CA29EB" w:rsidRPr="00604EDE" w:rsidDel="007464AF" w:rsidRDefault="00CA29EB" w:rsidP="00B367EB">
            <w:pPr>
              <w:spacing w:after="0" w:line="240" w:lineRule="auto"/>
              <w:rPr>
                <w:del w:id="1670" w:author="Caitlin Jeffrey" w:date="2023-07-05T12:07:00Z"/>
                <w:rFonts w:ascii="Times New Roman" w:eastAsia="Times New Roman" w:hAnsi="Times New Roman" w:cs="Times New Roman"/>
                <w:sz w:val="20"/>
                <w:szCs w:val="20"/>
              </w:rPr>
            </w:pPr>
          </w:p>
        </w:tc>
      </w:tr>
      <w:tr w:rsidR="00CA29EB" w:rsidRPr="00604EDE" w:rsidDel="007464AF" w14:paraId="18A8B9F5" w14:textId="62C392ED" w:rsidTr="00B367EB">
        <w:trPr>
          <w:trHeight w:val="291"/>
          <w:del w:id="1671" w:author="Caitlin Jeffrey" w:date="2023-07-05T12:07:00Z"/>
        </w:trPr>
        <w:tc>
          <w:tcPr>
            <w:tcW w:w="3169" w:type="dxa"/>
            <w:gridSpan w:val="3"/>
            <w:tcBorders>
              <w:top w:val="nil"/>
              <w:left w:val="nil"/>
              <w:bottom w:val="nil"/>
              <w:right w:val="nil"/>
            </w:tcBorders>
            <w:shd w:val="clear" w:color="auto" w:fill="auto"/>
            <w:noWrap/>
            <w:vAlign w:val="bottom"/>
            <w:hideMark/>
          </w:tcPr>
          <w:p w14:paraId="6873D12C" w14:textId="36E6DDDB" w:rsidR="00CA29EB" w:rsidRPr="00604EDE" w:rsidDel="007464AF" w:rsidRDefault="00CA29EB" w:rsidP="00B367EB">
            <w:pPr>
              <w:spacing w:after="0" w:line="240" w:lineRule="auto"/>
              <w:rPr>
                <w:del w:id="1672" w:author="Caitlin Jeffrey" w:date="2023-07-05T12:07:00Z"/>
                <w:rFonts w:ascii="Times New Roman" w:eastAsia="Times New Roman" w:hAnsi="Times New Roman" w:cs="Times New Roman"/>
                <w:color w:val="000000"/>
              </w:rPr>
            </w:pPr>
            <w:del w:id="1673" w:author="Caitlin Jeffrey" w:date="2023-07-05T12:07:00Z">
              <w:r w:rsidRPr="00604EDE" w:rsidDel="007464AF">
                <w:rPr>
                  <w:rFonts w:ascii="Times New Roman" w:eastAsia="Times New Roman" w:hAnsi="Times New Roman" w:cs="Times New Roman"/>
                  <w:i/>
                  <w:iCs/>
                  <w:color w:val="000000"/>
                </w:rPr>
                <w:delText>Mycoplasma</w:delText>
              </w:r>
              <w:r w:rsidRPr="00604EDE" w:rsidDel="007464AF">
                <w:rPr>
                  <w:rFonts w:ascii="Times New Roman" w:eastAsia="Times New Roman" w:hAnsi="Times New Roman" w:cs="Times New Roman"/>
                  <w:color w:val="000000"/>
                </w:rPr>
                <w:delText xml:space="preserve"> spp. (CFU/mL)</w:delText>
              </w:r>
            </w:del>
          </w:p>
        </w:tc>
        <w:tc>
          <w:tcPr>
            <w:tcW w:w="2591" w:type="dxa"/>
            <w:gridSpan w:val="2"/>
            <w:tcBorders>
              <w:top w:val="nil"/>
              <w:left w:val="nil"/>
              <w:bottom w:val="nil"/>
              <w:right w:val="nil"/>
            </w:tcBorders>
            <w:shd w:val="clear" w:color="auto" w:fill="auto"/>
            <w:noWrap/>
            <w:vAlign w:val="bottom"/>
            <w:hideMark/>
          </w:tcPr>
          <w:p w14:paraId="3E2C7E5E" w14:textId="2DC769AA" w:rsidR="00CA29EB" w:rsidRPr="00604EDE" w:rsidDel="007464AF" w:rsidRDefault="00CA29EB" w:rsidP="00B367EB">
            <w:pPr>
              <w:spacing w:after="0" w:line="240" w:lineRule="auto"/>
              <w:rPr>
                <w:del w:id="1674" w:author="Caitlin Jeffrey" w:date="2023-07-05T12:07:00Z"/>
                <w:rFonts w:ascii="Times New Roman" w:eastAsia="Times New Roman" w:hAnsi="Times New Roman" w:cs="Times New Roman"/>
                <w:color w:val="000000"/>
              </w:rPr>
            </w:pPr>
            <w:del w:id="1675" w:author="Caitlin Jeffrey" w:date="2023-07-05T12:07:00Z">
              <w:r w:rsidRPr="00604EDE" w:rsidDel="007464AF">
                <w:rPr>
                  <w:rFonts w:ascii="Times New Roman" w:eastAsia="Times New Roman" w:hAnsi="Times New Roman" w:cs="Times New Roman"/>
                  <w:color w:val="000000"/>
                </w:rPr>
                <w:delText>all 21 farms negative</w:delText>
              </w:r>
            </w:del>
          </w:p>
        </w:tc>
        <w:tc>
          <w:tcPr>
            <w:tcW w:w="1701" w:type="dxa"/>
            <w:tcBorders>
              <w:top w:val="nil"/>
              <w:left w:val="nil"/>
              <w:bottom w:val="nil"/>
              <w:right w:val="nil"/>
            </w:tcBorders>
            <w:shd w:val="clear" w:color="auto" w:fill="auto"/>
            <w:vAlign w:val="bottom"/>
          </w:tcPr>
          <w:p w14:paraId="4BF8BFE1" w14:textId="562D6B42" w:rsidR="00CA29EB" w:rsidRPr="00604EDE" w:rsidDel="007464AF" w:rsidRDefault="00CA29EB" w:rsidP="00B367EB">
            <w:pPr>
              <w:spacing w:after="0" w:line="240" w:lineRule="auto"/>
              <w:rPr>
                <w:del w:id="1676" w:author="Caitlin Jeffrey" w:date="2023-07-05T12:07:00Z"/>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20E5EB83" w14:textId="2778AE47" w:rsidR="00CA29EB" w:rsidRPr="00604EDE" w:rsidDel="007464AF" w:rsidRDefault="00CA29EB" w:rsidP="00B367EB">
            <w:pPr>
              <w:spacing w:after="0" w:line="240" w:lineRule="auto"/>
              <w:rPr>
                <w:del w:id="1677" w:author="Caitlin Jeffrey" w:date="2023-07-05T12:07:00Z"/>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2F88D316" w14:textId="5BC29177" w:rsidR="00CA29EB" w:rsidRPr="00604EDE" w:rsidDel="007464AF" w:rsidRDefault="00CA29EB" w:rsidP="00B367EB">
            <w:pPr>
              <w:spacing w:after="0" w:line="240" w:lineRule="auto"/>
              <w:rPr>
                <w:del w:id="1678" w:author="Caitlin Jeffrey" w:date="2023-07-05T12:07:00Z"/>
                <w:rFonts w:ascii="Times New Roman" w:eastAsia="Times New Roman" w:hAnsi="Times New Roman" w:cs="Times New Roman"/>
                <w:sz w:val="20"/>
                <w:szCs w:val="20"/>
              </w:rPr>
            </w:pPr>
          </w:p>
        </w:tc>
        <w:tc>
          <w:tcPr>
            <w:tcW w:w="1326" w:type="dxa"/>
            <w:tcBorders>
              <w:top w:val="nil"/>
              <w:left w:val="nil"/>
              <w:bottom w:val="nil"/>
              <w:right w:val="nil"/>
            </w:tcBorders>
          </w:tcPr>
          <w:p w14:paraId="2F16CC4F" w14:textId="52535A7F" w:rsidR="00CA29EB" w:rsidRPr="00604EDE" w:rsidDel="007464AF" w:rsidRDefault="00CA29EB" w:rsidP="00B367EB">
            <w:pPr>
              <w:spacing w:after="0" w:line="240" w:lineRule="auto"/>
              <w:rPr>
                <w:del w:id="1679" w:author="Caitlin Jeffrey" w:date="2023-07-05T12:07:00Z"/>
                <w:rFonts w:ascii="Times New Roman" w:eastAsia="Times New Roman" w:hAnsi="Times New Roman" w:cs="Times New Roman"/>
                <w:sz w:val="20"/>
                <w:szCs w:val="20"/>
              </w:rPr>
            </w:pPr>
          </w:p>
        </w:tc>
      </w:tr>
    </w:tbl>
    <w:p w14:paraId="51D298DB" w14:textId="77777777" w:rsidR="00E10BDE" w:rsidRPr="00604EDE" w:rsidRDefault="00E10BDE">
      <w:pPr>
        <w:rPr>
          <w:rFonts w:ascii="Times New Roman" w:hAnsi="Times New Roman" w:cs="Times New Roman"/>
          <w:b/>
          <w:bCs/>
          <w:sz w:val="24"/>
          <w:szCs w:val="24"/>
          <w:rPrChange w:id="1680" w:author="Caitlin Jeffrey" w:date="2023-07-05T16:23:00Z">
            <w:rPr>
              <w:rFonts w:ascii="Times New Roman" w:hAnsi="Times New Roman" w:cs="Times New Roman"/>
              <w:b/>
              <w:bCs/>
              <w:noProof/>
              <w:sz w:val="24"/>
              <w:szCs w:val="24"/>
            </w:rPr>
          </w:rPrChange>
        </w:rPr>
      </w:pPr>
    </w:p>
    <w:tbl>
      <w:tblPr>
        <w:tblW w:w="10664" w:type="dxa"/>
        <w:tblLook w:val="04A0" w:firstRow="1" w:lastRow="0" w:firstColumn="1" w:lastColumn="0" w:noHBand="0" w:noVBand="1"/>
      </w:tblPr>
      <w:tblGrid>
        <w:gridCol w:w="1046"/>
        <w:gridCol w:w="2374"/>
        <w:gridCol w:w="876"/>
        <w:gridCol w:w="940"/>
        <w:gridCol w:w="1876"/>
        <w:gridCol w:w="1634"/>
        <w:gridCol w:w="1918"/>
        <w:tblGridChange w:id="1681">
          <w:tblGrid>
            <w:gridCol w:w="1046"/>
            <w:gridCol w:w="2374"/>
            <w:gridCol w:w="876"/>
            <w:gridCol w:w="940"/>
            <w:gridCol w:w="1876"/>
            <w:gridCol w:w="1634"/>
            <w:gridCol w:w="1918"/>
          </w:tblGrid>
        </w:tblGridChange>
      </w:tblGrid>
      <w:tr w:rsidR="00E10BDE" w:rsidRPr="00604EDE" w14:paraId="5E105BD2" w14:textId="77777777" w:rsidTr="00B367EB">
        <w:trPr>
          <w:trHeight w:val="290"/>
        </w:trPr>
        <w:tc>
          <w:tcPr>
            <w:tcW w:w="10664" w:type="dxa"/>
            <w:gridSpan w:val="7"/>
            <w:tcBorders>
              <w:top w:val="nil"/>
              <w:left w:val="nil"/>
              <w:bottom w:val="nil"/>
              <w:right w:val="nil"/>
            </w:tcBorders>
            <w:shd w:val="clear" w:color="auto" w:fill="auto"/>
            <w:noWrap/>
            <w:vAlign w:val="bottom"/>
            <w:hideMark/>
          </w:tcPr>
          <w:p w14:paraId="4262A994"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Table 2. Udder health and production outcomes by facility type for 21 Vermont organic dairy herds.</w:t>
            </w:r>
          </w:p>
        </w:tc>
      </w:tr>
      <w:tr w:rsidR="00E10BDE" w:rsidRPr="00604EDE" w14:paraId="720A70C8" w14:textId="77777777" w:rsidTr="00D97C67">
        <w:tblPrEx>
          <w:tblW w:w="10664" w:type="dxa"/>
          <w:tblPrExChange w:id="1682" w:author="Caitlin Jeffrey" w:date="2023-06-30T10:37:00Z">
            <w:tblPrEx>
              <w:tblW w:w="10664" w:type="dxa"/>
            </w:tblPrEx>
          </w:tblPrExChange>
        </w:tblPrEx>
        <w:trPr>
          <w:trHeight w:val="290"/>
          <w:trPrChange w:id="168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684" w:author="Caitlin Jeffrey" w:date="2023-06-30T10:37:00Z">
              <w:tcPr>
                <w:tcW w:w="1046" w:type="dxa"/>
                <w:tcBorders>
                  <w:top w:val="nil"/>
                  <w:left w:val="nil"/>
                  <w:bottom w:val="nil"/>
                  <w:right w:val="nil"/>
                </w:tcBorders>
                <w:shd w:val="clear" w:color="auto" w:fill="auto"/>
                <w:noWrap/>
                <w:vAlign w:val="bottom"/>
                <w:hideMark/>
              </w:tcPr>
            </w:tcPrChange>
          </w:tcPr>
          <w:p w14:paraId="349F64F3"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685" w:author="Caitlin Jeffrey" w:date="2023-06-30T10:37:00Z">
              <w:tcPr>
                <w:tcW w:w="2374" w:type="dxa"/>
                <w:tcBorders>
                  <w:top w:val="nil"/>
                  <w:left w:val="nil"/>
                  <w:bottom w:val="nil"/>
                  <w:right w:val="nil"/>
                </w:tcBorders>
                <w:shd w:val="clear" w:color="auto" w:fill="auto"/>
                <w:noWrap/>
                <w:vAlign w:val="bottom"/>
                <w:hideMark/>
              </w:tcPr>
            </w:tcPrChange>
          </w:tcPr>
          <w:p w14:paraId="61F09A10"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1686" w:author="Caitlin Jeffrey" w:date="2023-06-30T10:37:00Z">
              <w:tcPr>
                <w:tcW w:w="874" w:type="dxa"/>
                <w:tcBorders>
                  <w:top w:val="nil"/>
                  <w:left w:val="nil"/>
                  <w:bottom w:val="nil"/>
                  <w:right w:val="nil"/>
                </w:tcBorders>
                <w:shd w:val="clear" w:color="auto" w:fill="auto"/>
                <w:noWrap/>
                <w:vAlign w:val="bottom"/>
                <w:hideMark/>
              </w:tcPr>
            </w:tcPrChange>
          </w:tcPr>
          <w:p w14:paraId="66534535"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4450" w:type="dxa"/>
            <w:gridSpan w:val="3"/>
            <w:tcBorders>
              <w:top w:val="nil"/>
              <w:left w:val="nil"/>
              <w:bottom w:val="nil"/>
              <w:right w:val="nil"/>
            </w:tcBorders>
            <w:shd w:val="clear" w:color="auto" w:fill="auto"/>
            <w:noWrap/>
            <w:vAlign w:val="bottom"/>
            <w:hideMark/>
            <w:tcPrChange w:id="1687" w:author="Caitlin Jeffrey" w:date="2023-06-30T10:37:00Z">
              <w:tcPr>
                <w:tcW w:w="4450" w:type="dxa"/>
                <w:gridSpan w:val="3"/>
                <w:tcBorders>
                  <w:top w:val="nil"/>
                  <w:left w:val="nil"/>
                  <w:bottom w:val="nil"/>
                  <w:right w:val="nil"/>
                </w:tcBorders>
                <w:shd w:val="clear" w:color="auto" w:fill="auto"/>
                <w:noWrap/>
                <w:vAlign w:val="bottom"/>
                <w:hideMark/>
              </w:tcPr>
            </w:tcPrChange>
          </w:tcPr>
          <w:p w14:paraId="2392E39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Continuous outcomes</w:t>
            </w:r>
          </w:p>
        </w:tc>
        <w:tc>
          <w:tcPr>
            <w:tcW w:w="1918" w:type="dxa"/>
            <w:tcBorders>
              <w:top w:val="nil"/>
              <w:left w:val="nil"/>
              <w:bottom w:val="nil"/>
              <w:right w:val="nil"/>
            </w:tcBorders>
            <w:tcPrChange w:id="1688" w:author="Caitlin Jeffrey" w:date="2023-06-30T10:37:00Z">
              <w:tcPr>
                <w:tcW w:w="1920" w:type="dxa"/>
                <w:tcBorders>
                  <w:top w:val="nil"/>
                  <w:left w:val="nil"/>
                  <w:bottom w:val="nil"/>
                  <w:right w:val="nil"/>
                </w:tcBorders>
              </w:tcPr>
            </w:tcPrChange>
          </w:tcPr>
          <w:p w14:paraId="5531C975" w14:textId="77777777" w:rsidR="00E10BDE" w:rsidRPr="00604EDE" w:rsidRDefault="00E10BDE" w:rsidP="00B367EB">
            <w:pPr>
              <w:spacing w:after="0" w:line="240" w:lineRule="auto"/>
              <w:rPr>
                <w:rFonts w:ascii="Times New Roman" w:eastAsia="Times New Roman" w:hAnsi="Times New Roman" w:cs="Times New Roman"/>
                <w:color w:val="000000"/>
              </w:rPr>
            </w:pPr>
          </w:p>
        </w:tc>
      </w:tr>
      <w:tr w:rsidR="00E10BDE" w:rsidRPr="00604EDE" w14:paraId="01191D4C" w14:textId="77777777" w:rsidTr="00D97C67">
        <w:tblPrEx>
          <w:tblW w:w="10664" w:type="dxa"/>
          <w:tblPrExChange w:id="1689" w:author="Caitlin Jeffrey" w:date="2023-06-30T10:37:00Z">
            <w:tblPrEx>
              <w:tblW w:w="10664" w:type="dxa"/>
            </w:tblPrEx>
          </w:tblPrExChange>
        </w:tblPrEx>
        <w:trPr>
          <w:trHeight w:val="290"/>
          <w:trPrChange w:id="1690"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691" w:author="Caitlin Jeffrey" w:date="2023-06-30T10:37:00Z">
              <w:tcPr>
                <w:tcW w:w="1046" w:type="dxa"/>
                <w:tcBorders>
                  <w:top w:val="nil"/>
                  <w:left w:val="nil"/>
                  <w:bottom w:val="nil"/>
                  <w:right w:val="nil"/>
                </w:tcBorders>
                <w:shd w:val="clear" w:color="auto" w:fill="auto"/>
                <w:noWrap/>
                <w:vAlign w:val="bottom"/>
                <w:hideMark/>
              </w:tcPr>
            </w:tcPrChange>
          </w:tcPr>
          <w:p w14:paraId="15959C59"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Outcome</w:t>
            </w:r>
          </w:p>
        </w:tc>
        <w:tc>
          <w:tcPr>
            <w:tcW w:w="2374" w:type="dxa"/>
            <w:tcBorders>
              <w:top w:val="nil"/>
              <w:left w:val="nil"/>
              <w:bottom w:val="nil"/>
              <w:right w:val="nil"/>
            </w:tcBorders>
            <w:shd w:val="clear" w:color="auto" w:fill="auto"/>
            <w:noWrap/>
            <w:vAlign w:val="bottom"/>
            <w:hideMark/>
            <w:tcPrChange w:id="1692" w:author="Caitlin Jeffrey" w:date="2023-06-30T10:37:00Z">
              <w:tcPr>
                <w:tcW w:w="2374" w:type="dxa"/>
                <w:tcBorders>
                  <w:top w:val="nil"/>
                  <w:left w:val="nil"/>
                  <w:bottom w:val="nil"/>
                  <w:right w:val="nil"/>
                </w:tcBorders>
                <w:shd w:val="clear" w:color="auto" w:fill="auto"/>
                <w:noWrap/>
                <w:vAlign w:val="bottom"/>
                <w:hideMark/>
              </w:tcPr>
            </w:tcPrChange>
          </w:tcPr>
          <w:p w14:paraId="279BC73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876" w:type="dxa"/>
            <w:tcBorders>
              <w:top w:val="nil"/>
              <w:left w:val="nil"/>
              <w:bottom w:val="nil"/>
              <w:right w:val="nil"/>
            </w:tcBorders>
            <w:shd w:val="clear" w:color="auto" w:fill="auto"/>
            <w:noWrap/>
            <w:vAlign w:val="bottom"/>
            <w:hideMark/>
            <w:tcPrChange w:id="1693" w:author="Caitlin Jeffrey" w:date="2023-06-30T10:37:00Z">
              <w:tcPr>
                <w:tcW w:w="874" w:type="dxa"/>
                <w:tcBorders>
                  <w:top w:val="nil"/>
                  <w:left w:val="nil"/>
                  <w:bottom w:val="nil"/>
                  <w:right w:val="nil"/>
                </w:tcBorders>
                <w:shd w:val="clear" w:color="auto" w:fill="auto"/>
                <w:noWrap/>
                <w:vAlign w:val="bottom"/>
                <w:hideMark/>
              </w:tcPr>
            </w:tcPrChange>
          </w:tcPr>
          <w:p w14:paraId="1E3579D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Sample size</w:t>
            </w:r>
          </w:p>
        </w:tc>
        <w:tc>
          <w:tcPr>
            <w:tcW w:w="940" w:type="dxa"/>
            <w:tcBorders>
              <w:top w:val="nil"/>
              <w:left w:val="nil"/>
              <w:bottom w:val="nil"/>
              <w:right w:val="nil"/>
            </w:tcBorders>
            <w:shd w:val="clear" w:color="auto" w:fill="auto"/>
            <w:noWrap/>
            <w:vAlign w:val="bottom"/>
            <w:hideMark/>
            <w:tcPrChange w:id="1694" w:author="Caitlin Jeffrey" w:date="2023-06-30T10:37:00Z">
              <w:tcPr>
                <w:tcW w:w="940" w:type="dxa"/>
                <w:tcBorders>
                  <w:top w:val="nil"/>
                  <w:left w:val="nil"/>
                  <w:bottom w:val="nil"/>
                  <w:right w:val="nil"/>
                </w:tcBorders>
                <w:shd w:val="clear" w:color="auto" w:fill="auto"/>
                <w:noWrap/>
                <w:vAlign w:val="bottom"/>
                <w:hideMark/>
              </w:tcPr>
            </w:tcPrChange>
          </w:tcPr>
          <w:p w14:paraId="0491160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1876" w:type="dxa"/>
            <w:tcBorders>
              <w:top w:val="nil"/>
              <w:left w:val="nil"/>
              <w:bottom w:val="nil"/>
              <w:right w:val="nil"/>
            </w:tcBorders>
            <w:shd w:val="clear" w:color="auto" w:fill="auto"/>
            <w:noWrap/>
            <w:vAlign w:val="bottom"/>
            <w:hideMark/>
            <w:tcPrChange w:id="1695" w:author="Caitlin Jeffrey" w:date="2023-06-30T10:37:00Z">
              <w:tcPr>
                <w:tcW w:w="1876" w:type="dxa"/>
                <w:tcBorders>
                  <w:top w:val="nil"/>
                  <w:left w:val="nil"/>
                  <w:bottom w:val="nil"/>
                  <w:right w:val="nil"/>
                </w:tcBorders>
                <w:shd w:val="clear" w:color="auto" w:fill="auto"/>
                <w:noWrap/>
                <w:vAlign w:val="bottom"/>
                <w:hideMark/>
              </w:tcPr>
            </w:tcPrChange>
          </w:tcPr>
          <w:p w14:paraId="4D072FA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 CI</w:t>
            </w:r>
          </w:p>
        </w:tc>
        <w:tc>
          <w:tcPr>
            <w:tcW w:w="1634" w:type="dxa"/>
            <w:tcBorders>
              <w:top w:val="nil"/>
              <w:left w:val="nil"/>
              <w:bottom w:val="nil"/>
              <w:right w:val="nil"/>
            </w:tcBorders>
            <w:shd w:val="clear" w:color="auto" w:fill="auto"/>
            <w:noWrap/>
            <w:vAlign w:val="bottom"/>
            <w:hideMark/>
            <w:tcPrChange w:id="1696" w:author="Caitlin Jeffrey" w:date="2023-06-30T10:37:00Z">
              <w:tcPr>
                <w:tcW w:w="1634" w:type="dxa"/>
                <w:tcBorders>
                  <w:top w:val="nil"/>
                  <w:left w:val="nil"/>
                  <w:bottom w:val="nil"/>
                  <w:right w:val="nil"/>
                </w:tcBorders>
                <w:shd w:val="clear" w:color="auto" w:fill="auto"/>
                <w:noWrap/>
                <w:vAlign w:val="bottom"/>
                <w:hideMark/>
              </w:tcPr>
            </w:tcPrChange>
          </w:tcPr>
          <w:p w14:paraId="27BD334D" w14:textId="77777777" w:rsidR="00E10BDE" w:rsidRPr="00604EDE" w:rsidRDefault="00E10BDE" w:rsidP="00B367EB">
            <w:pPr>
              <w:spacing w:after="0" w:line="240" w:lineRule="auto"/>
              <w:jc w:val="center"/>
              <w:rPr>
                <w:rFonts w:ascii="Times New Roman" w:eastAsia="Times New Roman" w:hAnsi="Times New Roman" w:cs="Times New Roman"/>
                <w:color w:val="000000"/>
              </w:rPr>
            </w:pPr>
            <w:commentRangeStart w:id="1697"/>
            <w:r w:rsidRPr="00604EDE">
              <w:rPr>
                <w:rFonts w:ascii="Times New Roman" w:eastAsia="Times New Roman" w:hAnsi="Times New Roman" w:cs="Times New Roman"/>
                <w:color w:val="000000"/>
              </w:rPr>
              <w:t>Range</w:t>
            </w:r>
            <w:commentRangeEnd w:id="1697"/>
            <w:r w:rsidRPr="00604EDE">
              <w:rPr>
                <w:rStyle w:val="CommentReference"/>
                <w:rFonts w:ascii="Times New Roman" w:hAnsi="Times New Roman" w:cs="Times New Roman"/>
              </w:rPr>
              <w:commentReference w:id="1697"/>
            </w:r>
          </w:p>
        </w:tc>
        <w:tc>
          <w:tcPr>
            <w:tcW w:w="1918" w:type="dxa"/>
            <w:tcBorders>
              <w:top w:val="nil"/>
              <w:left w:val="nil"/>
              <w:bottom w:val="nil"/>
              <w:right w:val="nil"/>
            </w:tcBorders>
            <w:tcPrChange w:id="1698" w:author="Caitlin Jeffrey" w:date="2023-06-30T10:37:00Z">
              <w:tcPr>
                <w:tcW w:w="1920" w:type="dxa"/>
                <w:tcBorders>
                  <w:top w:val="nil"/>
                  <w:left w:val="nil"/>
                  <w:bottom w:val="nil"/>
                  <w:right w:val="nil"/>
                </w:tcBorders>
              </w:tcPr>
            </w:tcPrChange>
          </w:tcPr>
          <w:p w14:paraId="2065EBF0"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2251FAA" w14:textId="77777777" w:rsidTr="00D97C67">
        <w:tblPrEx>
          <w:tblW w:w="10664" w:type="dxa"/>
          <w:tblPrExChange w:id="1699" w:author="Caitlin Jeffrey" w:date="2023-06-30T10:37:00Z">
            <w:tblPrEx>
              <w:tblW w:w="10664" w:type="dxa"/>
            </w:tblPrEx>
          </w:tblPrExChange>
        </w:tblPrEx>
        <w:trPr>
          <w:trHeight w:val="891"/>
          <w:trPrChange w:id="1700" w:author="Caitlin Jeffrey" w:date="2023-06-30T10:37:00Z">
            <w:trPr>
              <w:trHeight w:val="891"/>
            </w:trPr>
          </w:trPrChange>
        </w:trPr>
        <w:tc>
          <w:tcPr>
            <w:tcW w:w="3420" w:type="dxa"/>
            <w:gridSpan w:val="2"/>
            <w:tcBorders>
              <w:top w:val="nil"/>
              <w:left w:val="nil"/>
              <w:bottom w:val="nil"/>
              <w:right w:val="nil"/>
            </w:tcBorders>
            <w:shd w:val="clear" w:color="auto" w:fill="auto"/>
            <w:noWrap/>
            <w:vAlign w:val="bottom"/>
            <w:hideMark/>
            <w:tcPrChange w:id="1701" w:author="Caitlin Jeffrey" w:date="2023-06-30T10:37:00Z">
              <w:tcPr>
                <w:tcW w:w="3420" w:type="dxa"/>
                <w:gridSpan w:val="2"/>
                <w:tcBorders>
                  <w:top w:val="nil"/>
                  <w:left w:val="nil"/>
                  <w:bottom w:val="nil"/>
                  <w:right w:val="nil"/>
                </w:tcBorders>
                <w:shd w:val="clear" w:color="auto" w:fill="auto"/>
                <w:noWrap/>
                <w:vAlign w:val="bottom"/>
                <w:hideMark/>
              </w:tcPr>
            </w:tcPrChange>
          </w:tcPr>
          <w:p w14:paraId="3B85AE8C"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Bulk tank milk somatic cell count (cells/mL)</w:t>
            </w:r>
          </w:p>
        </w:tc>
        <w:tc>
          <w:tcPr>
            <w:tcW w:w="876" w:type="dxa"/>
            <w:tcBorders>
              <w:top w:val="nil"/>
              <w:left w:val="nil"/>
              <w:bottom w:val="nil"/>
              <w:right w:val="nil"/>
            </w:tcBorders>
            <w:shd w:val="clear" w:color="auto" w:fill="auto"/>
            <w:noWrap/>
            <w:vAlign w:val="bottom"/>
            <w:hideMark/>
            <w:tcPrChange w:id="1702" w:author="Caitlin Jeffrey" w:date="2023-06-30T10:37:00Z">
              <w:tcPr>
                <w:tcW w:w="874" w:type="dxa"/>
                <w:tcBorders>
                  <w:top w:val="nil"/>
                  <w:left w:val="nil"/>
                  <w:bottom w:val="nil"/>
                  <w:right w:val="nil"/>
                </w:tcBorders>
                <w:shd w:val="clear" w:color="auto" w:fill="auto"/>
                <w:noWrap/>
                <w:vAlign w:val="bottom"/>
                <w:hideMark/>
              </w:tcPr>
            </w:tcPrChange>
          </w:tcPr>
          <w:p w14:paraId="128604B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940" w:type="dxa"/>
            <w:tcBorders>
              <w:top w:val="nil"/>
              <w:left w:val="nil"/>
              <w:bottom w:val="nil"/>
              <w:right w:val="nil"/>
            </w:tcBorders>
            <w:shd w:val="clear" w:color="auto" w:fill="auto"/>
            <w:noWrap/>
            <w:vAlign w:val="bottom"/>
            <w:hideMark/>
            <w:tcPrChange w:id="1703" w:author="Caitlin Jeffrey" w:date="2023-06-30T10:37:00Z">
              <w:tcPr>
                <w:tcW w:w="940" w:type="dxa"/>
                <w:tcBorders>
                  <w:top w:val="nil"/>
                  <w:left w:val="nil"/>
                  <w:bottom w:val="nil"/>
                  <w:right w:val="nil"/>
                </w:tcBorders>
                <w:shd w:val="clear" w:color="auto" w:fill="auto"/>
                <w:noWrap/>
                <w:vAlign w:val="bottom"/>
                <w:hideMark/>
              </w:tcPr>
            </w:tcPrChange>
          </w:tcPr>
          <w:p w14:paraId="3A6F5C8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144,286</w:t>
            </w:r>
          </w:p>
        </w:tc>
        <w:tc>
          <w:tcPr>
            <w:tcW w:w="1876" w:type="dxa"/>
            <w:tcBorders>
              <w:top w:val="nil"/>
              <w:left w:val="nil"/>
              <w:bottom w:val="nil"/>
              <w:right w:val="nil"/>
            </w:tcBorders>
            <w:shd w:val="clear" w:color="auto" w:fill="auto"/>
            <w:noWrap/>
            <w:vAlign w:val="bottom"/>
            <w:tcPrChange w:id="1704" w:author="Caitlin Jeffrey" w:date="2023-06-30T10:37:00Z">
              <w:tcPr>
                <w:tcW w:w="1876" w:type="dxa"/>
                <w:tcBorders>
                  <w:top w:val="nil"/>
                  <w:left w:val="nil"/>
                  <w:bottom w:val="nil"/>
                  <w:right w:val="nil"/>
                </w:tcBorders>
                <w:shd w:val="clear" w:color="auto" w:fill="auto"/>
                <w:noWrap/>
                <w:vAlign w:val="bottom"/>
              </w:tcPr>
            </w:tcPrChange>
          </w:tcPr>
          <w:p w14:paraId="5D3CCF60" w14:textId="77777777" w:rsidR="00E10BDE" w:rsidRPr="00604EDE" w:rsidRDefault="00E10BDE" w:rsidP="00B367EB">
            <w:pPr>
              <w:spacing w:after="0"/>
              <w:jc w:val="center"/>
              <w:rPr>
                <w:rFonts w:ascii="Times New Roman" w:hAnsi="Times New Roman" w:cs="Times New Roman"/>
              </w:rPr>
            </w:pPr>
            <w:r w:rsidRPr="00604EDE">
              <w:rPr>
                <w:rFonts w:ascii="Times New Roman" w:hAnsi="Times New Roman" w:cs="Times New Roman"/>
              </w:rPr>
              <w:t>121,218-167,353</w:t>
            </w:r>
          </w:p>
        </w:tc>
        <w:tc>
          <w:tcPr>
            <w:tcW w:w="1634" w:type="dxa"/>
            <w:tcBorders>
              <w:top w:val="nil"/>
              <w:left w:val="nil"/>
              <w:bottom w:val="nil"/>
              <w:right w:val="nil"/>
            </w:tcBorders>
            <w:shd w:val="clear" w:color="auto" w:fill="auto"/>
            <w:noWrap/>
            <w:vAlign w:val="bottom"/>
            <w:hideMark/>
            <w:tcPrChange w:id="1705" w:author="Caitlin Jeffrey" w:date="2023-06-30T10:37:00Z">
              <w:tcPr>
                <w:tcW w:w="1634" w:type="dxa"/>
                <w:tcBorders>
                  <w:top w:val="nil"/>
                  <w:left w:val="nil"/>
                  <w:bottom w:val="nil"/>
                  <w:right w:val="nil"/>
                </w:tcBorders>
                <w:shd w:val="clear" w:color="auto" w:fill="auto"/>
                <w:noWrap/>
                <w:vAlign w:val="bottom"/>
                <w:hideMark/>
              </w:tcPr>
            </w:tcPrChange>
          </w:tcPr>
          <w:p w14:paraId="00EC822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54,000-250,000</w:t>
            </w:r>
          </w:p>
        </w:tc>
        <w:tc>
          <w:tcPr>
            <w:tcW w:w="1918" w:type="dxa"/>
            <w:tcBorders>
              <w:top w:val="nil"/>
              <w:left w:val="nil"/>
              <w:bottom w:val="nil"/>
              <w:right w:val="nil"/>
            </w:tcBorders>
            <w:tcPrChange w:id="1706" w:author="Caitlin Jeffrey" w:date="2023-06-30T10:37:00Z">
              <w:tcPr>
                <w:tcW w:w="1920" w:type="dxa"/>
                <w:tcBorders>
                  <w:top w:val="nil"/>
                  <w:left w:val="nil"/>
                  <w:bottom w:val="nil"/>
                  <w:right w:val="nil"/>
                </w:tcBorders>
              </w:tcPr>
            </w:tcPrChange>
          </w:tcPr>
          <w:p w14:paraId="0C49B15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2,18) = [2.137], p = 0.15)</w:t>
            </w:r>
          </w:p>
        </w:tc>
      </w:tr>
      <w:tr w:rsidR="00E10BDE" w:rsidRPr="00604EDE" w14:paraId="7048F420" w14:textId="77777777" w:rsidTr="00D97C67">
        <w:tblPrEx>
          <w:tblW w:w="10664" w:type="dxa"/>
          <w:tblPrExChange w:id="1707" w:author="Caitlin Jeffrey" w:date="2023-06-30T10:37:00Z">
            <w:tblPrEx>
              <w:tblW w:w="10664" w:type="dxa"/>
            </w:tblPrEx>
          </w:tblPrExChange>
        </w:tblPrEx>
        <w:trPr>
          <w:trHeight w:val="290"/>
          <w:trPrChange w:id="170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709" w:author="Caitlin Jeffrey" w:date="2023-06-30T10:37:00Z">
              <w:tcPr>
                <w:tcW w:w="1046" w:type="dxa"/>
                <w:tcBorders>
                  <w:top w:val="nil"/>
                  <w:left w:val="nil"/>
                  <w:bottom w:val="nil"/>
                  <w:right w:val="nil"/>
                </w:tcBorders>
                <w:shd w:val="clear" w:color="auto" w:fill="auto"/>
                <w:noWrap/>
                <w:vAlign w:val="bottom"/>
                <w:hideMark/>
              </w:tcPr>
            </w:tcPrChange>
          </w:tcPr>
          <w:p w14:paraId="653C7F8E"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710" w:author="Caitlin Jeffrey" w:date="2023-06-30T10:37:00Z">
              <w:tcPr>
                <w:tcW w:w="2374" w:type="dxa"/>
                <w:tcBorders>
                  <w:top w:val="nil"/>
                  <w:left w:val="nil"/>
                  <w:bottom w:val="nil"/>
                  <w:right w:val="nil"/>
                </w:tcBorders>
                <w:shd w:val="clear" w:color="auto" w:fill="auto"/>
                <w:noWrap/>
                <w:vAlign w:val="bottom"/>
                <w:hideMark/>
              </w:tcPr>
            </w:tcPrChange>
          </w:tcPr>
          <w:p w14:paraId="5CF6550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876" w:type="dxa"/>
            <w:tcBorders>
              <w:top w:val="nil"/>
              <w:left w:val="nil"/>
              <w:bottom w:val="nil"/>
              <w:right w:val="nil"/>
            </w:tcBorders>
            <w:shd w:val="clear" w:color="auto" w:fill="auto"/>
            <w:noWrap/>
            <w:vAlign w:val="bottom"/>
            <w:hideMark/>
            <w:tcPrChange w:id="1711" w:author="Caitlin Jeffrey" w:date="2023-06-30T10:37:00Z">
              <w:tcPr>
                <w:tcW w:w="874" w:type="dxa"/>
                <w:tcBorders>
                  <w:top w:val="nil"/>
                  <w:left w:val="nil"/>
                  <w:bottom w:val="nil"/>
                  <w:right w:val="nil"/>
                </w:tcBorders>
                <w:shd w:val="clear" w:color="auto" w:fill="auto"/>
                <w:noWrap/>
                <w:vAlign w:val="bottom"/>
                <w:hideMark/>
              </w:tcPr>
            </w:tcPrChange>
          </w:tcPr>
          <w:p w14:paraId="7128A59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940" w:type="dxa"/>
            <w:tcBorders>
              <w:top w:val="nil"/>
              <w:left w:val="nil"/>
              <w:bottom w:val="nil"/>
              <w:right w:val="nil"/>
            </w:tcBorders>
            <w:shd w:val="clear" w:color="auto" w:fill="auto"/>
            <w:noWrap/>
            <w:vAlign w:val="bottom"/>
            <w:hideMark/>
            <w:tcPrChange w:id="1712" w:author="Caitlin Jeffrey" w:date="2023-06-30T10:37:00Z">
              <w:tcPr>
                <w:tcW w:w="940" w:type="dxa"/>
                <w:tcBorders>
                  <w:top w:val="nil"/>
                  <w:left w:val="nil"/>
                  <w:bottom w:val="nil"/>
                  <w:right w:val="nil"/>
                </w:tcBorders>
                <w:shd w:val="clear" w:color="auto" w:fill="auto"/>
                <w:noWrap/>
                <w:vAlign w:val="bottom"/>
                <w:hideMark/>
              </w:tcPr>
            </w:tcPrChange>
          </w:tcPr>
          <w:p w14:paraId="3F65669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107,600</w:t>
            </w:r>
          </w:p>
        </w:tc>
        <w:tc>
          <w:tcPr>
            <w:tcW w:w="1876" w:type="dxa"/>
            <w:tcBorders>
              <w:top w:val="nil"/>
              <w:left w:val="nil"/>
              <w:bottom w:val="nil"/>
              <w:right w:val="nil"/>
            </w:tcBorders>
            <w:shd w:val="clear" w:color="auto" w:fill="auto"/>
            <w:noWrap/>
            <w:vAlign w:val="bottom"/>
            <w:hideMark/>
            <w:tcPrChange w:id="1713" w:author="Caitlin Jeffrey" w:date="2023-06-30T10:37:00Z">
              <w:tcPr>
                <w:tcW w:w="1876" w:type="dxa"/>
                <w:tcBorders>
                  <w:top w:val="nil"/>
                  <w:left w:val="nil"/>
                  <w:bottom w:val="nil"/>
                  <w:right w:val="nil"/>
                </w:tcBorders>
                <w:shd w:val="clear" w:color="auto" w:fill="auto"/>
                <w:noWrap/>
                <w:vAlign w:val="bottom"/>
                <w:hideMark/>
              </w:tcPr>
            </w:tcPrChange>
          </w:tcPr>
          <w:p w14:paraId="301DE63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70,275-144,925</w:t>
            </w:r>
          </w:p>
        </w:tc>
        <w:tc>
          <w:tcPr>
            <w:tcW w:w="1634" w:type="dxa"/>
            <w:tcBorders>
              <w:top w:val="nil"/>
              <w:left w:val="nil"/>
              <w:bottom w:val="nil"/>
              <w:right w:val="nil"/>
            </w:tcBorders>
            <w:shd w:val="clear" w:color="auto" w:fill="auto"/>
            <w:noWrap/>
            <w:vAlign w:val="bottom"/>
            <w:hideMark/>
            <w:tcPrChange w:id="1714" w:author="Caitlin Jeffrey" w:date="2023-06-30T10:37:00Z">
              <w:tcPr>
                <w:tcW w:w="1634" w:type="dxa"/>
                <w:tcBorders>
                  <w:top w:val="nil"/>
                  <w:left w:val="nil"/>
                  <w:bottom w:val="nil"/>
                  <w:right w:val="nil"/>
                </w:tcBorders>
                <w:shd w:val="clear" w:color="auto" w:fill="auto"/>
                <w:noWrap/>
                <w:vAlign w:val="bottom"/>
                <w:hideMark/>
              </w:tcPr>
            </w:tcPrChange>
          </w:tcPr>
          <w:p w14:paraId="061544F1"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54,000-160,000</w:t>
            </w:r>
          </w:p>
        </w:tc>
        <w:tc>
          <w:tcPr>
            <w:tcW w:w="1918" w:type="dxa"/>
            <w:tcBorders>
              <w:top w:val="nil"/>
              <w:left w:val="nil"/>
              <w:bottom w:val="nil"/>
              <w:right w:val="nil"/>
            </w:tcBorders>
            <w:tcPrChange w:id="1715" w:author="Caitlin Jeffrey" w:date="2023-06-30T10:37:00Z">
              <w:tcPr>
                <w:tcW w:w="1920" w:type="dxa"/>
                <w:tcBorders>
                  <w:top w:val="nil"/>
                  <w:left w:val="nil"/>
                  <w:bottom w:val="nil"/>
                  <w:right w:val="nil"/>
                </w:tcBorders>
              </w:tcPr>
            </w:tcPrChange>
          </w:tcPr>
          <w:p w14:paraId="7902822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7759B70D" w14:textId="77777777" w:rsidTr="00D97C67">
        <w:tblPrEx>
          <w:tblW w:w="10664" w:type="dxa"/>
          <w:tblPrExChange w:id="1716" w:author="Caitlin Jeffrey" w:date="2023-06-30T10:37:00Z">
            <w:tblPrEx>
              <w:tblW w:w="10664" w:type="dxa"/>
            </w:tblPrEx>
          </w:tblPrExChange>
        </w:tblPrEx>
        <w:trPr>
          <w:trHeight w:val="290"/>
          <w:trPrChange w:id="1717"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718" w:author="Caitlin Jeffrey" w:date="2023-06-30T10:37:00Z">
              <w:tcPr>
                <w:tcW w:w="1046" w:type="dxa"/>
                <w:tcBorders>
                  <w:top w:val="nil"/>
                  <w:left w:val="nil"/>
                  <w:bottom w:val="nil"/>
                  <w:right w:val="nil"/>
                </w:tcBorders>
                <w:shd w:val="clear" w:color="auto" w:fill="auto"/>
                <w:noWrap/>
                <w:vAlign w:val="bottom"/>
                <w:hideMark/>
              </w:tcPr>
            </w:tcPrChange>
          </w:tcPr>
          <w:p w14:paraId="39CA7287"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719" w:author="Caitlin Jeffrey" w:date="2023-06-30T10:37:00Z">
              <w:tcPr>
                <w:tcW w:w="2374" w:type="dxa"/>
                <w:tcBorders>
                  <w:top w:val="nil"/>
                  <w:left w:val="nil"/>
                  <w:bottom w:val="nil"/>
                  <w:right w:val="nil"/>
                </w:tcBorders>
                <w:shd w:val="clear" w:color="auto" w:fill="auto"/>
                <w:noWrap/>
                <w:vAlign w:val="bottom"/>
                <w:hideMark/>
              </w:tcPr>
            </w:tcPrChange>
          </w:tcPr>
          <w:p w14:paraId="2698651C"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1720" w:author="Caitlin Jeffrey" w:date="2023-06-30T10:37:00Z">
              <w:tcPr>
                <w:tcW w:w="874" w:type="dxa"/>
                <w:tcBorders>
                  <w:top w:val="nil"/>
                  <w:left w:val="nil"/>
                  <w:bottom w:val="nil"/>
                  <w:right w:val="nil"/>
                </w:tcBorders>
                <w:shd w:val="clear" w:color="auto" w:fill="auto"/>
                <w:noWrap/>
                <w:vAlign w:val="bottom"/>
                <w:hideMark/>
              </w:tcPr>
            </w:tcPrChange>
          </w:tcPr>
          <w:p w14:paraId="3F6BA24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1721" w:author="Caitlin Jeffrey" w:date="2023-06-30T10:37:00Z">
              <w:tcPr>
                <w:tcW w:w="940" w:type="dxa"/>
                <w:tcBorders>
                  <w:top w:val="nil"/>
                  <w:left w:val="nil"/>
                  <w:bottom w:val="nil"/>
                  <w:right w:val="nil"/>
                </w:tcBorders>
                <w:shd w:val="clear" w:color="auto" w:fill="auto"/>
                <w:noWrap/>
                <w:vAlign w:val="bottom"/>
                <w:hideMark/>
              </w:tcPr>
            </w:tcPrChange>
          </w:tcPr>
          <w:p w14:paraId="1F3CBBE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146,400</w:t>
            </w:r>
          </w:p>
        </w:tc>
        <w:tc>
          <w:tcPr>
            <w:tcW w:w="1876" w:type="dxa"/>
            <w:tcBorders>
              <w:top w:val="nil"/>
              <w:left w:val="nil"/>
              <w:bottom w:val="nil"/>
              <w:right w:val="nil"/>
            </w:tcBorders>
            <w:shd w:val="clear" w:color="auto" w:fill="auto"/>
            <w:noWrap/>
            <w:vAlign w:val="bottom"/>
            <w:hideMark/>
            <w:tcPrChange w:id="1722" w:author="Caitlin Jeffrey" w:date="2023-06-30T10:37:00Z">
              <w:tcPr>
                <w:tcW w:w="1876" w:type="dxa"/>
                <w:tcBorders>
                  <w:top w:val="nil"/>
                  <w:left w:val="nil"/>
                  <w:bottom w:val="nil"/>
                  <w:right w:val="nil"/>
                </w:tcBorders>
                <w:shd w:val="clear" w:color="auto" w:fill="auto"/>
                <w:noWrap/>
                <w:vAlign w:val="bottom"/>
                <w:hideMark/>
              </w:tcPr>
            </w:tcPrChange>
          </w:tcPr>
          <w:p w14:paraId="7802804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114,136-178,664</w:t>
            </w:r>
          </w:p>
        </w:tc>
        <w:tc>
          <w:tcPr>
            <w:tcW w:w="1634" w:type="dxa"/>
            <w:tcBorders>
              <w:top w:val="nil"/>
              <w:left w:val="nil"/>
              <w:bottom w:val="nil"/>
              <w:right w:val="nil"/>
            </w:tcBorders>
            <w:shd w:val="clear" w:color="auto" w:fill="auto"/>
            <w:noWrap/>
            <w:vAlign w:val="bottom"/>
            <w:hideMark/>
            <w:tcPrChange w:id="1723" w:author="Caitlin Jeffrey" w:date="2023-06-30T10:37:00Z">
              <w:tcPr>
                <w:tcW w:w="1634" w:type="dxa"/>
                <w:tcBorders>
                  <w:top w:val="nil"/>
                  <w:left w:val="nil"/>
                  <w:bottom w:val="nil"/>
                  <w:right w:val="nil"/>
                </w:tcBorders>
                <w:shd w:val="clear" w:color="auto" w:fill="auto"/>
                <w:noWrap/>
                <w:vAlign w:val="bottom"/>
                <w:hideMark/>
              </w:tcPr>
            </w:tcPrChange>
          </w:tcPr>
          <w:p w14:paraId="12FF6C4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97,000-250,000</w:t>
            </w:r>
          </w:p>
        </w:tc>
        <w:tc>
          <w:tcPr>
            <w:tcW w:w="1918" w:type="dxa"/>
            <w:tcBorders>
              <w:top w:val="nil"/>
              <w:left w:val="nil"/>
              <w:bottom w:val="nil"/>
              <w:right w:val="nil"/>
            </w:tcBorders>
            <w:tcPrChange w:id="1724" w:author="Caitlin Jeffrey" w:date="2023-06-30T10:37:00Z">
              <w:tcPr>
                <w:tcW w:w="1920" w:type="dxa"/>
                <w:tcBorders>
                  <w:top w:val="nil"/>
                  <w:left w:val="nil"/>
                  <w:bottom w:val="nil"/>
                  <w:right w:val="nil"/>
                </w:tcBorders>
              </w:tcPr>
            </w:tcPrChange>
          </w:tcPr>
          <w:p w14:paraId="6BE97C7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F847EFF" w14:textId="77777777" w:rsidTr="00D97C67">
        <w:tblPrEx>
          <w:tblW w:w="10664" w:type="dxa"/>
          <w:tblPrExChange w:id="1725" w:author="Caitlin Jeffrey" w:date="2023-06-30T10:37:00Z">
            <w:tblPrEx>
              <w:tblW w:w="10664" w:type="dxa"/>
            </w:tblPrEx>
          </w:tblPrExChange>
        </w:tblPrEx>
        <w:trPr>
          <w:trHeight w:val="290"/>
          <w:trPrChange w:id="1726"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727" w:author="Caitlin Jeffrey" w:date="2023-06-30T10:37:00Z">
              <w:tcPr>
                <w:tcW w:w="1046" w:type="dxa"/>
                <w:tcBorders>
                  <w:top w:val="nil"/>
                  <w:left w:val="nil"/>
                  <w:bottom w:val="nil"/>
                  <w:right w:val="nil"/>
                </w:tcBorders>
                <w:shd w:val="clear" w:color="auto" w:fill="auto"/>
                <w:noWrap/>
                <w:vAlign w:val="bottom"/>
                <w:hideMark/>
              </w:tcPr>
            </w:tcPrChange>
          </w:tcPr>
          <w:p w14:paraId="47D06070"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728" w:author="Caitlin Jeffrey" w:date="2023-06-30T10:37:00Z">
              <w:tcPr>
                <w:tcW w:w="2374" w:type="dxa"/>
                <w:tcBorders>
                  <w:top w:val="nil"/>
                  <w:left w:val="nil"/>
                  <w:bottom w:val="nil"/>
                  <w:right w:val="nil"/>
                </w:tcBorders>
                <w:shd w:val="clear" w:color="auto" w:fill="auto"/>
                <w:noWrap/>
                <w:vAlign w:val="bottom"/>
                <w:hideMark/>
              </w:tcPr>
            </w:tcPrChange>
          </w:tcPr>
          <w:p w14:paraId="20108620"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1729" w:author="Caitlin Jeffrey" w:date="2023-06-30T10:37:00Z">
              <w:tcPr>
                <w:tcW w:w="874" w:type="dxa"/>
                <w:tcBorders>
                  <w:top w:val="nil"/>
                  <w:left w:val="nil"/>
                  <w:bottom w:val="nil"/>
                  <w:right w:val="nil"/>
                </w:tcBorders>
                <w:shd w:val="clear" w:color="auto" w:fill="auto"/>
                <w:noWrap/>
                <w:vAlign w:val="bottom"/>
                <w:hideMark/>
              </w:tcPr>
            </w:tcPrChange>
          </w:tcPr>
          <w:p w14:paraId="34F6408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1730" w:author="Caitlin Jeffrey" w:date="2023-06-30T10:37:00Z">
              <w:tcPr>
                <w:tcW w:w="940" w:type="dxa"/>
                <w:tcBorders>
                  <w:top w:val="nil"/>
                  <w:left w:val="nil"/>
                  <w:bottom w:val="nil"/>
                  <w:right w:val="nil"/>
                </w:tcBorders>
                <w:shd w:val="clear" w:color="auto" w:fill="auto"/>
                <w:noWrap/>
                <w:vAlign w:val="bottom"/>
                <w:hideMark/>
              </w:tcPr>
            </w:tcPrChange>
          </w:tcPr>
          <w:p w14:paraId="66158E9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171,333</w:t>
            </w:r>
          </w:p>
        </w:tc>
        <w:tc>
          <w:tcPr>
            <w:tcW w:w="1876" w:type="dxa"/>
            <w:tcBorders>
              <w:top w:val="nil"/>
              <w:left w:val="nil"/>
              <w:bottom w:val="nil"/>
              <w:right w:val="nil"/>
            </w:tcBorders>
            <w:shd w:val="clear" w:color="auto" w:fill="auto"/>
            <w:noWrap/>
            <w:vAlign w:val="bottom"/>
            <w:hideMark/>
            <w:tcPrChange w:id="1731" w:author="Caitlin Jeffrey" w:date="2023-06-30T10:37:00Z">
              <w:tcPr>
                <w:tcW w:w="1876" w:type="dxa"/>
                <w:tcBorders>
                  <w:top w:val="nil"/>
                  <w:left w:val="nil"/>
                  <w:bottom w:val="nil"/>
                  <w:right w:val="nil"/>
                </w:tcBorders>
                <w:shd w:val="clear" w:color="auto" w:fill="auto"/>
                <w:noWrap/>
                <w:vAlign w:val="bottom"/>
                <w:hideMark/>
              </w:tcPr>
            </w:tcPrChange>
          </w:tcPr>
          <w:p w14:paraId="640D49F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126,965-215,702</w:t>
            </w:r>
          </w:p>
        </w:tc>
        <w:tc>
          <w:tcPr>
            <w:tcW w:w="1634" w:type="dxa"/>
            <w:tcBorders>
              <w:top w:val="nil"/>
              <w:left w:val="nil"/>
              <w:bottom w:val="nil"/>
              <w:right w:val="nil"/>
            </w:tcBorders>
            <w:shd w:val="clear" w:color="auto" w:fill="auto"/>
            <w:noWrap/>
            <w:vAlign w:val="bottom"/>
            <w:hideMark/>
            <w:tcPrChange w:id="1732" w:author="Caitlin Jeffrey" w:date="2023-06-30T10:37:00Z">
              <w:tcPr>
                <w:tcW w:w="1634" w:type="dxa"/>
                <w:tcBorders>
                  <w:top w:val="nil"/>
                  <w:left w:val="nil"/>
                  <w:bottom w:val="nil"/>
                  <w:right w:val="nil"/>
                </w:tcBorders>
                <w:shd w:val="clear" w:color="auto" w:fill="auto"/>
                <w:noWrap/>
                <w:vAlign w:val="bottom"/>
                <w:hideMark/>
              </w:tcPr>
            </w:tcPrChange>
          </w:tcPr>
          <w:p w14:paraId="6CDB919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98,000-250,000</w:t>
            </w:r>
          </w:p>
        </w:tc>
        <w:tc>
          <w:tcPr>
            <w:tcW w:w="1918" w:type="dxa"/>
            <w:tcBorders>
              <w:top w:val="nil"/>
              <w:left w:val="nil"/>
              <w:bottom w:val="nil"/>
              <w:right w:val="nil"/>
            </w:tcBorders>
            <w:tcPrChange w:id="1733" w:author="Caitlin Jeffrey" w:date="2023-06-30T10:37:00Z">
              <w:tcPr>
                <w:tcW w:w="1920" w:type="dxa"/>
                <w:tcBorders>
                  <w:top w:val="nil"/>
                  <w:left w:val="nil"/>
                  <w:bottom w:val="nil"/>
                  <w:right w:val="nil"/>
                </w:tcBorders>
              </w:tcPr>
            </w:tcPrChange>
          </w:tcPr>
          <w:p w14:paraId="3E6E7B7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3DBC261" w14:textId="77777777" w:rsidTr="00D97C67">
        <w:tblPrEx>
          <w:tblW w:w="10664" w:type="dxa"/>
          <w:tblPrExChange w:id="1734" w:author="Caitlin Jeffrey" w:date="2023-06-30T10:37:00Z">
            <w:tblPrEx>
              <w:tblW w:w="10664" w:type="dxa"/>
            </w:tblPrEx>
          </w:tblPrExChange>
        </w:tblPrEx>
        <w:trPr>
          <w:trHeight w:val="290"/>
          <w:trPrChange w:id="1735"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736" w:author="Caitlin Jeffrey" w:date="2023-06-30T10:37:00Z">
              <w:tcPr>
                <w:tcW w:w="1046" w:type="dxa"/>
                <w:tcBorders>
                  <w:top w:val="nil"/>
                  <w:left w:val="nil"/>
                  <w:bottom w:val="nil"/>
                  <w:right w:val="nil"/>
                </w:tcBorders>
                <w:shd w:val="clear" w:color="auto" w:fill="auto"/>
                <w:noWrap/>
                <w:vAlign w:val="bottom"/>
                <w:hideMark/>
              </w:tcPr>
            </w:tcPrChange>
          </w:tcPr>
          <w:p w14:paraId="0908B789"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737" w:author="Caitlin Jeffrey" w:date="2023-06-30T10:37:00Z">
              <w:tcPr>
                <w:tcW w:w="2374" w:type="dxa"/>
                <w:tcBorders>
                  <w:top w:val="nil"/>
                  <w:left w:val="nil"/>
                  <w:bottom w:val="nil"/>
                  <w:right w:val="nil"/>
                </w:tcBorders>
                <w:shd w:val="clear" w:color="auto" w:fill="auto"/>
                <w:noWrap/>
                <w:vAlign w:val="bottom"/>
                <w:hideMark/>
              </w:tcPr>
            </w:tcPrChange>
          </w:tcPr>
          <w:p w14:paraId="2E75AD68"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1738" w:author="Caitlin Jeffrey" w:date="2023-06-30T10:37:00Z">
              <w:tcPr>
                <w:tcW w:w="874" w:type="dxa"/>
                <w:tcBorders>
                  <w:top w:val="nil"/>
                  <w:left w:val="nil"/>
                  <w:bottom w:val="nil"/>
                  <w:right w:val="nil"/>
                </w:tcBorders>
                <w:shd w:val="clear" w:color="auto" w:fill="auto"/>
                <w:noWrap/>
                <w:vAlign w:val="bottom"/>
                <w:hideMark/>
              </w:tcPr>
            </w:tcPrChange>
          </w:tcPr>
          <w:p w14:paraId="738A2FD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1739" w:author="Caitlin Jeffrey" w:date="2023-06-30T10:37:00Z">
              <w:tcPr>
                <w:tcW w:w="940" w:type="dxa"/>
                <w:tcBorders>
                  <w:top w:val="nil"/>
                  <w:left w:val="nil"/>
                  <w:bottom w:val="nil"/>
                  <w:right w:val="nil"/>
                </w:tcBorders>
                <w:shd w:val="clear" w:color="auto" w:fill="auto"/>
                <w:noWrap/>
                <w:vAlign w:val="bottom"/>
                <w:hideMark/>
              </w:tcPr>
            </w:tcPrChange>
          </w:tcPr>
          <w:p w14:paraId="1759583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1740" w:author="Caitlin Jeffrey" w:date="2023-06-30T10:37:00Z">
              <w:tcPr>
                <w:tcW w:w="1876" w:type="dxa"/>
                <w:tcBorders>
                  <w:top w:val="nil"/>
                  <w:left w:val="nil"/>
                  <w:bottom w:val="nil"/>
                  <w:right w:val="nil"/>
                </w:tcBorders>
                <w:shd w:val="clear" w:color="auto" w:fill="auto"/>
                <w:noWrap/>
                <w:vAlign w:val="bottom"/>
                <w:hideMark/>
              </w:tcPr>
            </w:tcPrChange>
          </w:tcPr>
          <w:p w14:paraId="599B0AFA"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1741" w:author="Caitlin Jeffrey" w:date="2023-06-30T10:37:00Z">
              <w:tcPr>
                <w:tcW w:w="1634" w:type="dxa"/>
                <w:tcBorders>
                  <w:top w:val="nil"/>
                  <w:left w:val="nil"/>
                  <w:bottom w:val="nil"/>
                  <w:right w:val="nil"/>
                </w:tcBorders>
                <w:shd w:val="clear" w:color="auto" w:fill="auto"/>
                <w:noWrap/>
                <w:vAlign w:val="bottom"/>
                <w:hideMark/>
              </w:tcPr>
            </w:tcPrChange>
          </w:tcPr>
          <w:p w14:paraId="2C010B76"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1742" w:author="Caitlin Jeffrey" w:date="2023-06-30T10:37:00Z">
              <w:tcPr>
                <w:tcW w:w="1920" w:type="dxa"/>
                <w:tcBorders>
                  <w:top w:val="nil"/>
                  <w:left w:val="nil"/>
                  <w:bottom w:val="nil"/>
                  <w:right w:val="nil"/>
                </w:tcBorders>
              </w:tcPr>
            </w:tcPrChange>
          </w:tcPr>
          <w:p w14:paraId="3F218443"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634E86FD" w14:textId="77777777" w:rsidTr="00D97C67">
        <w:tblPrEx>
          <w:tblW w:w="10664" w:type="dxa"/>
          <w:tblPrExChange w:id="1743" w:author="Caitlin Jeffrey" w:date="2023-06-30T10:37:00Z">
            <w:tblPrEx>
              <w:tblW w:w="10664" w:type="dxa"/>
            </w:tblPrEx>
          </w:tblPrExChange>
        </w:tblPrEx>
        <w:trPr>
          <w:trHeight w:val="972"/>
          <w:trPrChange w:id="1744" w:author="Caitlin Jeffrey" w:date="2023-06-30T10:37:00Z">
            <w:trPr>
              <w:trHeight w:val="972"/>
            </w:trPr>
          </w:trPrChange>
        </w:trPr>
        <w:tc>
          <w:tcPr>
            <w:tcW w:w="3420" w:type="dxa"/>
            <w:gridSpan w:val="2"/>
            <w:tcBorders>
              <w:top w:val="nil"/>
              <w:left w:val="nil"/>
              <w:bottom w:val="nil"/>
              <w:right w:val="nil"/>
            </w:tcBorders>
            <w:shd w:val="clear" w:color="auto" w:fill="auto"/>
            <w:noWrap/>
            <w:vAlign w:val="bottom"/>
            <w:hideMark/>
            <w:tcPrChange w:id="1745" w:author="Caitlin Jeffrey" w:date="2023-06-30T10:37:00Z">
              <w:tcPr>
                <w:tcW w:w="3420" w:type="dxa"/>
                <w:gridSpan w:val="2"/>
                <w:tcBorders>
                  <w:top w:val="nil"/>
                  <w:left w:val="nil"/>
                  <w:bottom w:val="nil"/>
                  <w:right w:val="nil"/>
                </w:tcBorders>
                <w:shd w:val="clear" w:color="auto" w:fill="auto"/>
                <w:noWrap/>
                <w:vAlign w:val="bottom"/>
                <w:hideMark/>
              </w:tcPr>
            </w:tcPrChange>
          </w:tcPr>
          <w:p w14:paraId="20BCB405" w14:textId="6F8E1A9E"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Percent of cows with new</w:t>
            </w:r>
            <w:ins w:id="1746" w:author="Caitlin Jeffrey" w:date="2023-06-30T11:50:00Z">
              <w:r w:rsidR="00383505" w:rsidRPr="00604EDE">
                <w:rPr>
                  <w:rFonts w:ascii="Times New Roman" w:eastAsia="Times New Roman" w:hAnsi="Times New Roman" w:cs="Times New Roman"/>
                  <w:color w:val="000000"/>
                </w:rPr>
                <w:t>ly-elevated SCC</w:t>
              </w:r>
            </w:ins>
            <w:del w:id="1747" w:author="Caitlin Jeffrey" w:date="2023-06-30T11:50:00Z">
              <w:r w:rsidRPr="00604EDE" w:rsidDel="00383505">
                <w:rPr>
                  <w:rFonts w:ascii="Times New Roman" w:eastAsia="Times New Roman" w:hAnsi="Times New Roman" w:cs="Times New Roman"/>
                  <w:color w:val="000000"/>
                </w:rPr>
                <w:delText xml:space="preserve"> IMI since last test date</w:delText>
              </w:r>
            </w:del>
            <w:r w:rsidRPr="00604EDE">
              <w:rPr>
                <w:rFonts w:ascii="Times New Roman" w:eastAsia="Times New Roman" w:hAnsi="Times New Roman" w:cs="Times New Roman"/>
                <w:color w:val="000000"/>
              </w:rPr>
              <w:t xml:space="preserve"> (%)</w:t>
            </w:r>
          </w:p>
        </w:tc>
        <w:tc>
          <w:tcPr>
            <w:tcW w:w="876" w:type="dxa"/>
            <w:tcBorders>
              <w:top w:val="nil"/>
              <w:left w:val="nil"/>
              <w:bottom w:val="nil"/>
              <w:right w:val="nil"/>
            </w:tcBorders>
            <w:shd w:val="clear" w:color="auto" w:fill="auto"/>
            <w:noWrap/>
            <w:vAlign w:val="bottom"/>
            <w:hideMark/>
            <w:tcPrChange w:id="1748" w:author="Caitlin Jeffrey" w:date="2023-06-30T10:37:00Z">
              <w:tcPr>
                <w:tcW w:w="874" w:type="dxa"/>
                <w:tcBorders>
                  <w:top w:val="nil"/>
                  <w:left w:val="nil"/>
                  <w:bottom w:val="nil"/>
                  <w:right w:val="nil"/>
                </w:tcBorders>
                <w:shd w:val="clear" w:color="auto" w:fill="auto"/>
                <w:noWrap/>
                <w:vAlign w:val="bottom"/>
                <w:hideMark/>
              </w:tcPr>
            </w:tcPrChange>
          </w:tcPr>
          <w:p w14:paraId="0252E0D0"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1749" w:author="Caitlin Jeffrey" w:date="2023-06-30T10:37:00Z">
              <w:tcPr>
                <w:tcW w:w="940" w:type="dxa"/>
                <w:tcBorders>
                  <w:top w:val="nil"/>
                  <w:left w:val="nil"/>
                  <w:bottom w:val="nil"/>
                  <w:right w:val="nil"/>
                </w:tcBorders>
                <w:shd w:val="clear" w:color="auto" w:fill="auto"/>
                <w:noWrap/>
                <w:vAlign w:val="bottom"/>
                <w:hideMark/>
              </w:tcPr>
            </w:tcPrChange>
          </w:tcPr>
          <w:p w14:paraId="4087397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5.7</w:t>
            </w:r>
          </w:p>
        </w:tc>
        <w:tc>
          <w:tcPr>
            <w:tcW w:w="1876" w:type="dxa"/>
            <w:tcBorders>
              <w:top w:val="nil"/>
              <w:left w:val="nil"/>
              <w:bottom w:val="nil"/>
              <w:right w:val="nil"/>
            </w:tcBorders>
            <w:shd w:val="clear" w:color="auto" w:fill="auto"/>
            <w:noWrap/>
            <w:vAlign w:val="bottom"/>
            <w:hideMark/>
            <w:tcPrChange w:id="1750" w:author="Caitlin Jeffrey" w:date="2023-06-30T10:37:00Z">
              <w:tcPr>
                <w:tcW w:w="1876" w:type="dxa"/>
                <w:tcBorders>
                  <w:top w:val="nil"/>
                  <w:left w:val="nil"/>
                  <w:bottom w:val="nil"/>
                  <w:right w:val="nil"/>
                </w:tcBorders>
                <w:shd w:val="clear" w:color="auto" w:fill="auto"/>
                <w:noWrap/>
                <w:vAlign w:val="bottom"/>
                <w:hideMark/>
              </w:tcPr>
            </w:tcPrChange>
          </w:tcPr>
          <w:p w14:paraId="1EB57DE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4.2-7.3</w:t>
            </w:r>
          </w:p>
        </w:tc>
        <w:tc>
          <w:tcPr>
            <w:tcW w:w="1634" w:type="dxa"/>
            <w:tcBorders>
              <w:top w:val="nil"/>
              <w:left w:val="nil"/>
              <w:bottom w:val="nil"/>
              <w:right w:val="nil"/>
            </w:tcBorders>
            <w:shd w:val="clear" w:color="auto" w:fill="auto"/>
            <w:noWrap/>
            <w:vAlign w:val="bottom"/>
            <w:hideMark/>
            <w:tcPrChange w:id="1751" w:author="Caitlin Jeffrey" w:date="2023-06-30T10:37:00Z">
              <w:tcPr>
                <w:tcW w:w="1634" w:type="dxa"/>
                <w:tcBorders>
                  <w:top w:val="nil"/>
                  <w:left w:val="nil"/>
                  <w:bottom w:val="nil"/>
                  <w:right w:val="nil"/>
                </w:tcBorders>
                <w:shd w:val="clear" w:color="auto" w:fill="auto"/>
                <w:noWrap/>
                <w:vAlign w:val="bottom"/>
                <w:hideMark/>
              </w:tcPr>
            </w:tcPrChange>
          </w:tcPr>
          <w:p w14:paraId="33AAE8D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0-12.3</w:t>
            </w:r>
          </w:p>
        </w:tc>
        <w:tc>
          <w:tcPr>
            <w:tcW w:w="1918" w:type="dxa"/>
            <w:tcBorders>
              <w:top w:val="nil"/>
              <w:left w:val="nil"/>
              <w:bottom w:val="nil"/>
              <w:right w:val="nil"/>
            </w:tcBorders>
            <w:tcPrChange w:id="1752" w:author="Caitlin Jeffrey" w:date="2023-06-30T10:37:00Z">
              <w:tcPr>
                <w:tcW w:w="1920" w:type="dxa"/>
                <w:tcBorders>
                  <w:top w:val="nil"/>
                  <w:left w:val="nil"/>
                  <w:bottom w:val="nil"/>
                  <w:right w:val="nil"/>
                </w:tcBorders>
              </w:tcPr>
            </w:tcPrChange>
          </w:tcPr>
          <w:p w14:paraId="3EB2901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2,16) = [0.2128], p = 0.81)</w:t>
            </w:r>
          </w:p>
        </w:tc>
      </w:tr>
      <w:tr w:rsidR="00E10BDE" w:rsidRPr="00604EDE" w14:paraId="2995FE74" w14:textId="77777777" w:rsidTr="00D97C67">
        <w:tblPrEx>
          <w:tblW w:w="10664" w:type="dxa"/>
          <w:tblPrExChange w:id="1753" w:author="Caitlin Jeffrey" w:date="2023-06-30T10:37:00Z">
            <w:tblPrEx>
              <w:tblW w:w="10664" w:type="dxa"/>
            </w:tblPrEx>
          </w:tblPrExChange>
        </w:tblPrEx>
        <w:trPr>
          <w:trHeight w:val="330"/>
          <w:trPrChange w:id="1754"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1755" w:author="Caitlin Jeffrey" w:date="2023-06-30T10:37:00Z">
              <w:tcPr>
                <w:tcW w:w="1046" w:type="dxa"/>
                <w:tcBorders>
                  <w:top w:val="nil"/>
                  <w:left w:val="nil"/>
                  <w:bottom w:val="nil"/>
                  <w:right w:val="nil"/>
                </w:tcBorders>
                <w:shd w:val="clear" w:color="auto" w:fill="auto"/>
                <w:noWrap/>
                <w:vAlign w:val="bottom"/>
                <w:hideMark/>
              </w:tcPr>
            </w:tcPrChange>
          </w:tcPr>
          <w:p w14:paraId="569D806F"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756" w:author="Caitlin Jeffrey" w:date="2023-06-30T10:37:00Z">
              <w:tcPr>
                <w:tcW w:w="2374" w:type="dxa"/>
                <w:tcBorders>
                  <w:top w:val="nil"/>
                  <w:left w:val="nil"/>
                  <w:bottom w:val="nil"/>
                  <w:right w:val="nil"/>
                </w:tcBorders>
                <w:shd w:val="clear" w:color="auto" w:fill="auto"/>
                <w:noWrap/>
                <w:vAlign w:val="bottom"/>
                <w:hideMark/>
              </w:tcPr>
            </w:tcPrChange>
          </w:tcPr>
          <w:p w14:paraId="73550B12"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1757" w:author="Caitlin Jeffrey" w:date="2023-06-30T10:37:00Z">
              <w:tcPr>
                <w:tcW w:w="874" w:type="dxa"/>
                <w:tcBorders>
                  <w:top w:val="nil"/>
                  <w:left w:val="nil"/>
                  <w:bottom w:val="nil"/>
                  <w:right w:val="nil"/>
                </w:tcBorders>
                <w:shd w:val="clear" w:color="auto" w:fill="auto"/>
                <w:noWrap/>
                <w:vAlign w:val="bottom"/>
                <w:hideMark/>
              </w:tcPr>
            </w:tcPrChange>
          </w:tcPr>
          <w:p w14:paraId="2096AF3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1758" w:author="Caitlin Jeffrey" w:date="2023-06-30T10:37:00Z">
              <w:tcPr>
                <w:tcW w:w="940" w:type="dxa"/>
                <w:tcBorders>
                  <w:top w:val="nil"/>
                  <w:left w:val="nil"/>
                  <w:bottom w:val="nil"/>
                  <w:right w:val="nil"/>
                </w:tcBorders>
                <w:shd w:val="clear" w:color="auto" w:fill="auto"/>
                <w:noWrap/>
                <w:vAlign w:val="bottom"/>
                <w:hideMark/>
              </w:tcPr>
            </w:tcPrChange>
          </w:tcPr>
          <w:p w14:paraId="4FCBDC2B"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7.0</w:t>
            </w:r>
          </w:p>
        </w:tc>
        <w:tc>
          <w:tcPr>
            <w:tcW w:w="1876" w:type="dxa"/>
            <w:tcBorders>
              <w:top w:val="nil"/>
              <w:left w:val="nil"/>
              <w:bottom w:val="nil"/>
              <w:right w:val="nil"/>
            </w:tcBorders>
            <w:shd w:val="clear" w:color="auto" w:fill="auto"/>
            <w:noWrap/>
            <w:vAlign w:val="bottom"/>
            <w:hideMark/>
            <w:tcPrChange w:id="1759" w:author="Caitlin Jeffrey" w:date="2023-06-30T10:37:00Z">
              <w:tcPr>
                <w:tcW w:w="1876" w:type="dxa"/>
                <w:tcBorders>
                  <w:top w:val="nil"/>
                  <w:left w:val="nil"/>
                  <w:bottom w:val="nil"/>
                  <w:right w:val="nil"/>
                </w:tcBorders>
                <w:shd w:val="clear" w:color="auto" w:fill="auto"/>
                <w:noWrap/>
                <w:vAlign w:val="bottom"/>
                <w:hideMark/>
              </w:tcPr>
            </w:tcPrChange>
          </w:tcPr>
          <w:p w14:paraId="5ACA30A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2.8-11.2</w:t>
            </w:r>
          </w:p>
        </w:tc>
        <w:tc>
          <w:tcPr>
            <w:tcW w:w="1634" w:type="dxa"/>
            <w:tcBorders>
              <w:top w:val="nil"/>
              <w:left w:val="nil"/>
              <w:bottom w:val="nil"/>
              <w:right w:val="nil"/>
            </w:tcBorders>
            <w:shd w:val="clear" w:color="auto" w:fill="auto"/>
            <w:noWrap/>
            <w:vAlign w:val="bottom"/>
            <w:hideMark/>
            <w:tcPrChange w:id="1760" w:author="Caitlin Jeffrey" w:date="2023-06-30T10:37:00Z">
              <w:tcPr>
                <w:tcW w:w="1634" w:type="dxa"/>
                <w:tcBorders>
                  <w:top w:val="nil"/>
                  <w:left w:val="nil"/>
                  <w:bottom w:val="nil"/>
                  <w:right w:val="nil"/>
                </w:tcBorders>
                <w:shd w:val="clear" w:color="auto" w:fill="auto"/>
                <w:noWrap/>
                <w:vAlign w:val="bottom"/>
                <w:hideMark/>
              </w:tcPr>
            </w:tcPrChange>
          </w:tcPr>
          <w:p w14:paraId="19B8E74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2.9-12.3</w:t>
            </w:r>
          </w:p>
        </w:tc>
        <w:tc>
          <w:tcPr>
            <w:tcW w:w="1918" w:type="dxa"/>
            <w:tcBorders>
              <w:top w:val="nil"/>
              <w:left w:val="nil"/>
              <w:bottom w:val="nil"/>
              <w:right w:val="nil"/>
            </w:tcBorders>
            <w:tcPrChange w:id="1761" w:author="Caitlin Jeffrey" w:date="2023-06-30T10:37:00Z">
              <w:tcPr>
                <w:tcW w:w="1920" w:type="dxa"/>
                <w:tcBorders>
                  <w:top w:val="nil"/>
                  <w:left w:val="nil"/>
                  <w:bottom w:val="nil"/>
                  <w:right w:val="nil"/>
                </w:tcBorders>
              </w:tcPr>
            </w:tcPrChange>
          </w:tcPr>
          <w:p w14:paraId="658E9278"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5DA93496" w14:textId="77777777" w:rsidTr="00D97C67">
        <w:tblPrEx>
          <w:tblW w:w="10664" w:type="dxa"/>
          <w:tblPrExChange w:id="1762" w:author="Caitlin Jeffrey" w:date="2023-06-30T10:37:00Z">
            <w:tblPrEx>
              <w:tblW w:w="10664" w:type="dxa"/>
            </w:tblPrEx>
          </w:tblPrExChange>
        </w:tblPrEx>
        <w:trPr>
          <w:trHeight w:val="290"/>
          <w:trPrChange w:id="176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764" w:author="Caitlin Jeffrey" w:date="2023-06-30T10:37:00Z">
              <w:tcPr>
                <w:tcW w:w="1046" w:type="dxa"/>
                <w:tcBorders>
                  <w:top w:val="nil"/>
                  <w:left w:val="nil"/>
                  <w:bottom w:val="nil"/>
                  <w:right w:val="nil"/>
                </w:tcBorders>
                <w:shd w:val="clear" w:color="auto" w:fill="auto"/>
                <w:noWrap/>
                <w:vAlign w:val="bottom"/>
                <w:hideMark/>
              </w:tcPr>
            </w:tcPrChange>
          </w:tcPr>
          <w:p w14:paraId="7A4F817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765" w:author="Caitlin Jeffrey" w:date="2023-06-30T10:37:00Z">
              <w:tcPr>
                <w:tcW w:w="2374" w:type="dxa"/>
                <w:tcBorders>
                  <w:top w:val="nil"/>
                  <w:left w:val="nil"/>
                  <w:bottom w:val="nil"/>
                  <w:right w:val="nil"/>
                </w:tcBorders>
                <w:shd w:val="clear" w:color="auto" w:fill="auto"/>
                <w:noWrap/>
                <w:vAlign w:val="bottom"/>
                <w:hideMark/>
              </w:tcPr>
            </w:tcPrChange>
          </w:tcPr>
          <w:p w14:paraId="57262CC2"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1766" w:author="Caitlin Jeffrey" w:date="2023-06-30T10:37:00Z">
              <w:tcPr>
                <w:tcW w:w="874" w:type="dxa"/>
                <w:tcBorders>
                  <w:top w:val="nil"/>
                  <w:left w:val="nil"/>
                  <w:bottom w:val="nil"/>
                  <w:right w:val="nil"/>
                </w:tcBorders>
                <w:shd w:val="clear" w:color="auto" w:fill="auto"/>
                <w:noWrap/>
                <w:vAlign w:val="bottom"/>
                <w:hideMark/>
              </w:tcPr>
            </w:tcPrChange>
          </w:tcPr>
          <w:p w14:paraId="6E9004C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1767" w:author="Caitlin Jeffrey" w:date="2023-06-30T10:37:00Z">
              <w:tcPr>
                <w:tcW w:w="940" w:type="dxa"/>
                <w:tcBorders>
                  <w:top w:val="nil"/>
                  <w:left w:val="nil"/>
                  <w:bottom w:val="nil"/>
                  <w:right w:val="nil"/>
                </w:tcBorders>
                <w:shd w:val="clear" w:color="auto" w:fill="auto"/>
                <w:noWrap/>
                <w:vAlign w:val="bottom"/>
                <w:hideMark/>
              </w:tcPr>
            </w:tcPrChange>
          </w:tcPr>
          <w:p w14:paraId="26148BF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5.4</w:t>
            </w:r>
          </w:p>
        </w:tc>
        <w:tc>
          <w:tcPr>
            <w:tcW w:w="1876" w:type="dxa"/>
            <w:tcBorders>
              <w:top w:val="nil"/>
              <w:left w:val="nil"/>
              <w:bottom w:val="nil"/>
              <w:right w:val="nil"/>
            </w:tcBorders>
            <w:shd w:val="clear" w:color="auto" w:fill="auto"/>
            <w:noWrap/>
            <w:vAlign w:val="bottom"/>
            <w:hideMark/>
            <w:tcPrChange w:id="1768" w:author="Caitlin Jeffrey" w:date="2023-06-30T10:37:00Z">
              <w:tcPr>
                <w:tcW w:w="1876" w:type="dxa"/>
                <w:tcBorders>
                  <w:top w:val="nil"/>
                  <w:left w:val="nil"/>
                  <w:bottom w:val="nil"/>
                  <w:right w:val="nil"/>
                </w:tcBorders>
                <w:shd w:val="clear" w:color="auto" w:fill="auto"/>
                <w:noWrap/>
                <w:vAlign w:val="bottom"/>
                <w:hideMark/>
              </w:tcPr>
            </w:tcPrChange>
          </w:tcPr>
          <w:p w14:paraId="7D49F01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3.0-7.8</w:t>
            </w:r>
          </w:p>
        </w:tc>
        <w:tc>
          <w:tcPr>
            <w:tcW w:w="1634" w:type="dxa"/>
            <w:tcBorders>
              <w:top w:val="nil"/>
              <w:left w:val="nil"/>
              <w:bottom w:val="nil"/>
              <w:right w:val="nil"/>
            </w:tcBorders>
            <w:shd w:val="clear" w:color="auto" w:fill="auto"/>
            <w:noWrap/>
            <w:vAlign w:val="bottom"/>
            <w:hideMark/>
            <w:tcPrChange w:id="1769" w:author="Caitlin Jeffrey" w:date="2023-06-30T10:37:00Z">
              <w:tcPr>
                <w:tcW w:w="1634" w:type="dxa"/>
                <w:tcBorders>
                  <w:top w:val="nil"/>
                  <w:left w:val="nil"/>
                  <w:bottom w:val="nil"/>
                  <w:right w:val="nil"/>
                </w:tcBorders>
                <w:shd w:val="clear" w:color="auto" w:fill="auto"/>
                <w:noWrap/>
                <w:vAlign w:val="bottom"/>
                <w:hideMark/>
              </w:tcPr>
            </w:tcPrChange>
          </w:tcPr>
          <w:p w14:paraId="188BD9F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0-10.5</w:t>
            </w:r>
          </w:p>
        </w:tc>
        <w:tc>
          <w:tcPr>
            <w:tcW w:w="1918" w:type="dxa"/>
            <w:tcBorders>
              <w:top w:val="nil"/>
              <w:left w:val="nil"/>
              <w:bottom w:val="nil"/>
              <w:right w:val="nil"/>
            </w:tcBorders>
            <w:tcPrChange w:id="1770" w:author="Caitlin Jeffrey" w:date="2023-06-30T10:37:00Z">
              <w:tcPr>
                <w:tcW w:w="1920" w:type="dxa"/>
                <w:tcBorders>
                  <w:top w:val="nil"/>
                  <w:left w:val="nil"/>
                  <w:bottom w:val="nil"/>
                  <w:right w:val="nil"/>
                </w:tcBorders>
              </w:tcPr>
            </w:tcPrChange>
          </w:tcPr>
          <w:p w14:paraId="483613FA"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CF1473E" w14:textId="77777777" w:rsidTr="00D97C67">
        <w:tblPrEx>
          <w:tblW w:w="10664" w:type="dxa"/>
          <w:tblPrExChange w:id="1771" w:author="Caitlin Jeffrey" w:date="2023-06-30T10:37:00Z">
            <w:tblPrEx>
              <w:tblW w:w="10664" w:type="dxa"/>
            </w:tblPrEx>
          </w:tblPrExChange>
        </w:tblPrEx>
        <w:trPr>
          <w:trHeight w:val="290"/>
          <w:trPrChange w:id="1772"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773" w:author="Caitlin Jeffrey" w:date="2023-06-30T10:37:00Z">
              <w:tcPr>
                <w:tcW w:w="1046" w:type="dxa"/>
                <w:tcBorders>
                  <w:top w:val="nil"/>
                  <w:left w:val="nil"/>
                  <w:bottom w:val="nil"/>
                  <w:right w:val="nil"/>
                </w:tcBorders>
                <w:shd w:val="clear" w:color="auto" w:fill="auto"/>
                <w:noWrap/>
                <w:vAlign w:val="bottom"/>
                <w:hideMark/>
              </w:tcPr>
            </w:tcPrChange>
          </w:tcPr>
          <w:p w14:paraId="3F53455E"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774" w:author="Caitlin Jeffrey" w:date="2023-06-30T10:37:00Z">
              <w:tcPr>
                <w:tcW w:w="2374" w:type="dxa"/>
                <w:tcBorders>
                  <w:top w:val="nil"/>
                  <w:left w:val="nil"/>
                  <w:bottom w:val="nil"/>
                  <w:right w:val="nil"/>
                </w:tcBorders>
                <w:shd w:val="clear" w:color="auto" w:fill="auto"/>
                <w:noWrap/>
                <w:vAlign w:val="bottom"/>
                <w:hideMark/>
              </w:tcPr>
            </w:tcPrChange>
          </w:tcPr>
          <w:p w14:paraId="7899100B"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1775" w:author="Caitlin Jeffrey" w:date="2023-06-30T10:37:00Z">
              <w:tcPr>
                <w:tcW w:w="874" w:type="dxa"/>
                <w:tcBorders>
                  <w:top w:val="nil"/>
                  <w:left w:val="nil"/>
                  <w:bottom w:val="nil"/>
                  <w:right w:val="nil"/>
                </w:tcBorders>
                <w:shd w:val="clear" w:color="auto" w:fill="auto"/>
                <w:noWrap/>
                <w:vAlign w:val="bottom"/>
                <w:hideMark/>
              </w:tcPr>
            </w:tcPrChange>
          </w:tcPr>
          <w:p w14:paraId="2309819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1776" w:author="Caitlin Jeffrey" w:date="2023-06-30T10:37:00Z">
              <w:tcPr>
                <w:tcW w:w="940" w:type="dxa"/>
                <w:tcBorders>
                  <w:top w:val="nil"/>
                  <w:left w:val="nil"/>
                  <w:bottom w:val="nil"/>
                  <w:right w:val="nil"/>
                </w:tcBorders>
                <w:shd w:val="clear" w:color="auto" w:fill="auto"/>
                <w:noWrap/>
                <w:vAlign w:val="bottom"/>
                <w:hideMark/>
              </w:tcPr>
            </w:tcPrChange>
          </w:tcPr>
          <w:p w14:paraId="3EBD409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5.6</w:t>
            </w:r>
          </w:p>
        </w:tc>
        <w:tc>
          <w:tcPr>
            <w:tcW w:w="1876" w:type="dxa"/>
            <w:tcBorders>
              <w:top w:val="nil"/>
              <w:left w:val="nil"/>
              <w:bottom w:val="nil"/>
              <w:right w:val="nil"/>
            </w:tcBorders>
            <w:shd w:val="clear" w:color="auto" w:fill="auto"/>
            <w:noWrap/>
            <w:vAlign w:val="bottom"/>
            <w:hideMark/>
            <w:tcPrChange w:id="1777" w:author="Caitlin Jeffrey" w:date="2023-06-30T10:37:00Z">
              <w:tcPr>
                <w:tcW w:w="1876" w:type="dxa"/>
                <w:tcBorders>
                  <w:top w:val="nil"/>
                  <w:left w:val="nil"/>
                  <w:bottom w:val="nil"/>
                  <w:right w:val="nil"/>
                </w:tcBorders>
                <w:shd w:val="clear" w:color="auto" w:fill="auto"/>
                <w:noWrap/>
                <w:vAlign w:val="bottom"/>
                <w:hideMark/>
              </w:tcPr>
            </w:tcPrChange>
          </w:tcPr>
          <w:p w14:paraId="7D64C12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3.0-8.3</w:t>
            </w:r>
          </w:p>
        </w:tc>
        <w:tc>
          <w:tcPr>
            <w:tcW w:w="1634" w:type="dxa"/>
            <w:tcBorders>
              <w:top w:val="nil"/>
              <w:left w:val="nil"/>
              <w:bottom w:val="nil"/>
              <w:right w:val="nil"/>
            </w:tcBorders>
            <w:shd w:val="clear" w:color="auto" w:fill="auto"/>
            <w:noWrap/>
            <w:vAlign w:val="bottom"/>
            <w:hideMark/>
            <w:tcPrChange w:id="1778" w:author="Caitlin Jeffrey" w:date="2023-06-30T10:37:00Z">
              <w:tcPr>
                <w:tcW w:w="1634" w:type="dxa"/>
                <w:tcBorders>
                  <w:top w:val="nil"/>
                  <w:left w:val="nil"/>
                  <w:bottom w:val="nil"/>
                  <w:right w:val="nil"/>
                </w:tcBorders>
                <w:shd w:val="clear" w:color="auto" w:fill="auto"/>
                <w:noWrap/>
                <w:vAlign w:val="bottom"/>
                <w:hideMark/>
              </w:tcPr>
            </w:tcPrChange>
          </w:tcPr>
          <w:p w14:paraId="1D536B4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0-9.8</w:t>
            </w:r>
          </w:p>
        </w:tc>
        <w:tc>
          <w:tcPr>
            <w:tcW w:w="1918" w:type="dxa"/>
            <w:tcBorders>
              <w:top w:val="nil"/>
              <w:left w:val="nil"/>
              <w:bottom w:val="nil"/>
              <w:right w:val="nil"/>
            </w:tcBorders>
            <w:tcPrChange w:id="1779" w:author="Caitlin Jeffrey" w:date="2023-06-30T10:37:00Z">
              <w:tcPr>
                <w:tcW w:w="1920" w:type="dxa"/>
                <w:tcBorders>
                  <w:top w:val="nil"/>
                  <w:left w:val="nil"/>
                  <w:bottom w:val="nil"/>
                  <w:right w:val="nil"/>
                </w:tcBorders>
              </w:tcPr>
            </w:tcPrChange>
          </w:tcPr>
          <w:p w14:paraId="244883B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0FC6A53" w14:textId="77777777" w:rsidTr="00D97C67">
        <w:tblPrEx>
          <w:tblW w:w="10664" w:type="dxa"/>
          <w:tblPrExChange w:id="1780" w:author="Caitlin Jeffrey" w:date="2023-06-30T10:37:00Z">
            <w:tblPrEx>
              <w:tblW w:w="10664" w:type="dxa"/>
            </w:tblPrEx>
          </w:tblPrExChange>
        </w:tblPrEx>
        <w:trPr>
          <w:trHeight w:val="290"/>
          <w:trPrChange w:id="1781"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782" w:author="Caitlin Jeffrey" w:date="2023-06-30T10:37:00Z">
              <w:tcPr>
                <w:tcW w:w="1046" w:type="dxa"/>
                <w:tcBorders>
                  <w:top w:val="nil"/>
                  <w:left w:val="nil"/>
                  <w:bottom w:val="nil"/>
                  <w:right w:val="nil"/>
                </w:tcBorders>
                <w:shd w:val="clear" w:color="auto" w:fill="auto"/>
                <w:noWrap/>
                <w:vAlign w:val="bottom"/>
                <w:hideMark/>
              </w:tcPr>
            </w:tcPrChange>
          </w:tcPr>
          <w:p w14:paraId="1F46C78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783" w:author="Caitlin Jeffrey" w:date="2023-06-30T10:37:00Z">
              <w:tcPr>
                <w:tcW w:w="2374" w:type="dxa"/>
                <w:tcBorders>
                  <w:top w:val="nil"/>
                  <w:left w:val="nil"/>
                  <w:bottom w:val="nil"/>
                  <w:right w:val="nil"/>
                </w:tcBorders>
                <w:shd w:val="clear" w:color="auto" w:fill="auto"/>
                <w:noWrap/>
                <w:vAlign w:val="bottom"/>
                <w:hideMark/>
              </w:tcPr>
            </w:tcPrChange>
          </w:tcPr>
          <w:p w14:paraId="7960594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1784" w:author="Caitlin Jeffrey" w:date="2023-06-30T10:37:00Z">
              <w:tcPr>
                <w:tcW w:w="874" w:type="dxa"/>
                <w:tcBorders>
                  <w:top w:val="nil"/>
                  <w:left w:val="nil"/>
                  <w:bottom w:val="nil"/>
                  <w:right w:val="nil"/>
                </w:tcBorders>
                <w:shd w:val="clear" w:color="auto" w:fill="auto"/>
                <w:noWrap/>
                <w:vAlign w:val="bottom"/>
                <w:hideMark/>
              </w:tcPr>
            </w:tcPrChange>
          </w:tcPr>
          <w:p w14:paraId="004D181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1785" w:author="Caitlin Jeffrey" w:date="2023-06-30T10:37:00Z">
              <w:tcPr>
                <w:tcW w:w="940" w:type="dxa"/>
                <w:tcBorders>
                  <w:top w:val="nil"/>
                  <w:left w:val="nil"/>
                  <w:bottom w:val="nil"/>
                  <w:right w:val="nil"/>
                </w:tcBorders>
                <w:shd w:val="clear" w:color="auto" w:fill="auto"/>
                <w:noWrap/>
                <w:vAlign w:val="bottom"/>
                <w:hideMark/>
              </w:tcPr>
            </w:tcPrChange>
          </w:tcPr>
          <w:p w14:paraId="28A0E49F"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1786" w:author="Caitlin Jeffrey" w:date="2023-06-30T10:37:00Z">
              <w:tcPr>
                <w:tcW w:w="1876" w:type="dxa"/>
                <w:tcBorders>
                  <w:top w:val="nil"/>
                  <w:left w:val="nil"/>
                  <w:bottom w:val="nil"/>
                  <w:right w:val="nil"/>
                </w:tcBorders>
                <w:shd w:val="clear" w:color="auto" w:fill="auto"/>
                <w:noWrap/>
                <w:vAlign w:val="bottom"/>
                <w:hideMark/>
              </w:tcPr>
            </w:tcPrChange>
          </w:tcPr>
          <w:p w14:paraId="3F6F743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1787" w:author="Caitlin Jeffrey" w:date="2023-06-30T10:37:00Z">
              <w:tcPr>
                <w:tcW w:w="1634" w:type="dxa"/>
                <w:tcBorders>
                  <w:top w:val="nil"/>
                  <w:left w:val="nil"/>
                  <w:bottom w:val="nil"/>
                  <w:right w:val="nil"/>
                </w:tcBorders>
                <w:shd w:val="clear" w:color="auto" w:fill="auto"/>
                <w:noWrap/>
                <w:vAlign w:val="bottom"/>
                <w:hideMark/>
              </w:tcPr>
            </w:tcPrChange>
          </w:tcPr>
          <w:p w14:paraId="31C94827"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1788" w:author="Caitlin Jeffrey" w:date="2023-06-30T10:37:00Z">
              <w:tcPr>
                <w:tcW w:w="1920" w:type="dxa"/>
                <w:tcBorders>
                  <w:top w:val="nil"/>
                  <w:left w:val="nil"/>
                  <w:bottom w:val="nil"/>
                  <w:right w:val="nil"/>
                </w:tcBorders>
              </w:tcPr>
            </w:tcPrChange>
          </w:tcPr>
          <w:p w14:paraId="11E1DD88"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3EC6C02E" w14:textId="77777777" w:rsidTr="00D97C67">
        <w:tblPrEx>
          <w:tblW w:w="10664" w:type="dxa"/>
          <w:tblPrExChange w:id="1789" w:author="Caitlin Jeffrey" w:date="2023-06-30T10:37:00Z">
            <w:tblPrEx>
              <w:tblW w:w="10664" w:type="dxa"/>
            </w:tblPrEx>
          </w:tblPrExChange>
        </w:tblPrEx>
        <w:trPr>
          <w:trHeight w:val="290"/>
          <w:trPrChange w:id="1790"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1791" w:author="Caitlin Jeffrey" w:date="2023-06-30T10:37:00Z">
              <w:tcPr>
                <w:tcW w:w="3420" w:type="dxa"/>
                <w:gridSpan w:val="2"/>
                <w:tcBorders>
                  <w:top w:val="nil"/>
                  <w:left w:val="nil"/>
                  <w:bottom w:val="nil"/>
                  <w:right w:val="nil"/>
                </w:tcBorders>
                <w:shd w:val="clear" w:color="auto" w:fill="auto"/>
                <w:noWrap/>
                <w:vAlign w:val="bottom"/>
                <w:hideMark/>
              </w:tcPr>
            </w:tcPrChange>
          </w:tcPr>
          <w:p w14:paraId="0E87A34F" w14:textId="10020D90"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Percent of cows with </w:t>
            </w:r>
            <w:del w:id="1792" w:author="Caitlin Jeffrey" w:date="2023-06-30T11:19:00Z">
              <w:r w:rsidRPr="00604EDE" w:rsidDel="002B746A">
                <w:rPr>
                  <w:rFonts w:ascii="Times New Roman" w:eastAsia="Times New Roman" w:hAnsi="Times New Roman" w:cs="Times New Roman"/>
                  <w:color w:val="000000"/>
                </w:rPr>
                <w:delText>chronic IMI</w:delText>
              </w:r>
            </w:del>
            <w:ins w:id="1793" w:author="Caitlin Jeffrey" w:date="2023-06-30T11:19:00Z">
              <w:r w:rsidR="002B746A" w:rsidRPr="00604EDE">
                <w:rPr>
                  <w:rFonts w:ascii="Times New Roman" w:eastAsia="Times New Roman" w:hAnsi="Times New Roman" w:cs="Times New Roman"/>
                  <w:color w:val="000000"/>
                </w:rPr>
                <w:t>chronically-elevated SCC</w:t>
              </w:r>
            </w:ins>
            <w:del w:id="1794" w:author="Caitlin Jeffrey" w:date="2023-06-30T11:24:00Z">
              <w:r w:rsidRPr="00604EDE" w:rsidDel="00447CAF">
                <w:rPr>
                  <w:rFonts w:ascii="Times New Roman" w:eastAsia="Times New Roman" w:hAnsi="Times New Roman" w:cs="Times New Roman"/>
                  <w:color w:val="000000"/>
                </w:rPr>
                <w:delText xml:space="preserve"> since last test date</w:delText>
              </w:r>
            </w:del>
            <w:r w:rsidRPr="00604EDE">
              <w:rPr>
                <w:rFonts w:ascii="Times New Roman" w:eastAsia="Times New Roman" w:hAnsi="Times New Roman" w:cs="Times New Roman"/>
                <w:color w:val="000000"/>
              </w:rPr>
              <w:t xml:space="preserve"> (%)</w:t>
            </w:r>
          </w:p>
        </w:tc>
        <w:tc>
          <w:tcPr>
            <w:tcW w:w="876" w:type="dxa"/>
            <w:tcBorders>
              <w:top w:val="nil"/>
              <w:left w:val="nil"/>
              <w:bottom w:val="nil"/>
              <w:right w:val="nil"/>
            </w:tcBorders>
            <w:shd w:val="clear" w:color="auto" w:fill="auto"/>
            <w:noWrap/>
            <w:vAlign w:val="bottom"/>
            <w:hideMark/>
            <w:tcPrChange w:id="1795" w:author="Caitlin Jeffrey" w:date="2023-06-30T10:37:00Z">
              <w:tcPr>
                <w:tcW w:w="874" w:type="dxa"/>
                <w:tcBorders>
                  <w:top w:val="nil"/>
                  <w:left w:val="nil"/>
                  <w:bottom w:val="nil"/>
                  <w:right w:val="nil"/>
                </w:tcBorders>
                <w:shd w:val="clear" w:color="auto" w:fill="auto"/>
                <w:noWrap/>
                <w:vAlign w:val="bottom"/>
                <w:hideMark/>
              </w:tcPr>
            </w:tcPrChange>
          </w:tcPr>
          <w:p w14:paraId="0490C72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1796" w:author="Caitlin Jeffrey" w:date="2023-06-30T10:37:00Z">
              <w:tcPr>
                <w:tcW w:w="940" w:type="dxa"/>
                <w:tcBorders>
                  <w:top w:val="nil"/>
                  <w:left w:val="nil"/>
                  <w:bottom w:val="nil"/>
                  <w:right w:val="nil"/>
                </w:tcBorders>
                <w:shd w:val="clear" w:color="auto" w:fill="auto"/>
                <w:noWrap/>
                <w:vAlign w:val="bottom"/>
                <w:hideMark/>
              </w:tcPr>
            </w:tcPrChange>
          </w:tcPr>
          <w:p w14:paraId="4135A2A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13.6</w:t>
            </w:r>
          </w:p>
        </w:tc>
        <w:tc>
          <w:tcPr>
            <w:tcW w:w="1876" w:type="dxa"/>
            <w:tcBorders>
              <w:top w:val="nil"/>
              <w:left w:val="nil"/>
              <w:bottom w:val="nil"/>
              <w:right w:val="nil"/>
            </w:tcBorders>
            <w:shd w:val="clear" w:color="auto" w:fill="auto"/>
            <w:noWrap/>
            <w:vAlign w:val="bottom"/>
            <w:hideMark/>
            <w:tcPrChange w:id="1797" w:author="Caitlin Jeffrey" w:date="2023-06-30T10:37:00Z">
              <w:tcPr>
                <w:tcW w:w="1876" w:type="dxa"/>
                <w:tcBorders>
                  <w:top w:val="nil"/>
                  <w:left w:val="nil"/>
                  <w:bottom w:val="nil"/>
                  <w:right w:val="nil"/>
                </w:tcBorders>
                <w:shd w:val="clear" w:color="auto" w:fill="auto"/>
                <w:noWrap/>
                <w:vAlign w:val="bottom"/>
                <w:hideMark/>
              </w:tcPr>
            </w:tcPrChange>
          </w:tcPr>
          <w:p w14:paraId="41AE897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11.2-16.1</w:t>
            </w:r>
          </w:p>
        </w:tc>
        <w:tc>
          <w:tcPr>
            <w:tcW w:w="1634" w:type="dxa"/>
            <w:tcBorders>
              <w:top w:val="nil"/>
              <w:left w:val="nil"/>
              <w:bottom w:val="nil"/>
              <w:right w:val="nil"/>
            </w:tcBorders>
            <w:shd w:val="clear" w:color="auto" w:fill="auto"/>
            <w:noWrap/>
            <w:vAlign w:val="bottom"/>
            <w:hideMark/>
            <w:tcPrChange w:id="1798" w:author="Caitlin Jeffrey" w:date="2023-06-30T10:37:00Z">
              <w:tcPr>
                <w:tcW w:w="1634" w:type="dxa"/>
                <w:tcBorders>
                  <w:top w:val="nil"/>
                  <w:left w:val="nil"/>
                  <w:bottom w:val="nil"/>
                  <w:right w:val="nil"/>
                </w:tcBorders>
                <w:shd w:val="clear" w:color="auto" w:fill="auto"/>
                <w:noWrap/>
                <w:vAlign w:val="bottom"/>
                <w:hideMark/>
              </w:tcPr>
            </w:tcPrChange>
          </w:tcPr>
          <w:p w14:paraId="5FDC39B3"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2.9-23.1</w:t>
            </w:r>
          </w:p>
        </w:tc>
        <w:tc>
          <w:tcPr>
            <w:tcW w:w="1918" w:type="dxa"/>
            <w:tcBorders>
              <w:top w:val="nil"/>
              <w:left w:val="nil"/>
              <w:bottom w:val="nil"/>
              <w:right w:val="nil"/>
            </w:tcBorders>
            <w:tcPrChange w:id="1799" w:author="Caitlin Jeffrey" w:date="2023-06-30T10:37:00Z">
              <w:tcPr>
                <w:tcW w:w="1920" w:type="dxa"/>
                <w:tcBorders>
                  <w:top w:val="nil"/>
                  <w:left w:val="nil"/>
                  <w:bottom w:val="nil"/>
                  <w:right w:val="nil"/>
                </w:tcBorders>
              </w:tcPr>
            </w:tcPrChange>
          </w:tcPr>
          <w:p w14:paraId="1E9E6CF5"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2,16) = [0.3138], p = 0.74)</w:t>
            </w:r>
          </w:p>
        </w:tc>
      </w:tr>
      <w:tr w:rsidR="00E10BDE" w:rsidRPr="00604EDE" w14:paraId="6FAC246F" w14:textId="77777777" w:rsidTr="00D97C67">
        <w:tblPrEx>
          <w:tblW w:w="10664" w:type="dxa"/>
          <w:tblPrExChange w:id="1800" w:author="Caitlin Jeffrey" w:date="2023-06-30T10:37:00Z">
            <w:tblPrEx>
              <w:tblW w:w="10664" w:type="dxa"/>
            </w:tblPrEx>
          </w:tblPrExChange>
        </w:tblPrEx>
        <w:trPr>
          <w:trHeight w:val="330"/>
          <w:trPrChange w:id="1801"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1802" w:author="Caitlin Jeffrey" w:date="2023-06-30T10:37:00Z">
              <w:tcPr>
                <w:tcW w:w="1046" w:type="dxa"/>
                <w:tcBorders>
                  <w:top w:val="nil"/>
                  <w:left w:val="nil"/>
                  <w:bottom w:val="nil"/>
                  <w:right w:val="nil"/>
                </w:tcBorders>
                <w:shd w:val="clear" w:color="auto" w:fill="auto"/>
                <w:noWrap/>
                <w:vAlign w:val="bottom"/>
                <w:hideMark/>
              </w:tcPr>
            </w:tcPrChange>
          </w:tcPr>
          <w:p w14:paraId="69C781FF"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803" w:author="Caitlin Jeffrey" w:date="2023-06-30T10:37:00Z">
              <w:tcPr>
                <w:tcW w:w="2374" w:type="dxa"/>
                <w:tcBorders>
                  <w:top w:val="nil"/>
                  <w:left w:val="nil"/>
                  <w:bottom w:val="nil"/>
                  <w:right w:val="nil"/>
                </w:tcBorders>
                <w:shd w:val="clear" w:color="auto" w:fill="auto"/>
                <w:noWrap/>
                <w:vAlign w:val="bottom"/>
                <w:hideMark/>
              </w:tcPr>
            </w:tcPrChange>
          </w:tcPr>
          <w:p w14:paraId="25D2F2F3"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1804" w:author="Caitlin Jeffrey" w:date="2023-06-30T10:37:00Z">
              <w:tcPr>
                <w:tcW w:w="874" w:type="dxa"/>
                <w:tcBorders>
                  <w:top w:val="nil"/>
                  <w:left w:val="nil"/>
                  <w:bottom w:val="nil"/>
                  <w:right w:val="nil"/>
                </w:tcBorders>
                <w:shd w:val="clear" w:color="auto" w:fill="auto"/>
                <w:noWrap/>
                <w:vAlign w:val="bottom"/>
                <w:hideMark/>
              </w:tcPr>
            </w:tcPrChange>
          </w:tcPr>
          <w:p w14:paraId="28BF098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1805" w:author="Caitlin Jeffrey" w:date="2023-06-30T10:37:00Z">
              <w:tcPr>
                <w:tcW w:w="940" w:type="dxa"/>
                <w:tcBorders>
                  <w:top w:val="nil"/>
                  <w:left w:val="nil"/>
                  <w:bottom w:val="nil"/>
                  <w:right w:val="nil"/>
                </w:tcBorders>
                <w:shd w:val="clear" w:color="auto" w:fill="auto"/>
                <w:noWrap/>
                <w:vAlign w:val="bottom"/>
                <w:hideMark/>
              </w:tcPr>
            </w:tcPrChange>
          </w:tcPr>
          <w:p w14:paraId="43DE45A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14.5</w:t>
            </w:r>
          </w:p>
        </w:tc>
        <w:tc>
          <w:tcPr>
            <w:tcW w:w="1876" w:type="dxa"/>
            <w:tcBorders>
              <w:top w:val="nil"/>
              <w:left w:val="nil"/>
              <w:bottom w:val="nil"/>
              <w:right w:val="nil"/>
            </w:tcBorders>
            <w:shd w:val="clear" w:color="auto" w:fill="auto"/>
            <w:noWrap/>
            <w:vAlign w:val="bottom"/>
            <w:hideMark/>
            <w:tcPrChange w:id="1806" w:author="Caitlin Jeffrey" w:date="2023-06-30T10:37:00Z">
              <w:tcPr>
                <w:tcW w:w="1876" w:type="dxa"/>
                <w:tcBorders>
                  <w:top w:val="nil"/>
                  <w:left w:val="nil"/>
                  <w:bottom w:val="nil"/>
                  <w:right w:val="nil"/>
                </w:tcBorders>
                <w:shd w:val="clear" w:color="auto" w:fill="auto"/>
                <w:noWrap/>
                <w:vAlign w:val="bottom"/>
                <w:hideMark/>
              </w:tcPr>
            </w:tcPrChange>
          </w:tcPr>
          <w:p w14:paraId="41240DC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5.4-23.7</w:t>
            </w:r>
          </w:p>
        </w:tc>
        <w:tc>
          <w:tcPr>
            <w:tcW w:w="1634" w:type="dxa"/>
            <w:tcBorders>
              <w:top w:val="nil"/>
              <w:left w:val="nil"/>
              <w:bottom w:val="nil"/>
              <w:right w:val="nil"/>
            </w:tcBorders>
            <w:shd w:val="clear" w:color="auto" w:fill="auto"/>
            <w:noWrap/>
            <w:vAlign w:val="bottom"/>
            <w:hideMark/>
            <w:tcPrChange w:id="1807" w:author="Caitlin Jeffrey" w:date="2023-06-30T10:37:00Z">
              <w:tcPr>
                <w:tcW w:w="1634" w:type="dxa"/>
                <w:tcBorders>
                  <w:top w:val="nil"/>
                  <w:left w:val="nil"/>
                  <w:bottom w:val="nil"/>
                  <w:right w:val="nil"/>
                </w:tcBorders>
                <w:shd w:val="clear" w:color="auto" w:fill="auto"/>
                <w:noWrap/>
                <w:vAlign w:val="bottom"/>
                <w:hideMark/>
              </w:tcPr>
            </w:tcPrChange>
          </w:tcPr>
          <w:p w14:paraId="1F31AF3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2.9-23.1</w:t>
            </w:r>
          </w:p>
        </w:tc>
        <w:tc>
          <w:tcPr>
            <w:tcW w:w="1918" w:type="dxa"/>
            <w:tcBorders>
              <w:top w:val="nil"/>
              <w:left w:val="nil"/>
              <w:bottom w:val="nil"/>
              <w:right w:val="nil"/>
            </w:tcBorders>
            <w:tcPrChange w:id="1808" w:author="Caitlin Jeffrey" w:date="2023-06-30T10:37:00Z">
              <w:tcPr>
                <w:tcW w:w="1920" w:type="dxa"/>
                <w:tcBorders>
                  <w:top w:val="nil"/>
                  <w:left w:val="nil"/>
                  <w:bottom w:val="nil"/>
                  <w:right w:val="nil"/>
                </w:tcBorders>
              </w:tcPr>
            </w:tcPrChange>
          </w:tcPr>
          <w:p w14:paraId="501C7B1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5188A702" w14:textId="77777777" w:rsidTr="00D97C67">
        <w:tblPrEx>
          <w:tblW w:w="10664" w:type="dxa"/>
          <w:tblPrExChange w:id="1809" w:author="Caitlin Jeffrey" w:date="2023-06-30T10:37:00Z">
            <w:tblPrEx>
              <w:tblW w:w="10664" w:type="dxa"/>
            </w:tblPrEx>
          </w:tblPrExChange>
        </w:tblPrEx>
        <w:trPr>
          <w:trHeight w:val="290"/>
          <w:trPrChange w:id="1810"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811" w:author="Caitlin Jeffrey" w:date="2023-06-30T10:37:00Z">
              <w:tcPr>
                <w:tcW w:w="1046" w:type="dxa"/>
                <w:tcBorders>
                  <w:top w:val="nil"/>
                  <w:left w:val="nil"/>
                  <w:bottom w:val="nil"/>
                  <w:right w:val="nil"/>
                </w:tcBorders>
                <w:shd w:val="clear" w:color="auto" w:fill="auto"/>
                <w:noWrap/>
                <w:vAlign w:val="bottom"/>
                <w:hideMark/>
              </w:tcPr>
            </w:tcPrChange>
          </w:tcPr>
          <w:p w14:paraId="39FE9DC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812" w:author="Caitlin Jeffrey" w:date="2023-06-30T10:37:00Z">
              <w:tcPr>
                <w:tcW w:w="2374" w:type="dxa"/>
                <w:tcBorders>
                  <w:top w:val="nil"/>
                  <w:left w:val="nil"/>
                  <w:bottom w:val="nil"/>
                  <w:right w:val="nil"/>
                </w:tcBorders>
                <w:shd w:val="clear" w:color="auto" w:fill="auto"/>
                <w:noWrap/>
                <w:vAlign w:val="bottom"/>
                <w:hideMark/>
              </w:tcPr>
            </w:tcPrChange>
          </w:tcPr>
          <w:p w14:paraId="77F89577"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1813" w:author="Caitlin Jeffrey" w:date="2023-06-30T10:37:00Z">
              <w:tcPr>
                <w:tcW w:w="874" w:type="dxa"/>
                <w:tcBorders>
                  <w:top w:val="nil"/>
                  <w:left w:val="nil"/>
                  <w:bottom w:val="nil"/>
                  <w:right w:val="nil"/>
                </w:tcBorders>
                <w:shd w:val="clear" w:color="auto" w:fill="auto"/>
                <w:noWrap/>
                <w:vAlign w:val="bottom"/>
                <w:hideMark/>
              </w:tcPr>
            </w:tcPrChange>
          </w:tcPr>
          <w:p w14:paraId="168AE7D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1814" w:author="Caitlin Jeffrey" w:date="2023-06-30T10:37:00Z">
              <w:tcPr>
                <w:tcW w:w="940" w:type="dxa"/>
                <w:tcBorders>
                  <w:top w:val="nil"/>
                  <w:left w:val="nil"/>
                  <w:bottom w:val="nil"/>
                  <w:right w:val="nil"/>
                </w:tcBorders>
                <w:shd w:val="clear" w:color="auto" w:fill="auto"/>
                <w:noWrap/>
                <w:vAlign w:val="bottom"/>
                <w:hideMark/>
              </w:tcPr>
            </w:tcPrChange>
          </w:tcPr>
          <w:p w14:paraId="69EC4B3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14.3</w:t>
            </w:r>
          </w:p>
        </w:tc>
        <w:tc>
          <w:tcPr>
            <w:tcW w:w="1876" w:type="dxa"/>
            <w:tcBorders>
              <w:top w:val="nil"/>
              <w:left w:val="nil"/>
              <w:bottom w:val="nil"/>
              <w:right w:val="nil"/>
            </w:tcBorders>
            <w:shd w:val="clear" w:color="auto" w:fill="auto"/>
            <w:noWrap/>
            <w:vAlign w:val="bottom"/>
            <w:hideMark/>
            <w:tcPrChange w:id="1815" w:author="Caitlin Jeffrey" w:date="2023-06-30T10:37:00Z">
              <w:tcPr>
                <w:tcW w:w="1876" w:type="dxa"/>
                <w:tcBorders>
                  <w:top w:val="nil"/>
                  <w:left w:val="nil"/>
                  <w:bottom w:val="nil"/>
                  <w:right w:val="nil"/>
                </w:tcBorders>
                <w:shd w:val="clear" w:color="auto" w:fill="auto"/>
                <w:noWrap/>
                <w:vAlign w:val="bottom"/>
                <w:hideMark/>
              </w:tcPr>
            </w:tcPrChange>
          </w:tcPr>
          <w:p w14:paraId="290E545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11.9-16.7</w:t>
            </w:r>
          </w:p>
        </w:tc>
        <w:tc>
          <w:tcPr>
            <w:tcW w:w="1634" w:type="dxa"/>
            <w:tcBorders>
              <w:top w:val="nil"/>
              <w:left w:val="nil"/>
              <w:bottom w:val="nil"/>
              <w:right w:val="nil"/>
            </w:tcBorders>
            <w:shd w:val="clear" w:color="auto" w:fill="auto"/>
            <w:noWrap/>
            <w:vAlign w:val="bottom"/>
            <w:hideMark/>
            <w:tcPrChange w:id="1816" w:author="Caitlin Jeffrey" w:date="2023-06-30T10:37:00Z">
              <w:tcPr>
                <w:tcW w:w="1634" w:type="dxa"/>
                <w:tcBorders>
                  <w:top w:val="nil"/>
                  <w:left w:val="nil"/>
                  <w:bottom w:val="nil"/>
                  <w:right w:val="nil"/>
                </w:tcBorders>
                <w:shd w:val="clear" w:color="auto" w:fill="auto"/>
                <w:noWrap/>
                <w:vAlign w:val="bottom"/>
                <w:hideMark/>
              </w:tcPr>
            </w:tcPrChange>
          </w:tcPr>
          <w:p w14:paraId="25C6AC3B"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7.8-20.8</w:t>
            </w:r>
          </w:p>
        </w:tc>
        <w:tc>
          <w:tcPr>
            <w:tcW w:w="1918" w:type="dxa"/>
            <w:tcBorders>
              <w:top w:val="nil"/>
              <w:left w:val="nil"/>
              <w:bottom w:val="nil"/>
              <w:right w:val="nil"/>
            </w:tcBorders>
            <w:tcPrChange w:id="1817" w:author="Caitlin Jeffrey" w:date="2023-06-30T10:37:00Z">
              <w:tcPr>
                <w:tcW w:w="1920" w:type="dxa"/>
                <w:tcBorders>
                  <w:top w:val="nil"/>
                  <w:left w:val="nil"/>
                  <w:bottom w:val="nil"/>
                  <w:right w:val="nil"/>
                </w:tcBorders>
              </w:tcPr>
            </w:tcPrChange>
          </w:tcPr>
          <w:p w14:paraId="51CA1B5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15AD8F7" w14:textId="77777777" w:rsidTr="00D97C67">
        <w:tblPrEx>
          <w:tblW w:w="10664" w:type="dxa"/>
          <w:tblPrExChange w:id="1818" w:author="Caitlin Jeffrey" w:date="2023-06-30T10:37:00Z">
            <w:tblPrEx>
              <w:tblW w:w="10664" w:type="dxa"/>
            </w:tblPrEx>
          </w:tblPrExChange>
        </w:tblPrEx>
        <w:trPr>
          <w:trHeight w:val="290"/>
          <w:trPrChange w:id="1819"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820" w:author="Caitlin Jeffrey" w:date="2023-06-30T10:37:00Z">
              <w:tcPr>
                <w:tcW w:w="1046" w:type="dxa"/>
                <w:tcBorders>
                  <w:top w:val="nil"/>
                  <w:left w:val="nil"/>
                  <w:bottom w:val="nil"/>
                  <w:right w:val="nil"/>
                </w:tcBorders>
                <w:shd w:val="clear" w:color="auto" w:fill="auto"/>
                <w:noWrap/>
                <w:vAlign w:val="bottom"/>
                <w:hideMark/>
              </w:tcPr>
            </w:tcPrChange>
          </w:tcPr>
          <w:p w14:paraId="027BEAF8"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821" w:author="Caitlin Jeffrey" w:date="2023-06-30T10:37:00Z">
              <w:tcPr>
                <w:tcW w:w="2374" w:type="dxa"/>
                <w:tcBorders>
                  <w:top w:val="nil"/>
                  <w:left w:val="nil"/>
                  <w:bottom w:val="nil"/>
                  <w:right w:val="nil"/>
                </w:tcBorders>
                <w:shd w:val="clear" w:color="auto" w:fill="auto"/>
                <w:noWrap/>
                <w:vAlign w:val="bottom"/>
                <w:hideMark/>
              </w:tcPr>
            </w:tcPrChange>
          </w:tcPr>
          <w:p w14:paraId="66F1ED81"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1822" w:author="Caitlin Jeffrey" w:date="2023-06-30T10:37:00Z">
              <w:tcPr>
                <w:tcW w:w="874" w:type="dxa"/>
                <w:tcBorders>
                  <w:top w:val="nil"/>
                  <w:left w:val="nil"/>
                  <w:bottom w:val="nil"/>
                  <w:right w:val="nil"/>
                </w:tcBorders>
                <w:shd w:val="clear" w:color="auto" w:fill="auto"/>
                <w:noWrap/>
                <w:vAlign w:val="bottom"/>
                <w:hideMark/>
              </w:tcPr>
            </w:tcPrChange>
          </w:tcPr>
          <w:p w14:paraId="6A315DA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1823" w:author="Caitlin Jeffrey" w:date="2023-06-30T10:37:00Z">
              <w:tcPr>
                <w:tcW w:w="940" w:type="dxa"/>
                <w:tcBorders>
                  <w:top w:val="nil"/>
                  <w:left w:val="nil"/>
                  <w:bottom w:val="nil"/>
                  <w:right w:val="nil"/>
                </w:tcBorders>
                <w:shd w:val="clear" w:color="auto" w:fill="auto"/>
                <w:noWrap/>
                <w:vAlign w:val="bottom"/>
                <w:hideMark/>
              </w:tcPr>
            </w:tcPrChange>
          </w:tcPr>
          <w:p w14:paraId="02E2E72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12.0</w:t>
            </w:r>
          </w:p>
        </w:tc>
        <w:tc>
          <w:tcPr>
            <w:tcW w:w="1876" w:type="dxa"/>
            <w:tcBorders>
              <w:top w:val="nil"/>
              <w:left w:val="nil"/>
              <w:bottom w:val="nil"/>
              <w:right w:val="nil"/>
            </w:tcBorders>
            <w:shd w:val="clear" w:color="auto" w:fill="auto"/>
            <w:noWrap/>
            <w:vAlign w:val="bottom"/>
            <w:hideMark/>
            <w:tcPrChange w:id="1824" w:author="Caitlin Jeffrey" w:date="2023-06-30T10:37:00Z">
              <w:tcPr>
                <w:tcW w:w="1876" w:type="dxa"/>
                <w:tcBorders>
                  <w:top w:val="nil"/>
                  <w:left w:val="nil"/>
                  <w:bottom w:val="nil"/>
                  <w:right w:val="nil"/>
                </w:tcBorders>
                <w:shd w:val="clear" w:color="auto" w:fill="auto"/>
                <w:noWrap/>
                <w:vAlign w:val="bottom"/>
                <w:hideMark/>
              </w:tcPr>
            </w:tcPrChange>
          </w:tcPr>
          <w:p w14:paraId="55CB677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6.7-17.3</w:t>
            </w:r>
          </w:p>
        </w:tc>
        <w:tc>
          <w:tcPr>
            <w:tcW w:w="1634" w:type="dxa"/>
            <w:tcBorders>
              <w:top w:val="nil"/>
              <w:left w:val="nil"/>
              <w:bottom w:val="nil"/>
              <w:right w:val="nil"/>
            </w:tcBorders>
            <w:shd w:val="clear" w:color="auto" w:fill="auto"/>
            <w:noWrap/>
            <w:vAlign w:val="bottom"/>
            <w:hideMark/>
            <w:tcPrChange w:id="1825" w:author="Caitlin Jeffrey" w:date="2023-06-30T10:37:00Z">
              <w:tcPr>
                <w:tcW w:w="1634" w:type="dxa"/>
                <w:tcBorders>
                  <w:top w:val="nil"/>
                  <w:left w:val="nil"/>
                  <w:bottom w:val="nil"/>
                  <w:right w:val="nil"/>
                </w:tcBorders>
                <w:shd w:val="clear" w:color="auto" w:fill="auto"/>
                <w:noWrap/>
                <w:vAlign w:val="bottom"/>
                <w:hideMark/>
              </w:tcPr>
            </w:tcPrChange>
          </w:tcPr>
          <w:p w14:paraId="774D09F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5.7-23.1</w:t>
            </w:r>
          </w:p>
        </w:tc>
        <w:tc>
          <w:tcPr>
            <w:tcW w:w="1918" w:type="dxa"/>
            <w:tcBorders>
              <w:top w:val="nil"/>
              <w:left w:val="nil"/>
              <w:bottom w:val="nil"/>
              <w:right w:val="nil"/>
            </w:tcBorders>
            <w:tcPrChange w:id="1826" w:author="Caitlin Jeffrey" w:date="2023-06-30T10:37:00Z">
              <w:tcPr>
                <w:tcW w:w="1920" w:type="dxa"/>
                <w:tcBorders>
                  <w:top w:val="nil"/>
                  <w:left w:val="nil"/>
                  <w:bottom w:val="nil"/>
                  <w:right w:val="nil"/>
                </w:tcBorders>
              </w:tcPr>
            </w:tcPrChange>
          </w:tcPr>
          <w:p w14:paraId="6184090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8E53352" w14:textId="77777777" w:rsidTr="00D97C67">
        <w:tblPrEx>
          <w:tblW w:w="10664" w:type="dxa"/>
          <w:tblPrExChange w:id="1827" w:author="Caitlin Jeffrey" w:date="2023-06-30T10:37:00Z">
            <w:tblPrEx>
              <w:tblW w:w="10664" w:type="dxa"/>
            </w:tblPrEx>
          </w:tblPrExChange>
        </w:tblPrEx>
        <w:trPr>
          <w:trHeight w:val="290"/>
          <w:trPrChange w:id="182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829" w:author="Caitlin Jeffrey" w:date="2023-06-30T10:37:00Z">
              <w:tcPr>
                <w:tcW w:w="1046" w:type="dxa"/>
                <w:tcBorders>
                  <w:top w:val="nil"/>
                  <w:left w:val="nil"/>
                  <w:bottom w:val="nil"/>
                  <w:right w:val="nil"/>
                </w:tcBorders>
                <w:shd w:val="clear" w:color="auto" w:fill="auto"/>
                <w:noWrap/>
                <w:vAlign w:val="bottom"/>
                <w:hideMark/>
              </w:tcPr>
            </w:tcPrChange>
          </w:tcPr>
          <w:p w14:paraId="35422E88"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830" w:author="Caitlin Jeffrey" w:date="2023-06-30T10:37:00Z">
              <w:tcPr>
                <w:tcW w:w="2374" w:type="dxa"/>
                <w:tcBorders>
                  <w:top w:val="nil"/>
                  <w:left w:val="nil"/>
                  <w:bottom w:val="nil"/>
                  <w:right w:val="nil"/>
                </w:tcBorders>
                <w:shd w:val="clear" w:color="auto" w:fill="auto"/>
                <w:noWrap/>
                <w:vAlign w:val="bottom"/>
                <w:hideMark/>
              </w:tcPr>
            </w:tcPrChange>
          </w:tcPr>
          <w:p w14:paraId="46FFF717"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1831" w:author="Caitlin Jeffrey" w:date="2023-06-30T10:37:00Z">
              <w:tcPr>
                <w:tcW w:w="874" w:type="dxa"/>
                <w:tcBorders>
                  <w:top w:val="nil"/>
                  <w:left w:val="nil"/>
                  <w:bottom w:val="nil"/>
                  <w:right w:val="nil"/>
                </w:tcBorders>
                <w:shd w:val="clear" w:color="auto" w:fill="auto"/>
                <w:noWrap/>
                <w:vAlign w:val="bottom"/>
                <w:hideMark/>
              </w:tcPr>
            </w:tcPrChange>
          </w:tcPr>
          <w:p w14:paraId="64B70578"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1832" w:author="Caitlin Jeffrey" w:date="2023-06-30T10:37:00Z">
              <w:tcPr>
                <w:tcW w:w="940" w:type="dxa"/>
                <w:tcBorders>
                  <w:top w:val="nil"/>
                  <w:left w:val="nil"/>
                  <w:bottom w:val="nil"/>
                  <w:right w:val="nil"/>
                </w:tcBorders>
                <w:shd w:val="clear" w:color="auto" w:fill="auto"/>
                <w:noWrap/>
                <w:vAlign w:val="bottom"/>
                <w:hideMark/>
              </w:tcPr>
            </w:tcPrChange>
          </w:tcPr>
          <w:p w14:paraId="5C59BDCF"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1833" w:author="Caitlin Jeffrey" w:date="2023-06-30T10:37:00Z">
              <w:tcPr>
                <w:tcW w:w="1876" w:type="dxa"/>
                <w:tcBorders>
                  <w:top w:val="nil"/>
                  <w:left w:val="nil"/>
                  <w:bottom w:val="nil"/>
                  <w:right w:val="nil"/>
                </w:tcBorders>
                <w:shd w:val="clear" w:color="auto" w:fill="auto"/>
                <w:noWrap/>
                <w:vAlign w:val="bottom"/>
                <w:hideMark/>
              </w:tcPr>
            </w:tcPrChange>
          </w:tcPr>
          <w:p w14:paraId="79D399A5"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1834" w:author="Caitlin Jeffrey" w:date="2023-06-30T10:37:00Z">
              <w:tcPr>
                <w:tcW w:w="1634" w:type="dxa"/>
                <w:tcBorders>
                  <w:top w:val="nil"/>
                  <w:left w:val="nil"/>
                  <w:bottom w:val="nil"/>
                  <w:right w:val="nil"/>
                </w:tcBorders>
                <w:shd w:val="clear" w:color="auto" w:fill="auto"/>
                <w:noWrap/>
                <w:vAlign w:val="bottom"/>
                <w:hideMark/>
              </w:tcPr>
            </w:tcPrChange>
          </w:tcPr>
          <w:p w14:paraId="45BA3AEA"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1835" w:author="Caitlin Jeffrey" w:date="2023-06-30T10:37:00Z">
              <w:tcPr>
                <w:tcW w:w="1920" w:type="dxa"/>
                <w:tcBorders>
                  <w:top w:val="nil"/>
                  <w:left w:val="nil"/>
                  <w:bottom w:val="nil"/>
                  <w:right w:val="nil"/>
                </w:tcBorders>
              </w:tcPr>
            </w:tcPrChange>
          </w:tcPr>
          <w:p w14:paraId="1472F31C"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22437F62" w14:textId="77777777" w:rsidTr="00D97C67">
        <w:tblPrEx>
          <w:tblW w:w="10664" w:type="dxa"/>
          <w:tblPrExChange w:id="1836" w:author="Caitlin Jeffrey" w:date="2023-06-30T10:37:00Z">
            <w:tblPrEx>
              <w:tblW w:w="10664" w:type="dxa"/>
            </w:tblPrEx>
          </w:tblPrExChange>
        </w:tblPrEx>
        <w:trPr>
          <w:trHeight w:val="290"/>
          <w:trPrChange w:id="1837"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1838" w:author="Caitlin Jeffrey" w:date="2023-06-30T10:37:00Z">
              <w:tcPr>
                <w:tcW w:w="3420" w:type="dxa"/>
                <w:gridSpan w:val="2"/>
                <w:tcBorders>
                  <w:top w:val="nil"/>
                  <w:left w:val="nil"/>
                  <w:bottom w:val="nil"/>
                  <w:right w:val="nil"/>
                </w:tcBorders>
                <w:shd w:val="clear" w:color="auto" w:fill="auto"/>
                <w:noWrap/>
                <w:vAlign w:val="bottom"/>
                <w:hideMark/>
              </w:tcPr>
            </w:tcPrChange>
          </w:tcPr>
          <w:p w14:paraId="2BEE8278"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Percent of cows with SCC ≥</w:t>
            </w:r>
            <w:del w:id="1839" w:author="Caitlin Jeffrey" w:date="2023-08-03T13:12: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200,000 cells/mL on current test date (%)</w:t>
            </w:r>
          </w:p>
        </w:tc>
        <w:tc>
          <w:tcPr>
            <w:tcW w:w="876" w:type="dxa"/>
            <w:tcBorders>
              <w:top w:val="nil"/>
              <w:left w:val="nil"/>
              <w:bottom w:val="nil"/>
              <w:right w:val="nil"/>
            </w:tcBorders>
            <w:shd w:val="clear" w:color="auto" w:fill="auto"/>
            <w:noWrap/>
            <w:vAlign w:val="bottom"/>
            <w:hideMark/>
            <w:tcPrChange w:id="1840" w:author="Caitlin Jeffrey" w:date="2023-06-30T10:37:00Z">
              <w:tcPr>
                <w:tcW w:w="874" w:type="dxa"/>
                <w:tcBorders>
                  <w:top w:val="nil"/>
                  <w:left w:val="nil"/>
                  <w:bottom w:val="nil"/>
                  <w:right w:val="nil"/>
                </w:tcBorders>
                <w:shd w:val="clear" w:color="auto" w:fill="auto"/>
                <w:noWrap/>
                <w:vAlign w:val="bottom"/>
                <w:hideMark/>
              </w:tcPr>
            </w:tcPrChange>
          </w:tcPr>
          <w:p w14:paraId="780FF97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1841" w:author="Caitlin Jeffrey" w:date="2023-06-30T10:37:00Z">
              <w:tcPr>
                <w:tcW w:w="940" w:type="dxa"/>
                <w:tcBorders>
                  <w:top w:val="nil"/>
                  <w:left w:val="nil"/>
                  <w:bottom w:val="nil"/>
                  <w:right w:val="nil"/>
                </w:tcBorders>
                <w:shd w:val="clear" w:color="auto" w:fill="auto"/>
                <w:noWrap/>
                <w:vAlign w:val="bottom"/>
                <w:hideMark/>
              </w:tcPr>
            </w:tcPrChange>
          </w:tcPr>
          <w:p w14:paraId="17E2ACE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24.9</w:t>
            </w:r>
          </w:p>
        </w:tc>
        <w:tc>
          <w:tcPr>
            <w:tcW w:w="1876" w:type="dxa"/>
            <w:tcBorders>
              <w:top w:val="nil"/>
              <w:left w:val="nil"/>
              <w:bottom w:val="nil"/>
              <w:right w:val="nil"/>
            </w:tcBorders>
            <w:shd w:val="clear" w:color="auto" w:fill="auto"/>
            <w:noWrap/>
            <w:vAlign w:val="bottom"/>
            <w:hideMark/>
            <w:tcPrChange w:id="1842" w:author="Caitlin Jeffrey" w:date="2023-06-30T10:37:00Z">
              <w:tcPr>
                <w:tcW w:w="1876" w:type="dxa"/>
                <w:tcBorders>
                  <w:top w:val="nil"/>
                  <w:left w:val="nil"/>
                  <w:bottom w:val="nil"/>
                  <w:right w:val="nil"/>
                </w:tcBorders>
                <w:shd w:val="clear" w:color="auto" w:fill="auto"/>
                <w:noWrap/>
                <w:vAlign w:val="bottom"/>
                <w:hideMark/>
              </w:tcPr>
            </w:tcPrChange>
          </w:tcPr>
          <w:p w14:paraId="6E0F6C2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21.6-28.3</w:t>
            </w:r>
          </w:p>
        </w:tc>
        <w:tc>
          <w:tcPr>
            <w:tcW w:w="1634" w:type="dxa"/>
            <w:tcBorders>
              <w:top w:val="nil"/>
              <w:left w:val="nil"/>
              <w:bottom w:val="nil"/>
              <w:right w:val="nil"/>
            </w:tcBorders>
            <w:shd w:val="clear" w:color="auto" w:fill="auto"/>
            <w:noWrap/>
            <w:vAlign w:val="bottom"/>
            <w:hideMark/>
            <w:tcPrChange w:id="1843" w:author="Caitlin Jeffrey" w:date="2023-06-30T10:37:00Z">
              <w:tcPr>
                <w:tcW w:w="1634" w:type="dxa"/>
                <w:tcBorders>
                  <w:top w:val="nil"/>
                  <w:left w:val="nil"/>
                  <w:bottom w:val="nil"/>
                  <w:right w:val="nil"/>
                </w:tcBorders>
                <w:shd w:val="clear" w:color="auto" w:fill="auto"/>
                <w:noWrap/>
                <w:vAlign w:val="bottom"/>
                <w:hideMark/>
              </w:tcPr>
            </w:tcPrChange>
          </w:tcPr>
          <w:p w14:paraId="60B4553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8.6-36.9</w:t>
            </w:r>
          </w:p>
        </w:tc>
        <w:tc>
          <w:tcPr>
            <w:tcW w:w="1918" w:type="dxa"/>
            <w:tcBorders>
              <w:top w:val="nil"/>
              <w:left w:val="nil"/>
              <w:bottom w:val="nil"/>
              <w:right w:val="nil"/>
            </w:tcBorders>
            <w:tcPrChange w:id="1844" w:author="Caitlin Jeffrey" w:date="2023-06-30T10:37:00Z">
              <w:tcPr>
                <w:tcW w:w="1920" w:type="dxa"/>
                <w:tcBorders>
                  <w:top w:val="nil"/>
                  <w:left w:val="nil"/>
                  <w:bottom w:val="nil"/>
                  <w:right w:val="nil"/>
                </w:tcBorders>
              </w:tcPr>
            </w:tcPrChange>
          </w:tcPr>
          <w:p w14:paraId="01367C19"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2,16) = [0.1017], p = 0.90)</w:t>
            </w:r>
          </w:p>
        </w:tc>
      </w:tr>
      <w:tr w:rsidR="00E10BDE" w:rsidRPr="00604EDE" w14:paraId="5545F3BE" w14:textId="77777777" w:rsidTr="00D97C67">
        <w:tblPrEx>
          <w:tblW w:w="10664" w:type="dxa"/>
          <w:tblPrExChange w:id="1845" w:author="Caitlin Jeffrey" w:date="2023-06-30T10:37:00Z">
            <w:tblPrEx>
              <w:tblW w:w="10664" w:type="dxa"/>
            </w:tblPrEx>
          </w:tblPrExChange>
        </w:tblPrEx>
        <w:trPr>
          <w:trHeight w:val="330"/>
          <w:trPrChange w:id="1846"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1847" w:author="Caitlin Jeffrey" w:date="2023-06-30T10:37:00Z">
              <w:tcPr>
                <w:tcW w:w="1046" w:type="dxa"/>
                <w:tcBorders>
                  <w:top w:val="nil"/>
                  <w:left w:val="nil"/>
                  <w:bottom w:val="nil"/>
                  <w:right w:val="nil"/>
                </w:tcBorders>
                <w:shd w:val="clear" w:color="auto" w:fill="auto"/>
                <w:noWrap/>
                <w:vAlign w:val="bottom"/>
                <w:hideMark/>
              </w:tcPr>
            </w:tcPrChange>
          </w:tcPr>
          <w:p w14:paraId="127AA43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848" w:author="Caitlin Jeffrey" w:date="2023-06-30T10:37:00Z">
              <w:tcPr>
                <w:tcW w:w="2374" w:type="dxa"/>
                <w:tcBorders>
                  <w:top w:val="nil"/>
                  <w:left w:val="nil"/>
                  <w:bottom w:val="nil"/>
                  <w:right w:val="nil"/>
                </w:tcBorders>
                <w:shd w:val="clear" w:color="auto" w:fill="auto"/>
                <w:noWrap/>
                <w:vAlign w:val="bottom"/>
                <w:hideMark/>
              </w:tcPr>
            </w:tcPrChange>
          </w:tcPr>
          <w:p w14:paraId="05FA1674"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1849" w:author="Caitlin Jeffrey" w:date="2023-06-30T10:37:00Z">
              <w:tcPr>
                <w:tcW w:w="874" w:type="dxa"/>
                <w:tcBorders>
                  <w:top w:val="nil"/>
                  <w:left w:val="nil"/>
                  <w:bottom w:val="nil"/>
                  <w:right w:val="nil"/>
                </w:tcBorders>
                <w:shd w:val="clear" w:color="auto" w:fill="auto"/>
                <w:noWrap/>
                <w:vAlign w:val="bottom"/>
                <w:hideMark/>
              </w:tcPr>
            </w:tcPrChange>
          </w:tcPr>
          <w:p w14:paraId="663C1AC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1850" w:author="Caitlin Jeffrey" w:date="2023-06-30T10:37:00Z">
              <w:tcPr>
                <w:tcW w:w="940" w:type="dxa"/>
                <w:tcBorders>
                  <w:top w:val="nil"/>
                  <w:left w:val="nil"/>
                  <w:bottom w:val="nil"/>
                  <w:right w:val="nil"/>
                </w:tcBorders>
                <w:shd w:val="clear" w:color="auto" w:fill="auto"/>
                <w:noWrap/>
                <w:vAlign w:val="bottom"/>
                <w:hideMark/>
              </w:tcPr>
            </w:tcPrChange>
          </w:tcPr>
          <w:p w14:paraId="2ADBE9B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26.0</w:t>
            </w:r>
          </w:p>
        </w:tc>
        <w:tc>
          <w:tcPr>
            <w:tcW w:w="1876" w:type="dxa"/>
            <w:tcBorders>
              <w:top w:val="nil"/>
              <w:left w:val="nil"/>
              <w:bottom w:val="nil"/>
              <w:right w:val="nil"/>
            </w:tcBorders>
            <w:shd w:val="clear" w:color="auto" w:fill="auto"/>
            <w:noWrap/>
            <w:vAlign w:val="bottom"/>
            <w:hideMark/>
            <w:tcPrChange w:id="1851" w:author="Caitlin Jeffrey" w:date="2023-06-30T10:37:00Z">
              <w:tcPr>
                <w:tcW w:w="1876" w:type="dxa"/>
                <w:tcBorders>
                  <w:top w:val="nil"/>
                  <w:left w:val="nil"/>
                  <w:bottom w:val="nil"/>
                  <w:right w:val="nil"/>
                </w:tcBorders>
                <w:shd w:val="clear" w:color="auto" w:fill="auto"/>
                <w:noWrap/>
                <w:vAlign w:val="bottom"/>
                <w:hideMark/>
              </w:tcPr>
            </w:tcPrChange>
          </w:tcPr>
          <w:p w14:paraId="51A21A7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12.6-39.3</w:t>
            </w:r>
          </w:p>
        </w:tc>
        <w:tc>
          <w:tcPr>
            <w:tcW w:w="1634" w:type="dxa"/>
            <w:tcBorders>
              <w:top w:val="nil"/>
              <w:left w:val="nil"/>
              <w:bottom w:val="nil"/>
              <w:right w:val="nil"/>
            </w:tcBorders>
            <w:shd w:val="clear" w:color="auto" w:fill="auto"/>
            <w:noWrap/>
            <w:vAlign w:val="bottom"/>
            <w:hideMark/>
            <w:tcPrChange w:id="1852" w:author="Caitlin Jeffrey" w:date="2023-06-30T10:37:00Z">
              <w:tcPr>
                <w:tcW w:w="1634" w:type="dxa"/>
                <w:tcBorders>
                  <w:top w:val="nil"/>
                  <w:left w:val="nil"/>
                  <w:bottom w:val="nil"/>
                  <w:right w:val="nil"/>
                </w:tcBorders>
                <w:shd w:val="clear" w:color="auto" w:fill="auto"/>
                <w:noWrap/>
                <w:vAlign w:val="bottom"/>
                <w:hideMark/>
              </w:tcPr>
            </w:tcPrChange>
          </w:tcPr>
          <w:p w14:paraId="52DD891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8.6-36.9</w:t>
            </w:r>
          </w:p>
        </w:tc>
        <w:tc>
          <w:tcPr>
            <w:tcW w:w="1918" w:type="dxa"/>
            <w:tcBorders>
              <w:top w:val="nil"/>
              <w:left w:val="nil"/>
              <w:bottom w:val="nil"/>
              <w:right w:val="nil"/>
            </w:tcBorders>
            <w:tcPrChange w:id="1853" w:author="Caitlin Jeffrey" w:date="2023-06-30T10:37:00Z">
              <w:tcPr>
                <w:tcW w:w="1920" w:type="dxa"/>
                <w:tcBorders>
                  <w:top w:val="nil"/>
                  <w:left w:val="nil"/>
                  <w:bottom w:val="nil"/>
                  <w:right w:val="nil"/>
                </w:tcBorders>
              </w:tcPr>
            </w:tcPrChange>
          </w:tcPr>
          <w:p w14:paraId="17E2077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49BAE051" w14:textId="77777777" w:rsidTr="00D97C67">
        <w:tblPrEx>
          <w:tblW w:w="10664" w:type="dxa"/>
          <w:tblPrExChange w:id="1854" w:author="Caitlin Jeffrey" w:date="2023-06-30T10:37:00Z">
            <w:tblPrEx>
              <w:tblW w:w="10664" w:type="dxa"/>
            </w:tblPrEx>
          </w:tblPrExChange>
        </w:tblPrEx>
        <w:trPr>
          <w:trHeight w:val="290"/>
          <w:trPrChange w:id="1855"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856" w:author="Caitlin Jeffrey" w:date="2023-06-30T10:37:00Z">
              <w:tcPr>
                <w:tcW w:w="1046" w:type="dxa"/>
                <w:tcBorders>
                  <w:top w:val="nil"/>
                  <w:left w:val="nil"/>
                  <w:bottom w:val="nil"/>
                  <w:right w:val="nil"/>
                </w:tcBorders>
                <w:shd w:val="clear" w:color="auto" w:fill="auto"/>
                <w:noWrap/>
                <w:vAlign w:val="bottom"/>
                <w:hideMark/>
              </w:tcPr>
            </w:tcPrChange>
          </w:tcPr>
          <w:p w14:paraId="77A495B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857" w:author="Caitlin Jeffrey" w:date="2023-06-30T10:37:00Z">
              <w:tcPr>
                <w:tcW w:w="2374" w:type="dxa"/>
                <w:tcBorders>
                  <w:top w:val="nil"/>
                  <w:left w:val="nil"/>
                  <w:bottom w:val="nil"/>
                  <w:right w:val="nil"/>
                </w:tcBorders>
                <w:shd w:val="clear" w:color="auto" w:fill="auto"/>
                <w:noWrap/>
                <w:vAlign w:val="bottom"/>
                <w:hideMark/>
              </w:tcPr>
            </w:tcPrChange>
          </w:tcPr>
          <w:p w14:paraId="00116C13"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1858" w:author="Caitlin Jeffrey" w:date="2023-06-30T10:37:00Z">
              <w:tcPr>
                <w:tcW w:w="874" w:type="dxa"/>
                <w:tcBorders>
                  <w:top w:val="nil"/>
                  <w:left w:val="nil"/>
                  <w:bottom w:val="nil"/>
                  <w:right w:val="nil"/>
                </w:tcBorders>
                <w:shd w:val="clear" w:color="auto" w:fill="auto"/>
                <w:noWrap/>
                <w:vAlign w:val="bottom"/>
                <w:hideMark/>
              </w:tcPr>
            </w:tcPrChange>
          </w:tcPr>
          <w:p w14:paraId="376BC47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1859" w:author="Caitlin Jeffrey" w:date="2023-06-30T10:37:00Z">
              <w:tcPr>
                <w:tcW w:w="940" w:type="dxa"/>
                <w:tcBorders>
                  <w:top w:val="nil"/>
                  <w:left w:val="nil"/>
                  <w:bottom w:val="nil"/>
                  <w:right w:val="nil"/>
                </w:tcBorders>
                <w:shd w:val="clear" w:color="auto" w:fill="auto"/>
                <w:noWrap/>
                <w:vAlign w:val="bottom"/>
                <w:hideMark/>
              </w:tcPr>
            </w:tcPrChange>
          </w:tcPr>
          <w:p w14:paraId="3C5D89A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25.4</w:t>
            </w:r>
          </w:p>
        </w:tc>
        <w:tc>
          <w:tcPr>
            <w:tcW w:w="1876" w:type="dxa"/>
            <w:tcBorders>
              <w:top w:val="nil"/>
              <w:left w:val="nil"/>
              <w:bottom w:val="nil"/>
              <w:right w:val="nil"/>
            </w:tcBorders>
            <w:shd w:val="clear" w:color="auto" w:fill="auto"/>
            <w:noWrap/>
            <w:vAlign w:val="bottom"/>
            <w:hideMark/>
            <w:tcPrChange w:id="1860" w:author="Caitlin Jeffrey" w:date="2023-06-30T10:37:00Z">
              <w:tcPr>
                <w:tcW w:w="1876" w:type="dxa"/>
                <w:tcBorders>
                  <w:top w:val="nil"/>
                  <w:left w:val="nil"/>
                  <w:bottom w:val="nil"/>
                  <w:right w:val="nil"/>
                </w:tcBorders>
                <w:shd w:val="clear" w:color="auto" w:fill="auto"/>
                <w:noWrap/>
                <w:vAlign w:val="bottom"/>
                <w:hideMark/>
              </w:tcPr>
            </w:tcPrChange>
          </w:tcPr>
          <w:p w14:paraId="6B76095B"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22.1-28.6</w:t>
            </w:r>
          </w:p>
        </w:tc>
        <w:tc>
          <w:tcPr>
            <w:tcW w:w="1634" w:type="dxa"/>
            <w:tcBorders>
              <w:top w:val="nil"/>
              <w:left w:val="nil"/>
              <w:bottom w:val="nil"/>
              <w:right w:val="nil"/>
            </w:tcBorders>
            <w:shd w:val="clear" w:color="auto" w:fill="auto"/>
            <w:noWrap/>
            <w:vAlign w:val="bottom"/>
            <w:hideMark/>
            <w:tcPrChange w:id="1861" w:author="Caitlin Jeffrey" w:date="2023-06-30T10:37:00Z">
              <w:tcPr>
                <w:tcW w:w="1634" w:type="dxa"/>
                <w:tcBorders>
                  <w:top w:val="nil"/>
                  <w:left w:val="nil"/>
                  <w:bottom w:val="nil"/>
                  <w:right w:val="nil"/>
                </w:tcBorders>
                <w:shd w:val="clear" w:color="auto" w:fill="auto"/>
                <w:noWrap/>
                <w:vAlign w:val="bottom"/>
                <w:hideMark/>
              </w:tcPr>
            </w:tcPrChange>
          </w:tcPr>
          <w:p w14:paraId="2A51CB6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17.6-32.8</w:t>
            </w:r>
          </w:p>
        </w:tc>
        <w:tc>
          <w:tcPr>
            <w:tcW w:w="1918" w:type="dxa"/>
            <w:tcBorders>
              <w:top w:val="nil"/>
              <w:left w:val="nil"/>
              <w:bottom w:val="nil"/>
              <w:right w:val="nil"/>
            </w:tcBorders>
            <w:tcPrChange w:id="1862" w:author="Caitlin Jeffrey" w:date="2023-06-30T10:37:00Z">
              <w:tcPr>
                <w:tcW w:w="1920" w:type="dxa"/>
                <w:tcBorders>
                  <w:top w:val="nil"/>
                  <w:left w:val="nil"/>
                  <w:bottom w:val="nil"/>
                  <w:right w:val="nil"/>
                </w:tcBorders>
              </w:tcPr>
            </w:tcPrChange>
          </w:tcPr>
          <w:p w14:paraId="1EF575F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7F9E4FB" w14:textId="77777777" w:rsidTr="00D97C67">
        <w:tblPrEx>
          <w:tblW w:w="10664" w:type="dxa"/>
          <w:tblPrExChange w:id="1863" w:author="Caitlin Jeffrey" w:date="2023-06-30T10:37:00Z">
            <w:tblPrEx>
              <w:tblW w:w="10664" w:type="dxa"/>
            </w:tblPrEx>
          </w:tblPrExChange>
        </w:tblPrEx>
        <w:trPr>
          <w:trHeight w:val="290"/>
          <w:trPrChange w:id="1864"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865" w:author="Caitlin Jeffrey" w:date="2023-06-30T10:37:00Z">
              <w:tcPr>
                <w:tcW w:w="1046" w:type="dxa"/>
                <w:tcBorders>
                  <w:top w:val="nil"/>
                  <w:left w:val="nil"/>
                  <w:bottom w:val="nil"/>
                  <w:right w:val="nil"/>
                </w:tcBorders>
                <w:shd w:val="clear" w:color="auto" w:fill="auto"/>
                <w:noWrap/>
                <w:vAlign w:val="bottom"/>
                <w:hideMark/>
              </w:tcPr>
            </w:tcPrChange>
          </w:tcPr>
          <w:p w14:paraId="213C52A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866" w:author="Caitlin Jeffrey" w:date="2023-06-30T10:37:00Z">
              <w:tcPr>
                <w:tcW w:w="2374" w:type="dxa"/>
                <w:tcBorders>
                  <w:top w:val="nil"/>
                  <w:left w:val="nil"/>
                  <w:bottom w:val="nil"/>
                  <w:right w:val="nil"/>
                </w:tcBorders>
                <w:shd w:val="clear" w:color="auto" w:fill="auto"/>
                <w:noWrap/>
                <w:vAlign w:val="bottom"/>
                <w:hideMark/>
              </w:tcPr>
            </w:tcPrChange>
          </w:tcPr>
          <w:p w14:paraId="223A9DBE"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1867" w:author="Caitlin Jeffrey" w:date="2023-06-30T10:37:00Z">
              <w:tcPr>
                <w:tcW w:w="874" w:type="dxa"/>
                <w:tcBorders>
                  <w:top w:val="nil"/>
                  <w:left w:val="nil"/>
                  <w:bottom w:val="nil"/>
                  <w:right w:val="nil"/>
                </w:tcBorders>
                <w:shd w:val="clear" w:color="auto" w:fill="auto"/>
                <w:noWrap/>
                <w:vAlign w:val="bottom"/>
                <w:hideMark/>
              </w:tcPr>
            </w:tcPrChange>
          </w:tcPr>
          <w:p w14:paraId="3DC23EC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1868" w:author="Caitlin Jeffrey" w:date="2023-06-30T10:37:00Z">
              <w:tcPr>
                <w:tcW w:w="940" w:type="dxa"/>
                <w:tcBorders>
                  <w:top w:val="nil"/>
                  <w:left w:val="nil"/>
                  <w:bottom w:val="nil"/>
                  <w:right w:val="nil"/>
                </w:tcBorders>
                <w:shd w:val="clear" w:color="auto" w:fill="auto"/>
                <w:noWrap/>
                <w:vAlign w:val="bottom"/>
                <w:hideMark/>
              </w:tcPr>
            </w:tcPrChange>
          </w:tcPr>
          <w:p w14:paraId="5FEFB12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23.7</w:t>
            </w:r>
          </w:p>
        </w:tc>
        <w:tc>
          <w:tcPr>
            <w:tcW w:w="1876" w:type="dxa"/>
            <w:tcBorders>
              <w:top w:val="nil"/>
              <w:left w:val="nil"/>
              <w:bottom w:val="nil"/>
              <w:right w:val="nil"/>
            </w:tcBorders>
            <w:shd w:val="clear" w:color="auto" w:fill="auto"/>
            <w:noWrap/>
            <w:vAlign w:val="bottom"/>
            <w:hideMark/>
            <w:tcPrChange w:id="1869" w:author="Caitlin Jeffrey" w:date="2023-06-30T10:37:00Z">
              <w:tcPr>
                <w:tcW w:w="1876" w:type="dxa"/>
                <w:tcBorders>
                  <w:top w:val="nil"/>
                  <w:left w:val="nil"/>
                  <w:bottom w:val="nil"/>
                  <w:right w:val="nil"/>
                </w:tcBorders>
                <w:shd w:val="clear" w:color="auto" w:fill="auto"/>
                <w:noWrap/>
                <w:vAlign w:val="bottom"/>
                <w:hideMark/>
              </w:tcPr>
            </w:tcPrChange>
          </w:tcPr>
          <w:p w14:paraId="096B58D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16.9-30.5</w:t>
            </w:r>
          </w:p>
        </w:tc>
        <w:tc>
          <w:tcPr>
            <w:tcW w:w="1634" w:type="dxa"/>
            <w:tcBorders>
              <w:top w:val="nil"/>
              <w:left w:val="nil"/>
              <w:bottom w:val="nil"/>
              <w:right w:val="nil"/>
            </w:tcBorders>
            <w:shd w:val="clear" w:color="auto" w:fill="auto"/>
            <w:noWrap/>
            <w:vAlign w:val="bottom"/>
            <w:hideMark/>
            <w:tcPrChange w:id="1870" w:author="Caitlin Jeffrey" w:date="2023-06-30T10:37:00Z">
              <w:tcPr>
                <w:tcW w:w="1634" w:type="dxa"/>
                <w:tcBorders>
                  <w:top w:val="nil"/>
                  <w:left w:val="nil"/>
                  <w:bottom w:val="nil"/>
                  <w:right w:val="nil"/>
                </w:tcBorders>
                <w:shd w:val="clear" w:color="auto" w:fill="auto"/>
                <w:noWrap/>
                <w:vAlign w:val="bottom"/>
                <w:hideMark/>
              </w:tcPr>
            </w:tcPrChange>
          </w:tcPr>
          <w:p w14:paraId="763B203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11.6-36.5</w:t>
            </w:r>
          </w:p>
        </w:tc>
        <w:tc>
          <w:tcPr>
            <w:tcW w:w="1918" w:type="dxa"/>
            <w:tcBorders>
              <w:top w:val="nil"/>
              <w:left w:val="nil"/>
              <w:bottom w:val="nil"/>
              <w:right w:val="nil"/>
            </w:tcBorders>
            <w:tcPrChange w:id="1871" w:author="Caitlin Jeffrey" w:date="2023-06-30T10:37:00Z">
              <w:tcPr>
                <w:tcW w:w="1920" w:type="dxa"/>
                <w:tcBorders>
                  <w:top w:val="nil"/>
                  <w:left w:val="nil"/>
                  <w:bottom w:val="nil"/>
                  <w:right w:val="nil"/>
                </w:tcBorders>
              </w:tcPr>
            </w:tcPrChange>
          </w:tcPr>
          <w:p w14:paraId="5550CDF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8B46485" w14:textId="77777777" w:rsidTr="00D97C67">
        <w:tblPrEx>
          <w:tblW w:w="10664" w:type="dxa"/>
          <w:tblPrExChange w:id="1872" w:author="Caitlin Jeffrey" w:date="2023-06-30T10:37:00Z">
            <w:tblPrEx>
              <w:tblW w:w="10664" w:type="dxa"/>
            </w:tblPrEx>
          </w:tblPrExChange>
        </w:tblPrEx>
        <w:trPr>
          <w:trHeight w:val="290"/>
          <w:trPrChange w:id="187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874" w:author="Caitlin Jeffrey" w:date="2023-06-30T10:37:00Z">
              <w:tcPr>
                <w:tcW w:w="1046" w:type="dxa"/>
                <w:tcBorders>
                  <w:top w:val="nil"/>
                  <w:left w:val="nil"/>
                  <w:bottom w:val="nil"/>
                  <w:right w:val="nil"/>
                </w:tcBorders>
                <w:shd w:val="clear" w:color="auto" w:fill="auto"/>
                <w:noWrap/>
                <w:vAlign w:val="bottom"/>
                <w:hideMark/>
              </w:tcPr>
            </w:tcPrChange>
          </w:tcPr>
          <w:p w14:paraId="68D234C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875" w:author="Caitlin Jeffrey" w:date="2023-06-30T10:37:00Z">
              <w:tcPr>
                <w:tcW w:w="2374" w:type="dxa"/>
                <w:tcBorders>
                  <w:top w:val="nil"/>
                  <w:left w:val="nil"/>
                  <w:bottom w:val="nil"/>
                  <w:right w:val="nil"/>
                </w:tcBorders>
                <w:shd w:val="clear" w:color="auto" w:fill="auto"/>
                <w:noWrap/>
                <w:vAlign w:val="bottom"/>
                <w:hideMark/>
              </w:tcPr>
            </w:tcPrChange>
          </w:tcPr>
          <w:p w14:paraId="633F3D42"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1876" w:author="Caitlin Jeffrey" w:date="2023-06-30T10:37:00Z">
              <w:tcPr>
                <w:tcW w:w="874" w:type="dxa"/>
                <w:tcBorders>
                  <w:top w:val="nil"/>
                  <w:left w:val="nil"/>
                  <w:bottom w:val="nil"/>
                  <w:right w:val="nil"/>
                </w:tcBorders>
                <w:shd w:val="clear" w:color="auto" w:fill="auto"/>
                <w:noWrap/>
                <w:vAlign w:val="bottom"/>
                <w:hideMark/>
              </w:tcPr>
            </w:tcPrChange>
          </w:tcPr>
          <w:p w14:paraId="0C1E0910"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1877" w:author="Caitlin Jeffrey" w:date="2023-06-30T10:37:00Z">
              <w:tcPr>
                <w:tcW w:w="940" w:type="dxa"/>
                <w:tcBorders>
                  <w:top w:val="nil"/>
                  <w:left w:val="nil"/>
                  <w:bottom w:val="nil"/>
                  <w:right w:val="nil"/>
                </w:tcBorders>
                <w:shd w:val="clear" w:color="auto" w:fill="auto"/>
                <w:noWrap/>
                <w:vAlign w:val="bottom"/>
                <w:hideMark/>
              </w:tcPr>
            </w:tcPrChange>
          </w:tcPr>
          <w:p w14:paraId="774E567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1878" w:author="Caitlin Jeffrey" w:date="2023-06-30T10:37:00Z">
              <w:tcPr>
                <w:tcW w:w="1876" w:type="dxa"/>
                <w:tcBorders>
                  <w:top w:val="nil"/>
                  <w:left w:val="nil"/>
                  <w:bottom w:val="nil"/>
                  <w:right w:val="nil"/>
                </w:tcBorders>
                <w:shd w:val="clear" w:color="auto" w:fill="auto"/>
                <w:noWrap/>
                <w:vAlign w:val="bottom"/>
                <w:hideMark/>
              </w:tcPr>
            </w:tcPrChange>
          </w:tcPr>
          <w:p w14:paraId="13591C02"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1879" w:author="Caitlin Jeffrey" w:date="2023-06-30T10:37:00Z">
              <w:tcPr>
                <w:tcW w:w="1634" w:type="dxa"/>
                <w:tcBorders>
                  <w:top w:val="nil"/>
                  <w:left w:val="nil"/>
                  <w:bottom w:val="nil"/>
                  <w:right w:val="nil"/>
                </w:tcBorders>
                <w:shd w:val="clear" w:color="auto" w:fill="auto"/>
                <w:noWrap/>
                <w:vAlign w:val="bottom"/>
                <w:hideMark/>
              </w:tcPr>
            </w:tcPrChange>
          </w:tcPr>
          <w:p w14:paraId="5C94327F"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1880" w:author="Caitlin Jeffrey" w:date="2023-06-30T10:37:00Z">
              <w:tcPr>
                <w:tcW w:w="1920" w:type="dxa"/>
                <w:tcBorders>
                  <w:top w:val="nil"/>
                  <w:left w:val="nil"/>
                  <w:bottom w:val="nil"/>
                  <w:right w:val="nil"/>
                </w:tcBorders>
              </w:tcPr>
            </w:tcPrChange>
          </w:tcPr>
          <w:p w14:paraId="3C620DB3"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76E14D01" w14:textId="77777777" w:rsidTr="00D97C67">
        <w:tblPrEx>
          <w:tblW w:w="10664" w:type="dxa"/>
          <w:tblPrExChange w:id="1881" w:author="Caitlin Jeffrey" w:date="2023-06-30T10:37:00Z">
            <w:tblPrEx>
              <w:tblW w:w="10664" w:type="dxa"/>
            </w:tblPrEx>
          </w:tblPrExChange>
        </w:tblPrEx>
        <w:trPr>
          <w:trHeight w:val="290"/>
          <w:trPrChange w:id="1882"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1883" w:author="Caitlin Jeffrey" w:date="2023-06-30T10:37:00Z">
              <w:tcPr>
                <w:tcW w:w="3420" w:type="dxa"/>
                <w:gridSpan w:val="2"/>
                <w:tcBorders>
                  <w:top w:val="nil"/>
                  <w:left w:val="nil"/>
                  <w:bottom w:val="nil"/>
                  <w:right w:val="nil"/>
                </w:tcBorders>
                <w:shd w:val="clear" w:color="auto" w:fill="auto"/>
                <w:noWrap/>
                <w:vAlign w:val="bottom"/>
                <w:hideMark/>
              </w:tcPr>
            </w:tcPrChange>
          </w:tcPr>
          <w:p w14:paraId="5B8109A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Standardized 150-day milk (pounds)</w:t>
            </w:r>
          </w:p>
        </w:tc>
        <w:tc>
          <w:tcPr>
            <w:tcW w:w="876" w:type="dxa"/>
            <w:tcBorders>
              <w:top w:val="nil"/>
              <w:left w:val="nil"/>
              <w:bottom w:val="nil"/>
              <w:right w:val="nil"/>
            </w:tcBorders>
            <w:shd w:val="clear" w:color="auto" w:fill="auto"/>
            <w:noWrap/>
            <w:vAlign w:val="bottom"/>
            <w:hideMark/>
            <w:tcPrChange w:id="1884" w:author="Caitlin Jeffrey" w:date="2023-06-30T10:37:00Z">
              <w:tcPr>
                <w:tcW w:w="874" w:type="dxa"/>
                <w:tcBorders>
                  <w:top w:val="nil"/>
                  <w:left w:val="nil"/>
                  <w:bottom w:val="nil"/>
                  <w:right w:val="nil"/>
                </w:tcBorders>
                <w:shd w:val="clear" w:color="auto" w:fill="auto"/>
                <w:noWrap/>
                <w:vAlign w:val="bottom"/>
                <w:hideMark/>
              </w:tcPr>
            </w:tcPrChange>
          </w:tcPr>
          <w:p w14:paraId="005BFC2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18</w:t>
            </w:r>
          </w:p>
        </w:tc>
        <w:tc>
          <w:tcPr>
            <w:tcW w:w="940" w:type="dxa"/>
            <w:tcBorders>
              <w:top w:val="nil"/>
              <w:left w:val="nil"/>
              <w:bottom w:val="nil"/>
              <w:right w:val="nil"/>
            </w:tcBorders>
            <w:shd w:val="clear" w:color="auto" w:fill="auto"/>
            <w:noWrap/>
            <w:vAlign w:val="bottom"/>
            <w:hideMark/>
            <w:tcPrChange w:id="1885" w:author="Caitlin Jeffrey" w:date="2023-06-30T10:37:00Z">
              <w:tcPr>
                <w:tcW w:w="940" w:type="dxa"/>
                <w:tcBorders>
                  <w:top w:val="nil"/>
                  <w:left w:val="nil"/>
                  <w:bottom w:val="nil"/>
                  <w:right w:val="nil"/>
                </w:tcBorders>
                <w:shd w:val="clear" w:color="auto" w:fill="auto"/>
                <w:noWrap/>
                <w:vAlign w:val="bottom"/>
                <w:hideMark/>
              </w:tcPr>
            </w:tcPrChange>
          </w:tcPr>
          <w:p w14:paraId="63E5054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50.0</w:t>
            </w:r>
          </w:p>
        </w:tc>
        <w:tc>
          <w:tcPr>
            <w:tcW w:w="1876" w:type="dxa"/>
            <w:tcBorders>
              <w:top w:val="nil"/>
              <w:left w:val="nil"/>
              <w:bottom w:val="nil"/>
              <w:right w:val="nil"/>
            </w:tcBorders>
            <w:shd w:val="clear" w:color="auto" w:fill="auto"/>
            <w:noWrap/>
            <w:vAlign w:val="bottom"/>
            <w:hideMark/>
            <w:tcPrChange w:id="1886" w:author="Caitlin Jeffrey" w:date="2023-06-30T10:37:00Z">
              <w:tcPr>
                <w:tcW w:w="1876" w:type="dxa"/>
                <w:tcBorders>
                  <w:top w:val="nil"/>
                  <w:left w:val="nil"/>
                  <w:bottom w:val="nil"/>
                  <w:right w:val="nil"/>
                </w:tcBorders>
                <w:shd w:val="clear" w:color="auto" w:fill="auto"/>
                <w:noWrap/>
                <w:vAlign w:val="bottom"/>
                <w:hideMark/>
              </w:tcPr>
            </w:tcPrChange>
          </w:tcPr>
          <w:p w14:paraId="6408A64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45.7-54.3</w:t>
            </w:r>
          </w:p>
        </w:tc>
        <w:tc>
          <w:tcPr>
            <w:tcW w:w="1634" w:type="dxa"/>
            <w:tcBorders>
              <w:top w:val="nil"/>
              <w:left w:val="nil"/>
              <w:bottom w:val="nil"/>
              <w:right w:val="nil"/>
            </w:tcBorders>
            <w:shd w:val="clear" w:color="auto" w:fill="auto"/>
            <w:noWrap/>
            <w:vAlign w:val="bottom"/>
            <w:hideMark/>
            <w:tcPrChange w:id="1887" w:author="Caitlin Jeffrey" w:date="2023-06-30T10:37:00Z">
              <w:tcPr>
                <w:tcW w:w="1634" w:type="dxa"/>
                <w:tcBorders>
                  <w:top w:val="nil"/>
                  <w:left w:val="nil"/>
                  <w:bottom w:val="nil"/>
                  <w:right w:val="nil"/>
                </w:tcBorders>
                <w:shd w:val="clear" w:color="auto" w:fill="auto"/>
                <w:noWrap/>
                <w:vAlign w:val="bottom"/>
                <w:hideMark/>
              </w:tcPr>
            </w:tcPrChange>
          </w:tcPr>
          <w:p w14:paraId="3AE0A599"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33.5-68.0</w:t>
            </w:r>
          </w:p>
        </w:tc>
        <w:tc>
          <w:tcPr>
            <w:tcW w:w="1918" w:type="dxa"/>
            <w:tcBorders>
              <w:top w:val="nil"/>
              <w:left w:val="nil"/>
              <w:bottom w:val="nil"/>
              <w:right w:val="nil"/>
            </w:tcBorders>
            <w:tcPrChange w:id="1888" w:author="Caitlin Jeffrey" w:date="2023-06-30T10:37:00Z">
              <w:tcPr>
                <w:tcW w:w="1920" w:type="dxa"/>
                <w:tcBorders>
                  <w:top w:val="nil"/>
                  <w:left w:val="nil"/>
                  <w:bottom w:val="nil"/>
                  <w:right w:val="nil"/>
                </w:tcBorders>
              </w:tcPr>
            </w:tcPrChange>
          </w:tcPr>
          <w:p w14:paraId="573DBF50"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2,15) = [0.4404], p = 0.65)</w:t>
            </w:r>
          </w:p>
        </w:tc>
      </w:tr>
      <w:tr w:rsidR="00E10BDE" w:rsidRPr="00604EDE" w14:paraId="08FBEB8E" w14:textId="77777777" w:rsidTr="00D97C67">
        <w:tblPrEx>
          <w:tblW w:w="10664" w:type="dxa"/>
          <w:tblPrExChange w:id="1889" w:author="Caitlin Jeffrey" w:date="2023-06-30T10:37:00Z">
            <w:tblPrEx>
              <w:tblW w:w="10664" w:type="dxa"/>
            </w:tblPrEx>
          </w:tblPrExChange>
        </w:tblPrEx>
        <w:trPr>
          <w:trHeight w:val="330"/>
          <w:trPrChange w:id="1890"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1891" w:author="Caitlin Jeffrey" w:date="2023-06-30T10:37:00Z">
              <w:tcPr>
                <w:tcW w:w="1046" w:type="dxa"/>
                <w:tcBorders>
                  <w:top w:val="nil"/>
                  <w:left w:val="nil"/>
                  <w:bottom w:val="nil"/>
                  <w:right w:val="nil"/>
                </w:tcBorders>
                <w:shd w:val="clear" w:color="auto" w:fill="auto"/>
                <w:noWrap/>
                <w:vAlign w:val="bottom"/>
                <w:hideMark/>
              </w:tcPr>
            </w:tcPrChange>
          </w:tcPr>
          <w:p w14:paraId="3C54239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892" w:author="Caitlin Jeffrey" w:date="2023-06-30T10:37:00Z">
              <w:tcPr>
                <w:tcW w:w="2374" w:type="dxa"/>
                <w:tcBorders>
                  <w:top w:val="nil"/>
                  <w:left w:val="nil"/>
                  <w:bottom w:val="nil"/>
                  <w:right w:val="nil"/>
                </w:tcBorders>
                <w:shd w:val="clear" w:color="auto" w:fill="auto"/>
                <w:noWrap/>
                <w:vAlign w:val="bottom"/>
                <w:hideMark/>
              </w:tcPr>
            </w:tcPrChange>
          </w:tcPr>
          <w:p w14:paraId="02E70871"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1893" w:author="Caitlin Jeffrey" w:date="2023-06-30T10:37:00Z">
              <w:tcPr>
                <w:tcW w:w="874" w:type="dxa"/>
                <w:tcBorders>
                  <w:top w:val="nil"/>
                  <w:left w:val="nil"/>
                  <w:bottom w:val="nil"/>
                  <w:right w:val="nil"/>
                </w:tcBorders>
                <w:shd w:val="clear" w:color="auto" w:fill="auto"/>
                <w:noWrap/>
                <w:vAlign w:val="bottom"/>
                <w:hideMark/>
              </w:tcPr>
            </w:tcPrChange>
          </w:tcPr>
          <w:p w14:paraId="743B98A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Change w:id="1894" w:author="Caitlin Jeffrey" w:date="2023-06-30T10:37:00Z">
              <w:tcPr>
                <w:tcW w:w="940" w:type="dxa"/>
                <w:tcBorders>
                  <w:top w:val="nil"/>
                  <w:left w:val="nil"/>
                  <w:bottom w:val="nil"/>
                  <w:right w:val="nil"/>
                </w:tcBorders>
                <w:shd w:val="clear" w:color="auto" w:fill="auto"/>
                <w:noWrap/>
                <w:vAlign w:val="bottom"/>
                <w:hideMark/>
              </w:tcPr>
            </w:tcPrChange>
          </w:tcPr>
          <w:p w14:paraId="2D5D764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46.9</w:t>
            </w:r>
          </w:p>
        </w:tc>
        <w:tc>
          <w:tcPr>
            <w:tcW w:w="1876" w:type="dxa"/>
            <w:tcBorders>
              <w:top w:val="nil"/>
              <w:left w:val="nil"/>
              <w:bottom w:val="nil"/>
              <w:right w:val="nil"/>
            </w:tcBorders>
            <w:shd w:val="clear" w:color="auto" w:fill="auto"/>
            <w:noWrap/>
            <w:vAlign w:val="bottom"/>
            <w:hideMark/>
            <w:tcPrChange w:id="1895" w:author="Caitlin Jeffrey" w:date="2023-06-30T10:37:00Z">
              <w:tcPr>
                <w:tcW w:w="1876" w:type="dxa"/>
                <w:tcBorders>
                  <w:top w:val="nil"/>
                  <w:left w:val="nil"/>
                  <w:bottom w:val="nil"/>
                  <w:right w:val="nil"/>
                </w:tcBorders>
                <w:shd w:val="clear" w:color="auto" w:fill="auto"/>
                <w:noWrap/>
                <w:vAlign w:val="bottom"/>
                <w:hideMark/>
              </w:tcPr>
            </w:tcPrChange>
          </w:tcPr>
          <w:p w14:paraId="758F403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39.8-53.9</w:t>
            </w:r>
          </w:p>
        </w:tc>
        <w:tc>
          <w:tcPr>
            <w:tcW w:w="1634" w:type="dxa"/>
            <w:tcBorders>
              <w:top w:val="nil"/>
              <w:left w:val="nil"/>
              <w:bottom w:val="nil"/>
              <w:right w:val="nil"/>
            </w:tcBorders>
            <w:shd w:val="clear" w:color="auto" w:fill="auto"/>
            <w:noWrap/>
            <w:vAlign w:val="bottom"/>
            <w:hideMark/>
            <w:tcPrChange w:id="1896" w:author="Caitlin Jeffrey" w:date="2023-06-30T10:37:00Z">
              <w:tcPr>
                <w:tcW w:w="1634" w:type="dxa"/>
                <w:tcBorders>
                  <w:top w:val="nil"/>
                  <w:left w:val="nil"/>
                  <w:bottom w:val="nil"/>
                  <w:right w:val="nil"/>
                </w:tcBorders>
                <w:shd w:val="clear" w:color="auto" w:fill="auto"/>
                <w:noWrap/>
                <w:vAlign w:val="bottom"/>
                <w:hideMark/>
              </w:tcPr>
            </w:tcPrChange>
          </w:tcPr>
          <w:p w14:paraId="139F16DC"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38.5-56.3</w:t>
            </w:r>
          </w:p>
        </w:tc>
        <w:tc>
          <w:tcPr>
            <w:tcW w:w="1918" w:type="dxa"/>
            <w:tcBorders>
              <w:top w:val="nil"/>
              <w:left w:val="nil"/>
              <w:bottom w:val="nil"/>
              <w:right w:val="nil"/>
            </w:tcBorders>
            <w:tcPrChange w:id="1897" w:author="Caitlin Jeffrey" w:date="2023-06-30T10:37:00Z">
              <w:tcPr>
                <w:tcW w:w="1920" w:type="dxa"/>
                <w:tcBorders>
                  <w:top w:val="nil"/>
                  <w:left w:val="nil"/>
                  <w:bottom w:val="nil"/>
                  <w:right w:val="nil"/>
                </w:tcBorders>
              </w:tcPr>
            </w:tcPrChange>
          </w:tcPr>
          <w:p w14:paraId="593CB516"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92435A5" w14:textId="77777777" w:rsidTr="00D97C67">
        <w:tblPrEx>
          <w:tblW w:w="10664" w:type="dxa"/>
          <w:tblPrExChange w:id="1898" w:author="Caitlin Jeffrey" w:date="2023-06-30T10:37:00Z">
            <w:tblPrEx>
              <w:tblW w:w="10664" w:type="dxa"/>
            </w:tblPrEx>
          </w:tblPrExChange>
        </w:tblPrEx>
        <w:trPr>
          <w:trHeight w:val="330"/>
          <w:trPrChange w:id="1899"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1900" w:author="Caitlin Jeffrey" w:date="2023-06-30T10:37:00Z">
              <w:tcPr>
                <w:tcW w:w="1046" w:type="dxa"/>
                <w:tcBorders>
                  <w:top w:val="nil"/>
                  <w:left w:val="nil"/>
                  <w:bottom w:val="nil"/>
                  <w:right w:val="nil"/>
                </w:tcBorders>
                <w:shd w:val="clear" w:color="auto" w:fill="auto"/>
                <w:noWrap/>
                <w:vAlign w:val="bottom"/>
                <w:hideMark/>
              </w:tcPr>
            </w:tcPrChange>
          </w:tcPr>
          <w:p w14:paraId="438862E7"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901" w:author="Caitlin Jeffrey" w:date="2023-06-30T10:37:00Z">
              <w:tcPr>
                <w:tcW w:w="2374" w:type="dxa"/>
                <w:tcBorders>
                  <w:top w:val="nil"/>
                  <w:left w:val="nil"/>
                  <w:bottom w:val="nil"/>
                  <w:right w:val="nil"/>
                </w:tcBorders>
                <w:shd w:val="clear" w:color="auto" w:fill="auto"/>
                <w:noWrap/>
                <w:vAlign w:val="bottom"/>
                <w:hideMark/>
              </w:tcPr>
            </w:tcPrChange>
          </w:tcPr>
          <w:p w14:paraId="62471A39"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1902" w:author="Caitlin Jeffrey" w:date="2023-06-30T10:37:00Z">
              <w:tcPr>
                <w:tcW w:w="874" w:type="dxa"/>
                <w:tcBorders>
                  <w:top w:val="nil"/>
                  <w:left w:val="nil"/>
                  <w:bottom w:val="nil"/>
                  <w:right w:val="nil"/>
                </w:tcBorders>
                <w:shd w:val="clear" w:color="auto" w:fill="auto"/>
                <w:noWrap/>
                <w:vAlign w:val="bottom"/>
                <w:hideMark/>
              </w:tcPr>
            </w:tcPrChange>
          </w:tcPr>
          <w:p w14:paraId="5CC5E28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8</w:t>
            </w:r>
          </w:p>
        </w:tc>
        <w:tc>
          <w:tcPr>
            <w:tcW w:w="940" w:type="dxa"/>
            <w:tcBorders>
              <w:top w:val="nil"/>
              <w:left w:val="nil"/>
              <w:bottom w:val="nil"/>
              <w:right w:val="nil"/>
            </w:tcBorders>
            <w:shd w:val="clear" w:color="auto" w:fill="auto"/>
            <w:noWrap/>
            <w:vAlign w:val="bottom"/>
            <w:hideMark/>
            <w:tcPrChange w:id="1903" w:author="Caitlin Jeffrey" w:date="2023-06-30T10:37:00Z">
              <w:tcPr>
                <w:tcW w:w="940" w:type="dxa"/>
                <w:tcBorders>
                  <w:top w:val="nil"/>
                  <w:left w:val="nil"/>
                  <w:bottom w:val="nil"/>
                  <w:right w:val="nil"/>
                </w:tcBorders>
                <w:shd w:val="clear" w:color="auto" w:fill="auto"/>
                <w:noWrap/>
                <w:vAlign w:val="bottom"/>
                <w:hideMark/>
              </w:tcPr>
            </w:tcPrChange>
          </w:tcPr>
          <w:p w14:paraId="2E9075D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49.4</w:t>
            </w:r>
          </w:p>
        </w:tc>
        <w:tc>
          <w:tcPr>
            <w:tcW w:w="1876" w:type="dxa"/>
            <w:tcBorders>
              <w:top w:val="nil"/>
              <w:left w:val="nil"/>
              <w:bottom w:val="nil"/>
              <w:right w:val="nil"/>
            </w:tcBorders>
            <w:shd w:val="clear" w:color="auto" w:fill="auto"/>
            <w:noWrap/>
            <w:vAlign w:val="bottom"/>
            <w:hideMark/>
            <w:tcPrChange w:id="1904" w:author="Caitlin Jeffrey" w:date="2023-06-30T10:37:00Z">
              <w:tcPr>
                <w:tcW w:w="1876" w:type="dxa"/>
                <w:tcBorders>
                  <w:top w:val="nil"/>
                  <w:left w:val="nil"/>
                  <w:bottom w:val="nil"/>
                  <w:right w:val="nil"/>
                </w:tcBorders>
                <w:shd w:val="clear" w:color="auto" w:fill="auto"/>
                <w:noWrap/>
                <w:vAlign w:val="bottom"/>
                <w:hideMark/>
              </w:tcPr>
            </w:tcPrChange>
          </w:tcPr>
          <w:p w14:paraId="77058B4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43.1-55.7</w:t>
            </w:r>
          </w:p>
        </w:tc>
        <w:tc>
          <w:tcPr>
            <w:tcW w:w="1634" w:type="dxa"/>
            <w:tcBorders>
              <w:top w:val="nil"/>
              <w:left w:val="nil"/>
              <w:bottom w:val="nil"/>
              <w:right w:val="nil"/>
            </w:tcBorders>
            <w:shd w:val="clear" w:color="auto" w:fill="auto"/>
            <w:noWrap/>
            <w:vAlign w:val="bottom"/>
            <w:hideMark/>
            <w:tcPrChange w:id="1905" w:author="Caitlin Jeffrey" w:date="2023-06-30T10:37:00Z">
              <w:tcPr>
                <w:tcW w:w="1634" w:type="dxa"/>
                <w:tcBorders>
                  <w:top w:val="nil"/>
                  <w:left w:val="nil"/>
                  <w:bottom w:val="nil"/>
                  <w:right w:val="nil"/>
                </w:tcBorders>
                <w:shd w:val="clear" w:color="auto" w:fill="auto"/>
                <w:noWrap/>
                <w:vAlign w:val="bottom"/>
                <w:hideMark/>
              </w:tcPr>
            </w:tcPrChange>
          </w:tcPr>
          <w:p w14:paraId="2ABDECC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33.5-68.0</w:t>
            </w:r>
          </w:p>
        </w:tc>
        <w:tc>
          <w:tcPr>
            <w:tcW w:w="1918" w:type="dxa"/>
            <w:tcBorders>
              <w:top w:val="nil"/>
              <w:left w:val="nil"/>
              <w:bottom w:val="nil"/>
              <w:right w:val="nil"/>
            </w:tcBorders>
            <w:tcPrChange w:id="1906" w:author="Caitlin Jeffrey" w:date="2023-06-30T10:37:00Z">
              <w:tcPr>
                <w:tcW w:w="1920" w:type="dxa"/>
                <w:tcBorders>
                  <w:top w:val="nil"/>
                  <w:left w:val="nil"/>
                  <w:bottom w:val="nil"/>
                  <w:right w:val="nil"/>
                </w:tcBorders>
              </w:tcPr>
            </w:tcPrChange>
          </w:tcPr>
          <w:p w14:paraId="53316608"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6296A05F" w14:textId="77777777" w:rsidTr="00D97C67">
        <w:tblPrEx>
          <w:tblW w:w="10664" w:type="dxa"/>
          <w:tblPrExChange w:id="1907" w:author="Caitlin Jeffrey" w:date="2023-06-30T10:37:00Z">
            <w:tblPrEx>
              <w:tblW w:w="10664" w:type="dxa"/>
            </w:tblPrEx>
          </w:tblPrExChange>
        </w:tblPrEx>
        <w:trPr>
          <w:trHeight w:val="290"/>
          <w:trPrChange w:id="190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909" w:author="Caitlin Jeffrey" w:date="2023-06-30T10:37:00Z">
              <w:tcPr>
                <w:tcW w:w="1046" w:type="dxa"/>
                <w:tcBorders>
                  <w:top w:val="nil"/>
                  <w:left w:val="nil"/>
                  <w:bottom w:val="nil"/>
                  <w:right w:val="nil"/>
                </w:tcBorders>
                <w:shd w:val="clear" w:color="auto" w:fill="auto"/>
                <w:noWrap/>
                <w:vAlign w:val="bottom"/>
                <w:hideMark/>
              </w:tcPr>
            </w:tcPrChange>
          </w:tcPr>
          <w:p w14:paraId="6D2AD4A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910" w:author="Caitlin Jeffrey" w:date="2023-06-30T10:37:00Z">
              <w:tcPr>
                <w:tcW w:w="2374" w:type="dxa"/>
                <w:tcBorders>
                  <w:top w:val="nil"/>
                  <w:left w:val="nil"/>
                  <w:bottom w:val="nil"/>
                  <w:right w:val="nil"/>
                </w:tcBorders>
                <w:shd w:val="clear" w:color="auto" w:fill="auto"/>
                <w:noWrap/>
                <w:vAlign w:val="bottom"/>
                <w:hideMark/>
              </w:tcPr>
            </w:tcPrChange>
          </w:tcPr>
          <w:p w14:paraId="1F2C0E97"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1911" w:author="Caitlin Jeffrey" w:date="2023-06-30T10:37:00Z">
              <w:tcPr>
                <w:tcW w:w="874" w:type="dxa"/>
                <w:tcBorders>
                  <w:top w:val="nil"/>
                  <w:left w:val="nil"/>
                  <w:bottom w:val="nil"/>
                  <w:right w:val="nil"/>
                </w:tcBorders>
                <w:shd w:val="clear" w:color="auto" w:fill="auto"/>
                <w:noWrap/>
                <w:vAlign w:val="bottom"/>
                <w:hideMark/>
              </w:tcPr>
            </w:tcPrChange>
          </w:tcPr>
          <w:p w14:paraId="7838721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1912" w:author="Caitlin Jeffrey" w:date="2023-06-30T10:37:00Z">
              <w:tcPr>
                <w:tcW w:w="940" w:type="dxa"/>
                <w:tcBorders>
                  <w:top w:val="nil"/>
                  <w:left w:val="nil"/>
                  <w:bottom w:val="nil"/>
                  <w:right w:val="nil"/>
                </w:tcBorders>
                <w:shd w:val="clear" w:color="auto" w:fill="auto"/>
                <w:noWrap/>
                <w:vAlign w:val="bottom"/>
                <w:hideMark/>
              </w:tcPr>
            </w:tcPrChange>
          </w:tcPr>
          <w:p w14:paraId="287F031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53.0</w:t>
            </w:r>
          </w:p>
        </w:tc>
        <w:tc>
          <w:tcPr>
            <w:tcW w:w="1876" w:type="dxa"/>
            <w:tcBorders>
              <w:top w:val="nil"/>
              <w:left w:val="nil"/>
              <w:bottom w:val="nil"/>
              <w:right w:val="nil"/>
            </w:tcBorders>
            <w:shd w:val="clear" w:color="auto" w:fill="auto"/>
            <w:noWrap/>
            <w:vAlign w:val="bottom"/>
            <w:hideMark/>
            <w:tcPrChange w:id="1913" w:author="Caitlin Jeffrey" w:date="2023-06-30T10:37:00Z">
              <w:tcPr>
                <w:tcW w:w="1876" w:type="dxa"/>
                <w:tcBorders>
                  <w:top w:val="nil"/>
                  <w:left w:val="nil"/>
                  <w:bottom w:val="nil"/>
                  <w:right w:val="nil"/>
                </w:tcBorders>
                <w:shd w:val="clear" w:color="auto" w:fill="auto"/>
                <w:noWrap/>
                <w:vAlign w:val="bottom"/>
                <w:hideMark/>
              </w:tcPr>
            </w:tcPrChange>
          </w:tcPr>
          <w:p w14:paraId="2BA6CF6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43.5-62.5</w:t>
            </w:r>
          </w:p>
        </w:tc>
        <w:tc>
          <w:tcPr>
            <w:tcW w:w="1634" w:type="dxa"/>
            <w:tcBorders>
              <w:top w:val="nil"/>
              <w:left w:val="nil"/>
              <w:bottom w:val="nil"/>
              <w:right w:val="nil"/>
            </w:tcBorders>
            <w:shd w:val="clear" w:color="auto" w:fill="auto"/>
            <w:noWrap/>
            <w:vAlign w:val="bottom"/>
            <w:hideMark/>
            <w:tcPrChange w:id="1914" w:author="Caitlin Jeffrey" w:date="2023-06-30T10:37:00Z">
              <w:tcPr>
                <w:tcW w:w="1634" w:type="dxa"/>
                <w:tcBorders>
                  <w:top w:val="nil"/>
                  <w:left w:val="nil"/>
                  <w:bottom w:val="nil"/>
                  <w:right w:val="nil"/>
                </w:tcBorders>
                <w:shd w:val="clear" w:color="auto" w:fill="auto"/>
                <w:noWrap/>
                <w:vAlign w:val="bottom"/>
                <w:hideMark/>
              </w:tcPr>
            </w:tcPrChange>
          </w:tcPr>
          <w:p w14:paraId="396F0C1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38.7-67.7</w:t>
            </w:r>
          </w:p>
        </w:tc>
        <w:tc>
          <w:tcPr>
            <w:tcW w:w="1918" w:type="dxa"/>
            <w:tcBorders>
              <w:top w:val="nil"/>
              <w:left w:val="nil"/>
              <w:bottom w:val="nil"/>
              <w:right w:val="nil"/>
            </w:tcBorders>
            <w:tcPrChange w:id="1915" w:author="Caitlin Jeffrey" w:date="2023-06-30T10:37:00Z">
              <w:tcPr>
                <w:tcW w:w="1920" w:type="dxa"/>
                <w:tcBorders>
                  <w:top w:val="nil"/>
                  <w:left w:val="nil"/>
                  <w:bottom w:val="nil"/>
                  <w:right w:val="nil"/>
                </w:tcBorders>
              </w:tcPr>
            </w:tcPrChange>
          </w:tcPr>
          <w:p w14:paraId="742FA33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7EDD4514" w14:textId="77777777" w:rsidTr="00D97C67">
        <w:tblPrEx>
          <w:tblW w:w="10664" w:type="dxa"/>
          <w:tblPrExChange w:id="1916" w:author="Caitlin Jeffrey" w:date="2023-06-30T10:37:00Z">
            <w:tblPrEx>
              <w:tblW w:w="10664" w:type="dxa"/>
            </w:tblPrEx>
          </w:tblPrExChange>
        </w:tblPrEx>
        <w:trPr>
          <w:trHeight w:val="290"/>
          <w:trPrChange w:id="1917"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918" w:author="Caitlin Jeffrey" w:date="2023-06-30T10:37:00Z">
              <w:tcPr>
                <w:tcW w:w="1046" w:type="dxa"/>
                <w:tcBorders>
                  <w:top w:val="nil"/>
                  <w:left w:val="nil"/>
                  <w:bottom w:val="nil"/>
                  <w:right w:val="nil"/>
                </w:tcBorders>
                <w:shd w:val="clear" w:color="auto" w:fill="auto"/>
                <w:noWrap/>
                <w:vAlign w:val="bottom"/>
                <w:hideMark/>
              </w:tcPr>
            </w:tcPrChange>
          </w:tcPr>
          <w:p w14:paraId="47933959"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919" w:author="Caitlin Jeffrey" w:date="2023-06-30T10:37:00Z">
              <w:tcPr>
                <w:tcW w:w="2374" w:type="dxa"/>
                <w:tcBorders>
                  <w:top w:val="nil"/>
                  <w:left w:val="nil"/>
                  <w:bottom w:val="nil"/>
                  <w:right w:val="nil"/>
                </w:tcBorders>
                <w:shd w:val="clear" w:color="auto" w:fill="auto"/>
                <w:noWrap/>
                <w:vAlign w:val="bottom"/>
                <w:hideMark/>
              </w:tcPr>
            </w:tcPrChange>
          </w:tcPr>
          <w:p w14:paraId="760BE73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1920" w:author="Caitlin Jeffrey" w:date="2023-06-30T10:37:00Z">
              <w:tcPr>
                <w:tcW w:w="874" w:type="dxa"/>
                <w:tcBorders>
                  <w:top w:val="nil"/>
                  <w:left w:val="nil"/>
                  <w:bottom w:val="nil"/>
                  <w:right w:val="nil"/>
                </w:tcBorders>
                <w:shd w:val="clear" w:color="auto" w:fill="auto"/>
                <w:noWrap/>
                <w:vAlign w:val="bottom"/>
                <w:hideMark/>
              </w:tcPr>
            </w:tcPrChange>
          </w:tcPr>
          <w:p w14:paraId="41B1372A"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1921" w:author="Caitlin Jeffrey" w:date="2023-06-30T10:37:00Z">
              <w:tcPr>
                <w:tcW w:w="940" w:type="dxa"/>
                <w:tcBorders>
                  <w:top w:val="nil"/>
                  <w:left w:val="nil"/>
                  <w:bottom w:val="nil"/>
                  <w:right w:val="nil"/>
                </w:tcBorders>
                <w:shd w:val="clear" w:color="auto" w:fill="auto"/>
                <w:noWrap/>
                <w:vAlign w:val="bottom"/>
                <w:hideMark/>
              </w:tcPr>
            </w:tcPrChange>
          </w:tcPr>
          <w:p w14:paraId="469E238B"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1922" w:author="Caitlin Jeffrey" w:date="2023-06-30T10:37:00Z">
              <w:tcPr>
                <w:tcW w:w="1876" w:type="dxa"/>
                <w:tcBorders>
                  <w:top w:val="nil"/>
                  <w:left w:val="nil"/>
                  <w:bottom w:val="nil"/>
                  <w:right w:val="nil"/>
                </w:tcBorders>
                <w:shd w:val="clear" w:color="auto" w:fill="auto"/>
                <w:noWrap/>
                <w:vAlign w:val="bottom"/>
                <w:hideMark/>
              </w:tcPr>
            </w:tcPrChange>
          </w:tcPr>
          <w:p w14:paraId="3BC66AC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1923" w:author="Caitlin Jeffrey" w:date="2023-06-30T10:37:00Z">
              <w:tcPr>
                <w:tcW w:w="1634" w:type="dxa"/>
                <w:tcBorders>
                  <w:top w:val="nil"/>
                  <w:left w:val="nil"/>
                  <w:bottom w:val="nil"/>
                  <w:right w:val="nil"/>
                </w:tcBorders>
                <w:shd w:val="clear" w:color="auto" w:fill="auto"/>
                <w:noWrap/>
                <w:vAlign w:val="bottom"/>
                <w:hideMark/>
              </w:tcPr>
            </w:tcPrChange>
          </w:tcPr>
          <w:p w14:paraId="45FC3C79"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1924" w:author="Caitlin Jeffrey" w:date="2023-06-30T10:37:00Z">
              <w:tcPr>
                <w:tcW w:w="1920" w:type="dxa"/>
                <w:tcBorders>
                  <w:top w:val="nil"/>
                  <w:left w:val="nil"/>
                  <w:bottom w:val="nil"/>
                  <w:right w:val="nil"/>
                </w:tcBorders>
              </w:tcPr>
            </w:tcPrChange>
          </w:tcPr>
          <w:p w14:paraId="78A8CD6A"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4962E19E" w14:textId="77777777" w:rsidTr="00D97C67">
        <w:tblPrEx>
          <w:tblW w:w="10664" w:type="dxa"/>
          <w:tblPrExChange w:id="1925" w:author="Caitlin Jeffrey" w:date="2023-06-30T10:37:00Z">
            <w:tblPrEx>
              <w:tblW w:w="10664" w:type="dxa"/>
            </w:tblPrEx>
          </w:tblPrExChange>
        </w:tblPrEx>
        <w:trPr>
          <w:trHeight w:val="290"/>
          <w:trPrChange w:id="1926"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1927" w:author="Caitlin Jeffrey" w:date="2023-06-30T10:37:00Z">
              <w:tcPr>
                <w:tcW w:w="3420" w:type="dxa"/>
                <w:gridSpan w:val="2"/>
                <w:tcBorders>
                  <w:top w:val="nil"/>
                  <w:left w:val="nil"/>
                  <w:bottom w:val="nil"/>
                  <w:right w:val="nil"/>
                </w:tcBorders>
                <w:shd w:val="clear" w:color="auto" w:fill="auto"/>
                <w:noWrap/>
                <w:vAlign w:val="bottom"/>
                <w:hideMark/>
              </w:tcPr>
            </w:tcPrChange>
          </w:tcPr>
          <w:p w14:paraId="09B00DED" w14:textId="047FC33B"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Avg. linear score of cows on farm</w:t>
            </w:r>
            <w:del w:id="1928" w:author="Caitlin Jeffrey" w:date="2023-06-30T10:38:00Z">
              <w:r w:rsidRPr="00604EDE" w:rsidDel="007F0B59">
                <w:rPr>
                  <w:rFonts w:ascii="Times New Roman" w:eastAsia="Times New Roman" w:hAnsi="Times New Roman" w:cs="Times New Roman"/>
                  <w:color w:val="000000"/>
                </w:rPr>
                <w:delText xml:space="preserve"> (unweighted)</w:delText>
              </w:r>
            </w:del>
          </w:p>
        </w:tc>
        <w:tc>
          <w:tcPr>
            <w:tcW w:w="876" w:type="dxa"/>
            <w:tcBorders>
              <w:top w:val="nil"/>
              <w:left w:val="nil"/>
              <w:bottom w:val="nil"/>
              <w:right w:val="nil"/>
            </w:tcBorders>
            <w:shd w:val="clear" w:color="auto" w:fill="auto"/>
            <w:noWrap/>
            <w:vAlign w:val="bottom"/>
            <w:hideMark/>
            <w:tcPrChange w:id="1929" w:author="Caitlin Jeffrey" w:date="2023-06-30T10:37:00Z">
              <w:tcPr>
                <w:tcW w:w="874" w:type="dxa"/>
                <w:tcBorders>
                  <w:top w:val="nil"/>
                  <w:left w:val="nil"/>
                  <w:bottom w:val="nil"/>
                  <w:right w:val="nil"/>
                </w:tcBorders>
                <w:shd w:val="clear" w:color="auto" w:fill="auto"/>
                <w:noWrap/>
                <w:vAlign w:val="bottom"/>
                <w:hideMark/>
              </w:tcPr>
            </w:tcPrChange>
          </w:tcPr>
          <w:p w14:paraId="4212E1B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20</w:t>
            </w:r>
          </w:p>
        </w:tc>
        <w:tc>
          <w:tcPr>
            <w:tcW w:w="940" w:type="dxa"/>
            <w:tcBorders>
              <w:top w:val="nil"/>
              <w:left w:val="nil"/>
              <w:bottom w:val="nil"/>
              <w:right w:val="nil"/>
            </w:tcBorders>
            <w:shd w:val="clear" w:color="auto" w:fill="auto"/>
            <w:noWrap/>
            <w:vAlign w:val="bottom"/>
            <w:hideMark/>
            <w:tcPrChange w:id="1930" w:author="Caitlin Jeffrey" w:date="2023-06-30T10:37:00Z">
              <w:tcPr>
                <w:tcW w:w="940" w:type="dxa"/>
                <w:tcBorders>
                  <w:top w:val="nil"/>
                  <w:left w:val="nil"/>
                  <w:bottom w:val="nil"/>
                  <w:right w:val="nil"/>
                </w:tcBorders>
                <w:shd w:val="clear" w:color="auto" w:fill="auto"/>
                <w:noWrap/>
                <w:vAlign w:val="bottom"/>
                <w:hideMark/>
              </w:tcPr>
            </w:tcPrChange>
          </w:tcPr>
          <w:p w14:paraId="696AE2A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2.44</w:t>
            </w:r>
          </w:p>
        </w:tc>
        <w:tc>
          <w:tcPr>
            <w:tcW w:w="1876" w:type="dxa"/>
            <w:tcBorders>
              <w:top w:val="nil"/>
              <w:left w:val="nil"/>
              <w:bottom w:val="nil"/>
              <w:right w:val="nil"/>
            </w:tcBorders>
            <w:shd w:val="clear" w:color="auto" w:fill="auto"/>
            <w:noWrap/>
            <w:vAlign w:val="bottom"/>
            <w:hideMark/>
            <w:tcPrChange w:id="1931" w:author="Caitlin Jeffrey" w:date="2023-06-30T10:37:00Z">
              <w:tcPr>
                <w:tcW w:w="1876" w:type="dxa"/>
                <w:tcBorders>
                  <w:top w:val="nil"/>
                  <w:left w:val="nil"/>
                  <w:bottom w:val="nil"/>
                  <w:right w:val="nil"/>
                </w:tcBorders>
                <w:shd w:val="clear" w:color="auto" w:fill="auto"/>
                <w:noWrap/>
                <w:vAlign w:val="bottom"/>
                <w:hideMark/>
              </w:tcPr>
            </w:tcPrChange>
          </w:tcPr>
          <w:p w14:paraId="448710F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2.26-2.62</w:t>
            </w:r>
          </w:p>
        </w:tc>
        <w:tc>
          <w:tcPr>
            <w:tcW w:w="1634" w:type="dxa"/>
            <w:tcBorders>
              <w:top w:val="nil"/>
              <w:left w:val="nil"/>
              <w:bottom w:val="nil"/>
              <w:right w:val="nil"/>
            </w:tcBorders>
            <w:shd w:val="clear" w:color="auto" w:fill="auto"/>
            <w:noWrap/>
            <w:vAlign w:val="bottom"/>
            <w:hideMark/>
            <w:tcPrChange w:id="1932" w:author="Caitlin Jeffrey" w:date="2023-06-30T10:37:00Z">
              <w:tcPr>
                <w:tcW w:w="1634" w:type="dxa"/>
                <w:tcBorders>
                  <w:top w:val="nil"/>
                  <w:left w:val="nil"/>
                  <w:bottom w:val="nil"/>
                  <w:right w:val="nil"/>
                </w:tcBorders>
                <w:shd w:val="clear" w:color="auto" w:fill="auto"/>
                <w:noWrap/>
                <w:vAlign w:val="bottom"/>
                <w:hideMark/>
              </w:tcPr>
            </w:tcPrChange>
          </w:tcPr>
          <w:p w14:paraId="0CA1BE54"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1.7-3.3</w:t>
            </w:r>
          </w:p>
        </w:tc>
        <w:tc>
          <w:tcPr>
            <w:tcW w:w="1918" w:type="dxa"/>
            <w:tcBorders>
              <w:top w:val="nil"/>
              <w:left w:val="nil"/>
              <w:bottom w:val="nil"/>
              <w:right w:val="nil"/>
            </w:tcBorders>
            <w:tcPrChange w:id="1933" w:author="Caitlin Jeffrey" w:date="2023-06-30T10:37:00Z">
              <w:tcPr>
                <w:tcW w:w="1920" w:type="dxa"/>
                <w:tcBorders>
                  <w:top w:val="nil"/>
                  <w:left w:val="nil"/>
                  <w:bottom w:val="nil"/>
                  <w:right w:val="nil"/>
                </w:tcBorders>
              </w:tcPr>
            </w:tcPrChange>
          </w:tcPr>
          <w:p w14:paraId="340F48A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Welch’s ANOVA: (</w:t>
            </w:r>
            <w:proofErr w:type="gramStart"/>
            <w:r w:rsidRPr="00604EDE">
              <w:rPr>
                <w:rFonts w:ascii="Times New Roman" w:hAnsi="Times New Roman" w:cs="Times New Roman"/>
              </w:rPr>
              <w:t>F(</w:t>
            </w:r>
            <w:proofErr w:type="gramEnd"/>
            <w:r w:rsidRPr="00604EDE">
              <w:rPr>
                <w:rFonts w:ascii="Times New Roman" w:hAnsi="Times New Roman" w:cs="Times New Roman"/>
              </w:rPr>
              <w:t>2,5.7) = [0.02891], p = 0.97)</w:t>
            </w:r>
          </w:p>
        </w:tc>
      </w:tr>
      <w:tr w:rsidR="00E10BDE" w:rsidRPr="00604EDE" w14:paraId="726FDCCF" w14:textId="77777777" w:rsidTr="00D97C67">
        <w:tblPrEx>
          <w:tblW w:w="10664" w:type="dxa"/>
          <w:tblPrExChange w:id="1934" w:author="Caitlin Jeffrey" w:date="2023-06-30T10:37:00Z">
            <w:tblPrEx>
              <w:tblW w:w="10664" w:type="dxa"/>
            </w:tblPrEx>
          </w:tblPrExChange>
        </w:tblPrEx>
        <w:trPr>
          <w:trHeight w:val="330"/>
          <w:trPrChange w:id="1935"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1936" w:author="Caitlin Jeffrey" w:date="2023-06-30T10:37:00Z">
              <w:tcPr>
                <w:tcW w:w="1046" w:type="dxa"/>
                <w:tcBorders>
                  <w:top w:val="nil"/>
                  <w:left w:val="nil"/>
                  <w:bottom w:val="nil"/>
                  <w:right w:val="nil"/>
                </w:tcBorders>
                <w:shd w:val="clear" w:color="auto" w:fill="auto"/>
                <w:noWrap/>
                <w:vAlign w:val="bottom"/>
                <w:hideMark/>
              </w:tcPr>
            </w:tcPrChange>
          </w:tcPr>
          <w:p w14:paraId="7176580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937" w:author="Caitlin Jeffrey" w:date="2023-06-30T10:37:00Z">
              <w:tcPr>
                <w:tcW w:w="2374" w:type="dxa"/>
                <w:tcBorders>
                  <w:top w:val="nil"/>
                  <w:left w:val="nil"/>
                  <w:bottom w:val="nil"/>
                  <w:right w:val="nil"/>
                </w:tcBorders>
                <w:shd w:val="clear" w:color="auto" w:fill="auto"/>
                <w:noWrap/>
                <w:vAlign w:val="bottom"/>
                <w:hideMark/>
              </w:tcPr>
            </w:tcPrChange>
          </w:tcPr>
          <w:p w14:paraId="641B87B0"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1938" w:author="Caitlin Jeffrey" w:date="2023-06-30T10:37:00Z">
              <w:tcPr>
                <w:tcW w:w="874" w:type="dxa"/>
                <w:tcBorders>
                  <w:top w:val="nil"/>
                  <w:left w:val="nil"/>
                  <w:bottom w:val="nil"/>
                  <w:right w:val="nil"/>
                </w:tcBorders>
                <w:shd w:val="clear" w:color="auto" w:fill="auto"/>
                <w:noWrap/>
                <w:vAlign w:val="bottom"/>
                <w:hideMark/>
              </w:tcPr>
            </w:tcPrChange>
          </w:tcPr>
          <w:p w14:paraId="0F315D0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Change w:id="1939" w:author="Caitlin Jeffrey" w:date="2023-06-30T10:37:00Z">
              <w:tcPr>
                <w:tcW w:w="940" w:type="dxa"/>
                <w:tcBorders>
                  <w:top w:val="nil"/>
                  <w:left w:val="nil"/>
                  <w:bottom w:val="nil"/>
                  <w:right w:val="nil"/>
                </w:tcBorders>
                <w:shd w:val="clear" w:color="auto" w:fill="auto"/>
                <w:noWrap/>
                <w:vAlign w:val="bottom"/>
                <w:hideMark/>
              </w:tcPr>
            </w:tcPrChange>
          </w:tcPr>
          <w:p w14:paraId="73CBAE0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2.38</w:t>
            </w:r>
          </w:p>
        </w:tc>
        <w:tc>
          <w:tcPr>
            <w:tcW w:w="1876" w:type="dxa"/>
            <w:tcBorders>
              <w:top w:val="nil"/>
              <w:left w:val="nil"/>
              <w:bottom w:val="nil"/>
              <w:right w:val="nil"/>
            </w:tcBorders>
            <w:shd w:val="clear" w:color="auto" w:fill="auto"/>
            <w:noWrap/>
            <w:vAlign w:val="bottom"/>
            <w:hideMark/>
            <w:tcPrChange w:id="1940" w:author="Caitlin Jeffrey" w:date="2023-06-30T10:37:00Z">
              <w:tcPr>
                <w:tcW w:w="1876" w:type="dxa"/>
                <w:tcBorders>
                  <w:top w:val="nil"/>
                  <w:left w:val="nil"/>
                  <w:bottom w:val="nil"/>
                  <w:right w:val="nil"/>
                </w:tcBorders>
                <w:shd w:val="clear" w:color="auto" w:fill="auto"/>
                <w:noWrap/>
                <w:vAlign w:val="bottom"/>
                <w:hideMark/>
              </w:tcPr>
            </w:tcPrChange>
          </w:tcPr>
          <w:p w14:paraId="67E17CB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1.84-2.91</w:t>
            </w:r>
          </w:p>
        </w:tc>
        <w:tc>
          <w:tcPr>
            <w:tcW w:w="1634" w:type="dxa"/>
            <w:tcBorders>
              <w:top w:val="nil"/>
              <w:left w:val="nil"/>
              <w:bottom w:val="nil"/>
              <w:right w:val="nil"/>
            </w:tcBorders>
            <w:shd w:val="clear" w:color="auto" w:fill="auto"/>
            <w:noWrap/>
            <w:vAlign w:val="bottom"/>
            <w:hideMark/>
            <w:tcPrChange w:id="1941" w:author="Caitlin Jeffrey" w:date="2023-06-30T10:37:00Z">
              <w:tcPr>
                <w:tcW w:w="1634" w:type="dxa"/>
                <w:tcBorders>
                  <w:top w:val="nil"/>
                  <w:left w:val="nil"/>
                  <w:bottom w:val="nil"/>
                  <w:right w:val="nil"/>
                </w:tcBorders>
                <w:shd w:val="clear" w:color="auto" w:fill="auto"/>
                <w:noWrap/>
                <w:vAlign w:val="bottom"/>
                <w:hideMark/>
              </w:tcPr>
            </w:tcPrChange>
          </w:tcPr>
          <w:p w14:paraId="50798D4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1.7-3.1</w:t>
            </w:r>
          </w:p>
        </w:tc>
        <w:tc>
          <w:tcPr>
            <w:tcW w:w="1918" w:type="dxa"/>
            <w:tcBorders>
              <w:top w:val="nil"/>
              <w:left w:val="nil"/>
              <w:bottom w:val="nil"/>
              <w:right w:val="nil"/>
            </w:tcBorders>
            <w:tcPrChange w:id="1942" w:author="Caitlin Jeffrey" w:date="2023-06-30T10:37:00Z">
              <w:tcPr>
                <w:tcW w:w="1920" w:type="dxa"/>
                <w:tcBorders>
                  <w:top w:val="nil"/>
                  <w:left w:val="nil"/>
                  <w:bottom w:val="nil"/>
                  <w:right w:val="nil"/>
                </w:tcBorders>
              </w:tcPr>
            </w:tcPrChange>
          </w:tcPr>
          <w:p w14:paraId="622CF996"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3647FEA0" w14:textId="77777777" w:rsidTr="00D97C67">
        <w:tblPrEx>
          <w:tblW w:w="10664" w:type="dxa"/>
          <w:tblPrExChange w:id="1943" w:author="Caitlin Jeffrey" w:date="2023-06-30T10:37:00Z">
            <w:tblPrEx>
              <w:tblW w:w="10664" w:type="dxa"/>
            </w:tblPrEx>
          </w:tblPrExChange>
        </w:tblPrEx>
        <w:trPr>
          <w:trHeight w:val="290"/>
          <w:trPrChange w:id="1944"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945" w:author="Caitlin Jeffrey" w:date="2023-06-30T10:37:00Z">
              <w:tcPr>
                <w:tcW w:w="1046" w:type="dxa"/>
                <w:tcBorders>
                  <w:top w:val="nil"/>
                  <w:left w:val="nil"/>
                  <w:bottom w:val="nil"/>
                  <w:right w:val="nil"/>
                </w:tcBorders>
                <w:shd w:val="clear" w:color="auto" w:fill="auto"/>
                <w:noWrap/>
                <w:vAlign w:val="bottom"/>
                <w:hideMark/>
              </w:tcPr>
            </w:tcPrChange>
          </w:tcPr>
          <w:p w14:paraId="4876F1E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946" w:author="Caitlin Jeffrey" w:date="2023-06-30T10:37:00Z">
              <w:tcPr>
                <w:tcW w:w="2374" w:type="dxa"/>
                <w:tcBorders>
                  <w:top w:val="nil"/>
                  <w:left w:val="nil"/>
                  <w:bottom w:val="nil"/>
                  <w:right w:val="nil"/>
                </w:tcBorders>
                <w:shd w:val="clear" w:color="auto" w:fill="auto"/>
                <w:noWrap/>
                <w:vAlign w:val="bottom"/>
                <w:hideMark/>
              </w:tcPr>
            </w:tcPrChange>
          </w:tcPr>
          <w:p w14:paraId="162BED5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1947" w:author="Caitlin Jeffrey" w:date="2023-06-30T10:37:00Z">
              <w:tcPr>
                <w:tcW w:w="874" w:type="dxa"/>
                <w:tcBorders>
                  <w:top w:val="nil"/>
                  <w:left w:val="nil"/>
                  <w:bottom w:val="nil"/>
                  <w:right w:val="nil"/>
                </w:tcBorders>
                <w:shd w:val="clear" w:color="auto" w:fill="auto"/>
                <w:noWrap/>
                <w:vAlign w:val="bottom"/>
                <w:hideMark/>
              </w:tcPr>
            </w:tcPrChange>
          </w:tcPr>
          <w:p w14:paraId="2E3CC6B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1948" w:author="Caitlin Jeffrey" w:date="2023-06-30T10:37:00Z">
              <w:tcPr>
                <w:tcW w:w="940" w:type="dxa"/>
                <w:tcBorders>
                  <w:top w:val="nil"/>
                  <w:left w:val="nil"/>
                  <w:bottom w:val="nil"/>
                  <w:right w:val="nil"/>
                </w:tcBorders>
                <w:shd w:val="clear" w:color="auto" w:fill="auto"/>
                <w:noWrap/>
                <w:vAlign w:val="bottom"/>
                <w:hideMark/>
              </w:tcPr>
            </w:tcPrChange>
          </w:tcPr>
          <w:p w14:paraId="6CA06FC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2.45</w:t>
            </w:r>
          </w:p>
        </w:tc>
        <w:tc>
          <w:tcPr>
            <w:tcW w:w="1876" w:type="dxa"/>
            <w:tcBorders>
              <w:top w:val="nil"/>
              <w:left w:val="nil"/>
              <w:bottom w:val="nil"/>
              <w:right w:val="nil"/>
            </w:tcBorders>
            <w:shd w:val="clear" w:color="auto" w:fill="auto"/>
            <w:noWrap/>
            <w:vAlign w:val="bottom"/>
            <w:hideMark/>
            <w:tcPrChange w:id="1949" w:author="Caitlin Jeffrey" w:date="2023-06-30T10:37:00Z">
              <w:tcPr>
                <w:tcW w:w="1876" w:type="dxa"/>
                <w:tcBorders>
                  <w:top w:val="nil"/>
                  <w:left w:val="nil"/>
                  <w:bottom w:val="nil"/>
                  <w:right w:val="nil"/>
                </w:tcBorders>
                <w:shd w:val="clear" w:color="auto" w:fill="auto"/>
                <w:noWrap/>
                <w:vAlign w:val="bottom"/>
                <w:hideMark/>
              </w:tcPr>
            </w:tcPrChange>
          </w:tcPr>
          <w:p w14:paraId="61EE58C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2.31-2.59</w:t>
            </w:r>
          </w:p>
        </w:tc>
        <w:tc>
          <w:tcPr>
            <w:tcW w:w="1634" w:type="dxa"/>
            <w:tcBorders>
              <w:top w:val="nil"/>
              <w:left w:val="nil"/>
              <w:bottom w:val="nil"/>
              <w:right w:val="nil"/>
            </w:tcBorders>
            <w:shd w:val="clear" w:color="auto" w:fill="auto"/>
            <w:noWrap/>
            <w:vAlign w:val="bottom"/>
            <w:hideMark/>
            <w:tcPrChange w:id="1950" w:author="Caitlin Jeffrey" w:date="2023-06-30T10:37:00Z">
              <w:tcPr>
                <w:tcW w:w="1634" w:type="dxa"/>
                <w:tcBorders>
                  <w:top w:val="nil"/>
                  <w:left w:val="nil"/>
                  <w:bottom w:val="nil"/>
                  <w:right w:val="nil"/>
                </w:tcBorders>
                <w:shd w:val="clear" w:color="auto" w:fill="auto"/>
                <w:noWrap/>
                <w:vAlign w:val="bottom"/>
                <w:hideMark/>
              </w:tcPr>
            </w:tcPrChange>
          </w:tcPr>
          <w:p w14:paraId="0FD0987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2.2-2.8</w:t>
            </w:r>
          </w:p>
        </w:tc>
        <w:tc>
          <w:tcPr>
            <w:tcW w:w="1918" w:type="dxa"/>
            <w:tcBorders>
              <w:top w:val="nil"/>
              <w:left w:val="nil"/>
              <w:bottom w:val="nil"/>
              <w:right w:val="nil"/>
            </w:tcBorders>
            <w:tcPrChange w:id="1951" w:author="Caitlin Jeffrey" w:date="2023-06-30T10:37:00Z">
              <w:tcPr>
                <w:tcW w:w="1920" w:type="dxa"/>
                <w:tcBorders>
                  <w:top w:val="nil"/>
                  <w:left w:val="nil"/>
                  <w:bottom w:val="nil"/>
                  <w:right w:val="nil"/>
                </w:tcBorders>
              </w:tcPr>
            </w:tcPrChange>
          </w:tcPr>
          <w:p w14:paraId="50751233"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36CAEC2E" w14:textId="77777777" w:rsidTr="00D97C67">
        <w:tblPrEx>
          <w:tblW w:w="10664" w:type="dxa"/>
          <w:tblPrExChange w:id="1952" w:author="Caitlin Jeffrey" w:date="2023-06-30T10:37:00Z">
            <w:tblPrEx>
              <w:tblW w:w="10664" w:type="dxa"/>
            </w:tblPrEx>
          </w:tblPrExChange>
        </w:tblPrEx>
        <w:trPr>
          <w:trHeight w:val="290"/>
          <w:trPrChange w:id="195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954" w:author="Caitlin Jeffrey" w:date="2023-06-30T10:37:00Z">
              <w:tcPr>
                <w:tcW w:w="1046" w:type="dxa"/>
                <w:tcBorders>
                  <w:top w:val="nil"/>
                  <w:left w:val="nil"/>
                  <w:bottom w:val="nil"/>
                  <w:right w:val="nil"/>
                </w:tcBorders>
                <w:shd w:val="clear" w:color="auto" w:fill="auto"/>
                <w:noWrap/>
                <w:vAlign w:val="bottom"/>
                <w:hideMark/>
              </w:tcPr>
            </w:tcPrChange>
          </w:tcPr>
          <w:p w14:paraId="030020A3"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955" w:author="Caitlin Jeffrey" w:date="2023-06-30T10:37:00Z">
              <w:tcPr>
                <w:tcW w:w="2374" w:type="dxa"/>
                <w:tcBorders>
                  <w:top w:val="nil"/>
                  <w:left w:val="nil"/>
                  <w:bottom w:val="nil"/>
                  <w:right w:val="nil"/>
                </w:tcBorders>
                <w:shd w:val="clear" w:color="auto" w:fill="auto"/>
                <w:noWrap/>
                <w:vAlign w:val="bottom"/>
                <w:hideMark/>
              </w:tcPr>
            </w:tcPrChange>
          </w:tcPr>
          <w:p w14:paraId="36F0BEE5"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1956" w:author="Caitlin Jeffrey" w:date="2023-06-30T10:37:00Z">
              <w:tcPr>
                <w:tcW w:w="874" w:type="dxa"/>
                <w:tcBorders>
                  <w:top w:val="nil"/>
                  <w:left w:val="nil"/>
                  <w:bottom w:val="nil"/>
                  <w:right w:val="nil"/>
                </w:tcBorders>
                <w:shd w:val="clear" w:color="auto" w:fill="auto"/>
                <w:noWrap/>
                <w:vAlign w:val="bottom"/>
                <w:hideMark/>
              </w:tcPr>
            </w:tcPrChange>
          </w:tcPr>
          <w:p w14:paraId="4CD81B1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1957" w:author="Caitlin Jeffrey" w:date="2023-06-30T10:37:00Z">
              <w:tcPr>
                <w:tcW w:w="940" w:type="dxa"/>
                <w:tcBorders>
                  <w:top w:val="nil"/>
                  <w:left w:val="nil"/>
                  <w:bottom w:val="nil"/>
                  <w:right w:val="nil"/>
                </w:tcBorders>
                <w:shd w:val="clear" w:color="auto" w:fill="auto"/>
                <w:noWrap/>
                <w:vAlign w:val="bottom"/>
                <w:hideMark/>
              </w:tcPr>
            </w:tcPrChange>
          </w:tcPr>
          <w:p w14:paraId="1993AE7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2.5</w:t>
            </w:r>
          </w:p>
        </w:tc>
        <w:tc>
          <w:tcPr>
            <w:tcW w:w="1876" w:type="dxa"/>
            <w:tcBorders>
              <w:top w:val="nil"/>
              <w:left w:val="nil"/>
              <w:bottom w:val="nil"/>
              <w:right w:val="nil"/>
            </w:tcBorders>
            <w:shd w:val="clear" w:color="auto" w:fill="auto"/>
            <w:noWrap/>
            <w:vAlign w:val="bottom"/>
            <w:hideMark/>
            <w:tcPrChange w:id="1958" w:author="Caitlin Jeffrey" w:date="2023-06-30T10:37:00Z">
              <w:tcPr>
                <w:tcW w:w="1876" w:type="dxa"/>
                <w:tcBorders>
                  <w:top w:val="nil"/>
                  <w:left w:val="nil"/>
                  <w:bottom w:val="nil"/>
                  <w:right w:val="nil"/>
                </w:tcBorders>
                <w:shd w:val="clear" w:color="auto" w:fill="auto"/>
                <w:noWrap/>
                <w:vAlign w:val="bottom"/>
                <w:hideMark/>
              </w:tcPr>
            </w:tcPrChange>
          </w:tcPr>
          <w:p w14:paraId="51993A7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2.00-2.93</w:t>
            </w:r>
          </w:p>
        </w:tc>
        <w:tc>
          <w:tcPr>
            <w:tcW w:w="1634" w:type="dxa"/>
            <w:tcBorders>
              <w:top w:val="nil"/>
              <w:left w:val="nil"/>
              <w:bottom w:val="nil"/>
              <w:right w:val="nil"/>
            </w:tcBorders>
            <w:shd w:val="clear" w:color="auto" w:fill="auto"/>
            <w:noWrap/>
            <w:vAlign w:val="bottom"/>
            <w:hideMark/>
            <w:tcPrChange w:id="1959" w:author="Caitlin Jeffrey" w:date="2023-06-30T10:37:00Z">
              <w:tcPr>
                <w:tcW w:w="1634" w:type="dxa"/>
                <w:tcBorders>
                  <w:top w:val="nil"/>
                  <w:left w:val="nil"/>
                  <w:bottom w:val="nil"/>
                  <w:right w:val="nil"/>
                </w:tcBorders>
                <w:shd w:val="clear" w:color="auto" w:fill="auto"/>
                <w:noWrap/>
                <w:vAlign w:val="bottom"/>
                <w:hideMark/>
              </w:tcPr>
            </w:tcPrChange>
          </w:tcPr>
          <w:p w14:paraId="7E65A1C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1.9-3.3</w:t>
            </w:r>
          </w:p>
        </w:tc>
        <w:tc>
          <w:tcPr>
            <w:tcW w:w="1918" w:type="dxa"/>
            <w:tcBorders>
              <w:top w:val="nil"/>
              <w:left w:val="nil"/>
              <w:bottom w:val="nil"/>
              <w:right w:val="nil"/>
            </w:tcBorders>
            <w:tcPrChange w:id="1960" w:author="Caitlin Jeffrey" w:date="2023-06-30T10:37:00Z">
              <w:tcPr>
                <w:tcW w:w="1920" w:type="dxa"/>
                <w:tcBorders>
                  <w:top w:val="nil"/>
                  <w:left w:val="nil"/>
                  <w:bottom w:val="nil"/>
                  <w:right w:val="nil"/>
                </w:tcBorders>
              </w:tcPr>
            </w:tcPrChange>
          </w:tcPr>
          <w:p w14:paraId="1BFC3D5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ACF2870" w14:textId="77777777" w:rsidTr="00D97C67">
        <w:tblPrEx>
          <w:tblW w:w="10664" w:type="dxa"/>
          <w:tblPrExChange w:id="1961" w:author="Caitlin Jeffrey" w:date="2023-06-30T10:37:00Z">
            <w:tblPrEx>
              <w:tblW w:w="10664" w:type="dxa"/>
            </w:tblPrEx>
          </w:tblPrExChange>
        </w:tblPrEx>
        <w:trPr>
          <w:trHeight w:val="290"/>
          <w:trPrChange w:id="1962"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963" w:author="Caitlin Jeffrey" w:date="2023-06-30T10:37:00Z">
              <w:tcPr>
                <w:tcW w:w="1046" w:type="dxa"/>
                <w:tcBorders>
                  <w:top w:val="nil"/>
                  <w:left w:val="nil"/>
                  <w:bottom w:val="nil"/>
                  <w:right w:val="nil"/>
                </w:tcBorders>
                <w:shd w:val="clear" w:color="auto" w:fill="auto"/>
                <w:noWrap/>
                <w:vAlign w:val="bottom"/>
                <w:hideMark/>
              </w:tcPr>
            </w:tcPrChange>
          </w:tcPr>
          <w:p w14:paraId="21D380EC"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964" w:author="Caitlin Jeffrey" w:date="2023-06-30T10:37:00Z">
              <w:tcPr>
                <w:tcW w:w="2374" w:type="dxa"/>
                <w:tcBorders>
                  <w:top w:val="nil"/>
                  <w:left w:val="nil"/>
                  <w:bottom w:val="nil"/>
                  <w:right w:val="nil"/>
                </w:tcBorders>
                <w:shd w:val="clear" w:color="auto" w:fill="auto"/>
                <w:noWrap/>
                <w:vAlign w:val="bottom"/>
                <w:hideMark/>
              </w:tcPr>
            </w:tcPrChange>
          </w:tcPr>
          <w:p w14:paraId="4A0599E7"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1965" w:author="Caitlin Jeffrey" w:date="2023-06-30T10:37:00Z">
              <w:tcPr>
                <w:tcW w:w="874" w:type="dxa"/>
                <w:tcBorders>
                  <w:top w:val="nil"/>
                  <w:left w:val="nil"/>
                  <w:bottom w:val="nil"/>
                  <w:right w:val="nil"/>
                </w:tcBorders>
                <w:shd w:val="clear" w:color="auto" w:fill="auto"/>
                <w:noWrap/>
                <w:vAlign w:val="bottom"/>
                <w:hideMark/>
              </w:tcPr>
            </w:tcPrChange>
          </w:tcPr>
          <w:p w14:paraId="53EE0749"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1966" w:author="Caitlin Jeffrey" w:date="2023-06-30T10:37:00Z">
              <w:tcPr>
                <w:tcW w:w="940" w:type="dxa"/>
                <w:tcBorders>
                  <w:top w:val="nil"/>
                  <w:left w:val="nil"/>
                  <w:bottom w:val="nil"/>
                  <w:right w:val="nil"/>
                </w:tcBorders>
                <w:shd w:val="clear" w:color="auto" w:fill="auto"/>
                <w:noWrap/>
                <w:vAlign w:val="bottom"/>
                <w:hideMark/>
              </w:tcPr>
            </w:tcPrChange>
          </w:tcPr>
          <w:p w14:paraId="6D9A6996"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1967" w:author="Caitlin Jeffrey" w:date="2023-06-30T10:37:00Z">
              <w:tcPr>
                <w:tcW w:w="1876" w:type="dxa"/>
                <w:tcBorders>
                  <w:top w:val="nil"/>
                  <w:left w:val="nil"/>
                  <w:bottom w:val="nil"/>
                  <w:right w:val="nil"/>
                </w:tcBorders>
                <w:shd w:val="clear" w:color="auto" w:fill="auto"/>
                <w:noWrap/>
                <w:vAlign w:val="bottom"/>
                <w:hideMark/>
              </w:tcPr>
            </w:tcPrChange>
          </w:tcPr>
          <w:p w14:paraId="57D1992D"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1968" w:author="Caitlin Jeffrey" w:date="2023-06-30T10:37:00Z">
              <w:tcPr>
                <w:tcW w:w="1634" w:type="dxa"/>
                <w:tcBorders>
                  <w:top w:val="nil"/>
                  <w:left w:val="nil"/>
                  <w:bottom w:val="nil"/>
                  <w:right w:val="nil"/>
                </w:tcBorders>
                <w:shd w:val="clear" w:color="auto" w:fill="auto"/>
                <w:noWrap/>
                <w:vAlign w:val="bottom"/>
                <w:hideMark/>
              </w:tcPr>
            </w:tcPrChange>
          </w:tcPr>
          <w:p w14:paraId="1EEE2C97"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1969" w:author="Caitlin Jeffrey" w:date="2023-06-30T10:37:00Z">
              <w:tcPr>
                <w:tcW w:w="1920" w:type="dxa"/>
                <w:tcBorders>
                  <w:top w:val="nil"/>
                  <w:left w:val="nil"/>
                  <w:bottom w:val="nil"/>
                  <w:right w:val="nil"/>
                </w:tcBorders>
              </w:tcPr>
            </w:tcPrChange>
          </w:tcPr>
          <w:p w14:paraId="32315D25"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rsidDel="00D97C67" w14:paraId="66E260BF" w14:textId="6ACA6173" w:rsidTr="00D97C67">
        <w:tblPrEx>
          <w:tblW w:w="10664" w:type="dxa"/>
          <w:tblPrExChange w:id="1970" w:author="Caitlin Jeffrey" w:date="2023-06-30T10:37:00Z">
            <w:tblPrEx>
              <w:tblW w:w="10664" w:type="dxa"/>
            </w:tblPrEx>
          </w:tblPrExChange>
        </w:tblPrEx>
        <w:trPr>
          <w:trHeight w:val="290"/>
          <w:del w:id="1971" w:author="Caitlin Jeffrey" w:date="2023-06-30T10:37:00Z"/>
          <w:trPrChange w:id="1972"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1973" w:author="Caitlin Jeffrey" w:date="2023-06-30T10:37:00Z">
              <w:tcPr>
                <w:tcW w:w="3420" w:type="dxa"/>
                <w:gridSpan w:val="2"/>
                <w:tcBorders>
                  <w:top w:val="nil"/>
                  <w:left w:val="nil"/>
                  <w:bottom w:val="nil"/>
                  <w:right w:val="nil"/>
                </w:tcBorders>
                <w:shd w:val="clear" w:color="auto" w:fill="auto"/>
                <w:noWrap/>
                <w:vAlign w:val="bottom"/>
                <w:hideMark/>
              </w:tcPr>
            </w:tcPrChange>
          </w:tcPr>
          <w:p w14:paraId="684F1BEA" w14:textId="20C8AA7B" w:rsidR="00E10BDE" w:rsidRPr="00604EDE" w:rsidDel="00D97C67" w:rsidRDefault="00E10BDE" w:rsidP="00B367EB">
            <w:pPr>
              <w:spacing w:after="0" w:line="240" w:lineRule="auto"/>
              <w:rPr>
                <w:del w:id="1974" w:author="Caitlin Jeffrey" w:date="2023-06-30T10:37:00Z"/>
                <w:rFonts w:ascii="Times New Roman" w:eastAsia="Times New Roman" w:hAnsi="Times New Roman" w:cs="Times New Roman"/>
                <w:color w:val="000000"/>
              </w:rPr>
            </w:pPr>
            <w:del w:id="1975" w:author="Caitlin Jeffrey" w:date="2023-06-30T10:37:00Z">
              <w:r w:rsidRPr="00604EDE" w:rsidDel="00D97C67">
                <w:rPr>
                  <w:rFonts w:ascii="Times New Roman" w:eastAsia="Times New Roman" w:hAnsi="Times New Roman" w:cs="Times New Roman"/>
                  <w:color w:val="000000"/>
                </w:rPr>
                <w:delText>Avg. linear score of cows on farm (weighted by production)</w:delText>
              </w:r>
            </w:del>
          </w:p>
        </w:tc>
        <w:tc>
          <w:tcPr>
            <w:tcW w:w="876" w:type="dxa"/>
            <w:tcBorders>
              <w:top w:val="nil"/>
              <w:left w:val="nil"/>
              <w:bottom w:val="nil"/>
              <w:right w:val="nil"/>
            </w:tcBorders>
            <w:shd w:val="clear" w:color="auto" w:fill="auto"/>
            <w:noWrap/>
            <w:vAlign w:val="bottom"/>
            <w:hideMark/>
            <w:tcPrChange w:id="1976" w:author="Caitlin Jeffrey" w:date="2023-06-30T10:37:00Z">
              <w:tcPr>
                <w:tcW w:w="874" w:type="dxa"/>
                <w:tcBorders>
                  <w:top w:val="nil"/>
                  <w:left w:val="nil"/>
                  <w:bottom w:val="nil"/>
                  <w:right w:val="nil"/>
                </w:tcBorders>
                <w:shd w:val="clear" w:color="auto" w:fill="auto"/>
                <w:noWrap/>
                <w:vAlign w:val="bottom"/>
                <w:hideMark/>
              </w:tcPr>
            </w:tcPrChange>
          </w:tcPr>
          <w:p w14:paraId="3DEEC7EF" w14:textId="4F0A78B8" w:rsidR="00E10BDE" w:rsidRPr="00604EDE" w:rsidDel="00D97C67" w:rsidRDefault="00E10BDE" w:rsidP="00B367EB">
            <w:pPr>
              <w:spacing w:after="0" w:line="240" w:lineRule="auto"/>
              <w:jc w:val="right"/>
              <w:rPr>
                <w:del w:id="1977" w:author="Caitlin Jeffrey" w:date="2023-06-30T10:37:00Z"/>
                <w:rFonts w:ascii="Times New Roman" w:eastAsia="Times New Roman" w:hAnsi="Times New Roman" w:cs="Times New Roman"/>
                <w:color w:val="000000"/>
              </w:rPr>
            </w:pPr>
            <w:del w:id="1978" w:author="Caitlin Jeffrey" w:date="2023-06-30T10:37:00Z">
              <w:r w:rsidRPr="00604EDE" w:rsidDel="00D97C67">
                <w:rPr>
                  <w:rFonts w:ascii="Times New Roman" w:eastAsia="Times New Roman" w:hAnsi="Times New Roman" w:cs="Times New Roman"/>
                  <w:color w:val="000000"/>
                </w:rPr>
                <w:delText>20</w:delText>
              </w:r>
            </w:del>
          </w:p>
        </w:tc>
        <w:tc>
          <w:tcPr>
            <w:tcW w:w="940" w:type="dxa"/>
            <w:tcBorders>
              <w:top w:val="nil"/>
              <w:left w:val="nil"/>
              <w:bottom w:val="nil"/>
              <w:right w:val="nil"/>
            </w:tcBorders>
            <w:shd w:val="clear" w:color="auto" w:fill="auto"/>
            <w:noWrap/>
            <w:vAlign w:val="bottom"/>
            <w:hideMark/>
            <w:tcPrChange w:id="1979" w:author="Caitlin Jeffrey" w:date="2023-06-30T10:37:00Z">
              <w:tcPr>
                <w:tcW w:w="940" w:type="dxa"/>
                <w:tcBorders>
                  <w:top w:val="nil"/>
                  <w:left w:val="nil"/>
                  <w:bottom w:val="nil"/>
                  <w:right w:val="nil"/>
                </w:tcBorders>
                <w:shd w:val="clear" w:color="auto" w:fill="auto"/>
                <w:noWrap/>
                <w:vAlign w:val="bottom"/>
                <w:hideMark/>
              </w:tcPr>
            </w:tcPrChange>
          </w:tcPr>
          <w:p w14:paraId="0C78F332" w14:textId="4B9FF462" w:rsidR="00E10BDE" w:rsidRPr="00604EDE" w:rsidDel="00D97C67" w:rsidRDefault="00E10BDE" w:rsidP="00B367EB">
            <w:pPr>
              <w:spacing w:after="0" w:line="240" w:lineRule="auto"/>
              <w:jc w:val="right"/>
              <w:rPr>
                <w:del w:id="1980" w:author="Caitlin Jeffrey" w:date="2023-06-30T10:37:00Z"/>
                <w:rFonts w:ascii="Times New Roman" w:eastAsia="Times New Roman" w:hAnsi="Times New Roman" w:cs="Times New Roman"/>
                <w:color w:val="000000"/>
              </w:rPr>
            </w:pPr>
            <w:del w:id="1981" w:author="Caitlin Jeffrey" w:date="2023-06-30T10:37:00Z">
              <w:r w:rsidRPr="00604EDE" w:rsidDel="00D97C67">
                <w:rPr>
                  <w:rFonts w:ascii="Times New Roman" w:eastAsia="Times New Roman" w:hAnsi="Times New Roman" w:cs="Times New Roman"/>
                  <w:color w:val="000000"/>
                </w:rPr>
                <w:delText>3.72</w:delText>
              </w:r>
            </w:del>
          </w:p>
        </w:tc>
        <w:tc>
          <w:tcPr>
            <w:tcW w:w="1876" w:type="dxa"/>
            <w:tcBorders>
              <w:top w:val="nil"/>
              <w:left w:val="nil"/>
              <w:bottom w:val="nil"/>
              <w:right w:val="nil"/>
            </w:tcBorders>
            <w:shd w:val="clear" w:color="auto" w:fill="auto"/>
            <w:noWrap/>
            <w:vAlign w:val="bottom"/>
            <w:hideMark/>
            <w:tcPrChange w:id="1982" w:author="Caitlin Jeffrey" w:date="2023-06-30T10:37:00Z">
              <w:tcPr>
                <w:tcW w:w="1876" w:type="dxa"/>
                <w:tcBorders>
                  <w:top w:val="nil"/>
                  <w:left w:val="nil"/>
                  <w:bottom w:val="nil"/>
                  <w:right w:val="nil"/>
                </w:tcBorders>
                <w:shd w:val="clear" w:color="auto" w:fill="auto"/>
                <w:noWrap/>
                <w:vAlign w:val="bottom"/>
                <w:hideMark/>
              </w:tcPr>
            </w:tcPrChange>
          </w:tcPr>
          <w:p w14:paraId="171670B3" w14:textId="0DFB5C0E" w:rsidR="00E10BDE" w:rsidRPr="00604EDE" w:rsidDel="00D97C67" w:rsidRDefault="00E10BDE" w:rsidP="00B367EB">
            <w:pPr>
              <w:spacing w:after="0" w:line="240" w:lineRule="auto"/>
              <w:jc w:val="right"/>
              <w:rPr>
                <w:del w:id="1983" w:author="Caitlin Jeffrey" w:date="2023-06-30T10:37:00Z"/>
                <w:rFonts w:ascii="Times New Roman" w:eastAsia="Times New Roman" w:hAnsi="Times New Roman" w:cs="Times New Roman"/>
                <w:color w:val="000000"/>
              </w:rPr>
            </w:pPr>
            <w:del w:id="1984" w:author="Caitlin Jeffrey" w:date="2023-06-30T10:37:00Z">
              <w:r w:rsidRPr="00604EDE" w:rsidDel="00D97C67">
                <w:rPr>
                  <w:rFonts w:ascii="Times New Roman" w:eastAsia="Times New Roman" w:hAnsi="Times New Roman" w:cs="Times New Roman"/>
                  <w:color w:val="000000"/>
                </w:rPr>
                <w:delText>3.48-3.96</w:delText>
              </w:r>
            </w:del>
          </w:p>
        </w:tc>
        <w:tc>
          <w:tcPr>
            <w:tcW w:w="1634" w:type="dxa"/>
            <w:tcBorders>
              <w:top w:val="nil"/>
              <w:left w:val="nil"/>
              <w:bottom w:val="nil"/>
              <w:right w:val="nil"/>
            </w:tcBorders>
            <w:shd w:val="clear" w:color="auto" w:fill="auto"/>
            <w:noWrap/>
            <w:vAlign w:val="bottom"/>
            <w:hideMark/>
            <w:tcPrChange w:id="1985" w:author="Caitlin Jeffrey" w:date="2023-06-30T10:37:00Z">
              <w:tcPr>
                <w:tcW w:w="1634" w:type="dxa"/>
                <w:tcBorders>
                  <w:top w:val="nil"/>
                  <w:left w:val="nil"/>
                  <w:bottom w:val="nil"/>
                  <w:right w:val="nil"/>
                </w:tcBorders>
                <w:shd w:val="clear" w:color="auto" w:fill="auto"/>
                <w:noWrap/>
                <w:vAlign w:val="bottom"/>
                <w:hideMark/>
              </w:tcPr>
            </w:tcPrChange>
          </w:tcPr>
          <w:p w14:paraId="52EE4AF5" w14:textId="529EC328" w:rsidR="00E10BDE" w:rsidRPr="00604EDE" w:rsidDel="00D97C67" w:rsidRDefault="00E10BDE" w:rsidP="00B367EB">
            <w:pPr>
              <w:spacing w:after="0" w:line="240" w:lineRule="auto"/>
              <w:jc w:val="center"/>
              <w:rPr>
                <w:del w:id="1986" w:author="Caitlin Jeffrey" w:date="2023-06-30T10:37:00Z"/>
                <w:rFonts w:ascii="Times New Roman" w:eastAsia="Times New Roman" w:hAnsi="Times New Roman" w:cs="Times New Roman"/>
                <w:color w:val="000000"/>
              </w:rPr>
            </w:pPr>
            <w:del w:id="1987" w:author="Caitlin Jeffrey" w:date="2023-06-30T10:37:00Z">
              <w:r w:rsidRPr="00604EDE" w:rsidDel="00D97C67">
                <w:rPr>
                  <w:rFonts w:ascii="Times New Roman" w:eastAsia="Times New Roman" w:hAnsi="Times New Roman" w:cs="Times New Roman"/>
                  <w:color w:val="000000"/>
                </w:rPr>
                <w:delText>2.4-5.0</w:delText>
              </w:r>
            </w:del>
          </w:p>
        </w:tc>
        <w:tc>
          <w:tcPr>
            <w:tcW w:w="1918" w:type="dxa"/>
            <w:tcBorders>
              <w:top w:val="nil"/>
              <w:left w:val="nil"/>
              <w:bottom w:val="nil"/>
              <w:right w:val="nil"/>
            </w:tcBorders>
            <w:tcPrChange w:id="1988" w:author="Caitlin Jeffrey" w:date="2023-06-30T10:37:00Z">
              <w:tcPr>
                <w:tcW w:w="1920" w:type="dxa"/>
                <w:tcBorders>
                  <w:top w:val="nil"/>
                  <w:left w:val="nil"/>
                  <w:bottom w:val="nil"/>
                  <w:right w:val="nil"/>
                </w:tcBorders>
              </w:tcPr>
            </w:tcPrChange>
          </w:tcPr>
          <w:p w14:paraId="1ABE813B" w14:textId="504B0E0B" w:rsidR="00E10BDE" w:rsidRPr="00604EDE" w:rsidDel="00D97C67" w:rsidRDefault="00E10BDE" w:rsidP="00B367EB">
            <w:pPr>
              <w:spacing w:after="0" w:line="240" w:lineRule="auto"/>
              <w:jc w:val="center"/>
              <w:rPr>
                <w:del w:id="1989" w:author="Caitlin Jeffrey" w:date="2023-06-30T10:37:00Z"/>
                <w:rFonts w:ascii="Times New Roman" w:eastAsia="Times New Roman" w:hAnsi="Times New Roman" w:cs="Times New Roman"/>
                <w:color w:val="000000"/>
              </w:rPr>
            </w:pPr>
            <w:del w:id="1990" w:author="Caitlin Jeffrey" w:date="2023-06-30T10:37:00Z">
              <w:r w:rsidRPr="00604EDE" w:rsidDel="00D97C67">
                <w:rPr>
                  <w:rFonts w:ascii="Times New Roman" w:eastAsia="Times New Roman" w:hAnsi="Times New Roman" w:cs="Times New Roman"/>
                  <w:color w:val="000000"/>
                </w:rPr>
                <w:delText>Kruskal-Wallis</w:delText>
              </w:r>
            </w:del>
          </w:p>
          <w:p w14:paraId="19708150" w14:textId="2E55C22F" w:rsidR="00E10BDE" w:rsidRPr="00604EDE" w:rsidDel="00D97C67" w:rsidRDefault="00E10BDE" w:rsidP="00B367EB">
            <w:pPr>
              <w:spacing w:after="0" w:line="240" w:lineRule="auto"/>
              <w:jc w:val="center"/>
              <w:rPr>
                <w:del w:id="1991" w:author="Caitlin Jeffrey" w:date="2023-06-30T10:37:00Z"/>
                <w:rFonts w:ascii="Times New Roman" w:hAnsi="Times New Roman" w:cs="Times New Roman"/>
              </w:rPr>
            </w:pPr>
            <w:del w:id="1992" w:author="Caitlin Jeffrey" w:date="2023-06-30T10:37:00Z">
              <w:r w:rsidRPr="00604EDE" w:rsidDel="00D97C67">
                <w:rPr>
                  <w:rFonts w:ascii="Times New Roman" w:eastAsia="Times New Roman" w:hAnsi="Times New Roman" w:cs="Times New Roman"/>
                  <w:color w:val="000000"/>
                </w:rPr>
                <w:delText xml:space="preserve"> χ</w:delText>
              </w:r>
              <w:r w:rsidRPr="00604EDE" w:rsidDel="00D97C67">
                <w:rPr>
                  <w:rFonts w:ascii="Times New Roman" w:eastAsia="Times New Roman" w:hAnsi="Times New Roman" w:cs="Times New Roman"/>
                  <w:color w:val="000000"/>
                  <w:vertAlign w:val="superscript"/>
                </w:rPr>
                <w:delText>2</w:delText>
              </w:r>
              <w:r w:rsidRPr="00604EDE" w:rsidDel="00D97C67">
                <w:rPr>
                  <w:rFonts w:ascii="Times New Roman" w:hAnsi="Times New Roman" w:cs="Times New Roman"/>
                </w:rPr>
                <w:delText xml:space="preserve"> = 0.32, df = 2,</w:delText>
              </w:r>
            </w:del>
          </w:p>
          <w:p w14:paraId="0C1D9B7A" w14:textId="527843B5" w:rsidR="00E10BDE" w:rsidRPr="00604EDE" w:rsidDel="00D97C67" w:rsidRDefault="00E10BDE" w:rsidP="00B367EB">
            <w:pPr>
              <w:spacing w:after="0" w:line="240" w:lineRule="auto"/>
              <w:jc w:val="center"/>
              <w:rPr>
                <w:del w:id="1993" w:author="Caitlin Jeffrey" w:date="2023-06-30T10:37:00Z"/>
                <w:rFonts w:ascii="Times New Roman" w:eastAsia="Times New Roman" w:hAnsi="Times New Roman" w:cs="Times New Roman"/>
                <w:color w:val="000000"/>
              </w:rPr>
            </w:pPr>
            <w:del w:id="1994" w:author="Caitlin Jeffrey" w:date="2023-06-30T10:37:00Z">
              <w:r w:rsidRPr="00604EDE" w:rsidDel="00D97C67">
                <w:rPr>
                  <w:rFonts w:ascii="Times New Roman" w:hAnsi="Times New Roman" w:cs="Times New Roman"/>
                </w:rPr>
                <w:delText xml:space="preserve"> p = 0.85</w:delText>
              </w:r>
            </w:del>
          </w:p>
        </w:tc>
      </w:tr>
      <w:tr w:rsidR="00E10BDE" w:rsidRPr="00604EDE" w:rsidDel="00D97C67" w14:paraId="28B6F17D" w14:textId="191B1691" w:rsidTr="00D97C67">
        <w:tblPrEx>
          <w:tblW w:w="10664" w:type="dxa"/>
          <w:tblPrExChange w:id="1995" w:author="Caitlin Jeffrey" w:date="2023-06-30T10:37:00Z">
            <w:tblPrEx>
              <w:tblW w:w="10664" w:type="dxa"/>
            </w:tblPrEx>
          </w:tblPrExChange>
        </w:tblPrEx>
        <w:trPr>
          <w:trHeight w:val="330"/>
          <w:del w:id="1996" w:author="Caitlin Jeffrey" w:date="2023-06-30T10:37:00Z"/>
          <w:trPrChange w:id="1997"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1998" w:author="Caitlin Jeffrey" w:date="2023-06-30T10:37:00Z">
              <w:tcPr>
                <w:tcW w:w="1046" w:type="dxa"/>
                <w:tcBorders>
                  <w:top w:val="nil"/>
                  <w:left w:val="nil"/>
                  <w:bottom w:val="nil"/>
                  <w:right w:val="nil"/>
                </w:tcBorders>
                <w:shd w:val="clear" w:color="auto" w:fill="auto"/>
                <w:noWrap/>
                <w:vAlign w:val="bottom"/>
                <w:hideMark/>
              </w:tcPr>
            </w:tcPrChange>
          </w:tcPr>
          <w:p w14:paraId="15A67FE4" w14:textId="71096BCA" w:rsidR="00E10BDE" w:rsidRPr="00604EDE" w:rsidDel="00D97C67" w:rsidRDefault="00E10BDE" w:rsidP="00B367EB">
            <w:pPr>
              <w:spacing w:after="0" w:line="240" w:lineRule="auto"/>
              <w:rPr>
                <w:del w:id="1999"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000" w:author="Caitlin Jeffrey" w:date="2023-06-30T10:37:00Z">
              <w:tcPr>
                <w:tcW w:w="2374" w:type="dxa"/>
                <w:tcBorders>
                  <w:top w:val="nil"/>
                  <w:left w:val="nil"/>
                  <w:bottom w:val="nil"/>
                  <w:right w:val="nil"/>
                </w:tcBorders>
                <w:shd w:val="clear" w:color="auto" w:fill="auto"/>
                <w:noWrap/>
                <w:vAlign w:val="bottom"/>
                <w:hideMark/>
              </w:tcPr>
            </w:tcPrChange>
          </w:tcPr>
          <w:p w14:paraId="2F851503" w14:textId="1693D694" w:rsidR="00E10BDE" w:rsidRPr="00604EDE" w:rsidDel="00D97C67" w:rsidRDefault="00E10BDE" w:rsidP="00B367EB">
            <w:pPr>
              <w:spacing w:after="0" w:line="240" w:lineRule="auto"/>
              <w:rPr>
                <w:del w:id="2001" w:author="Caitlin Jeffrey" w:date="2023-06-30T10:37:00Z"/>
                <w:rFonts w:ascii="Times New Roman" w:eastAsia="Times New Roman" w:hAnsi="Times New Roman" w:cs="Times New Roman"/>
                <w:color w:val="000000"/>
              </w:rPr>
            </w:pPr>
            <w:del w:id="2002" w:author="Caitlin Jeffrey" w:date="2023-06-30T10:37:00Z">
              <w:r w:rsidRPr="00604EDE" w:rsidDel="00D97C67">
                <w:rPr>
                  <w:rFonts w:ascii="Times New Roman" w:eastAsia="Times New Roman" w:hAnsi="Times New Roman" w:cs="Times New Roman"/>
                  <w:color w:val="000000"/>
                </w:rPr>
                <w:delText>Bedded pack</w:delText>
              </w:r>
              <w:r w:rsidRPr="00604EDE" w:rsidDel="00D97C67">
                <w:rPr>
                  <w:rFonts w:ascii="Times New Roman" w:eastAsia="Times New Roman" w:hAnsi="Times New Roman" w:cs="Times New Roman"/>
                  <w:color w:val="000000"/>
                  <w:vertAlign w:val="superscript"/>
                </w:rPr>
                <w:delText>2</w:delText>
              </w:r>
            </w:del>
          </w:p>
        </w:tc>
        <w:tc>
          <w:tcPr>
            <w:tcW w:w="876" w:type="dxa"/>
            <w:tcBorders>
              <w:top w:val="nil"/>
              <w:left w:val="nil"/>
              <w:bottom w:val="nil"/>
              <w:right w:val="nil"/>
            </w:tcBorders>
            <w:shd w:val="clear" w:color="auto" w:fill="auto"/>
            <w:noWrap/>
            <w:vAlign w:val="bottom"/>
            <w:hideMark/>
            <w:tcPrChange w:id="2003" w:author="Caitlin Jeffrey" w:date="2023-06-30T10:37:00Z">
              <w:tcPr>
                <w:tcW w:w="874" w:type="dxa"/>
                <w:tcBorders>
                  <w:top w:val="nil"/>
                  <w:left w:val="nil"/>
                  <w:bottom w:val="nil"/>
                  <w:right w:val="nil"/>
                </w:tcBorders>
                <w:shd w:val="clear" w:color="auto" w:fill="auto"/>
                <w:noWrap/>
                <w:vAlign w:val="bottom"/>
                <w:hideMark/>
              </w:tcPr>
            </w:tcPrChange>
          </w:tcPr>
          <w:p w14:paraId="1F83DCFF" w14:textId="31383128" w:rsidR="00E10BDE" w:rsidRPr="00604EDE" w:rsidDel="00D97C67" w:rsidRDefault="00E10BDE" w:rsidP="00B367EB">
            <w:pPr>
              <w:spacing w:after="0" w:line="240" w:lineRule="auto"/>
              <w:jc w:val="right"/>
              <w:rPr>
                <w:del w:id="2004" w:author="Caitlin Jeffrey" w:date="2023-06-30T10:37:00Z"/>
                <w:rFonts w:ascii="Times New Roman" w:eastAsia="Times New Roman" w:hAnsi="Times New Roman" w:cs="Times New Roman"/>
                <w:color w:val="000000"/>
              </w:rPr>
            </w:pPr>
            <w:del w:id="2005" w:author="Caitlin Jeffrey" w:date="2023-06-30T10:37:00Z">
              <w:r w:rsidRPr="00604EDE" w:rsidDel="00D97C67">
                <w:rPr>
                  <w:rFonts w:ascii="Times New Roman" w:eastAsia="Times New Roman" w:hAnsi="Times New Roman" w:cs="Times New Roman"/>
                  <w:color w:val="000000"/>
                </w:rPr>
                <w:delText>4</w:delText>
              </w:r>
            </w:del>
          </w:p>
        </w:tc>
        <w:tc>
          <w:tcPr>
            <w:tcW w:w="940" w:type="dxa"/>
            <w:tcBorders>
              <w:top w:val="nil"/>
              <w:left w:val="nil"/>
              <w:bottom w:val="nil"/>
              <w:right w:val="nil"/>
            </w:tcBorders>
            <w:shd w:val="clear" w:color="auto" w:fill="auto"/>
            <w:noWrap/>
            <w:vAlign w:val="bottom"/>
            <w:hideMark/>
            <w:tcPrChange w:id="2006" w:author="Caitlin Jeffrey" w:date="2023-06-30T10:37:00Z">
              <w:tcPr>
                <w:tcW w:w="940" w:type="dxa"/>
                <w:tcBorders>
                  <w:top w:val="nil"/>
                  <w:left w:val="nil"/>
                  <w:bottom w:val="nil"/>
                  <w:right w:val="nil"/>
                </w:tcBorders>
                <w:shd w:val="clear" w:color="auto" w:fill="auto"/>
                <w:noWrap/>
                <w:vAlign w:val="bottom"/>
                <w:hideMark/>
              </w:tcPr>
            </w:tcPrChange>
          </w:tcPr>
          <w:p w14:paraId="20C1F25D" w14:textId="6BD94FFE" w:rsidR="00E10BDE" w:rsidRPr="00604EDE" w:rsidDel="00D97C67" w:rsidRDefault="00E10BDE" w:rsidP="00B367EB">
            <w:pPr>
              <w:spacing w:after="0" w:line="240" w:lineRule="auto"/>
              <w:jc w:val="right"/>
              <w:rPr>
                <w:del w:id="2007" w:author="Caitlin Jeffrey" w:date="2023-06-30T10:37:00Z"/>
                <w:rFonts w:ascii="Times New Roman" w:eastAsia="Times New Roman" w:hAnsi="Times New Roman" w:cs="Times New Roman"/>
                <w:color w:val="000000"/>
              </w:rPr>
            </w:pPr>
            <w:del w:id="2008" w:author="Caitlin Jeffrey" w:date="2023-06-30T10:37:00Z">
              <w:r w:rsidRPr="00604EDE" w:rsidDel="00D97C67">
                <w:rPr>
                  <w:rFonts w:ascii="Times New Roman" w:eastAsia="Times New Roman" w:hAnsi="Times New Roman" w:cs="Times New Roman"/>
                  <w:color w:val="000000"/>
                </w:rPr>
                <w:delText>3.48</w:delText>
              </w:r>
            </w:del>
          </w:p>
        </w:tc>
        <w:tc>
          <w:tcPr>
            <w:tcW w:w="1876" w:type="dxa"/>
            <w:tcBorders>
              <w:top w:val="nil"/>
              <w:left w:val="nil"/>
              <w:bottom w:val="nil"/>
              <w:right w:val="nil"/>
            </w:tcBorders>
            <w:shd w:val="clear" w:color="auto" w:fill="auto"/>
            <w:noWrap/>
            <w:vAlign w:val="bottom"/>
            <w:hideMark/>
            <w:tcPrChange w:id="2009" w:author="Caitlin Jeffrey" w:date="2023-06-30T10:37:00Z">
              <w:tcPr>
                <w:tcW w:w="1876" w:type="dxa"/>
                <w:tcBorders>
                  <w:top w:val="nil"/>
                  <w:left w:val="nil"/>
                  <w:bottom w:val="nil"/>
                  <w:right w:val="nil"/>
                </w:tcBorders>
                <w:shd w:val="clear" w:color="auto" w:fill="auto"/>
                <w:noWrap/>
                <w:vAlign w:val="bottom"/>
                <w:hideMark/>
              </w:tcPr>
            </w:tcPrChange>
          </w:tcPr>
          <w:p w14:paraId="4B7B9773" w14:textId="1EB8F42C" w:rsidR="00E10BDE" w:rsidRPr="00604EDE" w:rsidDel="00D97C67" w:rsidRDefault="00E10BDE" w:rsidP="00B367EB">
            <w:pPr>
              <w:spacing w:after="0" w:line="240" w:lineRule="auto"/>
              <w:jc w:val="right"/>
              <w:rPr>
                <w:del w:id="2010" w:author="Caitlin Jeffrey" w:date="2023-06-30T10:37:00Z"/>
                <w:rFonts w:ascii="Times New Roman" w:eastAsia="Times New Roman" w:hAnsi="Times New Roman" w:cs="Times New Roman"/>
                <w:color w:val="000000"/>
              </w:rPr>
            </w:pPr>
            <w:del w:id="2011" w:author="Caitlin Jeffrey" w:date="2023-06-30T10:37:00Z">
              <w:r w:rsidRPr="00604EDE" w:rsidDel="00D97C67">
                <w:rPr>
                  <w:rFonts w:ascii="Times New Roman" w:eastAsia="Times New Roman" w:hAnsi="Times New Roman" w:cs="Times New Roman"/>
                  <w:color w:val="000000"/>
                </w:rPr>
                <w:delText>2.77-4.18</w:delText>
              </w:r>
            </w:del>
          </w:p>
        </w:tc>
        <w:tc>
          <w:tcPr>
            <w:tcW w:w="1634" w:type="dxa"/>
            <w:tcBorders>
              <w:top w:val="nil"/>
              <w:left w:val="nil"/>
              <w:bottom w:val="nil"/>
              <w:right w:val="nil"/>
            </w:tcBorders>
            <w:shd w:val="clear" w:color="auto" w:fill="auto"/>
            <w:noWrap/>
            <w:vAlign w:val="bottom"/>
            <w:hideMark/>
            <w:tcPrChange w:id="2012" w:author="Caitlin Jeffrey" w:date="2023-06-30T10:37:00Z">
              <w:tcPr>
                <w:tcW w:w="1634" w:type="dxa"/>
                <w:tcBorders>
                  <w:top w:val="nil"/>
                  <w:left w:val="nil"/>
                  <w:bottom w:val="nil"/>
                  <w:right w:val="nil"/>
                </w:tcBorders>
                <w:shd w:val="clear" w:color="auto" w:fill="auto"/>
                <w:noWrap/>
                <w:vAlign w:val="bottom"/>
                <w:hideMark/>
              </w:tcPr>
            </w:tcPrChange>
          </w:tcPr>
          <w:p w14:paraId="5F6E036C" w14:textId="09EB4203" w:rsidR="00E10BDE" w:rsidRPr="00604EDE" w:rsidDel="00D97C67" w:rsidRDefault="00E10BDE" w:rsidP="00B367EB">
            <w:pPr>
              <w:spacing w:after="0" w:line="240" w:lineRule="auto"/>
              <w:jc w:val="center"/>
              <w:rPr>
                <w:del w:id="2013" w:author="Caitlin Jeffrey" w:date="2023-06-30T10:37:00Z"/>
                <w:rFonts w:ascii="Times New Roman" w:eastAsia="Times New Roman" w:hAnsi="Times New Roman" w:cs="Times New Roman"/>
                <w:color w:val="000000"/>
              </w:rPr>
            </w:pPr>
            <w:del w:id="2014" w:author="Caitlin Jeffrey" w:date="2023-06-30T10:37:00Z">
              <w:r w:rsidRPr="00604EDE" w:rsidDel="00D97C67">
                <w:rPr>
                  <w:rFonts w:ascii="Times New Roman" w:eastAsia="Times New Roman" w:hAnsi="Times New Roman" w:cs="Times New Roman"/>
                  <w:color w:val="000000"/>
                </w:rPr>
                <w:delText>2.4-4.3</w:delText>
              </w:r>
            </w:del>
          </w:p>
        </w:tc>
        <w:tc>
          <w:tcPr>
            <w:tcW w:w="1918" w:type="dxa"/>
            <w:tcBorders>
              <w:top w:val="nil"/>
              <w:left w:val="nil"/>
              <w:bottom w:val="nil"/>
              <w:right w:val="nil"/>
            </w:tcBorders>
            <w:tcPrChange w:id="2015" w:author="Caitlin Jeffrey" w:date="2023-06-30T10:37:00Z">
              <w:tcPr>
                <w:tcW w:w="1920" w:type="dxa"/>
                <w:tcBorders>
                  <w:top w:val="nil"/>
                  <w:left w:val="nil"/>
                  <w:bottom w:val="nil"/>
                  <w:right w:val="nil"/>
                </w:tcBorders>
              </w:tcPr>
            </w:tcPrChange>
          </w:tcPr>
          <w:p w14:paraId="1A862E9D" w14:textId="21501AA6" w:rsidR="00E10BDE" w:rsidRPr="00604EDE" w:rsidDel="00D97C67" w:rsidRDefault="00E10BDE" w:rsidP="00B367EB">
            <w:pPr>
              <w:spacing w:after="0" w:line="240" w:lineRule="auto"/>
              <w:jc w:val="center"/>
              <w:rPr>
                <w:del w:id="2016" w:author="Caitlin Jeffrey" w:date="2023-06-30T10:37:00Z"/>
                <w:rFonts w:ascii="Times New Roman" w:eastAsia="Times New Roman" w:hAnsi="Times New Roman" w:cs="Times New Roman"/>
                <w:color w:val="000000"/>
              </w:rPr>
            </w:pPr>
          </w:p>
        </w:tc>
      </w:tr>
      <w:tr w:rsidR="00E10BDE" w:rsidRPr="00604EDE" w:rsidDel="00D97C67" w14:paraId="21EA118E" w14:textId="22D0630E" w:rsidTr="00D97C67">
        <w:tblPrEx>
          <w:tblW w:w="10664" w:type="dxa"/>
          <w:tblPrExChange w:id="2017" w:author="Caitlin Jeffrey" w:date="2023-06-30T10:37:00Z">
            <w:tblPrEx>
              <w:tblW w:w="10664" w:type="dxa"/>
            </w:tblPrEx>
          </w:tblPrExChange>
        </w:tblPrEx>
        <w:trPr>
          <w:trHeight w:val="290"/>
          <w:del w:id="2018" w:author="Caitlin Jeffrey" w:date="2023-06-30T10:37:00Z"/>
          <w:trPrChange w:id="2019"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020" w:author="Caitlin Jeffrey" w:date="2023-06-30T10:37:00Z">
              <w:tcPr>
                <w:tcW w:w="1046" w:type="dxa"/>
                <w:tcBorders>
                  <w:top w:val="nil"/>
                  <w:left w:val="nil"/>
                  <w:bottom w:val="nil"/>
                  <w:right w:val="nil"/>
                </w:tcBorders>
                <w:shd w:val="clear" w:color="auto" w:fill="auto"/>
                <w:noWrap/>
                <w:vAlign w:val="bottom"/>
                <w:hideMark/>
              </w:tcPr>
            </w:tcPrChange>
          </w:tcPr>
          <w:p w14:paraId="0D5B0195" w14:textId="3F3D7E5C" w:rsidR="00E10BDE" w:rsidRPr="00604EDE" w:rsidDel="00D97C67" w:rsidRDefault="00E10BDE" w:rsidP="00B367EB">
            <w:pPr>
              <w:spacing w:after="0" w:line="240" w:lineRule="auto"/>
              <w:rPr>
                <w:del w:id="2021"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022" w:author="Caitlin Jeffrey" w:date="2023-06-30T10:37:00Z">
              <w:tcPr>
                <w:tcW w:w="2374" w:type="dxa"/>
                <w:tcBorders>
                  <w:top w:val="nil"/>
                  <w:left w:val="nil"/>
                  <w:bottom w:val="nil"/>
                  <w:right w:val="nil"/>
                </w:tcBorders>
                <w:shd w:val="clear" w:color="auto" w:fill="auto"/>
                <w:noWrap/>
                <w:vAlign w:val="bottom"/>
                <w:hideMark/>
              </w:tcPr>
            </w:tcPrChange>
          </w:tcPr>
          <w:p w14:paraId="77587B4E" w14:textId="76D6C5EC" w:rsidR="00E10BDE" w:rsidRPr="00604EDE" w:rsidDel="00D97C67" w:rsidRDefault="00E10BDE" w:rsidP="00B367EB">
            <w:pPr>
              <w:spacing w:after="0" w:line="240" w:lineRule="auto"/>
              <w:rPr>
                <w:del w:id="2023" w:author="Caitlin Jeffrey" w:date="2023-06-30T10:37:00Z"/>
                <w:rFonts w:ascii="Times New Roman" w:eastAsia="Times New Roman" w:hAnsi="Times New Roman" w:cs="Times New Roman"/>
                <w:color w:val="000000"/>
              </w:rPr>
            </w:pPr>
            <w:del w:id="2024" w:author="Caitlin Jeffrey" w:date="2023-06-30T10:37:00Z">
              <w:r w:rsidRPr="00604EDE" w:rsidDel="00D97C67">
                <w:rPr>
                  <w:rFonts w:ascii="Times New Roman" w:eastAsia="Times New Roman" w:hAnsi="Times New Roman" w:cs="Times New Roman"/>
                  <w:color w:val="000000"/>
                </w:rPr>
                <w:delText>Tiestall</w:delText>
              </w:r>
            </w:del>
          </w:p>
        </w:tc>
        <w:tc>
          <w:tcPr>
            <w:tcW w:w="876" w:type="dxa"/>
            <w:tcBorders>
              <w:top w:val="nil"/>
              <w:left w:val="nil"/>
              <w:bottom w:val="nil"/>
              <w:right w:val="nil"/>
            </w:tcBorders>
            <w:shd w:val="clear" w:color="auto" w:fill="auto"/>
            <w:noWrap/>
            <w:vAlign w:val="bottom"/>
            <w:hideMark/>
            <w:tcPrChange w:id="2025" w:author="Caitlin Jeffrey" w:date="2023-06-30T10:37:00Z">
              <w:tcPr>
                <w:tcW w:w="874" w:type="dxa"/>
                <w:tcBorders>
                  <w:top w:val="nil"/>
                  <w:left w:val="nil"/>
                  <w:bottom w:val="nil"/>
                  <w:right w:val="nil"/>
                </w:tcBorders>
                <w:shd w:val="clear" w:color="auto" w:fill="auto"/>
                <w:noWrap/>
                <w:vAlign w:val="bottom"/>
                <w:hideMark/>
              </w:tcPr>
            </w:tcPrChange>
          </w:tcPr>
          <w:p w14:paraId="187F58CC" w14:textId="0309BA48" w:rsidR="00E10BDE" w:rsidRPr="00604EDE" w:rsidDel="00D97C67" w:rsidRDefault="00E10BDE" w:rsidP="00B367EB">
            <w:pPr>
              <w:spacing w:after="0" w:line="240" w:lineRule="auto"/>
              <w:jc w:val="right"/>
              <w:rPr>
                <w:del w:id="2026" w:author="Caitlin Jeffrey" w:date="2023-06-30T10:37:00Z"/>
                <w:rFonts w:ascii="Times New Roman" w:eastAsia="Times New Roman" w:hAnsi="Times New Roman" w:cs="Times New Roman"/>
                <w:color w:val="000000"/>
              </w:rPr>
            </w:pPr>
            <w:del w:id="2027" w:author="Caitlin Jeffrey" w:date="2023-06-30T10:37:00Z">
              <w:r w:rsidRPr="00604EDE" w:rsidDel="00D97C67">
                <w:rPr>
                  <w:rFonts w:ascii="Times New Roman" w:eastAsia="Times New Roman" w:hAnsi="Times New Roman" w:cs="Times New Roman"/>
                  <w:color w:val="000000"/>
                </w:rPr>
                <w:delText>10</w:delText>
              </w:r>
            </w:del>
          </w:p>
        </w:tc>
        <w:tc>
          <w:tcPr>
            <w:tcW w:w="940" w:type="dxa"/>
            <w:tcBorders>
              <w:top w:val="nil"/>
              <w:left w:val="nil"/>
              <w:bottom w:val="nil"/>
              <w:right w:val="nil"/>
            </w:tcBorders>
            <w:shd w:val="clear" w:color="auto" w:fill="auto"/>
            <w:noWrap/>
            <w:vAlign w:val="bottom"/>
            <w:hideMark/>
            <w:tcPrChange w:id="2028" w:author="Caitlin Jeffrey" w:date="2023-06-30T10:37:00Z">
              <w:tcPr>
                <w:tcW w:w="940" w:type="dxa"/>
                <w:tcBorders>
                  <w:top w:val="nil"/>
                  <w:left w:val="nil"/>
                  <w:bottom w:val="nil"/>
                  <w:right w:val="nil"/>
                </w:tcBorders>
                <w:shd w:val="clear" w:color="auto" w:fill="auto"/>
                <w:noWrap/>
                <w:vAlign w:val="bottom"/>
                <w:hideMark/>
              </w:tcPr>
            </w:tcPrChange>
          </w:tcPr>
          <w:p w14:paraId="687E4E84" w14:textId="47EE177B" w:rsidR="00E10BDE" w:rsidRPr="00604EDE" w:rsidDel="00D97C67" w:rsidRDefault="00E10BDE" w:rsidP="00B367EB">
            <w:pPr>
              <w:spacing w:after="0" w:line="240" w:lineRule="auto"/>
              <w:jc w:val="right"/>
              <w:rPr>
                <w:del w:id="2029" w:author="Caitlin Jeffrey" w:date="2023-06-30T10:37:00Z"/>
                <w:rFonts w:ascii="Times New Roman" w:eastAsia="Times New Roman" w:hAnsi="Times New Roman" w:cs="Times New Roman"/>
                <w:color w:val="000000"/>
              </w:rPr>
            </w:pPr>
            <w:del w:id="2030" w:author="Caitlin Jeffrey" w:date="2023-06-30T10:37:00Z">
              <w:r w:rsidRPr="00604EDE" w:rsidDel="00D97C67">
                <w:rPr>
                  <w:rFonts w:ascii="Times New Roman" w:eastAsia="Times New Roman" w:hAnsi="Times New Roman" w:cs="Times New Roman"/>
                  <w:color w:val="000000"/>
                </w:rPr>
                <w:delText>3.75</w:delText>
              </w:r>
            </w:del>
          </w:p>
        </w:tc>
        <w:tc>
          <w:tcPr>
            <w:tcW w:w="1876" w:type="dxa"/>
            <w:tcBorders>
              <w:top w:val="nil"/>
              <w:left w:val="nil"/>
              <w:bottom w:val="nil"/>
              <w:right w:val="nil"/>
            </w:tcBorders>
            <w:shd w:val="clear" w:color="auto" w:fill="auto"/>
            <w:noWrap/>
            <w:vAlign w:val="bottom"/>
            <w:hideMark/>
            <w:tcPrChange w:id="2031" w:author="Caitlin Jeffrey" w:date="2023-06-30T10:37:00Z">
              <w:tcPr>
                <w:tcW w:w="1876" w:type="dxa"/>
                <w:tcBorders>
                  <w:top w:val="nil"/>
                  <w:left w:val="nil"/>
                  <w:bottom w:val="nil"/>
                  <w:right w:val="nil"/>
                </w:tcBorders>
                <w:shd w:val="clear" w:color="auto" w:fill="auto"/>
                <w:noWrap/>
                <w:vAlign w:val="bottom"/>
                <w:hideMark/>
              </w:tcPr>
            </w:tcPrChange>
          </w:tcPr>
          <w:p w14:paraId="509717F0" w14:textId="03BD217E" w:rsidR="00E10BDE" w:rsidRPr="00604EDE" w:rsidDel="00D97C67" w:rsidRDefault="00E10BDE" w:rsidP="00B367EB">
            <w:pPr>
              <w:spacing w:after="0" w:line="240" w:lineRule="auto"/>
              <w:jc w:val="right"/>
              <w:rPr>
                <w:del w:id="2032" w:author="Caitlin Jeffrey" w:date="2023-06-30T10:37:00Z"/>
                <w:rFonts w:ascii="Times New Roman" w:eastAsia="Times New Roman" w:hAnsi="Times New Roman" w:cs="Times New Roman"/>
                <w:color w:val="000000"/>
              </w:rPr>
            </w:pPr>
            <w:del w:id="2033" w:author="Caitlin Jeffrey" w:date="2023-06-30T10:37:00Z">
              <w:r w:rsidRPr="00604EDE" w:rsidDel="00D97C67">
                <w:rPr>
                  <w:rFonts w:ascii="Times New Roman" w:eastAsia="Times New Roman" w:hAnsi="Times New Roman" w:cs="Times New Roman"/>
                  <w:color w:val="000000"/>
                </w:rPr>
                <w:delText>3.52-3.98</w:delText>
              </w:r>
            </w:del>
          </w:p>
        </w:tc>
        <w:tc>
          <w:tcPr>
            <w:tcW w:w="1634" w:type="dxa"/>
            <w:tcBorders>
              <w:top w:val="nil"/>
              <w:left w:val="nil"/>
              <w:bottom w:val="nil"/>
              <w:right w:val="nil"/>
            </w:tcBorders>
            <w:shd w:val="clear" w:color="auto" w:fill="auto"/>
            <w:noWrap/>
            <w:vAlign w:val="bottom"/>
            <w:hideMark/>
            <w:tcPrChange w:id="2034" w:author="Caitlin Jeffrey" w:date="2023-06-30T10:37:00Z">
              <w:tcPr>
                <w:tcW w:w="1634" w:type="dxa"/>
                <w:tcBorders>
                  <w:top w:val="nil"/>
                  <w:left w:val="nil"/>
                  <w:bottom w:val="nil"/>
                  <w:right w:val="nil"/>
                </w:tcBorders>
                <w:shd w:val="clear" w:color="auto" w:fill="auto"/>
                <w:noWrap/>
                <w:vAlign w:val="bottom"/>
                <w:hideMark/>
              </w:tcPr>
            </w:tcPrChange>
          </w:tcPr>
          <w:p w14:paraId="4F7E20F0" w14:textId="57FC16BA" w:rsidR="00E10BDE" w:rsidRPr="00604EDE" w:rsidDel="00D97C67" w:rsidRDefault="00E10BDE" w:rsidP="00B367EB">
            <w:pPr>
              <w:spacing w:after="0" w:line="240" w:lineRule="auto"/>
              <w:jc w:val="center"/>
              <w:rPr>
                <w:del w:id="2035" w:author="Caitlin Jeffrey" w:date="2023-06-30T10:37:00Z"/>
                <w:rFonts w:ascii="Times New Roman" w:eastAsia="Times New Roman" w:hAnsi="Times New Roman" w:cs="Times New Roman"/>
                <w:color w:val="000000"/>
              </w:rPr>
            </w:pPr>
            <w:del w:id="2036" w:author="Caitlin Jeffrey" w:date="2023-06-30T10:37:00Z">
              <w:r w:rsidRPr="00604EDE" w:rsidDel="00D97C67">
                <w:rPr>
                  <w:rFonts w:ascii="Times New Roman" w:eastAsia="Times New Roman" w:hAnsi="Times New Roman" w:cs="Times New Roman"/>
                  <w:color w:val="000000"/>
                </w:rPr>
                <w:delText>3.4-4.4</w:delText>
              </w:r>
            </w:del>
          </w:p>
        </w:tc>
        <w:tc>
          <w:tcPr>
            <w:tcW w:w="1918" w:type="dxa"/>
            <w:tcBorders>
              <w:top w:val="nil"/>
              <w:left w:val="nil"/>
              <w:bottom w:val="nil"/>
              <w:right w:val="nil"/>
            </w:tcBorders>
            <w:tcPrChange w:id="2037" w:author="Caitlin Jeffrey" w:date="2023-06-30T10:37:00Z">
              <w:tcPr>
                <w:tcW w:w="1920" w:type="dxa"/>
                <w:tcBorders>
                  <w:top w:val="nil"/>
                  <w:left w:val="nil"/>
                  <w:bottom w:val="nil"/>
                  <w:right w:val="nil"/>
                </w:tcBorders>
              </w:tcPr>
            </w:tcPrChange>
          </w:tcPr>
          <w:p w14:paraId="34C26D5B" w14:textId="7D00CD49" w:rsidR="00E10BDE" w:rsidRPr="00604EDE" w:rsidDel="00D97C67" w:rsidRDefault="00E10BDE" w:rsidP="00B367EB">
            <w:pPr>
              <w:spacing w:after="0" w:line="240" w:lineRule="auto"/>
              <w:jc w:val="center"/>
              <w:rPr>
                <w:del w:id="2038" w:author="Caitlin Jeffrey" w:date="2023-06-30T10:37:00Z"/>
                <w:rFonts w:ascii="Times New Roman" w:eastAsia="Times New Roman" w:hAnsi="Times New Roman" w:cs="Times New Roman"/>
                <w:color w:val="000000"/>
              </w:rPr>
            </w:pPr>
          </w:p>
        </w:tc>
      </w:tr>
      <w:tr w:rsidR="00E10BDE" w:rsidRPr="00604EDE" w:rsidDel="00D97C67" w14:paraId="39F2DA14" w14:textId="3C91D544" w:rsidTr="00D97C67">
        <w:tblPrEx>
          <w:tblW w:w="10664" w:type="dxa"/>
          <w:tblPrExChange w:id="2039" w:author="Caitlin Jeffrey" w:date="2023-06-30T10:37:00Z">
            <w:tblPrEx>
              <w:tblW w:w="10664" w:type="dxa"/>
            </w:tblPrEx>
          </w:tblPrExChange>
        </w:tblPrEx>
        <w:trPr>
          <w:trHeight w:val="290"/>
          <w:del w:id="2040" w:author="Caitlin Jeffrey" w:date="2023-06-30T10:37:00Z"/>
          <w:trPrChange w:id="2041"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042" w:author="Caitlin Jeffrey" w:date="2023-06-30T10:37:00Z">
              <w:tcPr>
                <w:tcW w:w="1046" w:type="dxa"/>
                <w:tcBorders>
                  <w:top w:val="nil"/>
                  <w:left w:val="nil"/>
                  <w:bottom w:val="nil"/>
                  <w:right w:val="nil"/>
                </w:tcBorders>
                <w:shd w:val="clear" w:color="auto" w:fill="auto"/>
                <w:noWrap/>
                <w:vAlign w:val="bottom"/>
                <w:hideMark/>
              </w:tcPr>
            </w:tcPrChange>
          </w:tcPr>
          <w:p w14:paraId="2BB031BB" w14:textId="2F74DB8A" w:rsidR="00E10BDE" w:rsidRPr="00604EDE" w:rsidDel="00D97C67" w:rsidRDefault="00E10BDE" w:rsidP="00B367EB">
            <w:pPr>
              <w:spacing w:after="0" w:line="240" w:lineRule="auto"/>
              <w:rPr>
                <w:del w:id="2043"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044" w:author="Caitlin Jeffrey" w:date="2023-06-30T10:37:00Z">
              <w:tcPr>
                <w:tcW w:w="2374" w:type="dxa"/>
                <w:tcBorders>
                  <w:top w:val="nil"/>
                  <w:left w:val="nil"/>
                  <w:bottom w:val="nil"/>
                  <w:right w:val="nil"/>
                </w:tcBorders>
                <w:shd w:val="clear" w:color="auto" w:fill="auto"/>
                <w:noWrap/>
                <w:vAlign w:val="bottom"/>
                <w:hideMark/>
              </w:tcPr>
            </w:tcPrChange>
          </w:tcPr>
          <w:p w14:paraId="21708ECE" w14:textId="5D57C5F2" w:rsidR="00E10BDE" w:rsidRPr="00604EDE" w:rsidDel="00D97C67" w:rsidRDefault="00E10BDE" w:rsidP="00B367EB">
            <w:pPr>
              <w:spacing w:after="0" w:line="240" w:lineRule="auto"/>
              <w:rPr>
                <w:del w:id="2045" w:author="Caitlin Jeffrey" w:date="2023-06-30T10:37:00Z"/>
                <w:rFonts w:ascii="Times New Roman" w:eastAsia="Times New Roman" w:hAnsi="Times New Roman" w:cs="Times New Roman"/>
                <w:color w:val="000000"/>
              </w:rPr>
            </w:pPr>
            <w:del w:id="2046" w:author="Caitlin Jeffrey" w:date="2023-06-30T10:37:00Z">
              <w:r w:rsidRPr="00604EDE" w:rsidDel="00D97C67">
                <w:rPr>
                  <w:rFonts w:ascii="Times New Roman" w:eastAsia="Times New Roman" w:hAnsi="Times New Roman" w:cs="Times New Roman"/>
                  <w:color w:val="000000"/>
                </w:rPr>
                <w:delText>Freestall</w:delText>
              </w:r>
            </w:del>
          </w:p>
        </w:tc>
        <w:tc>
          <w:tcPr>
            <w:tcW w:w="876" w:type="dxa"/>
            <w:tcBorders>
              <w:top w:val="nil"/>
              <w:left w:val="nil"/>
              <w:bottom w:val="nil"/>
              <w:right w:val="nil"/>
            </w:tcBorders>
            <w:shd w:val="clear" w:color="auto" w:fill="auto"/>
            <w:noWrap/>
            <w:vAlign w:val="bottom"/>
            <w:hideMark/>
            <w:tcPrChange w:id="2047" w:author="Caitlin Jeffrey" w:date="2023-06-30T10:37:00Z">
              <w:tcPr>
                <w:tcW w:w="874" w:type="dxa"/>
                <w:tcBorders>
                  <w:top w:val="nil"/>
                  <w:left w:val="nil"/>
                  <w:bottom w:val="nil"/>
                  <w:right w:val="nil"/>
                </w:tcBorders>
                <w:shd w:val="clear" w:color="auto" w:fill="auto"/>
                <w:noWrap/>
                <w:vAlign w:val="bottom"/>
                <w:hideMark/>
              </w:tcPr>
            </w:tcPrChange>
          </w:tcPr>
          <w:p w14:paraId="76232D54" w14:textId="5C641D56" w:rsidR="00E10BDE" w:rsidRPr="00604EDE" w:rsidDel="00D97C67" w:rsidRDefault="00E10BDE" w:rsidP="00B367EB">
            <w:pPr>
              <w:spacing w:after="0" w:line="240" w:lineRule="auto"/>
              <w:jc w:val="right"/>
              <w:rPr>
                <w:del w:id="2048" w:author="Caitlin Jeffrey" w:date="2023-06-30T10:37:00Z"/>
                <w:rFonts w:ascii="Times New Roman" w:eastAsia="Times New Roman" w:hAnsi="Times New Roman" w:cs="Times New Roman"/>
                <w:color w:val="000000"/>
              </w:rPr>
            </w:pPr>
            <w:del w:id="2049" w:author="Caitlin Jeffrey" w:date="2023-06-30T10:37:00Z">
              <w:r w:rsidRPr="00604EDE" w:rsidDel="00D97C67">
                <w:rPr>
                  <w:rFonts w:ascii="Times New Roman" w:eastAsia="Times New Roman" w:hAnsi="Times New Roman" w:cs="Times New Roman"/>
                  <w:color w:val="000000"/>
                </w:rPr>
                <w:delText>6</w:delText>
              </w:r>
            </w:del>
          </w:p>
        </w:tc>
        <w:tc>
          <w:tcPr>
            <w:tcW w:w="940" w:type="dxa"/>
            <w:tcBorders>
              <w:top w:val="nil"/>
              <w:left w:val="nil"/>
              <w:bottom w:val="nil"/>
              <w:right w:val="nil"/>
            </w:tcBorders>
            <w:shd w:val="clear" w:color="auto" w:fill="auto"/>
            <w:noWrap/>
            <w:vAlign w:val="bottom"/>
            <w:hideMark/>
            <w:tcPrChange w:id="2050" w:author="Caitlin Jeffrey" w:date="2023-06-30T10:37:00Z">
              <w:tcPr>
                <w:tcW w:w="940" w:type="dxa"/>
                <w:tcBorders>
                  <w:top w:val="nil"/>
                  <w:left w:val="nil"/>
                  <w:bottom w:val="nil"/>
                  <w:right w:val="nil"/>
                </w:tcBorders>
                <w:shd w:val="clear" w:color="auto" w:fill="auto"/>
                <w:noWrap/>
                <w:vAlign w:val="bottom"/>
                <w:hideMark/>
              </w:tcPr>
            </w:tcPrChange>
          </w:tcPr>
          <w:p w14:paraId="3E8EEE12" w14:textId="60DF52BC" w:rsidR="00E10BDE" w:rsidRPr="00604EDE" w:rsidDel="00D97C67" w:rsidRDefault="00E10BDE" w:rsidP="00B367EB">
            <w:pPr>
              <w:spacing w:after="0" w:line="240" w:lineRule="auto"/>
              <w:jc w:val="right"/>
              <w:rPr>
                <w:del w:id="2051" w:author="Caitlin Jeffrey" w:date="2023-06-30T10:37:00Z"/>
                <w:rFonts w:ascii="Times New Roman" w:eastAsia="Times New Roman" w:hAnsi="Times New Roman" w:cs="Times New Roman"/>
                <w:color w:val="000000"/>
              </w:rPr>
            </w:pPr>
            <w:del w:id="2052" w:author="Caitlin Jeffrey" w:date="2023-06-30T10:37:00Z">
              <w:r w:rsidRPr="00604EDE" w:rsidDel="00D97C67">
                <w:rPr>
                  <w:rFonts w:ascii="Times New Roman" w:eastAsia="Times New Roman" w:hAnsi="Times New Roman" w:cs="Times New Roman"/>
                  <w:color w:val="000000"/>
                </w:rPr>
                <w:delText>3.83</w:delText>
              </w:r>
            </w:del>
          </w:p>
        </w:tc>
        <w:tc>
          <w:tcPr>
            <w:tcW w:w="1876" w:type="dxa"/>
            <w:tcBorders>
              <w:top w:val="nil"/>
              <w:left w:val="nil"/>
              <w:bottom w:val="nil"/>
              <w:right w:val="nil"/>
            </w:tcBorders>
            <w:shd w:val="clear" w:color="auto" w:fill="auto"/>
            <w:noWrap/>
            <w:vAlign w:val="bottom"/>
            <w:hideMark/>
            <w:tcPrChange w:id="2053" w:author="Caitlin Jeffrey" w:date="2023-06-30T10:37:00Z">
              <w:tcPr>
                <w:tcW w:w="1876" w:type="dxa"/>
                <w:tcBorders>
                  <w:top w:val="nil"/>
                  <w:left w:val="nil"/>
                  <w:bottom w:val="nil"/>
                  <w:right w:val="nil"/>
                </w:tcBorders>
                <w:shd w:val="clear" w:color="auto" w:fill="auto"/>
                <w:noWrap/>
                <w:vAlign w:val="bottom"/>
                <w:hideMark/>
              </w:tcPr>
            </w:tcPrChange>
          </w:tcPr>
          <w:p w14:paraId="0C4FFA70" w14:textId="2CAA814B" w:rsidR="00E10BDE" w:rsidRPr="00604EDE" w:rsidDel="00D97C67" w:rsidRDefault="00E10BDE" w:rsidP="00B367EB">
            <w:pPr>
              <w:spacing w:after="0" w:line="240" w:lineRule="auto"/>
              <w:jc w:val="right"/>
              <w:rPr>
                <w:del w:id="2054" w:author="Caitlin Jeffrey" w:date="2023-06-30T10:37:00Z"/>
                <w:rFonts w:ascii="Times New Roman" w:eastAsia="Times New Roman" w:hAnsi="Times New Roman" w:cs="Times New Roman"/>
                <w:color w:val="000000"/>
              </w:rPr>
            </w:pPr>
            <w:del w:id="2055" w:author="Caitlin Jeffrey" w:date="2023-06-30T10:37:00Z">
              <w:r w:rsidRPr="00604EDE" w:rsidDel="00D97C67">
                <w:rPr>
                  <w:rFonts w:ascii="Times New Roman" w:eastAsia="Times New Roman" w:hAnsi="Times New Roman" w:cs="Times New Roman"/>
                  <w:color w:val="000000"/>
                </w:rPr>
                <w:delText>3.27-4.40</w:delText>
              </w:r>
            </w:del>
          </w:p>
        </w:tc>
        <w:tc>
          <w:tcPr>
            <w:tcW w:w="1634" w:type="dxa"/>
            <w:tcBorders>
              <w:top w:val="nil"/>
              <w:left w:val="nil"/>
              <w:bottom w:val="nil"/>
              <w:right w:val="nil"/>
            </w:tcBorders>
            <w:shd w:val="clear" w:color="auto" w:fill="auto"/>
            <w:noWrap/>
            <w:vAlign w:val="bottom"/>
            <w:hideMark/>
            <w:tcPrChange w:id="2056" w:author="Caitlin Jeffrey" w:date="2023-06-30T10:37:00Z">
              <w:tcPr>
                <w:tcW w:w="1634" w:type="dxa"/>
                <w:tcBorders>
                  <w:top w:val="nil"/>
                  <w:left w:val="nil"/>
                  <w:bottom w:val="nil"/>
                  <w:right w:val="nil"/>
                </w:tcBorders>
                <w:shd w:val="clear" w:color="auto" w:fill="auto"/>
                <w:noWrap/>
                <w:vAlign w:val="bottom"/>
                <w:hideMark/>
              </w:tcPr>
            </w:tcPrChange>
          </w:tcPr>
          <w:p w14:paraId="7347629E" w14:textId="36DB52BC" w:rsidR="00E10BDE" w:rsidRPr="00604EDE" w:rsidDel="00D97C67" w:rsidRDefault="00E10BDE" w:rsidP="00B367EB">
            <w:pPr>
              <w:spacing w:after="0" w:line="240" w:lineRule="auto"/>
              <w:jc w:val="center"/>
              <w:rPr>
                <w:del w:id="2057" w:author="Caitlin Jeffrey" w:date="2023-06-30T10:37:00Z"/>
                <w:rFonts w:ascii="Times New Roman" w:eastAsia="Times New Roman" w:hAnsi="Times New Roman" w:cs="Times New Roman"/>
                <w:color w:val="000000"/>
              </w:rPr>
            </w:pPr>
            <w:del w:id="2058" w:author="Caitlin Jeffrey" w:date="2023-06-30T10:37:00Z">
              <w:r w:rsidRPr="00604EDE" w:rsidDel="00D97C67">
                <w:rPr>
                  <w:rFonts w:ascii="Times New Roman" w:eastAsia="Times New Roman" w:hAnsi="Times New Roman" w:cs="Times New Roman"/>
                  <w:color w:val="000000"/>
                </w:rPr>
                <w:delText>3.0-5.0</w:delText>
              </w:r>
            </w:del>
          </w:p>
        </w:tc>
        <w:tc>
          <w:tcPr>
            <w:tcW w:w="1918" w:type="dxa"/>
            <w:tcBorders>
              <w:top w:val="nil"/>
              <w:left w:val="nil"/>
              <w:bottom w:val="nil"/>
              <w:right w:val="nil"/>
            </w:tcBorders>
            <w:tcPrChange w:id="2059" w:author="Caitlin Jeffrey" w:date="2023-06-30T10:37:00Z">
              <w:tcPr>
                <w:tcW w:w="1920" w:type="dxa"/>
                <w:tcBorders>
                  <w:top w:val="nil"/>
                  <w:left w:val="nil"/>
                  <w:bottom w:val="nil"/>
                  <w:right w:val="nil"/>
                </w:tcBorders>
              </w:tcPr>
            </w:tcPrChange>
          </w:tcPr>
          <w:p w14:paraId="149F2FA0" w14:textId="1701D695" w:rsidR="00E10BDE" w:rsidRPr="00604EDE" w:rsidDel="00D97C67" w:rsidRDefault="00E10BDE" w:rsidP="00B367EB">
            <w:pPr>
              <w:spacing w:after="0" w:line="240" w:lineRule="auto"/>
              <w:jc w:val="center"/>
              <w:rPr>
                <w:del w:id="2060" w:author="Caitlin Jeffrey" w:date="2023-06-30T10:37:00Z"/>
                <w:rFonts w:ascii="Times New Roman" w:eastAsia="Times New Roman" w:hAnsi="Times New Roman" w:cs="Times New Roman"/>
                <w:color w:val="000000"/>
              </w:rPr>
            </w:pPr>
          </w:p>
        </w:tc>
      </w:tr>
      <w:tr w:rsidR="00E10BDE" w:rsidRPr="00604EDE" w14:paraId="76ABD38C" w14:textId="77777777" w:rsidTr="00D97C67">
        <w:tblPrEx>
          <w:tblW w:w="10664" w:type="dxa"/>
          <w:tblPrExChange w:id="2061" w:author="Caitlin Jeffrey" w:date="2023-06-30T10:37:00Z">
            <w:tblPrEx>
              <w:tblW w:w="10664" w:type="dxa"/>
            </w:tblPrEx>
          </w:tblPrExChange>
        </w:tblPrEx>
        <w:trPr>
          <w:trHeight w:val="290"/>
          <w:trPrChange w:id="2062" w:author="Caitlin Jeffrey" w:date="2023-06-30T10:37:00Z">
            <w:trPr>
              <w:trHeight w:val="290"/>
            </w:trPr>
          </w:trPrChange>
        </w:trPr>
        <w:tc>
          <w:tcPr>
            <w:tcW w:w="8746" w:type="dxa"/>
            <w:gridSpan w:val="6"/>
            <w:tcBorders>
              <w:top w:val="nil"/>
              <w:left w:val="nil"/>
              <w:bottom w:val="nil"/>
              <w:right w:val="nil"/>
            </w:tcBorders>
            <w:shd w:val="clear" w:color="auto" w:fill="auto"/>
            <w:noWrap/>
            <w:vAlign w:val="bottom"/>
            <w:hideMark/>
            <w:tcPrChange w:id="2063" w:author="Caitlin Jeffrey" w:date="2023-06-30T10:37:00Z">
              <w:tcPr>
                <w:tcW w:w="8744" w:type="dxa"/>
                <w:gridSpan w:val="6"/>
                <w:tcBorders>
                  <w:top w:val="nil"/>
                  <w:left w:val="nil"/>
                  <w:bottom w:val="nil"/>
                  <w:right w:val="nil"/>
                </w:tcBorders>
                <w:shd w:val="clear" w:color="auto" w:fill="auto"/>
                <w:noWrap/>
                <w:vAlign w:val="bottom"/>
                <w:hideMark/>
              </w:tcPr>
            </w:tcPrChange>
          </w:tcPr>
          <w:p w14:paraId="34A4F9A6" w14:textId="77777777" w:rsidR="00E10BDE" w:rsidRPr="00604EDE" w:rsidRDefault="00E10BDE" w:rsidP="00B367EB">
            <w:pPr>
              <w:spacing w:after="0" w:line="240" w:lineRule="auto"/>
              <w:rPr>
                <w:rFonts w:ascii="Times New Roman" w:eastAsia="Times New Roman" w:hAnsi="Times New Roman" w:cs="Times New Roman"/>
                <w:sz w:val="20"/>
                <w:szCs w:val="20"/>
              </w:rPr>
            </w:pPr>
            <w:r w:rsidRPr="00604EDE">
              <w:rPr>
                <w:rFonts w:ascii="Times New Roman" w:eastAsia="Times New Roman" w:hAnsi="Times New Roman" w:cs="Times New Roman"/>
                <w:color w:val="000000"/>
                <w:vertAlign w:val="superscript"/>
              </w:rPr>
              <w:t>1</w:t>
            </w:r>
            <w:r w:rsidRPr="00604EDE">
              <w:rPr>
                <w:rFonts w:ascii="Times New Roman" w:eastAsia="Times New Roman" w:hAnsi="Times New Roman" w:cs="Times New Roman"/>
                <w:color w:val="000000"/>
              </w:rPr>
              <w:t xml:space="preserve"> DHIA data not available for 2 farms</w:t>
            </w:r>
          </w:p>
        </w:tc>
        <w:tc>
          <w:tcPr>
            <w:tcW w:w="1918" w:type="dxa"/>
            <w:tcBorders>
              <w:top w:val="nil"/>
              <w:left w:val="nil"/>
              <w:bottom w:val="nil"/>
              <w:right w:val="nil"/>
            </w:tcBorders>
            <w:tcPrChange w:id="2064" w:author="Caitlin Jeffrey" w:date="2023-06-30T10:37:00Z">
              <w:tcPr>
                <w:tcW w:w="1920" w:type="dxa"/>
                <w:tcBorders>
                  <w:top w:val="nil"/>
                  <w:left w:val="nil"/>
                  <w:bottom w:val="nil"/>
                  <w:right w:val="nil"/>
                </w:tcBorders>
              </w:tcPr>
            </w:tcPrChange>
          </w:tcPr>
          <w:p w14:paraId="380A1A9D" w14:textId="77777777" w:rsidR="00E10BDE" w:rsidRPr="00604EDE" w:rsidRDefault="00E10BDE" w:rsidP="00B367EB">
            <w:pPr>
              <w:spacing w:after="0" w:line="240" w:lineRule="auto"/>
              <w:rPr>
                <w:rFonts w:ascii="Times New Roman" w:eastAsia="Times New Roman" w:hAnsi="Times New Roman" w:cs="Times New Roman"/>
                <w:color w:val="000000"/>
                <w:vertAlign w:val="superscript"/>
              </w:rPr>
            </w:pPr>
          </w:p>
        </w:tc>
      </w:tr>
      <w:tr w:rsidR="00E10BDE" w:rsidRPr="00604EDE" w14:paraId="50990BAC" w14:textId="77777777" w:rsidTr="00D97C67">
        <w:tblPrEx>
          <w:tblW w:w="10664" w:type="dxa"/>
          <w:tblPrExChange w:id="2065" w:author="Caitlin Jeffrey" w:date="2023-06-30T10:37:00Z">
            <w:tblPrEx>
              <w:tblW w:w="10664" w:type="dxa"/>
            </w:tblPrEx>
          </w:tblPrExChange>
        </w:tblPrEx>
        <w:trPr>
          <w:trHeight w:val="290"/>
          <w:trPrChange w:id="2066" w:author="Caitlin Jeffrey" w:date="2023-06-30T10:37:00Z">
            <w:trPr>
              <w:trHeight w:val="290"/>
            </w:trPr>
          </w:trPrChange>
        </w:trPr>
        <w:tc>
          <w:tcPr>
            <w:tcW w:w="8746" w:type="dxa"/>
            <w:gridSpan w:val="6"/>
            <w:tcBorders>
              <w:top w:val="nil"/>
              <w:left w:val="nil"/>
              <w:bottom w:val="nil"/>
              <w:right w:val="nil"/>
            </w:tcBorders>
            <w:shd w:val="clear" w:color="auto" w:fill="auto"/>
            <w:noWrap/>
            <w:vAlign w:val="bottom"/>
            <w:hideMark/>
            <w:tcPrChange w:id="2067" w:author="Caitlin Jeffrey" w:date="2023-06-30T10:37:00Z">
              <w:tcPr>
                <w:tcW w:w="8744" w:type="dxa"/>
                <w:gridSpan w:val="6"/>
                <w:tcBorders>
                  <w:top w:val="nil"/>
                  <w:left w:val="nil"/>
                  <w:bottom w:val="nil"/>
                  <w:right w:val="nil"/>
                </w:tcBorders>
                <w:shd w:val="clear" w:color="auto" w:fill="auto"/>
                <w:noWrap/>
                <w:vAlign w:val="bottom"/>
                <w:hideMark/>
              </w:tcPr>
            </w:tcPrChange>
          </w:tcPr>
          <w:p w14:paraId="38DF8BE2" w14:textId="77777777" w:rsidR="00E10BDE" w:rsidRPr="00604EDE" w:rsidRDefault="00E10BDE" w:rsidP="00B367EB">
            <w:pPr>
              <w:spacing w:after="0" w:line="240" w:lineRule="auto"/>
              <w:rPr>
                <w:rFonts w:ascii="Times New Roman" w:eastAsia="Times New Roman" w:hAnsi="Times New Roman" w:cs="Times New Roman"/>
                <w:sz w:val="20"/>
                <w:szCs w:val="20"/>
              </w:rPr>
            </w:pPr>
            <w:r w:rsidRPr="00604EDE">
              <w:rPr>
                <w:rFonts w:ascii="Times New Roman" w:eastAsia="Times New Roman" w:hAnsi="Times New Roman" w:cs="Times New Roman"/>
                <w:color w:val="000000"/>
                <w:vertAlign w:val="superscript"/>
              </w:rPr>
              <w:t>2</w:t>
            </w:r>
            <w:r w:rsidRPr="00604EDE">
              <w:rPr>
                <w:rFonts w:ascii="Times New Roman" w:eastAsia="Times New Roman" w:hAnsi="Times New Roman" w:cs="Times New Roman"/>
                <w:color w:val="000000"/>
              </w:rPr>
              <w:t xml:space="preserve"> DHIA data not available for 1 farm</w:t>
            </w:r>
          </w:p>
        </w:tc>
        <w:tc>
          <w:tcPr>
            <w:tcW w:w="1918" w:type="dxa"/>
            <w:tcBorders>
              <w:top w:val="nil"/>
              <w:left w:val="nil"/>
              <w:bottom w:val="nil"/>
              <w:right w:val="nil"/>
            </w:tcBorders>
            <w:tcPrChange w:id="2068" w:author="Caitlin Jeffrey" w:date="2023-06-30T10:37:00Z">
              <w:tcPr>
                <w:tcW w:w="1920" w:type="dxa"/>
                <w:tcBorders>
                  <w:top w:val="nil"/>
                  <w:left w:val="nil"/>
                  <w:bottom w:val="nil"/>
                  <w:right w:val="nil"/>
                </w:tcBorders>
              </w:tcPr>
            </w:tcPrChange>
          </w:tcPr>
          <w:p w14:paraId="730637D6" w14:textId="77777777" w:rsidR="00E10BDE" w:rsidRPr="00604EDE" w:rsidRDefault="00E10BDE" w:rsidP="00B367EB">
            <w:pPr>
              <w:spacing w:after="0" w:line="240" w:lineRule="auto"/>
              <w:rPr>
                <w:rFonts w:ascii="Times New Roman" w:eastAsia="Times New Roman" w:hAnsi="Times New Roman" w:cs="Times New Roman"/>
                <w:color w:val="000000"/>
                <w:vertAlign w:val="superscript"/>
              </w:rPr>
            </w:pPr>
          </w:p>
        </w:tc>
      </w:tr>
    </w:tbl>
    <w:p w14:paraId="680F93D6" w14:textId="77777777" w:rsidR="00AF7E8C" w:rsidRPr="00604EDE" w:rsidRDefault="00AF7E8C" w:rsidP="00AF7E8C">
      <w:pPr>
        <w:spacing w:after="0" w:line="480" w:lineRule="auto"/>
        <w:jc w:val="both"/>
        <w:rPr>
          <w:rFonts w:ascii="Times New Roman" w:hAnsi="Times New Roman" w:cs="Times New Roman"/>
          <w:b/>
          <w:bCs/>
          <w:sz w:val="24"/>
          <w:szCs w:val="24"/>
          <w:rPrChange w:id="2069" w:author="Caitlin Jeffrey" w:date="2023-07-05T16:23:00Z">
            <w:rPr>
              <w:rFonts w:ascii="Times New Roman" w:hAnsi="Times New Roman" w:cs="Times New Roman"/>
              <w:b/>
              <w:bCs/>
              <w:noProof/>
              <w:sz w:val="24"/>
              <w:szCs w:val="24"/>
            </w:rPr>
          </w:rPrChange>
        </w:rPr>
      </w:pPr>
    </w:p>
    <w:tbl>
      <w:tblPr>
        <w:tblW w:w="9730" w:type="dxa"/>
        <w:tblLook w:val="04A0" w:firstRow="1" w:lastRow="0" w:firstColumn="1" w:lastColumn="0" w:noHBand="0" w:noVBand="1"/>
      </w:tblPr>
      <w:tblGrid>
        <w:gridCol w:w="899"/>
        <w:gridCol w:w="3331"/>
        <w:gridCol w:w="3150"/>
        <w:gridCol w:w="1366"/>
        <w:gridCol w:w="984"/>
      </w:tblGrid>
      <w:tr w:rsidR="009910FE" w:rsidRPr="00604EDE" w14:paraId="1523F67B" w14:textId="77777777" w:rsidTr="00B367EB">
        <w:trPr>
          <w:trHeight w:val="290"/>
        </w:trPr>
        <w:tc>
          <w:tcPr>
            <w:tcW w:w="9730" w:type="dxa"/>
            <w:gridSpan w:val="5"/>
            <w:tcBorders>
              <w:top w:val="nil"/>
              <w:left w:val="nil"/>
              <w:bottom w:val="nil"/>
              <w:right w:val="nil"/>
            </w:tcBorders>
            <w:shd w:val="clear" w:color="auto" w:fill="auto"/>
            <w:noWrap/>
            <w:vAlign w:val="bottom"/>
          </w:tcPr>
          <w:p w14:paraId="19240015"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Table 3. Selected results of univariate analysis identifying factors unconditionally associated with udder health and hygiene outcomes at p &lt;</w:t>
            </w:r>
            <w:del w:id="2070" w:author="Caitlin Jeffrey" w:date="2023-08-03T13:09: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 xml:space="preserve">0.20 for </w:t>
            </w:r>
            <w:r w:rsidRPr="00604EDE">
              <w:rPr>
                <w:rFonts w:ascii="Times New Roman" w:hAnsi="Times New Roman" w:cs="Times New Roman"/>
              </w:rPr>
              <w:t>21 Vermont</w:t>
            </w:r>
            <w:r w:rsidRPr="00604EDE">
              <w:rPr>
                <w:rFonts w:ascii="Times New Roman" w:eastAsia="Times New Roman" w:hAnsi="Times New Roman" w:cs="Times New Roman"/>
                <w:color w:val="000000"/>
              </w:rPr>
              <w:t xml:space="preserve"> organic dairy herds</w:t>
            </w:r>
          </w:p>
        </w:tc>
      </w:tr>
      <w:tr w:rsidR="009910FE" w:rsidRPr="00604EDE" w14:paraId="0AEC3A54" w14:textId="77777777" w:rsidTr="00B367EB">
        <w:trPr>
          <w:trHeight w:val="290"/>
        </w:trPr>
        <w:tc>
          <w:tcPr>
            <w:tcW w:w="4230" w:type="dxa"/>
            <w:gridSpan w:val="2"/>
            <w:tcBorders>
              <w:top w:val="nil"/>
              <w:left w:val="nil"/>
              <w:bottom w:val="nil"/>
              <w:right w:val="nil"/>
            </w:tcBorders>
            <w:shd w:val="clear" w:color="auto" w:fill="auto"/>
            <w:noWrap/>
            <w:vAlign w:val="bottom"/>
            <w:hideMark/>
          </w:tcPr>
          <w:p w14:paraId="1FB37FC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Parameter</w:t>
            </w:r>
          </w:p>
        </w:tc>
        <w:tc>
          <w:tcPr>
            <w:tcW w:w="3150" w:type="dxa"/>
            <w:tcBorders>
              <w:top w:val="nil"/>
              <w:left w:val="nil"/>
              <w:bottom w:val="nil"/>
              <w:right w:val="nil"/>
            </w:tcBorders>
            <w:shd w:val="clear" w:color="auto" w:fill="auto"/>
            <w:noWrap/>
            <w:vAlign w:val="bottom"/>
          </w:tcPr>
          <w:p w14:paraId="443A1737"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Group (sample size)</w:t>
            </w:r>
          </w:p>
        </w:tc>
        <w:tc>
          <w:tcPr>
            <w:tcW w:w="1366" w:type="dxa"/>
            <w:tcBorders>
              <w:top w:val="nil"/>
              <w:left w:val="nil"/>
              <w:bottom w:val="nil"/>
              <w:right w:val="nil"/>
            </w:tcBorders>
            <w:shd w:val="clear" w:color="auto" w:fill="auto"/>
            <w:noWrap/>
            <w:vAlign w:val="bottom"/>
          </w:tcPr>
          <w:p w14:paraId="0399609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Coefficient estimate (SE)</w:t>
            </w:r>
          </w:p>
        </w:tc>
        <w:tc>
          <w:tcPr>
            <w:tcW w:w="984" w:type="dxa"/>
            <w:tcBorders>
              <w:top w:val="nil"/>
              <w:left w:val="nil"/>
              <w:bottom w:val="nil"/>
              <w:right w:val="nil"/>
            </w:tcBorders>
            <w:shd w:val="clear" w:color="auto" w:fill="auto"/>
            <w:noWrap/>
            <w:vAlign w:val="bottom"/>
          </w:tcPr>
          <w:p w14:paraId="2E1C336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P-</w:t>
            </w:r>
            <w:r w:rsidRPr="00604EDE">
              <w:rPr>
                <w:rFonts w:ascii="Times New Roman" w:eastAsia="Times New Roman" w:hAnsi="Times New Roman" w:cs="Times New Roman"/>
                <w:color w:val="000000"/>
              </w:rPr>
              <w:t>value</w:t>
            </w:r>
          </w:p>
        </w:tc>
      </w:tr>
      <w:tr w:rsidR="009910FE" w:rsidRPr="00604EDE" w14:paraId="4B172230" w14:textId="77777777" w:rsidTr="00B367EB">
        <w:trPr>
          <w:trHeight w:val="414"/>
        </w:trPr>
        <w:tc>
          <w:tcPr>
            <w:tcW w:w="4230" w:type="dxa"/>
            <w:gridSpan w:val="2"/>
            <w:tcBorders>
              <w:top w:val="nil"/>
              <w:left w:val="nil"/>
              <w:bottom w:val="nil"/>
              <w:right w:val="nil"/>
            </w:tcBorders>
            <w:shd w:val="clear" w:color="auto" w:fill="auto"/>
            <w:noWrap/>
            <w:vAlign w:val="bottom"/>
          </w:tcPr>
          <w:p w14:paraId="2386686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Bulk tank milk somatic cell count (cells/mL)</w:t>
            </w:r>
          </w:p>
        </w:tc>
        <w:tc>
          <w:tcPr>
            <w:tcW w:w="3150" w:type="dxa"/>
            <w:tcBorders>
              <w:top w:val="nil"/>
              <w:left w:val="nil"/>
              <w:bottom w:val="nil"/>
              <w:right w:val="nil"/>
            </w:tcBorders>
            <w:shd w:val="clear" w:color="auto" w:fill="auto"/>
            <w:noWrap/>
            <w:vAlign w:val="bottom"/>
          </w:tcPr>
          <w:p w14:paraId="76611B79"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0667F72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D81794B" w14:textId="77777777" w:rsidR="009910FE" w:rsidRPr="00604EDE" w:rsidRDefault="009910FE" w:rsidP="00B367EB">
            <w:pPr>
              <w:spacing w:after="0" w:line="240" w:lineRule="auto"/>
              <w:jc w:val="right"/>
              <w:rPr>
                <w:rFonts w:ascii="Times New Roman" w:eastAsia="Times New Roman" w:hAnsi="Times New Roman" w:cs="Times New Roman"/>
                <w:color w:val="000000"/>
              </w:rPr>
            </w:pPr>
          </w:p>
        </w:tc>
      </w:tr>
      <w:tr w:rsidR="009910FE" w:rsidRPr="00604EDE" w14:paraId="5F3C8408" w14:textId="77777777" w:rsidTr="00B367EB">
        <w:trPr>
          <w:trHeight w:val="290"/>
        </w:trPr>
        <w:tc>
          <w:tcPr>
            <w:tcW w:w="899" w:type="dxa"/>
            <w:tcBorders>
              <w:top w:val="nil"/>
              <w:left w:val="nil"/>
              <w:bottom w:val="nil"/>
              <w:right w:val="nil"/>
            </w:tcBorders>
            <w:shd w:val="clear" w:color="auto" w:fill="auto"/>
            <w:noWrap/>
            <w:vAlign w:val="bottom"/>
          </w:tcPr>
          <w:p w14:paraId="5187738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4674DE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1A2413D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751A348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36,000 (23,454)</w:t>
            </w:r>
          </w:p>
        </w:tc>
        <w:tc>
          <w:tcPr>
            <w:tcW w:w="984" w:type="dxa"/>
            <w:tcBorders>
              <w:top w:val="nil"/>
              <w:left w:val="nil"/>
              <w:bottom w:val="nil"/>
              <w:right w:val="nil"/>
            </w:tcBorders>
            <w:shd w:val="clear" w:color="auto" w:fill="auto"/>
            <w:noWrap/>
            <w:vAlign w:val="bottom"/>
            <w:hideMark/>
          </w:tcPr>
          <w:p w14:paraId="095D66C7"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0.14</w:t>
            </w:r>
          </w:p>
        </w:tc>
      </w:tr>
      <w:tr w:rsidR="009910FE" w:rsidRPr="00604EDE" w14:paraId="57ADB9D4" w14:textId="77777777" w:rsidTr="00B367EB">
        <w:trPr>
          <w:trHeight w:val="290"/>
        </w:trPr>
        <w:tc>
          <w:tcPr>
            <w:tcW w:w="899" w:type="dxa"/>
            <w:tcBorders>
              <w:top w:val="nil"/>
              <w:left w:val="nil"/>
              <w:bottom w:val="nil"/>
              <w:right w:val="nil"/>
            </w:tcBorders>
            <w:shd w:val="clear" w:color="auto" w:fill="auto"/>
            <w:noWrap/>
            <w:vAlign w:val="bottom"/>
          </w:tcPr>
          <w:p w14:paraId="2FA21966"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78B52682"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58933BD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36C8A3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15FE4BC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702EB8EE" w14:textId="77777777" w:rsidTr="00B367EB">
        <w:trPr>
          <w:trHeight w:val="290"/>
        </w:trPr>
        <w:tc>
          <w:tcPr>
            <w:tcW w:w="899" w:type="dxa"/>
            <w:tcBorders>
              <w:top w:val="nil"/>
              <w:left w:val="nil"/>
              <w:bottom w:val="nil"/>
              <w:right w:val="nil"/>
            </w:tcBorders>
            <w:shd w:val="clear" w:color="auto" w:fill="auto"/>
            <w:noWrap/>
            <w:vAlign w:val="bottom"/>
          </w:tcPr>
          <w:p w14:paraId="3EBEDE1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B5C1883"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7253DD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AC262A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-5,797 (3,970)</w:t>
            </w:r>
          </w:p>
        </w:tc>
        <w:tc>
          <w:tcPr>
            <w:tcW w:w="984" w:type="dxa"/>
            <w:tcBorders>
              <w:top w:val="nil"/>
              <w:left w:val="nil"/>
              <w:bottom w:val="nil"/>
              <w:right w:val="nil"/>
            </w:tcBorders>
            <w:shd w:val="clear" w:color="auto" w:fill="auto"/>
            <w:noWrap/>
            <w:vAlign w:val="bottom"/>
            <w:hideMark/>
          </w:tcPr>
          <w:p w14:paraId="1E4FA30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0.17</w:t>
            </w:r>
          </w:p>
        </w:tc>
      </w:tr>
      <w:tr w:rsidR="009910FE" w:rsidRPr="00604EDE" w14:paraId="141C52E9" w14:textId="77777777" w:rsidTr="00B367EB">
        <w:trPr>
          <w:trHeight w:val="648"/>
        </w:trPr>
        <w:tc>
          <w:tcPr>
            <w:tcW w:w="4230" w:type="dxa"/>
            <w:gridSpan w:val="2"/>
            <w:tcBorders>
              <w:top w:val="nil"/>
              <w:left w:val="nil"/>
              <w:bottom w:val="nil"/>
              <w:right w:val="nil"/>
            </w:tcBorders>
            <w:shd w:val="clear" w:color="auto" w:fill="auto"/>
            <w:noWrap/>
            <w:vAlign w:val="bottom"/>
          </w:tcPr>
          <w:p w14:paraId="4B797DCB" w14:textId="59CD4FE1" w:rsidR="009910FE" w:rsidRPr="00604EDE" w:rsidRDefault="00153A11" w:rsidP="00B367EB">
            <w:pPr>
              <w:spacing w:after="0" w:line="240" w:lineRule="auto"/>
              <w:rPr>
                <w:rFonts w:ascii="Times New Roman" w:eastAsia="Times New Roman" w:hAnsi="Times New Roman" w:cs="Times New Roman"/>
                <w:color w:val="000000"/>
                <w:vertAlign w:val="superscript"/>
              </w:rPr>
            </w:pPr>
            <w:ins w:id="2071" w:author="Caitlin Jeffrey" w:date="2023-06-30T11:26:00Z">
              <w:r w:rsidRPr="00604EDE">
                <w:rPr>
                  <w:rFonts w:ascii="Times New Roman" w:eastAsia="Times New Roman" w:hAnsi="Times New Roman" w:cs="Times New Roman"/>
                  <w:color w:val="000000"/>
                </w:rPr>
                <w:t>Percent</w:t>
              </w:r>
            </w:ins>
            <w:del w:id="2072" w:author="Caitlin Jeffrey" w:date="2023-06-30T11:26:00Z">
              <w:r w:rsidR="009910FE" w:rsidRPr="00604EDE" w:rsidDel="00153A11">
                <w:rPr>
                  <w:rFonts w:ascii="Times New Roman" w:eastAsia="Times New Roman" w:hAnsi="Times New Roman" w:cs="Times New Roman"/>
                  <w:color w:val="000000"/>
                </w:rPr>
                <w:delText>%</w:delText>
              </w:r>
            </w:del>
            <w:r w:rsidR="009910FE" w:rsidRPr="00604EDE">
              <w:rPr>
                <w:rFonts w:ascii="Times New Roman" w:eastAsia="Times New Roman" w:hAnsi="Times New Roman" w:cs="Times New Roman"/>
                <w:color w:val="000000"/>
              </w:rPr>
              <w:t xml:space="preserve"> cows with new</w:t>
            </w:r>
            <w:ins w:id="2073" w:author="Caitlin Jeffrey" w:date="2023-06-30T11:50:00Z">
              <w:r w:rsidR="002C11B2" w:rsidRPr="00604EDE">
                <w:rPr>
                  <w:rFonts w:ascii="Times New Roman" w:eastAsia="Times New Roman" w:hAnsi="Times New Roman" w:cs="Times New Roman"/>
                  <w:color w:val="000000"/>
                </w:rPr>
                <w:t>ly-elevated SCC</w:t>
              </w:r>
            </w:ins>
            <w:del w:id="2074" w:author="Caitlin Jeffrey" w:date="2023-06-30T11:50:00Z">
              <w:r w:rsidR="009910FE" w:rsidRPr="00604EDE" w:rsidDel="002C11B2">
                <w:rPr>
                  <w:rFonts w:ascii="Times New Roman" w:eastAsia="Times New Roman" w:hAnsi="Times New Roman" w:cs="Times New Roman"/>
                  <w:color w:val="000000"/>
                </w:rPr>
                <w:delText xml:space="preserve"> IMI since last test date</w:delText>
              </w:r>
            </w:del>
            <w:r w:rsidR="009910FE" w:rsidRPr="00604EDE">
              <w:rPr>
                <w:rFonts w:ascii="Times New Roman" w:eastAsia="Times New Roman" w:hAnsi="Times New Roman" w:cs="Times New Roman"/>
                <w:color w:val="000000"/>
              </w:rPr>
              <w:t xml:space="preserve"> (%)</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0EDBADFD"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1CAE8333"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DEC0F85"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0565B865" w14:textId="77777777" w:rsidTr="00B367EB">
        <w:trPr>
          <w:trHeight w:val="290"/>
        </w:trPr>
        <w:tc>
          <w:tcPr>
            <w:tcW w:w="899" w:type="dxa"/>
            <w:tcBorders>
              <w:top w:val="nil"/>
              <w:left w:val="nil"/>
              <w:bottom w:val="nil"/>
              <w:right w:val="nil"/>
            </w:tcBorders>
            <w:shd w:val="clear" w:color="auto" w:fill="auto"/>
            <w:noWrap/>
            <w:vAlign w:val="bottom"/>
          </w:tcPr>
          <w:p w14:paraId="1DA57636"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FB4A6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Glove use</w:t>
            </w:r>
          </w:p>
        </w:tc>
        <w:tc>
          <w:tcPr>
            <w:tcW w:w="3150" w:type="dxa"/>
            <w:tcBorders>
              <w:top w:val="nil"/>
              <w:left w:val="nil"/>
              <w:bottom w:val="nil"/>
              <w:right w:val="nil"/>
            </w:tcBorders>
            <w:shd w:val="clear" w:color="auto" w:fill="auto"/>
            <w:noWrap/>
            <w:vAlign w:val="bottom"/>
            <w:hideMark/>
          </w:tcPr>
          <w:p w14:paraId="0068F3A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Inconsistent glove use while milking (n = 9)</w:t>
            </w:r>
          </w:p>
        </w:tc>
        <w:tc>
          <w:tcPr>
            <w:tcW w:w="1366" w:type="dxa"/>
            <w:tcBorders>
              <w:top w:val="nil"/>
              <w:left w:val="nil"/>
              <w:bottom w:val="nil"/>
              <w:right w:val="nil"/>
            </w:tcBorders>
            <w:shd w:val="clear" w:color="auto" w:fill="auto"/>
            <w:noWrap/>
            <w:vAlign w:val="bottom"/>
            <w:hideMark/>
          </w:tcPr>
          <w:p w14:paraId="5558626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2.83% (1.7)</w:t>
            </w:r>
          </w:p>
        </w:tc>
        <w:tc>
          <w:tcPr>
            <w:tcW w:w="984" w:type="dxa"/>
            <w:tcBorders>
              <w:top w:val="nil"/>
              <w:left w:val="nil"/>
              <w:bottom w:val="nil"/>
              <w:right w:val="nil"/>
            </w:tcBorders>
            <w:shd w:val="clear" w:color="auto" w:fill="auto"/>
            <w:noWrap/>
            <w:vAlign w:val="bottom"/>
            <w:hideMark/>
          </w:tcPr>
          <w:p w14:paraId="3AC3D24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0.11</w:t>
            </w:r>
          </w:p>
        </w:tc>
      </w:tr>
      <w:tr w:rsidR="009910FE" w:rsidRPr="00604EDE" w14:paraId="12CCF7EF" w14:textId="77777777" w:rsidTr="00B367EB">
        <w:trPr>
          <w:trHeight w:val="290"/>
        </w:trPr>
        <w:tc>
          <w:tcPr>
            <w:tcW w:w="899" w:type="dxa"/>
            <w:tcBorders>
              <w:top w:val="nil"/>
              <w:left w:val="nil"/>
              <w:bottom w:val="nil"/>
              <w:right w:val="nil"/>
            </w:tcBorders>
            <w:shd w:val="clear" w:color="auto" w:fill="auto"/>
            <w:noWrap/>
            <w:vAlign w:val="bottom"/>
          </w:tcPr>
          <w:p w14:paraId="2A5FB7A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51688D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C8D93C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milkers consistently use gloves (n = 9)</w:t>
            </w:r>
          </w:p>
        </w:tc>
        <w:tc>
          <w:tcPr>
            <w:tcW w:w="1366" w:type="dxa"/>
            <w:tcBorders>
              <w:top w:val="nil"/>
              <w:left w:val="nil"/>
              <w:bottom w:val="nil"/>
              <w:right w:val="nil"/>
            </w:tcBorders>
            <w:shd w:val="clear" w:color="auto" w:fill="auto"/>
            <w:noWrap/>
            <w:vAlign w:val="bottom"/>
            <w:hideMark/>
          </w:tcPr>
          <w:p w14:paraId="1E6A043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42FA4A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0C2A97DD" w14:textId="77777777" w:rsidTr="00B367EB">
        <w:trPr>
          <w:trHeight w:val="290"/>
        </w:trPr>
        <w:tc>
          <w:tcPr>
            <w:tcW w:w="899" w:type="dxa"/>
            <w:tcBorders>
              <w:top w:val="nil"/>
              <w:left w:val="nil"/>
              <w:bottom w:val="nil"/>
              <w:right w:val="nil"/>
            </w:tcBorders>
            <w:shd w:val="clear" w:color="auto" w:fill="auto"/>
            <w:noWrap/>
            <w:vAlign w:val="bottom"/>
          </w:tcPr>
          <w:p w14:paraId="5C504E0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FCF852C"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273495C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2763580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-0.62% (0.24)</w:t>
            </w:r>
          </w:p>
        </w:tc>
        <w:tc>
          <w:tcPr>
            <w:tcW w:w="984" w:type="dxa"/>
            <w:tcBorders>
              <w:top w:val="nil"/>
              <w:left w:val="nil"/>
              <w:bottom w:val="nil"/>
              <w:right w:val="nil"/>
            </w:tcBorders>
            <w:shd w:val="clear" w:color="auto" w:fill="auto"/>
            <w:noWrap/>
            <w:vAlign w:val="bottom"/>
            <w:hideMark/>
          </w:tcPr>
          <w:p w14:paraId="2935B3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0.02</w:t>
            </w:r>
          </w:p>
        </w:tc>
      </w:tr>
      <w:tr w:rsidR="009910FE" w:rsidRPr="00604EDE" w14:paraId="30DED6A1" w14:textId="77777777" w:rsidTr="00B367EB">
        <w:trPr>
          <w:trHeight w:val="738"/>
        </w:trPr>
        <w:tc>
          <w:tcPr>
            <w:tcW w:w="4230" w:type="dxa"/>
            <w:gridSpan w:val="2"/>
            <w:tcBorders>
              <w:top w:val="nil"/>
              <w:left w:val="nil"/>
              <w:bottom w:val="nil"/>
              <w:right w:val="nil"/>
            </w:tcBorders>
            <w:shd w:val="clear" w:color="auto" w:fill="auto"/>
            <w:noWrap/>
            <w:vAlign w:val="bottom"/>
          </w:tcPr>
          <w:p w14:paraId="5910A531" w14:textId="32442446" w:rsidR="009910FE" w:rsidRPr="00604EDE" w:rsidRDefault="00153A11" w:rsidP="00B367EB">
            <w:pPr>
              <w:spacing w:after="0" w:line="240" w:lineRule="auto"/>
              <w:rPr>
                <w:rFonts w:ascii="Times New Roman" w:eastAsia="Times New Roman" w:hAnsi="Times New Roman" w:cs="Times New Roman"/>
                <w:color w:val="000000"/>
                <w:vertAlign w:val="superscript"/>
              </w:rPr>
            </w:pPr>
            <w:ins w:id="2075" w:author="Caitlin Jeffrey" w:date="2023-06-30T11:26:00Z">
              <w:r w:rsidRPr="00604EDE">
                <w:rPr>
                  <w:rFonts w:ascii="Times New Roman" w:eastAsia="Times New Roman" w:hAnsi="Times New Roman" w:cs="Times New Roman"/>
                  <w:color w:val="000000"/>
                </w:rPr>
                <w:t xml:space="preserve">Percent </w:t>
              </w:r>
            </w:ins>
            <w:del w:id="2076" w:author="Caitlin Jeffrey" w:date="2023-06-30T11:26:00Z">
              <w:r w:rsidR="009910FE" w:rsidRPr="00604EDE" w:rsidDel="00153A11">
                <w:rPr>
                  <w:rFonts w:ascii="Times New Roman" w:eastAsia="Times New Roman" w:hAnsi="Times New Roman" w:cs="Times New Roman"/>
                  <w:color w:val="000000"/>
                </w:rPr>
                <w:delText xml:space="preserve">% </w:delText>
              </w:r>
            </w:del>
            <w:r w:rsidR="009910FE" w:rsidRPr="00604EDE">
              <w:rPr>
                <w:rFonts w:ascii="Times New Roman" w:eastAsia="Times New Roman" w:hAnsi="Times New Roman" w:cs="Times New Roman"/>
                <w:color w:val="000000"/>
              </w:rPr>
              <w:t xml:space="preserve">cows with </w:t>
            </w:r>
            <w:del w:id="2077" w:author="Caitlin Jeffrey" w:date="2023-06-30T11:19:00Z">
              <w:r w:rsidR="009910FE" w:rsidRPr="00604EDE" w:rsidDel="002B746A">
                <w:rPr>
                  <w:rFonts w:ascii="Times New Roman" w:eastAsia="Times New Roman" w:hAnsi="Times New Roman" w:cs="Times New Roman"/>
                  <w:color w:val="000000"/>
                </w:rPr>
                <w:delText>chronic IMI</w:delText>
              </w:r>
            </w:del>
            <w:ins w:id="2078" w:author="Caitlin Jeffrey" w:date="2023-06-30T11:19:00Z">
              <w:r w:rsidR="002B746A" w:rsidRPr="00604EDE">
                <w:rPr>
                  <w:rFonts w:ascii="Times New Roman" w:eastAsia="Times New Roman" w:hAnsi="Times New Roman" w:cs="Times New Roman"/>
                  <w:color w:val="000000"/>
                </w:rPr>
                <w:t>chronically-elevated SCC</w:t>
              </w:r>
            </w:ins>
            <w:r w:rsidR="009910FE" w:rsidRPr="00604EDE">
              <w:rPr>
                <w:rFonts w:ascii="Times New Roman" w:eastAsia="Times New Roman" w:hAnsi="Times New Roman" w:cs="Times New Roman"/>
                <w:color w:val="000000"/>
              </w:rPr>
              <w:t xml:space="preserve"> </w:t>
            </w:r>
            <w:del w:id="2079" w:author="Caitlin Jeffrey" w:date="2023-06-30T11:24:00Z">
              <w:r w:rsidR="009910FE" w:rsidRPr="00604EDE" w:rsidDel="006E7801">
                <w:rPr>
                  <w:rFonts w:ascii="Times New Roman" w:eastAsia="Times New Roman" w:hAnsi="Times New Roman" w:cs="Times New Roman"/>
                  <w:color w:val="000000"/>
                </w:rPr>
                <w:delText xml:space="preserve">since last test date </w:delText>
              </w:r>
            </w:del>
            <w:r w:rsidR="009910FE" w:rsidRPr="00604EDE">
              <w:rPr>
                <w:rFonts w:ascii="Times New Roman" w:eastAsia="Times New Roman" w:hAnsi="Times New Roman" w:cs="Times New Roman"/>
                <w:color w:val="000000"/>
              </w:rPr>
              <w:t>(%)</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6E9E3392"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62D6206"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6164EEE"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3BB4EE69" w14:textId="77777777" w:rsidTr="00B367EB">
        <w:trPr>
          <w:trHeight w:val="729"/>
        </w:trPr>
        <w:tc>
          <w:tcPr>
            <w:tcW w:w="899" w:type="dxa"/>
            <w:tcBorders>
              <w:top w:val="nil"/>
              <w:left w:val="nil"/>
              <w:bottom w:val="nil"/>
              <w:right w:val="nil"/>
            </w:tcBorders>
            <w:shd w:val="clear" w:color="auto" w:fill="auto"/>
            <w:noWrap/>
            <w:vAlign w:val="bottom"/>
          </w:tcPr>
          <w:p w14:paraId="6FDCB3FB"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0F187B1"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clip or flame udders one or more times per lactation</w:t>
            </w:r>
          </w:p>
        </w:tc>
        <w:tc>
          <w:tcPr>
            <w:tcW w:w="3150" w:type="dxa"/>
            <w:tcBorders>
              <w:top w:val="nil"/>
              <w:left w:val="nil"/>
              <w:bottom w:val="nil"/>
              <w:right w:val="nil"/>
            </w:tcBorders>
            <w:shd w:val="clear" w:color="auto" w:fill="auto"/>
            <w:noWrap/>
            <w:vAlign w:val="bottom"/>
            <w:hideMark/>
          </w:tcPr>
          <w:p w14:paraId="4CEF4D2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1370497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-4.31% (2.9)</w:t>
            </w:r>
          </w:p>
        </w:tc>
        <w:tc>
          <w:tcPr>
            <w:tcW w:w="984" w:type="dxa"/>
            <w:tcBorders>
              <w:top w:val="nil"/>
              <w:left w:val="nil"/>
              <w:bottom w:val="nil"/>
              <w:right w:val="nil"/>
            </w:tcBorders>
            <w:shd w:val="clear" w:color="auto" w:fill="auto"/>
            <w:noWrap/>
            <w:vAlign w:val="bottom"/>
            <w:hideMark/>
          </w:tcPr>
          <w:p w14:paraId="55BFD75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0.16</w:t>
            </w:r>
          </w:p>
        </w:tc>
      </w:tr>
      <w:tr w:rsidR="009910FE" w:rsidRPr="00604EDE" w14:paraId="351DE053" w14:textId="77777777" w:rsidTr="00B367EB">
        <w:trPr>
          <w:trHeight w:val="290"/>
        </w:trPr>
        <w:tc>
          <w:tcPr>
            <w:tcW w:w="899" w:type="dxa"/>
            <w:tcBorders>
              <w:top w:val="nil"/>
              <w:left w:val="nil"/>
              <w:bottom w:val="nil"/>
              <w:right w:val="nil"/>
            </w:tcBorders>
            <w:shd w:val="clear" w:color="auto" w:fill="auto"/>
            <w:noWrap/>
            <w:vAlign w:val="bottom"/>
          </w:tcPr>
          <w:p w14:paraId="272B08C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8FBF9C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5AA387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(n = 14)</w:t>
            </w:r>
          </w:p>
        </w:tc>
        <w:tc>
          <w:tcPr>
            <w:tcW w:w="1366" w:type="dxa"/>
            <w:tcBorders>
              <w:top w:val="nil"/>
              <w:left w:val="nil"/>
              <w:bottom w:val="nil"/>
              <w:right w:val="nil"/>
            </w:tcBorders>
            <w:shd w:val="clear" w:color="auto" w:fill="auto"/>
            <w:noWrap/>
            <w:vAlign w:val="bottom"/>
            <w:hideMark/>
          </w:tcPr>
          <w:p w14:paraId="5E43DEC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CC74E9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163E5D1D" w14:textId="77777777" w:rsidTr="00B367EB">
        <w:trPr>
          <w:trHeight w:val="290"/>
        </w:trPr>
        <w:tc>
          <w:tcPr>
            <w:tcW w:w="899" w:type="dxa"/>
            <w:tcBorders>
              <w:top w:val="nil"/>
              <w:left w:val="nil"/>
              <w:bottom w:val="nil"/>
              <w:right w:val="nil"/>
            </w:tcBorders>
            <w:shd w:val="clear" w:color="auto" w:fill="auto"/>
            <w:noWrap/>
            <w:vAlign w:val="bottom"/>
          </w:tcPr>
          <w:p w14:paraId="5633AD4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178BC142"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w:t>
            </w:r>
            <w:del w:id="2080" w:author="Caitlin Jeffrey" w:date="2023-08-03T13:12: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3</w:t>
            </w:r>
          </w:p>
        </w:tc>
        <w:tc>
          <w:tcPr>
            <w:tcW w:w="3150" w:type="dxa"/>
            <w:tcBorders>
              <w:top w:val="nil"/>
              <w:left w:val="nil"/>
              <w:bottom w:val="nil"/>
              <w:right w:val="nil"/>
            </w:tcBorders>
            <w:shd w:val="clear" w:color="auto" w:fill="auto"/>
            <w:noWrap/>
            <w:vAlign w:val="bottom"/>
            <w:hideMark/>
          </w:tcPr>
          <w:p w14:paraId="6781BE7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7775C67B"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12.7% (6)</w:t>
            </w:r>
          </w:p>
        </w:tc>
        <w:tc>
          <w:tcPr>
            <w:tcW w:w="984" w:type="dxa"/>
            <w:tcBorders>
              <w:top w:val="nil"/>
              <w:left w:val="nil"/>
              <w:bottom w:val="nil"/>
              <w:right w:val="nil"/>
            </w:tcBorders>
            <w:shd w:val="clear" w:color="auto" w:fill="auto"/>
            <w:noWrap/>
            <w:vAlign w:val="bottom"/>
            <w:hideMark/>
          </w:tcPr>
          <w:p w14:paraId="7C4C4D4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w:t>
            </w:r>
          </w:p>
        </w:tc>
      </w:tr>
      <w:tr w:rsidR="009910FE" w:rsidRPr="00604EDE" w14:paraId="36B4FC7D" w14:textId="77777777" w:rsidTr="00B367EB">
        <w:trPr>
          <w:trHeight w:val="423"/>
        </w:trPr>
        <w:tc>
          <w:tcPr>
            <w:tcW w:w="899" w:type="dxa"/>
            <w:tcBorders>
              <w:top w:val="nil"/>
              <w:left w:val="nil"/>
              <w:bottom w:val="nil"/>
              <w:right w:val="nil"/>
            </w:tcBorders>
            <w:shd w:val="clear" w:color="auto" w:fill="auto"/>
            <w:noWrap/>
            <w:vAlign w:val="bottom"/>
          </w:tcPr>
          <w:p w14:paraId="7186E8C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F9D83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38CF368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006B31E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6.39% (3.1)</w:t>
            </w:r>
          </w:p>
        </w:tc>
        <w:tc>
          <w:tcPr>
            <w:tcW w:w="984" w:type="dxa"/>
            <w:tcBorders>
              <w:top w:val="nil"/>
              <w:left w:val="nil"/>
              <w:bottom w:val="nil"/>
              <w:right w:val="nil"/>
            </w:tcBorders>
            <w:shd w:val="clear" w:color="auto" w:fill="auto"/>
            <w:noWrap/>
            <w:vAlign w:val="bottom"/>
            <w:hideMark/>
          </w:tcPr>
          <w:p w14:paraId="2B67585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w:t>
            </w:r>
          </w:p>
        </w:tc>
      </w:tr>
      <w:tr w:rsidR="009910FE" w:rsidRPr="00604EDE" w14:paraId="60AF6286" w14:textId="77777777" w:rsidTr="00B367EB">
        <w:trPr>
          <w:trHeight w:val="290"/>
        </w:trPr>
        <w:tc>
          <w:tcPr>
            <w:tcW w:w="4230" w:type="dxa"/>
            <w:gridSpan w:val="2"/>
            <w:tcBorders>
              <w:top w:val="nil"/>
              <w:left w:val="nil"/>
              <w:bottom w:val="nil"/>
              <w:right w:val="nil"/>
            </w:tcBorders>
            <w:shd w:val="clear" w:color="auto" w:fill="auto"/>
            <w:noWrap/>
            <w:vAlign w:val="bottom"/>
          </w:tcPr>
          <w:p w14:paraId="5847288E" w14:textId="1AD30BA3" w:rsidR="009910FE" w:rsidRPr="00604EDE" w:rsidRDefault="00153A11" w:rsidP="00B367EB">
            <w:pPr>
              <w:spacing w:after="0" w:line="240" w:lineRule="auto"/>
              <w:rPr>
                <w:rFonts w:ascii="Times New Roman" w:eastAsia="Times New Roman" w:hAnsi="Times New Roman" w:cs="Times New Roman"/>
                <w:color w:val="000000"/>
                <w:vertAlign w:val="superscript"/>
              </w:rPr>
            </w:pPr>
            <w:ins w:id="2081" w:author="Caitlin Jeffrey" w:date="2023-06-30T11:26:00Z">
              <w:r w:rsidRPr="00604EDE">
                <w:rPr>
                  <w:rFonts w:ascii="Times New Roman" w:eastAsia="Times New Roman" w:hAnsi="Times New Roman" w:cs="Times New Roman"/>
                  <w:color w:val="000000"/>
                </w:rPr>
                <w:t>Percent</w:t>
              </w:r>
            </w:ins>
            <w:del w:id="2082" w:author="Caitlin Jeffrey" w:date="2023-06-30T11:26:00Z">
              <w:r w:rsidR="009910FE" w:rsidRPr="00604EDE" w:rsidDel="00153A11">
                <w:rPr>
                  <w:rFonts w:ascii="Times New Roman" w:eastAsia="Times New Roman" w:hAnsi="Times New Roman" w:cs="Times New Roman"/>
                  <w:color w:val="000000"/>
                </w:rPr>
                <w:delText>%</w:delText>
              </w:r>
            </w:del>
            <w:r w:rsidR="009910FE" w:rsidRPr="00604EDE">
              <w:rPr>
                <w:rFonts w:ascii="Times New Roman" w:eastAsia="Times New Roman" w:hAnsi="Times New Roman" w:cs="Times New Roman"/>
                <w:color w:val="000000"/>
              </w:rPr>
              <w:t xml:space="preserve"> cows with SCC ≥</w:t>
            </w:r>
            <w:del w:id="2083" w:author="Caitlin Jeffrey" w:date="2023-08-03T13:12:00Z">
              <w:r w:rsidR="009910FE" w:rsidRPr="00604EDE" w:rsidDel="006B35B6">
                <w:rPr>
                  <w:rFonts w:ascii="Times New Roman" w:eastAsia="Times New Roman" w:hAnsi="Times New Roman" w:cs="Times New Roman"/>
                  <w:color w:val="000000"/>
                </w:rPr>
                <w:delText xml:space="preserve"> </w:delText>
              </w:r>
            </w:del>
            <w:r w:rsidR="009910FE" w:rsidRPr="00604EDE">
              <w:rPr>
                <w:rFonts w:ascii="Times New Roman" w:eastAsia="Times New Roman" w:hAnsi="Times New Roman" w:cs="Times New Roman"/>
                <w:color w:val="000000"/>
              </w:rPr>
              <w:t>200,000 cells/mL on current test date (%)</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3CEBA95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7CCAC66"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1FEA291"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545EDA5E" w14:textId="77777777" w:rsidTr="00B367EB">
        <w:trPr>
          <w:trHeight w:val="290"/>
        </w:trPr>
        <w:tc>
          <w:tcPr>
            <w:tcW w:w="899" w:type="dxa"/>
            <w:tcBorders>
              <w:top w:val="nil"/>
              <w:left w:val="nil"/>
              <w:bottom w:val="nil"/>
              <w:right w:val="nil"/>
            </w:tcBorders>
            <w:shd w:val="clear" w:color="auto" w:fill="auto"/>
            <w:noWrap/>
            <w:vAlign w:val="bottom"/>
          </w:tcPr>
          <w:p w14:paraId="4363A451"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0A39802"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F0B63B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2FE096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 (0.42)</w:t>
            </w:r>
          </w:p>
        </w:tc>
        <w:tc>
          <w:tcPr>
            <w:tcW w:w="984" w:type="dxa"/>
            <w:tcBorders>
              <w:top w:val="nil"/>
              <w:left w:val="nil"/>
              <w:bottom w:val="nil"/>
              <w:right w:val="nil"/>
            </w:tcBorders>
            <w:shd w:val="clear" w:color="auto" w:fill="auto"/>
            <w:noWrap/>
            <w:vAlign w:val="bottom"/>
            <w:hideMark/>
          </w:tcPr>
          <w:p w14:paraId="16BC64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0.01</w:t>
            </w:r>
          </w:p>
        </w:tc>
      </w:tr>
      <w:tr w:rsidR="009910FE" w:rsidRPr="00604EDE" w14:paraId="2D2F235C" w14:textId="77777777" w:rsidTr="00B367EB">
        <w:trPr>
          <w:trHeight w:val="290"/>
        </w:trPr>
        <w:tc>
          <w:tcPr>
            <w:tcW w:w="899" w:type="dxa"/>
            <w:tcBorders>
              <w:top w:val="nil"/>
              <w:left w:val="nil"/>
              <w:bottom w:val="nil"/>
              <w:right w:val="nil"/>
            </w:tcBorders>
            <w:shd w:val="clear" w:color="auto" w:fill="auto"/>
            <w:noWrap/>
            <w:vAlign w:val="bottom"/>
          </w:tcPr>
          <w:p w14:paraId="55EC304C"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105BFE1"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w:t>
            </w:r>
            <w:del w:id="2084" w:author="Caitlin Jeffrey" w:date="2023-08-03T13:12: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3</w:t>
            </w:r>
          </w:p>
        </w:tc>
        <w:tc>
          <w:tcPr>
            <w:tcW w:w="3150" w:type="dxa"/>
            <w:tcBorders>
              <w:top w:val="nil"/>
              <w:left w:val="nil"/>
              <w:bottom w:val="nil"/>
              <w:right w:val="nil"/>
            </w:tcBorders>
            <w:shd w:val="clear" w:color="auto" w:fill="auto"/>
            <w:noWrap/>
            <w:vAlign w:val="bottom"/>
            <w:hideMark/>
          </w:tcPr>
          <w:p w14:paraId="349F06A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53CE6445"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13.6% (8.5)</w:t>
            </w:r>
          </w:p>
        </w:tc>
        <w:tc>
          <w:tcPr>
            <w:tcW w:w="984" w:type="dxa"/>
            <w:tcBorders>
              <w:top w:val="nil"/>
              <w:left w:val="nil"/>
              <w:bottom w:val="nil"/>
              <w:right w:val="nil"/>
            </w:tcBorders>
            <w:shd w:val="clear" w:color="auto" w:fill="auto"/>
            <w:noWrap/>
            <w:vAlign w:val="bottom"/>
            <w:hideMark/>
          </w:tcPr>
          <w:p w14:paraId="2FE988B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w:t>
            </w:r>
          </w:p>
        </w:tc>
      </w:tr>
      <w:tr w:rsidR="009910FE" w:rsidRPr="00604EDE" w14:paraId="683B1F83" w14:textId="77777777" w:rsidTr="00B367EB">
        <w:trPr>
          <w:trHeight w:val="290"/>
        </w:trPr>
        <w:tc>
          <w:tcPr>
            <w:tcW w:w="899" w:type="dxa"/>
            <w:tcBorders>
              <w:top w:val="nil"/>
              <w:left w:val="nil"/>
              <w:bottom w:val="nil"/>
              <w:right w:val="nil"/>
            </w:tcBorders>
            <w:shd w:val="clear" w:color="auto" w:fill="auto"/>
            <w:noWrap/>
            <w:vAlign w:val="bottom"/>
          </w:tcPr>
          <w:p w14:paraId="046C4775"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8FE0E7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557E0FEC"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6035B40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7.7% (4.3)</w:t>
            </w:r>
          </w:p>
        </w:tc>
        <w:tc>
          <w:tcPr>
            <w:tcW w:w="984" w:type="dxa"/>
            <w:tcBorders>
              <w:top w:val="nil"/>
              <w:left w:val="nil"/>
              <w:bottom w:val="nil"/>
              <w:right w:val="nil"/>
            </w:tcBorders>
            <w:shd w:val="clear" w:color="auto" w:fill="auto"/>
            <w:noWrap/>
            <w:vAlign w:val="bottom"/>
            <w:hideMark/>
          </w:tcPr>
          <w:p w14:paraId="0747CAC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0.09</w:t>
            </w:r>
          </w:p>
        </w:tc>
      </w:tr>
      <w:tr w:rsidR="009910FE" w:rsidRPr="00604EDE" w14:paraId="1431A4C7" w14:textId="77777777" w:rsidTr="00B367EB">
        <w:trPr>
          <w:trHeight w:val="702"/>
        </w:trPr>
        <w:tc>
          <w:tcPr>
            <w:tcW w:w="4230" w:type="dxa"/>
            <w:gridSpan w:val="2"/>
            <w:tcBorders>
              <w:top w:val="nil"/>
              <w:left w:val="nil"/>
              <w:bottom w:val="nil"/>
              <w:right w:val="nil"/>
            </w:tcBorders>
            <w:shd w:val="clear" w:color="auto" w:fill="auto"/>
            <w:noWrap/>
            <w:vAlign w:val="bottom"/>
          </w:tcPr>
          <w:p w14:paraId="3F34E205" w14:textId="3E10EBB4"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Average linear score of cows on farm</w:t>
            </w:r>
            <w:del w:id="2085" w:author="Caitlin Jeffrey" w:date="2023-06-30T10:38:00Z">
              <w:r w:rsidRPr="00604EDE" w:rsidDel="00DE649E">
                <w:rPr>
                  <w:rFonts w:ascii="Times New Roman" w:eastAsia="Times New Roman" w:hAnsi="Times New Roman" w:cs="Times New Roman"/>
                  <w:color w:val="000000"/>
                </w:rPr>
                <w:delText xml:space="preserve"> (unweighted)</w:delText>
              </w:r>
            </w:del>
            <w:r w:rsidRPr="00604EDE">
              <w:rPr>
                <w:rFonts w:ascii="Times New Roman" w:eastAsia="Times New Roman" w:hAnsi="Times New Roman" w:cs="Times New Roman"/>
                <w:color w:val="000000"/>
                <w:vertAlign w:val="superscript"/>
              </w:rPr>
              <w:t>3</w:t>
            </w:r>
          </w:p>
        </w:tc>
        <w:tc>
          <w:tcPr>
            <w:tcW w:w="3150" w:type="dxa"/>
            <w:tcBorders>
              <w:top w:val="nil"/>
              <w:left w:val="nil"/>
              <w:bottom w:val="nil"/>
              <w:right w:val="nil"/>
            </w:tcBorders>
            <w:shd w:val="clear" w:color="auto" w:fill="auto"/>
            <w:noWrap/>
            <w:vAlign w:val="bottom"/>
          </w:tcPr>
          <w:p w14:paraId="6ACFB63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D8DC14E"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023DB411"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3C831C06" w14:textId="77777777" w:rsidTr="00B367EB">
        <w:trPr>
          <w:trHeight w:val="290"/>
        </w:trPr>
        <w:tc>
          <w:tcPr>
            <w:tcW w:w="899" w:type="dxa"/>
            <w:tcBorders>
              <w:top w:val="nil"/>
              <w:left w:val="nil"/>
              <w:bottom w:val="nil"/>
              <w:right w:val="nil"/>
            </w:tcBorders>
            <w:shd w:val="clear" w:color="auto" w:fill="auto"/>
            <w:noWrap/>
            <w:vAlign w:val="bottom"/>
          </w:tcPr>
          <w:p w14:paraId="4F8B2D67"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959A15C"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regularly do parenteral supplementation of dry cows with vit. E and selenium</w:t>
            </w:r>
          </w:p>
        </w:tc>
        <w:tc>
          <w:tcPr>
            <w:tcW w:w="3150" w:type="dxa"/>
            <w:tcBorders>
              <w:top w:val="nil"/>
              <w:left w:val="nil"/>
              <w:bottom w:val="nil"/>
              <w:right w:val="nil"/>
            </w:tcBorders>
            <w:shd w:val="clear" w:color="auto" w:fill="auto"/>
            <w:noWrap/>
            <w:vAlign w:val="bottom"/>
            <w:hideMark/>
          </w:tcPr>
          <w:p w14:paraId="6E90113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Regular or occasional supplementation (n = 9)</w:t>
            </w:r>
          </w:p>
        </w:tc>
        <w:tc>
          <w:tcPr>
            <w:tcW w:w="1366" w:type="dxa"/>
            <w:tcBorders>
              <w:top w:val="nil"/>
              <w:left w:val="nil"/>
              <w:bottom w:val="nil"/>
              <w:right w:val="nil"/>
            </w:tcBorders>
            <w:shd w:val="clear" w:color="auto" w:fill="auto"/>
            <w:noWrap/>
            <w:vAlign w:val="bottom"/>
            <w:hideMark/>
          </w:tcPr>
          <w:p w14:paraId="27F0B60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-0.27 (0.18)</w:t>
            </w:r>
          </w:p>
        </w:tc>
        <w:tc>
          <w:tcPr>
            <w:tcW w:w="984" w:type="dxa"/>
            <w:tcBorders>
              <w:top w:val="nil"/>
              <w:left w:val="nil"/>
              <w:bottom w:val="nil"/>
              <w:right w:val="nil"/>
            </w:tcBorders>
            <w:shd w:val="clear" w:color="auto" w:fill="auto"/>
            <w:noWrap/>
            <w:vAlign w:val="bottom"/>
            <w:hideMark/>
          </w:tcPr>
          <w:p w14:paraId="5883348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0.15</w:t>
            </w:r>
          </w:p>
        </w:tc>
      </w:tr>
      <w:tr w:rsidR="009910FE" w:rsidRPr="00604EDE" w14:paraId="6142FEC1" w14:textId="77777777" w:rsidTr="00B367EB">
        <w:trPr>
          <w:trHeight w:val="290"/>
        </w:trPr>
        <w:tc>
          <w:tcPr>
            <w:tcW w:w="899" w:type="dxa"/>
            <w:tcBorders>
              <w:top w:val="nil"/>
              <w:left w:val="nil"/>
              <w:bottom w:val="nil"/>
              <w:right w:val="nil"/>
            </w:tcBorders>
            <w:shd w:val="clear" w:color="auto" w:fill="auto"/>
            <w:noWrap/>
            <w:vAlign w:val="bottom"/>
          </w:tcPr>
          <w:p w14:paraId="0CD6EB1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C06CF0B"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C41971D"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parenteral supplementation (n = 11)</w:t>
            </w:r>
          </w:p>
        </w:tc>
        <w:tc>
          <w:tcPr>
            <w:tcW w:w="1366" w:type="dxa"/>
            <w:tcBorders>
              <w:top w:val="nil"/>
              <w:left w:val="nil"/>
              <w:bottom w:val="nil"/>
              <w:right w:val="nil"/>
            </w:tcBorders>
            <w:shd w:val="clear" w:color="auto" w:fill="auto"/>
            <w:noWrap/>
            <w:vAlign w:val="bottom"/>
            <w:hideMark/>
          </w:tcPr>
          <w:p w14:paraId="1B4EFD44"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056E95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1E662F45" w14:textId="77777777" w:rsidTr="00B367EB">
        <w:trPr>
          <w:trHeight w:val="290"/>
        </w:trPr>
        <w:tc>
          <w:tcPr>
            <w:tcW w:w="899" w:type="dxa"/>
            <w:tcBorders>
              <w:top w:val="nil"/>
              <w:left w:val="nil"/>
              <w:bottom w:val="nil"/>
              <w:right w:val="nil"/>
            </w:tcBorders>
            <w:shd w:val="clear" w:color="auto" w:fill="auto"/>
            <w:noWrap/>
            <w:vAlign w:val="bottom"/>
          </w:tcPr>
          <w:p w14:paraId="623422E1"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52AF9B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use any sort of approved organic intramammary product at dry-off</w:t>
            </w:r>
          </w:p>
        </w:tc>
        <w:tc>
          <w:tcPr>
            <w:tcW w:w="3150" w:type="dxa"/>
            <w:tcBorders>
              <w:top w:val="nil"/>
              <w:left w:val="nil"/>
              <w:bottom w:val="nil"/>
              <w:right w:val="nil"/>
            </w:tcBorders>
            <w:shd w:val="clear" w:color="auto" w:fill="auto"/>
            <w:noWrap/>
            <w:vAlign w:val="bottom"/>
            <w:hideMark/>
          </w:tcPr>
          <w:p w14:paraId="5CBBA5F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25DBF56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-0.29 (0.21)</w:t>
            </w:r>
          </w:p>
        </w:tc>
        <w:tc>
          <w:tcPr>
            <w:tcW w:w="984" w:type="dxa"/>
            <w:tcBorders>
              <w:top w:val="nil"/>
              <w:left w:val="nil"/>
              <w:bottom w:val="nil"/>
              <w:right w:val="nil"/>
            </w:tcBorders>
            <w:shd w:val="clear" w:color="auto" w:fill="auto"/>
            <w:noWrap/>
            <w:vAlign w:val="bottom"/>
            <w:hideMark/>
          </w:tcPr>
          <w:p w14:paraId="0262ABD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0.18</w:t>
            </w:r>
          </w:p>
        </w:tc>
      </w:tr>
      <w:tr w:rsidR="009910FE" w:rsidRPr="00604EDE" w14:paraId="488942ED" w14:textId="77777777" w:rsidTr="00B367EB">
        <w:trPr>
          <w:trHeight w:val="290"/>
        </w:trPr>
        <w:tc>
          <w:tcPr>
            <w:tcW w:w="899" w:type="dxa"/>
            <w:tcBorders>
              <w:top w:val="nil"/>
              <w:left w:val="nil"/>
              <w:bottom w:val="nil"/>
              <w:right w:val="nil"/>
            </w:tcBorders>
            <w:shd w:val="clear" w:color="auto" w:fill="auto"/>
            <w:noWrap/>
            <w:vAlign w:val="bottom"/>
          </w:tcPr>
          <w:p w14:paraId="51302257"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EA23DE5"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712D4F4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(n = 15)</w:t>
            </w:r>
          </w:p>
        </w:tc>
        <w:tc>
          <w:tcPr>
            <w:tcW w:w="1366" w:type="dxa"/>
            <w:tcBorders>
              <w:top w:val="nil"/>
              <w:left w:val="nil"/>
              <w:bottom w:val="nil"/>
              <w:right w:val="nil"/>
            </w:tcBorders>
            <w:shd w:val="clear" w:color="auto" w:fill="auto"/>
            <w:noWrap/>
            <w:vAlign w:val="bottom"/>
            <w:hideMark/>
          </w:tcPr>
          <w:p w14:paraId="724870B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01960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388A37B6" w14:textId="77777777" w:rsidTr="00B367EB">
        <w:trPr>
          <w:trHeight w:val="290"/>
        </w:trPr>
        <w:tc>
          <w:tcPr>
            <w:tcW w:w="899" w:type="dxa"/>
            <w:tcBorders>
              <w:top w:val="nil"/>
              <w:left w:val="nil"/>
              <w:bottom w:val="nil"/>
              <w:right w:val="nil"/>
            </w:tcBorders>
            <w:shd w:val="clear" w:color="auto" w:fill="auto"/>
            <w:noWrap/>
            <w:vAlign w:val="bottom"/>
          </w:tcPr>
          <w:p w14:paraId="54D96ABE"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3E0E366"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5809AD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1C2162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 (0.03)</w:t>
            </w:r>
          </w:p>
        </w:tc>
        <w:tc>
          <w:tcPr>
            <w:tcW w:w="984" w:type="dxa"/>
            <w:tcBorders>
              <w:top w:val="nil"/>
              <w:left w:val="nil"/>
              <w:bottom w:val="nil"/>
              <w:right w:val="nil"/>
            </w:tcBorders>
            <w:shd w:val="clear" w:color="auto" w:fill="auto"/>
            <w:noWrap/>
            <w:vAlign w:val="bottom"/>
            <w:hideMark/>
          </w:tcPr>
          <w:p w14:paraId="4DD9D3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w:t>
            </w:r>
          </w:p>
        </w:tc>
      </w:tr>
      <w:tr w:rsidR="009910FE" w:rsidRPr="00604EDE" w14:paraId="2109D3AD" w14:textId="77777777" w:rsidTr="00B367EB">
        <w:trPr>
          <w:trHeight w:val="290"/>
        </w:trPr>
        <w:tc>
          <w:tcPr>
            <w:tcW w:w="899" w:type="dxa"/>
            <w:tcBorders>
              <w:top w:val="nil"/>
              <w:left w:val="nil"/>
              <w:bottom w:val="nil"/>
              <w:right w:val="nil"/>
            </w:tcBorders>
            <w:shd w:val="clear" w:color="auto" w:fill="auto"/>
            <w:noWrap/>
            <w:vAlign w:val="bottom"/>
          </w:tcPr>
          <w:p w14:paraId="29880574"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45FFC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w:t>
            </w:r>
            <w:del w:id="2086" w:author="Caitlin Jeffrey" w:date="2023-08-03T13:12: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3</w:t>
            </w:r>
          </w:p>
        </w:tc>
        <w:tc>
          <w:tcPr>
            <w:tcW w:w="3150" w:type="dxa"/>
            <w:tcBorders>
              <w:top w:val="nil"/>
              <w:left w:val="nil"/>
              <w:bottom w:val="nil"/>
              <w:right w:val="nil"/>
            </w:tcBorders>
            <w:shd w:val="clear" w:color="auto" w:fill="auto"/>
            <w:noWrap/>
            <w:vAlign w:val="bottom"/>
            <w:hideMark/>
          </w:tcPr>
          <w:p w14:paraId="3272E1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C46403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0.75 (0.45)</w:t>
            </w:r>
          </w:p>
        </w:tc>
        <w:tc>
          <w:tcPr>
            <w:tcW w:w="984" w:type="dxa"/>
            <w:tcBorders>
              <w:top w:val="nil"/>
              <w:left w:val="nil"/>
              <w:bottom w:val="nil"/>
              <w:right w:val="nil"/>
            </w:tcBorders>
            <w:shd w:val="clear" w:color="auto" w:fill="auto"/>
            <w:noWrap/>
            <w:vAlign w:val="bottom"/>
            <w:hideMark/>
          </w:tcPr>
          <w:p w14:paraId="2E1970D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0.12</w:t>
            </w:r>
          </w:p>
        </w:tc>
      </w:tr>
      <w:tr w:rsidR="009910FE" w:rsidRPr="00604EDE" w14:paraId="586BADDA" w14:textId="77777777" w:rsidTr="00B367EB">
        <w:trPr>
          <w:trHeight w:val="290"/>
        </w:trPr>
        <w:tc>
          <w:tcPr>
            <w:tcW w:w="899" w:type="dxa"/>
            <w:tcBorders>
              <w:top w:val="nil"/>
              <w:left w:val="nil"/>
              <w:bottom w:val="nil"/>
              <w:right w:val="nil"/>
            </w:tcBorders>
            <w:shd w:val="clear" w:color="auto" w:fill="auto"/>
            <w:noWrap/>
            <w:vAlign w:val="bottom"/>
          </w:tcPr>
          <w:p w14:paraId="110A4DD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3592192"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1D69D08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F71B9D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0.39 (0.23)</w:t>
            </w:r>
          </w:p>
        </w:tc>
        <w:tc>
          <w:tcPr>
            <w:tcW w:w="984" w:type="dxa"/>
            <w:tcBorders>
              <w:top w:val="nil"/>
              <w:left w:val="nil"/>
              <w:bottom w:val="nil"/>
              <w:right w:val="nil"/>
            </w:tcBorders>
            <w:shd w:val="clear" w:color="auto" w:fill="auto"/>
            <w:noWrap/>
            <w:vAlign w:val="bottom"/>
            <w:hideMark/>
          </w:tcPr>
          <w:p w14:paraId="48F41F9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0.11</w:t>
            </w:r>
          </w:p>
        </w:tc>
      </w:tr>
      <w:tr w:rsidR="009910FE" w:rsidRPr="00604EDE" w:rsidDel="00DE649E" w14:paraId="2D161A4E" w14:textId="67AF5EAD" w:rsidTr="00B367EB">
        <w:trPr>
          <w:trHeight w:val="702"/>
          <w:del w:id="2087" w:author="Caitlin Jeffrey" w:date="2023-06-30T10:38:00Z"/>
        </w:trPr>
        <w:tc>
          <w:tcPr>
            <w:tcW w:w="4230" w:type="dxa"/>
            <w:gridSpan w:val="2"/>
            <w:tcBorders>
              <w:top w:val="nil"/>
              <w:left w:val="nil"/>
              <w:bottom w:val="nil"/>
              <w:right w:val="nil"/>
            </w:tcBorders>
            <w:shd w:val="clear" w:color="auto" w:fill="auto"/>
            <w:noWrap/>
            <w:vAlign w:val="bottom"/>
          </w:tcPr>
          <w:p w14:paraId="35F97C88" w14:textId="71D27E84" w:rsidR="009910FE" w:rsidRPr="00604EDE" w:rsidDel="00DE649E" w:rsidRDefault="009910FE" w:rsidP="00B367EB">
            <w:pPr>
              <w:spacing w:after="0" w:line="240" w:lineRule="auto"/>
              <w:rPr>
                <w:del w:id="2088" w:author="Caitlin Jeffrey" w:date="2023-06-30T10:38:00Z"/>
                <w:rFonts w:ascii="Times New Roman" w:eastAsia="Times New Roman" w:hAnsi="Times New Roman" w:cs="Times New Roman"/>
                <w:color w:val="000000"/>
                <w:vertAlign w:val="superscript"/>
              </w:rPr>
            </w:pPr>
            <w:del w:id="2089" w:author="Caitlin Jeffrey" w:date="2023-06-30T10:38:00Z">
              <w:r w:rsidRPr="00604EDE" w:rsidDel="00DE649E">
                <w:rPr>
                  <w:rFonts w:ascii="Times New Roman" w:eastAsia="Times New Roman" w:hAnsi="Times New Roman" w:cs="Times New Roman"/>
                  <w:color w:val="000000"/>
                </w:rPr>
                <w:delText>Average linear score of cows on farm (weighted)</w:delText>
              </w:r>
              <w:r w:rsidRPr="00604EDE" w:rsidDel="00DE649E">
                <w:rPr>
                  <w:rFonts w:ascii="Times New Roman" w:eastAsia="Times New Roman" w:hAnsi="Times New Roman" w:cs="Times New Roman"/>
                  <w:color w:val="000000"/>
                  <w:vertAlign w:val="superscript"/>
                </w:rPr>
                <w:delText>3</w:delText>
              </w:r>
            </w:del>
          </w:p>
        </w:tc>
        <w:tc>
          <w:tcPr>
            <w:tcW w:w="3150" w:type="dxa"/>
            <w:tcBorders>
              <w:top w:val="nil"/>
              <w:left w:val="nil"/>
              <w:bottom w:val="nil"/>
              <w:right w:val="nil"/>
            </w:tcBorders>
            <w:shd w:val="clear" w:color="auto" w:fill="auto"/>
            <w:noWrap/>
            <w:vAlign w:val="bottom"/>
          </w:tcPr>
          <w:p w14:paraId="3F2B3C4E" w14:textId="334C7B0D" w:rsidR="009910FE" w:rsidRPr="00604EDE" w:rsidDel="00DE649E" w:rsidRDefault="009910FE" w:rsidP="00B367EB">
            <w:pPr>
              <w:spacing w:after="0" w:line="240" w:lineRule="auto"/>
              <w:rPr>
                <w:del w:id="2090" w:author="Caitlin Jeffrey" w:date="2023-06-30T10:38:00Z"/>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78B56070" w14:textId="1819672F" w:rsidR="009910FE" w:rsidRPr="00604EDE" w:rsidDel="00DE649E" w:rsidRDefault="009910FE" w:rsidP="00B367EB">
            <w:pPr>
              <w:spacing w:after="0" w:line="240" w:lineRule="auto"/>
              <w:jc w:val="center"/>
              <w:rPr>
                <w:del w:id="2091" w:author="Caitlin Jeffrey" w:date="2023-06-30T10:38:00Z"/>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1419C4D" w14:textId="2198382A" w:rsidR="009910FE" w:rsidRPr="00604EDE" w:rsidDel="00DE649E" w:rsidRDefault="009910FE" w:rsidP="00B367EB">
            <w:pPr>
              <w:spacing w:after="0" w:line="240" w:lineRule="auto"/>
              <w:jc w:val="center"/>
              <w:rPr>
                <w:del w:id="2092" w:author="Caitlin Jeffrey" w:date="2023-06-30T10:38:00Z"/>
                <w:rFonts w:ascii="Times New Roman" w:eastAsia="Times New Roman" w:hAnsi="Times New Roman" w:cs="Times New Roman"/>
                <w:color w:val="000000"/>
              </w:rPr>
            </w:pPr>
          </w:p>
        </w:tc>
      </w:tr>
      <w:tr w:rsidR="009910FE" w:rsidRPr="00604EDE" w:rsidDel="00DE649E" w14:paraId="463CA92F" w14:textId="18BD73DF" w:rsidTr="00B367EB">
        <w:trPr>
          <w:trHeight w:val="290"/>
          <w:del w:id="2093" w:author="Caitlin Jeffrey" w:date="2023-06-30T10:38:00Z"/>
        </w:trPr>
        <w:tc>
          <w:tcPr>
            <w:tcW w:w="899" w:type="dxa"/>
            <w:tcBorders>
              <w:top w:val="nil"/>
              <w:left w:val="nil"/>
              <w:bottom w:val="nil"/>
              <w:right w:val="nil"/>
            </w:tcBorders>
            <w:shd w:val="clear" w:color="auto" w:fill="auto"/>
            <w:noWrap/>
            <w:vAlign w:val="bottom"/>
          </w:tcPr>
          <w:p w14:paraId="43FBDE21" w14:textId="4DCFEE42" w:rsidR="009910FE" w:rsidRPr="00604EDE" w:rsidDel="00DE649E" w:rsidRDefault="009910FE" w:rsidP="00B367EB">
            <w:pPr>
              <w:spacing w:after="0" w:line="240" w:lineRule="auto"/>
              <w:rPr>
                <w:del w:id="2094" w:author="Caitlin Jeffrey" w:date="2023-06-30T10:38:00Z"/>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0856FE1" w14:textId="6678EF4B" w:rsidR="009910FE" w:rsidRPr="00604EDE" w:rsidDel="00DE649E" w:rsidRDefault="009910FE" w:rsidP="00B367EB">
            <w:pPr>
              <w:spacing w:after="0" w:line="240" w:lineRule="auto"/>
              <w:rPr>
                <w:del w:id="2095" w:author="Caitlin Jeffrey" w:date="2023-06-30T10:38:00Z"/>
                <w:rFonts w:ascii="Times New Roman" w:eastAsia="Times New Roman" w:hAnsi="Times New Roman" w:cs="Times New Roman"/>
                <w:color w:val="000000"/>
                <w:vertAlign w:val="superscript"/>
              </w:rPr>
            </w:pPr>
            <w:del w:id="2096" w:author="Caitlin Jeffrey" w:date="2023-06-30T10:38:00Z">
              <w:r w:rsidRPr="00604EDE" w:rsidDel="00DE649E">
                <w:rPr>
                  <w:rFonts w:ascii="Times New Roman" w:eastAsia="Times New Roman" w:hAnsi="Times New Roman" w:cs="Times New Roman"/>
                  <w:color w:val="000000"/>
                </w:rPr>
                <w:delText>Depth of bedding in stalls (cm)</w:delText>
              </w:r>
              <w:r w:rsidRPr="00604EDE" w:rsidDel="00DE649E">
                <w:rPr>
                  <w:rFonts w:ascii="Times New Roman" w:eastAsia="Times New Roman" w:hAnsi="Times New Roman" w:cs="Times New Roman"/>
                  <w:color w:val="000000"/>
                  <w:vertAlign w:val="superscript"/>
                </w:rPr>
                <w:delText>1</w:delText>
              </w:r>
            </w:del>
          </w:p>
        </w:tc>
        <w:tc>
          <w:tcPr>
            <w:tcW w:w="3150" w:type="dxa"/>
            <w:tcBorders>
              <w:top w:val="nil"/>
              <w:left w:val="nil"/>
              <w:bottom w:val="nil"/>
              <w:right w:val="nil"/>
            </w:tcBorders>
            <w:shd w:val="clear" w:color="auto" w:fill="auto"/>
            <w:noWrap/>
            <w:vAlign w:val="bottom"/>
            <w:hideMark/>
          </w:tcPr>
          <w:p w14:paraId="0A21E70E" w14:textId="090660FA" w:rsidR="009910FE" w:rsidRPr="00604EDE" w:rsidDel="00DE649E" w:rsidRDefault="009910FE" w:rsidP="00B367EB">
            <w:pPr>
              <w:spacing w:after="0" w:line="240" w:lineRule="auto"/>
              <w:rPr>
                <w:del w:id="2097" w:author="Caitlin Jeffrey" w:date="2023-06-30T10:38:00Z"/>
                <w:rFonts w:ascii="Times New Roman" w:eastAsia="Times New Roman" w:hAnsi="Times New Roman" w:cs="Times New Roman"/>
                <w:color w:val="000000"/>
              </w:rPr>
            </w:pPr>
            <w:del w:id="2098" w:author="Caitlin Jeffrey" w:date="2023-06-30T10:38:00Z">
              <w:r w:rsidRPr="00604EDE" w:rsidDel="00DE649E">
                <w:rPr>
                  <w:rFonts w:ascii="Times New Roman" w:eastAsia="Times New Roman" w:hAnsi="Times New Roman" w:cs="Times New Roman"/>
                  <w:color w:val="000000"/>
                </w:rPr>
                <w:delText>Tiestalls and freestalls (n = 15)</w:delText>
              </w:r>
            </w:del>
          </w:p>
        </w:tc>
        <w:tc>
          <w:tcPr>
            <w:tcW w:w="1366" w:type="dxa"/>
            <w:tcBorders>
              <w:top w:val="nil"/>
              <w:left w:val="nil"/>
              <w:bottom w:val="nil"/>
              <w:right w:val="nil"/>
            </w:tcBorders>
            <w:shd w:val="clear" w:color="auto" w:fill="auto"/>
            <w:noWrap/>
            <w:vAlign w:val="bottom"/>
            <w:hideMark/>
          </w:tcPr>
          <w:p w14:paraId="51A9AF2B" w14:textId="5AD6271D" w:rsidR="009910FE" w:rsidRPr="00604EDE" w:rsidDel="00DE649E" w:rsidRDefault="009910FE" w:rsidP="00B367EB">
            <w:pPr>
              <w:spacing w:after="0" w:line="240" w:lineRule="auto"/>
              <w:jc w:val="center"/>
              <w:rPr>
                <w:del w:id="2099" w:author="Caitlin Jeffrey" w:date="2023-06-30T10:38:00Z"/>
                <w:rFonts w:ascii="Times New Roman" w:eastAsia="Times New Roman" w:hAnsi="Times New Roman" w:cs="Times New Roman"/>
                <w:color w:val="000000"/>
              </w:rPr>
            </w:pPr>
            <w:del w:id="2100" w:author="Caitlin Jeffrey" w:date="2023-06-30T10:38:00Z">
              <w:r w:rsidRPr="00604EDE" w:rsidDel="00DE649E">
                <w:rPr>
                  <w:rFonts w:ascii="Times New Roman" w:eastAsia="Times New Roman" w:hAnsi="Times New Roman" w:cs="Times New Roman"/>
                  <w:color w:val="000000"/>
                </w:rPr>
                <w:delText>-0.06 (0.03)</w:delText>
              </w:r>
            </w:del>
          </w:p>
        </w:tc>
        <w:tc>
          <w:tcPr>
            <w:tcW w:w="984" w:type="dxa"/>
            <w:tcBorders>
              <w:top w:val="nil"/>
              <w:left w:val="nil"/>
              <w:bottom w:val="nil"/>
              <w:right w:val="nil"/>
            </w:tcBorders>
            <w:shd w:val="clear" w:color="auto" w:fill="auto"/>
            <w:noWrap/>
            <w:vAlign w:val="bottom"/>
            <w:hideMark/>
          </w:tcPr>
          <w:p w14:paraId="75B1EF77" w14:textId="06EEF86F" w:rsidR="009910FE" w:rsidRPr="00604EDE" w:rsidDel="00DE649E" w:rsidRDefault="009910FE" w:rsidP="00B367EB">
            <w:pPr>
              <w:spacing w:after="0" w:line="240" w:lineRule="auto"/>
              <w:jc w:val="center"/>
              <w:rPr>
                <w:del w:id="2101" w:author="Caitlin Jeffrey" w:date="2023-06-30T10:38:00Z"/>
                <w:rFonts w:ascii="Times New Roman" w:eastAsia="Times New Roman" w:hAnsi="Times New Roman" w:cs="Times New Roman"/>
                <w:color w:val="000000"/>
              </w:rPr>
            </w:pPr>
            <w:del w:id="2102" w:author="Caitlin Jeffrey" w:date="2023-06-30T10:38:00Z">
              <w:r w:rsidRPr="00604EDE" w:rsidDel="00DE649E">
                <w:rPr>
                  <w:rFonts w:ascii="Times New Roman" w:eastAsia="Times New Roman" w:hAnsi="Times New Roman" w:cs="Times New Roman"/>
                  <w:color w:val="000000"/>
                </w:rPr>
                <w:delText>0.05</w:delText>
              </w:r>
            </w:del>
          </w:p>
        </w:tc>
      </w:tr>
      <w:tr w:rsidR="009910FE" w:rsidRPr="00604EDE" w:rsidDel="00DE649E" w14:paraId="5D7A6F89" w14:textId="42EE3F20" w:rsidTr="00B367EB">
        <w:trPr>
          <w:trHeight w:val="290"/>
          <w:del w:id="2103" w:author="Caitlin Jeffrey" w:date="2023-06-30T10:38:00Z"/>
        </w:trPr>
        <w:tc>
          <w:tcPr>
            <w:tcW w:w="899" w:type="dxa"/>
            <w:tcBorders>
              <w:top w:val="nil"/>
              <w:left w:val="nil"/>
              <w:bottom w:val="nil"/>
              <w:right w:val="nil"/>
            </w:tcBorders>
            <w:shd w:val="clear" w:color="auto" w:fill="auto"/>
            <w:noWrap/>
            <w:vAlign w:val="bottom"/>
          </w:tcPr>
          <w:p w14:paraId="20333AC8" w14:textId="3712F8AC" w:rsidR="009910FE" w:rsidRPr="00604EDE" w:rsidDel="00DE649E" w:rsidRDefault="009910FE" w:rsidP="00B367EB">
            <w:pPr>
              <w:spacing w:after="0" w:line="240" w:lineRule="auto"/>
              <w:rPr>
                <w:del w:id="2104" w:author="Caitlin Jeffrey" w:date="2023-06-30T10:38:00Z"/>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862C1CD" w14:textId="76C4E906" w:rsidR="009910FE" w:rsidRPr="00604EDE" w:rsidDel="00DE649E" w:rsidRDefault="009910FE" w:rsidP="00B367EB">
            <w:pPr>
              <w:spacing w:after="0" w:line="240" w:lineRule="auto"/>
              <w:rPr>
                <w:del w:id="2105" w:author="Caitlin Jeffrey" w:date="2023-06-30T10:38:00Z"/>
                <w:rFonts w:ascii="Times New Roman" w:eastAsia="Times New Roman" w:hAnsi="Times New Roman" w:cs="Times New Roman"/>
                <w:color w:val="000000"/>
              </w:rPr>
            </w:pPr>
            <w:del w:id="2106" w:author="Caitlin Jeffrey" w:date="2023-06-30T10:38:00Z">
              <w:r w:rsidRPr="00604EDE" w:rsidDel="00DE649E">
                <w:rPr>
                  <w:rFonts w:ascii="Times New Roman" w:eastAsia="Times New Roman" w:hAnsi="Times New Roman" w:cs="Times New Roman"/>
                  <w:color w:val="000000"/>
                </w:rPr>
                <w:delText>Proportion of cows with udder hygiene scores ≥ 3</w:delText>
              </w:r>
            </w:del>
          </w:p>
        </w:tc>
        <w:tc>
          <w:tcPr>
            <w:tcW w:w="3150" w:type="dxa"/>
            <w:tcBorders>
              <w:top w:val="nil"/>
              <w:left w:val="nil"/>
              <w:bottom w:val="nil"/>
              <w:right w:val="nil"/>
            </w:tcBorders>
            <w:shd w:val="clear" w:color="auto" w:fill="auto"/>
            <w:noWrap/>
            <w:vAlign w:val="bottom"/>
            <w:hideMark/>
          </w:tcPr>
          <w:p w14:paraId="2FB1C9B0" w14:textId="78113327" w:rsidR="009910FE" w:rsidRPr="00604EDE" w:rsidDel="00DE649E" w:rsidRDefault="009910FE" w:rsidP="00B367EB">
            <w:pPr>
              <w:spacing w:after="0" w:line="240" w:lineRule="auto"/>
              <w:rPr>
                <w:del w:id="2107" w:author="Caitlin Jeffrey" w:date="2023-06-30T10:38:00Z"/>
                <w:rFonts w:ascii="Times New Roman" w:eastAsia="Times New Roman" w:hAnsi="Times New Roman" w:cs="Times New Roman"/>
                <w:color w:val="000000"/>
              </w:rPr>
            </w:pPr>
            <w:del w:id="2108" w:author="Caitlin Jeffrey" w:date="2023-06-30T10:38:00Z">
              <w:r w:rsidRPr="00604EDE" w:rsidDel="00DE649E">
                <w:rPr>
                  <w:rFonts w:ascii="Times New Roman" w:eastAsia="Times New Roman" w:hAnsi="Times New Roman" w:cs="Times New Roman"/>
                  <w:color w:val="000000"/>
                </w:rPr>
                <w:delText>All herds with available test data (n = 20)</w:delText>
              </w:r>
            </w:del>
          </w:p>
        </w:tc>
        <w:tc>
          <w:tcPr>
            <w:tcW w:w="1366" w:type="dxa"/>
            <w:tcBorders>
              <w:top w:val="nil"/>
              <w:left w:val="nil"/>
              <w:bottom w:val="nil"/>
              <w:right w:val="nil"/>
            </w:tcBorders>
            <w:shd w:val="clear" w:color="auto" w:fill="auto"/>
            <w:noWrap/>
            <w:vAlign w:val="bottom"/>
            <w:hideMark/>
          </w:tcPr>
          <w:p w14:paraId="52933436" w14:textId="4367C308" w:rsidR="009910FE" w:rsidRPr="00604EDE" w:rsidDel="00DE649E" w:rsidRDefault="009910FE" w:rsidP="00B367EB">
            <w:pPr>
              <w:spacing w:after="0" w:line="240" w:lineRule="auto"/>
              <w:jc w:val="center"/>
              <w:rPr>
                <w:del w:id="2109" w:author="Caitlin Jeffrey" w:date="2023-06-30T10:38:00Z"/>
                <w:rFonts w:ascii="Times New Roman" w:eastAsia="Times New Roman" w:hAnsi="Times New Roman" w:cs="Times New Roman"/>
                <w:color w:val="000000"/>
              </w:rPr>
            </w:pPr>
            <w:del w:id="2110" w:author="Caitlin Jeffrey" w:date="2023-06-30T10:38:00Z">
              <w:r w:rsidRPr="00604EDE" w:rsidDel="00DE649E">
                <w:rPr>
                  <w:rFonts w:ascii="Times New Roman" w:eastAsia="Times New Roman" w:hAnsi="Times New Roman" w:cs="Times New Roman"/>
                  <w:color w:val="000000"/>
                </w:rPr>
                <w:delText>0.85 (0.63)</w:delText>
              </w:r>
            </w:del>
          </w:p>
        </w:tc>
        <w:tc>
          <w:tcPr>
            <w:tcW w:w="984" w:type="dxa"/>
            <w:tcBorders>
              <w:top w:val="nil"/>
              <w:left w:val="nil"/>
              <w:bottom w:val="nil"/>
              <w:right w:val="nil"/>
            </w:tcBorders>
            <w:shd w:val="clear" w:color="auto" w:fill="auto"/>
            <w:noWrap/>
            <w:vAlign w:val="bottom"/>
            <w:hideMark/>
          </w:tcPr>
          <w:p w14:paraId="7446DC32" w14:textId="0B8330A7" w:rsidR="009910FE" w:rsidRPr="00604EDE" w:rsidDel="00DE649E" w:rsidRDefault="009910FE" w:rsidP="00B367EB">
            <w:pPr>
              <w:spacing w:after="0" w:line="240" w:lineRule="auto"/>
              <w:jc w:val="center"/>
              <w:rPr>
                <w:del w:id="2111" w:author="Caitlin Jeffrey" w:date="2023-06-30T10:38:00Z"/>
                <w:rFonts w:ascii="Times New Roman" w:eastAsia="Times New Roman" w:hAnsi="Times New Roman" w:cs="Times New Roman"/>
                <w:color w:val="000000"/>
              </w:rPr>
            </w:pPr>
            <w:del w:id="2112" w:author="Caitlin Jeffrey" w:date="2023-06-30T10:38:00Z">
              <w:r w:rsidRPr="00604EDE" w:rsidDel="00DE649E">
                <w:rPr>
                  <w:rFonts w:ascii="Times New Roman" w:eastAsia="Times New Roman" w:hAnsi="Times New Roman" w:cs="Times New Roman"/>
                  <w:color w:val="000000"/>
                </w:rPr>
                <w:delText>0.2</w:delText>
              </w:r>
            </w:del>
          </w:p>
        </w:tc>
      </w:tr>
      <w:tr w:rsidR="009910FE" w:rsidRPr="00604EDE" w14:paraId="7B417E92" w14:textId="77777777" w:rsidTr="00B367EB">
        <w:trPr>
          <w:trHeight w:val="621"/>
        </w:trPr>
        <w:tc>
          <w:tcPr>
            <w:tcW w:w="4230" w:type="dxa"/>
            <w:gridSpan w:val="2"/>
            <w:tcBorders>
              <w:top w:val="nil"/>
              <w:left w:val="nil"/>
              <w:bottom w:val="nil"/>
              <w:right w:val="nil"/>
            </w:tcBorders>
            <w:shd w:val="clear" w:color="auto" w:fill="auto"/>
            <w:noWrap/>
            <w:vAlign w:val="bottom"/>
          </w:tcPr>
          <w:p w14:paraId="3D15C0E6"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FF0000"/>
              </w:rPr>
              <w:t>Proportion of cows with udder hygiene scores ≥</w:t>
            </w:r>
            <w:del w:id="2113" w:author="Caitlin Jeffrey" w:date="2023-08-03T13:12:00Z">
              <w:r w:rsidRPr="00604EDE" w:rsidDel="006B35B6">
                <w:rPr>
                  <w:rFonts w:ascii="Times New Roman" w:eastAsia="Times New Roman" w:hAnsi="Times New Roman" w:cs="Times New Roman"/>
                  <w:color w:val="FF0000"/>
                </w:rPr>
                <w:delText xml:space="preserve"> </w:delText>
              </w:r>
            </w:del>
            <w:r w:rsidRPr="00604EDE">
              <w:rPr>
                <w:rFonts w:ascii="Times New Roman" w:eastAsia="Times New Roman" w:hAnsi="Times New Roman" w:cs="Times New Roman"/>
                <w:color w:val="FF0000"/>
              </w:rPr>
              <w:t>3</w:t>
            </w:r>
          </w:p>
        </w:tc>
        <w:tc>
          <w:tcPr>
            <w:tcW w:w="3150" w:type="dxa"/>
            <w:tcBorders>
              <w:top w:val="nil"/>
              <w:left w:val="nil"/>
              <w:bottom w:val="nil"/>
              <w:right w:val="nil"/>
            </w:tcBorders>
            <w:shd w:val="clear" w:color="auto" w:fill="auto"/>
            <w:noWrap/>
            <w:vAlign w:val="bottom"/>
          </w:tcPr>
          <w:p w14:paraId="0696012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3B65D6D"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62B03E7"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6FC4066F" w14:textId="77777777" w:rsidTr="00B367EB">
        <w:trPr>
          <w:trHeight w:val="290"/>
        </w:trPr>
        <w:tc>
          <w:tcPr>
            <w:tcW w:w="899" w:type="dxa"/>
            <w:tcBorders>
              <w:top w:val="nil"/>
              <w:left w:val="nil"/>
              <w:bottom w:val="nil"/>
              <w:right w:val="nil"/>
            </w:tcBorders>
            <w:shd w:val="clear" w:color="auto" w:fill="auto"/>
            <w:noWrap/>
            <w:vAlign w:val="bottom"/>
          </w:tcPr>
          <w:p w14:paraId="1AA19616"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40784F6"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6F84A955"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4F61052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 (0.06)</w:t>
            </w:r>
          </w:p>
        </w:tc>
        <w:tc>
          <w:tcPr>
            <w:tcW w:w="984" w:type="dxa"/>
            <w:tcBorders>
              <w:top w:val="nil"/>
              <w:left w:val="nil"/>
              <w:bottom w:val="nil"/>
              <w:right w:val="nil"/>
            </w:tcBorders>
            <w:shd w:val="clear" w:color="auto" w:fill="auto"/>
            <w:noWrap/>
            <w:vAlign w:val="bottom"/>
            <w:hideMark/>
          </w:tcPr>
          <w:p w14:paraId="580FC34B"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&lt;0.01</w:t>
            </w:r>
          </w:p>
        </w:tc>
      </w:tr>
      <w:tr w:rsidR="009910FE" w:rsidRPr="00604EDE" w14:paraId="48CDF1F6" w14:textId="77777777" w:rsidTr="00B367EB">
        <w:trPr>
          <w:trHeight w:val="290"/>
        </w:trPr>
        <w:tc>
          <w:tcPr>
            <w:tcW w:w="899" w:type="dxa"/>
            <w:tcBorders>
              <w:top w:val="nil"/>
              <w:left w:val="nil"/>
              <w:bottom w:val="nil"/>
              <w:right w:val="nil"/>
            </w:tcBorders>
            <w:shd w:val="clear" w:color="auto" w:fill="auto"/>
            <w:noWrap/>
            <w:vAlign w:val="bottom"/>
          </w:tcPr>
          <w:p w14:paraId="4E37C9A2"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D3F28B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0B08C3C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6A4C5D7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0.17 (0.08)</w:t>
            </w:r>
          </w:p>
        </w:tc>
        <w:tc>
          <w:tcPr>
            <w:tcW w:w="984" w:type="dxa"/>
            <w:tcBorders>
              <w:top w:val="nil"/>
              <w:left w:val="nil"/>
              <w:bottom w:val="nil"/>
              <w:right w:val="nil"/>
            </w:tcBorders>
            <w:shd w:val="clear" w:color="auto" w:fill="auto"/>
            <w:noWrap/>
            <w:vAlign w:val="bottom"/>
            <w:hideMark/>
          </w:tcPr>
          <w:p w14:paraId="0EAAC82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w:t>
            </w:r>
          </w:p>
        </w:tc>
      </w:tr>
      <w:tr w:rsidR="009910FE" w:rsidRPr="00604EDE" w14:paraId="046EABAF" w14:textId="77777777" w:rsidTr="00B367EB">
        <w:trPr>
          <w:trHeight w:val="290"/>
        </w:trPr>
        <w:tc>
          <w:tcPr>
            <w:tcW w:w="899" w:type="dxa"/>
            <w:tcBorders>
              <w:top w:val="nil"/>
              <w:left w:val="nil"/>
              <w:bottom w:val="nil"/>
              <w:right w:val="nil"/>
            </w:tcBorders>
            <w:shd w:val="clear" w:color="auto" w:fill="auto"/>
            <w:noWrap/>
            <w:vAlign w:val="bottom"/>
          </w:tcPr>
          <w:p w14:paraId="1FC84A21"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vAlign w:val="bottom"/>
          </w:tcPr>
          <w:p w14:paraId="61D08CB5"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8B2E8D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29BB8A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B07C7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23732614" w14:textId="77777777" w:rsidTr="00B367EB">
        <w:trPr>
          <w:trHeight w:val="290"/>
        </w:trPr>
        <w:tc>
          <w:tcPr>
            <w:tcW w:w="899" w:type="dxa"/>
            <w:tcBorders>
              <w:top w:val="nil"/>
              <w:left w:val="nil"/>
              <w:bottom w:val="nil"/>
              <w:right w:val="nil"/>
            </w:tcBorders>
            <w:shd w:val="clear" w:color="auto" w:fill="auto"/>
            <w:noWrap/>
            <w:vAlign w:val="bottom"/>
          </w:tcPr>
          <w:p w14:paraId="24BD0DA0"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3C07DAF"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0AA24BC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0F4234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-0.02 (0.02)</w:t>
            </w:r>
          </w:p>
        </w:tc>
        <w:tc>
          <w:tcPr>
            <w:tcW w:w="984" w:type="dxa"/>
            <w:tcBorders>
              <w:top w:val="nil"/>
              <w:left w:val="nil"/>
              <w:bottom w:val="nil"/>
              <w:right w:val="nil"/>
            </w:tcBorders>
            <w:shd w:val="clear" w:color="auto" w:fill="auto"/>
            <w:noWrap/>
            <w:vAlign w:val="bottom"/>
            <w:hideMark/>
          </w:tcPr>
          <w:p w14:paraId="79D60B0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w:t>
            </w:r>
          </w:p>
        </w:tc>
      </w:tr>
      <w:tr w:rsidR="009910FE" w:rsidRPr="00604EDE" w14:paraId="112F978A" w14:textId="77777777" w:rsidTr="00B367EB">
        <w:trPr>
          <w:trHeight w:val="450"/>
        </w:trPr>
        <w:tc>
          <w:tcPr>
            <w:tcW w:w="4230" w:type="dxa"/>
            <w:gridSpan w:val="2"/>
            <w:tcBorders>
              <w:top w:val="nil"/>
              <w:left w:val="nil"/>
              <w:bottom w:val="nil"/>
              <w:right w:val="nil"/>
            </w:tcBorders>
            <w:shd w:val="clear" w:color="auto" w:fill="auto"/>
            <w:noWrap/>
            <w:vAlign w:val="bottom"/>
          </w:tcPr>
          <w:p w14:paraId="138888D6"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FF0000"/>
              </w:rPr>
              <w:t>Average hygiene score</w:t>
            </w:r>
          </w:p>
        </w:tc>
        <w:tc>
          <w:tcPr>
            <w:tcW w:w="3150" w:type="dxa"/>
            <w:tcBorders>
              <w:top w:val="nil"/>
              <w:left w:val="nil"/>
              <w:bottom w:val="nil"/>
              <w:right w:val="nil"/>
            </w:tcBorders>
            <w:shd w:val="clear" w:color="auto" w:fill="auto"/>
            <w:noWrap/>
            <w:vAlign w:val="bottom"/>
          </w:tcPr>
          <w:p w14:paraId="77F63CB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C84943F"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5380549"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095DAC5B" w14:textId="77777777" w:rsidTr="00B367EB">
        <w:trPr>
          <w:trHeight w:val="290"/>
        </w:trPr>
        <w:tc>
          <w:tcPr>
            <w:tcW w:w="899" w:type="dxa"/>
            <w:tcBorders>
              <w:top w:val="nil"/>
              <w:left w:val="nil"/>
              <w:bottom w:val="nil"/>
              <w:right w:val="nil"/>
            </w:tcBorders>
            <w:shd w:val="clear" w:color="auto" w:fill="auto"/>
            <w:noWrap/>
            <w:vAlign w:val="bottom"/>
          </w:tcPr>
          <w:p w14:paraId="69D550B0"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7855BA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121B2A0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372940F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-0.96 (0.15)</w:t>
            </w:r>
          </w:p>
        </w:tc>
        <w:tc>
          <w:tcPr>
            <w:tcW w:w="984" w:type="dxa"/>
            <w:tcBorders>
              <w:top w:val="nil"/>
              <w:left w:val="nil"/>
              <w:bottom w:val="nil"/>
              <w:right w:val="nil"/>
            </w:tcBorders>
            <w:shd w:val="clear" w:color="auto" w:fill="auto"/>
            <w:noWrap/>
            <w:vAlign w:val="bottom"/>
            <w:hideMark/>
          </w:tcPr>
          <w:p w14:paraId="44AF04F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&lt;</w:t>
            </w:r>
            <w:del w:id="2114" w:author="Caitlin Jeffrey" w:date="2023-08-03T13:09: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0.01</w:t>
            </w:r>
          </w:p>
        </w:tc>
      </w:tr>
      <w:tr w:rsidR="009910FE" w:rsidRPr="00604EDE" w14:paraId="4F6E8AED" w14:textId="77777777" w:rsidTr="00B367EB">
        <w:trPr>
          <w:trHeight w:val="290"/>
        </w:trPr>
        <w:tc>
          <w:tcPr>
            <w:tcW w:w="899" w:type="dxa"/>
            <w:tcBorders>
              <w:top w:val="nil"/>
              <w:left w:val="nil"/>
              <w:bottom w:val="nil"/>
              <w:right w:val="nil"/>
            </w:tcBorders>
            <w:shd w:val="clear" w:color="auto" w:fill="auto"/>
            <w:noWrap/>
            <w:vAlign w:val="bottom"/>
          </w:tcPr>
          <w:p w14:paraId="69A9DCD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48B519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5FC6145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4D079C4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0.33 (0.16)</w:t>
            </w:r>
          </w:p>
        </w:tc>
        <w:tc>
          <w:tcPr>
            <w:tcW w:w="984" w:type="dxa"/>
            <w:tcBorders>
              <w:top w:val="nil"/>
              <w:left w:val="nil"/>
              <w:bottom w:val="nil"/>
              <w:right w:val="nil"/>
            </w:tcBorders>
            <w:shd w:val="clear" w:color="auto" w:fill="auto"/>
            <w:noWrap/>
            <w:vAlign w:val="bottom"/>
            <w:hideMark/>
          </w:tcPr>
          <w:p w14:paraId="3802687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w:t>
            </w:r>
          </w:p>
        </w:tc>
      </w:tr>
      <w:tr w:rsidR="009910FE" w:rsidRPr="00604EDE" w14:paraId="4B3031EF" w14:textId="77777777" w:rsidTr="00B367EB">
        <w:trPr>
          <w:trHeight w:val="290"/>
        </w:trPr>
        <w:tc>
          <w:tcPr>
            <w:tcW w:w="899" w:type="dxa"/>
            <w:tcBorders>
              <w:top w:val="nil"/>
              <w:left w:val="nil"/>
              <w:bottom w:val="nil"/>
              <w:right w:val="nil"/>
            </w:tcBorders>
            <w:shd w:val="clear" w:color="auto" w:fill="auto"/>
            <w:noWrap/>
            <w:vAlign w:val="bottom"/>
          </w:tcPr>
          <w:p w14:paraId="5ED47CF0"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tcPr>
          <w:p w14:paraId="18C9F109"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tcPr>
          <w:p w14:paraId="1630A4B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tcPr>
          <w:p w14:paraId="632AB32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tcPr>
          <w:p w14:paraId="7828AAD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54BEF23C" w14:textId="77777777" w:rsidTr="00B367EB">
        <w:trPr>
          <w:trHeight w:val="290"/>
        </w:trPr>
        <w:tc>
          <w:tcPr>
            <w:tcW w:w="899" w:type="dxa"/>
            <w:tcBorders>
              <w:top w:val="nil"/>
              <w:left w:val="nil"/>
              <w:bottom w:val="nil"/>
              <w:right w:val="nil"/>
            </w:tcBorders>
            <w:shd w:val="clear" w:color="auto" w:fill="auto"/>
            <w:noWrap/>
            <w:vAlign w:val="bottom"/>
          </w:tcPr>
          <w:p w14:paraId="12F880A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6C76E9"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61AA63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767FA4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 (0.03)</w:t>
            </w:r>
          </w:p>
        </w:tc>
        <w:tc>
          <w:tcPr>
            <w:tcW w:w="984" w:type="dxa"/>
            <w:tcBorders>
              <w:top w:val="nil"/>
              <w:left w:val="nil"/>
              <w:bottom w:val="nil"/>
              <w:right w:val="nil"/>
            </w:tcBorders>
            <w:shd w:val="clear" w:color="auto" w:fill="auto"/>
            <w:noWrap/>
            <w:vAlign w:val="bottom"/>
            <w:hideMark/>
          </w:tcPr>
          <w:p w14:paraId="6AF85AC4"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0.07</w:t>
            </w:r>
          </w:p>
        </w:tc>
      </w:tr>
      <w:tr w:rsidR="009910FE" w:rsidRPr="00604EDE" w14:paraId="41E1CCE3" w14:textId="77777777" w:rsidTr="00B367EB">
        <w:trPr>
          <w:trHeight w:val="290"/>
        </w:trPr>
        <w:tc>
          <w:tcPr>
            <w:tcW w:w="9730" w:type="dxa"/>
            <w:gridSpan w:val="5"/>
            <w:tcBorders>
              <w:top w:val="nil"/>
              <w:left w:val="nil"/>
              <w:bottom w:val="nil"/>
              <w:right w:val="nil"/>
            </w:tcBorders>
            <w:shd w:val="clear" w:color="auto" w:fill="auto"/>
            <w:noWrap/>
            <w:vAlign w:val="bottom"/>
          </w:tcPr>
          <w:p w14:paraId="3C5FCA5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vertAlign w:val="superscript"/>
              </w:rPr>
              <w:t xml:space="preserve">1 </w:t>
            </w:r>
            <w:r w:rsidRPr="00604EDE">
              <w:rPr>
                <w:rFonts w:ascii="Times New Roman" w:eastAsia="Times New Roman" w:hAnsi="Times New Roman" w:cs="Times New Roman"/>
                <w:color w:val="000000"/>
              </w:rPr>
              <w:t>Stall bedding depth for freestalls and tiestalls bedded with wood shavings or sawdust</w:t>
            </w:r>
          </w:p>
        </w:tc>
      </w:tr>
      <w:tr w:rsidR="009910FE" w:rsidRPr="00604EDE" w14:paraId="0F40B34F" w14:textId="77777777" w:rsidTr="00B367EB">
        <w:trPr>
          <w:trHeight w:val="290"/>
        </w:trPr>
        <w:tc>
          <w:tcPr>
            <w:tcW w:w="9730" w:type="dxa"/>
            <w:gridSpan w:val="5"/>
            <w:tcBorders>
              <w:top w:val="nil"/>
              <w:left w:val="nil"/>
              <w:bottom w:val="nil"/>
              <w:right w:val="nil"/>
            </w:tcBorders>
            <w:shd w:val="clear" w:color="auto" w:fill="auto"/>
            <w:noWrap/>
            <w:vAlign w:val="bottom"/>
          </w:tcPr>
          <w:p w14:paraId="0E7DE82D"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vertAlign w:val="superscript"/>
              </w:rPr>
              <w:t xml:space="preserve">2 </w:t>
            </w:r>
            <w:r w:rsidRPr="00604EDE">
              <w:rPr>
                <w:rFonts w:ascii="Times New Roman" w:eastAsia="Times New Roman" w:hAnsi="Times New Roman" w:cs="Times New Roman"/>
                <w:color w:val="000000"/>
              </w:rPr>
              <w:t>DHIA data available for n = 19 herds. One herd included in average linear score analyses is seasonal and had no recent test data.</w:t>
            </w:r>
          </w:p>
        </w:tc>
      </w:tr>
      <w:tr w:rsidR="009910FE" w:rsidRPr="00604EDE" w14:paraId="62563E0D" w14:textId="77777777" w:rsidTr="00B367EB">
        <w:trPr>
          <w:trHeight w:val="290"/>
        </w:trPr>
        <w:tc>
          <w:tcPr>
            <w:tcW w:w="9730" w:type="dxa"/>
            <w:gridSpan w:val="5"/>
            <w:tcBorders>
              <w:top w:val="nil"/>
              <w:left w:val="nil"/>
              <w:bottom w:val="nil"/>
              <w:right w:val="nil"/>
            </w:tcBorders>
            <w:shd w:val="clear" w:color="auto" w:fill="auto"/>
            <w:noWrap/>
            <w:vAlign w:val="bottom"/>
          </w:tcPr>
          <w:p w14:paraId="402B909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vertAlign w:val="superscript"/>
              </w:rPr>
              <w:t>3</w:t>
            </w:r>
            <w:r w:rsidRPr="00604EDE">
              <w:rPr>
                <w:rFonts w:ascii="Times New Roman" w:eastAsia="Times New Roman" w:hAnsi="Times New Roman" w:cs="Times New Roman"/>
                <w:color w:val="000000"/>
              </w:rPr>
              <w:t xml:space="preserve"> DHIA data available for n = 20 herds.</w:t>
            </w:r>
          </w:p>
        </w:tc>
      </w:tr>
    </w:tbl>
    <w:p w14:paraId="097A44BF" w14:textId="77777777" w:rsidR="00AF7E8C" w:rsidRPr="00604EDE" w:rsidRDefault="00AF7E8C" w:rsidP="00AF7E8C">
      <w:pPr>
        <w:spacing w:after="0" w:line="480" w:lineRule="auto"/>
        <w:jc w:val="both"/>
        <w:rPr>
          <w:rFonts w:ascii="Times New Roman" w:hAnsi="Times New Roman" w:cs="Times New Roman"/>
          <w:b/>
          <w:bCs/>
          <w:sz w:val="24"/>
          <w:szCs w:val="24"/>
          <w:rPrChange w:id="2115" w:author="Caitlin Jeffrey" w:date="2023-07-05T16:23:00Z">
            <w:rPr>
              <w:rFonts w:ascii="Times New Roman" w:hAnsi="Times New Roman" w:cs="Times New Roman"/>
              <w:b/>
              <w:bCs/>
              <w:noProof/>
              <w:sz w:val="24"/>
              <w:szCs w:val="24"/>
            </w:rPr>
          </w:rPrChange>
        </w:rPr>
      </w:pPr>
    </w:p>
    <w:p w14:paraId="342010C0" w14:textId="77777777" w:rsidR="00AF7E8C" w:rsidRPr="00604EDE" w:rsidRDefault="00AF7E8C" w:rsidP="00AF7E8C">
      <w:pPr>
        <w:spacing w:after="0" w:line="480" w:lineRule="auto"/>
        <w:jc w:val="both"/>
        <w:rPr>
          <w:rFonts w:ascii="Times New Roman" w:hAnsi="Times New Roman" w:cs="Times New Roman"/>
          <w:b/>
          <w:bCs/>
          <w:sz w:val="24"/>
          <w:szCs w:val="24"/>
          <w:rPrChange w:id="2116" w:author="Caitlin Jeffrey" w:date="2023-07-05T16:23:00Z">
            <w:rPr>
              <w:rFonts w:ascii="Times New Roman" w:hAnsi="Times New Roman" w:cs="Times New Roman"/>
              <w:b/>
              <w:bCs/>
              <w:noProof/>
              <w:sz w:val="24"/>
              <w:szCs w:val="24"/>
            </w:rPr>
          </w:rPrChange>
        </w:rPr>
      </w:pPr>
    </w:p>
    <w:p w14:paraId="66B048B4" w14:textId="77777777" w:rsidR="00AF7E8C" w:rsidRPr="00604EDE" w:rsidRDefault="00AF7E8C" w:rsidP="00AF7E8C">
      <w:pPr>
        <w:spacing w:after="0" w:line="480" w:lineRule="auto"/>
        <w:jc w:val="both"/>
        <w:rPr>
          <w:rFonts w:ascii="Times New Roman" w:hAnsi="Times New Roman" w:cs="Times New Roman"/>
          <w:b/>
          <w:bCs/>
          <w:sz w:val="24"/>
          <w:szCs w:val="24"/>
          <w:rPrChange w:id="2117" w:author="Caitlin Jeffrey" w:date="2023-07-05T16:23:00Z">
            <w:rPr>
              <w:rFonts w:ascii="Times New Roman" w:hAnsi="Times New Roman" w:cs="Times New Roman"/>
              <w:b/>
              <w:bCs/>
              <w:noProof/>
              <w:sz w:val="24"/>
              <w:szCs w:val="24"/>
            </w:rPr>
          </w:rPrChange>
        </w:rPr>
      </w:pPr>
    </w:p>
    <w:p w14:paraId="15CF9FCC" w14:textId="3E192BC0" w:rsidR="00AF7E8C" w:rsidRPr="00604EDE" w:rsidRDefault="00AF7E8C" w:rsidP="00AF7E8C">
      <w:pPr>
        <w:spacing w:after="0" w:line="480" w:lineRule="auto"/>
        <w:jc w:val="both"/>
        <w:rPr>
          <w:rFonts w:ascii="Times New Roman" w:hAnsi="Times New Roman" w:cs="Times New Roman"/>
          <w:b/>
          <w:bCs/>
          <w:sz w:val="24"/>
          <w:szCs w:val="24"/>
          <w:rPrChange w:id="2118" w:author="Caitlin Jeffrey" w:date="2023-07-05T16:23:00Z">
            <w:rPr>
              <w:rFonts w:ascii="Times New Roman" w:hAnsi="Times New Roman" w:cs="Times New Roman"/>
              <w:b/>
              <w:bCs/>
              <w:noProof/>
              <w:sz w:val="24"/>
              <w:szCs w:val="24"/>
            </w:rPr>
          </w:rPrChange>
        </w:rPr>
      </w:pPr>
      <w:r w:rsidRPr="00604EDE">
        <w:rPr>
          <w:rFonts w:ascii="Times New Roman" w:hAnsi="Times New Roman" w:cs="Times New Roman"/>
          <w:b/>
          <w:bCs/>
          <w:sz w:val="24"/>
          <w:szCs w:val="24"/>
          <w:rPrChange w:id="2119" w:author="Caitlin Jeffrey" w:date="2023-07-05T16:23:00Z">
            <w:rPr>
              <w:rFonts w:ascii="Times New Roman" w:hAnsi="Times New Roman" w:cs="Times New Roman"/>
              <w:b/>
              <w:bCs/>
              <w:noProof/>
              <w:sz w:val="24"/>
              <w:szCs w:val="24"/>
            </w:rPr>
          </w:rPrChange>
        </w:rPr>
        <w:t>Funding Sources</w:t>
      </w:r>
    </w:p>
    <w:p w14:paraId="593213D3"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This project was funded by the USDA Hatch Multistate Project VT-H02413MS. </w:t>
      </w:r>
    </w:p>
    <w:p w14:paraId="712F60C3" w14:textId="77777777" w:rsidR="00AF7E8C" w:rsidRPr="00604EDE" w:rsidRDefault="00AF7E8C" w:rsidP="00AF7E8C">
      <w:pPr>
        <w:spacing w:line="480" w:lineRule="auto"/>
        <w:jc w:val="both"/>
        <w:rPr>
          <w:rFonts w:ascii="Times New Roman" w:hAnsi="Times New Roman" w:cs="Times New Roman"/>
          <w:b/>
          <w:bCs/>
          <w:sz w:val="24"/>
          <w:szCs w:val="24"/>
        </w:rPr>
      </w:pPr>
      <w:r w:rsidRPr="00604EDE">
        <w:rPr>
          <w:rFonts w:ascii="Times New Roman" w:hAnsi="Times New Roman" w:cs="Times New Roman"/>
          <w:b/>
          <w:bCs/>
          <w:sz w:val="24"/>
          <w:szCs w:val="24"/>
        </w:rPr>
        <w:t>Acknowledgements</w:t>
      </w:r>
    </w:p>
    <w:p w14:paraId="41A0143F"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t>We acknowledge the University of Vermont Genomics Core Facility for helping with MLST sequencing. We also thank all farms and farm workers who agreed to participate in this study. Finally, we thank all lab personnel who helped with sample collection and sample processing.</w:t>
      </w:r>
    </w:p>
    <w:p w14:paraId="35359505" w14:textId="77777777" w:rsidR="00AF7E8C" w:rsidRPr="00604EDE" w:rsidRDefault="00AF7E8C" w:rsidP="00AF7E8C">
      <w:pPr>
        <w:spacing w:line="480" w:lineRule="auto"/>
        <w:jc w:val="both"/>
        <w:rPr>
          <w:rFonts w:ascii="Times New Roman" w:hAnsi="Times New Roman" w:cs="Times New Roman"/>
          <w:b/>
          <w:bCs/>
          <w:sz w:val="24"/>
          <w:szCs w:val="24"/>
        </w:rPr>
      </w:pPr>
      <w:r w:rsidRPr="00604EDE">
        <w:rPr>
          <w:rFonts w:ascii="Times New Roman" w:hAnsi="Times New Roman" w:cs="Times New Roman"/>
          <w:b/>
          <w:bCs/>
          <w:sz w:val="24"/>
          <w:szCs w:val="24"/>
        </w:rPr>
        <w:t>Conflict of Interest</w:t>
      </w:r>
    </w:p>
    <w:p w14:paraId="63A2BC60"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t>The authors declare no conflicts of interest.</w:t>
      </w:r>
    </w:p>
    <w:p w14:paraId="7521ADBA" w14:textId="77777777" w:rsidR="00AF7E8C" w:rsidRPr="00604EDE" w:rsidRDefault="00AF7E8C" w:rsidP="00AF7E8C">
      <w:pPr>
        <w:spacing w:line="480" w:lineRule="auto"/>
        <w:rPr>
          <w:rFonts w:ascii="Times New Roman" w:hAnsi="Times New Roman" w:cs="Times New Roman"/>
          <w:b/>
          <w:bCs/>
          <w:sz w:val="24"/>
          <w:szCs w:val="24"/>
          <w:rPrChange w:id="2120" w:author="Caitlin Jeffrey" w:date="2023-07-05T16:23:00Z">
            <w:rPr>
              <w:rFonts w:ascii="Times New Roman" w:hAnsi="Times New Roman" w:cs="Times New Roman"/>
              <w:b/>
              <w:bCs/>
              <w:noProof/>
              <w:sz w:val="24"/>
              <w:szCs w:val="24"/>
            </w:rPr>
          </w:rPrChange>
        </w:rPr>
      </w:pPr>
      <w:r w:rsidRPr="00604EDE">
        <w:rPr>
          <w:rFonts w:ascii="Times New Roman" w:hAnsi="Times New Roman" w:cs="Times New Roman"/>
          <w:b/>
          <w:bCs/>
          <w:sz w:val="24"/>
          <w:szCs w:val="24"/>
          <w:rPrChange w:id="2121" w:author="Caitlin Jeffrey" w:date="2023-07-05T16:23:00Z">
            <w:rPr>
              <w:rFonts w:ascii="Times New Roman" w:hAnsi="Times New Roman" w:cs="Times New Roman"/>
              <w:b/>
              <w:bCs/>
              <w:noProof/>
              <w:sz w:val="24"/>
              <w:szCs w:val="24"/>
            </w:rPr>
          </w:rPrChange>
        </w:rPr>
        <w:t>Author Contributions</w:t>
      </w:r>
    </w:p>
    <w:p w14:paraId="2812A644" w14:textId="77777777" w:rsidR="00AF7E8C" w:rsidRPr="00604EDE" w:rsidRDefault="00AF7E8C" w:rsidP="00AF7E8C">
      <w:pPr>
        <w:spacing w:line="480" w:lineRule="auto"/>
        <w:rPr>
          <w:rFonts w:ascii="Times New Roman" w:hAnsi="Times New Roman" w:cs="Times New Roman"/>
          <w:sz w:val="24"/>
          <w:szCs w:val="24"/>
          <w:rPrChange w:id="2122"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2123" w:author="Caitlin Jeffrey" w:date="2023-07-05T16:23:00Z">
            <w:rPr>
              <w:rFonts w:ascii="Times New Roman" w:hAnsi="Times New Roman" w:cs="Times New Roman"/>
              <w:noProof/>
              <w:sz w:val="24"/>
              <w:szCs w:val="24"/>
            </w:rPr>
          </w:rPrChange>
        </w:rPr>
        <w:t>Ashma: Lab work, data collection &amp; analysis, manuscript writing</w:t>
      </w:r>
    </w:p>
    <w:p w14:paraId="6E81558B" w14:textId="77777777" w:rsidR="00AF7E8C" w:rsidRPr="00604EDE" w:rsidRDefault="00AF7E8C" w:rsidP="00AF7E8C">
      <w:pPr>
        <w:spacing w:line="480" w:lineRule="auto"/>
        <w:rPr>
          <w:rFonts w:ascii="Times New Roman" w:hAnsi="Times New Roman" w:cs="Times New Roman"/>
          <w:sz w:val="24"/>
          <w:szCs w:val="24"/>
          <w:rPrChange w:id="2124" w:author="Caitlin Jeffrey" w:date="2023-07-05T16:23:00Z">
            <w:rPr>
              <w:rFonts w:ascii="Times New Roman" w:hAnsi="Times New Roman" w:cs="Times New Roman"/>
              <w:noProof/>
              <w:sz w:val="24"/>
              <w:szCs w:val="24"/>
            </w:rPr>
          </w:rPrChange>
        </w:rPr>
      </w:pPr>
      <w:proofErr w:type="spellStart"/>
      <w:r w:rsidRPr="00604EDE">
        <w:rPr>
          <w:rFonts w:ascii="Times New Roman" w:hAnsi="Times New Roman" w:cs="Times New Roman"/>
          <w:sz w:val="24"/>
          <w:szCs w:val="24"/>
          <w:rPrChange w:id="2125" w:author="Caitlin Jeffrey" w:date="2023-07-05T16:23:00Z">
            <w:rPr>
              <w:rFonts w:ascii="Times New Roman" w:hAnsi="Times New Roman" w:cs="Times New Roman"/>
              <w:noProof/>
              <w:sz w:val="24"/>
              <w:szCs w:val="24"/>
            </w:rPr>
          </w:rPrChange>
        </w:rPr>
        <w:t>Chrsitine</w:t>
      </w:r>
      <w:proofErr w:type="spellEnd"/>
      <w:r w:rsidRPr="00604EDE">
        <w:rPr>
          <w:rFonts w:ascii="Times New Roman" w:hAnsi="Times New Roman" w:cs="Times New Roman"/>
          <w:sz w:val="24"/>
          <w:szCs w:val="24"/>
          <w:rPrChange w:id="2126" w:author="Caitlin Jeffrey" w:date="2023-07-05T16:23:00Z">
            <w:rPr>
              <w:rFonts w:ascii="Times New Roman" w:hAnsi="Times New Roman" w:cs="Times New Roman"/>
              <w:noProof/>
              <w:sz w:val="24"/>
              <w:szCs w:val="24"/>
            </w:rPr>
          </w:rPrChange>
        </w:rPr>
        <w:t>: Field sample collection</w:t>
      </w:r>
    </w:p>
    <w:p w14:paraId="72BBA357" w14:textId="77777777" w:rsidR="00AF7E8C" w:rsidRPr="00604EDE" w:rsidRDefault="00AF7E8C" w:rsidP="00AF7E8C">
      <w:pPr>
        <w:spacing w:line="480" w:lineRule="auto"/>
        <w:rPr>
          <w:rFonts w:ascii="Times New Roman" w:hAnsi="Times New Roman" w:cs="Times New Roman"/>
          <w:sz w:val="24"/>
          <w:szCs w:val="24"/>
          <w:rPrChange w:id="2127"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2128" w:author="Caitlin Jeffrey" w:date="2023-07-05T16:23:00Z">
            <w:rPr>
              <w:rFonts w:ascii="Times New Roman" w:hAnsi="Times New Roman" w:cs="Times New Roman"/>
              <w:noProof/>
              <w:sz w:val="24"/>
              <w:szCs w:val="24"/>
            </w:rPr>
          </w:rPrChange>
        </w:rPr>
        <w:t>Ariela: Field sample collection, Lab work</w:t>
      </w:r>
    </w:p>
    <w:p w14:paraId="23762589" w14:textId="77777777" w:rsidR="00AF7E8C" w:rsidRPr="00604EDE" w:rsidRDefault="00AF7E8C" w:rsidP="00AF7E8C">
      <w:pPr>
        <w:spacing w:line="480" w:lineRule="auto"/>
        <w:rPr>
          <w:rFonts w:ascii="Times New Roman" w:hAnsi="Times New Roman" w:cs="Times New Roman"/>
          <w:sz w:val="24"/>
          <w:szCs w:val="24"/>
          <w:rPrChange w:id="2129"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2130" w:author="Caitlin Jeffrey" w:date="2023-07-05T16:23:00Z">
            <w:rPr>
              <w:rFonts w:ascii="Times New Roman" w:hAnsi="Times New Roman" w:cs="Times New Roman"/>
              <w:noProof/>
              <w:sz w:val="24"/>
              <w:szCs w:val="24"/>
            </w:rPr>
          </w:rPrChange>
        </w:rPr>
        <w:t>Robert: Sample collection, lab work, data collection &amp; analysis</w:t>
      </w:r>
    </w:p>
    <w:p w14:paraId="068AC606" w14:textId="77777777" w:rsidR="00AF7E8C" w:rsidRPr="00604EDE" w:rsidRDefault="00AF7E8C" w:rsidP="00AF7E8C">
      <w:pPr>
        <w:spacing w:line="480" w:lineRule="auto"/>
        <w:rPr>
          <w:rFonts w:ascii="Times New Roman" w:hAnsi="Times New Roman" w:cs="Times New Roman"/>
          <w:sz w:val="24"/>
          <w:szCs w:val="24"/>
          <w:rPrChange w:id="2131"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2132" w:author="Caitlin Jeffrey" w:date="2023-07-05T16:23:00Z">
            <w:rPr>
              <w:rFonts w:ascii="Times New Roman" w:hAnsi="Times New Roman" w:cs="Times New Roman"/>
              <w:noProof/>
              <w:sz w:val="24"/>
              <w:szCs w:val="24"/>
            </w:rPr>
          </w:rPrChange>
        </w:rPr>
        <w:t>Amanda: sample collection, lab work</w:t>
      </w:r>
    </w:p>
    <w:p w14:paraId="14DB9213" w14:textId="77777777" w:rsidR="00AF7E8C" w:rsidRPr="00604EDE" w:rsidRDefault="00AF7E8C" w:rsidP="00AF7E8C">
      <w:pPr>
        <w:spacing w:line="480" w:lineRule="auto"/>
        <w:rPr>
          <w:rFonts w:ascii="Times New Roman" w:hAnsi="Times New Roman" w:cs="Times New Roman"/>
          <w:sz w:val="24"/>
          <w:szCs w:val="24"/>
          <w:rPrChange w:id="2133"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2134" w:author="Caitlin Jeffrey" w:date="2023-07-05T16:23:00Z">
            <w:rPr>
              <w:rFonts w:ascii="Times New Roman" w:hAnsi="Times New Roman" w:cs="Times New Roman"/>
              <w:noProof/>
              <w:sz w:val="24"/>
              <w:szCs w:val="24"/>
            </w:rPr>
          </w:rPrChange>
        </w:rPr>
        <w:t>John: Study design, field sample collection, lab work, data collection &amp; analysis, manuscript preparation</w:t>
      </w:r>
    </w:p>
    <w:p w14:paraId="44F2A4B6" w14:textId="77777777" w:rsidR="009910FE" w:rsidRPr="00604EDE" w:rsidRDefault="009910FE" w:rsidP="00AF7E8C">
      <w:pPr>
        <w:spacing w:line="480" w:lineRule="auto"/>
        <w:rPr>
          <w:rFonts w:ascii="Times New Roman" w:hAnsi="Times New Roman" w:cs="Times New Roman"/>
          <w:sz w:val="24"/>
          <w:szCs w:val="24"/>
          <w:rPrChange w:id="2135" w:author="Caitlin Jeffrey" w:date="2023-07-05T16:23:00Z">
            <w:rPr>
              <w:rFonts w:ascii="Times New Roman" w:hAnsi="Times New Roman" w:cs="Times New Roman"/>
              <w:noProof/>
              <w:sz w:val="24"/>
              <w:szCs w:val="24"/>
            </w:rPr>
          </w:rPrChange>
        </w:rPr>
      </w:pPr>
    </w:p>
    <w:p w14:paraId="105CB86F" w14:textId="77777777" w:rsidR="009910FE" w:rsidRPr="00604EDE" w:rsidRDefault="009910FE" w:rsidP="00AF7E8C">
      <w:pPr>
        <w:spacing w:line="480" w:lineRule="auto"/>
        <w:rPr>
          <w:rFonts w:ascii="Times New Roman" w:hAnsi="Times New Roman" w:cs="Times New Roman"/>
          <w:sz w:val="24"/>
          <w:szCs w:val="24"/>
          <w:rPrChange w:id="2136" w:author="Caitlin Jeffrey" w:date="2023-07-05T16:23:00Z">
            <w:rPr>
              <w:rFonts w:ascii="Times New Roman" w:hAnsi="Times New Roman" w:cs="Times New Roman"/>
              <w:noProof/>
              <w:sz w:val="24"/>
              <w:szCs w:val="24"/>
            </w:rPr>
          </w:rPrChange>
        </w:rPr>
      </w:pPr>
    </w:p>
    <w:p w14:paraId="31EB3E5C" w14:textId="77777777" w:rsidR="009910FE" w:rsidRPr="00604EDE" w:rsidRDefault="009910FE" w:rsidP="00AF7E8C">
      <w:pPr>
        <w:spacing w:line="480" w:lineRule="auto"/>
        <w:rPr>
          <w:rFonts w:ascii="Times New Roman" w:hAnsi="Times New Roman" w:cs="Times New Roman"/>
          <w:sz w:val="24"/>
          <w:szCs w:val="24"/>
          <w:rPrChange w:id="2137" w:author="Caitlin Jeffrey" w:date="2023-07-05T16:23:00Z">
            <w:rPr>
              <w:rFonts w:ascii="Times New Roman" w:hAnsi="Times New Roman" w:cs="Times New Roman"/>
              <w:noProof/>
              <w:sz w:val="24"/>
              <w:szCs w:val="24"/>
            </w:rPr>
          </w:rPrChange>
        </w:rPr>
      </w:pPr>
    </w:p>
    <w:p w14:paraId="70988B88" w14:textId="77777777" w:rsidR="009910FE" w:rsidRPr="00604EDE" w:rsidRDefault="009910FE" w:rsidP="00AF7E8C">
      <w:pPr>
        <w:spacing w:line="480" w:lineRule="auto"/>
        <w:rPr>
          <w:rFonts w:ascii="Times New Roman" w:hAnsi="Times New Roman" w:cs="Times New Roman"/>
          <w:sz w:val="24"/>
          <w:szCs w:val="24"/>
          <w:rPrChange w:id="2138" w:author="Caitlin Jeffrey" w:date="2023-07-05T16:23:00Z">
            <w:rPr>
              <w:rFonts w:ascii="Times New Roman" w:hAnsi="Times New Roman" w:cs="Times New Roman"/>
              <w:noProof/>
              <w:sz w:val="24"/>
              <w:szCs w:val="24"/>
            </w:rPr>
          </w:rPrChange>
        </w:rPr>
      </w:pPr>
    </w:p>
    <w:p w14:paraId="42BE367E" w14:textId="77777777" w:rsidR="009910FE" w:rsidRPr="00604EDE" w:rsidRDefault="009910FE" w:rsidP="00AF7E8C">
      <w:pPr>
        <w:spacing w:line="480" w:lineRule="auto"/>
        <w:rPr>
          <w:rFonts w:ascii="Times New Roman" w:hAnsi="Times New Roman" w:cs="Times New Roman"/>
          <w:sz w:val="24"/>
          <w:szCs w:val="24"/>
          <w:rPrChange w:id="2139" w:author="Caitlin Jeffrey" w:date="2023-07-05T16:23:00Z">
            <w:rPr>
              <w:rFonts w:ascii="Times New Roman" w:hAnsi="Times New Roman" w:cs="Times New Roman"/>
              <w:noProof/>
              <w:sz w:val="24"/>
              <w:szCs w:val="24"/>
            </w:rPr>
          </w:rPrChange>
        </w:rPr>
      </w:pPr>
    </w:p>
    <w:p w14:paraId="1BE1702D" w14:textId="77777777" w:rsidR="009910FE" w:rsidRPr="00604EDE" w:rsidRDefault="009910FE" w:rsidP="00AF7E8C">
      <w:pPr>
        <w:spacing w:line="480" w:lineRule="auto"/>
        <w:rPr>
          <w:rFonts w:ascii="Times New Roman" w:hAnsi="Times New Roman" w:cs="Times New Roman"/>
          <w:sz w:val="24"/>
          <w:szCs w:val="24"/>
          <w:rPrChange w:id="2140" w:author="Caitlin Jeffrey" w:date="2023-07-05T16:23:00Z">
            <w:rPr>
              <w:rFonts w:ascii="Times New Roman" w:hAnsi="Times New Roman" w:cs="Times New Roman"/>
              <w:noProof/>
              <w:sz w:val="24"/>
              <w:szCs w:val="24"/>
            </w:rPr>
          </w:rPrChange>
        </w:rPr>
      </w:pPr>
    </w:p>
    <w:p w14:paraId="06086AA7" w14:textId="77777777" w:rsidR="009910FE" w:rsidRPr="00604EDE" w:rsidRDefault="009910FE" w:rsidP="00AF7E8C">
      <w:pPr>
        <w:spacing w:line="480" w:lineRule="auto"/>
        <w:rPr>
          <w:rFonts w:ascii="Times New Roman" w:hAnsi="Times New Roman" w:cs="Times New Roman"/>
          <w:sz w:val="24"/>
          <w:szCs w:val="24"/>
          <w:rPrChange w:id="2141" w:author="Caitlin Jeffrey" w:date="2023-07-05T16:23:00Z">
            <w:rPr>
              <w:rFonts w:ascii="Times New Roman" w:hAnsi="Times New Roman" w:cs="Times New Roman"/>
              <w:noProof/>
              <w:sz w:val="24"/>
              <w:szCs w:val="24"/>
            </w:rPr>
          </w:rPrChange>
        </w:rPr>
      </w:pPr>
    </w:p>
    <w:p w14:paraId="17746951" w14:textId="77777777" w:rsidR="009910FE" w:rsidRPr="00604EDE" w:rsidRDefault="009910FE" w:rsidP="00AF7E8C">
      <w:pPr>
        <w:spacing w:line="480" w:lineRule="auto"/>
        <w:rPr>
          <w:rFonts w:ascii="Times New Roman" w:hAnsi="Times New Roman" w:cs="Times New Roman"/>
          <w:sz w:val="24"/>
          <w:szCs w:val="24"/>
          <w:rPrChange w:id="2142" w:author="Caitlin Jeffrey" w:date="2023-07-05T16:23:00Z">
            <w:rPr>
              <w:rFonts w:ascii="Times New Roman" w:hAnsi="Times New Roman" w:cs="Times New Roman"/>
              <w:noProof/>
              <w:sz w:val="24"/>
              <w:szCs w:val="24"/>
            </w:rPr>
          </w:rPrChange>
        </w:rPr>
      </w:pPr>
    </w:p>
    <w:p w14:paraId="27F507E6" w14:textId="77777777" w:rsidR="009910FE" w:rsidRPr="00604EDE" w:rsidRDefault="009910FE" w:rsidP="00AF7E8C">
      <w:pPr>
        <w:spacing w:line="480" w:lineRule="auto"/>
        <w:rPr>
          <w:rFonts w:ascii="Times New Roman" w:hAnsi="Times New Roman" w:cs="Times New Roman"/>
          <w:sz w:val="24"/>
          <w:szCs w:val="24"/>
          <w:rPrChange w:id="2143" w:author="Caitlin Jeffrey" w:date="2023-07-05T16:23:00Z">
            <w:rPr>
              <w:rFonts w:ascii="Times New Roman" w:hAnsi="Times New Roman" w:cs="Times New Roman"/>
              <w:noProof/>
              <w:sz w:val="24"/>
              <w:szCs w:val="24"/>
            </w:rPr>
          </w:rPrChange>
        </w:rPr>
      </w:pPr>
    </w:p>
    <w:p w14:paraId="7B2F6A03" w14:textId="77777777" w:rsidR="009910FE" w:rsidRPr="00604EDE" w:rsidRDefault="009910FE" w:rsidP="00AF7E8C">
      <w:pPr>
        <w:spacing w:line="480" w:lineRule="auto"/>
        <w:rPr>
          <w:rFonts w:ascii="Times New Roman" w:hAnsi="Times New Roman" w:cs="Times New Roman"/>
          <w:sz w:val="24"/>
          <w:szCs w:val="24"/>
          <w:rPrChange w:id="2144" w:author="Caitlin Jeffrey" w:date="2023-07-05T16:23:00Z">
            <w:rPr>
              <w:rFonts w:ascii="Times New Roman" w:hAnsi="Times New Roman" w:cs="Times New Roman"/>
              <w:noProof/>
              <w:sz w:val="24"/>
              <w:szCs w:val="24"/>
            </w:rPr>
          </w:rPrChange>
        </w:rPr>
      </w:pPr>
    </w:p>
    <w:p w14:paraId="36ADA639" w14:textId="77777777" w:rsidR="009910FE" w:rsidRPr="00604EDE" w:rsidRDefault="009910FE" w:rsidP="00AF7E8C">
      <w:pPr>
        <w:spacing w:line="480" w:lineRule="auto"/>
        <w:rPr>
          <w:rFonts w:ascii="Times New Roman" w:hAnsi="Times New Roman" w:cs="Times New Roman"/>
          <w:sz w:val="24"/>
          <w:szCs w:val="24"/>
          <w:rPrChange w:id="2145" w:author="Caitlin Jeffrey" w:date="2023-07-05T16:23:00Z">
            <w:rPr>
              <w:rFonts w:ascii="Times New Roman" w:hAnsi="Times New Roman" w:cs="Times New Roman"/>
              <w:noProof/>
              <w:sz w:val="24"/>
              <w:szCs w:val="24"/>
            </w:rPr>
          </w:rPrChange>
        </w:rPr>
      </w:pPr>
    </w:p>
    <w:p w14:paraId="592F92E7" w14:textId="77777777" w:rsidR="009910FE" w:rsidRPr="00604EDE" w:rsidRDefault="009910FE" w:rsidP="00AF7E8C">
      <w:pPr>
        <w:spacing w:line="480" w:lineRule="auto"/>
        <w:rPr>
          <w:rFonts w:ascii="Times New Roman" w:hAnsi="Times New Roman" w:cs="Times New Roman"/>
          <w:sz w:val="24"/>
          <w:szCs w:val="24"/>
          <w:rPrChange w:id="2146" w:author="Caitlin Jeffrey" w:date="2023-07-05T16:23:00Z">
            <w:rPr>
              <w:rFonts w:ascii="Times New Roman" w:hAnsi="Times New Roman" w:cs="Times New Roman"/>
              <w:noProof/>
              <w:sz w:val="24"/>
              <w:szCs w:val="24"/>
            </w:rPr>
          </w:rPrChange>
        </w:rPr>
      </w:pPr>
    </w:p>
    <w:p w14:paraId="1991F081" w14:textId="77777777" w:rsidR="009910FE" w:rsidRPr="00604EDE" w:rsidRDefault="009910FE" w:rsidP="009910FE">
      <w:pPr>
        <w:rPr>
          <w:b/>
          <w:bCs/>
        </w:rPr>
      </w:pPr>
      <w:commentRangeStart w:id="2147"/>
      <w:r w:rsidRPr="00604EDE">
        <w:rPr>
          <w:b/>
          <w:bCs/>
          <w:i/>
          <w:iCs/>
        </w:rPr>
        <w:t>Comparison of bulk tank milk udder health measures, a</w:t>
      </w:r>
      <w:commentRangeStart w:id="2148"/>
      <w:r w:rsidRPr="00604EDE">
        <w:rPr>
          <w:b/>
          <w:bCs/>
          <w:i/>
          <w:iCs/>
        </w:rPr>
        <w:t>erobic culture data</w:t>
      </w:r>
      <w:commentRangeEnd w:id="2148"/>
      <w:r w:rsidRPr="00604EDE">
        <w:rPr>
          <w:rStyle w:val="CommentReference"/>
        </w:rPr>
        <w:commentReference w:id="2148"/>
      </w:r>
      <w:r w:rsidRPr="00604EDE">
        <w:rPr>
          <w:b/>
          <w:bCs/>
          <w:i/>
          <w:iCs/>
        </w:rPr>
        <w:t>, and hygiene scores by facility type</w:t>
      </w:r>
      <w:commentRangeEnd w:id="2147"/>
      <w:r w:rsidRPr="00604EDE">
        <w:rPr>
          <w:rStyle w:val="CommentReference"/>
        </w:rPr>
        <w:commentReference w:id="2147"/>
      </w:r>
    </w:p>
    <w:p w14:paraId="0EC43772" w14:textId="77777777" w:rsidR="009910FE" w:rsidRPr="00604EDE" w:rsidRDefault="009910FE" w:rsidP="009910FE">
      <w:pPr>
        <w:rPr>
          <w:b/>
          <w:bCs/>
        </w:rPr>
      </w:pPr>
      <w:r w:rsidRPr="001734D2">
        <w:rPr>
          <w:b/>
          <w:bCs/>
          <w:noProof/>
        </w:rPr>
        <w:drawing>
          <wp:inline distT="0" distB="0" distL="0" distR="0" wp14:anchorId="22E39282" wp14:editId="0F785447">
            <wp:extent cx="5943600" cy="37147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88FCBD6" w14:textId="77777777" w:rsidR="009910FE" w:rsidRPr="00604EDE" w:rsidRDefault="009910FE" w:rsidP="009910FE">
      <w:r w:rsidRPr="00604EDE">
        <w:rPr>
          <w:b/>
          <w:bCs/>
        </w:rPr>
        <w:t xml:space="preserve">Figure 1. </w:t>
      </w:r>
      <w:r w:rsidRPr="00604EDE">
        <w:t>Bulk tank milk somatic cell count by facility type. The central line of each box represents the median, while the upper and lower lines represent the upper (75th) and lower (25th) quartiles, respectively.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ANOVA revealed that there was not a statistically significant difference in bulk tank somatic cell count between any of the three facility types (</w:t>
      </w:r>
      <w:proofErr w:type="gramStart"/>
      <w:r w:rsidRPr="00604EDE">
        <w:t>F(</w:t>
      </w:r>
      <w:proofErr w:type="gramEnd"/>
      <w:r w:rsidRPr="00604EDE">
        <w:t xml:space="preserve">2,18) = [2.137], p = 0.15). </w:t>
      </w:r>
    </w:p>
    <w:p w14:paraId="5F8B85CA" w14:textId="77777777" w:rsidR="009910FE" w:rsidRPr="00604EDE" w:rsidRDefault="009910FE" w:rsidP="009910FE">
      <w:pPr>
        <w:rPr>
          <w:b/>
          <w:bCs/>
        </w:rPr>
      </w:pPr>
      <w:r w:rsidRPr="00604EDE">
        <w:rPr>
          <w:b/>
          <w:bCs/>
        </w:rPr>
        <w:t>OR</w:t>
      </w:r>
    </w:p>
    <w:p w14:paraId="0698874E" w14:textId="77777777" w:rsidR="009910FE" w:rsidRPr="00604EDE" w:rsidRDefault="009910FE" w:rsidP="009910FE">
      <w:r w:rsidRPr="00604EDE">
        <w:rPr>
          <w:b/>
          <w:bCs/>
        </w:rPr>
        <w:t xml:space="preserve">Figure 1. </w:t>
      </w:r>
      <w:r w:rsidRPr="00604EDE">
        <w:t>Bulk tank milk somatic cell count by facility type. Boxplot showing the 25th, 50th (median), and 75th percentiles of bulk tank raw somatic cell count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bulk tank somatic cell count between any of the three facility types (</w:t>
      </w:r>
      <w:proofErr w:type="gramStart"/>
      <w:r w:rsidRPr="00604EDE">
        <w:t>F(</w:t>
      </w:r>
      <w:proofErr w:type="gramEnd"/>
      <w:r w:rsidRPr="00604EDE">
        <w:t xml:space="preserve">2,18) = [2.137], p = 0.14). </w:t>
      </w:r>
    </w:p>
    <w:p w14:paraId="248B648C" w14:textId="77777777" w:rsidR="009910FE" w:rsidRPr="00604EDE" w:rsidRDefault="009910FE" w:rsidP="009910FE"/>
    <w:p w14:paraId="129D24F5" w14:textId="77777777" w:rsidR="009910FE" w:rsidRPr="00604EDE" w:rsidRDefault="009910FE" w:rsidP="009910FE"/>
    <w:p w14:paraId="319F732B" w14:textId="77777777" w:rsidR="009910FE" w:rsidRPr="00604EDE" w:rsidRDefault="009910FE" w:rsidP="009910FE"/>
    <w:p w14:paraId="4D11F9E2" w14:textId="77777777" w:rsidR="009910FE" w:rsidRPr="00604EDE" w:rsidRDefault="009910FE" w:rsidP="009910FE">
      <w:pPr>
        <w:rPr>
          <w:color w:val="7030A0"/>
        </w:rPr>
      </w:pPr>
    </w:p>
    <w:p w14:paraId="45AC34F5" w14:textId="77777777" w:rsidR="009910FE" w:rsidRPr="00604EDE" w:rsidRDefault="009910FE" w:rsidP="009910FE">
      <w:pPr>
        <w:rPr>
          <w:b/>
          <w:bCs/>
        </w:rPr>
      </w:pPr>
      <w:r w:rsidRPr="001734D2">
        <w:rPr>
          <w:b/>
          <w:bCs/>
          <w:noProof/>
        </w:rPr>
        <w:drawing>
          <wp:inline distT="0" distB="0" distL="0" distR="0" wp14:anchorId="1645F379" wp14:editId="149A2DF8">
            <wp:extent cx="5943600" cy="37147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A787D62" w14:textId="4F00FF62" w:rsidR="009910FE" w:rsidRPr="00604EDE" w:rsidRDefault="009910FE" w:rsidP="009910FE">
      <w:r w:rsidRPr="00604EDE">
        <w:rPr>
          <w:b/>
          <w:bCs/>
        </w:rPr>
        <w:t xml:space="preserve">Figure 2. </w:t>
      </w:r>
      <w:r w:rsidRPr="00604EDE">
        <w:t>Proportion of cows in a herd with a new</w:t>
      </w:r>
      <w:ins w:id="2149" w:author="Caitlin Jeffrey" w:date="2023-06-30T11:50:00Z">
        <w:r w:rsidR="002C11B2" w:rsidRPr="00604EDE">
          <w:t>ly-elevated SCC</w:t>
        </w:r>
      </w:ins>
      <w:del w:id="2150" w:author="Caitlin Jeffrey" w:date="2023-06-30T11:50:00Z">
        <w:r w:rsidRPr="00604EDE" w:rsidDel="002C11B2">
          <w:delText xml:space="preserve"> IMI</w:delText>
        </w:r>
      </w:del>
      <w:r w:rsidRPr="00604EDE">
        <w:t xml:space="preserve"> by facility type, wh</w:t>
      </w:r>
      <w:ins w:id="2151" w:author="Caitlin Jeffrey" w:date="2023-06-30T11:50:00Z">
        <w:r w:rsidR="002C11B2" w:rsidRPr="00604EDE">
          <w:t xml:space="preserve">ich </w:t>
        </w:r>
      </w:ins>
      <w:del w:id="2152" w:author="Caitlin Jeffrey" w:date="2023-06-30T11:50:00Z">
        <w:r w:rsidRPr="00604EDE" w:rsidDel="002C11B2">
          <w:delText xml:space="preserve">ere a new IMI </w:delText>
        </w:r>
      </w:del>
      <w:r w:rsidRPr="00604EDE">
        <w:t>was defined as the linear score changing from &lt;4.0 to ≥4.0 in the last 2 tests.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not a statistically significant difference in proportion of cows with a new</w:t>
      </w:r>
      <w:ins w:id="2153" w:author="Caitlin Jeffrey" w:date="2023-06-30T11:51:00Z">
        <w:r w:rsidR="00393013" w:rsidRPr="00604EDE">
          <w:t>ly-elevated SCC</w:t>
        </w:r>
      </w:ins>
      <w:del w:id="2154" w:author="Caitlin Jeffrey" w:date="2023-06-30T11:51:00Z">
        <w:r w:rsidRPr="00604EDE" w:rsidDel="00393013">
          <w:delText xml:space="preserve"> IMI</w:delText>
        </w:r>
      </w:del>
      <w:r w:rsidRPr="00604EDE">
        <w:t xml:space="preserve"> between any of the three facility types (</w:t>
      </w:r>
      <w:proofErr w:type="gramStart"/>
      <w:r w:rsidRPr="00604EDE">
        <w:t>F(</w:t>
      </w:r>
      <w:proofErr w:type="gramEnd"/>
      <w:r w:rsidRPr="00604EDE">
        <w:t xml:space="preserve">2,16) = [0.2128], p = 0.81). </w:t>
      </w:r>
    </w:p>
    <w:p w14:paraId="7B6F0565" w14:textId="77777777" w:rsidR="009910FE" w:rsidRPr="00604EDE" w:rsidRDefault="009910FE" w:rsidP="009910FE">
      <w:pPr>
        <w:rPr>
          <w:color w:val="7030A0"/>
        </w:rPr>
      </w:pPr>
    </w:p>
    <w:p w14:paraId="6D2EEA00" w14:textId="77777777" w:rsidR="009910FE" w:rsidRPr="00604EDE" w:rsidRDefault="009910FE" w:rsidP="009910FE">
      <w:pPr>
        <w:rPr>
          <w:color w:val="7030A0"/>
        </w:rPr>
      </w:pPr>
    </w:p>
    <w:p w14:paraId="3BD3FB03" w14:textId="77777777" w:rsidR="009910FE" w:rsidRPr="00604EDE" w:rsidRDefault="009910FE" w:rsidP="009910FE">
      <w:pPr>
        <w:rPr>
          <w:color w:val="7030A0"/>
        </w:rPr>
      </w:pPr>
    </w:p>
    <w:p w14:paraId="4E51630D" w14:textId="77777777" w:rsidR="009910FE" w:rsidRPr="00604EDE" w:rsidRDefault="009910FE" w:rsidP="009910FE">
      <w:pPr>
        <w:rPr>
          <w:color w:val="7030A0"/>
        </w:rPr>
      </w:pPr>
      <w:r w:rsidRPr="001734D2">
        <w:rPr>
          <w:noProof/>
          <w:color w:val="7030A0"/>
        </w:rPr>
        <w:drawing>
          <wp:inline distT="0" distB="0" distL="0" distR="0" wp14:anchorId="79E241BB" wp14:editId="78009D70">
            <wp:extent cx="5943600" cy="37147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2351D612" w14:textId="68762785" w:rsidR="009910FE" w:rsidRPr="00604EDE" w:rsidRDefault="009910FE" w:rsidP="009910FE">
      <w:r w:rsidRPr="00604EDE">
        <w:rPr>
          <w:b/>
          <w:bCs/>
        </w:rPr>
        <w:t xml:space="preserve">Figure 3. </w:t>
      </w:r>
      <w:r w:rsidRPr="00604EDE">
        <w:t xml:space="preserve">Proportion of cows in a herd with a </w:t>
      </w:r>
      <w:del w:id="2155" w:author="Caitlin Jeffrey" w:date="2023-06-30T11:20:00Z">
        <w:r w:rsidRPr="00604EDE" w:rsidDel="002B746A">
          <w:delText>chronic IMI</w:delText>
        </w:r>
      </w:del>
      <w:ins w:id="2156" w:author="Caitlin Jeffrey" w:date="2023-06-30T11:20:00Z">
        <w:r w:rsidR="002B746A" w:rsidRPr="00604EDE">
          <w:t>chronically-elevated SCC</w:t>
        </w:r>
      </w:ins>
      <w:r w:rsidRPr="00604EDE">
        <w:t xml:space="preserve"> by facility type, w</w:t>
      </w:r>
      <w:ins w:id="2157" w:author="Caitlin Jeffrey" w:date="2023-06-30T11:20:00Z">
        <w:r w:rsidR="002B746A" w:rsidRPr="00604EDE">
          <w:t xml:space="preserve">hich </w:t>
        </w:r>
      </w:ins>
      <w:del w:id="2158" w:author="Caitlin Jeffrey" w:date="2023-06-30T11:20:00Z">
        <w:r w:rsidRPr="00604EDE" w:rsidDel="002B746A">
          <w:delText xml:space="preserve">here a chronic IMI </w:delText>
        </w:r>
      </w:del>
      <w:r w:rsidRPr="00604EDE">
        <w:t>was defined as a linear score ≥4.0 on the last 2 tests.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proportion of cows with a </w:t>
      </w:r>
      <w:del w:id="2159" w:author="Caitlin Jeffrey" w:date="2023-06-30T11:20:00Z">
        <w:r w:rsidRPr="00604EDE" w:rsidDel="002B746A">
          <w:delText>chronic IMI</w:delText>
        </w:r>
      </w:del>
      <w:ins w:id="2160" w:author="Caitlin Jeffrey" w:date="2023-06-30T11:20:00Z">
        <w:r w:rsidR="002B746A" w:rsidRPr="00604EDE">
          <w:t>chronically-elevated SCC</w:t>
        </w:r>
      </w:ins>
      <w:r w:rsidRPr="00604EDE">
        <w:t xml:space="preserve"> between any of the three facility types (</w:t>
      </w:r>
      <w:proofErr w:type="gramStart"/>
      <w:r w:rsidRPr="00604EDE">
        <w:t>F(</w:t>
      </w:r>
      <w:proofErr w:type="gramEnd"/>
      <w:r w:rsidRPr="00604EDE">
        <w:t xml:space="preserve">2,16) = [0.3138], p = 0.74). </w:t>
      </w:r>
    </w:p>
    <w:p w14:paraId="158E3D0B" w14:textId="77777777" w:rsidR="009910FE" w:rsidRPr="00604EDE" w:rsidRDefault="009910FE" w:rsidP="009910FE">
      <w:pPr>
        <w:rPr>
          <w:color w:val="7030A0"/>
        </w:rPr>
      </w:pPr>
    </w:p>
    <w:p w14:paraId="0CC893EF" w14:textId="77777777" w:rsidR="009910FE" w:rsidRPr="00604EDE" w:rsidRDefault="009910FE" w:rsidP="009910FE">
      <w:pPr>
        <w:rPr>
          <w:color w:val="7030A0"/>
        </w:rPr>
      </w:pPr>
      <w:r w:rsidRPr="001734D2">
        <w:rPr>
          <w:noProof/>
          <w:color w:val="7030A0"/>
        </w:rPr>
        <w:drawing>
          <wp:inline distT="0" distB="0" distL="0" distR="0" wp14:anchorId="4AA4D14A" wp14:editId="2FFDEA9C">
            <wp:extent cx="5943600" cy="37147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05DFEF80" w14:textId="151DB70A" w:rsidR="009910FE" w:rsidRPr="00604EDE" w:rsidRDefault="009910FE" w:rsidP="009910FE">
      <w:r w:rsidRPr="00604EDE">
        <w:rPr>
          <w:b/>
          <w:bCs/>
        </w:rPr>
        <w:t xml:space="preserve">Figure 4. </w:t>
      </w:r>
      <w:r w:rsidRPr="00604EDE">
        <w:t xml:space="preserve">Proportion of cows in a herd with </w:t>
      </w:r>
      <w:ins w:id="2161" w:author="Caitlin Jeffrey" w:date="2023-06-30T13:20:00Z">
        <w:r w:rsidR="00757FC5" w:rsidRPr="00604EDE">
          <w:t>ele</w:t>
        </w:r>
      </w:ins>
      <w:ins w:id="2162" w:author="Caitlin Jeffrey" w:date="2023-06-30T13:21:00Z">
        <w:r w:rsidR="00757FC5" w:rsidRPr="00604EDE">
          <w:t>vated SCC</w:t>
        </w:r>
      </w:ins>
      <w:del w:id="2163" w:author="Caitlin Jeffrey" w:date="2023-06-30T13:20:00Z">
        <w:r w:rsidRPr="00604EDE" w:rsidDel="00757FC5">
          <w:delText>any IMI</w:delText>
        </w:r>
      </w:del>
      <w:r w:rsidRPr="00604EDE">
        <w:t xml:space="preserve"> by facility type, wh</w:t>
      </w:r>
      <w:ins w:id="2164" w:author="Caitlin Jeffrey" w:date="2023-06-30T13:21:00Z">
        <w:r w:rsidR="00757FC5" w:rsidRPr="00604EDE">
          <w:t>ich</w:t>
        </w:r>
      </w:ins>
      <w:del w:id="2165" w:author="Caitlin Jeffrey" w:date="2023-06-30T13:21:00Z">
        <w:r w:rsidRPr="00604EDE" w:rsidDel="00757FC5">
          <w:delText>ere any IMI</w:delText>
        </w:r>
      </w:del>
      <w:r w:rsidRPr="00604EDE">
        <w:t xml:space="preserve"> was defined as having a linear score ≥4.0 on most recent test day.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not a statistically significant difference in proportion of cows with a</w:t>
      </w:r>
      <w:ins w:id="2166" w:author="Caitlin Jeffrey" w:date="2023-06-30T13:21:00Z">
        <w:r w:rsidR="00623275" w:rsidRPr="00604EDE">
          <w:t xml:space="preserve">n elevated SCC </w:t>
        </w:r>
      </w:ins>
      <w:del w:id="2167" w:author="Caitlin Jeffrey" w:date="2023-06-30T11:51:00Z">
        <w:r w:rsidRPr="00604EDE" w:rsidDel="00393013">
          <w:delText xml:space="preserve"> new</w:delText>
        </w:r>
      </w:del>
      <w:del w:id="2168" w:author="Caitlin Jeffrey" w:date="2023-06-30T13:21:00Z">
        <w:r w:rsidRPr="00604EDE" w:rsidDel="00623275">
          <w:delText xml:space="preserve"> IMI </w:delText>
        </w:r>
      </w:del>
      <w:r w:rsidRPr="00604EDE">
        <w:t>between any of the three facility types (</w:t>
      </w:r>
      <w:proofErr w:type="gramStart"/>
      <w:r w:rsidRPr="00604EDE">
        <w:t>F(</w:t>
      </w:r>
      <w:proofErr w:type="gramEnd"/>
      <w:r w:rsidRPr="00604EDE">
        <w:t xml:space="preserve">2,16) = [0.1017], p = 0.90). </w:t>
      </w:r>
    </w:p>
    <w:p w14:paraId="7AF3B366" w14:textId="77777777" w:rsidR="009910FE" w:rsidRPr="00604EDE" w:rsidRDefault="009910FE" w:rsidP="009910FE"/>
    <w:p w14:paraId="72364F35" w14:textId="77777777" w:rsidR="009910FE" w:rsidRPr="00604EDE" w:rsidRDefault="009910FE" w:rsidP="009910FE"/>
    <w:p w14:paraId="28898789" w14:textId="77777777" w:rsidR="009910FE" w:rsidRPr="00604EDE" w:rsidRDefault="009910FE" w:rsidP="009910FE">
      <w:r w:rsidRPr="001734D2">
        <w:rPr>
          <w:noProof/>
        </w:rPr>
        <w:drawing>
          <wp:inline distT="0" distB="0" distL="0" distR="0" wp14:anchorId="3B1E3DA3" wp14:editId="122F5D53">
            <wp:extent cx="5943600" cy="3714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3F21602C" w14:textId="77777777" w:rsidR="009910FE" w:rsidRPr="00604EDE" w:rsidRDefault="009910FE" w:rsidP="009910FE">
      <w:r w:rsidRPr="00604EDE">
        <w:rPr>
          <w:b/>
          <w:bCs/>
        </w:rPr>
        <w:t xml:space="preserve">Figure 5. </w:t>
      </w:r>
      <w:r w:rsidRPr="00604EDE">
        <w:t>Standardized 150 Day Milk by facility type. Boxplots showing the 25th, 50th (median), and 75th percentiles of DHIA data available from 18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not a statistically significant difference in Standardized 150 Day Milk between any of the three facility types (</w:t>
      </w:r>
      <w:proofErr w:type="gramStart"/>
      <w:r w:rsidRPr="00604EDE">
        <w:t>F(</w:t>
      </w:r>
      <w:proofErr w:type="gramEnd"/>
      <w:r w:rsidRPr="00604EDE">
        <w:t xml:space="preserve">2,15) = [0.4404], p = 0.65). </w:t>
      </w:r>
    </w:p>
    <w:p w14:paraId="7E7343CF" w14:textId="77777777" w:rsidR="009910FE" w:rsidRPr="00604EDE" w:rsidRDefault="009910FE" w:rsidP="009910FE"/>
    <w:p w14:paraId="26FD5583" w14:textId="77777777" w:rsidR="009910FE" w:rsidRPr="00604EDE" w:rsidRDefault="009910FE" w:rsidP="009910FE">
      <w:pPr>
        <w:rPr>
          <w:color w:val="7030A0"/>
        </w:rPr>
      </w:pPr>
    </w:p>
    <w:p w14:paraId="5FC63910" w14:textId="77777777" w:rsidR="009910FE" w:rsidRPr="00604EDE" w:rsidRDefault="009910FE" w:rsidP="009910FE">
      <w:pPr>
        <w:rPr>
          <w:color w:val="7030A0"/>
        </w:rPr>
      </w:pPr>
    </w:p>
    <w:p w14:paraId="5287F6AC" w14:textId="77777777" w:rsidR="009910FE" w:rsidRPr="00604EDE" w:rsidRDefault="009910FE" w:rsidP="009910FE">
      <w:pPr>
        <w:rPr>
          <w:color w:val="7030A0"/>
        </w:rPr>
      </w:pPr>
      <w:r w:rsidRPr="001734D2">
        <w:rPr>
          <w:noProof/>
          <w:color w:val="7030A0"/>
        </w:rPr>
        <w:drawing>
          <wp:inline distT="0" distB="0" distL="0" distR="0" wp14:anchorId="3E1BFB17" wp14:editId="527C7533">
            <wp:extent cx="5943600" cy="37147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450F18D9" w14:textId="77777777" w:rsidR="009910FE" w:rsidRPr="00604EDE" w:rsidRDefault="009910FE" w:rsidP="009910FE">
      <w:pPr>
        <w:spacing w:after="0"/>
        <w:rPr>
          <w:i/>
          <w:iCs/>
          <w:color w:val="7030A0"/>
        </w:rPr>
      </w:pPr>
      <w:r w:rsidRPr="00604EDE">
        <w:rPr>
          <w:i/>
          <w:iCs/>
          <w:color w:val="7030A0"/>
        </w:rPr>
        <w:t xml:space="preserve">The variances are not homogenous for this analysis…. Violates an assumption of the regular ANOVA; can’t do Kruskal-Wallis with unequal variance either; </w:t>
      </w:r>
      <w:proofErr w:type="gramStart"/>
      <w:r w:rsidRPr="00604EDE">
        <w:rPr>
          <w:i/>
          <w:iCs/>
          <w:color w:val="7030A0"/>
        </w:rPr>
        <w:t>so</w:t>
      </w:r>
      <w:proofErr w:type="gramEnd"/>
      <w:r w:rsidRPr="00604EDE">
        <w:rPr>
          <w:i/>
          <w:iCs/>
          <w:color w:val="7030A0"/>
        </w:rPr>
        <w:t xml:space="preserve"> did Welch’s ANOVA (normally distributed, but unequal variances)</w:t>
      </w:r>
    </w:p>
    <w:p w14:paraId="6F391A0A" w14:textId="3DCD7BFC" w:rsidR="009910FE" w:rsidRPr="00604EDE" w:rsidRDefault="009910FE" w:rsidP="009910FE">
      <w:r w:rsidRPr="00604EDE">
        <w:rPr>
          <w:b/>
          <w:bCs/>
        </w:rPr>
        <w:t xml:space="preserve">Figure 6. </w:t>
      </w:r>
      <w:r w:rsidRPr="00604EDE">
        <w:t xml:space="preserve">Average </w:t>
      </w:r>
      <w:del w:id="2169" w:author="Caitlin Jeffrey" w:date="2023-06-30T10:39:00Z">
        <w:r w:rsidRPr="00604EDE" w:rsidDel="00E870FF">
          <w:delText xml:space="preserve">unweighted </w:delText>
        </w:r>
      </w:del>
      <w:r w:rsidRPr="00604EDE">
        <w:t>linear score of cows in a herd by facility type. Boxplots showing the 25th, 50th (median), and 75th percentiles of DHIA data available from 20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Welch’s ANOVA (unequal variances) revealed that there was not a statistically significant difference in average </w:t>
      </w:r>
      <w:del w:id="2170" w:author="Caitlin Jeffrey" w:date="2023-06-30T10:39:00Z">
        <w:r w:rsidRPr="00604EDE" w:rsidDel="00E870FF">
          <w:delText xml:space="preserve">unweighted </w:delText>
        </w:r>
      </w:del>
      <w:r w:rsidRPr="00604EDE">
        <w:t>linear score of cows in a herd between any of the three facility types (</w:t>
      </w:r>
      <w:proofErr w:type="gramStart"/>
      <w:r w:rsidRPr="00604EDE">
        <w:t>F(</w:t>
      </w:r>
      <w:proofErr w:type="gramEnd"/>
      <w:r w:rsidRPr="00604EDE">
        <w:t xml:space="preserve">2,5.7) = [0.02891], p = 0.97). </w:t>
      </w:r>
    </w:p>
    <w:p w14:paraId="7CA8F055" w14:textId="77777777" w:rsidR="009910FE" w:rsidRPr="00604EDE" w:rsidRDefault="009910FE" w:rsidP="009910FE">
      <w:pPr>
        <w:rPr>
          <w:color w:val="7030A0"/>
        </w:rPr>
      </w:pPr>
    </w:p>
    <w:p w14:paraId="7818F313" w14:textId="7936A5E7" w:rsidR="009910FE" w:rsidRPr="00604EDE" w:rsidDel="00E870FF" w:rsidRDefault="009910FE" w:rsidP="009910FE">
      <w:pPr>
        <w:rPr>
          <w:del w:id="2171" w:author="Caitlin Jeffrey" w:date="2023-06-30T10:39:00Z"/>
          <w:color w:val="7030A0"/>
        </w:rPr>
      </w:pPr>
      <w:del w:id="2172" w:author="Caitlin Jeffrey" w:date="2023-06-30T10:39:00Z">
        <w:r w:rsidRPr="001734D2" w:rsidDel="00E870FF">
          <w:rPr>
            <w:noProof/>
            <w:color w:val="7030A0"/>
          </w:rPr>
          <w:drawing>
            <wp:inline distT="0" distB="0" distL="0" distR="0" wp14:anchorId="0BA9092F" wp14:editId="6ED219E0">
              <wp:extent cx="5943600" cy="37147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del>
    </w:p>
    <w:p w14:paraId="70320607" w14:textId="64B24EFE" w:rsidR="009910FE" w:rsidRPr="00604EDE" w:rsidDel="00E870FF" w:rsidRDefault="009910FE" w:rsidP="009910FE">
      <w:pPr>
        <w:spacing w:after="0"/>
        <w:rPr>
          <w:del w:id="2173" w:author="Caitlin Jeffrey" w:date="2023-06-30T10:39:00Z"/>
          <w:i/>
          <w:iCs/>
          <w:color w:val="7030A0"/>
        </w:rPr>
      </w:pPr>
      <w:del w:id="2174" w:author="Caitlin Jeffrey" w:date="2023-06-30T10:39:00Z">
        <w:r w:rsidRPr="00604EDE" w:rsidDel="00E870FF">
          <w:rPr>
            <w:i/>
            <w:iCs/>
            <w:color w:val="7030A0"/>
          </w:rPr>
          <w:delText>Data for tiestall not normally distributed… Violates an assumption of the regular ANOVA, and can’t do Welch’s if not normally distributed; instead, do Kruskal-Wallis (not normally distributed, but does have homogenous variances)</w:delText>
        </w:r>
      </w:del>
    </w:p>
    <w:p w14:paraId="4A1E2A8F" w14:textId="14FB3769" w:rsidR="009910FE" w:rsidRPr="00604EDE" w:rsidDel="00E870FF" w:rsidRDefault="009910FE" w:rsidP="009910FE">
      <w:pPr>
        <w:rPr>
          <w:del w:id="2175" w:author="Caitlin Jeffrey" w:date="2023-06-30T10:39:00Z"/>
        </w:rPr>
      </w:pPr>
      <w:del w:id="2176" w:author="Caitlin Jeffrey" w:date="2023-06-30T10:39:00Z">
        <w:r w:rsidRPr="00604EDE" w:rsidDel="00E870FF">
          <w:rPr>
            <w:b/>
            <w:bCs/>
          </w:rPr>
          <w:delText xml:space="preserve">Figure 7. </w:delText>
        </w:r>
        <w:r w:rsidRPr="00604EDE" w:rsidDel="00E870FF">
          <w:delText>Average linear score of cows weighted by production in a herd by facility type. Boxplots showing the 25th, 50th (median), and 75th percentiles of DHIA data available from 20 herds. The upper whisker represents the largest observation less than or equal to the 75</w:delText>
        </w:r>
        <w:r w:rsidRPr="00604EDE" w:rsidDel="00E870FF">
          <w:rPr>
            <w:vertAlign w:val="superscript"/>
          </w:rPr>
          <w:delText>th</w:delText>
        </w:r>
        <w:r w:rsidRPr="00604EDE" w:rsidDel="00E870FF">
          <w:delText xml:space="preserve"> quartile plus 1.5 times the interquartile range, while the lower whisker represents the smallest observation greater than or equal to the 25</w:delText>
        </w:r>
        <w:r w:rsidRPr="00604EDE" w:rsidDel="00E870FF">
          <w:rPr>
            <w:vertAlign w:val="superscript"/>
          </w:rPr>
          <w:delText>th</w:delText>
        </w:r>
        <w:r w:rsidRPr="00604EDE" w:rsidDel="00E870FF">
          <w:delText xml:space="preserve"> quartile minus 1.5 times the interquartile range. A </w:delText>
        </w:r>
        <w:r w:rsidRPr="00604EDE" w:rsidDel="00E870FF">
          <w:rPr>
            <w:rFonts w:ascii="Calibri" w:eastAsia="Times New Roman" w:hAnsi="Calibri" w:cs="Calibri"/>
            <w:color w:val="000000"/>
          </w:rPr>
          <w:delText xml:space="preserve">Kruskal-Wallis chi-squared test (unequal variances between groups) </w:delText>
        </w:r>
        <w:r w:rsidRPr="00604EDE" w:rsidDel="00E870FF">
          <w:delText>showed there was no difference in mean rank in respect to the three facility types for average linear score of cows weighted by production (</w:delText>
        </w:r>
        <w:r w:rsidRPr="00604EDE" w:rsidDel="00E870FF">
          <w:rPr>
            <w:rFonts w:ascii="Calibri" w:eastAsia="Times New Roman" w:hAnsi="Calibri" w:cs="Calibri"/>
            <w:color w:val="000000"/>
          </w:rPr>
          <w:delText>Kruskal-Wallis χ</w:delText>
        </w:r>
        <w:r w:rsidRPr="00604EDE" w:rsidDel="00E870FF">
          <w:rPr>
            <w:rFonts w:ascii="Calibri" w:eastAsia="Times New Roman" w:hAnsi="Calibri" w:cs="Calibri"/>
            <w:color w:val="000000"/>
            <w:vertAlign w:val="superscript"/>
          </w:rPr>
          <w:delText>2</w:delText>
        </w:r>
        <w:r w:rsidRPr="00604EDE" w:rsidDel="00E870FF">
          <w:delText xml:space="preserve"> = 0.32, df = 2, p = 0.85). </w:delText>
        </w:r>
      </w:del>
    </w:p>
    <w:p w14:paraId="02539F12" w14:textId="77777777" w:rsidR="009910FE" w:rsidRPr="00604EDE" w:rsidRDefault="009910FE" w:rsidP="009910FE">
      <w:pPr>
        <w:rPr>
          <w:color w:val="7030A0"/>
        </w:rPr>
      </w:pPr>
    </w:p>
    <w:p w14:paraId="5D0A3753" w14:textId="77777777" w:rsidR="009910FE" w:rsidRPr="00604EDE" w:rsidRDefault="009910FE" w:rsidP="009910FE">
      <w:pPr>
        <w:rPr>
          <w:color w:val="7030A0"/>
        </w:rPr>
      </w:pPr>
    </w:p>
    <w:p w14:paraId="6BF9576C" w14:textId="77777777" w:rsidR="009910FE" w:rsidRPr="00604EDE" w:rsidRDefault="009910FE" w:rsidP="009910FE">
      <w:pPr>
        <w:rPr>
          <w:color w:val="7030A0"/>
        </w:rPr>
      </w:pPr>
      <w:r w:rsidRPr="001734D2">
        <w:rPr>
          <w:noProof/>
          <w:color w:val="7030A0"/>
        </w:rPr>
        <w:drawing>
          <wp:inline distT="0" distB="0" distL="0" distR="0" wp14:anchorId="0D37A35C" wp14:editId="2A82B300">
            <wp:extent cx="5943600" cy="3714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579BCD22" w14:textId="6DECE3DC" w:rsidR="009910FE" w:rsidRPr="00604EDE" w:rsidRDefault="009910FE" w:rsidP="009910FE">
      <w:commentRangeStart w:id="2177"/>
      <w:r w:rsidRPr="00604EDE">
        <w:rPr>
          <w:b/>
          <w:bCs/>
        </w:rPr>
        <w:t xml:space="preserve">Figure </w:t>
      </w:r>
      <w:ins w:id="2178" w:author="Caitlin Jeffrey" w:date="2023-06-30T10:39:00Z">
        <w:r w:rsidR="00E870FF" w:rsidRPr="00604EDE">
          <w:rPr>
            <w:b/>
            <w:bCs/>
          </w:rPr>
          <w:t>7</w:t>
        </w:r>
      </w:ins>
      <w:del w:id="2179" w:author="Caitlin Jeffrey" w:date="2023-06-30T10:39:00Z">
        <w:r w:rsidRPr="00604EDE" w:rsidDel="00E870FF">
          <w:rPr>
            <w:b/>
            <w:bCs/>
          </w:rPr>
          <w:delText>8</w:delText>
        </w:r>
      </w:del>
      <w:r w:rsidRPr="00604EDE">
        <w:rPr>
          <w:b/>
          <w:bCs/>
        </w:rPr>
        <w:t xml:space="preserve">. </w:t>
      </w:r>
      <w:r w:rsidRPr="00604EDE">
        <w:t xml:space="preserve">Mean hygiene </w:t>
      </w:r>
      <w:commentRangeEnd w:id="2177"/>
      <w:r w:rsidRPr="00604EDE">
        <w:rPr>
          <w:rStyle w:val="CommentReference"/>
        </w:rPr>
        <w:commentReference w:id="2177"/>
      </w:r>
      <w:r w:rsidRPr="00604EDE">
        <w:t>score of cows in a herd by facility type. Boxplots showing the 25th, 50th (median), and 75th percentiles of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mean hygiene score of cows in a herd between any of the three facility types (</w:t>
      </w:r>
      <w:proofErr w:type="gramStart"/>
      <w:r w:rsidRPr="00604EDE">
        <w:t>F(</w:t>
      </w:r>
      <w:proofErr w:type="gramEnd"/>
      <w:r w:rsidRPr="00604EDE">
        <w:t xml:space="preserve">2,18) = [2.307], p = 0.13). </w:t>
      </w:r>
    </w:p>
    <w:p w14:paraId="0F1977C8" w14:textId="77777777" w:rsidR="009910FE" w:rsidRPr="00604EDE" w:rsidRDefault="009910FE" w:rsidP="009910FE">
      <w:pPr>
        <w:rPr>
          <w:color w:val="7030A0"/>
        </w:rPr>
      </w:pPr>
    </w:p>
    <w:p w14:paraId="5F14F2BF" w14:textId="77777777" w:rsidR="009910FE" w:rsidRPr="00604EDE" w:rsidRDefault="009910FE" w:rsidP="009910FE">
      <w:pPr>
        <w:rPr>
          <w:color w:val="7030A0"/>
        </w:rPr>
      </w:pPr>
    </w:p>
    <w:p w14:paraId="41B160FA" w14:textId="77777777" w:rsidR="009910FE" w:rsidRPr="00604EDE" w:rsidRDefault="009910FE" w:rsidP="009910FE">
      <w:pPr>
        <w:rPr>
          <w:color w:val="7030A0"/>
        </w:rPr>
      </w:pPr>
    </w:p>
    <w:p w14:paraId="4CE23D9F" w14:textId="77777777" w:rsidR="009910FE" w:rsidRPr="00604EDE" w:rsidRDefault="009910FE" w:rsidP="009910FE">
      <w:pPr>
        <w:rPr>
          <w:color w:val="7030A0"/>
        </w:rPr>
      </w:pPr>
      <w:r w:rsidRPr="001734D2">
        <w:rPr>
          <w:noProof/>
          <w:color w:val="7030A0"/>
        </w:rPr>
        <w:drawing>
          <wp:inline distT="0" distB="0" distL="0" distR="0" wp14:anchorId="7319D1C7" wp14:editId="4091A3C6">
            <wp:extent cx="5943600" cy="3714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E62DEB2" w14:textId="77777777" w:rsidR="009910FE" w:rsidRPr="00604EDE" w:rsidRDefault="009910FE" w:rsidP="009910FE">
      <w:r w:rsidRPr="00604EDE">
        <w:rPr>
          <w:b/>
          <w:bCs/>
        </w:rPr>
        <w:t xml:space="preserve">Figure 9. </w:t>
      </w:r>
      <w:r w:rsidRPr="00604EDE">
        <w:t xml:space="preserve">Proportion of cows with dirty udders (udder hygiene score </w:t>
      </w:r>
      <w:r w:rsidRPr="00604EDE">
        <w:rPr>
          <w:rFonts w:cstheme="minorHAnsi"/>
        </w:rPr>
        <w:t>≥</w:t>
      </w:r>
      <w:r w:rsidRPr="00604EDE">
        <w:t xml:space="preserve"> 3) in a herd by facility type. Boxplots showing the 25th, 50th (median), and 75th percentiles of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proportion of cows with dirty udders in a herd between any of the three facility types (</w:t>
      </w:r>
      <w:proofErr w:type="gramStart"/>
      <w:r w:rsidRPr="00604EDE">
        <w:t>F(</w:t>
      </w:r>
      <w:proofErr w:type="gramEnd"/>
      <w:r w:rsidRPr="00604EDE">
        <w:t xml:space="preserve">2,18) = [2.1031], p = 0.15). </w:t>
      </w:r>
    </w:p>
    <w:p w14:paraId="520615A6" w14:textId="77777777" w:rsidR="009910FE" w:rsidRPr="00604EDE" w:rsidRDefault="009910FE" w:rsidP="009910FE">
      <w:pPr>
        <w:rPr>
          <w:color w:val="7030A0"/>
        </w:rPr>
      </w:pPr>
    </w:p>
    <w:p w14:paraId="4E7969FB" w14:textId="77777777" w:rsidR="009910FE" w:rsidRPr="00604EDE" w:rsidRDefault="009910FE" w:rsidP="009910FE">
      <w:pPr>
        <w:rPr>
          <w:color w:val="7030A0"/>
        </w:rPr>
      </w:pPr>
    </w:p>
    <w:p w14:paraId="51EAC56E" w14:textId="77777777" w:rsidR="004420CA" w:rsidRDefault="004420CA">
      <w:pPr>
        <w:rPr>
          <w:rFonts w:ascii="Times New Roman" w:hAnsi="Times New Roman" w:cs="Times New Roman"/>
          <w:b/>
          <w:bCs/>
          <w:sz w:val="24"/>
          <w:szCs w:val="24"/>
        </w:rPr>
      </w:pPr>
    </w:p>
    <w:p w14:paraId="70FD43B5" w14:textId="77777777" w:rsidR="004420CA" w:rsidRDefault="004420CA">
      <w:pPr>
        <w:rPr>
          <w:rFonts w:ascii="Times New Roman" w:hAnsi="Times New Roman" w:cs="Times New Roman"/>
          <w:b/>
          <w:bCs/>
          <w:sz w:val="24"/>
          <w:szCs w:val="24"/>
        </w:rPr>
      </w:pPr>
    </w:p>
    <w:p w14:paraId="006DA43E" w14:textId="77777777" w:rsidR="00FF167E" w:rsidRPr="00FF167E" w:rsidRDefault="004420CA" w:rsidP="00FF167E">
      <w:pPr>
        <w:pStyle w:val="EndNoteBibliography"/>
        <w:spacing w:after="0"/>
      </w:pPr>
      <w:r w:rsidRPr="00492F46">
        <w:rPr>
          <w:rFonts w:ascii="Times New Roman" w:hAnsi="Times New Roman" w:cs="Times New Roman"/>
          <w:b/>
          <w:bCs/>
          <w:sz w:val="24"/>
          <w:szCs w:val="24"/>
        </w:rPr>
        <w:fldChar w:fldCharType="begin"/>
      </w:r>
      <w:r w:rsidRPr="00492F46">
        <w:rPr>
          <w:rFonts w:ascii="Times New Roman" w:hAnsi="Times New Roman" w:cs="Times New Roman"/>
          <w:b/>
          <w:bCs/>
          <w:sz w:val="24"/>
          <w:szCs w:val="24"/>
        </w:rPr>
        <w:instrText xml:space="preserve"> ADDIN EN.REFLIST </w:instrText>
      </w:r>
      <w:r w:rsidRPr="00492F46">
        <w:rPr>
          <w:rFonts w:ascii="Times New Roman" w:hAnsi="Times New Roman" w:cs="Times New Roman"/>
          <w:b/>
          <w:bCs/>
          <w:sz w:val="24"/>
          <w:szCs w:val="24"/>
        </w:rPr>
        <w:fldChar w:fldCharType="separate"/>
      </w:r>
      <w:r w:rsidR="00FF167E" w:rsidRPr="00FF167E">
        <w:t xml:space="preserve">Albino, R. L., et al. (2018). "Comparison of bacterial populations in bedding material, on teat ends, and in milk of cows housed in compost bedded pack barns %J Animal Production Science."  </w:t>
      </w:r>
      <w:r w:rsidR="00FF167E" w:rsidRPr="00FF167E">
        <w:rPr>
          <w:b/>
        </w:rPr>
        <w:t>58</w:t>
      </w:r>
      <w:r w:rsidR="00FF167E" w:rsidRPr="00FF167E">
        <w:t>(9): 1686-1691.</w:t>
      </w:r>
    </w:p>
    <w:p w14:paraId="624835BF" w14:textId="77777777" w:rsidR="00FF167E" w:rsidRPr="00FF167E" w:rsidRDefault="00FF167E" w:rsidP="00FF167E">
      <w:pPr>
        <w:pStyle w:val="EndNoteBibliography"/>
        <w:spacing w:after="0"/>
      </w:pPr>
      <w:r w:rsidRPr="00FF167E">
        <w:t xml:space="preserve">Andrade, R. R., et al. (2022). "Spatial distribution of bed variables, animal welfare indicators, and milk production in a closed compost-bedded pack barn with a negative tunnel ventilation system." </w:t>
      </w:r>
      <w:r w:rsidRPr="00FF167E">
        <w:rPr>
          <w:u w:val="single"/>
        </w:rPr>
        <w:t>J Therm Biol</w:t>
      </w:r>
      <w:r w:rsidRPr="00FF167E">
        <w:t xml:space="preserve"> </w:t>
      </w:r>
      <w:r w:rsidRPr="00FF167E">
        <w:rPr>
          <w:b/>
        </w:rPr>
        <w:t>105</w:t>
      </w:r>
      <w:r w:rsidRPr="00FF167E">
        <w:t>: 103111.</w:t>
      </w:r>
    </w:p>
    <w:p w14:paraId="170F3CCF" w14:textId="77777777" w:rsidR="00FF167E" w:rsidRPr="00FF167E" w:rsidRDefault="00FF167E" w:rsidP="00FF167E">
      <w:pPr>
        <w:pStyle w:val="EndNoteBibliography"/>
        <w:spacing w:after="0"/>
      </w:pPr>
      <w:r w:rsidRPr="00FF167E">
        <w:t xml:space="preserve">Andrews, T., et al. (2021). "Design and implementation of a survey quantifying winter housing and bedding types used on Vermont organic dairy farms." </w:t>
      </w:r>
      <w:r w:rsidRPr="00FF167E">
        <w:rPr>
          <w:u w:val="single"/>
        </w:rPr>
        <w:t>Journal of Dairy Science</w:t>
      </w:r>
      <w:r w:rsidRPr="00FF167E">
        <w:t xml:space="preserve"> </w:t>
      </w:r>
      <w:r w:rsidRPr="00FF167E">
        <w:rPr>
          <w:b/>
        </w:rPr>
        <w:t>104</w:t>
      </w:r>
      <w:r w:rsidRPr="00FF167E">
        <w:t>(7): 8326-8337.</w:t>
      </w:r>
    </w:p>
    <w:p w14:paraId="15B7713B" w14:textId="77777777" w:rsidR="00FF167E" w:rsidRPr="00FF167E" w:rsidRDefault="00FF167E" w:rsidP="00FF167E">
      <w:pPr>
        <w:pStyle w:val="EndNoteBibliography"/>
        <w:spacing w:after="0"/>
      </w:pPr>
      <w:r w:rsidRPr="00FF167E">
        <w:t xml:space="preserve">Barberg, A., et al. (2007a). "Compost Dairy Barns in Minnesota: A Descriptive Study." </w:t>
      </w:r>
      <w:r w:rsidRPr="00FF167E">
        <w:rPr>
          <w:u w:val="single"/>
        </w:rPr>
        <w:t>Applied Engineering in Agriculture</w:t>
      </w:r>
      <w:r w:rsidRPr="00FF167E">
        <w:t xml:space="preserve"> </w:t>
      </w:r>
      <w:r w:rsidRPr="00FF167E">
        <w:rPr>
          <w:b/>
        </w:rPr>
        <w:t>23</w:t>
      </w:r>
      <w:r w:rsidRPr="00FF167E">
        <w:t>: 231-238.</w:t>
      </w:r>
    </w:p>
    <w:p w14:paraId="1DE6A4A1" w14:textId="77777777" w:rsidR="00FF167E" w:rsidRPr="00FF167E" w:rsidRDefault="00FF167E" w:rsidP="00FF167E">
      <w:pPr>
        <w:pStyle w:val="EndNoteBibliography"/>
        <w:spacing w:after="0"/>
      </w:pPr>
      <w:r w:rsidRPr="00FF167E">
        <w:t xml:space="preserve">Barberg, A. E., et al. (2007b). "Performance and welfare of dairy cows in an alternative housing system in Minnesota." </w:t>
      </w:r>
      <w:r w:rsidRPr="00FF167E">
        <w:rPr>
          <w:u w:val="single"/>
        </w:rPr>
        <w:t>J Dairy Sci</w:t>
      </w:r>
      <w:r w:rsidRPr="00FF167E">
        <w:t xml:space="preserve"> </w:t>
      </w:r>
      <w:r w:rsidRPr="00FF167E">
        <w:rPr>
          <w:b/>
        </w:rPr>
        <w:t>90</w:t>
      </w:r>
      <w:r w:rsidRPr="00FF167E">
        <w:t>(3): 1575-1583.</w:t>
      </w:r>
    </w:p>
    <w:p w14:paraId="321B9DB8" w14:textId="77777777" w:rsidR="00FF167E" w:rsidRPr="00FF167E" w:rsidRDefault="00FF167E" w:rsidP="00FF167E">
      <w:pPr>
        <w:pStyle w:val="EndNoteBibliography"/>
        <w:spacing w:after="0"/>
      </w:pPr>
      <w:r w:rsidRPr="00FF167E">
        <w:t xml:space="preserve">Barkema, H. W., et al. (1998). "Management practices associated with low, medium, and high somatic cell counts in bulk milk." </w:t>
      </w:r>
      <w:r w:rsidRPr="00FF167E">
        <w:rPr>
          <w:u w:val="single"/>
        </w:rPr>
        <w:t>J Dairy Sci</w:t>
      </w:r>
      <w:r w:rsidRPr="00FF167E">
        <w:t xml:space="preserve"> </w:t>
      </w:r>
      <w:r w:rsidRPr="00FF167E">
        <w:rPr>
          <w:b/>
        </w:rPr>
        <w:t>81</w:t>
      </w:r>
      <w:r w:rsidRPr="00FF167E">
        <w:t>(7): 1917-1927.</w:t>
      </w:r>
    </w:p>
    <w:p w14:paraId="56B7A945" w14:textId="77777777" w:rsidR="00FF167E" w:rsidRPr="00FF167E" w:rsidRDefault="00FF167E" w:rsidP="00FF167E">
      <w:pPr>
        <w:pStyle w:val="EndNoteBibliography"/>
        <w:spacing w:after="0"/>
      </w:pPr>
      <w:r w:rsidRPr="00FF167E">
        <w:t xml:space="preserve">Barkema, H. W., et al. (2015). "Invited review: Changes in the dairy industry affecting dairy cattle health and welfare." </w:t>
      </w:r>
      <w:r w:rsidRPr="00FF167E">
        <w:rPr>
          <w:u w:val="single"/>
        </w:rPr>
        <w:t>J Dairy Sci</w:t>
      </w:r>
      <w:r w:rsidRPr="00FF167E">
        <w:t xml:space="preserve"> </w:t>
      </w:r>
      <w:r w:rsidRPr="00FF167E">
        <w:rPr>
          <w:b/>
        </w:rPr>
        <w:t>98</w:t>
      </w:r>
      <w:r w:rsidRPr="00FF167E">
        <w:t>(11): 7426-7445.</w:t>
      </w:r>
    </w:p>
    <w:p w14:paraId="5EBF250E" w14:textId="77777777" w:rsidR="00FF167E" w:rsidRPr="00FF167E" w:rsidRDefault="00FF167E" w:rsidP="00FF167E">
      <w:pPr>
        <w:pStyle w:val="EndNoteBibliography"/>
        <w:spacing w:after="0"/>
      </w:pPr>
      <w:r w:rsidRPr="00FF167E">
        <w:t xml:space="preserve">Bewley, J., et al. (2012). "Compost Bedded Pack Barn Design: Features and Management Considerations." </w:t>
      </w:r>
      <w:r w:rsidRPr="00FF167E">
        <w:rPr>
          <w:u w:val="single"/>
        </w:rPr>
        <w:t>University of Kentucky Cooperative Extension Service Publication</w:t>
      </w:r>
      <w:r w:rsidRPr="00FF167E">
        <w:t xml:space="preserve"> </w:t>
      </w:r>
      <w:r w:rsidRPr="00FF167E">
        <w:rPr>
          <w:b/>
        </w:rPr>
        <w:t>ID</w:t>
      </w:r>
      <w:r w:rsidRPr="00FF167E">
        <w:t>.</w:t>
      </w:r>
    </w:p>
    <w:p w14:paraId="0F895EFF" w14:textId="77777777" w:rsidR="00FF167E" w:rsidRPr="00FF167E" w:rsidRDefault="00FF167E" w:rsidP="00FF167E">
      <w:pPr>
        <w:pStyle w:val="EndNoteBibliography"/>
        <w:spacing w:after="0"/>
      </w:pPr>
      <w:r w:rsidRPr="00FF167E">
        <w:t xml:space="preserve">Bickert, W. G., B. Holmes, K. A. Janni, D. Kammel, R. Stowell, and J. M. Zulovich (2000). </w:t>
      </w:r>
      <w:r w:rsidRPr="00FF167E">
        <w:rPr>
          <w:u w:val="single"/>
        </w:rPr>
        <w:t>Designing Facilities for the Milking Herd</w:t>
      </w:r>
      <w:r w:rsidRPr="00FF167E">
        <w:t xml:space="preserve">, Mid-West Plan Service, Iowa State University, Ames </w:t>
      </w:r>
    </w:p>
    <w:p w14:paraId="4B42120F" w14:textId="77777777" w:rsidR="00FF167E" w:rsidRPr="00FF167E" w:rsidRDefault="00FF167E" w:rsidP="00FF167E">
      <w:pPr>
        <w:pStyle w:val="EndNoteBibliography"/>
        <w:spacing w:after="0"/>
      </w:pPr>
      <w:r w:rsidRPr="00FF167E">
        <w:t xml:space="preserve">Black, R. A., et al. (2013). "Compost bedded pack dairy barn management, performance, and producer satisfaction." </w:t>
      </w:r>
      <w:r w:rsidRPr="00FF167E">
        <w:rPr>
          <w:u w:val="single"/>
        </w:rPr>
        <w:t>J Dairy Sci</w:t>
      </w:r>
      <w:r w:rsidRPr="00FF167E">
        <w:t xml:space="preserve"> </w:t>
      </w:r>
      <w:r w:rsidRPr="00FF167E">
        <w:rPr>
          <w:b/>
        </w:rPr>
        <w:t>96</w:t>
      </w:r>
      <w:r w:rsidRPr="00FF167E">
        <w:t>(12): 8060-8074.</w:t>
      </w:r>
    </w:p>
    <w:p w14:paraId="2400219F" w14:textId="77777777" w:rsidR="00FF167E" w:rsidRPr="00FF167E" w:rsidRDefault="00FF167E" w:rsidP="00FF167E">
      <w:pPr>
        <w:pStyle w:val="EndNoteBibliography"/>
        <w:spacing w:after="0"/>
      </w:pPr>
      <w:r w:rsidRPr="00FF167E">
        <w:t xml:space="preserve">Burgstaller, J., et al. (2016). "Claw health and prevalence of lameness in cows from compost bedded and cubicle freestall dairy barns in Austria." </w:t>
      </w:r>
      <w:r w:rsidRPr="00FF167E">
        <w:rPr>
          <w:u w:val="single"/>
        </w:rPr>
        <w:t>The Veterinary Journal</w:t>
      </w:r>
      <w:r w:rsidRPr="00FF167E">
        <w:t xml:space="preserve"> </w:t>
      </w:r>
      <w:r w:rsidRPr="00FF167E">
        <w:rPr>
          <w:b/>
        </w:rPr>
        <w:t>216</w:t>
      </w:r>
      <w:r w:rsidRPr="00FF167E">
        <w:t>.</w:t>
      </w:r>
    </w:p>
    <w:p w14:paraId="2EF8D4B9" w14:textId="77777777" w:rsidR="00FF167E" w:rsidRPr="00FF167E" w:rsidRDefault="00FF167E" w:rsidP="00FF167E">
      <w:pPr>
        <w:pStyle w:val="EndNoteBibliography"/>
        <w:spacing w:after="0"/>
      </w:pPr>
      <w:r w:rsidRPr="00FF167E">
        <w:t xml:space="preserve">Cook, N. B. (2002). "Influence of Barn Design on Dairy Cow Hygiene, Lameness and Udder Health." </w:t>
      </w:r>
      <w:r w:rsidRPr="00FF167E">
        <w:rPr>
          <w:u w:val="single"/>
        </w:rPr>
        <w:t>American Association of Bovine Practitioners Conference Proceedings</w:t>
      </w:r>
      <w:r w:rsidRPr="00FF167E">
        <w:t>: 97-103.</w:t>
      </w:r>
    </w:p>
    <w:p w14:paraId="3EE56B86" w14:textId="77777777" w:rsidR="00FF167E" w:rsidRPr="00FF167E" w:rsidRDefault="00FF167E" w:rsidP="00FF167E">
      <w:pPr>
        <w:pStyle w:val="EndNoteBibliography"/>
        <w:spacing w:after="0"/>
      </w:pPr>
      <w:r w:rsidRPr="00FF167E">
        <w:t xml:space="preserve">Cook, N. B., et al. (2005). "Monitoring Indices of Cow Comfort in Free-Stall-Housed Dairy Herds*." </w:t>
      </w:r>
      <w:r w:rsidRPr="00FF167E">
        <w:rPr>
          <w:u w:val="single"/>
        </w:rPr>
        <w:t>Journal of Dairy Science</w:t>
      </w:r>
      <w:r w:rsidRPr="00FF167E">
        <w:t xml:space="preserve"> </w:t>
      </w:r>
      <w:r w:rsidRPr="00FF167E">
        <w:rPr>
          <w:b/>
        </w:rPr>
        <w:t>88</w:t>
      </w:r>
      <w:r w:rsidRPr="00FF167E">
        <w:t>(11): 3876-3885.</w:t>
      </w:r>
    </w:p>
    <w:p w14:paraId="435225BB" w14:textId="77777777" w:rsidR="00FF167E" w:rsidRPr="00FF167E" w:rsidRDefault="00FF167E" w:rsidP="00FF167E">
      <w:pPr>
        <w:pStyle w:val="EndNoteBibliography"/>
        <w:spacing w:after="0"/>
      </w:pPr>
      <w:r w:rsidRPr="00FF167E">
        <w:t xml:space="preserve">Cook, N. B., et al. (2016). "Management characteristics, lameness, and body injuries of dairy cattle housed in high-performance dairy herds in Wisconsin." </w:t>
      </w:r>
      <w:r w:rsidRPr="00FF167E">
        <w:rPr>
          <w:u w:val="single"/>
        </w:rPr>
        <w:t>J Dairy Sci</w:t>
      </w:r>
      <w:r w:rsidRPr="00FF167E">
        <w:t xml:space="preserve"> </w:t>
      </w:r>
      <w:r w:rsidRPr="00FF167E">
        <w:rPr>
          <w:b/>
        </w:rPr>
        <w:t>99</w:t>
      </w:r>
      <w:r w:rsidRPr="00FF167E">
        <w:t>(7): 5879-5891.</w:t>
      </w:r>
    </w:p>
    <w:p w14:paraId="7BF813B5" w14:textId="77777777" w:rsidR="00FF167E" w:rsidRPr="00FF167E" w:rsidRDefault="00FF167E" w:rsidP="00FF167E">
      <w:pPr>
        <w:pStyle w:val="EndNoteBibliography"/>
        <w:spacing w:after="0"/>
      </w:pPr>
      <w:r w:rsidRPr="00FF167E">
        <w:t xml:space="preserve">Costa, J. H. C., et al. (2018). "Prevalence of lameness and leg lesions of lactating dairy cows housed in southern Brazil: Effects of housing systems." </w:t>
      </w:r>
      <w:r w:rsidRPr="00FF167E">
        <w:rPr>
          <w:u w:val="single"/>
        </w:rPr>
        <w:t>J Dairy Sci</w:t>
      </w:r>
      <w:r w:rsidRPr="00FF167E">
        <w:t xml:space="preserve"> </w:t>
      </w:r>
      <w:r w:rsidRPr="00FF167E">
        <w:rPr>
          <w:b/>
        </w:rPr>
        <w:t>101</w:t>
      </w:r>
      <w:r w:rsidRPr="00FF167E">
        <w:t>(3): 2395-2405.</w:t>
      </w:r>
    </w:p>
    <w:p w14:paraId="15C81B34" w14:textId="77777777" w:rsidR="00FF167E" w:rsidRPr="00FF167E" w:rsidRDefault="00FF167E" w:rsidP="00FF167E">
      <w:pPr>
        <w:pStyle w:val="EndNoteBibliography"/>
        <w:spacing w:after="0"/>
      </w:pPr>
      <w:r w:rsidRPr="00FF167E">
        <w:t xml:space="preserve">de Pinho Manzi, M., et al. (2012). "Relationship between teat-end condition, udder cleanliness and bovine subclinical mastitis." </w:t>
      </w:r>
      <w:r w:rsidRPr="00FF167E">
        <w:rPr>
          <w:u w:val="single"/>
        </w:rPr>
        <w:t>Res Vet Sci</w:t>
      </w:r>
      <w:r w:rsidRPr="00FF167E">
        <w:t xml:space="preserve"> </w:t>
      </w:r>
      <w:r w:rsidRPr="00FF167E">
        <w:rPr>
          <w:b/>
        </w:rPr>
        <w:t>93</w:t>
      </w:r>
      <w:r w:rsidRPr="00FF167E">
        <w:t>(1): 430-434.</w:t>
      </w:r>
    </w:p>
    <w:p w14:paraId="44F887B1" w14:textId="77777777" w:rsidR="00FF167E" w:rsidRPr="00FF167E" w:rsidRDefault="00FF167E" w:rsidP="00FF167E">
      <w:pPr>
        <w:pStyle w:val="EndNoteBibliography"/>
        <w:spacing w:after="0"/>
      </w:pPr>
      <w:r w:rsidRPr="00FF167E">
        <w:t xml:space="preserve">de Vries, M., et al. (2015). "Housing and management factors associated with indicators of dairy cattle welfare." </w:t>
      </w:r>
      <w:r w:rsidRPr="00FF167E">
        <w:rPr>
          <w:u w:val="single"/>
        </w:rPr>
        <w:t>Prev Vet Med</w:t>
      </w:r>
      <w:r w:rsidRPr="00FF167E">
        <w:t xml:space="preserve"> </w:t>
      </w:r>
      <w:r w:rsidRPr="00FF167E">
        <w:rPr>
          <w:b/>
        </w:rPr>
        <w:t>118</w:t>
      </w:r>
      <w:r w:rsidRPr="00FF167E">
        <w:t>(1): 80-92.</w:t>
      </w:r>
    </w:p>
    <w:p w14:paraId="2F023802" w14:textId="77777777" w:rsidR="00FF167E" w:rsidRPr="00FF167E" w:rsidRDefault="00FF167E" w:rsidP="00FF167E">
      <w:pPr>
        <w:pStyle w:val="EndNoteBibliography"/>
        <w:spacing w:after="0"/>
      </w:pPr>
      <w:r w:rsidRPr="00FF167E">
        <w:t xml:space="preserve">Dohmen, W., et al. (2010). "Relationship between udder health and hygiene on farms with an automatic milking system." </w:t>
      </w:r>
      <w:r w:rsidRPr="00FF167E">
        <w:rPr>
          <w:u w:val="single"/>
        </w:rPr>
        <w:t>J Dairy Sci</w:t>
      </w:r>
      <w:r w:rsidRPr="00FF167E">
        <w:t xml:space="preserve"> </w:t>
      </w:r>
      <w:r w:rsidRPr="00FF167E">
        <w:rPr>
          <w:b/>
        </w:rPr>
        <w:t>93</w:t>
      </w:r>
      <w:r w:rsidRPr="00FF167E">
        <w:t>(9): 4019-4033.</w:t>
      </w:r>
    </w:p>
    <w:p w14:paraId="2D62C1F6" w14:textId="77777777" w:rsidR="00FF167E" w:rsidRPr="00FF167E" w:rsidRDefault="00FF167E" w:rsidP="00FF167E">
      <w:pPr>
        <w:pStyle w:val="EndNoteBibliography"/>
        <w:spacing w:after="0"/>
      </w:pPr>
      <w:r w:rsidRPr="00FF167E">
        <w:t xml:space="preserve">Eckelkamp, E. A., et al. (2016a). "Sand bedded freestall and compost bedded pack effects on cow hygiene, locomotion, and mastitis indicators."  </w:t>
      </w:r>
      <w:r w:rsidRPr="00FF167E">
        <w:rPr>
          <w:b/>
        </w:rPr>
        <w:t>190</w:t>
      </w:r>
      <w:r w:rsidRPr="00FF167E">
        <w:t>: 48-57.</w:t>
      </w:r>
    </w:p>
    <w:p w14:paraId="40916C1B" w14:textId="77777777" w:rsidR="00FF167E" w:rsidRPr="00FF167E" w:rsidRDefault="00FF167E" w:rsidP="00FF167E">
      <w:pPr>
        <w:pStyle w:val="EndNoteBibliography"/>
        <w:spacing w:after="0"/>
      </w:pPr>
      <w:r w:rsidRPr="00FF167E">
        <w:t xml:space="preserve">Eckelkamp, E. A., et al. (2016b). "Understanding compost bedded pack barns: Interactions among environmental factors, bedding characteristics, and udder health." </w:t>
      </w:r>
      <w:r w:rsidRPr="00FF167E">
        <w:rPr>
          <w:u w:val="single"/>
        </w:rPr>
        <w:t>Livestock Science</w:t>
      </w:r>
      <w:r w:rsidRPr="00FF167E">
        <w:t xml:space="preserve"> </w:t>
      </w:r>
      <w:r w:rsidRPr="00FF167E">
        <w:rPr>
          <w:b/>
        </w:rPr>
        <w:t>190</w:t>
      </w:r>
      <w:r w:rsidRPr="00FF167E">
        <w:t>: 35-42.</w:t>
      </w:r>
    </w:p>
    <w:p w14:paraId="7BB09C4A" w14:textId="77777777" w:rsidR="00FF167E" w:rsidRPr="00FF167E" w:rsidRDefault="00FF167E" w:rsidP="00FF167E">
      <w:pPr>
        <w:pStyle w:val="EndNoteBibliography"/>
        <w:spacing w:after="0"/>
      </w:pPr>
      <w:r w:rsidRPr="00FF167E">
        <w:t xml:space="preserve">Fávero, S., et al. (2015). "Factors associated with mastitis epidemiologic indexes, animal hygiene, and bulk milk bacterial concentrations in dairy herds housed on compost bedding." </w:t>
      </w:r>
      <w:r w:rsidRPr="00FF167E">
        <w:rPr>
          <w:u w:val="single"/>
        </w:rPr>
        <w:t>Livestock Science</w:t>
      </w:r>
      <w:r w:rsidRPr="00FF167E">
        <w:t xml:space="preserve"> </w:t>
      </w:r>
      <w:r w:rsidRPr="00FF167E">
        <w:rPr>
          <w:b/>
        </w:rPr>
        <w:t>181</w:t>
      </w:r>
      <w:r w:rsidRPr="00FF167E">
        <w:t>: 220-230.</w:t>
      </w:r>
    </w:p>
    <w:p w14:paraId="69B24484" w14:textId="77777777" w:rsidR="00FF167E" w:rsidRPr="00FF167E" w:rsidRDefault="00FF167E" w:rsidP="00FF167E">
      <w:pPr>
        <w:pStyle w:val="EndNoteBibliography"/>
        <w:spacing w:after="0"/>
      </w:pPr>
      <w:r w:rsidRPr="00FF167E">
        <w:t xml:space="preserve">Godkin, M. A. and K. E. Leslie (1993). "Culture of bulk tank milk as a mastitis screening test: A brief review." </w:t>
      </w:r>
      <w:r w:rsidRPr="00FF167E">
        <w:rPr>
          <w:u w:val="single"/>
        </w:rPr>
        <w:t>Can Vet J</w:t>
      </w:r>
      <w:r w:rsidRPr="00FF167E">
        <w:t xml:space="preserve"> </w:t>
      </w:r>
      <w:r w:rsidRPr="00FF167E">
        <w:rPr>
          <w:b/>
        </w:rPr>
        <w:t>34</w:t>
      </w:r>
      <w:r w:rsidRPr="00FF167E">
        <w:t>(10): 601-605.</w:t>
      </w:r>
    </w:p>
    <w:p w14:paraId="05BF1AEC" w14:textId="77777777" w:rsidR="00FF167E" w:rsidRPr="00FF167E" w:rsidRDefault="00FF167E" w:rsidP="00FF167E">
      <w:pPr>
        <w:pStyle w:val="EndNoteBibliography"/>
        <w:spacing w:after="0"/>
      </w:pPr>
      <w:r w:rsidRPr="00FF167E">
        <w:t xml:space="preserve">Green, L. E., et al. (2002). "The impact of clinical lameness on the milk yield of dairy cows." </w:t>
      </w:r>
      <w:r w:rsidRPr="00FF167E">
        <w:rPr>
          <w:u w:val="single"/>
        </w:rPr>
        <w:t>J Dairy Sci</w:t>
      </w:r>
      <w:r w:rsidRPr="00FF167E">
        <w:t xml:space="preserve"> </w:t>
      </w:r>
      <w:r w:rsidRPr="00FF167E">
        <w:rPr>
          <w:b/>
        </w:rPr>
        <w:t>85</w:t>
      </w:r>
      <w:r w:rsidRPr="00FF167E">
        <w:t>(9): 2250-2256.</w:t>
      </w:r>
    </w:p>
    <w:p w14:paraId="1EC70F5A" w14:textId="77777777" w:rsidR="00FF167E" w:rsidRPr="00FF167E" w:rsidRDefault="00FF167E" w:rsidP="00FF167E">
      <w:pPr>
        <w:pStyle w:val="EndNoteBibliography"/>
        <w:spacing w:after="0"/>
      </w:pPr>
      <w:r w:rsidRPr="00FF167E">
        <w:t xml:space="preserve">Heins, B. J., et al. (2019). "Effects of winter housing systems on production, economics, body weight, body condition score, and bedding cultures for organic dairy cows." </w:t>
      </w:r>
      <w:r w:rsidRPr="00FF167E">
        <w:rPr>
          <w:u w:val="single"/>
        </w:rPr>
        <w:t>J Dairy Sci</w:t>
      </w:r>
      <w:r w:rsidRPr="00FF167E">
        <w:t xml:space="preserve"> </w:t>
      </w:r>
      <w:r w:rsidRPr="00FF167E">
        <w:rPr>
          <w:b/>
        </w:rPr>
        <w:t>102</w:t>
      </w:r>
      <w:r w:rsidRPr="00FF167E">
        <w:t>(1): 706-714.</w:t>
      </w:r>
    </w:p>
    <w:p w14:paraId="34905D20" w14:textId="77777777" w:rsidR="00FF167E" w:rsidRPr="00FF167E" w:rsidRDefault="00FF167E" w:rsidP="00FF167E">
      <w:pPr>
        <w:pStyle w:val="EndNoteBibliography"/>
        <w:spacing w:after="0"/>
      </w:pPr>
      <w:r w:rsidRPr="00FF167E">
        <w:t xml:space="preserve">Hogan, J. and K. L. Smith (2012). "Managing environmental mastitis." </w:t>
      </w:r>
      <w:r w:rsidRPr="00FF167E">
        <w:rPr>
          <w:u w:val="single"/>
        </w:rPr>
        <w:t>Vet Clin North Am Food Anim Pract</w:t>
      </w:r>
      <w:r w:rsidRPr="00FF167E">
        <w:t xml:space="preserve"> </w:t>
      </w:r>
      <w:r w:rsidRPr="00FF167E">
        <w:rPr>
          <w:b/>
        </w:rPr>
        <w:t>28</w:t>
      </w:r>
      <w:r w:rsidRPr="00FF167E">
        <w:t>(2): 217-224.</w:t>
      </w:r>
    </w:p>
    <w:p w14:paraId="795617C2" w14:textId="77777777" w:rsidR="00FF167E" w:rsidRPr="00FF167E" w:rsidRDefault="00FF167E" w:rsidP="00FF167E">
      <w:pPr>
        <w:pStyle w:val="EndNoteBibliography"/>
        <w:spacing w:after="0"/>
      </w:pPr>
      <w:r w:rsidRPr="00FF167E">
        <w:t xml:space="preserve">Holly, M. A., et al. (2018). "Short communication: Identifying challenges and opportunities for improved nutrient management through the USDA's Dairy Agroecosystem Working Group." </w:t>
      </w:r>
      <w:r w:rsidRPr="00FF167E">
        <w:rPr>
          <w:u w:val="single"/>
        </w:rPr>
        <w:t>J Dairy Sci</w:t>
      </w:r>
      <w:r w:rsidRPr="00FF167E">
        <w:t xml:space="preserve"> </w:t>
      </w:r>
      <w:r w:rsidRPr="00FF167E">
        <w:rPr>
          <w:b/>
        </w:rPr>
        <w:t>101</w:t>
      </w:r>
      <w:r w:rsidRPr="00FF167E">
        <w:t>(7): 6632-6641.</w:t>
      </w:r>
    </w:p>
    <w:p w14:paraId="352A1879" w14:textId="77777777" w:rsidR="00FF167E" w:rsidRPr="00FF167E" w:rsidRDefault="00FF167E" w:rsidP="00FF167E">
      <w:pPr>
        <w:pStyle w:val="EndNoteBibliography"/>
        <w:spacing w:after="0"/>
      </w:pPr>
      <w:r w:rsidRPr="00FF167E">
        <w:t xml:space="preserve">Janni, K., et al. (2007). "Compost Dairy Barn Layout and Management Recommendations." </w:t>
      </w:r>
      <w:r w:rsidRPr="00FF167E">
        <w:rPr>
          <w:u w:val="single"/>
        </w:rPr>
        <w:t>Applied Engineering in Agriculture</w:t>
      </w:r>
      <w:r w:rsidRPr="00FF167E">
        <w:t xml:space="preserve"> </w:t>
      </w:r>
      <w:r w:rsidRPr="00FF167E">
        <w:rPr>
          <w:b/>
        </w:rPr>
        <w:t>23</w:t>
      </w:r>
      <w:r w:rsidRPr="00FF167E">
        <w:t>(1): 97-102.</w:t>
      </w:r>
    </w:p>
    <w:p w14:paraId="796C12EA" w14:textId="77777777" w:rsidR="00FF167E" w:rsidRPr="00FF167E" w:rsidRDefault="00FF167E" w:rsidP="00FF167E">
      <w:pPr>
        <w:pStyle w:val="EndNoteBibliography"/>
        <w:spacing w:after="0"/>
      </w:pPr>
      <w:r w:rsidRPr="00FF167E">
        <w:t xml:space="preserve">Jayarao, B. M. and D. R. Wolfgang (2003). "Bulk-tank milk analysis. A useful tool for improving milk quality and herd udder health." </w:t>
      </w:r>
      <w:r w:rsidRPr="00FF167E">
        <w:rPr>
          <w:u w:val="single"/>
        </w:rPr>
        <w:t>Vet Clin North Am Food Anim Pract</w:t>
      </w:r>
      <w:r w:rsidRPr="00FF167E">
        <w:t xml:space="preserve"> </w:t>
      </w:r>
      <w:r w:rsidRPr="00FF167E">
        <w:rPr>
          <w:b/>
        </w:rPr>
        <w:t>19</w:t>
      </w:r>
      <w:r w:rsidRPr="00FF167E">
        <w:t>(1): 75-92, vi.</w:t>
      </w:r>
    </w:p>
    <w:p w14:paraId="10E5AD97" w14:textId="77777777" w:rsidR="00FF167E" w:rsidRPr="00FF167E" w:rsidRDefault="00FF167E" w:rsidP="00FF167E">
      <w:pPr>
        <w:pStyle w:val="EndNoteBibliography"/>
        <w:spacing w:after="0"/>
      </w:pPr>
      <w:r w:rsidRPr="00FF167E">
        <w:t xml:space="preserve">Klaas, I. C. and R. N. Zadoks (2018). "An update on environmental mastitis: Challenging perceptions." </w:t>
      </w:r>
      <w:r w:rsidRPr="00FF167E">
        <w:rPr>
          <w:u w:val="single"/>
        </w:rPr>
        <w:t>Transbound Emerg Dis</w:t>
      </w:r>
      <w:r w:rsidRPr="00FF167E">
        <w:t xml:space="preserve"> </w:t>
      </w:r>
      <w:r w:rsidRPr="00FF167E">
        <w:rPr>
          <w:b/>
        </w:rPr>
        <w:t>65 Suppl 1</w:t>
      </w:r>
      <w:r w:rsidRPr="00FF167E">
        <w:t>: 166-185.</w:t>
      </w:r>
    </w:p>
    <w:p w14:paraId="2094039A" w14:textId="77777777" w:rsidR="00FF167E" w:rsidRPr="00FF167E" w:rsidRDefault="00FF167E" w:rsidP="00FF167E">
      <w:pPr>
        <w:pStyle w:val="EndNoteBibliography"/>
        <w:spacing w:after="0"/>
      </w:pPr>
      <w:r w:rsidRPr="00FF167E">
        <w:t>KoboCollect (2019).</w:t>
      </w:r>
    </w:p>
    <w:p w14:paraId="5ECB9EA1" w14:textId="77777777" w:rsidR="00FF167E" w:rsidRPr="00FF167E" w:rsidRDefault="00FF167E" w:rsidP="00FF167E">
      <w:pPr>
        <w:pStyle w:val="EndNoteBibliography"/>
        <w:spacing w:after="0"/>
      </w:pPr>
      <w:r w:rsidRPr="00FF167E">
        <w:t xml:space="preserve">Leso, L., et al. (2020). "Invited review: Compost-bedded pack barns for dairy cows." </w:t>
      </w:r>
      <w:r w:rsidRPr="00FF167E">
        <w:rPr>
          <w:u w:val="single"/>
        </w:rPr>
        <w:t>J Dairy Sci</w:t>
      </w:r>
      <w:r w:rsidRPr="00FF167E">
        <w:t xml:space="preserve"> </w:t>
      </w:r>
      <w:r w:rsidRPr="00FF167E">
        <w:rPr>
          <w:b/>
        </w:rPr>
        <w:t>103</w:t>
      </w:r>
      <w:r w:rsidRPr="00FF167E">
        <w:t>(2): 1072-1099.</w:t>
      </w:r>
    </w:p>
    <w:p w14:paraId="7EB7307B" w14:textId="77777777" w:rsidR="00FF167E" w:rsidRPr="00FF167E" w:rsidRDefault="00FF167E" w:rsidP="00FF167E">
      <w:pPr>
        <w:pStyle w:val="EndNoteBibliography"/>
        <w:spacing w:after="0"/>
      </w:pPr>
      <w:r w:rsidRPr="00FF167E">
        <w:t xml:space="preserve">Leuenberger, A., et al. (2019). "Genotypes of Staphylococcus aureus: On-farm epidemiology and the consequences for prevention of intramammary infections." </w:t>
      </w:r>
      <w:r w:rsidRPr="00FF167E">
        <w:rPr>
          <w:u w:val="single"/>
        </w:rPr>
        <w:t>J Dairy Sci</w:t>
      </w:r>
      <w:r w:rsidRPr="00FF167E">
        <w:t xml:space="preserve"> </w:t>
      </w:r>
      <w:r w:rsidRPr="00FF167E">
        <w:rPr>
          <w:b/>
        </w:rPr>
        <w:t>102</w:t>
      </w:r>
      <w:r w:rsidRPr="00FF167E">
        <w:t>(4): 3295-3309.</w:t>
      </w:r>
    </w:p>
    <w:p w14:paraId="4EF8BB16" w14:textId="77777777" w:rsidR="00FF167E" w:rsidRPr="00FF167E" w:rsidRDefault="00FF167E" w:rsidP="00FF167E">
      <w:pPr>
        <w:pStyle w:val="EndNoteBibliography"/>
        <w:spacing w:after="0"/>
      </w:pPr>
      <w:r w:rsidRPr="00FF167E">
        <w:t xml:space="preserve">Lobeck, K., et al. (2012). "Environmental Characteristics and Bacterial Counts in Bedding and Milk Bulk Tank of Low Profile Cross-Ventilated, Naturally Ventilated, and Compost Bedded Pack Dairy Barns." </w:t>
      </w:r>
      <w:r w:rsidRPr="00FF167E">
        <w:rPr>
          <w:u w:val="single"/>
        </w:rPr>
        <w:t>Applied Engineering in Agriculture</w:t>
      </w:r>
      <w:r w:rsidRPr="00FF167E">
        <w:t xml:space="preserve"> </w:t>
      </w:r>
      <w:r w:rsidRPr="00FF167E">
        <w:rPr>
          <w:b/>
        </w:rPr>
        <w:t>28</w:t>
      </w:r>
      <w:r w:rsidRPr="00FF167E">
        <w:t>: 117-128.</w:t>
      </w:r>
    </w:p>
    <w:p w14:paraId="7CBCCE3D" w14:textId="77777777" w:rsidR="00FF167E" w:rsidRPr="00FF167E" w:rsidRDefault="00FF167E" w:rsidP="00FF167E">
      <w:pPr>
        <w:pStyle w:val="EndNoteBibliography"/>
        <w:spacing w:after="0"/>
      </w:pPr>
      <w:r w:rsidRPr="00FF167E">
        <w:t xml:space="preserve">Lobeck, K. M., et al. (2011). "Animal welfare in cross-ventilated, compost-bedded pack, and naturally ventilated dairy barns in the upper Midwest." </w:t>
      </w:r>
      <w:r w:rsidRPr="00FF167E">
        <w:rPr>
          <w:u w:val="single"/>
        </w:rPr>
        <w:t>J Dairy Sci</w:t>
      </w:r>
      <w:r w:rsidRPr="00FF167E">
        <w:t xml:space="preserve"> </w:t>
      </w:r>
      <w:r w:rsidRPr="00FF167E">
        <w:rPr>
          <w:b/>
        </w:rPr>
        <w:t>94</w:t>
      </w:r>
      <w:r w:rsidRPr="00FF167E">
        <w:t>(11): 5469-5479.</w:t>
      </w:r>
    </w:p>
    <w:p w14:paraId="106213E7" w14:textId="77777777" w:rsidR="00FF167E" w:rsidRPr="00FF167E" w:rsidRDefault="00FF167E" w:rsidP="00FF167E">
      <w:pPr>
        <w:pStyle w:val="EndNoteBibliography"/>
        <w:spacing w:after="0"/>
      </w:pPr>
      <w:r w:rsidRPr="00FF167E">
        <w:t xml:space="preserve">McPherson, S. E. and E. Vasseur (2020). "Graduate Student Literature Review: The effects of bedding, stall length, and manger wall height on common outcome measures of dairy cow welfare in stall-based housing systems." </w:t>
      </w:r>
      <w:r w:rsidRPr="00FF167E">
        <w:rPr>
          <w:u w:val="single"/>
        </w:rPr>
        <w:t>J Dairy Sci</w:t>
      </w:r>
      <w:r w:rsidRPr="00FF167E">
        <w:t xml:space="preserve"> </w:t>
      </w:r>
      <w:r w:rsidRPr="00FF167E">
        <w:rPr>
          <w:b/>
        </w:rPr>
        <w:t>103</w:t>
      </w:r>
      <w:r w:rsidRPr="00FF167E">
        <w:t>(11): 10940-10950.</w:t>
      </w:r>
    </w:p>
    <w:p w14:paraId="4253DF4B" w14:textId="77777777" w:rsidR="00FF167E" w:rsidRPr="00FF167E" w:rsidRDefault="00FF167E" w:rsidP="00FF167E">
      <w:pPr>
        <w:pStyle w:val="EndNoteBibliography"/>
        <w:spacing w:after="0"/>
      </w:pPr>
      <w:r w:rsidRPr="00FF167E">
        <w:t xml:space="preserve">O'Connor, A. M., et al. (2016). "Explanation and Elaboration Document for the STROBE-Vet Statement: Strengthening the Reporting of Observational Studies in Epidemiology-Veterinary Extension." </w:t>
      </w:r>
      <w:r w:rsidRPr="00FF167E">
        <w:rPr>
          <w:u w:val="single"/>
        </w:rPr>
        <w:t>J Vet Intern Med</w:t>
      </w:r>
      <w:r w:rsidRPr="00FF167E">
        <w:t xml:space="preserve"> </w:t>
      </w:r>
      <w:r w:rsidRPr="00FF167E">
        <w:rPr>
          <w:b/>
        </w:rPr>
        <w:t>30</w:t>
      </w:r>
      <w:r w:rsidRPr="00FF167E">
        <w:t>(6): 1896-1928.</w:t>
      </w:r>
    </w:p>
    <w:p w14:paraId="0576FBA8" w14:textId="77777777" w:rsidR="00FF167E" w:rsidRPr="00FF167E" w:rsidRDefault="00FF167E" w:rsidP="00FF167E">
      <w:pPr>
        <w:pStyle w:val="EndNoteBibliography"/>
        <w:spacing w:after="0"/>
      </w:pPr>
      <w:r w:rsidRPr="00FF167E">
        <w:t xml:space="preserve">Patel, K., et al. (2019). "Relationships among bedding materials, bedding bacteria counts, udder hygiene, milk quality, and udder health in US dairy herds." </w:t>
      </w:r>
      <w:r w:rsidRPr="00FF167E">
        <w:rPr>
          <w:u w:val="single"/>
        </w:rPr>
        <w:t>Journal of Dairy Science</w:t>
      </w:r>
      <w:r w:rsidRPr="00FF167E">
        <w:t xml:space="preserve"> </w:t>
      </w:r>
      <w:r w:rsidRPr="00FF167E">
        <w:rPr>
          <w:b/>
        </w:rPr>
        <w:t>102</w:t>
      </w:r>
      <w:r w:rsidRPr="00FF167E">
        <w:t>(11): 10213-10234.</w:t>
      </w:r>
    </w:p>
    <w:p w14:paraId="0B4B5A65" w14:textId="77777777" w:rsidR="00FF167E" w:rsidRPr="00FF167E" w:rsidRDefault="00FF167E" w:rsidP="00FF167E">
      <w:pPr>
        <w:pStyle w:val="EndNoteBibliography"/>
        <w:spacing w:after="0"/>
      </w:pPr>
      <w:r w:rsidRPr="00FF167E">
        <w:t xml:space="preserve">Pol, M. and P. L. Ruegg (2007). "Relationship between antimicrobial drug usage and antimicrobial susceptibility of gram-positive mastitis pathogens." </w:t>
      </w:r>
      <w:r w:rsidRPr="00FF167E">
        <w:rPr>
          <w:u w:val="single"/>
        </w:rPr>
        <w:t>J Dairy Sci</w:t>
      </w:r>
      <w:r w:rsidRPr="00FF167E">
        <w:t xml:space="preserve"> </w:t>
      </w:r>
      <w:r w:rsidRPr="00FF167E">
        <w:rPr>
          <w:b/>
        </w:rPr>
        <w:t>90</w:t>
      </w:r>
      <w:r w:rsidRPr="00FF167E">
        <w:t>(1): 262-273.</w:t>
      </w:r>
    </w:p>
    <w:p w14:paraId="3AD7B392" w14:textId="77777777" w:rsidR="00FF167E" w:rsidRPr="00FF167E" w:rsidRDefault="00FF167E" w:rsidP="00FF167E">
      <w:pPr>
        <w:pStyle w:val="EndNoteBibliography"/>
        <w:spacing w:after="0"/>
      </w:pPr>
      <w:r w:rsidRPr="00FF167E">
        <w:t xml:space="preserve">Reneau, J. K., et al. (2005). "Association between hygiene scores and somatic cell scores in dairy cattle." </w:t>
      </w:r>
      <w:r w:rsidRPr="00FF167E">
        <w:rPr>
          <w:u w:val="single"/>
        </w:rPr>
        <w:t>J Am Vet Med Assoc</w:t>
      </w:r>
      <w:r w:rsidRPr="00FF167E">
        <w:t xml:space="preserve"> </w:t>
      </w:r>
      <w:r w:rsidRPr="00FF167E">
        <w:rPr>
          <w:b/>
        </w:rPr>
        <w:t>227</w:t>
      </w:r>
      <w:r w:rsidRPr="00FF167E">
        <w:t>(8): 1297-1301.</w:t>
      </w:r>
    </w:p>
    <w:p w14:paraId="26BDEF31" w14:textId="77777777" w:rsidR="00FF167E" w:rsidRPr="00FF167E" w:rsidRDefault="00FF167E" w:rsidP="00FF167E">
      <w:pPr>
        <w:pStyle w:val="EndNoteBibliography"/>
        <w:spacing w:after="0"/>
      </w:pPr>
      <w:r w:rsidRPr="00FF167E">
        <w:t xml:space="preserve">Robles, I., et al. (2020). "Bacterial concentrations in bedding and their association with dairy cow hygiene and milk quality." </w:t>
      </w:r>
      <w:r w:rsidRPr="00FF167E">
        <w:rPr>
          <w:u w:val="single"/>
        </w:rPr>
        <w:t>Animal</w:t>
      </w:r>
      <w:r w:rsidRPr="00FF167E">
        <w:t xml:space="preserve"> </w:t>
      </w:r>
      <w:r w:rsidRPr="00FF167E">
        <w:rPr>
          <w:b/>
        </w:rPr>
        <w:t>14</w:t>
      </w:r>
      <w:r w:rsidRPr="00FF167E">
        <w:t>(5): 1052-1066.</w:t>
      </w:r>
    </w:p>
    <w:p w14:paraId="3D47AAF5" w14:textId="742E067A" w:rsidR="00FF167E" w:rsidRPr="00FF167E" w:rsidRDefault="00FF167E" w:rsidP="00FF167E">
      <w:pPr>
        <w:pStyle w:val="EndNoteBibliography"/>
        <w:spacing w:after="0"/>
      </w:pPr>
      <w:r w:rsidRPr="00FF167E">
        <w:t xml:space="preserve">Rushmann, R. "Managing manure to reduce negative water quality impacts: Composting on Wisconsin farms."   Retrieved August 1, 2023, from </w:t>
      </w:r>
      <w:hyperlink r:id="rId22" w:history="1">
        <w:r w:rsidRPr="00FF167E">
          <w:rPr>
            <w:rStyle w:val="Hyperlink"/>
          </w:rPr>
          <w:t>https://agwater.extension.wisc.edu/articles/managing-manure-to-reduce-negative-water-quality-impacts-composting-on-wisconsin-farms/</w:t>
        </w:r>
      </w:hyperlink>
      <w:r w:rsidRPr="00FF167E">
        <w:t>.</w:t>
      </w:r>
    </w:p>
    <w:p w14:paraId="11B0460F" w14:textId="77777777" w:rsidR="00FF167E" w:rsidRPr="00FF167E" w:rsidRDefault="00FF167E" w:rsidP="00FF167E">
      <w:pPr>
        <w:pStyle w:val="EndNoteBibliography"/>
        <w:spacing w:after="0"/>
      </w:pPr>
      <w:r w:rsidRPr="00FF167E">
        <w:t xml:space="preserve">Sant'anna, A. C. and M. J. Paranhos da Costa (2011). "The relationship between dairy cow hygiene and somatic cell count in milk." </w:t>
      </w:r>
      <w:r w:rsidRPr="00FF167E">
        <w:rPr>
          <w:u w:val="single"/>
        </w:rPr>
        <w:t>J Dairy Sci</w:t>
      </w:r>
      <w:r w:rsidRPr="00FF167E">
        <w:t xml:space="preserve"> </w:t>
      </w:r>
      <w:r w:rsidRPr="00FF167E">
        <w:rPr>
          <w:b/>
        </w:rPr>
        <w:t>94</w:t>
      </w:r>
      <w:r w:rsidRPr="00FF167E">
        <w:t>(8): 3835-3844.</w:t>
      </w:r>
    </w:p>
    <w:p w14:paraId="66F738D8" w14:textId="77777777" w:rsidR="00FF167E" w:rsidRPr="00FF167E" w:rsidRDefault="00FF167E" w:rsidP="00FF167E">
      <w:pPr>
        <w:pStyle w:val="EndNoteBibliography"/>
        <w:spacing w:after="0"/>
      </w:pPr>
      <w:r w:rsidRPr="00FF167E">
        <w:t xml:space="preserve">Schreiner, D. A. and P. L. Ruegg (2002). "Effects of tail docking on milk quality and cow cleanliness." </w:t>
      </w:r>
      <w:r w:rsidRPr="00FF167E">
        <w:rPr>
          <w:u w:val="single"/>
        </w:rPr>
        <w:t>J Dairy Sci</w:t>
      </w:r>
      <w:r w:rsidRPr="00FF167E">
        <w:t xml:space="preserve"> </w:t>
      </w:r>
      <w:r w:rsidRPr="00FF167E">
        <w:rPr>
          <w:b/>
        </w:rPr>
        <w:t>85</w:t>
      </w:r>
      <w:r w:rsidRPr="00FF167E">
        <w:t>(10): 2503-2511.</w:t>
      </w:r>
    </w:p>
    <w:p w14:paraId="5D514453" w14:textId="77777777" w:rsidR="00FF167E" w:rsidRPr="00FF167E" w:rsidRDefault="00FF167E" w:rsidP="00FF167E">
      <w:pPr>
        <w:pStyle w:val="EndNoteBibliography"/>
        <w:spacing w:after="0"/>
      </w:pPr>
      <w:r w:rsidRPr="00FF167E">
        <w:t xml:space="preserve">Schreiner, D. A. and P. L. Ruegg (2003). "Relationship between udder and leg hygiene scores and subclinical mastitis." </w:t>
      </w:r>
      <w:r w:rsidRPr="00FF167E">
        <w:rPr>
          <w:u w:val="single"/>
        </w:rPr>
        <w:t>J Dairy Sci</w:t>
      </w:r>
      <w:r w:rsidRPr="00FF167E">
        <w:t xml:space="preserve"> </w:t>
      </w:r>
      <w:r w:rsidRPr="00FF167E">
        <w:rPr>
          <w:b/>
        </w:rPr>
        <w:t>86</w:t>
      </w:r>
      <w:r w:rsidRPr="00FF167E">
        <w:t>(11): 3460-3465.</w:t>
      </w:r>
    </w:p>
    <w:p w14:paraId="33BF3082" w14:textId="77777777" w:rsidR="00FF167E" w:rsidRPr="00FF167E" w:rsidRDefault="00FF167E" w:rsidP="00FF167E">
      <w:pPr>
        <w:pStyle w:val="EndNoteBibliography"/>
        <w:spacing w:after="0"/>
      </w:pPr>
      <w:r w:rsidRPr="00FF167E">
        <w:t xml:space="preserve">Schukken, Y. H., et al. (1989). "Effect of freezing on bacteriologic culturing of mastitis milk samples." </w:t>
      </w:r>
      <w:r w:rsidRPr="00FF167E">
        <w:rPr>
          <w:u w:val="single"/>
        </w:rPr>
        <w:t>J Dairy Sci</w:t>
      </w:r>
      <w:r w:rsidRPr="00FF167E">
        <w:t xml:space="preserve"> </w:t>
      </w:r>
      <w:r w:rsidRPr="00FF167E">
        <w:rPr>
          <w:b/>
        </w:rPr>
        <w:t>72</w:t>
      </w:r>
      <w:r w:rsidRPr="00FF167E">
        <w:t>(7): 1900-1906.</w:t>
      </w:r>
    </w:p>
    <w:p w14:paraId="28A6B033" w14:textId="77777777" w:rsidR="00FF167E" w:rsidRPr="00FF167E" w:rsidRDefault="00FF167E" w:rsidP="00FF167E">
      <w:pPr>
        <w:pStyle w:val="EndNoteBibliography"/>
        <w:spacing w:after="0"/>
      </w:pPr>
      <w:r w:rsidRPr="00FF167E">
        <w:t xml:space="preserve">Schukken, Y. H., et al. (2003). "Monitoring udder health and milk quality using somatic cell counts." </w:t>
      </w:r>
      <w:r w:rsidRPr="00FF167E">
        <w:rPr>
          <w:u w:val="single"/>
        </w:rPr>
        <w:t>Vet Res</w:t>
      </w:r>
      <w:r w:rsidRPr="00FF167E">
        <w:t xml:space="preserve"> </w:t>
      </w:r>
      <w:r w:rsidRPr="00FF167E">
        <w:rPr>
          <w:b/>
        </w:rPr>
        <w:t>34</w:t>
      </w:r>
      <w:r w:rsidRPr="00FF167E">
        <w:t>(5): 579-596.</w:t>
      </w:r>
    </w:p>
    <w:p w14:paraId="57B2598C" w14:textId="77777777" w:rsidR="00FF167E" w:rsidRPr="00FF167E" w:rsidRDefault="00FF167E" w:rsidP="00FF167E">
      <w:pPr>
        <w:pStyle w:val="EndNoteBibliography"/>
        <w:spacing w:after="0"/>
      </w:pPr>
      <w:r w:rsidRPr="00FF167E">
        <w:t xml:space="preserve">Shane, E., et al. (2010). "Alternative Bedding Materials for Compost Bedded Pack Barns in Minnesota: A Descriptive Study." </w:t>
      </w:r>
      <w:r w:rsidRPr="00FF167E">
        <w:rPr>
          <w:u w:val="single"/>
        </w:rPr>
        <w:t>Applied Engineering in Agriculture</w:t>
      </w:r>
      <w:r w:rsidRPr="00FF167E">
        <w:t xml:space="preserve"> </w:t>
      </w:r>
      <w:r w:rsidRPr="00FF167E">
        <w:rPr>
          <w:b/>
        </w:rPr>
        <w:t>26</w:t>
      </w:r>
      <w:r w:rsidRPr="00FF167E">
        <w:t>: 465-473.</w:t>
      </w:r>
    </w:p>
    <w:p w14:paraId="6BC5D141" w14:textId="77777777" w:rsidR="00FF167E" w:rsidRPr="00FF167E" w:rsidRDefault="00FF167E" w:rsidP="00FF167E">
      <w:pPr>
        <w:pStyle w:val="EndNoteBibliography"/>
        <w:spacing w:after="0"/>
      </w:pPr>
      <w:r w:rsidRPr="00FF167E">
        <w:t xml:space="preserve">Tucker, C. B., et al. (2009). "Cow comfort in tie-stalls: Increased depth of shavings or straw bedding increases lying time." </w:t>
      </w:r>
      <w:r w:rsidRPr="00FF167E">
        <w:rPr>
          <w:u w:val="single"/>
        </w:rPr>
        <w:t>Journal of dairy science</w:t>
      </w:r>
      <w:r w:rsidRPr="00FF167E">
        <w:t xml:space="preserve"> </w:t>
      </w:r>
      <w:r w:rsidRPr="00FF167E">
        <w:rPr>
          <w:b/>
        </w:rPr>
        <w:t>92</w:t>
      </w:r>
      <w:r w:rsidRPr="00FF167E">
        <w:t>: 2684-2690.</w:t>
      </w:r>
    </w:p>
    <w:p w14:paraId="15E7A957" w14:textId="77777777" w:rsidR="00FF167E" w:rsidRPr="00FF167E" w:rsidRDefault="00FF167E" w:rsidP="00FF167E">
      <w:pPr>
        <w:pStyle w:val="EndNoteBibliography"/>
        <w:spacing w:after="0"/>
      </w:pPr>
      <w:r w:rsidRPr="00FF167E">
        <w:t xml:space="preserve">Tucker, C. B. and D. M. Weary (2004). "Bedding on geotextile mattresses: how much is needed to improve cow comfort?" </w:t>
      </w:r>
      <w:r w:rsidRPr="00FF167E">
        <w:rPr>
          <w:u w:val="single"/>
        </w:rPr>
        <w:t>J Dairy Sci</w:t>
      </w:r>
      <w:r w:rsidRPr="00FF167E">
        <w:t xml:space="preserve"> </w:t>
      </w:r>
      <w:r w:rsidRPr="00FF167E">
        <w:rPr>
          <w:b/>
        </w:rPr>
        <w:t>87</w:t>
      </w:r>
      <w:r w:rsidRPr="00FF167E">
        <w:t>(9): 2889-2895.</w:t>
      </w:r>
    </w:p>
    <w:p w14:paraId="17488F7E" w14:textId="77777777" w:rsidR="00FF167E" w:rsidRPr="00FF167E" w:rsidRDefault="00FF167E" w:rsidP="00FF167E">
      <w:pPr>
        <w:pStyle w:val="EndNoteBibliography"/>
        <w:spacing w:after="0"/>
      </w:pPr>
      <w:r w:rsidRPr="00FF167E">
        <w:t xml:space="preserve">Warnick, L. D., et al. (2001). "The effect of lameness on milk production in dairy cows." </w:t>
      </w:r>
      <w:r w:rsidRPr="00FF167E">
        <w:rPr>
          <w:u w:val="single"/>
        </w:rPr>
        <w:t>J Dairy Sci</w:t>
      </w:r>
      <w:r w:rsidRPr="00FF167E">
        <w:t xml:space="preserve"> </w:t>
      </w:r>
      <w:r w:rsidRPr="00FF167E">
        <w:rPr>
          <w:b/>
        </w:rPr>
        <w:t>84</w:t>
      </w:r>
      <w:r w:rsidRPr="00FF167E">
        <w:t>(9): 1988-1997.</w:t>
      </w:r>
    </w:p>
    <w:p w14:paraId="62EA5C02" w14:textId="77777777" w:rsidR="00FF167E" w:rsidRPr="00FF167E" w:rsidRDefault="00FF167E" w:rsidP="00FF167E">
      <w:pPr>
        <w:pStyle w:val="EndNoteBibliography"/>
      </w:pPr>
      <w:r w:rsidRPr="00FF167E">
        <w:t xml:space="preserve">Wolfe, T., et al. (2018). "Effects of alternative deep bedding options on dairy cow preference, lying behavior, cleanliness, and teat end contamination." </w:t>
      </w:r>
      <w:r w:rsidRPr="00FF167E">
        <w:rPr>
          <w:u w:val="single"/>
        </w:rPr>
        <w:t>J Dairy Sci</w:t>
      </w:r>
      <w:r w:rsidRPr="00FF167E">
        <w:t xml:space="preserve"> </w:t>
      </w:r>
      <w:r w:rsidRPr="00FF167E">
        <w:rPr>
          <w:b/>
        </w:rPr>
        <w:t>101</w:t>
      </w:r>
      <w:r w:rsidRPr="00FF167E">
        <w:t>(1): 530-536.</w:t>
      </w:r>
    </w:p>
    <w:p w14:paraId="042E1EFA" w14:textId="3301B0DA" w:rsidR="00AF7E8C" w:rsidRPr="00604EDE" w:rsidRDefault="004420CA">
      <w:pPr>
        <w:spacing w:before="240"/>
        <w:rPr>
          <w:rFonts w:ascii="Times New Roman" w:hAnsi="Times New Roman" w:cs="Times New Roman"/>
          <w:b/>
          <w:bCs/>
          <w:sz w:val="24"/>
          <w:szCs w:val="24"/>
          <w:rPrChange w:id="2180" w:author="Caitlin Jeffrey" w:date="2023-07-05T16:23:00Z">
            <w:rPr>
              <w:rFonts w:ascii="Times New Roman" w:hAnsi="Times New Roman" w:cs="Times New Roman"/>
              <w:b/>
              <w:bCs/>
              <w:noProof/>
              <w:sz w:val="24"/>
              <w:szCs w:val="24"/>
            </w:rPr>
          </w:rPrChange>
        </w:rPr>
        <w:pPrChange w:id="2181" w:author="Caitlin Jeffrey" w:date="2023-08-02T16:15:00Z">
          <w:pPr/>
        </w:pPrChange>
      </w:pPr>
      <w:r w:rsidRPr="00492F46">
        <w:rPr>
          <w:rFonts w:ascii="Times New Roman" w:hAnsi="Times New Roman" w:cs="Times New Roman"/>
          <w:b/>
          <w:bCs/>
          <w:sz w:val="24"/>
          <w:szCs w:val="24"/>
        </w:rPr>
        <w:fldChar w:fldCharType="end"/>
      </w:r>
    </w:p>
    <w:sectPr w:rsidR="00AF7E8C" w:rsidRPr="00604EDE" w:rsidSect="002457E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itlin Jeffrey" w:date="2023-06-30T10:12:00Z" w:initials="CJ">
    <w:p w14:paraId="7F8FB03E" w14:textId="4C6CB1C9" w:rsidR="00072C78" w:rsidRDefault="00072C78">
      <w:pPr>
        <w:pStyle w:val="CommentText"/>
      </w:pPr>
      <w:r>
        <w:rPr>
          <w:rStyle w:val="CommentReference"/>
        </w:rPr>
        <w:annotationRef/>
      </w:r>
      <w:r>
        <w:t xml:space="preserve">v3: took out everything related to </w:t>
      </w:r>
      <w:r w:rsidR="002B004E">
        <w:t>weighted LS; replaced language around “new” and “chronic” “IMI” with high SCC prevalence</w:t>
      </w:r>
    </w:p>
  </w:comment>
  <w:comment w:id="1" w:author="Caitlin Jeffrey" w:date="2023-06-09T13:03:00Z" w:initials="CJ">
    <w:p w14:paraId="6EA50C40" w14:textId="5E5A9E3A" w:rsidR="006259A1" w:rsidRDefault="006259A1">
      <w:pPr>
        <w:pStyle w:val="CommentText"/>
      </w:pPr>
      <w:r>
        <w:rPr>
          <w:rStyle w:val="CommentReference"/>
        </w:rPr>
        <w:annotationRef/>
      </w:r>
      <w:r w:rsidR="009163C4">
        <w:t>All authors of JDS papers should provide an interpretive summary of 100 words or less that summarizes the project’s expected importance or its economic, environmental, and/or social impact. The summary should appear at the top of the first page of the manuscript. Interpretive summaries will be peer reviewed. The summaries are intended for an audience who may not be familiar with work in the authors’ area of expertise and for government or media researchers, and they will provide JDS readers with a brief overview of the research presented in each issue</w:t>
      </w:r>
    </w:p>
  </w:comment>
  <w:comment w:id="2" w:author="Caitlin Jeffrey" w:date="2023-06-09T13:04:00Z" w:initials="CJ">
    <w:p w14:paraId="113B78DE" w14:textId="0A592917" w:rsidR="00D51CF5" w:rsidRDefault="00D51CF5">
      <w:pPr>
        <w:pStyle w:val="CommentText"/>
      </w:pPr>
      <w:r>
        <w:rPr>
          <w:rStyle w:val="CommentReference"/>
        </w:rPr>
        <w:annotationRef/>
      </w:r>
      <w:r w:rsidR="00822356">
        <w:t xml:space="preserve">The journal now accepts graphical abstracts for inclusion in the journal. Graphical abstracts are not required, but, if submitted, will undergo peer review. A graphical abstract is a single, concise visual summary of the main finding of the article. It should allow readers to quickly understand the main take-home message of the paper. The graphical abstract should include article highlights, which are 3 to 5 bullet points (maximum of 85 characters each, including spaces) aimed at a general audience. Highlights serve as a caption for the graphical abstract and should summarize the main findings of your research and capture the novelty of your results. Avoid technical jargon and abbreviations but use key words that will aid in the discoverability of your research. The graphical abstract and highlights should be placed into one document and uploaded to </w:t>
      </w:r>
      <w:proofErr w:type="spellStart"/>
      <w:r w:rsidR="00822356">
        <w:t>ScholarOne</w:t>
      </w:r>
      <w:proofErr w:type="spellEnd"/>
      <w:r w:rsidR="00822356">
        <w:t xml:space="preserve"> as a separate file from the main text</w:t>
      </w:r>
    </w:p>
  </w:comment>
  <w:comment w:id="3" w:author="Caitlin Jeffrey" w:date="2023-06-09T13:08:00Z" w:initials="CJ">
    <w:p w14:paraId="592122A8" w14:textId="0C69F03B" w:rsidR="00092F7B" w:rsidRDefault="00092F7B">
      <w:pPr>
        <w:pStyle w:val="CommentText"/>
      </w:pPr>
      <w:r>
        <w:rPr>
          <w:rStyle w:val="CommentReference"/>
        </w:rPr>
        <w:annotationRef/>
      </w:r>
      <w:r w:rsidR="00237E88">
        <w:t xml:space="preserve">Across the top of the </w:t>
      </w:r>
      <w:r w:rsidR="00237E88" w:rsidRPr="00CD563A">
        <w:rPr>
          <w:b/>
          <w:bCs/>
        </w:rPr>
        <w:t>title page (first page),</w:t>
      </w:r>
      <w:r w:rsidR="00237E88">
        <w:t xml:space="preserve"> indicate a running head (abbreviated title) of no more than 45 characters, preceded by “Running head:”</w:t>
      </w:r>
    </w:p>
  </w:comment>
  <w:comment w:id="4" w:author="Caitlin Jeffrey" w:date="2023-06-09T13:07:00Z" w:initials="CJ">
    <w:p w14:paraId="34B6AF56" w14:textId="3FB21148" w:rsidR="0045115A" w:rsidRDefault="0045115A">
      <w:pPr>
        <w:pStyle w:val="CommentText"/>
      </w:pPr>
      <w:r>
        <w:rPr>
          <w:rStyle w:val="CommentReference"/>
        </w:rPr>
        <w:annotationRef/>
      </w:r>
      <w:r w:rsidR="00236998">
        <w:t>A descriptive title—one that describes the subject of the article but does not reveal the main conclusions— should be used. The title should be short and informative and contain words or phrases used for indexing</w:t>
      </w:r>
    </w:p>
  </w:comment>
  <w:comment w:id="5" w:author="Caitlin Jeffrey" w:date="2023-06-09T13:16:00Z" w:initials="CJ">
    <w:p w14:paraId="6B05A5E1" w14:textId="2035191C" w:rsidR="007566F7" w:rsidRDefault="007566F7">
      <w:pPr>
        <w:pStyle w:val="CommentText"/>
      </w:pPr>
      <w:r>
        <w:rPr>
          <w:rStyle w:val="CommentReference"/>
        </w:rPr>
        <w:annotationRef/>
      </w:r>
      <w:r>
        <w:t>Under the title, names of authors should be given in mixed case (e.g., T. E. Smith or Tom E. Smith). Institutional addresses are displayed below the author names; numeric footnotes should be used to link each author’s name to an affiliation, in order from first to last author</w:t>
      </w:r>
    </w:p>
  </w:comment>
  <w:comment w:id="6" w:author="Caitlin Jeffrey" w:date="2023-06-09T13:16:00Z" w:initials="CJ">
    <w:p w14:paraId="48766D2E" w14:textId="2DBC3A90" w:rsidR="00CC44B5" w:rsidRDefault="00CC44B5">
      <w:pPr>
        <w:pStyle w:val="CommentText"/>
      </w:pPr>
      <w:r>
        <w:rPr>
          <w:rStyle w:val="CommentReference"/>
        </w:rPr>
        <w:annotationRef/>
      </w:r>
      <w:r w:rsidR="00CF77A9">
        <w:t>The full name, mailing address, phone number, and e-mail address of the corresponding author should appear directly below the affiliations on the title page. The corresponding author will be identified by a footnote symbol and e-mail address below the accepted line on the first page of the published article</w:t>
      </w:r>
    </w:p>
  </w:comment>
  <w:comment w:id="7" w:author="Caitlin Jeffrey" w:date="2023-05-01T12:18:00Z" w:initials="CJ">
    <w:p w14:paraId="4A2EF0B5" w14:textId="266F11A3" w:rsidR="007A7A5F" w:rsidRDefault="007A7A5F">
      <w:pPr>
        <w:pStyle w:val="CommentText"/>
      </w:pPr>
      <w:r>
        <w:rPr>
          <w:rStyle w:val="CommentReference"/>
        </w:rPr>
        <w:annotationRef/>
      </w:r>
      <w:r>
        <w:t>“The abstract should review important objectives, materials, results, conclusions, and applications as concisely as possible. Limit the use of abbreviations in the Abstract. Minimize the amount of data in the abstract and exclude statements of statistical probability (e.g., P &lt; 0.05). Exclude references to other works”</w:t>
      </w:r>
    </w:p>
  </w:comment>
  <w:comment w:id="53" w:author="Caitlin Jeffrey" w:date="2023-06-09T13:26:00Z" w:initials="CJ">
    <w:p w14:paraId="6D86D9A5" w14:textId="5AC065B4" w:rsidR="008905A2" w:rsidRDefault="008905A2">
      <w:pPr>
        <w:pStyle w:val="CommentText"/>
      </w:pPr>
      <w:r>
        <w:rPr>
          <w:rStyle w:val="CommentReference"/>
        </w:rPr>
        <w:annotationRef/>
      </w:r>
      <w:r w:rsidR="00BD7FE9">
        <w:t>After the abstract, list 2 to 5 key words or phrases</w:t>
      </w:r>
    </w:p>
  </w:comment>
  <w:comment w:id="54" w:author="Caitlin Jeffrey" w:date="2023-05-01T12:19:00Z" w:initials="CJ">
    <w:p w14:paraId="6ED280BE" w14:textId="53F5DE15" w:rsidR="00123751" w:rsidRDefault="00123751">
      <w:pPr>
        <w:pStyle w:val="CommentText"/>
      </w:pPr>
      <w:r>
        <w:rPr>
          <w:rStyle w:val="CommentReference"/>
        </w:rPr>
        <w:annotationRef/>
      </w:r>
      <w:r w:rsidR="003F7C52">
        <w:t>“</w:t>
      </w:r>
      <w:r w:rsidR="00802582">
        <w:t>Major Headings. Major headings consist of Abstract, Introduction, Materials and Methods, Results, Discussion (or Results and Discussion), Conclusions (optional), Acknowledgments, Appendix (optional), and References.</w:t>
      </w:r>
      <w:r w:rsidR="0045115A">
        <w:t>”</w:t>
      </w:r>
    </w:p>
  </w:comment>
  <w:comment w:id="55" w:author="Caitlin Jeffrey" w:date="2023-05-01T12:21:00Z" w:initials="CJ">
    <w:p w14:paraId="61794095" w14:textId="55B8A167" w:rsidR="00CB39D2" w:rsidRDefault="00CB39D2">
      <w:pPr>
        <w:pStyle w:val="CommentText"/>
      </w:pPr>
      <w:r>
        <w:rPr>
          <w:rStyle w:val="CommentReference"/>
        </w:rPr>
        <w:annotationRef/>
      </w:r>
      <w:r w:rsidR="00D91453">
        <w:t>The body of the paper should contain an introduction to the problem (questions, objectives, reasons for research, and related literature); materials, methods, experimental design, and procedures; and results, discussion, conclusions, and applications.</w:t>
      </w:r>
    </w:p>
  </w:comment>
  <w:comment w:id="56" w:author="Caitlin Jeffrey" w:date="2023-06-09T13:28:00Z" w:initials="CJ">
    <w:p w14:paraId="7DA41063" w14:textId="6EAC40CB" w:rsidR="001A7E4F" w:rsidRDefault="001A7E4F">
      <w:pPr>
        <w:pStyle w:val="CommentText"/>
      </w:pPr>
      <w:r>
        <w:rPr>
          <w:rStyle w:val="CommentReference"/>
        </w:rPr>
        <w:annotationRef/>
      </w:r>
      <w:r>
        <w:t>The introduction should concisely describe the rationale for conducting the study, background, objectives, and hypotheses to be tested</w:t>
      </w:r>
    </w:p>
  </w:comment>
  <w:comment w:id="190" w:author="Caitlin Jeffrey" w:date="2023-07-20T14:11:00Z" w:initials="CJ">
    <w:p w14:paraId="15729F0A" w14:textId="15A8789D" w:rsidR="00367B0C" w:rsidRDefault="00367B0C">
      <w:pPr>
        <w:pStyle w:val="CommentText"/>
      </w:pPr>
      <w:r>
        <w:rPr>
          <w:rStyle w:val="CommentReference"/>
        </w:rPr>
        <w:annotationRef/>
      </w:r>
      <w:r>
        <w:rPr>
          <w:rFonts w:ascii="Times New Roman" w:eastAsia="Times New Roman" w:hAnsi="Times New Roman" w:cs="Times New Roman"/>
          <w:color w:val="0E101A"/>
          <w:sz w:val="24"/>
          <w:szCs w:val="24"/>
        </w:rPr>
        <w:t xml:space="preserve">this one, we can reject the null hypothesis; so later, </w:t>
      </w:r>
      <w:proofErr w:type="gramStart"/>
      <w:r>
        <w:rPr>
          <w:rFonts w:ascii="Times New Roman" w:eastAsia="Times New Roman" w:hAnsi="Times New Roman" w:cs="Times New Roman"/>
          <w:color w:val="0E101A"/>
          <w:sz w:val="24"/>
          <w:szCs w:val="24"/>
        </w:rPr>
        <w:t>we’ll</w:t>
      </w:r>
      <w:proofErr w:type="gramEnd"/>
      <w:r>
        <w:rPr>
          <w:rFonts w:ascii="Times New Roman" w:eastAsia="Times New Roman" w:hAnsi="Times New Roman" w:cs="Times New Roman"/>
          <w:color w:val="0E101A"/>
          <w:sz w:val="24"/>
          <w:szCs w:val="24"/>
        </w:rPr>
        <w:t xml:space="preserve"> have insufficient evidence to accept this alterative hypothesis and are left accepting the null- that there is no difference</w:t>
      </w:r>
    </w:p>
  </w:comment>
  <w:comment w:id="255" w:author="Caitlin Jeffrey" w:date="2023-05-15T08:22:00Z" w:initials="CJ">
    <w:p w14:paraId="6F4BBAD9" w14:textId="77777777" w:rsidR="006238BB" w:rsidRDefault="006238BB" w:rsidP="006238BB">
      <w:pPr>
        <w:pStyle w:val="CommentText"/>
      </w:pPr>
      <w:r>
        <w:rPr>
          <w:rStyle w:val="CommentReference"/>
        </w:rPr>
        <w:annotationRef/>
      </w:r>
      <w:r>
        <w:t xml:space="preserve">I initially had this in Results, but moved it here to describe why I changed groupings to the three facility types (not the 4 bedding/housing combinations we planned on initially). </w:t>
      </w:r>
      <w:proofErr w:type="gramStart"/>
      <w:r>
        <w:t>But,</w:t>
      </w:r>
      <w:proofErr w:type="gramEnd"/>
      <w:r>
        <w:t xml:space="preserve"> maybe it should go back to Results?</w:t>
      </w:r>
    </w:p>
  </w:comment>
  <w:comment w:id="278" w:author="Caitlin Jeffrey" w:date="2023-07-20T09:00:00Z" w:initials="CJ">
    <w:p w14:paraId="2AC99350" w14:textId="35A2A85B" w:rsidR="00D77968" w:rsidRDefault="00D77968">
      <w:pPr>
        <w:pStyle w:val="CommentText"/>
      </w:pPr>
      <w:r>
        <w:rPr>
          <w:rStyle w:val="CommentReference"/>
        </w:rPr>
        <w:annotationRef/>
      </w:r>
      <w:r>
        <w:t>Figure this out</w:t>
      </w:r>
    </w:p>
  </w:comment>
  <w:comment w:id="298" w:author="Caitlin Jeffrey" w:date="2023-05-15T08:01:00Z" w:initials="CJ">
    <w:p w14:paraId="474C1430" w14:textId="460BD42C" w:rsidR="006238BB" w:rsidRDefault="006238BB" w:rsidP="006238BB">
      <w:pPr>
        <w:pStyle w:val="CommentText"/>
      </w:pPr>
      <w:r>
        <w:rPr>
          <w:rStyle w:val="CommentReference"/>
        </w:rPr>
        <w:annotationRef/>
      </w:r>
      <w:r>
        <w:t xml:space="preserve">Take out, as </w:t>
      </w:r>
      <w:proofErr w:type="gramStart"/>
      <w:r>
        <w:t>didn’t</w:t>
      </w:r>
      <w:proofErr w:type="gramEnd"/>
      <w:r>
        <w:t xml:space="preserve"> end up using this measurement</w:t>
      </w:r>
      <w:r w:rsidR="00FA6074">
        <w:t>?</w:t>
      </w:r>
    </w:p>
  </w:comment>
  <w:comment w:id="319" w:author="Caitlin Jeffrey" w:date="2023-07-20T09:03:00Z" w:initials="CJ">
    <w:p w14:paraId="3709CD5D" w14:textId="69DC59C0" w:rsidR="00FB6335" w:rsidRDefault="00FB6335">
      <w:pPr>
        <w:pStyle w:val="CommentText"/>
      </w:pPr>
      <w:r>
        <w:rPr>
          <w:rStyle w:val="CommentReference"/>
        </w:rPr>
        <w:annotationRef/>
      </w:r>
      <w:r>
        <w:t xml:space="preserve">Should </w:t>
      </w:r>
      <w:proofErr w:type="spellStart"/>
      <w:r>
        <w:t>i</w:t>
      </w:r>
      <w:proofErr w:type="spellEnd"/>
      <w:r>
        <w:t xml:space="preserve"> estimate time lag between collection and submission?</w:t>
      </w:r>
    </w:p>
  </w:comment>
  <w:comment w:id="420" w:author="Caitlin Jeffrey" w:date="2023-05-25T15:49:00Z" w:initials="CJ">
    <w:p w14:paraId="5845DB56" w14:textId="77777777" w:rsidR="0011401F" w:rsidRDefault="0011401F" w:rsidP="0011401F">
      <w:pPr>
        <w:pStyle w:val="CommentText"/>
      </w:pPr>
      <w:r>
        <w:rPr>
          <w:rStyle w:val="CommentReference"/>
        </w:rPr>
        <w:annotationRef/>
      </w:r>
      <w:r>
        <w:t xml:space="preserve">can use when NOT normally distributed, but need to have homogenous variance; if only want to say y/n difference in mean rank, </w:t>
      </w:r>
      <w:proofErr w:type="gramStart"/>
      <w:r>
        <w:t>don’t</w:t>
      </w:r>
      <w:proofErr w:type="gramEnd"/>
      <w:r>
        <w:t xml:space="preserve"> have to have don’t need to have the shape of the distribution of each group be the same</w:t>
      </w:r>
    </w:p>
  </w:comment>
  <w:comment w:id="464" w:author="Caitlin Jeffrey" w:date="2023-05-15T08:41:00Z" w:initials="CJ">
    <w:p w14:paraId="7BDA6FF6" w14:textId="77777777" w:rsidR="006238BB" w:rsidRDefault="006238BB" w:rsidP="006238BB">
      <w:pPr>
        <w:pStyle w:val="CommentText"/>
      </w:pPr>
      <w:r>
        <w:rPr>
          <w:rStyle w:val="CommentReference"/>
        </w:rPr>
        <w:annotationRef/>
      </w:r>
      <w:r>
        <w:t xml:space="preserve">maybe </w:t>
      </w:r>
      <w:proofErr w:type="spellStart"/>
      <w:r>
        <w:t>i</w:t>
      </w:r>
      <w:proofErr w:type="spellEnd"/>
      <w:r>
        <w:t xml:space="preserve"> should make a table of exactly what predictors I ended up being able to use, depending on the group size and avoiding correlation (</w:t>
      </w:r>
      <w:proofErr w:type="spellStart"/>
      <w:r>
        <w:t>ie</w:t>
      </w:r>
      <w:proofErr w:type="spellEnd"/>
      <w:r>
        <w:t>, complete confounding of one variable with another)</w:t>
      </w:r>
    </w:p>
  </w:comment>
  <w:comment w:id="473" w:author="Caitlin Jeffrey" w:date="2023-05-15T08:57:00Z" w:initials="CJ">
    <w:p w14:paraId="060638F7" w14:textId="77777777" w:rsidR="006238BB" w:rsidRDefault="006238BB" w:rsidP="006238BB">
      <w:pPr>
        <w:pStyle w:val="CommentText"/>
      </w:pPr>
      <w:r>
        <w:rPr>
          <w:rStyle w:val="CommentReference"/>
        </w:rPr>
        <w:annotationRef/>
      </w:r>
      <w:r>
        <w:t>I need to dig deeper back into the results from my multivariable models and find the best way to say this</w:t>
      </w:r>
    </w:p>
  </w:comment>
  <w:comment w:id="503" w:author="Caitlin Jeffrey" w:date="2023-05-15T05:58:00Z" w:initials="CJ">
    <w:p w14:paraId="0B068A48" w14:textId="42BB9331" w:rsidR="00131683" w:rsidRDefault="00131683" w:rsidP="00131683">
      <w:pPr>
        <w:pStyle w:val="CommentText"/>
      </w:pPr>
      <w:r>
        <w:rPr>
          <w:rStyle w:val="CommentReference"/>
        </w:rPr>
        <w:annotationRef/>
      </w:r>
      <w:proofErr w:type="gramStart"/>
      <w:r>
        <w:t>We’ll</w:t>
      </w:r>
      <w:proofErr w:type="gramEnd"/>
      <w:r>
        <w:t xml:space="preserve"> have to be careful/decide what level of association is appropriate to report- I had gone with 0.20 so far, but I’m not sure what’s best. Will just have to pick something and be up</w:t>
      </w:r>
      <w:r w:rsidR="00C27AB6">
        <w:t xml:space="preserve"> </w:t>
      </w:r>
      <w:r>
        <w:t>front about it</w:t>
      </w:r>
    </w:p>
  </w:comment>
  <w:comment w:id="514" w:author="Caitlin Jeffrey" w:date="2023-07-20T09:18:00Z" w:initials="CJ">
    <w:p w14:paraId="3E20DE0A" w14:textId="3F1375A3" w:rsidR="001A7482" w:rsidRDefault="001A7482">
      <w:pPr>
        <w:pStyle w:val="CommentText"/>
      </w:pPr>
      <w:r>
        <w:rPr>
          <w:rStyle w:val="CommentReference"/>
        </w:rPr>
        <w:annotationRef/>
      </w:r>
      <w:r>
        <w:t>Maybe this is redundant to above</w:t>
      </w:r>
    </w:p>
  </w:comment>
  <w:comment w:id="521" w:author="Caitlin Jeffrey" w:date="2022-06-14T11:22:00Z" w:initials="CJ">
    <w:p w14:paraId="14F3A183" w14:textId="77777777" w:rsidR="00131683" w:rsidRDefault="00131683" w:rsidP="00131683">
      <w:pPr>
        <w:pStyle w:val="CommentText"/>
      </w:pPr>
      <w:r>
        <w:rPr>
          <w:rStyle w:val="CommentReference"/>
        </w:rPr>
        <w:annotationRef/>
      </w:r>
      <w:r>
        <w:rPr>
          <w:noProof/>
        </w:rPr>
        <w:t>not sure exactly how to say this without sounding like i'm just cherry-picking from the results</w:t>
      </w:r>
    </w:p>
  </w:comment>
  <w:comment w:id="541" w:author="Caitlin Jeffrey" w:date="2023-06-09T13:30:00Z" w:initials="CJ">
    <w:p w14:paraId="1F2CF706" w14:textId="2CC2011E" w:rsidR="00B715A3" w:rsidRDefault="00B715A3">
      <w:pPr>
        <w:pStyle w:val="CommentText"/>
      </w:pPr>
      <w:r>
        <w:rPr>
          <w:rStyle w:val="CommentReference"/>
        </w:rPr>
        <w:annotationRef/>
      </w:r>
      <w:r w:rsidR="00FB375B">
        <w:t>Results and Discussion may be combined into a single section. If not, the Results section should not contain discussion of previously published work. Results and references to tables and figures already described in the results section should not be repeated in the Discussion.</w:t>
      </w:r>
    </w:p>
  </w:comment>
  <w:comment w:id="542" w:author="Caitlin Jeffrey" w:date="2023-05-12T15:57:00Z" w:initials="CJ">
    <w:p w14:paraId="2AD318D8" w14:textId="00A38CCC" w:rsidR="00CA29EB" w:rsidRDefault="00CA29EB" w:rsidP="00CA29EB">
      <w:pPr>
        <w:pStyle w:val="CommentText"/>
      </w:pPr>
      <w:r>
        <w:rPr>
          <w:rStyle w:val="CommentReference"/>
        </w:rPr>
        <w:annotationRef/>
      </w:r>
      <w:proofErr w:type="gramStart"/>
      <w:r>
        <w:t>We’ll</w:t>
      </w:r>
      <w:proofErr w:type="gramEnd"/>
      <w:r>
        <w:t xml:space="preserve"> need to choose what results exactly we’ll include; for now, </w:t>
      </w:r>
      <w:proofErr w:type="spellStart"/>
      <w:r>
        <w:t>i</w:t>
      </w:r>
      <w:proofErr w:type="spellEnd"/>
      <w:r>
        <w:t xml:space="preserve"> put in all the tables and all the box plots but obviously we can cut out a ton. The box plots might not need to go in at all, just a statement about how none of the </w:t>
      </w:r>
      <w:proofErr w:type="spellStart"/>
      <w:r>
        <w:t>anova</w:t>
      </w:r>
      <w:proofErr w:type="spellEnd"/>
      <w:r>
        <w:t xml:space="preserve"> were different? </w:t>
      </w:r>
    </w:p>
  </w:comment>
  <w:comment w:id="562" w:author="Caitlin Jeffrey" w:date="2023-05-25T15:25:00Z" w:initials="CJ">
    <w:p w14:paraId="0C5271AA" w14:textId="77777777" w:rsidR="00CA29EB" w:rsidRDefault="00CA29EB" w:rsidP="00CA29EB">
      <w:pPr>
        <w:pStyle w:val="CommentText"/>
      </w:pPr>
      <w:r>
        <w:rPr>
          <w:rStyle w:val="CommentReference"/>
        </w:rPr>
        <w:annotationRef/>
      </w:r>
      <w:r>
        <w:t xml:space="preserve">For table, present RAW CFU counts? </w:t>
      </w:r>
      <w:proofErr w:type="gramStart"/>
      <w:r>
        <w:t>Certainly</w:t>
      </w:r>
      <w:proofErr w:type="gramEnd"/>
      <w:r>
        <w:t xml:space="preserve"> need to for coliforms (too many 0’s); did Kruskal-Wallis on raw counts, but should it be log transformed counts? No difference in results; raw data more accurately reflects culture results </w:t>
      </w:r>
      <w:proofErr w:type="spellStart"/>
      <w:r>
        <w:t>bc</w:t>
      </w:r>
      <w:proofErr w:type="spellEnd"/>
      <w:r>
        <w:t xml:space="preserve"> non-zero figures forced in</w:t>
      </w:r>
    </w:p>
  </w:comment>
  <w:comment w:id="572" w:author="Caitlin Jeffrey" w:date="2022-05-19T19:01:00Z" w:initials="CJ">
    <w:p w14:paraId="51DF5069" w14:textId="77777777" w:rsidR="00CA29EB" w:rsidRDefault="00CA29EB" w:rsidP="00CA29EB">
      <w:pPr>
        <w:pStyle w:val="CommentText"/>
      </w:pPr>
      <w:r>
        <w:rPr>
          <w:rStyle w:val="CommentReference"/>
        </w:rPr>
        <w:annotationRef/>
      </w:r>
      <w:r>
        <w:rPr>
          <w:noProof/>
        </w:rPr>
        <w:t>mean or median cfu counts here? OR median (mean, range)...</w:t>
      </w:r>
    </w:p>
  </w:comment>
  <w:comment w:id="575" w:author="Caitlin Jeffrey" w:date="2023-05-25T15:49:00Z" w:initials="CJ">
    <w:p w14:paraId="7F1CBB2F" w14:textId="77777777" w:rsidR="00CA29EB" w:rsidRDefault="00CA29EB" w:rsidP="00CA29EB">
      <w:pPr>
        <w:pStyle w:val="CommentText"/>
      </w:pPr>
      <w:r>
        <w:rPr>
          <w:rStyle w:val="CommentReference"/>
        </w:rPr>
        <w:annotationRef/>
      </w:r>
      <w:r>
        <w:t xml:space="preserve">can use when NOT normally distributed, but need to have homogenous variance; if only want to say y/n difference in mean rank, </w:t>
      </w:r>
      <w:proofErr w:type="gramStart"/>
      <w:r>
        <w:t>don’t</w:t>
      </w:r>
      <w:proofErr w:type="gramEnd"/>
      <w:r>
        <w:t xml:space="preserve"> have to have don’t need to have the shape of the distribution of each group be the same</w:t>
      </w:r>
    </w:p>
  </w:comment>
  <w:comment w:id="583" w:author="Caitlin Jeffrey" w:date="2023-06-06T10:14:00Z" w:initials="CJ">
    <w:p w14:paraId="181CAB7A" w14:textId="77777777" w:rsidR="00895B63" w:rsidRDefault="00895B63" w:rsidP="00895B63">
      <w:pPr>
        <w:pStyle w:val="CommentText"/>
      </w:pPr>
      <w:r>
        <w:rPr>
          <w:rStyle w:val="CommentReference"/>
        </w:rPr>
        <w:annotationRef/>
      </w:r>
      <w:r>
        <w:t>Leave this as SD, as it gives new/different info than table? Change to 95% CI? Keep range, get rid</w:t>
      </w:r>
    </w:p>
  </w:comment>
  <w:comment w:id="605" w:author="Caitlin Jeffrey" w:date="2023-06-06T15:14:00Z" w:initials="CJ">
    <w:p w14:paraId="22BF2695" w14:textId="77777777" w:rsidR="00057CE1" w:rsidRDefault="00057CE1" w:rsidP="00057CE1">
      <w:pPr>
        <w:pStyle w:val="CommentText"/>
      </w:pPr>
      <w:r>
        <w:rPr>
          <w:rStyle w:val="CommentReference"/>
        </w:rPr>
        <w:annotationRef/>
      </w:r>
      <w:r>
        <w:t>With mean (SD; range)</w:t>
      </w:r>
    </w:p>
  </w:comment>
  <w:comment w:id="612" w:author="Caitlin Jeffrey" w:date="2023-06-06T15:14:00Z" w:initials="CJ">
    <w:p w14:paraId="1A37EDE2" w14:textId="77777777" w:rsidR="00057CE1" w:rsidRDefault="00057CE1" w:rsidP="00057CE1">
      <w:pPr>
        <w:pStyle w:val="CommentText"/>
      </w:pPr>
      <w:r>
        <w:rPr>
          <w:rStyle w:val="CommentReference"/>
        </w:rPr>
        <w:annotationRef/>
      </w:r>
      <w:r>
        <w:t>With mean (95% CI; range); combining range and 95% CI seems like too many numbers in one place…</w:t>
      </w:r>
    </w:p>
  </w:comment>
  <w:comment w:id="630" w:author="Caitlin Jeffrey" w:date="2023-08-04T17:01:00Z" w:initials="CJ">
    <w:p w14:paraId="051BE990" w14:textId="2062D86E" w:rsidR="00715689" w:rsidRDefault="00715689">
      <w:pPr>
        <w:pStyle w:val="CommentText"/>
      </w:pPr>
      <w:r>
        <w:rPr>
          <w:rStyle w:val="CommentReference"/>
        </w:rPr>
        <w:annotationRef/>
      </w:r>
      <w:r>
        <w:t xml:space="preserve">Presenting it like this </w:t>
      </w:r>
      <w:proofErr w:type="gramStart"/>
      <w:r>
        <w:t>won’t</w:t>
      </w:r>
      <w:proofErr w:type="gramEnd"/>
      <w:r>
        <w:t xml:space="preserve"> give directionality, or magnitude of any effects describe</w:t>
      </w:r>
    </w:p>
  </w:comment>
  <w:comment w:id="864" w:author="Caitlin Jeffrey" w:date="2023-05-15T05:58:00Z" w:initials="CJ">
    <w:p w14:paraId="5F58EC40" w14:textId="77777777" w:rsidR="008A5E20" w:rsidRDefault="008A5E20" w:rsidP="008A5E20">
      <w:pPr>
        <w:pStyle w:val="CommentText"/>
      </w:pPr>
      <w:r>
        <w:rPr>
          <w:rStyle w:val="CommentReference"/>
        </w:rPr>
        <w:annotationRef/>
      </w:r>
      <w:proofErr w:type="gramStart"/>
      <w:r>
        <w:t>We’ll</w:t>
      </w:r>
      <w:proofErr w:type="gramEnd"/>
      <w:r>
        <w:t xml:space="preserve"> have to be careful/decide what level of association is appropriate to report- I had gone with 0.20 so far, but I’m not sure what’s best. Will just have to pick something and be upfront about it</w:t>
      </w:r>
    </w:p>
  </w:comment>
  <w:comment w:id="865" w:author="Caitlin Jeffrey" w:date="2022-06-14T11:22:00Z" w:initials="CJ">
    <w:p w14:paraId="716C4EBB" w14:textId="77777777" w:rsidR="008A5E20" w:rsidRDefault="008A5E20" w:rsidP="008A5E20">
      <w:pPr>
        <w:pStyle w:val="CommentText"/>
      </w:pPr>
      <w:r>
        <w:rPr>
          <w:rStyle w:val="CommentReference"/>
        </w:rPr>
        <w:annotationRef/>
      </w:r>
      <w:r>
        <w:rPr>
          <w:noProof/>
        </w:rPr>
        <w:t>not sure exactly how to say this without sounding like i'm just cherry-picking from the results</w:t>
      </w:r>
    </w:p>
  </w:comment>
  <w:comment w:id="867" w:author="Caitlin Jeffrey" w:date="2023-05-15T05:57:00Z" w:initials="CJ">
    <w:p w14:paraId="631542F5" w14:textId="77777777" w:rsidR="008A5E20" w:rsidRDefault="008A5E20" w:rsidP="008A5E20">
      <w:pPr>
        <w:pStyle w:val="CommentText"/>
      </w:pPr>
      <w:r>
        <w:rPr>
          <w:rStyle w:val="CommentReference"/>
        </w:rPr>
        <w:annotationRef/>
      </w:r>
      <w:r>
        <w:t xml:space="preserve">should I put p-values int the text in this section? </w:t>
      </w:r>
      <w:proofErr w:type="gramStart"/>
      <w:r>
        <w:t>They’re</w:t>
      </w:r>
      <w:proofErr w:type="gramEnd"/>
      <w:r>
        <w:t xml:space="preserve"> in the table.</w:t>
      </w:r>
    </w:p>
  </w:comment>
  <w:comment w:id="940" w:author="Caitlin Jeffrey" w:date="2023-05-15T06:26:00Z" w:initials="CJ">
    <w:p w14:paraId="41B6A7EA" w14:textId="77777777" w:rsidR="008A5E20" w:rsidRDefault="008A5E20" w:rsidP="008A5E20">
      <w:pPr>
        <w:pStyle w:val="CommentText"/>
      </w:pPr>
      <w:r>
        <w:rPr>
          <w:rStyle w:val="CommentReference"/>
        </w:rPr>
        <w:annotationRef/>
      </w:r>
      <w:r>
        <w:t>This summarizes the results of table 8 and is a bit tighter compared to the wordage above, and includes p-values</w:t>
      </w:r>
    </w:p>
  </w:comment>
  <w:comment w:id="956" w:author="Caitlin Jeffrey" w:date="2023-06-09T13:32:00Z" w:initials="CJ">
    <w:p w14:paraId="06EBF5E6" w14:textId="6327129D" w:rsidR="00294B87" w:rsidRDefault="00294B87">
      <w:pPr>
        <w:pStyle w:val="CommentText"/>
      </w:pPr>
      <w:r>
        <w:rPr>
          <w:rStyle w:val="CommentReference"/>
        </w:rPr>
        <w:annotationRef/>
      </w:r>
      <w:r>
        <w:t>The Discussion should begin with a brief summary of the paper. An optional separate conclusions section may follow the discussion</w:t>
      </w:r>
    </w:p>
  </w:comment>
  <w:comment w:id="966" w:author="Caitlin Jeffrey" w:date="2023-07-07T12:30:00Z" w:initials="CJ">
    <w:p w14:paraId="56C551A0" w14:textId="77777777" w:rsidR="009C3656" w:rsidRDefault="009C3656" w:rsidP="009C3656">
      <w:pPr>
        <w:pStyle w:val="CommentText"/>
      </w:pPr>
      <w:r>
        <w:rPr>
          <w:rStyle w:val="CommentReference"/>
        </w:rPr>
        <w:annotationRef/>
      </w:r>
      <w:r>
        <w:t>Bring in contagious vs. environmental classification?</w:t>
      </w:r>
    </w:p>
  </w:comment>
  <w:comment w:id="977" w:author="Caitlin Jeffrey" w:date="2023-07-07T12:30:00Z" w:initials="CJ">
    <w:p w14:paraId="6B869873" w14:textId="49779A07" w:rsidR="00846DB5" w:rsidRDefault="00846DB5">
      <w:pPr>
        <w:pStyle w:val="CommentText"/>
      </w:pPr>
      <w:r>
        <w:rPr>
          <w:rStyle w:val="CommentReference"/>
        </w:rPr>
        <w:annotationRef/>
      </w:r>
      <w:r>
        <w:t>Bring in contagious vs. environmental classification?</w:t>
      </w:r>
    </w:p>
  </w:comment>
  <w:comment w:id="1029" w:author="Caitlin Jeffrey" w:date="2023-06-01T11:03:00Z" w:initials="CJ">
    <w:p w14:paraId="6D3B3C13" w14:textId="77777777" w:rsidR="00A21424" w:rsidRDefault="00A21424" w:rsidP="00A21424">
      <w:pPr>
        <w:pStyle w:val="CommentText"/>
      </w:pPr>
      <w:r>
        <w:rPr>
          <w:rStyle w:val="CommentReference"/>
        </w:rPr>
        <w:annotationRef/>
      </w:r>
      <w:r>
        <w:t xml:space="preserve">Maybe this </w:t>
      </w:r>
      <w:proofErr w:type="gramStart"/>
      <w:r>
        <w:t>isn’t</w:t>
      </w:r>
      <w:proofErr w:type="gramEnd"/>
      <w:r>
        <w:t xml:space="preserve"> appropriate to include here?</w:t>
      </w:r>
    </w:p>
  </w:comment>
  <w:comment w:id="1053" w:author="Caitlin Jeffrey" w:date="2023-07-07T12:43:00Z" w:initials="CJ">
    <w:p w14:paraId="5DA22BFE" w14:textId="669B949D" w:rsidR="00E941C2" w:rsidRDefault="00E941C2">
      <w:pPr>
        <w:pStyle w:val="CommentText"/>
      </w:pPr>
      <w:r>
        <w:rPr>
          <w:rStyle w:val="CommentReference"/>
        </w:rPr>
        <w:annotationRef/>
      </w:r>
      <w:r>
        <w:t>Again, maybe not appropriate to include this at all?</w:t>
      </w:r>
    </w:p>
  </w:comment>
  <w:comment w:id="1070" w:author="Caitlin Jeffrey" w:date="2023-07-07T12:49:00Z" w:initials="CJ">
    <w:p w14:paraId="314B97F7" w14:textId="60F4FF03" w:rsidR="001C5B19" w:rsidRDefault="001C5B19">
      <w:pPr>
        <w:pStyle w:val="CommentText"/>
      </w:pPr>
      <w:r>
        <w:rPr>
          <w:rStyle w:val="CommentReference"/>
        </w:rPr>
        <w:annotationRef/>
      </w:r>
      <w:proofErr w:type="spellStart"/>
      <w:r>
        <w:t>Barberg</w:t>
      </w:r>
      <w:proofErr w:type="spellEnd"/>
      <w:r>
        <w:t xml:space="preserve"> and Lobeck primarily shavings/sawdust, Shane “alter</w:t>
      </w:r>
      <w:r w:rsidR="00A91E9F">
        <w:t>native materials”</w:t>
      </w:r>
    </w:p>
  </w:comment>
  <w:comment w:id="1137" w:author="Caitlin Jeffrey" w:date="2023-07-07T12:58:00Z" w:initials="CJ">
    <w:p w14:paraId="6944AED9" w14:textId="6AD73EF2" w:rsidR="000560D9" w:rsidRDefault="000560D9">
      <w:pPr>
        <w:pStyle w:val="CommentText"/>
      </w:pPr>
      <w:r>
        <w:rPr>
          <w:rStyle w:val="CommentReference"/>
        </w:rPr>
        <w:annotationRef/>
      </w:r>
      <w:r>
        <w:t>reference?</w:t>
      </w:r>
    </w:p>
  </w:comment>
  <w:comment w:id="1163" w:author="Caitlin Jeffrey" w:date="2023-07-10T13:19:00Z" w:initials="CJ">
    <w:p w14:paraId="5E52482E" w14:textId="03EF93AB" w:rsidR="00416F8C" w:rsidRDefault="00416F8C">
      <w:pPr>
        <w:pStyle w:val="CommentText"/>
      </w:pPr>
      <w:r>
        <w:rPr>
          <w:rStyle w:val="CommentReference"/>
        </w:rPr>
        <w:annotationRef/>
      </w:r>
      <w:proofErr w:type="gramStart"/>
      <w:r w:rsidR="003E2261">
        <w:rPr>
          <w:rStyle w:val="CommentReference"/>
        </w:rPr>
        <w:t>How’s</w:t>
      </w:r>
      <w:proofErr w:type="gramEnd"/>
      <w:r w:rsidR="003E2261">
        <w:rPr>
          <w:rStyle w:val="CommentReference"/>
        </w:rPr>
        <w:t xml:space="preserve"> this</w:t>
      </w:r>
      <w:r w:rsidR="00151197">
        <w:rPr>
          <w:rStyle w:val="CommentReference"/>
        </w:rPr>
        <w:t xml:space="preserve"> now?</w:t>
      </w:r>
    </w:p>
  </w:comment>
  <w:comment w:id="1244" w:author="Caitlin Jeffrey" w:date="2023-06-02T11:59:00Z" w:initials="CJ">
    <w:p w14:paraId="59B63ABB" w14:textId="77777777" w:rsidR="00A21424" w:rsidRDefault="00A21424" w:rsidP="00A21424">
      <w:pPr>
        <w:pStyle w:val="CommentText"/>
      </w:pPr>
      <w:r>
        <w:rPr>
          <w:rStyle w:val="CommentReference"/>
        </w:rPr>
        <w:annotationRef/>
      </w:r>
      <w:r>
        <w:t>Not sure where to include this, but it seems important that I should be careful drawing conclusions about the number of env. Strep, Staph, coliform infections based on BTM</w:t>
      </w:r>
    </w:p>
  </w:comment>
  <w:comment w:id="1255" w:author="Caitlin Jeffrey" w:date="2023-05-11T15:00:00Z" w:initials="CJ">
    <w:p w14:paraId="4CD73E80" w14:textId="77777777" w:rsidR="00A21424" w:rsidRDefault="00A21424" w:rsidP="00A21424">
      <w:pPr>
        <w:pStyle w:val="CommentText"/>
      </w:pPr>
      <w:r>
        <w:rPr>
          <w:rStyle w:val="CommentReference"/>
        </w:rPr>
        <w:annotationRef/>
      </w:r>
      <w:r>
        <w:t xml:space="preserve">I know </w:t>
      </w:r>
      <w:proofErr w:type="gramStart"/>
      <w:r>
        <w:t>it’s</w:t>
      </w:r>
      <w:proofErr w:type="gramEnd"/>
      <w:r>
        <w:t xml:space="preserve"> not appropriate to include p-values here in the discussion; but I put them all in for now for each univariate result for us to be able to decide at what level of significance we want to include a finding, and what kind of language to use around describing them.</w:t>
      </w:r>
    </w:p>
  </w:comment>
  <w:comment w:id="1357" w:author="Caitlin Jeffrey" w:date="2023-05-11T17:33:00Z" w:initials="CJ">
    <w:p w14:paraId="78859C0C" w14:textId="77777777" w:rsidR="00A21424" w:rsidRDefault="00A21424" w:rsidP="00A21424">
      <w:pPr>
        <w:pStyle w:val="CommentText"/>
      </w:pPr>
      <w:r>
        <w:rPr>
          <w:rStyle w:val="CommentReference"/>
        </w:rPr>
        <w:annotationRef/>
      </w:r>
      <w:r>
        <w:t>Maybe I could go back and look at some of the papers that used the 4-point hygiene scale and see how our farms compare to those in other studies</w:t>
      </w:r>
    </w:p>
  </w:comment>
  <w:comment w:id="1369" w:author="Caitlin Jeffrey" w:date="2023-05-12T09:50:00Z" w:initials="CJ">
    <w:p w14:paraId="4B063C40" w14:textId="77777777" w:rsidR="00A21424" w:rsidRDefault="00A21424" w:rsidP="00A21424">
      <w:pPr>
        <w:pStyle w:val="CommentText"/>
      </w:pPr>
      <w:r>
        <w:rPr>
          <w:rStyle w:val="CommentReference"/>
        </w:rPr>
        <w:annotationRef/>
      </w:r>
      <w:r>
        <w:t>Maybe directly compare more metrics between our farms and other farms using BPs from these papers; LS, BTSCC, avg. cow SCC?</w:t>
      </w:r>
    </w:p>
  </w:comment>
  <w:comment w:id="1397" w:author="Caitlin Jeffrey" w:date="2023-05-11T17:51:00Z" w:initials="CJ">
    <w:p w14:paraId="49423047" w14:textId="77777777" w:rsidR="00A21424" w:rsidRDefault="00A21424" w:rsidP="00A21424">
      <w:pPr>
        <w:pStyle w:val="CommentText"/>
      </w:pPr>
      <w:r>
        <w:rPr>
          <w:rStyle w:val="CommentReference"/>
        </w:rPr>
        <w:annotationRef/>
      </w:r>
      <w:r>
        <w:t>citation</w:t>
      </w:r>
    </w:p>
  </w:comment>
  <w:comment w:id="1490" w:author="Caitlin Jeffrey" w:date="2023-05-01T12:23:00Z" w:initials="CJ">
    <w:p w14:paraId="4BF4B4BB" w14:textId="435BECD7" w:rsidR="005F6F84" w:rsidRDefault="005F6F84">
      <w:pPr>
        <w:pStyle w:val="CommentText"/>
      </w:pPr>
      <w:r>
        <w:rPr>
          <w:rStyle w:val="CommentReference"/>
        </w:rPr>
        <w:annotationRef/>
      </w:r>
      <w:r w:rsidR="004F2A53">
        <w:t>The conclusion section should consist of one brief paragraph (approximately 150 words) that states the main conclusions from the study. As such, it should not contain references to other works</w:t>
      </w:r>
    </w:p>
  </w:comment>
  <w:comment w:id="1511" w:author="Caitlin Jeffrey" w:date="2023-07-05T15:29:00Z" w:initials="CJ">
    <w:p w14:paraId="5F52ABDC" w14:textId="22272A95" w:rsidR="00761AEF" w:rsidRDefault="00761AEF">
      <w:pPr>
        <w:pStyle w:val="CommentText"/>
      </w:pPr>
      <w:r>
        <w:rPr>
          <w:rStyle w:val="CommentReference"/>
        </w:rPr>
        <w:annotationRef/>
      </w:r>
      <w:r w:rsidR="00912812">
        <w:t xml:space="preserve">Leso review- </w:t>
      </w:r>
      <w:r w:rsidR="004526F3">
        <w:t>should be sufficient</w:t>
      </w:r>
      <w:r w:rsidR="00A63B5D">
        <w:t xml:space="preserve">… should </w:t>
      </w:r>
      <w:r w:rsidR="00EA7DD4">
        <w:t>we talk about this in intro?</w:t>
      </w:r>
    </w:p>
  </w:comment>
  <w:comment w:id="1641" w:author="Caitlin Jeffrey" w:date="2023-06-09T13:34:00Z" w:initials="CJ">
    <w:p w14:paraId="6C439132" w14:textId="77777777" w:rsidR="004A5ACF" w:rsidRDefault="004A5ACF">
      <w:pPr>
        <w:pStyle w:val="CommentText"/>
      </w:pPr>
      <w:r>
        <w:rPr>
          <w:rStyle w:val="CommentReference"/>
        </w:rPr>
        <w:annotationRef/>
      </w:r>
      <w:r w:rsidR="00612EAC">
        <w:t>List only pertinent references. No more than 3 references should be needed to support a specific concept. Research papers and reviews should cite a reasonable number of references. Abstracts and articles from nonpeer-reviewed magazines and proceedings should be cited sparingly.</w:t>
      </w:r>
    </w:p>
    <w:p w14:paraId="140E3F7C" w14:textId="77777777" w:rsidR="0012082F" w:rsidRDefault="0012082F">
      <w:pPr>
        <w:pStyle w:val="CommentText"/>
      </w:pPr>
    </w:p>
    <w:p w14:paraId="19CF0F28" w14:textId="67F5EED7" w:rsidR="0012082F" w:rsidRDefault="0012082F">
      <w:pPr>
        <w:pStyle w:val="CommentText"/>
      </w:pPr>
      <w:r>
        <w:t>For journal articles, include all authors (do not use “et al.”), year, article title, abbreviated journal name, volume, page range, and digital object identifier (DOI). Inclusive page numbers (or article identifiers) must be provided and the DOI included if available. Hyde, M. L., M. R. Wilkens, and D. R. Fraser. 2019. In vivo measurement of strontium absorption from the rumen of dairy cows as an index of calcium absorption capacity. J. Dairy Sci. 102:5699–5705. https://doi.org/10.3168/jds.2018 -16052.</w:t>
      </w:r>
    </w:p>
  </w:comment>
  <w:comment w:id="1645" w:author="Caitlin Jeffrey" w:date="2023-06-09T13:01:00Z" w:initials="CJ">
    <w:p w14:paraId="16E6A47A" w14:textId="77777777" w:rsidR="00CF677B" w:rsidRDefault="00CF677B">
      <w:pPr>
        <w:pStyle w:val="CommentText"/>
      </w:pPr>
      <w:r>
        <w:rPr>
          <w:rStyle w:val="CommentReference"/>
        </w:rPr>
        <w:annotationRef/>
      </w:r>
      <w:r w:rsidRPr="00CF677B">
        <w:t>Tables and figures should be placed in separate sections at the end of the manuscript</w:t>
      </w:r>
    </w:p>
    <w:p w14:paraId="2BA10524" w14:textId="77777777" w:rsidR="00373AD7" w:rsidRDefault="00373AD7">
      <w:pPr>
        <w:pStyle w:val="CommentText"/>
      </w:pPr>
    </w:p>
    <w:p w14:paraId="21D889DE" w14:textId="77777777" w:rsidR="00373AD7" w:rsidRDefault="00373AD7">
      <w:pPr>
        <w:pStyle w:val="CommentText"/>
      </w:pPr>
      <w:r>
        <w:t>To facilitate review, figures should be placed at the end of the manuscript, with each caption appearing on the same page as the corresponding figure.</w:t>
      </w:r>
    </w:p>
    <w:p w14:paraId="5FB43147" w14:textId="77777777" w:rsidR="00E043A4" w:rsidRDefault="00E043A4">
      <w:pPr>
        <w:pStyle w:val="CommentText"/>
      </w:pPr>
    </w:p>
    <w:p w14:paraId="7760F372" w14:textId="77777777" w:rsidR="00E609AD" w:rsidRDefault="00E043A4">
      <w:pPr>
        <w:pStyle w:val="CommentText"/>
      </w:pPr>
      <w:r>
        <w:t xml:space="preserve">• Figure size. Prepare figures at final size for publication. Figures should be prepared to fit one column (8.9 cm wide), 2 columns (14 cm wide), or full-page width (19 cm wide). </w:t>
      </w:r>
    </w:p>
    <w:p w14:paraId="2C9A713D" w14:textId="71C39611" w:rsidR="00E609AD" w:rsidRDefault="00E043A4">
      <w:pPr>
        <w:pStyle w:val="CommentText"/>
      </w:pPr>
      <w:r>
        <w:t xml:space="preserve">• Font size. Ensure that all type within the figure and axis labels is readable at final publication size. A minimum type size of 8 points (after reduction to publication size) should be used. The font size should be proportional to the overall size of the figure (within a range of 8 to 12 points at final publication size). </w:t>
      </w:r>
    </w:p>
    <w:p w14:paraId="43A3E5B7" w14:textId="77777777" w:rsidR="00E609AD" w:rsidRDefault="00E043A4">
      <w:pPr>
        <w:pStyle w:val="CommentText"/>
      </w:pPr>
      <w:r>
        <w:t xml:space="preserve">• Fonts. For best readability, use Helvetica, Times New Roman, Arial, and the symbols palette within those fonts to annotate and label figures (for data points, axis descriptors, units, legends). </w:t>
      </w:r>
    </w:p>
    <w:p w14:paraId="517839E0" w14:textId="77777777" w:rsidR="00E609AD" w:rsidRDefault="00E043A4">
      <w:pPr>
        <w:pStyle w:val="CommentText"/>
      </w:pPr>
      <w:r>
        <w:t xml:space="preserve">• Line weight. For line graphs, use a minimum stroke weight of 1 point for all lines. Use solid, </w:t>
      </w:r>
      <w:proofErr w:type="spellStart"/>
      <w:r>
        <w:t>longdash</w:t>
      </w:r>
      <w:proofErr w:type="spellEnd"/>
      <w:r>
        <w:t xml:space="preserve">, short-dash, and dotted lines to distinguish line types. Avoid the use of gray lines, as these will not reproduce well. Lines with different symbols for the data points may also be used to distinguish curves. Axes and ticks should be in black (not gray) with a thickness of at least 1 point. </w:t>
      </w:r>
    </w:p>
    <w:p w14:paraId="76BD52DD" w14:textId="77777777" w:rsidR="00E609AD" w:rsidRDefault="00E043A4">
      <w:pPr>
        <w:pStyle w:val="CommentText"/>
      </w:pPr>
      <w:r>
        <w:t xml:space="preserve">• Axis labels. Each axis should have a descriptor and a unit. Units may be separated from the descriptor by a comma or parentheses. </w:t>
      </w:r>
    </w:p>
    <w:p w14:paraId="64B1A3A9" w14:textId="77777777" w:rsidR="00E609AD" w:rsidRDefault="00E043A4">
      <w:pPr>
        <w:pStyle w:val="CommentText"/>
      </w:pPr>
      <w:r>
        <w:t xml:space="preserve">•Shading and fill patterns. With the elimination of print in 2019, full color can be used in all figures at no additional charge. Complex patterns and 3-dimensional effects reproduce poorly and should not be used. Unnecessary backgrounds and grid lines should be removed from graphs. </w:t>
      </w:r>
    </w:p>
    <w:p w14:paraId="471C6F84" w14:textId="77777777" w:rsidR="00E609AD" w:rsidRDefault="00E043A4">
      <w:pPr>
        <w:pStyle w:val="CommentText"/>
      </w:pPr>
      <w:r>
        <w:t xml:space="preserve">• Symbols. Identify curves and data points using the following symbols only: □, </w:t>
      </w:r>
      <w:r>
        <w:rPr>
          <w:rFonts w:ascii="Arial" w:hAnsi="Arial" w:cs="Arial"/>
        </w:rPr>
        <w:t>■</w:t>
      </w:r>
      <w:r>
        <w:t xml:space="preserve">, </w:t>
      </w:r>
      <w:r>
        <w:rPr>
          <w:rFonts w:ascii="Calibri" w:hAnsi="Calibri" w:cs="Calibri"/>
        </w:rPr>
        <w:t>○</w:t>
      </w:r>
      <w:r>
        <w:t xml:space="preserve">, </w:t>
      </w:r>
      <w:r>
        <w:rPr>
          <w:rFonts w:ascii="Calibri" w:hAnsi="Calibri" w:cs="Calibri"/>
        </w:rPr>
        <w:t>●</w:t>
      </w:r>
      <w:r>
        <w:t xml:space="preserve">, </w:t>
      </w:r>
      <w:r>
        <w:rPr>
          <w:rFonts w:ascii="Arial" w:hAnsi="Arial" w:cs="Arial"/>
        </w:rPr>
        <w:t>▲</w:t>
      </w:r>
      <w:r>
        <w:t xml:space="preserve">, </w:t>
      </w:r>
      <w:r>
        <w:rPr>
          <w:rFonts w:ascii="Arial" w:hAnsi="Arial" w:cs="Arial"/>
        </w:rPr>
        <w:t>▼</w:t>
      </w:r>
      <w:r>
        <w:t xml:space="preserve">, +, or </w:t>
      </w:r>
      <w:r>
        <w:rPr>
          <w:rFonts w:ascii="Calibri" w:hAnsi="Calibri" w:cs="Calibri"/>
        </w:rPr>
        <w:t>×</w:t>
      </w:r>
      <w:r>
        <w:t xml:space="preserve">. Symbols should be defined in the figure caption or in a key on the figure (but not both). • File formats. Figures can be submitted in PDF, EPS, TIFF, and JPEG formats or pasted into Microsoft Word. Note that pasting into Word often reduces figure quality. Authors may upload high-resolution figures (preferably as TIFFs) in addition to the figures pasted into Word for review. </w:t>
      </w:r>
    </w:p>
    <w:p w14:paraId="04632DE0" w14:textId="77777777" w:rsidR="00E609AD" w:rsidRDefault="00E043A4">
      <w:pPr>
        <w:pStyle w:val="CommentText"/>
      </w:pPr>
      <w:r>
        <w:t xml:space="preserve">•Color and grayscale figures. Color figures should be prepared and submitted in RGB (not CMYK). Figures that are to be published in grayscale (black and white) should be submitted in grayscale because color may mask contrast problems that are apparent only when the figure is reproduced in grayscale. </w:t>
      </w:r>
    </w:p>
    <w:p w14:paraId="0C72916B" w14:textId="2FB31617" w:rsidR="00E043A4" w:rsidRDefault="00E043A4">
      <w:pPr>
        <w:pStyle w:val="CommentText"/>
      </w:pPr>
      <w:r>
        <w:t>• Resolution. Minimum resolution is 600 dpi for grayscale and color figures, and 1,200 dpi for line art. Submitting figures that do not meet these requirements may delay publication of your article</w:t>
      </w:r>
    </w:p>
    <w:p w14:paraId="2D515281" w14:textId="77777777" w:rsidR="00E609AD" w:rsidRDefault="00E609AD">
      <w:pPr>
        <w:pStyle w:val="CommentText"/>
      </w:pPr>
      <w:r>
        <w:t xml:space="preserve">Captions. The caption should provide sufficient information that the figure can be understood without excessive reference to the text. All author-derived abbreviations and symbols used in the figure should be defined in the caption. </w:t>
      </w:r>
    </w:p>
    <w:p w14:paraId="27520704" w14:textId="00D959A9" w:rsidR="00E609AD" w:rsidRDefault="00E609AD">
      <w:pPr>
        <w:pStyle w:val="CommentText"/>
      </w:pPr>
      <w:r>
        <w:t>• General tips. Do not use three-dimensional bar charts unless essential to the presentation of the data. Use color or the simplest grayscale shading scheme possible to present the data clearly. Ensure that data, symbols, axis labels, lines, and key are clear and easily readable at final publication size.</w:t>
      </w:r>
    </w:p>
  </w:comment>
  <w:comment w:id="1649" w:author="Caitlin Jeffrey" w:date="2023-06-09T13:01:00Z" w:initials="CJ">
    <w:p w14:paraId="376B821B" w14:textId="77777777" w:rsidR="00CF677B" w:rsidRDefault="00CF677B">
      <w:pPr>
        <w:pStyle w:val="CommentText"/>
      </w:pPr>
      <w:r>
        <w:rPr>
          <w:rStyle w:val="CommentReference"/>
        </w:rPr>
        <w:annotationRef/>
      </w:r>
      <w:r w:rsidRPr="00CF677B">
        <w:t>Tables and figures should be placed in separate sections at the end of the manuscript</w:t>
      </w:r>
    </w:p>
    <w:p w14:paraId="00AA3573" w14:textId="77777777" w:rsidR="005031C1" w:rsidRDefault="005031C1">
      <w:pPr>
        <w:pStyle w:val="CommentText"/>
      </w:pPr>
    </w:p>
    <w:p w14:paraId="37DB8974" w14:textId="77777777" w:rsidR="005031C1" w:rsidRDefault="005031C1">
      <w:pPr>
        <w:pStyle w:val="CommentText"/>
      </w:pPr>
      <w:r>
        <w:t>Tables should be self-explanatory and understandable without excessive reference to the text</w:t>
      </w:r>
    </w:p>
    <w:p w14:paraId="25D95CB6" w14:textId="77777777" w:rsidR="00E20C3F" w:rsidRDefault="00E20C3F">
      <w:pPr>
        <w:pStyle w:val="CommentText"/>
      </w:pPr>
    </w:p>
    <w:p w14:paraId="384CA652" w14:textId="22823098" w:rsidR="00E20C3F" w:rsidRDefault="00E20C3F">
      <w:pPr>
        <w:pStyle w:val="CommentText"/>
      </w:pPr>
      <w:r>
        <w:t>Tables must be prepared using the table feature in Microsoft Word. When possible, tables should be organized to fit across the page without running landscape. Be aware of the dimensions of the standard page size (8.5 × 11 in) when planning tables (use of more than 15 columns may create layout problems). The table title should describe concisely for comprehensively the data shown; it does not require an ending period. Bold and italic typefaces should not be used in tables. Limit the data field to the minimum needed for meaningful comparison within the accuracy of the methods. Abbreviations should conform to journal style and be consistent with those used in the text. For differences among means within a row or column, superscript letters should be used as appropriate sequentially (e.g., a, ab, b, c, cd) consistently from largest to smallest means and defined in the footnote. Informational footnotes should be numbered and each footnote should begin a new line (see sample table).</w:t>
      </w:r>
    </w:p>
  </w:comment>
  <w:comment w:id="1651" w:author="Caitlin Jeffrey" w:date="2023-05-31T11:20:00Z" w:initials="CJ">
    <w:p w14:paraId="1BF2BBE1" w14:textId="77777777" w:rsidR="00CA29EB" w:rsidRDefault="00CA29EB" w:rsidP="00CA29EB">
      <w:pPr>
        <w:pStyle w:val="CommentText"/>
      </w:pPr>
      <w:r>
        <w:rPr>
          <w:rStyle w:val="CommentReference"/>
        </w:rPr>
        <w:annotationRef/>
      </w:r>
      <w:r>
        <w:t>95% CI instead of SD so can compare to previous studies; get rid of range?</w:t>
      </w:r>
    </w:p>
    <w:p w14:paraId="4A1E7257" w14:textId="77777777" w:rsidR="00CA29EB" w:rsidRDefault="00CA29EB" w:rsidP="00CA29EB">
      <w:pPr>
        <w:pStyle w:val="CommentText"/>
      </w:pPr>
      <w:r>
        <w:t>Also, made a mean, 95% CI for coliforms in this one</w:t>
      </w:r>
    </w:p>
  </w:comment>
  <w:comment w:id="1697" w:author="Caitlin Jeffrey" w:date="2023-06-06T09:30:00Z" w:initials="CJ">
    <w:p w14:paraId="1A6193F0" w14:textId="77777777" w:rsidR="00E10BDE" w:rsidRDefault="00E10BDE" w:rsidP="00E10BDE">
      <w:pPr>
        <w:pStyle w:val="CommentText"/>
      </w:pPr>
      <w:r>
        <w:rPr>
          <w:rStyle w:val="CommentReference"/>
        </w:rPr>
        <w:annotationRef/>
      </w:r>
      <w:r>
        <w:t>Keep range? Get rid of range?</w:t>
      </w:r>
    </w:p>
  </w:comment>
  <w:comment w:id="2148" w:author="Caitlin Jeffrey" w:date="2023-05-15T05:50:00Z" w:initials="CJ">
    <w:p w14:paraId="2E44ACBC" w14:textId="77777777" w:rsidR="009910FE" w:rsidRDefault="009910FE" w:rsidP="009910FE">
      <w:pPr>
        <w:pStyle w:val="CommentText"/>
      </w:pPr>
      <w:r>
        <w:rPr>
          <w:rStyle w:val="CommentReference"/>
        </w:rPr>
        <w:annotationRef/>
      </w:r>
      <w:r>
        <w:t xml:space="preserve">Need to decide if including bacteriology in results; </w:t>
      </w:r>
      <w:proofErr w:type="gramStart"/>
      <w:r>
        <w:t>didn’t</w:t>
      </w:r>
      <w:proofErr w:type="gramEnd"/>
      <w:r>
        <w:t xml:space="preserve"> work to do any modelling on it (everything was over-parametrized), but could just have descriptive results in here?</w:t>
      </w:r>
    </w:p>
  </w:comment>
  <w:comment w:id="2147" w:author="Caitlin Jeffrey" w:date="2022-05-20T10:34:00Z" w:initials="CJ">
    <w:p w14:paraId="1BA37EEB" w14:textId="77777777" w:rsidR="009910FE" w:rsidRDefault="009910FE" w:rsidP="009910FE">
      <w:pPr>
        <w:pStyle w:val="CommentText"/>
      </w:pPr>
      <w:r>
        <w:rPr>
          <w:rStyle w:val="CommentReference"/>
        </w:rPr>
        <w:annotationRef/>
      </w:r>
      <w:r>
        <w:rPr>
          <w:noProof/>
        </w:rPr>
        <w:t>should every important word be capitalized in section headings? or just first word?</w:t>
      </w:r>
    </w:p>
  </w:comment>
  <w:comment w:id="2177" w:author="Caitlin Jeffrey" w:date="2023-05-15T05:54:00Z" w:initials="CJ">
    <w:p w14:paraId="0192C80F" w14:textId="77777777" w:rsidR="009910FE" w:rsidRDefault="009910FE" w:rsidP="009910FE">
      <w:pPr>
        <w:pStyle w:val="CommentText"/>
      </w:pPr>
      <w:r>
        <w:rPr>
          <w:rStyle w:val="CommentReference"/>
        </w:rPr>
        <w:annotationRef/>
      </w:r>
      <w:r>
        <w:t xml:space="preserve">Can decide whether we like boxplot of the hygiene data, or just keep Table 7 which summarizes it (and you can see with means +/- SD that they </w:t>
      </w:r>
      <w:proofErr w:type="gramStart"/>
      <w:r>
        <w:t>aren’t</w:t>
      </w:r>
      <w:proofErr w:type="gramEnd"/>
      <w:r>
        <w:t xml:space="preserve"> statistically different)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8FB03E" w15:done="0"/>
  <w15:commentEx w15:paraId="6EA50C40" w15:done="0"/>
  <w15:commentEx w15:paraId="113B78DE" w15:done="0"/>
  <w15:commentEx w15:paraId="592122A8" w15:done="0"/>
  <w15:commentEx w15:paraId="34B6AF56" w15:done="0"/>
  <w15:commentEx w15:paraId="6B05A5E1" w15:done="0"/>
  <w15:commentEx w15:paraId="48766D2E" w15:done="0"/>
  <w15:commentEx w15:paraId="4A2EF0B5" w15:done="0"/>
  <w15:commentEx w15:paraId="6D86D9A5" w15:done="0"/>
  <w15:commentEx w15:paraId="6ED280BE" w15:done="0"/>
  <w15:commentEx w15:paraId="61794095" w15:done="0"/>
  <w15:commentEx w15:paraId="7DA41063" w15:done="0"/>
  <w15:commentEx w15:paraId="15729F0A" w15:done="0"/>
  <w15:commentEx w15:paraId="6F4BBAD9" w15:done="0"/>
  <w15:commentEx w15:paraId="2AC99350" w15:done="0"/>
  <w15:commentEx w15:paraId="474C1430" w15:done="0"/>
  <w15:commentEx w15:paraId="3709CD5D" w15:done="0"/>
  <w15:commentEx w15:paraId="5845DB56" w15:done="0"/>
  <w15:commentEx w15:paraId="7BDA6FF6" w15:done="0"/>
  <w15:commentEx w15:paraId="060638F7" w15:done="0"/>
  <w15:commentEx w15:paraId="0B068A48" w15:done="0"/>
  <w15:commentEx w15:paraId="3E20DE0A" w15:done="0"/>
  <w15:commentEx w15:paraId="14F3A183" w15:done="0"/>
  <w15:commentEx w15:paraId="1F2CF706" w15:done="0"/>
  <w15:commentEx w15:paraId="2AD318D8" w15:done="0"/>
  <w15:commentEx w15:paraId="0C5271AA" w15:done="0"/>
  <w15:commentEx w15:paraId="51DF5069" w15:done="0"/>
  <w15:commentEx w15:paraId="7F1CBB2F" w15:done="0"/>
  <w15:commentEx w15:paraId="181CAB7A" w15:done="0"/>
  <w15:commentEx w15:paraId="22BF2695" w15:done="0"/>
  <w15:commentEx w15:paraId="1A37EDE2" w15:done="0"/>
  <w15:commentEx w15:paraId="051BE990" w15:done="0"/>
  <w15:commentEx w15:paraId="5F58EC40" w15:done="0"/>
  <w15:commentEx w15:paraId="716C4EBB" w15:done="0"/>
  <w15:commentEx w15:paraId="631542F5" w15:done="0"/>
  <w15:commentEx w15:paraId="41B6A7EA" w15:done="0"/>
  <w15:commentEx w15:paraId="06EBF5E6" w15:done="0"/>
  <w15:commentEx w15:paraId="56C551A0" w15:done="0"/>
  <w15:commentEx w15:paraId="6B869873" w15:done="0"/>
  <w15:commentEx w15:paraId="6D3B3C13" w15:done="0"/>
  <w15:commentEx w15:paraId="5DA22BFE" w15:done="0"/>
  <w15:commentEx w15:paraId="314B97F7" w15:done="0"/>
  <w15:commentEx w15:paraId="6944AED9" w15:done="0"/>
  <w15:commentEx w15:paraId="5E52482E" w15:done="0"/>
  <w15:commentEx w15:paraId="59B63ABB" w15:done="0"/>
  <w15:commentEx w15:paraId="4CD73E80" w15:done="0"/>
  <w15:commentEx w15:paraId="78859C0C" w15:done="0"/>
  <w15:commentEx w15:paraId="4B063C40" w15:done="0"/>
  <w15:commentEx w15:paraId="49423047" w15:done="0"/>
  <w15:commentEx w15:paraId="4BF4B4BB" w15:done="0"/>
  <w15:commentEx w15:paraId="5F52ABDC" w15:done="0"/>
  <w15:commentEx w15:paraId="19CF0F28" w15:done="0"/>
  <w15:commentEx w15:paraId="27520704" w15:done="0"/>
  <w15:commentEx w15:paraId="384CA652" w15:done="0"/>
  <w15:commentEx w15:paraId="4A1E7257" w15:done="0"/>
  <w15:commentEx w15:paraId="1A6193F0" w15:done="0"/>
  <w15:commentEx w15:paraId="2E44ACBC" w15:done="0"/>
  <w15:commentEx w15:paraId="1BA37EEB" w15:done="0"/>
  <w15:commentEx w15:paraId="0192C8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928F1" w16cex:dateUtc="2023-06-30T14:12:00Z"/>
  <w16cex:commentExtensible w16cex:durableId="282DA187" w16cex:dateUtc="2023-06-09T17:03:00Z"/>
  <w16cex:commentExtensible w16cex:durableId="282DA1EC" w16cex:dateUtc="2023-06-09T17:04:00Z"/>
  <w16cex:commentExtensible w16cex:durableId="282DA2B1" w16cex:dateUtc="2023-06-09T17:08:00Z"/>
  <w16cex:commentExtensible w16cex:durableId="282DA278" w16cex:dateUtc="2023-06-09T17:07:00Z"/>
  <w16cex:commentExtensible w16cex:durableId="282DA4AC" w16cex:dateUtc="2023-06-09T17:16:00Z"/>
  <w16cex:commentExtensible w16cex:durableId="282DA4CB" w16cex:dateUtc="2023-06-09T17:16:00Z"/>
  <w16cex:commentExtensible w16cex:durableId="27FA2CA2" w16cex:dateUtc="2023-05-01T16:18:00Z"/>
  <w16cex:commentExtensible w16cex:durableId="282DA6FD" w16cex:dateUtc="2023-06-09T17:26:00Z"/>
  <w16cex:commentExtensible w16cex:durableId="27FA2CCA" w16cex:dateUtc="2023-05-01T16:19:00Z"/>
  <w16cex:commentExtensible w16cex:durableId="27FA2D45" w16cex:dateUtc="2023-05-01T16:21:00Z"/>
  <w16cex:commentExtensible w16cex:durableId="282DA783" w16cex:dateUtc="2023-06-09T17:28:00Z"/>
  <w16cex:commentExtensible w16cex:durableId="2863BF01" w16cex:dateUtc="2023-07-20T18:11:00Z"/>
  <w16cex:commentExtensible w16cex:durableId="280C6A38" w16cex:dateUtc="2023-05-15T12:22:00Z"/>
  <w16cex:commentExtensible w16cex:durableId="28637615" w16cex:dateUtc="2023-07-20T13:00:00Z"/>
  <w16cex:commentExtensible w16cex:durableId="280C6563" w16cex:dateUtc="2023-05-15T12:01:00Z"/>
  <w16cex:commentExtensible w16cex:durableId="286376FD" w16cex:dateUtc="2023-07-20T13:03:00Z"/>
  <w16cex:commentExtensible w16cex:durableId="284FDAA9" w16cex:dateUtc="2023-05-25T19:49:00Z"/>
  <w16cex:commentExtensible w16cex:durableId="280C6EC0" w16cex:dateUtc="2023-05-15T12:41:00Z"/>
  <w16cex:commentExtensible w16cex:durableId="280C727D" w16cex:dateUtc="2023-05-15T12:57:00Z"/>
  <w16cex:commentExtensible w16cex:durableId="284FE140" w16cex:dateUtc="2023-05-15T09:58:00Z"/>
  <w16cex:commentExtensible w16cex:durableId="28637ABD" w16cex:dateUtc="2023-07-20T13:18:00Z"/>
  <w16cex:commentExtensible w16cex:durableId="284FE13F" w16cex:dateUtc="2022-06-14T15:22:00Z"/>
  <w16cex:commentExtensible w16cex:durableId="282DA811" w16cex:dateUtc="2023-06-09T17:30:00Z"/>
  <w16cex:commentExtensible w16cex:durableId="2808E07D" w16cex:dateUtc="2023-05-12T19:57:00Z"/>
  <w16cex:commentExtensible w16cex:durableId="2819FC82" w16cex:dateUtc="2023-05-25T19:25:00Z"/>
  <w16cex:commentExtensible w16cex:durableId="26311286" w16cex:dateUtc="2022-05-19T23:01:00Z"/>
  <w16cex:commentExtensible w16cex:durableId="281A0208" w16cex:dateUtc="2023-05-25T19:49:00Z"/>
  <w16cex:commentExtensible w16cex:durableId="28298597" w16cex:dateUtc="2023-06-06T14:14:00Z"/>
  <w16cex:commentExtensible w16cex:durableId="2829CBCB" w16cex:dateUtc="2023-06-06T19:14:00Z"/>
  <w16cex:commentExtensible w16cex:durableId="2829CBD9" w16cex:dateUtc="2023-06-06T19:14:00Z"/>
  <w16cex:commentExtensible w16cex:durableId="2877AD51" w16cex:dateUtc="2023-08-04T21:01:00Z"/>
  <w16cex:commentExtensible w16cex:durableId="280C486B" w16cex:dateUtc="2023-05-15T09:58:00Z"/>
  <w16cex:commentExtensible w16cex:durableId="2652EDEA" w16cex:dateUtc="2022-06-14T15:22:00Z"/>
  <w16cex:commentExtensible w16cex:durableId="280C4850" w16cex:dateUtc="2023-05-15T09:57:00Z"/>
  <w16cex:commentExtensible w16cex:durableId="280C4F20" w16cex:dateUtc="2023-05-15T10:26:00Z"/>
  <w16cex:commentExtensible w16cex:durableId="282DA866" w16cex:dateUtc="2023-06-09T17:32:00Z"/>
  <w16cex:commentExtensible w16cex:durableId="2856A69C" w16cex:dateUtc="2023-07-07T16:30:00Z"/>
  <w16cex:commentExtensible w16cex:durableId="285283D3" w16cex:dateUtc="2023-07-07T16:30:00Z"/>
  <w16cex:commentExtensible w16cex:durableId="2822F96D" w16cex:dateUtc="2023-06-01T15:03:00Z"/>
  <w16cex:commentExtensible w16cex:durableId="28528706" w16cex:dateUtc="2023-07-07T16:43:00Z"/>
  <w16cex:commentExtensible w16cex:durableId="28528875" w16cex:dateUtc="2023-07-07T16:49:00Z"/>
  <w16cex:commentExtensible w16cex:durableId="28528A65" w16cex:dateUtc="2023-07-07T16:58:00Z"/>
  <w16cex:commentExtensible w16cex:durableId="285683DE" w16cex:dateUtc="2023-07-10T17:19:00Z"/>
  <w16cex:commentExtensible w16cex:durableId="2824583C" w16cex:dateUtc="2023-06-02T15:59:00Z"/>
  <w16cex:commentExtensible w16cex:durableId="2807817D" w16cex:dateUtc="2023-05-11T19:00:00Z"/>
  <w16cex:commentExtensible w16cex:durableId="2807A55E" w16cex:dateUtc="2023-05-11T21:33:00Z"/>
  <w16cex:commentExtensible w16cex:durableId="2831544C" w16cex:dateUtc="2023-05-12T13:50:00Z"/>
  <w16cex:commentExtensible w16cex:durableId="2807A9A5" w16cex:dateUtc="2023-05-11T21:51:00Z"/>
  <w16cex:commentExtensible w16cex:durableId="27FA2DC6" w16cex:dateUtc="2023-05-01T16:23:00Z"/>
  <w16cex:commentExtensible w16cex:durableId="28500ABE" w16cex:dateUtc="2023-07-05T19:29:00Z"/>
  <w16cex:commentExtensible w16cex:durableId="282DA8F0" w16cex:dateUtc="2023-06-09T17:34:00Z"/>
  <w16cex:commentExtensible w16cex:durableId="282DA136" w16cex:dateUtc="2023-06-09T17:01:00Z"/>
  <w16cex:commentExtensible w16cex:durableId="282DA142" w16cex:dateUtc="2023-06-09T17:01:00Z"/>
  <w16cex:commentExtensible w16cex:durableId="2821ABFA" w16cex:dateUtc="2023-05-31T15:20:00Z"/>
  <w16cex:commentExtensible w16cex:durableId="28297B46" w16cex:dateUtc="2023-06-06T13:30:00Z"/>
  <w16cex:commentExtensible w16cex:durableId="280C468B" w16cex:dateUtc="2023-05-15T09:50:00Z"/>
  <w16cex:commentExtensible w16cex:durableId="2631ED3B" w16cex:dateUtc="2022-05-20T14:34:00Z"/>
  <w16cex:commentExtensible w16cex:durableId="280C4788" w16cex:dateUtc="2023-05-15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8FB03E" w16cid:durableId="284928F1"/>
  <w16cid:commentId w16cid:paraId="6EA50C40" w16cid:durableId="282DA187"/>
  <w16cid:commentId w16cid:paraId="113B78DE" w16cid:durableId="282DA1EC"/>
  <w16cid:commentId w16cid:paraId="592122A8" w16cid:durableId="282DA2B1"/>
  <w16cid:commentId w16cid:paraId="34B6AF56" w16cid:durableId="282DA278"/>
  <w16cid:commentId w16cid:paraId="6B05A5E1" w16cid:durableId="282DA4AC"/>
  <w16cid:commentId w16cid:paraId="48766D2E" w16cid:durableId="282DA4CB"/>
  <w16cid:commentId w16cid:paraId="4A2EF0B5" w16cid:durableId="27FA2CA2"/>
  <w16cid:commentId w16cid:paraId="6D86D9A5" w16cid:durableId="282DA6FD"/>
  <w16cid:commentId w16cid:paraId="6ED280BE" w16cid:durableId="27FA2CCA"/>
  <w16cid:commentId w16cid:paraId="61794095" w16cid:durableId="27FA2D45"/>
  <w16cid:commentId w16cid:paraId="7DA41063" w16cid:durableId="282DA783"/>
  <w16cid:commentId w16cid:paraId="15729F0A" w16cid:durableId="2863BF01"/>
  <w16cid:commentId w16cid:paraId="6F4BBAD9" w16cid:durableId="280C6A38"/>
  <w16cid:commentId w16cid:paraId="2AC99350" w16cid:durableId="28637615"/>
  <w16cid:commentId w16cid:paraId="474C1430" w16cid:durableId="280C6563"/>
  <w16cid:commentId w16cid:paraId="3709CD5D" w16cid:durableId="286376FD"/>
  <w16cid:commentId w16cid:paraId="5845DB56" w16cid:durableId="284FDAA9"/>
  <w16cid:commentId w16cid:paraId="7BDA6FF6" w16cid:durableId="280C6EC0"/>
  <w16cid:commentId w16cid:paraId="060638F7" w16cid:durableId="280C727D"/>
  <w16cid:commentId w16cid:paraId="0B068A48" w16cid:durableId="284FE140"/>
  <w16cid:commentId w16cid:paraId="3E20DE0A" w16cid:durableId="28637ABD"/>
  <w16cid:commentId w16cid:paraId="14F3A183" w16cid:durableId="284FE13F"/>
  <w16cid:commentId w16cid:paraId="1F2CF706" w16cid:durableId="282DA811"/>
  <w16cid:commentId w16cid:paraId="2AD318D8" w16cid:durableId="2808E07D"/>
  <w16cid:commentId w16cid:paraId="0C5271AA" w16cid:durableId="2819FC82"/>
  <w16cid:commentId w16cid:paraId="51DF5069" w16cid:durableId="26311286"/>
  <w16cid:commentId w16cid:paraId="7F1CBB2F" w16cid:durableId="281A0208"/>
  <w16cid:commentId w16cid:paraId="181CAB7A" w16cid:durableId="28298597"/>
  <w16cid:commentId w16cid:paraId="22BF2695" w16cid:durableId="2829CBCB"/>
  <w16cid:commentId w16cid:paraId="1A37EDE2" w16cid:durableId="2829CBD9"/>
  <w16cid:commentId w16cid:paraId="051BE990" w16cid:durableId="2877AD51"/>
  <w16cid:commentId w16cid:paraId="5F58EC40" w16cid:durableId="280C486B"/>
  <w16cid:commentId w16cid:paraId="716C4EBB" w16cid:durableId="2652EDEA"/>
  <w16cid:commentId w16cid:paraId="631542F5" w16cid:durableId="280C4850"/>
  <w16cid:commentId w16cid:paraId="41B6A7EA" w16cid:durableId="280C4F20"/>
  <w16cid:commentId w16cid:paraId="06EBF5E6" w16cid:durableId="282DA866"/>
  <w16cid:commentId w16cid:paraId="56C551A0" w16cid:durableId="2856A69C"/>
  <w16cid:commentId w16cid:paraId="6B869873" w16cid:durableId="285283D3"/>
  <w16cid:commentId w16cid:paraId="6D3B3C13" w16cid:durableId="2822F96D"/>
  <w16cid:commentId w16cid:paraId="5DA22BFE" w16cid:durableId="28528706"/>
  <w16cid:commentId w16cid:paraId="314B97F7" w16cid:durableId="28528875"/>
  <w16cid:commentId w16cid:paraId="6944AED9" w16cid:durableId="28528A65"/>
  <w16cid:commentId w16cid:paraId="5E52482E" w16cid:durableId="285683DE"/>
  <w16cid:commentId w16cid:paraId="59B63ABB" w16cid:durableId="2824583C"/>
  <w16cid:commentId w16cid:paraId="4CD73E80" w16cid:durableId="2807817D"/>
  <w16cid:commentId w16cid:paraId="78859C0C" w16cid:durableId="2807A55E"/>
  <w16cid:commentId w16cid:paraId="4B063C40" w16cid:durableId="2831544C"/>
  <w16cid:commentId w16cid:paraId="49423047" w16cid:durableId="2807A9A5"/>
  <w16cid:commentId w16cid:paraId="4BF4B4BB" w16cid:durableId="27FA2DC6"/>
  <w16cid:commentId w16cid:paraId="5F52ABDC" w16cid:durableId="28500ABE"/>
  <w16cid:commentId w16cid:paraId="19CF0F28" w16cid:durableId="282DA8F0"/>
  <w16cid:commentId w16cid:paraId="27520704" w16cid:durableId="282DA136"/>
  <w16cid:commentId w16cid:paraId="384CA652" w16cid:durableId="282DA142"/>
  <w16cid:commentId w16cid:paraId="4A1E7257" w16cid:durableId="2821ABFA"/>
  <w16cid:commentId w16cid:paraId="1A6193F0" w16cid:durableId="28297B46"/>
  <w16cid:commentId w16cid:paraId="2E44ACBC" w16cid:durableId="280C468B"/>
  <w16cid:commentId w16cid:paraId="1BA37EEB" w16cid:durableId="2631ED3B"/>
  <w16cid:commentId w16cid:paraId="0192C80F" w16cid:durableId="280C47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57687" w14:textId="77777777" w:rsidR="00331729" w:rsidRDefault="00331729">
      <w:pPr>
        <w:spacing w:after="0" w:line="240" w:lineRule="auto"/>
      </w:pPr>
      <w:r>
        <w:separator/>
      </w:r>
    </w:p>
  </w:endnote>
  <w:endnote w:type="continuationSeparator" w:id="0">
    <w:p w14:paraId="144D6B38" w14:textId="77777777" w:rsidR="00331729" w:rsidRDefault="00331729">
      <w:pPr>
        <w:spacing w:after="0" w:line="240" w:lineRule="auto"/>
      </w:pPr>
      <w:r>
        <w:continuationSeparator/>
      </w:r>
    </w:p>
  </w:endnote>
  <w:endnote w:type="continuationNotice" w:id="1">
    <w:p w14:paraId="02D95304" w14:textId="77777777" w:rsidR="00331729" w:rsidRDefault="003317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07B3F" w14:textId="77777777" w:rsidR="00331729" w:rsidRDefault="00331729">
      <w:pPr>
        <w:spacing w:after="0" w:line="240" w:lineRule="auto"/>
      </w:pPr>
      <w:r>
        <w:separator/>
      </w:r>
    </w:p>
  </w:footnote>
  <w:footnote w:type="continuationSeparator" w:id="0">
    <w:p w14:paraId="414239D8" w14:textId="77777777" w:rsidR="00331729" w:rsidRDefault="00331729">
      <w:pPr>
        <w:spacing w:after="0" w:line="240" w:lineRule="auto"/>
      </w:pPr>
      <w:r>
        <w:continuationSeparator/>
      </w:r>
    </w:p>
  </w:footnote>
  <w:footnote w:type="continuationNotice" w:id="1">
    <w:p w14:paraId="580C6B54" w14:textId="77777777" w:rsidR="00331729" w:rsidRDefault="0033172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212B1"/>
    <w:multiLevelType w:val="hybridMultilevel"/>
    <w:tmpl w:val="F7B8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46D87"/>
    <w:multiLevelType w:val="hybridMultilevel"/>
    <w:tmpl w:val="AE241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10334564">
    <w:abstractNumId w:val="7"/>
  </w:num>
  <w:num w:numId="2" w16cid:durableId="551842567">
    <w:abstractNumId w:val="9"/>
  </w:num>
  <w:num w:numId="3" w16cid:durableId="1029913699">
    <w:abstractNumId w:val="0"/>
  </w:num>
  <w:num w:numId="4" w16cid:durableId="805896722">
    <w:abstractNumId w:val="2"/>
  </w:num>
  <w:num w:numId="5" w16cid:durableId="1142117712">
    <w:abstractNumId w:val="8"/>
  </w:num>
  <w:num w:numId="6" w16cid:durableId="1597858771">
    <w:abstractNumId w:val="11"/>
  </w:num>
  <w:num w:numId="7" w16cid:durableId="1746801638">
    <w:abstractNumId w:val="1"/>
  </w:num>
  <w:num w:numId="8" w16cid:durableId="1234006511">
    <w:abstractNumId w:val="10"/>
  </w:num>
  <w:num w:numId="9" w16cid:durableId="343363631">
    <w:abstractNumId w:val="5"/>
  </w:num>
  <w:num w:numId="10" w16cid:durableId="1655523156">
    <w:abstractNumId w:val="4"/>
  </w:num>
  <w:num w:numId="11" w16cid:durableId="734664174">
    <w:abstractNumId w:val="6"/>
  </w:num>
  <w:num w:numId="12" w16cid:durableId="95348684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lt;/item&gt;&lt;item&gt;2&lt;/item&gt;&lt;item&gt;3&lt;/item&gt;&lt;item&gt;561&lt;/item&gt;&lt;item&gt;562&lt;/item&gt;&lt;item&gt;563&lt;/item&gt;&lt;item&gt;564&lt;/item&gt;&lt;item&gt;573&lt;/item&gt;&lt;item&gt;574&lt;/item&gt;&lt;item&gt;575&lt;/item&gt;&lt;item&gt;576&lt;/item&gt;&lt;item&gt;577&lt;/item&gt;&lt;item&gt;578&lt;/item&gt;&lt;item&gt;579&lt;/item&gt;&lt;item&gt;580&lt;/item&gt;&lt;item&gt;581&lt;/item&gt;&lt;item&gt;582&lt;/item&gt;&lt;item&gt;583&lt;/item&gt;&lt;item&gt;585&lt;/item&gt;&lt;item&gt;587&lt;/item&gt;&lt;item&gt;589&lt;/item&gt;&lt;item&gt;590&lt;/item&gt;&lt;item&gt;591&lt;/item&gt;&lt;item&gt;593&lt;/item&gt;&lt;item&gt;594&lt;/item&gt;&lt;item&gt;595&lt;/item&gt;&lt;item&gt;596&lt;/item&gt;&lt;item&gt;598&lt;/item&gt;&lt;item&gt;599&lt;/item&gt;&lt;item&gt;600&lt;/item&gt;&lt;item&gt;601&lt;/item&gt;&lt;item&gt;602&lt;/item&gt;&lt;item&gt;603&lt;/item&gt;&lt;item&gt;604&lt;/item&gt;&lt;item&gt;605&lt;/item&gt;&lt;item&gt;606&lt;/item&gt;&lt;item&gt;609&lt;/item&gt;&lt;item&gt;610&lt;/item&gt;&lt;item&gt;611&lt;/item&gt;&lt;item&gt;612&lt;/item&gt;&lt;item&gt;613&lt;/item&gt;&lt;item&gt;614&lt;/item&gt;&lt;item&gt;616&lt;/item&gt;&lt;item&gt;618&lt;/item&gt;&lt;item&gt;620&lt;/item&gt;&lt;item&gt;621&lt;/item&gt;&lt;item&gt;622&lt;/item&gt;&lt;item&gt;623&lt;/item&gt;&lt;item&gt;624&lt;/item&gt;&lt;item&gt;625&lt;/item&gt;&lt;item&gt;626&lt;/item&gt;&lt;/record-ids&gt;&lt;/item&gt;&lt;/Libraries&gt;"/>
  </w:docVars>
  <w:rsids>
    <w:rsidRoot w:val="00B91228"/>
    <w:rsid w:val="000018DC"/>
    <w:rsid w:val="0000478B"/>
    <w:rsid w:val="00010324"/>
    <w:rsid w:val="0001071E"/>
    <w:rsid w:val="000108C1"/>
    <w:rsid w:val="0001480A"/>
    <w:rsid w:val="0001512D"/>
    <w:rsid w:val="00016BD8"/>
    <w:rsid w:val="00016DA9"/>
    <w:rsid w:val="00021DF8"/>
    <w:rsid w:val="00023F67"/>
    <w:rsid w:val="00026EE6"/>
    <w:rsid w:val="00030B71"/>
    <w:rsid w:val="000325A6"/>
    <w:rsid w:val="00034951"/>
    <w:rsid w:val="00034B10"/>
    <w:rsid w:val="000351E9"/>
    <w:rsid w:val="000355CF"/>
    <w:rsid w:val="0003598E"/>
    <w:rsid w:val="00036D10"/>
    <w:rsid w:val="00036FB3"/>
    <w:rsid w:val="000375E7"/>
    <w:rsid w:val="00040E01"/>
    <w:rsid w:val="00041AD2"/>
    <w:rsid w:val="00045C42"/>
    <w:rsid w:val="000507F4"/>
    <w:rsid w:val="00054801"/>
    <w:rsid w:val="000560D9"/>
    <w:rsid w:val="00056584"/>
    <w:rsid w:val="00057CE1"/>
    <w:rsid w:val="00062957"/>
    <w:rsid w:val="000640E6"/>
    <w:rsid w:val="000651A8"/>
    <w:rsid w:val="00066E66"/>
    <w:rsid w:val="00072C78"/>
    <w:rsid w:val="00072EAB"/>
    <w:rsid w:val="0007764E"/>
    <w:rsid w:val="00077F06"/>
    <w:rsid w:val="00081233"/>
    <w:rsid w:val="000829F6"/>
    <w:rsid w:val="000840F1"/>
    <w:rsid w:val="000852C0"/>
    <w:rsid w:val="00085C80"/>
    <w:rsid w:val="00087FBC"/>
    <w:rsid w:val="0009112F"/>
    <w:rsid w:val="00092F7B"/>
    <w:rsid w:val="00093CAD"/>
    <w:rsid w:val="0009472F"/>
    <w:rsid w:val="00096355"/>
    <w:rsid w:val="00096E59"/>
    <w:rsid w:val="000A071B"/>
    <w:rsid w:val="000A0CEC"/>
    <w:rsid w:val="000A3FE6"/>
    <w:rsid w:val="000A4286"/>
    <w:rsid w:val="000A52D2"/>
    <w:rsid w:val="000A60FF"/>
    <w:rsid w:val="000A77F2"/>
    <w:rsid w:val="000B1A57"/>
    <w:rsid w:val="000B3194"/>
    <w:rsid w:val="000B3518"/>
    <w:rsid w:val="000B4F9B"/>
    <w:rsid w:val="000B6341"/>
    <w:rsid w:val="000B6384"/>
    <w:rsid w:val="000C05E2"/>
    <w:rsid w:val="000C13FA"/>
    <w:rsid w:val="000C1F98"/>
    <w:rsid w:val="000C2369"/>
    <w:rsid w:val="000C305F"/>
    <w:rsid w:val="000C43B5"/>
    <w:rsid w:val="000C63AD"/>
    <w:rsid w:val="000C7AA2"/>
    <w:rsid w:val="000D0165"/>
    <w:rsid w:val="000D01C1"/>
    <w:rsid w:val="000D34D1"/>
    <w:rsid w:val="000D352F"/>
    <w:rsid w:val="000D371C"/>
    <w:rsid w:val="000D4576"/>
    <w:rsid w:val="000D57B2"/>
    <w:rsid w:val="000D589C"/>
    <w:rsid w:val="000D7F39"/>
    <w:rsid w:val="000E0ED0"/>
    <w:rsid w:val="000E1390"/>
    <w:rsid w:val="000E362D"/>
    <w:rsid w:val="000E3D53"/>
    <w:rsid w:val="000F01BF"/>
    <w:rsid w:val="000F1225"/>
    <w:rsid w:val="000F1C15"/>
    <w:rsid w:val="000F26D0"/>
    <w:rsid w:val="0010405F"/>
    <w:rsid w:val="00104F7F"/>
    <w:rsid w:val="00107FFE"/>
    <w:rsid w:val="001115F8"/>
    <w:rsid w:val="0011258C"/>
    <w:rsid w:val="0011401F"/>
    <w:rsid w:val="001140FA"/>
    <w:rsid w:val="00116B64"/>
    <w:rsid w:val="0012082F"/>
    <w:rsid w:val="00121066"/>
    <w:rsid w:val="00122B6A"/>
    <w:rsid w:val="00123751"/>
    <w:rsid w:val="0012615E"/>
    <w:rsid w:val="001277F9"/>
    <w:rsid w:val="00131683"/>
    <w:rsid w:val="0013198C"/>
    <w:rsid w:val="00132EFF"/>
    <w:rsid w:val="001360ED"/>
    <w:rsid w:val="0013684F"/>
    <w:rsid w:val="00140D19"/>
    <w:rsid w:val="00145EE9"/>
    <w:rsid w:val="00150295"/>
    <w:rsid w:val="00150A48"/>
    <w:rsid w:val="00151197"/>
    <w:rsid w:val="00151CA9"/>
    <w:rsid w:val="001530FF"/>
    <w:rsid w:val="00153637"/>
    <w:rsid w:val="00153A11"/>
    <w:rsid w:val="00156A22"/>
    <w:rsid w:val="00157F8A"/>
    <w:rsid w:val="00160775"/>
    <w:rsid w:val="001611B7"/>
    <w:rsid w:val="0016219C"/>
    <w:rsid w:val="00162C08"/>
    <w:rsid w:val="00162E2E"/>
    <w:rsid w:val="001639BD"/>
    <w:rsid w:val="00164229"/>
    <w:rsid w:val="00165FE8"/>
    <w:rsid w:val="001663BF"/>
    <w:rsid w:val="00170FD8"/>
    <w:rsid w:val="0017128D"/>
    <w:rsid w:val="001734D2"/>
    <w:rsid w:val="0017357C"/>
    <w:rsid w:val="0017491E"/>
    <w:rsid w:val="00176480"/>
    <w:rsid w:val="00177A11"/>
    <w:rsid w:val="001803F0"/>
    <w:rsid w:val="001805A5"/>
    <w:rsid w:val="0018138D"/>
    <w:rsid w:val="00181659"/>
    <w:rsid w:val="00184B8F"/>
    <w:rsid w:val="00185A8E"/>
    <w:rsid w:val="0018692E"/>
    <w:rsid w:val="00186C89"/>
    <w:rsid w:val="00191DC7"/>
    <w:rsid w:val="00191F17"/>
    <w:rsid w:val="0019400F"/>
    <w:rsid w:val="001964A0"/>
    <w:rsid w:val="00196671"/>
    <w:rsid w:val="00197922"/>
    <w:rsid w:val="001A06BB"/>
    <w:rsid w:val="001A2DD3"/>
    <w:rsid w:val="001A37B3"/>
    <w:rsid w:val="001A6561"/>
    <w:rsid w:val="001A6936"/>
    <w:rsid w:val="001A7482"/>
    <w:rsid w:val="001A759F"/>
    <w:rsid w:val="001A7E4F"/>
    <w:rsid w:val="001B0CF2"/>
    <w:rsid w:val="001B25DA"/>
    <w:rsid w:val="001B27BA"/>
    <w:rsid w:val="001B5C4D"/>
    <w:rsid w:val="001B6A85"/>
    <w:rsid w:val="001C00E1"/>
    <w:rsid w:val="001C02E2"/>
    <w:rsid w:val="001C29D8"/>
    <w:rsid w:val="001C4A4D"/>
    <w:rsid w:val="001C5917"/>
    <w:rsid w:val="001C5B19"/>
    <w:rsid w:val="001D1BF8"/>
    <w:rsid w:val="001D44F0"/>
    <w:rsid w:val="001D5FF4"/>
    <w:rsid w:val="001D7172"/>
    <w:rsid w:val="001E1026"/>
    <w:rsid w:val="001F0473"/>
    <w:rsid w:val="001F2484"/>
    <w:rsid w:val="001F3E07"/>
    <w:rsid w:val="001F4C30"/>
    <w:rsid w:val="001F5D5B"/>
    <w:rsid w:val="001F6C16"/>
    <w:rsid w:val="001F723D"/>
    <w:rsid w:val="00201EDE"/>
    <w:rsid w:val="0020464D"/>
    <w:rsid w:val="002048A9"/>
    <w:rsid w:val="00204D89"/>
    <w:rsid w:val="00205EC3"/>
    <w:rsid w:val="00206018"/>
    <w:rsid w:val="00207F03"/>
    <w:rsid w:val="00210888"/>
    <w:rsid w:val="0021139B"/>
    <w:rsid w:val="00214A2F"/>
    <w:rsid w:val="002159A8"/>
    <w:rsid w:val="00215AA7"/>
    <w:rsid w:val="002162F9"/>
    <w:rsid w:val="0021712A"/>
    <w:rsid w:val="002172F8"/>
    <w:rsid w:val="002177F1"/>
    <w:rsid w:val="002205FD"/>
    <w:rsid w:val="00222F94"/>
    <w:rsid w:val="00223E2C"/>
    <w:rsid w:val="002276B4"/>
    <w:rsid w:val="002302B2"/>
    <w:rsid w:val="00231B3D"/>
    <w:rsid w:val="00231C53"/>
    <w:rsid w:val="002321EF"/>
    <w:rsid w:val="00232B21"/>
    <w:rsid w:val="00236998"/>
    <w:rsid w:val="00237E88"/>
    <w:rsid w:val="002401F3"/>
    <w:rsid w:val="002424DA"/>
    <w:rsid w:val="002431E5"/>
    <w:rsid w:val="00245187"/>
    <w:rsid w:val="002457E7"/>
    <w:rsid w:val="0024639D"/>
    <w:rsid w:val="00247358"/>
    <w:rsid w:val="00251D72"/>
    <w:rsid w:val="00252532"/>
    <w:rsid w:val="00252ABD"/>
    <w:rsid w:val="00255B43"/>
    <w:rsid w:val="002600E5"/>
    <w:rsid w:val="00262B25"/>
    <w:rsid w:val="002651AF"/>
    <w:rsid w:val="00265555"/>
    <w:rsid w:val="00265C03"/>
    <w:rsid w:val="00266AF0"/>
    <w:rsid w:val="002705B6"/>
    <w:rsid w:val="0027060D"/>
    <w:rsid w:val="002706BC"/>
    <w:rsid w:val="00273F6C"/>
    <w:rsid w:val="0027467A"/>
    <w:rsid w:val="00274CAA"/>
    <w:rsid w:val="00275615"/>
    <w:rsid w:val="00275D2B"/>
    <w:rsid w:val="002760B4"/>
    <w:rsid w:val="002776CC"/>
    <w:rsid w:val="00284AE4"/>
    <w:rsid w:val="00285268"/>
    <w:rsid w:val="00287BBD"/>
    <w:rsid w:val="00291D0A"/>
    <w:rsid w:val="0029374E"/>
    <w:rsid w:val="00293D6D"/>
    <w:rsid w:val="00294178"/>
    <w:rsid w:val="00294B87"/>
    <w:rsid w:val="00294E13"/>
    <w:rsid w:val="002A27F9"/>
    <w:rsid w:val="002A2CAC"/>
    <w:rsid w:val="002A5273"/>
    <w:rsid w:val="002A66AA"/>
    <w:rsid w:val="002B004E"/>
    <w:rsid w:val="002B2807"/>
    <w:rsid w:val="002B3074"/>
    <w:rsid w:val="002B746A"/>
    <w:rsid w:val="002C11B2"/>
    <w:rsid w:val="002C2FD0"/>
    <w:rsid w:val="002D022D"/>
    <w:rsid w:val="002D04EC"/>
    <w:rsid w:val="002D0942"/>
    <w:rsid w:val="002D1373"/>
    <w:rsid w:val="002D2888"/>
    <w:rsid w:val="002D3803"/>
    <w:rsid w:val="002D447E"/>
    <w:rsid w:val="002D499C"/>
    <w:rsid w:val="002D7D83"/>
    <w:rsid w:val="002E3817"/>
    <w:rsid w:val="002E3CD9"/>
    <w:rsid w:val="002E43E3"/>
    <w:rsid w:val="002E68EC"/>
    <w:rsid w:val="002F27CE"/>
    <w:rsid w:val="002F48EE"/>
    <w:rsid w:val="002F5062"/>
    <w:rsid w:val="002F6C23"/>
    <w:rsid w:val="002F6FFF"/>
    <w:rsid w:val="0030099B"/>
    <w:rsid w:val="003010AA"/>
    <w:rsid w:val="0030129A"/>
    <w:rsid w:val="00303660"/>
    <w:rsid w:val="00303C23"/>
    <w:rsid w:val="00303E8F"/>
    <w:rsid w:val="00304311"/>
    <w:rsid w:val="0030471A"/>
    <w:rsid w:val="0030752B"/>
    <w:rsid w:val="0031117F"/>
    <w:rsid w:val="00313C6E"/>
    <w:rsid w:val="00314E85"/>
    <w:rsid w:val="0031507C"/>
    <w:rsid w:val="00315E63"/>
    <w:rsid w:val="003177D4"/>
    <w:rsid w:val="00322440"/>
    <w:rsid w:val="003226E8"/>
    <w:rsid w:val="00327DDB"/>
    <w:rsid w:val="00330140"/>
    <w:rsid w:val="003304BF"/>
    <w:rsid w:val="00330BDC"/>
    <w:rsid w:val="00331729"/>
    <w:rsid w:val="00331887"/>
    <w:rsid w:val="00332D22"/>
    <w:rsid w:val="00333E0D"/>
    <w:rsid w:val="003352D2"/>
    <w:rsid w:val="003353FD"/>
    <w:rsid w:val="00336622"/>
    <w:rsid w:val="0034102A"/>
    <w:rsid w:val="003429F7"/>
    <w:rsid w:val="00344694"/>
    <w:rsid w:val="00344830"/>
    <w:rsid w:val="003450AC"/>
    <w:rsid w:val="003454BB"/>
    <w:rsid w:val="003464DF"/>
    <w:rsid w:val="003467F9"/>
    <w:rsid w:val="00346BB7"/>
    <w:rsid w:val="00347067"/>
    <w:rsid w:val="00352EFD"/>
    <w:rsid w:val="00353DA9"/>
    <w:rsid w:val="00355430"/>
    <w:rsid w:val="00355E4C"/>
    <w:rsid w:val="00356521"/>
    <w:rsid w:val="00357C79"/>
    <w:rsid w:val="00360076"/>
    <w:rsid w:val="00361820"/>
    <w:rsid w:val="00362604"/>
    <w:rsid w:val="00362A80"/>
    <w:rsid w:val="00364323"/>
    <w:rsid w:val="003653B9"/>
    <w:rsid w:val="003677AF"/>
    <w:rsid w:val="00367B0C"/>
    <w:rsid w:val="00373AD7"/>
    <w:rsid w:val="00374AE0"/>
    <w:rsid w:val="00374D16"/>
    <w:rsid w:val="003765ED"/>
    <w:rsid w:val="00377835"/>
    <w:rsid w:val="00380943"/>
    <w:rsid w:val="00383505"/>
    <w:rsid w:val="003836E0"/>
    <w:rsid w:val="003903BF"/>
    <w:rsid w:val="00393013"/>
    <w:rsid w:val="00393222"/>
    <w:rsid w:val="00393DF5"/>
    <w:rsid w:val="0039673F"/>
    <w:rsid w:val="00397726"/>
    <w:rsid w:val="003A0A98"/>
    <w:rsid w:val="003A3E61"/>
    <w:rsid w:val="003B2777"/>
    <w:rsid w:val="003B2AF4"/>
    <w:rsid w:val="003B5296"/>
    <w:rsid w:val="003B5A9E"/>
    <w:rsid w:val="003B69F1"/>
    <w:rsid w:val="003C029F"/>
    <w:rsid w:val="003C1185"/>
    <w:rsid w:val="003D120A"/>
    <w:rsid w:val="003D481E"/>
    <w:rsid w:val="003D4AEA"/>
    <w:rsid w:val="003D5791"/>
    <w:rsid w:val="003D77E5"/>
    <w:rsid w:val="003E02C0"/>
    <w:rsid w:val="003E045B"/>
    <w:rsid w:val="003E0763"/>
    <w:rsid w:val="003E1DD5"/>
    <w:rsid w:val="003E2261"/>
    <w:rsid w:val="003E3AE7"/>
    <w:rsid w:val="003E3B84"/>
    <w:rsid w:val="003E500C"/>
    <w:rsid w:val="003E52D2"/>
    <w:rsid w:val="003E6E38"/>
    <w:rsid w:val="003E7A26"/>
    <w:rsid w:val="003F1E5F"/>
    <w:rsid w:val="003F7C52"/>
    <w:rsid w:val="00402F9F"/>
    <w:rsid w:val="00403F45"/>
    <w:rsid w:val="00405618"/>
    <w:rsid w:val="00406FA9"/>
    <w:rsid w:val="00407709"/>
    <w:rsid w:val="00415E1D"/>
    <w:rsid w:val="00416357"/>
    <w:rsid w:val="00416BF1"/>
    <w:rsid w:val="00416F8C"/>
    <w:rsid w:val="00420097"/>
    <w:rsid w:val="0042099D"/>
    <w:rsid w:val="00420FF9"/>
    <w:rsid w:val="00421290"/>
    <w:rsid w:val="00421B27"/>
    <w:rsid w:val="004235C6"/>
    <w:rsid w:val="0042558A"/>
    <w:rsid w:val="0042571D"/>
    <w:rsid w:val="004259D7"/>
    <w:rsid w:val="00425B0E"/>
    <w:rsid w:val="00433AE1"/>
    <w:rsid w:val="0043461E"/>
    <w:rsid w:val="00437928"/>
    <w:rsid w:val="00440D93"/>
    <w:rsid w:val="004420CA"/>
    <w:rsid w:val="004423AD"/>
    <w:rsid w:val="0044412E"/>
    <w:rsid w:val="00446493"/>
    <w:rsid w:val="00447915"/>
    <w:rsid w:val="00447CAF"/>
    <w:rsid w:val="00450D44"/>
    <w:rsid w:val="0045115A"/>
    <w:rsid w:val="004523A0"/>
    <w:rsid w:val="004526F3"/>
    <w:rsid w:val="004527BC"/>
    <w:rsid w:val="0045326B"/>
    <w:rsid w:val="0045711B"/>
    <w:rsid w:val="0046034D"/>
    <w:rsid w:val="00460E97"/>
    <w:rsid w:val="00463B02"/>
    <w:rsid w:val="00471F92"/>
    <w:rsid w:val="00472819"/>
    <w:rsid w:val="00474075"/>
    <w:rsid w:val="00476E51"/>
    <w:rsid w:val="00480F5B"/>
    <w:rsid w:val="004832D9"/>
    <w:rsid w:val="004861F1"/>
    <w:rsid w:val="004915D8"/>
    <w:rsid w:val="00492DF8"/>
    <w:rsid w:val="00492F46"/>
    <w:rsid w:val="0049313D"/>
    <w:rsid w:val="004933C3"/>
    <w:rsid w:val="00494CC0"/>
    <w:rsid w:val="00495549"/>
    <w:rsid w:val="00496972"/>
    <w:rsid w:val="00497BEC"/>
    <w:rsid w:val="004A0167"/>
    <w:rsid w:val="004A5ACF"/>
    <w:rsid w:val="004A63E7"/>
    <w:rsid w:val="004A6FED"/>
    <w:rsid w:val="004A7E61"/>
    <w:rsid w:val="004B4DC0"/>
    <w:rsid w:val="004C16CA"/>
    <w:rsid w:val="004C4853"/>
    <w:rsid w:val="004C7629"/>
    <w:rsid w:val="004D3CDF"/>
    <w:rsid w:val="004D3FBC"/>
    <w:rsid w:val="004E2574"/>
    <w:rsid w:val="004E25DD"/>
    <w:rsid w:val="004E382B"/>
    <w:rsid w:val="004E5CBF"/>
    <w:rsid w:val="004E63BC"/>
    <w:rsid w:val="004E64BD"/>
    <w:rsid w:val="004E6E4B"/>
    <w:rsid w:val="004E7B12"/>
    <w:rsid w:val="004F1722"/>
    <w:rsid w:val="004F1E66"/>
    <w:rsid w:val="004F2A53"/>
    <w:rsid w:val="004F7A9E"/>
    <w:rsid w:val="00500ABB"/>
    <w:rsid w:val="00502D17"/>
    <w:rsid w:val="005031C1"/>
    <w:rsid w:val="00503F06"/>
    <w:rsid w:val="005075BF"/>
    <w:rsid w:val="00512350"/>
    <w:rsid w:val="00514642"/>
    <w:rsid w:val="00514F5E"/>
    <w:rsid w:val="00515F6B"/>
    <w:rsid w:val="00520DCD"/>
    <w:rsid w:val="0052149C"/>
    <w:rsid w:val="00521D67"/>
    <w:rsid w:val="005240E2"/>
    <w:rsid w:val="00527454"/>
    <w:rsid w:val="005301C8"/>
    <w:rsid w:val="00531016"/>
    <w:rsid w:val="00531E0D"/>
    <w:rsid w:val="005345F8"/>
    <w:rsid w:val="00536068"/>
    <w:rsid w:val="005373BF"/>
    <w:rsid w:val="00540B9D"/>
    <w:rsid w:val="00541438"/>
    <w:rsid w:val="005457B2"/>
    <w:rsid w:val="00546383"/>
    <w:rsid w:val="00551125"/>
    <w:rsid w:val="00551A65"/>
    <w:rsid w:val="00553686"/>
    <w:rsid w:val="00554530"/>
    <w:rsid w:val="0055492A"/>
    <w:rsid w:val="00555C08"/>
    <w:rsid w:val="005577AF"/>
    <w:rsid w:val="0056024D"/>
    <w:rsid w:val="0056318E"/>
    <w:rsid w:val="00564837"/>
    <w:rsid w:val="005655AE"/>
    <w:rsid w:val="00566564"/>
    <w:rsid w:val="00570223"/>
    <w:rsid w:val="0057082C"/>
    <w:rsid w:val="00571CF6"/>
    <w:rsid w:val="005725BB"/>
    <w:rsid w:val="00572773"/>
    <w:rsid w:val="0057327A"/>
    <w:rsid w:val="00575081"/>
    <w:rsid w:val="00575A90"/>
    <w:rsid w:val="00575DC8"/>
    <w:rsid w:val="005769E9"/>
    <w:rsid w:val="00576EFC"/>
    <w:rsid w:val="00580DC3"/>
    <w:rsid w:val="00581A4A"/>
    <w:rsid w:val="00581B29"/>
    <w:rsid w:val="00583A36"/>
    <w:rsid w:val="005840D4"/>
    <w:rsid w:val="0058480B"/>
    <w:rsid w:val="00585887"/>
    <w:rsid w:val="00585CC2"/>
    <w:rsid w:val="0059460A"/>
    <w:rsid w:val="005951BA"/>
    <w:rsid w:val="00596791"/>
    <w:rsid w:val="005A008E"/>
    <w:rsid w:val="005A0C76"/>
    <w:rsid w:val="005A0EF2"/>
    <w:rsid w:val="005A1565"/>
    <w:rsid w:val="005A2355"/>
    <w:rsid w:val="005A2433"/>
    <w:rsid w:val="005A4409"/>
    <w:rsid w:val="005A4DEC"/>
    <w:rsid w:val="005B017D"/>
    <w:rsid w:val="005B1621"/>
    <w:rsid w:val="005B2F51"/>
    <w:rsid w:val="005B3362"/>
    <w:rsid w:val="005B464D"/>
    <w:rsid w:val="005C03F1"/>
    <w:rsid w:val="005C0A3D"/>
    <w:rsid w:val="005C34D7"/>
    <w:rsid w:val="005C3E1E"/>
    <w:rsid w:val="005C4E02"/>
    <w:rsid w:val="005C5F0D"/>
    <w:rsid w:val="005C6832"/>
    <w:rsid w:val="005C6835"/>
    <w:rsid w:val="005C70FE"/>
    <w:rsid w:val="005D3F9A"/>
    <w:rsid w:val="005D6527"/>
    <w:rsid w:val="005D65D8"/>
    <w:rsid w:val="005D66A0"/>
    <w:rsid w:val="005D714B"/>
    <w:rsid w:val="005E3D96"/>
    <w:rsid w:val="005E45DD"/>
    <w:rsid w:val="005E620F"/>
    <w:rsid w:val="005E7DA6"/>
    <w:rsid w:val="005E7DAB"/>
    <w:rsid w:val="005F0EC1"/>
    <w:rsid w:val="005F5183"/>
    <w:rsid w:val="005F544E"/>
    <w:rsid w:val="005F6520"/>
    <w:rsid w:val="005F6F84"/>
    <w:rsid w:val="006005D8"/>
    <w:rsid w:val="00603CA4"/>
    <w:rsid w:val="00604EDE"/>
    <w:rsid w:val="00605602"/>
    <w:rsid w:val="006066B6"/>
    <w:rsid w:val="00606736"/>
    <w:rsid w:val="00610BEB"/>
    <w:rsid w:val="0061120E"/>
    <w:rsid w:val="00611424"/>
    <w:rsid w:val="00612EAC"/>
    <w:rsid w:val="0061562A"/>
    <w:rsid w:val="0061580E"/>
    <w:rsid w:val="00615B91"/>
    <w:rsid w:val="00615F5A"/>
    <w:rsid w:val="006202F2"/>
    <w:rsid w:val="00623275"/>
    <w:rsid w:val="006238BB"/>
    <w:rsid w:val="006238F7"/>
    <w:rsid w:val="00624728"/>
    <w:rsid w:val="00624BD7"/>
    <w:rsid w:val="006253B6"/>
    <w:rsid w:val="006259A1"/>
    <w:rsid w:val="0062647D"/>
    <w:rsid w:val="00626715"/>
    <w:rsid w:val="00626786"/>
    <w:rsid w:val="00626846"/>
    <w:rsid w:val="00627663"/>
    <w:rsid w:val="00627918"/>
    <w:rsid w:val="00630DBC"/>
    <w:rsid w:val="00630E7D"/>
    <w:rsid w:val="006316C9"/>
    <w:rsid w:val="00631D12"/>
    <w:rsid w:val="00632100"/>
    <w:rsid w:val="0063336F"/>
    <w:rsid w:val="0063582D"/>
    <w:rsid w:val="00635A1F"/>
    <w:rsid w:val="00640473"/>
    <w:rsid w:val="00640F77"/>
    <w:rsid w:val="00644D88"/>
    <w:rsid w:val="006450EC"/>
    <w:rsid w:val="0064575E"/>
    <w:rsid w:val="00647A23"/>
    <w:rsid w:val="006506E3"/>
    <w:rsid w:val="00650B9D"/>
    <w:rsid w:val="006512BC"/>
    <w:rsid w:val="00652438"/>
    <w:rsid w:val="006537B5"/>
    <w:rsid w:val="00655FE3"/>
    <w:rsid w:val="00657F1B"/>
    <w:rsid w:val="00660061"/>
    <w:rsid w:val="00664DC1"/>
    <w:rsid w:val="0067166F"/>
    <w:rsid w:val="00673E4B"/>
    <w:rsid w:val="006745B9"/>
    <w:rsid w:val="00680400"/>
    <w:rsid w:val="00680A8C"/>
    <w:rsid w:val="00681F0C"/>
    <w:rsid w:val="00685BEF"/>
    <w:rsid w:val="00685F5F"/>
    <w:rsid w:val="0068645B"/>
    <w:rsid w:val="00687938"/>
    <w:rsid w:val="00687D5A"/>
    <w:rsid w:val="00692DAA"/>
    <w:rsid w:val="006962B3"/>
    <w:rsid w:val="006973A8"/>
    <w:rsid w:val="006A1FB2"/>
    <w:rsid w:val="006A24A6"/>
    <w:rsid w:val="006A38AC"/>
    <w:rsid w:val="006A500C"/>
    <w:rsid w:val="006A542C"/>
    <w:rsid w:val="006A6D09"/>
    <w:rsid w:val="006B0081"/>
    <w:rsid w:val="006B06ED"/>
    <w:rsid w:val="006B1D2B"/>
    <w:rsid w:val="006B2491"/>
    <w:rsid w:val="006B29D4"/>
    <w:rsid w:val="006B35B6"/>
    <w:rsid w:val="006B60AB"/>
    <w:rsid w:val="006C27BB"/>
    <w:rsid w:val="006C2F6C"/>
    <w:rsid w:val="006C3DA6"/>
    <w:rsid w:val="006C423E"/>
    <w:rsid w:val="006C4D85"/>
    <w:rsid w:val="006C7FD8"/>
    <w:rsid w:val="006D3EB8"/>
    <w:rsid w:val="006D4E55"/>
    <w:rsid w:val="006D66BD"/>
    <w:rsid w:val="006D7503"/>
    <w:rsid w:val="006D78C8"/>
    <w:rsid w:val="006D7EFC"/>
    <w:rsid w:val="006E24D4"/>
    <w:rsid w:val="006E4291"/>
    <w:rsid w:val="006E4523"/>
    <w:rsid w:val="006E4D06"/>
    <w:rsid w:val="006E5943"/>
    <w:rsid w:val="006E7801"/>
    <w:rsid w:val="006F20CC"/>
    <w:rsid w:val="006F6B52"/>
    <w:rsid w:val="006F7C5E"/>
    <w:rsid w:val="006F7FE7"/>
    <w:rsid w:val="0070023E"/>
    <w:rsid w:val="00701E91"/>
    <w:rsid w:val="00702A1C"/>
    <w:rsid w:val="007032EA"/>
    <w:rsid w:val="00706DA1"/>
    <w:rsid w:val="0071154B"/>
    <w:rsid w:val="00714E9A"/>
    <w:rsid w:val="00715191"/>
    <w:rsid w:val="00715689"/>
    <w:rsid w:val="00716087"/>
    <w:rsid w:val="007170B9"/>
    <w:rsid w:val="00720F32"/>
    <w:rsid w:val="007222D7"/>
    <w:rsid w:val="0072726D"/>
    <w:rsid w:val="00733CCF"/>
    <w:rsid w:val="00734540"/>
    <w:rsid w:val="00734C54"/>
    <w:rsid w:val="00735AD0"/>
    <w:rsid w:val="0073687C"/>
    <w:rsid w:val="007425AE"/>
    <w:rsid w:val="00743378"/>
    <w:rsid w:val="0074350A"/>
    <w:rsid w:val="007436BB"/>
    <w:rsid w:val="00745761"/>
    <w:rsid w:val="0074641B"/>
    <w:rsid w:val="007464AF"/>
    <w:rsid w:val="0075498B"/>
    <w:rsid w:val="007566F7"/>
    <w:rsid w:val="00757487"/>
    <w:rsid w:val="00757FC5"/>
    <w:rsid w:val="007613CE"/>
    <w:rsid w:val="00761AEF"/>
    <w:rsid w:val="00761C43"/>
    <w:rsid w:val="00762290"/>
    <w:rsid w:val="0076306B"/>
    <w:rsid w:val="007670F6"/>
    <w:rsid w:val="00767D14"/>
    <w:rsid w:val="00772CA2"/>
    <w:rsid w:val="007740B6"/>
    <w:rsid w:val="00774A85"/>
    <w:rsid w:val="00776831"/>
    <w:rsid w:val="00776F2D"/>
    <w:rsid w:val="00782E32"/>
    <w:rsid w:val="007836CB"/>
    <w:rsid w:val="00785E0B"/>
    <w:rsid w:val="00785F63"/>
    <w:rsid w:val="0078767B"/>
    <w:rsid w:val="00792074"/>
    <w:rsid w:val="00793682"/>
    <w:rsid w:val="00795B51"/>
    <w:rsid w:val="00796FF8"/>
    <w:rsid w:val="00797FB4"/>
    <w:rsid w:val="007A11F8"/>
    <w:rsid w:val="007A2AB8"/>
    <w:rsid w:val="007A461E"/>
    <w:rsid w:val="007A4641"/>
    <w:rsid w:val="007A7A5F"/>
    <w:rsid w:val="007B1E34"/>
    <w:rsid w:val="007B1EF8"/>
    <w:rsid w:val="007B26B6"/>
    <w:rsid w:val="007B2DF8"/>
    <w:rsid w:val="007B44D7"/>
    <w:rsid w:val="007B655C"/>
    <w:rsid w:val="007B67A3"/>
    <w:rsid w:val="007C11BC"/>
    <w:rsid w:val="007C2544"/>
    <w:rsid w:val="007C3135"/>
    <w:rsid w:val="007C3870"/>
    <w:rsid w:val="007C737B"/>
    <w:rsid w:val="007C7EC8"/>
    <w:rsid w:val="007D0B95"/>
    <w:rsid w:val="007D0F12"/>
    <w:rsid w:val="007D3F8A"/>
    <w:rsid w:val="007D51DA"/>
    <w:rsid w:val="007E0F06"/>
    <w:rsid w:val="007E1CCE"/>
    <w:rsid w:val="007E26B5"/>
    <w:rsid w:val="007E4BDB"/>
    <w:rsid w:val="007E52ED"/>
    <w:rsid w:val="007E66F7"/>
    <w:rsid w:val="007E784A"/>
    <w:rsid w:val="007F095B"/>
    <w:rsid w:val="007F0B59"/>
    <w:rsid w:val="007F37AC"/>
    <w:rsid w:val="007F7D42"/>
    <w:rsid w:val="00802582"/>
    <w:rsid w:val="008031B4"/>
    <w:rsid w:val="00805892"/>
    <w:rsid w:val="00806E14"/>
    <w:rsid w:val="00807493"/>
    <w:rsid w:val="00807E42"/>
    <w:rsid w:val="00811465"/>
    <w:rsid w:val="00813341"/>
    <w:rsid w:val="008138F8"/>
    <w:rsid w:val="0081648B"/>
    <w:rsid w:val="0081685A"/>
    <w:rsid w:val="00816A74"/>
    <w:rsid w:val="00816A9A"/>
    <w:rsid w:val="008171FB"/>
    <w:rsid w:val="00817C7E"/>
    <w:rsid w:val="00821275"/>
    <w:rsid w:val="008219B1"/>
    <w:rsid w:val="00821B1B"/>
    <w:rsid w:val="00822356"/>
    <w:rsid w:val="008224C7"/>
    <w:rsid w:val="008245AE"/>
    <w:rsid w:val="0082479B"/>
    <w:rsid w:val="008275A2"/>
    <w:rsid w:val="0082775C"/>
    <w:rsid w:val="008309C5"/>
    <w:rsid w:val="00831F73"/>
    <w:rsid w:val="00833267"/>
    <w:rsid w:val="0083626F"/>
    <w:rsid w:val="008423E0"/>
    <w:rsid w:val="0084592B"/>
    <w:rsid w:val="00846697"/>
    <w:rsid w:val="00846DB5"/>
    <w:rsid w:val="00846DD9"/>
    <w:rsid w:val="00850292"/>
    <w:rsid w:val="008505A3"/>
    <w:rsid w:val="00856BF7"/>
    <w:rsid w:val="0085765E"/>
    <w:rsid w:val="00860691"/>
    <w:rsid w:val="00861CB1"/>
    <w:rsid w:val="008630D2"/>
    <w:rsid w:val="00863D99"/>
    <w:rsid w:val="008671B2"/>
    <w:rsid w:val="00870522"/>
    <w:rsid w:val="00871B8C"/>
    <w:rsid w:val="0087215E"/>
    <w:rsid w:val="00873859"/>
    <w:rsid w:val="00876275"/>
    <w:rsid w:val="00882A7C"/>
    <w:rsid w:val="008846A1"/>
    <w:rsid w:val="00885C7B"/>
    <w:rsid w:val="0088716D"/>
    <w:rsid w:val="00887650"/>
    <w:rsid w:val="008905A2"/>
    <w:rsid w:val="008907DD"/>
    <w:rsid w:val="00890A70"/>
    <w:rsid w:val="00891F31"/>
    <w:rsid w:val="00895B63"/>
    <w:rsid w:val="008A528E"/>
    <w:rsid w:val="008A52C0"/>
    <w:rsid w:val="008A5E20"/>
    <w:rsid w:val="008A77DB"/>
    <w:rsid w:val="008A7A36"/>
    <w:rsid w:val="008B2384"/>
    <w:rsid w:val="008B2DFF"/>
    <w:rsid w:val="008B302E"/>
    <w:rsid w:val="008B5FA0"/>
    <w:rsid w:val="008B6200"/>
    <w:rsid w:val="008B79B9"/>
    <w:rsid w:val="008C5635"/>
    <w:rsid w:val="008C63A1"/>
    <w:rsid w:val="008D042D"/>
    <w:rsid w:val="008D21B5"/>
    <w:rsid w:val="008D2C67"/>
    <w:rsid w:val="008D4670"/>
    <w:rsid w:val="008E033E"/>
    <w:rsid w:val="008E337B"/>
    <w:rsid w:val="008E3BAC"/>
    <w:rsid w:val="008E40E6"/>
    <w:rsid w:val="008E5366"/>
    <w:rsid w:val="008E5871"/>
    <w:rsid w:val="008F038F"/>
    <w:rsid w:val="008F3A2D"/>
    <w:rsid w:val="008F4ADE"/>
    <w:rsid w:val="00901BD6"/>
    <w:rsid w:val="00902811"/>
    <w:rsid w:val="00903963"/>
    <w:rsid w:val="0090409F"/>
    <w:rsid w:val="0090525D"/>
    <w:rsid w:val="009075BC"/>
    <w:rsid w:val="00907FA5"/>
    <w:rsid w:val="009113AC"/>
    <w:rsid w:val="00912173"/>
    <w:rsid w:val="00912812"/>
    <w:rsid w:val="009128B4"/>
    <w:rsid w:val="00912BAF"/>
    <w:rsid w:val="009163C4"/>
    <w:rsid w:val="0092030F"/>
    <w:rsid w:val="00923AFF"/>
    <w:rsid w:val="0092406A"/>
    <w:rsid w:val="0092517B"/>
    <w:rsid w:val="009252E3"/>
    <w:rsid w:val="00927E99"/>
    <w:rsid w:val="00936C61"/>
    <w:rsid w:val="00940043"/>
    <w:rsid w:val="009410E6"/>
    <w:rsid w:val="00942CBA"/>
    <w:rsid w:val="009433DB"/>
    <w:rsid w:val="00945CF5"/>
    <w:rsid w:val="00947CE2"/>
    <w:rsid w:val="00950CCF"/>
    <w:rsid w:val="00952571"/>
    <w:rsid w:val="00955110"/>
    <w:rsid w:val="00955301"/>
    <w:rsid w:val="0095688F"/>
    <w:rsid w:val="00956940"/>
    <w:rsid w:val="00956BF6"/>
    <w:rsid w:val="0095723E"/>
    <w:rsid w:val="0096023D"/>
    <w:rsid w:val="0096038F"/>
    <w:rsid w:val="00962F12"/>
    <w:rsid w:val="00963BAE"/>
    <w:rsid w:val="00964FEA"/>
    <w:rsid w:val="00966145"/>
    <w:rsid w:val="00966CCE"/>
    <w:rsid w:val="00966D01"/>
    <w:rsid w:val="00966D02"/>
    <w:rsid w:val="0097286B"/>
    <w:rsid w:val="00974374"/>
    <w:rsid w:val="00974817"/>
    <w:rsid w:val="0097546D"/>
    <w:rsid w:val="00975CE3"/>
    <w:rsid w:val="00976B33"/>
    <w:rsid w:val="00976FA1"/>
    <w:rsid w:val="00977549"/>
    <w:rsid w:val="00977B29"/>
    <w:rsid w:val="00982C75"/>
    <w:rsid w:val="0098328F"/>
    <w:rsid w:val="00983C54"/>
    <w:rsid w:val="00983FA1"/>
    <w:rsid w:val="00985443"/>
    <w:rsid w:val="009865E4"/>
    <w:rsid w:val="0098713D"/>
    <w:rsid w:val="0099051D"/>
    <w:rsid w:val="00990EC6"/>
    <w:rsid w:val="009910FE"/>
    <w:rsid w:val="00993C26"/>
    <w:rsid w:val="00993F3D"/>
    <w:rsid w:val="00994B29"/>
    <w:rsid w:val="00995B3E"/>
    <w:rsid w:val="00996770"/>
    <w:rsid w:val="00997914"/>
    <w:rsid w:val="009A31ED"/>
    <w:rsid w:val="009A3449"/>
    <w:rsid w:val="009A3475"/>
    <w:rsid w:val="009A3A42"/>
    <w:rsid w:val="009A46BF"/>
    <w:rsid w:val="009A5613"/>
    <w:rsid w:val="009A64D7"/>
    <w:rsid w:val="009A7B73"/>
    <w:rsid w:val="009B03B4"/>
    <w:rsid w:val="009B058D"/>
    <w:rsid w:val="009B0942"/>
    <w:rsid w:val="009B1FB6"/>
    <w:rsid w:val="009B3369"/>
    <w:rsid w:val="009C33DF"/>
    <w:rsid w:val="009C3656"/>
    <w:rsid w:val="009C3744"/>
    <w:rsid w:val="009C429E"/>
    <w:rsid w:val="009C6381"/>
    <w:rsid w:val="009C76B3"/>
    <w:rsid w:val="009C77DD"/>
    <w:rsid w:val="009C7A86"/>
    <w:rsid w:val="009D12CD"/>
    <w:rsid w:val="009D12EC"/>
    <w:rsid w:val="009D555E"/>
    <w:rsid w:val="009E0446"/>
    <w:rsid w:val="009E2BBD"/>
    <w:rsid w:val="009E3F4C"/>
    <w:rsid w:val="009E44F2"/>
    <w:rsid w:val="009E4FFF"/>
    <w:rsid w:val="009E66B4"/>
    <w:rsid w:val="009E6C35"/>
    <w:rsid w:val="009F1884"/>
    <w:rsid w:val="009F23F8"/>
    <w:rsid w:val="009F3174"/>
    <w:rsid w:val="009F4F43"/>
    <w:rsid w:val="009F6726"/>
    <w:rsid w:val="00A00138"/>
    <w:rsid w:val="00A006F8"/>
    <w:rsid w:val="00A0313A"/>
    <w:rsid w:val="00A05DC0"/>
    <w:rsid w:val="00A069D6"/>
    <w:rsid w:val="00A07232"/>
    <w:rsid w:val="00A073FF"/>
    <w:rsid w:val="00A104DF"/>
    <w:rsid w:val="00A10F85"/>
    <w:rsid w:val="00A10FD1"/>
    <w:rsid w:val="00A147D2"/>
    <w:rsid w:val="00A14BA5"/>
    <w:rsid w:val="00A158A3"/>
    <w:rsid w:val="00A15A46"/>
    <w:rsid w:val="00A16568"/>
    <w:rsid w:val="00A21424"/>
    <w:rsid w:val="00A22F57"/>
    <w:rsid w:val="00A25493"/>
    <w:rsid w:val="00A2562E"/>
    <w:rsid w:val="00A260A1"/>
    <w:rsid w:val="00A27BDA"/>
    <w:rsid w:val="00A305CE"/>
    <w:rsid w:val="00A348C4"/>
    <w:rsid w:val="00A37047"/>
    <w:rsid w:val="00A417D6"/>
    <w:rsid w:val="00A42D72"/>
    <w:rsid w:val="00A43086"/>
    <w:rsid w:val="00A44D52"/>
    <w:rsid w:val="00A44E66"/>
    <w:rsid w:val="00A45F7E"/>
    <w:rsid w:val="00A50CDF"/>
    <w:rsid w:val="00A53507"/>
    <w:rsid w:val="00A53EA8"/>
    <w:rsid w:val="00A54758"/>
    <w:rsid w:val="00A549B1"/>
    <w:rsid w:val="00A5532B"/>
    <w:rsid w:val="00A55D7B"/>
    <w:rsid w:val="00A5604B"/>
    <w:rsid w:val="00A610B9"/>
    <w:rsid w:val="00A63B5D"/>
    <w:rsid w:val="00A72050"/>
    <w:rsid w:val="00A742EC"/>
    <w:rsid w:val="00A74C74"/>
    <w:rsid w:val="00A753F8"/>
    <w:rsid w:val="00A756EF"/>
    <w:rsid w:val="00A75916"/>
    <w:rsid w:val="00A766F3"/>
    <w:rsid w:val="00A774DA"/>
    <w:rsid w:val="00A81CE1"/>
    <w:rsid w:val="00A829A0"/>
    <w:rsid w:val="00A83828"/>
    <w:rsid w:val="00A84517"/>
    <w:rsid w:val="00A8557C"/>
    <w:rsid w:val="00A91D8D"/>
    <w:rsid w:val="00A91E9F"/>
    <w:rsid w:val="00A93F18"/>
    <w:rsid w:val="00A93F35"/>
    <w:rsid w:val="00A95922"/>
    <w:rsid w:val="00AA012D"/>
    <w:rsid w:val="00AA0F56"/>
    <w:rsid w:val="00AA176D"/>
    <w:rsid w:val="00AA2399"/>
    <w:rsid w:val="00AA44CC"/>
    <w:rsid w:val="00AA5799"/>
    <w:rsid w:val="00AB4334"/>
    <w:rsid w:val="00AB6DC3"/>
    <w:rsid w:val="00AC2186"/>
    <w:rsid w:val="00AC23D1"/>
    <w:rsid w:val="00AC39AB"/>
    <w:rsid w:val="00AC58C8"/>
    <w:rsid w:val="00AC6386"/>
    <w:rsid w:val="00AC6E00"/>
    <w:rsid w:val="00AD6E4B"/>
    <w:rsid w:val="00AD7149"/>
    <w:rsid w:val="00AD7B20"/>
    <w:rsid w:val="00AE14FD"/>
    <w:rsid w:val="00AE2D28"/>
    <w:rsid w:val="00AE3FC3"/>
    <w:rsid w:val="00AE62FD"/>
    <w:rsid w:val="00AF0ADB"/>
    <w:rsid w:val="00AF2A8F"/>
    <w:rsid w:val="00AF4492"/>
    <w:rsid w:val="00AF7E8C"/>
    <w:rsid w:val="00B0281F"/>
    <w:rsid w:val="00B03740"/>
    <w:rsid w:val="00B06CBC"/>
    <w:rsid w:val="00B11D5A"/>
    <w:rsid w:val="00B12F4D"/>
    <w:rsid w:val="00B1302D"/>
    <w:rsid w:val="00B13062"/>
    <w:rsid w:val="00B1333D"/>
    <w:rsid w:val="00B135EF"/>
    <w:rsid w:val="00B14D69"/>
    <w:rsid w:val="00B157DE"/>
    <w:rsid w:val="00B164D8"/>
    <w:rsid w:val="00B16A4F"/>
    <w:rsid w:val="00B17174"/>
    <w:rsid w:val="00B17900"/>
    <w:rsid w:val="00B20782"/>
    <w:rsid w:val="00B23771"/>
    <w:rsid w:val="00B26838"/>
    <w:rsid w:val="00B30501"/>
    <w:rsid w:val="00B321C8"/>
    <w:rsid w:val="00B35C82"/>
    <w:rsid w:val="00B37C58"/>
    <w:rsid w:val="00B429BE"/>
    <w:rsid w:val="00B43D4B"/>
    <w:rsid w:val="00B45D7C"/>
    <w:rsid w:val="00B45EF8"/>
    <w:rsid w:val="00B47829"/>
    <w:rsid w:val="00B47D78"/>
    <w:rsid w:val="00B5066B"/>
    <w:rsid w:val="00B56688"/>
    <w:rsid w:val="00B60313"/>
    <w:rsid w:val="00B60FD7"/>
    <w:rsid w:val="00B65E05"/>
    <w:rsid w:val="00B67EA8"/>
    <w:rsid w:val="00B715A3"/>
    <w:rsid w:val="00B72EAC"/>
    <w:rsid w:val="00B73085"/>
    <w:rsid w:val="00B73F5D"/>
    <w:rsid w:val="00B7688B"/>
    <w:rsid w:val="00B77B60"/>
    <w:rsid w:val="00B8277B"/>
    <w:rsid w:val="00B84045"/>
    <w:rsid w:val="00B8451C"/>
    <w:rsid w:val="00B90181"/>
    <w:rsid w:val="00B91228"/>
    <w:rsid w:val="00B91DE2"/>
    <w:rsid w:val="00B962A7"/>
    <w:rsid w:val="00B97B45"/>
    <w:rsid w:val="00BA0E19"/>
    <w:rsid w:val="00BA14BD"/>
    <w:rsid w:val="00BA159C"/>
    <w:rsid w:val="00BA2BAF"/>
    <w:rsid w:val="00BA2C2E"/>
    <w:rsid w:val="00BA472C"/>
    <w:rsid w:val="00BA47F3"/>
    <w:rsid w:val="00BA5071"/>
    <w:rsid w:val="00BA77CF"/>
    <w:rsid w:val="00BB0A26"/>
    <w:rsid w:val="00BB53BF"/>
    <w:rsid w:val="00BB553D"/>
    <w:rsid w:val="00BB57CD"/>
    <w:rsid w:val="00BB6585"/>
    <w:rsid w:val="00BC669C"/>
    <w:rsid w:val="00BC773A"/>
    <w:rsid w:val="00BD09AA"/>
    <w:rsid w:val="00BD53FF"/>
    <w:rsid w:val="00BD54B2"/>
    <w:rsid w:val="00BD5F29"/>
    <w:rsid w:val="00BD6BD9"/>
    <w:rsid w:val="00BD6BFD"/>
    <w:rsid w:val="00BD7FE9"/>
    <w:rsid w:val="00BE0F97"/>
    <w:rsid w:val="00BE1596"/>
    <w:rsid w:val="00BE32F8"/>
    <w:rsid w:val="00BE405A"/>
    <w:rsid w:val="00BE5A4F"/>
    <w:rsid w:val="00BE71BC"/>
    <w:rsid w:val="00BF11EA"/>
    <w:rsid w:val="00BF184A"/>
    <w:rsid w:val="00BF5813"/>
    <w:rsid w:val="00BF7BE8"/>
    <w:rsid w:val="00BF7F8F"/>
    <w:rsid w:val="00C008DD"/>
    <w:rsid w:val="00C01258"/>
    <w:rsid w:val="00C06DF6"/>
    <w:rsid w:val="00C07DD9"/>
    <w:rsid w:val="00C07E94"/>
    <w:rsid w:val="00C121AA"/>
    <w:rsid w:val="00C1295D"/>
    <w:rsid w:val="00C12D49"/>
    <w:rsid w:val="00C130A9"/>
    <w:rsid w:val="00C144A3"/>
    <w:rsid w:val="00C145F3"/>
    <w:rsid w:val="00C15F86"/>
    <w:rsid w:val="00C16CCD"/>
    <w:rsid w:val="00C23BE0"/>
    <w:rsid w:val="00C25953"/>
    <w:rsid w:val="00C25F93"/>
    <w:rsid w:val="00C26355"/>
    <w:rsid w:val="00C2706E"/>
    <w:rsid w:val="00C27AB6"/>
    <w:rsid w:val="00C325CC"/>
    <w:rsid w:val="00C35893"/>
    <w:rsid w:val="00C35B74"/>
    <w:rsid w:val="00C3768A"/>
    <w:rsid w:val="00C4092D"/>
    <w:rsid w:val="00C416BC"/>
    <w:rsid w:val="00C41832"/>
    <w:rsid w:val="00C4315B"/>
    <w:rsid w:val="00C469DE"/>
    <w:rsid w:val="00C46CBA"/>
    <w:rsid w:val="00C50D9B"/>
    <w:rsid w:val="00C52B48"/>
    <w:rsid w:val="00C54941"/>
    <w:rsid w:val="00C55C7F"/>
    <w:rsid w:val="00C607E5"/>
    <w:rsid w:val="00C60EA2"/>
    <w:rsid w:val="00C61169"/>
    <w:rsid w:val="00C61C9D"/>
    <w:rsid w:val="00C61E91"/>
    <w:rsid w:val="00C64CCF"/>
    <w:rsid w:val="00C66B43"/>
    <w:rsid w:val="00C66F0C"/>
    <w:rsid w:val="00C73158"/>
    <w:rsid w:val="00C73345"/>
    <w:rsid w:val="00C738A1"/>
    <w:rsid w:val="00C74EA7"/>
    <w:rsid w:val="00C75B4D"/>
    <w:rsid w:val="00C767A8"/>
    <w:rsid w:val="00C77A96"/>
    <w:rsid w:val="00C80F34"/>
    <w:rsid w:val="00C81761"/>
    <w:rsid w:val="00C81A31"/>
    <w:rsid w:val="00C81FD9"/>
    <w:rsid w:val="00C859F7"/>
    <w:rsid w:val="00C85F92"/>
    <w:rsid w:val="00C90DE4"/>
    <w:rsid w:val="00C91EF4"/>
    <w:rsid w:val="00C9308B"/>
    <w:rsid w:val="00C94D3A"/>
    <w:rsid w:val="00C975AE"/>
    <w:rsid w:val="00CA121B"/>
    <w:rsid w:val="00CA1B82"/>
    <w:rsid w:val="00CA29EB"/>
    <w:rsid w:val="00CA306F"/>
    <w:rsid w:val="00CA3591"/>
    <w:rsid w:val="00CA4660"/>
    <w:rsid w:val="00CA5ADE"/>
    <w:rsid w:val="00CA6474"/>
    <w:rsid w:val="00CA6613"/>
    <w:rsid w:val="00CA6C50"/>
    <w:rsid w:val="00CA7C97"/>
    <w:rsid w:val="00CB02EB"/>
    <w:rsid w:val="00CB0FD6"/>
    <w:rsid w:val="00CB31B5"/>
    <w:rsid w:val="00CB39D2"/>
    <w:rsid w:val="00CB4903"/>
    <w:rsid w:val="00CB4FE0"/>
    <w:rsid w:val="00CB597E"/>
    <w:rsid w:val="00CB5ADC"/>
    <w:rsid w:val="00CC3B84"/>
    <w:rsid w:val="00CC44B5"/>
    <w:rsid w:val="00CC5416"/>
    <w:rsid w:val="00CC541F"/>
    <w:rsid w:val="00CC7C1C"/>
    <w:rsid w:val="00CD04C9"/>
    <w:rsid w:val="00CD1A65"/>
    <w:rsid w:val="00CD1A8D"/>
    <w:rsid w:val="00CD5041"/>
    <w:rsid w:val="00CD563A"/>
    <w:rsid w:val="00CD7D7E"/>
    <w:rsid w:val="00CE0E44"/>
    <w:rsid w:val="00CE1472"/>
    <w:rsid w:val="00CE21FF"/>
    <w:rsid w:val="00CE3CB2"/>
    <w:rsid w:val="00CE6818"/>
    <w:rsid w:val="00CE6A6E"/>
    <w:rsid w:val="00CF1C50"/>
    <w:rsid w:val="00CF3F01"/>
    <w:rsid w:val="00CF677B"/>
    <w:rsid w:val="00CF67EA"/>
    <w:rsid w:val="00CF6DE0"/>
    <w:rsid w:val="00CF77A9"/>
    <w:rsid w:val="00CF7E11"/>
    <w:rsid w:val="00D01CC4"/>
    <w:rsid w:val="00D03F43"/>
    <w:rsid w:val="00D103CD"/>
    <w:rsid w:val="00D108D2"/>
    <w:rsid w:val="00D1091C"/>
    <w:rsid w:val="00D1105C"/>
    <w:rsid w:val="00D11F2D"/>
    <w:rsid w:val="00D13AEB"/>
    <w:rsid w:val="00D148AC"/>
    <w:rsid w:val="00D14D83"/>
    <w:rsid w:val="00D1575B"/>
    <w:rsid w:val="00D157F1"/>
    <w:rsid w:val="00D165C5"/>
    <w:rsid w:val="00D16C38"/>
    <w:rsid w:val="00D17519"/>
    <w:rsid w:val="00D219E4"/>
    <w:rsid w:val="00D26DE3"/>
    <w:rsid w:val="00D30055"/>
    <w:rsid w:val="00D34419"/>
    <w:rsid w:val="00D36914"/>
    <w:rsid w:val="00D43DF2"/>
    <w:rsid w:val="00D44D10"/>
    <w:rsid w:val="00D46B94"/>
    <w:rsid w:val="00D46CB7"/>
    <w:rsid w:val="00D473F0"/>
    <w:rsid w:val="00D50EAD"/>
    <w:rsid w:val="00D51A1E"/>
    <w:rsid w:val="00D51CF5"/>
    <w:rsid w:val="00D52BE6"/>
    <w:rsid w:val="00D52CCC"/>
    <w:rsid w:val="00D53780"/>
    <w:rsid w:val="00D55600"/>
    <w:rsid w:val="00D55AA3"/>
    <w:rsid w:val="00D577CC"/>
    <w:rsid w:val="00D616C1"/>
    <w:rsid w:val="00D61975"/>
    <w:rsid w:val="00D61B2A"/>
    <w:rsid w:val="00D61D03"/>
    <w:rsid w:val="00D62C08"/>
    <w:rsid w:val="00D64832"/>
    <w:rsid w:val="00D65A73"/>
    <w:rsid w:val="00D671F9"/>
    <w:rsid w:val="00D67577"/>
    <w:rsid w:val="00D67B1F"/>
    <w:rsid w:val="00D70E23"/>
    <w:rsid w:val="00D713A9"/>
    <w:rsid w:val="00D715F3"/>
    <w:rsid w:val="00D72067"/>
    <w:rsid w:val="00D74B47"/>
    <w:rsid w:val="00D76CA2"/>
    <w:rsid w:val="00D77470"/>
    <w:rsid w:val="00D77968"/>
    <w:rsid w:val="00D81720"/>
    <w:rsid w:val="00D81944"/>
    <w:rsid w:val="00D83189"/>
    <w:rsid w:val="00D841C1"/>
    <w:rsid w:val="00D87B53"/>
    <w:rsid w:val="00D90447"/>
    <w:rsid w:val="00D91453"/>
    <w:rsid w:val="00D91638"/>
    <w:rsid w:val="00D91689"/>
    <w:rsid w:val="00D92442"/>
    <w:rsid w:val="00D94074"/>
    <w:rsid w:val="00D9754A"/>
    <w:rsid w:val="00D97C67"/>
    <w:rsid w:val="00DA1466"/>
    <w:rsid w:val="00DA531D"/>
    <w:rsid w:val="00DA7BA3"/>
    <w:rsid w:val="00DB1381"/>
    <w:rsid w:val="00DB48C8"/>
    <w:rsid w:val="00DB4A45"/>
    <w:rsid w:val="00DB5583"/>
    <w:rsid w:val="00DB562C"/>
    <w:rsid w:val="00DB7F6C"/>
    <w:rsid w:val="00DC0A66"/>
    <w:rsid w:val="00DC3CB1"/>
    <w:rsid w:val="00DC58EE"/>
    <w:rsid w:val="00DC7178"/>
    <w:rsid w:val="00DD0D73"/>
    <w:rsid w:val="00DD4BE9"/>
    <w:rsid w:val="00DD610B"/>
    <w:rsid w:val="00DE3BBB"/>
    <w:rsid w:val="00DE649E"/>
    <w:rsid w:val="00DF11BF"/>
    <w:rsid w:val="00DF44CE"/>
    <w:rsid w:val="00DF4563"/>
    <w:rsid w:val="00DF4F75"/>
    <w:rsid w:val="00DF7FC2"/>
    <w:rsid w:val="00E00F43"/>
    <w:rsid w:val="00E01BD6"/>
    <w:rsid w:val="00E043A4"/>
    <w:rsid w:val="00E04BD1"/>
    <w:rsid w:val="00E10BDE"/>
    <w:rsid w:val="00E10FBD"/>
    <w:rsid w:val="00E131B0"/>
    <w:rsid w:val="00E134D7"/>
    <w:rsid w:val="00E137B3"/>
    <w:rsid w:val="00E157EB"/>
    <w:rsid w:val="00E1718F"/>
    <w:rsid w:val="00E17F71"/>
    <w:rsid w:val="00E20C3F"/>
    <w:rsid w:val="00E21A16"/>
    <w:rsid w:val="00E22F20"/>
    <w:rsid w:val="00E24EF5"/>
    <w:rsid w:val="00E2695D"/>
    <w:rsid w:val="00E327FE"/>
    <w:rsid w:val="00E32D71"/>
    <w:rsid w:val="00E346F2"/>
    <w:rsid w:val="00E3509E"/>
    <w:rsid w:val="00E36496"/>
    <w:rsid w:val="00E4017D"/>
    <w:rsid w:val="00E40251"/>
    <w:rsid w:val="00E4259F"/>
    <w:rsid w:val="00E42BA7"/>
    <w:rsid w:val="00E444F3"/>
    <w:rsid w:val="00E44A3C"/>
    <w:rsid w:val="00E4638D"/>
    <w:rsid w:val="00E46AF2"/>
    <w:rsid w:val="00E507D9"/>
    <w:rsid w:val="00E50D07"/>
    <w:rsid w:val="00E50E66"/>
    <w:rsid w:val="00E609AD"/>
    <w:rsid w:val="00E63136"/>
    <w:rsid w:val="00E634F7"/>
    <w:rsid w:val="00E65121"/>
    <w:rsid w:val="00E66367"/>
    <w:rsid w:val="00E670EE"/>
    <w:rsid w:val="00E733B6"/>
    <w:rsid w:val="00E736FF"/>
    <w:rsid w:val="00E74863"/>
    <w:rsid w:val="00E76969"/>
    <w:rsid w:val="00E77543"/>
    <w:rsid w:val="00E824D6"/>
    <w:rsid w:val="00E83FC5"/>
    <w:rsid w:val="00E856C5"/>
    <w:rsid w:val="00E85C14"/>
    <w:rsid w:val="00E870FF"/>
    <w:rsid w:val="00E941C2"/>
    <w:rsid w:val="00E942FF"/>
    <w:rsid w:val="00E94876"/>
    <w:rsid w:val="00E9637A"/>
    <w:rsid w:val="00E966EF"/>
    <w:rsid w:val="00E97D13"/>
    <w:rsid w:val="00EA01E8"/>
    <w:rsid w:val="00EA2BA8"/>
    <w:rsid w:val="00EA3ACE"/>
    <w:rsid w:val="00EA4164"/>
    <w:rsid w:val="00EA70EB"/>
    <w:rsid w:val="00EA7DD4"/>
    <w:rsid w:val="00EB13BD"/>
    <w:rsid w:val="00EB2457"/>
    <w:rsid w:val="00EB491A"/>
    <w:rsid w:val="00EB712A"/>
    <w:rsid w:val="00EC11BB"/>
    <w:rsid w:val="00EC19E8"/>
    <w:rsid w:val="00EC4759"/>
    <w:rsid w:val="00EC693F"/>
    <w:rsid w:val="00EC6E74"/>
    <w:rsid w:val="00EC71B1"/>
    <w:rsid w:val="00ED0B0A"/>
    <w:rsid w:val="00ED0C7B"/>
    <w:rsid w:val="00ED1396"/>
    <w:rsid w:val="00ED2326"/>
    <w:rsid w:val="00ED2E67"/>
    <w:rsid w:val="00ED33E6"/>
    <w:rsid w:val="00ED3936"/>
    <w:rsid w:val="00ED5A96"/>
    <w:rsid w:val="00ED650F"/>
    <w:rsid w:val="00ED72B7"/>
    <w:rsid w:val="00ED763D"/>
    <w:rsid w:val="00EE005C"/>
    <w:rsid w:val="00EE0CF0"/>
    <w:rsid w:val="00EE10F8"/>
    <w:rsid w:val="00EE122C"/>
    <w:rsid w:val="00EE37C6"/>
    <w:rsid w:val="00EE432E"/>
    <w:rsid w:val="00EE5761"/>
    <w:rsid w:val="00EF04DE"/>
    <w:rsid w:val="00EF0AED"/>
    <w:rsid w:val="00EF1709"/>
    <w:rsid w:val="00EF1BFC"/>
    <w:rsid w:val="00EF3192"/>
    <w:rsid w:val="00EF4F15"/>
    <w:rsid w:val="00EF6C7C"/>
    <w:rsid w:val="00EF74ED"/>
    <w:rsid w:val="00F01D92"/>
    <w:rsid w:val="00F0231E"/>
    <w:rsid w:val="00F05813"/>
    <w:rsid w:val="00F07150"/>
    <w:rsid w:val="00F07493"/>
    <w:rsid w:val="00F10127"/>
    <w:rsid w:val="00F1119C"/>
    <w:rsid w:val="00F12B22"/>
    <w:rsid w:val="00F16DD7"/>
    <w:rsid w:val="00F20594"/>
    <w:rsid w:val="00F209D5"/>
    <w:rsid w:val="00F211F3"/>
    <w:rsid w:val="00F22A61"/>
    <w:rsid w:val="00F2450C"/>
    <w:rsid w:val="00F24681"/>
    <w:rsid w:val="00F24FF3"/>
    <w:rsid w:val="00F25640"/>
    <w:rsid w:val="00F257BA"/>
    <w:rsid w:val="00F27047"/>
    <w:rsid w:val="00F274DB"/>
    <w:rsid w:val="00F27966"/>
    <w:rsid w:val="00F301A8"/>
    <w:rsid w:val="00F30E11"/>
    <w:rsid w:val="00F31F64"/>
    <w:rsid w:val="00F369AB"/>
    <w:rsid w:val="00F40209"/>
    <w:rsid w:val="00F431C5"/>
    <w:rsid w:val="00F46690"/>
    <w:rsid w:val="00F5137E"/>
    <w:rsid w:val="00F515E7"/>
    <w:rsid w:val="00F61CBE"/>
    <w:rsid w:val="00F64F9D"/>
    <w:rsid w:val="00F653D7"/>
    <w:rsid w:val="00F664C8"/>
    <w:rsid w:val="00F722CD"/>
    <w:rsid w:val="00F73B1D"/>
    <w:rsid w:val="00F7512C"/>
    <w:rsid w:val="00F75FB8"/>
    <w:rsid w:val="00F76BBD"/>
    <w:rsid w:val="00F81BD0"/>
    <w:rsid w:val="00F83D38"/>
    <w:rsid w:val="00F83DC2"/>
    <w:rsid w:val="00F93FD4"/>
    <w:rsid w:val="00F95DC2"/>
    <w:rsid w:val="00FA13BE"/>
    <w:rsid w:val="00FA1A35"/>
    <w:rsid w:val="00FA2585"/>
    <w:rsid w:val="00FA5FC2"/>
    <w:rsid w:val="00FA6074"/>
    <w:rsid w:val="00FB1A01"/>
    <w:rsid w:val="00FB2E2E"/>
    <w:rsid w:val="00FB375B"/>
    <w:rsid w:val="00FB4F04"/>
    <w:rsid w:val="00FB6335"/>
    <w:rsid w:val="00FB7850"/>
    <w:rsid w:val="00FC0592"/>
    <w:rsid w:val="00FC180B"/>
    <w:rsid w:val="00FC1A8F"/>
    <w:rsid w:val="00FC1D7E"/>
    <w:rsid w:val="00FC2E26"/>
    <w:rsid w:val="00FC3DE2"/>
    <w:rsid w:val="00FC6413"/>
    <w:rsid w:val="00FC70E9"/>
    <w:rsid w:val="00FC7A5E"/>
    <w:rsid w:val="00FD19CB"/>
    <w:rsid w:val="00FD3168"/>
    <w:rsid w:val="00FD66C4"/>
    <w:rsid w:val="00FD684B"/>
    <w:rsid w:val="00FD77E9"/>
    <w:rsid w:val="00FD7820"/>
    <w:rsid w:val="00FE07C8"/>
    <w:rsid w:val="00FE2FD8"/>
    <w:rsid w:val="00FE3DC9"/>
    <w:rsid w:val="00FE4A13"/>
    <w:rsid w:val="00FE5838"/>
    <w:rsid w:val="00FE5B1B"/>
    <w:rsid w:val="00FE6B9E"/>
    <w:rsid w:val="00FF167E"/>
    <w:rsid w:val="00FF2D96"/>
    <w:rsid w:val="00FF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BFD894"/>
  <w15:chartTrackingRefBased/>
  <w15:docId w15:val="{FAE5C628-4061-4C41-A8D4-B971A719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2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12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228"/>
    <w:rPr>
      <w:rFonts w:ascii="Segoe UI" w:hAnsi="Segoe UI" w:cs="Segoe UI"/>
      <w:sz w:val="18"/>
      <w:szCs w:val="18"/>
    </w:rPr>
  </w:style>
  <w:style w:type="paragraph" w:styleId="EndnoteText">
    <w:name w:val="endnote text"/>
    <w:basedOn w:val="Normal"/>
    <w:link w:val="EndnoteTextChar"/>
    <w:uiPriority w:val="99"/>
    <w:semiHidden/>
    <w:unhideWhenUsed/>
    <w:rsid w:val="00B912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1228"/>
    <w:rPr>
      <w:sz w:val="20"/>
      <w:szCs w:val="20"/>
    </w:rPr>
  </w:style>
  <w:style w:type="character" w:styleId="EndnoteReference">
    <w:name w:val="endnote reference"/>
    <w:basedOn w:val="DefaultParagraphFont"/>
    <w:uiPriority w:val="99"/>
    <w:semiHidden/>
    <w:unhideWhenUsed/>
    <w:rsid w:val="00B91228"/>
    <w:rPr>
      <w:vertAlign w:val="superscript"/>
    </w:rPr>
  </w:style>
  <w:style w:type="character" w:styleId="LineNumber">
    <w:name w:val="line number"/>
    <w:basedOn w:val="DefaultParagraphFont"/>
    <w:uiPriority w:val="99"/>
    <w:semiHidden/>
    <w:unhideWhenUsed/>
    <w:rsid w:val="00B91228"/>
  </w:style>
  <w:style w:type="paragraph" w:styleId="NormalWeb">
    <w:name w:val="Normal (Web)"/>
    <w:basedOn w:val="Normal"/>
    <w:uiPriority w:val="99"/>
    <w:unhideWhenUsed/>
    <w:rsid w:val="00B912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91228"/>
    <w:rPr>
      <w:i/>
      <w:iCs/>
    </w:rPr>
  </w:style>
  <w:style w:type="character" w:styleId="CommentReference">
    <w:name w:val="annotation reference"/>
    <w:basedOn w:val="DefaultParagraphFont"/>
    <w:uiPriority w:val="99"/>
    <w:semiHidden/>
    <w:unhideWhenUsed/>
    <w:rsid w:val="00B91228"/>
    <w:rPr>
      <w:sz w:val="16"/>
      <w:szCs w:val="16"/>
    </w:rPr>
  </w:style>
  <w:style w:type="paragraph" w:styleId="CommentText">
    <w:name w:val="annotation text"/>
    <w:basedOn w:val="Normal"/>
    <w:link w:val="CommentTextChar"/>
    <w:uiPriority w:val="99"/>
    <w:unhideWhenUsed/>
    <w:rsid w:val="00B91228"/>
    <w:pPr>
      <w:spacing w:after="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B91228"/>
    <w:rPr>
      <w:rFonts w:eastAsiaTheme="minorEastAsia"/>
      <w:sz w:val="20"/>
      <w:szCs w:val="20"/>
    </w:rPr>
  </w:style>
  <w:style w:type="table" w:styleId="TableGrid">
    <w:name w:val="Table Grid"/>
    <w:basedOn w:val="TableNormal"/>
    <w:uiPriority w:val="39"/>
    <w:rsid w:val="00B91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1228"/>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B91228"/>
    <w:pPr>
      <w:spacing w:after="160"/>
    </w:pPr>
    <w:rPr>
      <w:rFonts w:eastAsiaTheme="minorHAnsi"/>
      <w:b/>
      <w:bCs/>
    </w:rPr>
  </w:style>
  <w:style w:type="character" w:customStyle="1" w:styleId="CommentSubjectChar">
    <w:name w:val="Comment Subject Char"/>
    <w:basedOn w:val="CommentTextChar"/>
    <w:link w:val="CommentSubject"/>
    <w:uiPriority w:val="99"/>
    <w:semiHidden/>
    <w:rsid w:val="00B91228"/>
    <w:rPr>
      <w:rFonts w:eastAsiaTheme="minorEastAsia"/>
      <w:b/>
      <w:bCs/>
      <w:sz w:val="20"/>
      <w:szCs w:val="20"/>
    </w:rPr>
  </w:style>
  <w:style w:type="paragraph" w:styleId="Header">
    <w:name w:val="header"/>
    <w:basedOn w:val="Normal"/>
    <w:link w:val="HeaderChar"/>
    <w:uiPriority w:val="99"/>
    <w:unhideWhenUsed/>
    <w:rsid w:val="00B912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228"/>
  </w:style>
  <w:style w:type="paragraph" w:styleId="Footer">
    <w:name w:val="footer"/>
    <w:basedOn w:val="Normal"/>
    <w:link w:val="FooterChar"/>
    <w:uiPriority w:val="99"/>
    <w:unhideWhenUsed/>
    <w:rsid w:val="00B91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228"/>
  </w:style>
  <w:style w:type="paragraph" w:styleId="ListParagraph">
    <w:name w:val="List Paragraph"/>
    <w:basedOn w:val="Normal"/>
    <w:uiPriority w:val="34"/>
    <w:qFormat/>
    <w:rsid w:val="00B91228"/>
    <w:pPr>
      <w:spacing w:after="0" w:line="240" w:lineRule="auto"/>
      <w:ind w:left="720"/>
      <w:contextualSpacing/>
    </w:pPr>
    <w:rPr>
      <w:rFonts w:ascii="Times New Roman" w:eastAsia="Times New Roman" w:hAnsi="Times New Roman" w:cs="Times New Roman"/>
      <w:sz w:val="24"/>
      <w:szCs w:val="24"/>
    </w:rPr>
  </w:style>
  <w:style w:type="character" w:customStyle="1" w:styleId="ui-provider">
    <w:name w:val="ui-provider"/>
    <w:basedOn w:val="DefaultParagraphFont"/>
    <w:rsid w:val="009F3174"/>
  </w:style>
  <w:style w:type="character" w:styleId="UnresolvedMention">
    <w:name w:val="Unresolved Mention"/>
    <w:basedOn w:val="DefaultParagraphFont"/>
    <w:uiPriority w:val="99"/>
    <w:semiHidden/>
    <w:unhideWhenUsed/>
    <w:rsid w:val="0009112F"/>
    <w:rPr>
      <w:color w:val="605E5C"/>
      <w:shd w:val="clear" w:color="auto" w:fill="E1DFDD"/>
    </w:rPr>
  </w:style>
  <w:style w:type="paragraph" w:styleId="Revision">
    <w:name w:val="Revision"/>
    <w:hidden/>
    <w:uiPriority w:val="99"/>
    <w:semiHidden/>
    <w:rsid w:val="00492DF8"/>
    <w:pPr>
      <w:spacing w:after="0" w:line="240" w:lineRule="auto"/>
    </w:pPr>
  </w:style>
  <w:style w:type="paragraph" w:customStyle="1" w:styleId="EndNoteBibliographyTitle">
    <w:name w:val="EndNote Bibliography Title"/>
    <w:basedOn w:val="Normal"/>
    <w:link w:val="EndNoteBibliographyTitleChar"/>
    <w:rsid w:val="004420CA"/>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4420CA"/>
    <w:rPr>
      <w:rFonts w:ascii="Calibri" w:hAnsi="Calibri" w:cs="Calibri"/>
      <w:noProof/>
    </w:rPr>
  </w:style>
  <w:style w:type="paragraph" w:customStyle="1" w:styleId="EndNoteBibliography">
    <w:name w:val="EndNote Bibliography"/>
    <w:basedOn w:val="Normal"/>
    <w:link w:val="EndNoteBibliographyChar"/>
    <w:rsid w:val="004420CA"/>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4420CA"/>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hyperlink" Target="mailto:john.barlow@uvm.edu" TargetMode="External"/><Relationship Id="rId17" Type="http://schemas.openxmlformats.org/officeDocument/2006/relationships/image" Target="media/image5.tif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openxmlformats.org/officeDocument/2006/relationships/hyperlink" Target="https://agwater.extension.wisc.edu/articles/managing-manure-to-reduce-negative-water-quality-impacts-composting-on-wisconsin-far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97471A-BD44-4DC1-A267-D2A9DA63CCE0}">
  <we:reference id="wa200001361" version="2.2.1.0" store="en-US" storeType="OMEX"/>
  <we:alternateReferences>
    <we:reference id="WA200001361" version="2.2.1.0" store="WA200001361" storeType="OMEX"/>
  </we:alternateReferences>
  <we:properties>
    <we:property name="paperpal-document-id" value="&quot;667abb63-583a-4ae5-b7a7-be63a5f6bd0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EC265-D043-42BD-8F22-91E3C889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TotalTime>
  <Pages>48</Pages>
  <Words>22675</Words>
  <Characters>129253</Characters>
  <Application>Microsoft Office Word</Application>
  <DocSecurity>0</DocSecurity>
  <Lines>1077</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Ashma Chakrawarti</dc:creator>
  <cp:keywords/>
  <dc:description/>
  <cp:lastModifiedBy>Caitlin Jeffrey</cp:lastModifiedBy>
  <cp:revision>198</cp:revision>
  <dcterms:created xsi:type="dcterms:W3CDTF">2023-08-02T19:29:00Z</dcterms:created>
  <dcterms:modified xsi:type="dcterms:W3CDTF">2023-08-04T22:50:00Z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e21accf4-91b7-39bf-a93f-b70fc0d0fa8b</vt:lpwstr>
  </property>
  <property fmtid="{D5CDD505-2E9C-101B-9397-08002B2CF9AE}" pid="4" name="Mendeley Citation Style_1">
    <vt:lpwstr>http://www.zotero.org/styles/elsevier-with-titles</vt:lpwstr>
  </property>
  <property fmtid="{D5CDD505-2E9C-101B-9397-08002B2CF9AE}" pid="5" name="Mendeley Recent Style Id 0_1">
    <vt:lpwstr>http://www.zotero.org/styles/american-chemical-society</vt:lpwstr>
  </property>
  <property fmtid="{D5CDD505-2E9C-101B-9397-08002B2CF9AE}" pid="6" name="Mendeley Recent Style Name 0_1">
    <vt:lpwstr>American Chemical Society</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http://www.zotero.org/styles/elsevier-with-titles</vt:lpwstr>
  </property>
  <property fmtid="{D5CDD505-2E9C-101B-9397-08002B2CF9AE}" pid="16" name="Mendeley Recent Style Name 5_1">
    <vt:lpwstr>Elsevier (numeric, with titles)</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http://www.zotero.org/styles/national-library-of-medicine</vt:lpwstr>
  </property>
  <property fmtid="{D5CDD505-2E9C-101B-9397-08002B2CF9AE}" pid="20" name="Mendeley Recent Style Name 7_1">
    <vt:lpwstr>National Library of Medicine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