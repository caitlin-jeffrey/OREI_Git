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6.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2AD86BD1" w14:textId="6085ED71" w:rsidR="004C21FB" w:rsidRDefault="00A26A5E" w:rsidP="00C3780C">
      <w:pPr>
        <w:jc w:val="center"/>
      </w:pPr>
      <w:r w:rsidRPr="00A26A5E">
        <w:rPr>
          <w:caps/>
        </w:rPr>
        <w:t>Udder health on organic dairy farms in Vermont: a focus on the epidemiology of staphylococci causing intramammary infections in dairy cattle</w:t>
      </w: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769569D4" w:rsidR="004C21FB" w:rsidRDefault="004C21FB" w:rsidP="00C3780C">
      <w:pPr>
        <w:jc w:val="center"/>
      </w:pPr>
      <w:r>
        <w:t xml:space="preserve">Specializing in </w:t>
      </w:r>
      <w:r w:rsidR="00C71ED4">
        <w:t>Animal, Nutrition, and Food</w:t>
      </w:r>
      <w:r w:rsidR="00103A3A" w:rsidRPr="00103A3A">
        <w:t xml:space="preserve"> Sciences</w:t>
      </w:r>
    </w:p>
    <w:p w14:paraId="4A26470B" w14:textId="77777777" w:rsidR="004C21FB" w:rsidRDefault="004C21FB" w:rsidP="00C3780C">
      <w:pPr>
        <w:jc w:val="center"/>
      </w:pPr>
    </w:p>
    <w:p w14:paraId="398056F9" w14:textId="7097D5F9" w:rsidR="00200631" w:rsidRDefault="0022451C" w:rsidP="00C3780C">
      <w:pPr>
        <w:jc w:val="center"/>
      </w:pPr>
      <w:proofErr w:type="gramStart"/>
      <w:r>
        <w:t>October,</w:t>
      </w:r>
      <w:proofErr w:type="gramEnd"/>
      <w:r>
        <w:t xml:space="preserve">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48CB6662"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450561" w:rsidRPr="00F57EEC">
        <w:t>Ph.D.</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ECC7AA1" w14:textId="77777777" w:rsidR="009D3481" w:rsidRDefault="009D3481" w:rsidP="00822C61">
      <w:pPr>
        <w:ind w:firstLine="720"/>
      </w:pPr>
      <w:r>
        <w:t xml:space="preserve">While all dairy producers rely on best management practices to support cow health, mastitis control is of the utmost importance in the prevention of intramammary infections (IMI) on organic farms. Understanding the epidemiology of mastitis pathogens leads to more effective measures which prevent or limit transmission of IMI. This work sought to better understand the epidemiology of the most relevant pathogens causing IMI in organic dairy cows in Vermont. </w:t>
      </w:r>
    </w:p>
    <w:p w14:paraId="45895638" w14:textId="77777777" w:rsidR="009D3481" w:rsidRDefault="009D3481" w:rsidP="00822C61">
      <w:pPr>
        <w:ind w:firstLine="720"/>
      </w:pPr>
    </w:p>
    <w:p w14:paraId="40BD731E" w14:textId="58FBC4D8" w:rsidR="009D3481" w:rsidRDefault="009D3481" w:rsidP="00822C61">
      <w:pPr>
        <w:ind w:firstLine="720"/>
      </w:pPr>
      <w:r>
        <w:t xml:space="preserve">An observational study of organic dairy herds was undertaken to identify differences in udder health outcomes between herds using different housing systems. For most of the udder health metrics and the two udder hygiene measures studied, herds using a bedded pack system either performed slightly better or were equivalent in comparison to the </w:t>
      </w:r>
      <w:proofErr w:type="gramStart"/>
      <w:r>
        <w:t>most commonly used</w:t>
      </w:r>
      <w:proofErr w:type="gramEnd"/>
      <w:r>
        <w:t xml:space="preserve"> facility types in Vermont. The diversity of bacterial species most frequently causing IMI on 10 organic farms in Vermont were then identified. Species from the genus </w:t>
      </w:r>
      <w:r w:rsidRPr="000A4020">
        <w:rPr>
          <w:i/>
          <w:iCs/>
        </w:rPr>
        <w:t>Staphylococcus</w:t>
      </w:r>
      <w:r>
        <w:t xml:space="preserve"> were responsible for </w:t>
      </w:r>
      <w:proofErr w:type="gramStart"/>
      <w:r>
        <w:t>the majority of</w:t>
      </w:r>
      <w:proofErr w:type="gramEnd"/>
      <w:r>
        <w:t xml:space="preserve"> mastitis in these herds. </w:t>
      </w:r>
      <w:r w:rsidRPr="008D6270">
        <w:rPr>
          <w:i/>
          <w:iCs/>
        </w:rPr>
        <w:t>S. chromogenes</w:t>
      </w:r>
      <w:r>
        <w:t xml:space="preserve"> was the most frequently found, followed by </w:t>
      </w:r>
      <w:r w:rsidRPr="000A4020">
        <w:rPr>
          <w:i/>
          <w:iCs/>
        </w:rPr>
        <w:t>S. aureus</w:t>
      </w:r>
      <w:r>
        <w:t xml:space="preserve">. The diversity of staphylococcal species observed and the species-level effect on inflammatory reaction (as measured by somatic cell count, or SCC) was </w:t>
      </w:r>
      <w:proofErr w:type="gramStart"/>
      <w:r>
        <w:t>similar to</w:t>
      </w:r>
      <w:proofErr w:type="gramEnd"/>
      <w:r>
        <w:t xml:space="preserve"> conventional herds. Compared to </w:t>
      </w:r>
      <w:del w:id="0" w:author="John Barlow" w:date="2024-08-23T15:15:00Z" w16du:dateUtc="2024-08-23T19:15:00Z">
        <w:r w:rsidDel="0025357F">
          <w:delText>healthy</w:delText>
        </w:r>
      </w:del>
      <w:ins w:id="1" w:author="John Barlow" w:date="2024-08-23T15:15:00Z" w16du:dateUtc="2024-08-23T19:15:00Z">
        <w:r w:rsidR="0025357F">
          <w:t>culture-negative</w:t>
        </w:r>
      </w:ins>
      <w:r>
        <w:t xml:space="preserve"> quarters, SCC was higher in quarters infected with nine of 10 staphylococcal species identified. Although </w:t>
      </w:r>
      <w:proofErr w:type="gramStart"/>
      <w:r>
        <w:t>increase</w:t>
      </w:r>
      <w:proofErr w:type="gramEnd"/>
      <w:r>
        <w:t xml:space="preserve"> in SCC was modest for most staphylococcal species, their widespread nature can still result in sizeable increases in bulk tank SCC. A large amount of variability was observed in SCC associated with </w:t>
      </w:r>
      <w:r w:rsidRPr="000A4020">
        <w:rPr>
          <w:i/>
          <w:iCs/>
        </w:rPr>
        <w:t>S. chromogenes IMI</w:t>
      </w:r>
      <w:r>
        <w:t xml:space="preserve">, with some causing an elevation comparable to that of major mastitis pathogens and others </w:t>
      </w:r>
      <w:proofErr w:type="gramStart"/>
      <w:r>
        <w:t>similar to</w:t>
      </w:r>
      <w:proofErr w:type="gramEnd"/>
      <w:r>
        <w:t xml:space="preserve"> </w:t>
      </w:r>
      <w:del w:id="2" w:author="John Barlow" w:date="2024-08-23T15:15:00Z" w16du:dateUtc="2024-08-23T19:15:00Z">
        <w:r w:rsidDel="0025357F">
          <w:delText>healthy</w:delText>
        </w:r>
      </w:del>
      <w:ins w:id="3" w:author="John Barlow" w:date="2024-08-23T15:15:00Z" w16du:dateUtc="2024-08-23T19:15:00Z">
        <w:r w:rsidR="0025357F">
          <w:t>culture-negative</w:t>
        </w:r>
      </w:ins>
      <w:r>
        <w:t xml:space="preserve"> quarters. The majority of </w:t>
      </w:r>
      <w:r w:rsidRPr="008D6270">
        <w:rPr>
          <w:i/>
          <w:iCs/>
        </w:rPr>
        <w:t>S. chromogenes</w:t>
      </w:r>
      <w:r>
        <w:t xml:space="preserve"> IMI were persistent. A study to better understand the epidemiology of this subgroup was completed, with two categories selected from persistent </w:t>
      </w:r>
      <w:r w:rsidRPr="008D6270">
        <w:rPr>
          <w:i/>
          <w:iCs/>
        </w:rPr>
        <w:t>S. chromogenes</w:t>
      </w:r>
      <w:r>
        <w:t xml:space="preserve"> IMI: 15 associated with high SCC and 15 with low SCC. Representative bacterial isolates from all 30 IMI were submitted for whole genome sequencing and </w:t>
      </w:r>
      <w:proofErr w:type="gramStart"/>
      <w:r>
        <w:t>strain-typed</w:t>
      </w:r>
      <w:proofErr w:type="gramEnd"/>
      <w:r>
        <w:t xml:space="preserve">. </w:t>
      </w:r>
      <w:proofErr w:type="gramStart"/>
      <w:r>
        <w:t>Particular strain</w:t>
      </w:r>
      <w:proofErr w:type="gramEnd"/>
      <w:r>
        <w:t xml:space="preserve"> types of </w:t>
      </w:r>
      <w:r w:rsidRPr="008D6270">
        <w:rPr>
          <w:i/>
          <w:iCs/>
        </w:rPr>
        <w:t>S. chromogenes</w:t>
      </w:r>
      <w:r>
        <w:t xml:space="preserve"> were not found to be associated with either SCC category. Ten different strain types were identified, four of which were </w:t>
      </w:r>
      <w:proofErr w:type="gramStart"/>
      <w:r>
        <w:t>newly-described</w:t>
      </w:r>
      <w:proofErr w:type="gramEnd"/>
      <w:r>
        <w:t xml:space="preserve">. The only antimicrobial resistance gene identified was </w:t>
      </w:r>
      <w:proofErr w:type="spellStart"/>
      <w:r w:rsidRPr="008D6270">
        <w:rPr>
          <w:i/>
          <w:iCs/>
        </w:rPr>
        <w:t>blaZ</w:t>
      </w:r>
      <w:proofErr w:type="spellEnd"/>
      <w:r>
        <w:t xml:space="preserve">, encoding for resistance to penicillin (10 isolates). Neither overall number of virulence factors nor </w:t>
      </w:r>
      <w:proofErr w:type="spellStart"/>
      <w:r w:rsidRPr="008D6270">
        <w:rPr>
          <w:i/>
          <w:iCs/>
        </w:rPr>
        <w:t>blaZ</w:t>
      </w:r>
      <w:proofErr w:type="spellEnd"/>
      <w:r>
        <w:t xml:space="preserve"> carriage was found to be a significant predictor of SCC category. </w:t>
      </w:r>
      <w:proofErr w:type="spellStart"/>
      <w:r w:rsidRPr="008D6270">
        <w:rPr>
          <w:i/>
          <w:iCs/>
        </w:rPr>
        <w:t>blaZ</w:t>
      </w:r>
      <w:proofErr w:type="spellEnd"/>
      <w:r>
        <w:t xml:space="preserve"> carriage, number and type of virulence factor appeared to be a function of strain type.</w:t>
      </w:r>
    </w:p>
    <w:p w14:paraId="3EF61865" w14:textId="77777777" w:rsidR="009D3481" w:rsidRDefault="009D3481" w:rsidP="00822C61">
      <w:pPr>
        <w:ind w:firstLine="720"/>
      </w:pPr>
    </w:p>
    <w:p w14:paraId="650ABD9E" w14:textId="77777777" w:rsidR="001D4AA8" w:rsidRDefault="009D3481" w:rsidP="00822C61">
      <w:pPr>
        <w:ind w:firstLine="720"/>
        <w:sectPr w:rsidR="001D4AA8" w:rsidSect="001E168F">
          <w:headerReference w:type="default" r:id="rId8"/>
          <w:footerReference w:type="even" r:id="rId9"/>
          <w:pgSz w:w="12240" w:h="15840"/>
          <w:pgMar w:top="1440" w:right="1440" w:bottom="1440" w:left="2160" w:header="720" w:footer="720" w:gutter="0"/>
          <w:pgNumType w:fmt="lowerRoman" w:start="1"/>
          <w:cols w:space="720"/>
          <w:docGrid w:linePitch="360"/>
        </w:sectPr>
      </w:pPr>
      <w:r>
        <w:t>This work generated foundational knowledge about staphylococci causing mastitis on organic dairy farms in Vermont. Mitigating the effect of mastitis caused by staphylococci through targeted prevention and control measures helps dairy producers achieve quality price premiums and results in a higher-quality product for consumers.</w:t>
      </w:r>
    </w:p>
    <w:p w14:paraId="40FAD257" w14:textId="69C0C7E3" w:rsidR="0062293F" w:rsidRDefault="0034732A" w:rsidP="001D4AA8">
      <w:pPr>
        <w:ind w:firstLine="720"/>
        <w:sectPr w:rsidR="0062293F" w:rsidSect="00322A7A">
          <w:footerReference w:type="default" r:id="rId10"/>
          <w:pgSz w:w="12240" w:h="15840"/>
          <w:pgMar w:top="1440" w:right="1440" w:bottom="1440" w:left="2160" w:header="720" w:footer="720" w:gutter="0"/>
          <w:pgNumType w:fmt="lowerRoman" w:start="2"/>
          <w:cols w:space="720"/>
          <w:docGrid w:linePitch="360"/>
        </w:sectPr>
      </w:pPr>
      <w:r w:rsidRPr="00346B41">
        <w:rPr>
          <w:highlight w:val="yellow"/>
        </w:rPr>
        <w:lastRenderedPageBreak/>
        <w:t xml:space="preserve"> </w:t>
      </w:r>
    </w:p>
    <w:p w14:paraId="304DD8E4" w14:textId="3209C360" w:rsidR="00060CE8" w:rsidRDefault="00603465" w:rsidP="00C3780C">
      <w:pPr>
        <w:pStyle w:val="ChapterName"/>
        <w:ind w:left="0"/>
      </w:pPr>
      <w:bookmarkStart w:id="4" w:name="_Toc173478081"/>
      <w:bookmarkStart w:id="5" w:name="_Toc174382574"/>
      <w:bookmarkStart w:id="6" w:name="_Toc129594435"/>
      <w:bookmarkStart w:id="7" w:name="_Toc129594667"/>
      <w:bookmarkStart w:id="8" w:name="_Toc129597316"/>
      <w:bookmarkStart w:id="9" w:name="_Toc129599678"/>
      <w:bookmarkStart w:id="10" w:name="_Toc131906339"/>
      <w:bookmarkStart w:id="11" w:name="_Toc131906439"/>
      <w:r>
        <w:t>CITATIONS</w:t>
      </w:r>
      <w:bookmarkEnd w:id="4"/>
      <w:bookmarkEnd w:id="5"/>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12" w:name="_Toc173478082"/>
      <w:r w:rsidRPr="00012317">
        <w:t>Material from this dissertation has been published in the following form:</w:t>
      </w:r>
      <w:bookmarkEnd w:id="12"/>
    </w:p>
    <w:p w14:paraId="25A1A310" w14:textId="77777777" w:rsidR="00410F80" w:rsidRPr="00012317" w:rsidRDefault="00410F80" w:rsidP="00EA1AF0">
      <w:pPr>
        <w:rPr>
          <w:b/>
        </w:rPr>
      </w:pPr>
    </w:p>
    <w:p w14:paraId="305E00F2" w14:textId="7E57773E" w:rsidR="00410F80" w:rsidRDefault="00410F80" w:rsidP="00EA1AF0">
      <w:pPr>
        <w:rPr>
          <w:b/>
        </w:rPr>
      </w:pPr>
      <w:bookmarkStart w:id="13"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w:t>
      </w:r>
      <w:proofErr w:type="gramStart"/>
      <w:r w:rsidRPr="00012317">
        <w:t>J</w:t>
      </w:r>
      <w:r w:rsidR="00727B67" w:rsidRPr="00012317">
        <w:t>.</w:t>
      </w:r>
      <w:r w:rsidRPr="00012317">
        <w:t>W</w:t>
      </w:r>
      <w:r w:rsidR="009574F3">
        <w:t>.</w:t>
      </w:r>
      <w:r w:rsidRPr="00012317">
        <w:t>.</w:t>
      </w:r>
      <w:proofErr w:type="gramEnd"/>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xml:space="preserve">. </w:t>
      </w:r>
      <w:proofErr w:type="spellStart"/>
      <w:r w:rsidR="001F7B0A" w:rsidRPr="00012317">
        <w:t>Epub</w:t>
      </w:r>
      <w:proofErr w:type="spellEnd"/>
      <w:r w:rsidR="001F7B0A" w:rsidRPr="00012317">
        <w:t xml:space="preserve"> ahead of print.</w:t>
      </w:r>
      <w:r w:rsidRPr="00012317">
        <w:t xml:space="preserve"> </w:t>
      </w:r>
      <w:r w:rsidR="001F7B0A" w:rsidRPr="00012317">
        <w:t>DOI</w:t>
      </w:r>
      <w:r w:rsidRPr="00012317">
        <w:t>: 10.3168/jds.2023-24576. PMID: 38908690.</w:t>
      </w:r>
      <w:bookmarkEnd w:id="13"/>
    </w:p>
    <w:p w14:paraId="0DE46837" w14:textId="77777777" w:rsidR="00060CE8" w:rsidRDefault="00060CE8" w:rsidP="00EA1AF0">
      <w:pPr>
        <w:rPr>
          <w:b/>
        </w:rPr>
      </w:pPr>
    </w:p>
    <w:p w14:paraId="3DBA8088" w14:textId="77777777" w:rsidR="00060CE8" w:rsidRDefault="00060CE8" w:rsidP="00EA1AF0">
      <w:pPr>
        <w:rPr>
          <w:b/>
        </w:rPr>
      </w:pPr>
    </w:p>
    <w:p w14:paraId="36E1C822" w14:textId="60319BD8" w:rsidR="00060CE8" w:rsidRDefault="00060CE8" w:rsidP="00EA1AF0">
      <w:pPr>
        <w:rPr>
          <w:b/>
        </w:rPr>
      </w:pPr>
      <w:bookmarkStart w:id="14" w:name="_Toc173478087"/>
      <w:r>
        <w:t>AND</w:t>
      </w:r>
      <w:bookmarkEnd w:id="14"/>
    </w:p>
    <w:p w14:paraId="0EC79B51" w14:textId="77777777" w:rsidR="00060CE8" w:rsidRDefault="00060CE8" w:rsidP="00EA1AF0">
      <w:pPr>
        <w:rPr>
          <w:b/>
        </w:rPr>
      </w:pPr>
    </w:p>
    <w:p w14:paraId="1A9E3989" w14:textId="2F2373A0" w:rsidR="00060CE8" w:rsidRDefault="00060CE8" w:rsidP="00EA1AF0">
      <w:pPr>
        <w:rPr>
          <w:b/>
        </w:rPr>
      </w:pPr>
      <w:bookmarkStart w:id="15"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00687CBC">
        <w:t>August 14</w:t>
      </w:r>
      <w:r w:rsidR="00687CBC" w:rsidRPr="00687CBC">
        <w:rPr>
          <w:vertAlign w:val="superscript"/>
        </w:rPr>
        <w:t>th</w:t>
      </w:r>
      <w:r w:rsidR="00687CBC">
        <w:t xml:space="preserve">, </w:t>
      </w:r>
      <w:proofErr w:type="gramStart"/>
      <w:r w:rsidR="00687CBC">
        <w:t>2024</w:t>
      </w:r>
      <w:proofErr w:type="gramEnd"/>
      <w:r w:rsidR="00687CBC">
        <w:t xml:space="preserve"> </w:t>
      </w:r>
      <w:r>
        <w:t>in the following form:</w:t>
      </w:r>
      <w:bookmarkEnd w:id="15"/>
    </w:p>
    <w:p w14:paraId="4311FEB5" w14:textId="77777777" w:rsidR="00060CE8" w:rsidRDefault="00060CE8" w:rsidP="00EA1AF0">
      <w:pPr>
        <w:rPr>
          <w:b/>
        </w:rPr>
      </w:pPr>
    </w:p>
    <w:p w14:paraId="57B8C67F" w14:textId="77777777" w:rsidR="00F91BE2" w:rsidRDefault="00F91BE2" w:rsidP="00EA1AF0">
      <w:pPr>
        <w:rPr>
          <w:b/>
        </w:rPr>
      </w:pPr>
    </w:p>
    <w:p w14:paraId="35F2B58B" w14:textId="7C86869F" w:rsidR="00F91BE2" w:rsidRDefault="00F91BE2" w:rsidP="00EA1AF0">
      <w:pPr>
        <w:rPr>
          <w:b/>
        </w:rPr>
      </w:pPr>
      <w:bookmarkStart w:id="16" w:name="_Toc173478089"/>
      <w:r>
        <w:t>Jeffrey, C.E.</w:t>
      </w:r>
      <w:r w:rsidR="00C41F01">
        <w:t xml:space="preserve">, Adkins, P.R.F., Dufour, S., Barlow, </w:t>
      </w:r>
      <w:proofErr w:type="gramStart"/>
      <w:r w:rsidR="00C41F01">
        <w:t>J.W</w:t>
      </w:r>
      <w:r w:rsidR="009574F3">
        <w:t>.</w:t>
      </w:r>
      <w:r w:rsidR="00C41F01">
        <w:t>.</w:t>
      </w:r>
      <w:proofErr w:type="gramEnd"/>
      <w:r w:rsidR="00C41F01">
        <w:t xml:space="preserve"> </w:t>
      </w:r>
      <w:r w:rsidRPr="00F91BE2">
        <w:t>Staphylococci and mammaliicocci: which species are important for udder health on organic dairy farms?</w:t>
      </w:r>
      <w:r w:rsidR="00C41F01">
        <w:t xml:space="preserve"> Journal of Dairy Science.</w:t>
      </w:r>
      <w:bookmarkEnd w:id="16"/>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6"/>
      <w:bookmarkEnd w:id="7"/>
      <w:bookmarkEnd w:id="8"/>
      <w:bookmarkEnd w:id="9"/>
      <w:bookmarkEnd w:id="10"/>
      <w:bookmarkEnd w:id="11"/>
      <w:r w:rsidR="00655BB7" w:rsidRPr="00346B41">
        <w:rPr>
          <w:highlight w:val="yellow"/>
        </w:rPr>
        <w:lastRenderedPageBreak/>
        <w:t xml:space="preserve"> </w:t>
      </w:r>
    </w:p>
    <w:p w14:paraId="7D0E430B" w14:textId="43C419F9" w:rsidR="00AF2286" w:rsidRPr="00BD286E" w:rsidRDefault="00AF2286" w:rsidP="00C3780C">
      <w:pPr>
        <w:tabs>
          <w:tab w:val="right" w:pos="8640"/>
        </w:tabs>
        <w:spacing w:line="480" w:lineRule="auto"/>
        <w:ind w:right="540"/>
        <w:jc w:val="center"/>
        <w:rPr>
          <w:b/>
        </w:rPr>
      </w:pPr>
      <w:bookmarkStart w:id="17" w:name="_Toc129594436"/>
      <w:bookmarkStart w:id="18" w:name="_Toc129594668"/>
      <w:bookmarkStart w:id="19" w:name="_Toc129597317"/>
      <w:bookmarkStart w:id="20" w:name="_Toc129599679"/>
      <w:bookmarkStart w:id="21" w:name="_Toc131906340"/>
      <w:r w:rsidRPr="00BD286E">
        <w:rPr>
          <w:b/>
        </w:rPr>
        <w:t>TABLE OF CONTENTS</w:t>
      </w:r>
      <w:bookmarkEnd w:id="17"/>
      <w:bookmarkEnd w:id="18"/>
      <w:bookmarkEnd w:id="19"/>
      <w:bookmarkEnd w:id="20"/>
      <w:bookmarkEnd w:id="21"/>
    </w:p>
    <w:p w14:paraId="7FB9A263" w14:textId="005CCF7A" w:rsidR="00BF5FF9" w:rsidRDefault="0011713D">
      <w:pPr>
        <w:pStyle w:val="TOC1"/>
        <w:rPr>
          <w:rFonts w:asciiTheme="minorHAnsi" w:eastAsiaTheme="minorEastAsia" w:hAnsiTheme="minorHAnsi" w:cstheme="minorBidi"/>
          <w:bCs w:val="0"/>
          <w:noProof/>
          <w:kern w:val="2"/>
          <w:sz w:val="22"/>
          <w:szCs w:val="22"/>
          <w14:ligatures w14:val="standardContextual"/>
        </w:rPr>
      </w:pPr>
      <w:r>
        <w:rPr>
          <w:b/>
          <w:bCs w:val="0"/>
        </w:rPr>
        <w:fldChar w:fldCharType="begin"/>
      </w:r>
      <w:r>
        <w:rPr>
          <w:b/>
          <w:bCs w:val="0"/>
        </w:rPr>
        <w:instrText xml:space="preserve"> TOC \o "1-3" \h \z \u </w:instrText>
      </w:r>
      <w:r>
        <w:rPr>
          <w:b/>
          <w:bCs w:val="0"/>
        </w:rPr>
        <w:fldChar w:fldCharType="separate"/>
      </w:r>
      <w:hyperlink w:anchor="_Toc174382574" w:history="1">
        <w:r w:rsidR="00BF5FF9" w:rsidRPr="00C80CD7">
          <w:rPr>
            <w:rStyle w:val="Hyperlink"/>
            <w:noProof/>
          </w:rPr>
          <w:t>CITATIONS</w:t>
        </w:r>
        <w:r w:rsidR="00BF5FF9">
          <w:rPr>
            <w:noProof/>
            <w:webHidden/>
          </w:rPr>
          <w:tab/>
        </w:r>
        <w:r w:rsidR="00BF5FF9">
          <w:rPr>
            <w:noProof/>
            <w:webHidden/>
          </w:rPr>
          <w:fldChar w:fldCharType="begin"/>
        </w:r>
        <w:r w:rsidR="00BF5FF9">
          <w:rPr>
            <w:noProof/>
            <w:webHidden/>
          </w:rPr>
          <w:instrText xml:space="preserve"> PAGEREF _Toc174382574 \h </w:instrText>
        </w:r>
        <w:r w:rsidR="00BF5FF9">
          <w:rPr>
            <w:noProof/>
            <w:webHidden/>
          </w:rPr>
        </w:r>
        <w:r w:rsidR="00BF5FF9">
          <w:rPr>
            <w:noProof/>
            <w:webHidden/>
          </w:rPr>
          <w:fldChar w:fldCharType="separate"/>
        </w:r>
        <w:r w:rsidR="00BF5FF9">
          <w:rPr>
            <w:noProof/>
            <w:webHidden/>
          </w:rPr>
          <w:t>ii</w:t>
        </w:r>
        <w:r w:rsidR="00BF5FF9">
          <w:rPr>
            <w:noProof/>
            <w:webHidden/>
          </w:rPr>
          <w:fldChar w:fldCharType="end"/>
        </w:r>
      </w:hyperlink>
    </w:p>
    <w:p w14:paraId="0F97BCC2" w14:textId="22684116"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75" w:history="1">
        <w:r w:rsidR="00BF5FF9" w:rsidRPr="00C80CD7">
          <w:rPr>
            <w:rStyle w:val="Hyperlink"/>
            <w:noProof/>
          </w:rPr>
          <w:t>LIST OF TABLES</w:t>
        </w:r>
        <w:r w:rsidR="00BF5FF9">
          <w:rPr>
            <w:noProof/>
            <w:webHidden/>
          </w:rPr>
          <w:tab/>
        </w:r>
        <w:r w:rsidR="00BF5FF9">
          <w:rPr>
            <w:noProof/>
            <w:webHidden/>
          </w:rPr>
          <w:fldChar w:fldCharType="begin"/>
        </w:r>
        <w:r w:rsidR="00BF5FF9">
          <w:rPr>
            <w:noProof/>
            <w:webHidden/>
          </w:rPr>
          <w:instrText xml:space="preserve"> PAGEREF _Toc174382575 \h </w:instrText>
        </w:r>
        <w:r w:rsidR="00BF5FF9">
          <w:rPr>
            <w:noProof/>
            <w:webHidden/>
          </w:rPr>
        </w:r>
        <w:r w:rsidR="00BF5FF9">
          <w:rPr>
            <w:noProof/>
            <w:webHidden/>
          </w:rPr>
          <w:fldChar w:fldCharType="separate"/>
        </w:r>
        <w:r w:rsidR="00BF5FF9">
          <w:rPr>
            <w:noProof/>
            <w:webHidden/>
          </w:rPr>
          <w:t>vii</w:t>
        </w:r>
        <w:r w:rsidR="00BF5FF9">
          <w:rPr>
            <w:noProof/>
            <w:webHidden/>
          </w:rPr>
          <w:fldChar w:fldCharType="end"/>
        </w:r>
      </w:hyperlink>
    </w:p>
    <w:p w14:paraId="4B311DA4" w14:textId="3DCB12C8"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76" w:history="1">
        <w:r w:rsidR="00BF5FF9" w:rsidRPr="00C80CD7">
          <w:rPr>
            <w:rStyle w:val="Hyperlink"/>
            <w:noProof/>
          </w:rPr>
          <w:t>LIST OF FIGURES</w:t>
        </w:r>
        <w:r w:rsidR="00BF5FF9">
          <w:rPr>
            <w:noProof/>
            <w:webHidden/>
          </w:rPr>
          <w:tab/>
        </w:r>
        <w:r w:rsidR="00BF5FF9">
          <w:rPr>
            <w:noProof/>
            <w:webHidden/>
          </w:rPr>
          <w:fldChar w:fldCharType="begin"/>
        </w:r>
        <w:r w:rsidR="00BF5FF9">
          <w:rPr>
            <w:noProof/>
            <w:webHidden/>
          </w:rPr>
          <w:instrText xml:space="preserve"> PAGEREF _Toc174382576 \h </w:instrText>
        </w:r>
        <w:r w:rsidR="00BF5FF9">
          <w:rPr>
            <w:noProof/>
            <w:webHidden/>
          </w:rPr>
        </w:r>
        <w:r w:rsidR="00BF5FF9">
          <w:rPr>
            <w:noProof/>
            <w:webHidden/>
          </w:rPr>
          <w:fldChar w:fldCharType="separate"/>
        </w:r>
        <w:r w:rsidR="00BF5FF9">
          <w:rPr>
            <w:noProof/>
            <w:webHidden/>
          </w:rPr>
          <w:t>ix</w:t>
        </w:r>
        <w:r w:rsidR="00BF5FF9">
          <w:rPr>
            <w:noProof/>
            <w:webHidden/>
          </w:rPr>
          <w:fldChar w:fldCharType="end"/>
        </w:r>
      </w:hyperlink>
    </w:p>
    <w:p w14:paraId="364AFB23" w14:textId="0EED14E5"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77" w:history="1">
        <w:r w:rsidR="00BF5FF9" w:rsidRPr="00C80CD7">
          <w:rPr>
            <w:rStyle w:val="Hyperlink"/>
            <w:noProof/>
          </w:rPr>
          <w:t xml:space="preserve">CHAPTER 1: </w:t>
        </w:r>
        <w:r w:rsidR="00BF5FF9" w:rsidRPr="00C80CD7">
          <w:rPr>
            <w:rStyle w:val="Hyperlink"/>
            <w:caps/>
            <w:noProof/>
          </w:rPr>
          <w:t>Literature review – Antimicrobial susceptibility of bovine staphylococcal mastitis isolates on organic vs. conventional dairy farms</w:t>
        </w:r>
        <w:r w:rsidR="00BF5FF9">
          <w:rPr>
            <w:noProof/>
            <w:webHidden/>
          </w:rPr>
          <w:tab/>
        </w:r>
        <w:r w:rsidR="00BF5FF9">
          <w:rPr>
            <w:noProof/>
            <w:webHidden/>
          </w:rPr>
          <w:fldChar w:fldCharType="begin"/>
        </w:r>
        <w:r w:rsidR="00BF5FF9">
          <w:rPr>
            <w:noProof/>
            <w:webHidden/>
          </w:rPr>
          <w:instrText xml:space="preserve"> PAGEREF _Toc174382577 \h </w:instrText>
        </w:r>
        <w:r w:rsidR="00BF5FF9">
          <w:rPr>
            <w:noProof/>
            <w:webHidden/>
          </w:rPr>
        </w:r>
        <w:r w:rsidR="00BF5FF9">
          <w:rPr>
            <w:noProof/>
            <w:webHidden/>
          </w:rPr>
          <w:fldChar w:fldCharType="separate"/>
        </w:r>
        <w:r w:rsidR="00BF5FF9">
          <w:rPr>
            <w:noProof/>
            <w:webHidden/>
          </w:rPr>
          <w:t>1</w:t>
        </w:r>
        <w:r w:rsidR="00BF5FF9">
          <w:rPr>
            <w:noProof/>
            <w:webHidden/>
          </w:rPr>
          <w:fldChar w:fldCharType="end"/>
        </w:r>
      </w:hyperlink>
    </w:p>
    <w:p w14:paraId="75915064" w14:textId="5E4ECFA7"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78" w:history="1">
        <w:r w:rsidR="00BF5FF9" w:rsidRPr="00C80CD7">
          <w:rPr>
            <w:rStyle w:val="Hyperlink"/>
            <w:noProof/>
          </w:rPr>
          <w:t>1.1 Abstract</w:t>
        </w:r>
        <w:r w:rsidR="00BF5FF9">
          <w:rPr>
            <w:noProof/>
            <w:webHidden/>
          </w:rPr>
          <w:tab/>
        </w:r>
        <w:r w:rsidR="00BF5FF9">
          <w:rPr>
            <w:noProof/>
            <w:webHidden/>
          </w:rPr>
          <w:fldChar w:fldCharType="begin"/>
        </w:r>
        <w:r w:rsidR="00BF5FF9">
          <w:rPr>
            <w:noProof/>
            <w:webHidden/>
          </w:rPr>
          <w:instrText xml:space="preserve"> PAGEREF _Toc174382578 \h </w:instrText>
        </w:r>
        <w:r w:rsidR="00BF5FF9">
          <w:rPr>
            <w:noProof/>
            <w:webHidden/>
          </w:rPr>
        </w:r>
        <w:r w:rsidR="00BF5FF9">
          <w:rPr>
            <w:noProof/>
            <w:webHidden/>
          </w:rPr>
          <w:fldChar w:fldCharType="separate"/>
        </w:r>
        <w:r w:rsidR="00BF5FF9">
          <w:rPr>
            <w:noProof/>
            <w:webHidden/>
          </w:rPr>
          <w:t>1</w:t>
        </w:r>
        <w:r w:rsidR="00BF5FF9">
          <w:rPr>
            <w:noProof/>
            <w:webHidden/>
          </w:rPr>
          <w:fldChar w:fldCharType="end"/>
        </w:r>
      </w:hyperlink>
    </w:p>
    <w:p w14:paraId="62C614FF" w14:textId="3852867A"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79" w:history="1">
        <w:r w:rsidR="00BF5FF9" w:rsidRPr="00C80CD7">
          <w:rPr>
            <w:rStyle w:val="Hyperlink"/>
            <w:noProof/>
          </w:rPr>
          <w:t>1.2 Introduction</w:t>
        </w:r>
        <w:r w:rsidR="00BF5FF9">
          <w:rPr>
            <w:noProof/>
            <w:webHidden/>
          </w:rPr>
          <w:tab/>
        </w:r>
        <w:r w:rsidR="00BF5FF9">
          <w:rPr>
            <w:noProof/>
            <w:webHidden/>
          </w:rPr>
          <w:fldChar w:fldCharType="begin"/>
        </w:r>
        <w:r w:rsidR="00BF5FF9">
          <w:rPr>
            <w:noProof/>
            <w:webHidden/>
          </w:rPr>
          <w:instrText xml:space="preserve"> PAGEREF _Toc174382579 \h </w:instrText>
        </w:r>
        <w:r w:rsidR="00BF5FF9">
          <w:rPr>
            <w:noProof/>
            <w:webHidden/>
          </w:rPr>
        </w:r>
        <w:r w:rsidR="00BF5FF9">
          <w:rPr>
            <w:noProof/>
            <w:webHidden/>
          </w:rPr>
          <w:fldChar w:fldCharType="separate"/>
        </w:r>
        <w:r w:rsidR="00BF5FF9">
          <w:rPr>
            <w:noProof/>
            <w:webHidden/>
          </w:rPr>
          <w:t>3</w:t>
        </w:r>
        <w:r w:rsidR="00BF5FF9">
          <w:rPr>
            <w:noProof/>
            <w:webHidden/>
          </w:rPr>
          <w:fldChar w:fldCharType="end"/>
        </w:r>
      </w:hyperlink>
    </w:p>
    <w:p w14:paraId="64206076" w14:textId="57838DAD"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80" w:history="1">
        <w:r w:rsidR="00BF5FF9" w:rsidRPr="00C80CD7">
          <w:rPr>
            <w:rStyle w:val="Hyperlink"/>
            <w:noProof/>
          </w:rPr>
          <w:t>1.3 Limitations and caveats for comparisons between studies</w:t>
        </w:r>
        <w:r w:rsidR="00BF5FF9">
          <w:rPr>
            <w:noProof/>
            <w:webHidden/>
          </w:rPr>
          <w:tab/>
        </w:r>
        <w:r w:rsidR="00BF5FF9">
          <w:rPr>
            <w:noProof/>
            <w:webHidden/>
          </w:rPr>
          <w:fldChar w:fldCharType="begin"/>
        </w:r>
        <w:r w:rsidR="00BF5FF9">
          <w:rPr>
            <w:noProof/>
            <w:webHidden/>
          </w:rPr>
          <w:instrText xml:space="preserve"> PAGEREF _Toc174382580 \h </w:instrText>
        </w:r>
        <w:r w:rsidR="00BF5FF9">
          <w:rPr>
            <w:noProof/>
            <w:webHidden/>
          </w:rPr>
        </w:r>
        <w:r w:rsidR="00BF5FF9">
          <w:rPr>
            <w:noProof/>
            <w:webHidden/>
          </w:rPr>
          <w:fldChar w:fldCharType="separate"/>
        </w:r>
        <w:r w:rsidR="00BF5FF9">
          <w:rPr>
            <w:noProof/>
            <w:webHidden/>
          </w:rPr>
          <w:t>6</w:t>
        </w:r>
        <w:r w:rsidR="00BF5FF9">
          <w:rPr>
            <w:noProof/>
            <w:webHidden/>
          </w:rPr>
          <w:fldChar w:fldCharType="end"/>
        </w:r>
      </w:hyperlink>
    </w:p>
    <w:p w14:paraId="4921894D" w14:textId="00049B3A"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81" w:history="1">
        <w:r w:rsidR="00BF5FF9" w:rsidRPr="00C80CD7">
          <w:rPr>
            <w:rStyle w:val="Hyperlink"/>
            <w:noProof/>
          </w:rPr>
          <w:t>1.4 Summary of studies describing AMR of staphylococci from conventional vs. organic dairies</w:t>
        </w:r>
        <w:r w:rsidR="00BF5FF9">
          <w:rPr>
            <w:noProof/>
            <w:webHidden/>
          </w:rPr>
          <w:tab/>
        </w:r>
        <w:r w:rsidR="00BF5FF9">
          <w:rPr>
            <w:noProof/>
            <w:webHidden/>
          </w:rPr>
          <w:fldChar w:fldCharType="begin"/>
        </w:r>
        <w:r w:rsidR="00BF5FF9">
          <w:rPr>
            <w:noProof/>
            <w:webHidden/>
          </w:rPr>
          <w:instrText xml:space="preserve"> PAGEREF _Toc174382581 \h </w:instrText>
        </w:r>
        <w:r w:rsidR="00BF5FF9">
          <w:rPr>
            <w:noProof/>
            <w:webHidden/>
          </w:rPr>
        </w:r>
        <w:r w:rsidR="00BF5FF9">
          <w:rPr>
            <w:noProof/>
            <w:webHidden/>
          </w:rPr>
          <w:fldChar w:fldCharType="separate"/>
        </w:r>
        <w:r w:rsidR="00BF5FF9">
          <w:rPr>
            <w:noProof/>
            <w:webHidden/>
          </w:rPr>
          <w:t>10</w:t>
        </w:r>
        <w:r w:rsidR="00BF5FF9">
          <w:rPr>
            <w:noProof/>
            <w:webHidden/>
          </w:rPr>
          <w:fldChar w:fldCharType="end"/>
        </w:r>
      </w:hyperlink>
    </w:p>
    <w:p w14:paraId="269D212C" w14:textId="6BA03B45"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82" w:history="1">
        <w:r w:rsidR="00BF5FF9" w:rsidRPr="00C80CD7">
          <w:rPr>
            <w:rStyle w:val="Hyperlink"/>
            <w:noProof/>
          </w:rPr>
          <w:t>1.5 Additional factors explaining variation in antimicrobial susceptibility of staphylococci</w:t>
        </w:r>
        <w:r w:rsidR="00BF5FF9">
          <w:rPr>
            <w:noProof/>
            <w:webHidden/>
          </w:rPr>
          <w:tab/>
        </w:r>
        <w:r w:rsidR="00BF5FF9">
          <w:rPr>
            <w:noProof/>
            <w:webHidden/>
          </w:rPr>
          <w:fldChar w:fldCharType="begin"/>
        </w:r>
        <w:r w:rsidR="00BF5FF9">
          <w:rPr>
            <w:noProof/>
            <w:webHidden/>
          </w:rPr>
          <w:instrText xml:space="preserve"> PAGEREF _Toc174382582 \h </w:instrText>
        </w:r>
        <w:r w:rsidR="00BF5FF9">
          <w:rPr>
            <w:noProof/>
            <w:webHidden/>
          </w:rPr>
        </w:r>
        <w:r w:rsidR="00BF5FF9">
          <w:rPr>
            <w:noProof/>
            <w:webHidden/>
          </w:rPr>
          <w:fldChar w:fldCharType="separate"/>
        </w:r>
        <w:r w:rsidR="00BF5FF9">
          <w:rPr>
            <w:noProof/>
            <w:webHidden/>
          </w:rPr>
          <w:t>23</w:t>
        </w:r>
        <w:r w:rsidR="00BF5FF9">
          <w:rPr>
            <w:noProof/>
            <w:webHidden/>
          </w:rPr>
          <w:fldChar w:fldCharType="end"/>
        </w:r>
      </w:hyperlink>
    </w:p>
    <w:p w14:paraId="750E526C" w14:textId="0EA4C751"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83" w:history="1">
        <w:r w:rsidR="00BF5FF9" w:rsidRPr="00C80CD7">
          <w:rPr>
            <w:rStyle w:val="Hyperlink"/>
            <w:noProof/>
          </w:rPr>
          <w:t>1.6 Why is AMR maintained in organic systems?</w:t>
        </w:r>
        <w:r w:rsidR="00BF5FF9">
          <w:rPr>
            <w:noProof/>
            <w:webHidden/>
          </w:rPr>
          <w:tab/>
        </w:r>
        <w:r w:rsidR="00BF5FF9">
          <w:rPr>
            <w:noProof/>
            <w:webHidden/>
          </w:rPr>
          <w:fldChar w:fldCharType="begin"/>
        </w:r>
        <w:r w:rsidR="00BF5FF9">
          <w:rPr>
            <w:noProof/>
            <w:webHidden/>
          </w:rPr>
          <w:instrText xml:space="preserve"> PAGEREF _Toc174382583 \h </w:instrText>
        </w:r>
        <w:r w:rsidR="00BF5FF9">
          <w:rPr>
            <w:noProof/>
            <w:webHidden/>
          </w:rPr>
        </w:r>
        <w:r w:rsidR="00BF5FF9">
          <w:rPr>
            <w:noProof/>
            <w:webHidden/>
          </w:rPr>
          <w:fldChar w:fldCharType="separate"/>
        </w:r>
        <w:r w:rsidR="00BF5FF9">
          <w:rPr>
            <w:noProof/>
            <w:webHidden/>
          </w:rPr>
          <w:t>30</w:t>
        </w:r>
        <w:r w:rsidR="00BF5FF9">
          <w:rPr>
            <w:noProof/>
            <w:webHidden/>
          </w:rPr>
          <w:fldChar w:fldCharType="end"/>
        </w:r>
      </w:hyperlink>
    </w:p>
    <w:p w14:paraId="417CF757" w14:textId="130D430C"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84" w:history="1">
        <w:r w:rsidR="00BF5FF9" w:rsidRPr="00C80CD7">
          <w:rPr>
            <w:rStyle w:val="Hyperlink"/>
            <w:noProof/>
          </w:rPr>
          <w:t>1.7 Conclusions</w:t>
        </w:r>
        <w:r w:rsidR="00BF5FF9">
          <w:rPr>
            <w:noProof/>
            <w:webHidden/>
          </w:rPr>
          <w:tab/>
        </w:r>
        <w:r w:rsidR="00BF5FF9">
          <w:rPr>
            <w:noProof/>
            <w:webHidden/>
          </w:rPr>
          <w:fldChar w:fldCharType="begin"/>
        </w:r>
        <w:r w:rsidR="00BF5FF9">
          <w:rPr>
            <w:noProof/>
            <w:webHidden/>
          </w:rPr>
          <w:instrText xml:space="preserve"> PAGEREF _Toc174382584 \h </w:instrText>
        </w:r>
        <w:r w:rsidR="00BF5FF9">
          <w:rPr>
            <w:noProof/>
            <w:webHidden/>
          </w:rPr>
        </w:r>
        <w:r w:rsidR="00BF5FF9">
          <w:rPr>
            <w:noProof/>
            <w:webHidden/>
          </w:rPr>
          <w:fldChar w:fldCharType="separate"/>
        </w:r>
        <w:r w:rsidR="00BF5FF9">
          <w:rPr>
            <w:noProof/>
            <w:webHidden/>
          </w:rPr>
          <w:t>33</w:t>
        </w:r>
        <w:r w:rsidR="00BF5FF9">
          <w:rPr>
            <w:noProof/>
            <w:webHidden/>
          </w:rPr>
          <w:fldChar w:fldCharType="end"/>
        </w:r>
      </w:hyperlink>
    </w:p>
    <w:p w14:paraId="7229930D" w14:textId="385ADBFB"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85" w:history="1">
        <w:r w:rsidR="00BF5FF9" w:rsidRPr="00C80CD7">
          <w:rPr>
            <w:rStyle w:val="Hyperlink"/>
            <w:noProof/>
          </w:rPr>
          <w:t>1.8 References</w:t>
        </w:r>
        <w:r w:rsidR="00BF5FF9">
          <w:rPr>
            <w:noProof/>
            <w:webHidden/>
          </w:rPr>
          <w:tab/>
        </w:r>
        <w:r w:rsidR="00BF5FF9">
          <w:rPr>
            <w:noProof/>
            <w:webHidden/>
          </w:rPr>
          <w:fldChar w:fldCharType="begin"/>
        </w:r>
        <w:r w:rsidR="00BF5FF9">
          <w:rPr>
            <w:noProof/>
            <w:webHidden/>
          </w:rPr>
          <w:instrText xml:space="preserve"> PAGEREF _Toc174382585 \h </w:instrText>
        </w:r>
        <w:r w:rsidR="00BF5FF9">
          <w:rPr>
            <w:noProof/>
            <w:webHidden/>
          </w:rPr>
        </w:r>
        <w:r w:rsidR="00BF5FF9">
          <w:rPr>
            <w:noProof/>
            <w:webHidden/>
          </w:rPr>
          <w:fldChar w:fldCharType="separate"/>
        </w:r>
        <w:r w:rsidR="00BF5FF9">
          <w:rPr>
            <w:noProof/>
            <w:webHidden/>
          </w:rPr>
          <w:t>37</w:t>
        </w:r>
        <w:r w:rsidR="00BF5FF9">
          <w:rPr>
            <w:noProof/>
            <w:webHidden/>
          </w:rPr>
          <w:fldChar w:fldCharType="end"/>
        </w:r>
      </w:hyperlink>
    </w:p>
    <w:p w14:paraId="3FFB60BE" w14:textId="797F7EE1"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86" w:history="1">
        <w:r w:rsidR="00BF5FF9" w:rsidRPr="00C80CD7">
          <w:rPr>
            <w:rStyle w:val="Hyperlink"/>
            <w:noProof/>
          </w:rPr>
          <w:t>1.9 Tables</w:t>
        </w:r>
        <w:r w:rsidR="00BF5FF9">
          <w:rPr>
            <w:noProof/>
            <w:webHidden/>
          </w:rPr>
          <w:tab/>
        </w:r>
        <w:r w:rsidR="00BF5FF9">
          <w:rPr>
            <w:noProof/>
            <w:webHidden/>
          </w:rPr>
          <w:fldChar w:fldCharType="begin"/>
        </w:r>
        <w:r w:rsidR="00BF5FF9">
          <w:rPr>
            <w:noProof/>
            <w:webHidden/>
          </w:rPr>
          <w:instrText xml:space="preserve"> PAGEREF _Toc174382586 \h </w:instrText>
        </w:r>
        <w:r w:rsidR="00BF5FF9">
          <w:rPr>
            <w:noProof/>
            <w:webHidden/>
          </w:rPr>
        </w:r>
        <w:r w:rsidR="00BF5FF9">
          <w:rPr>
            <w:noProof/>
            <w:webHidden/>
          </w:rPr>
          <w:fldChar w:fldCharType="separate"/>
        </w:r>
        <w:r w:rsidR="00BF5FF9">
          <w:rPr>
            <w:noProof/>
            <w:webHidden/>
          </w:rPr>
          <w:t>46</w:t>
        </w:r>
        <w:r w:rsidR="00BF5FF9">
          <w:rPr>
            <w:noProof/>
            <w:webHidden/>
          </w:rPr>
          <w:fldChar w:fldCharType="end"/>
        </w:r>
      </w:hyperlink>
    </w:p>
    <w:p w14:paraId="29BB3F27" w14:textId="49900D68"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87" w:history="1">
        <w:r w:rsidR="00BF5FF9" w:rsidRPr="00C80CD7">
          <w:rPr>
            <w:rStyle w:val="Hyperlink"/>
            <w:noProof/>
          </w:rPr>
          <w:t>1.10 Figures</w:t>
        </w:r>
        <w:r w:rsidR="00BF5FF9">
          <w:rPr>
            <w:noProof/>
            <w:webHidden/>
          </w:rPr>
          <w:tab/>
        </w:r>
        <w:r w:rsidR="00BF5FF9">
          <w:rPr>
            <w:noProof/>
            <w:webHidden/>
          </w:rPr>
          <w:fldChar w:fldCharType="begin"/>
        </w:r>
        <w:r w:rsidR="00BF5FF9">
          <w:rPr>
            <w:noProof/>
            <w:webHidden/>
          </w:rPr>
          <w:instrText xml:space="preserve"> PAGEREF _Toc174382587 \h </w:instrText>
        </w:r>
        <w:r w:rsidR="00BF5FF9">
          <w:rPr>
            <w:noProof/>
            <w:webHidden/>
          </w:rPr>
        </w:r>
        <w:r w:rsidR="00BF5FF9">
          <w:rPr>
            <w:noProof/>
            <w:webHidden/>
          </w:rPr>
          <w:fldChar w:fldCharType="separate"/>
        </w:r>
        <w:r w:rsidR="00BF5FF9">
          <w:rPr>
            <w:noProof/>
            <w:webHidden/>
          </w:rPr>
          <w:t>64</w:t>
        </w:r>
        <w:r w:rsidR="00BF5FF9">
          <w:rPr>
            <w:noProof/>
            <w:webHidden/>
          </w:rPr>
          <w:fldChar w:fldCharType="end"/>
        </w:r>
      </w:hyperlink>
    </w:p>
    <w:p w14:paraId="0F7284C0" w14:textId="5277E2A7"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88" w:history="1">
        <w:r w:rsidR="00BF5FF9" w:rsidRPr="00C80CD7">
          <w:rPr>
            <w:rStyle w:val="Hyperlink"/>
            <w:noProof/>
          </w:rPr>
          <w:t xml:space="preserve">CHAPTER 2: </w:t>
        </w:r>
        <w:r w:rsidR="00BF5FF9" w:rsidRPr="00C80CD7">
          <w:rPr>
            <w:rStyle w:val="Hyperlink"/>
            <w:caps/>
            <w:noProof/>
          </w:rPr>
          <w:t>Relationship Between Facility Type and Bulk Tank Milk Bacteriology, Udder Health, Udder Hygiene, and Milk Production on Vermont Organic Dairy Farms</w:t>
        </w:r>
        <w:r w:rsidR="00BF5FF9">
          <w:rPr>
            <w:noProof/>
            <w:webHidden/>
          </w:rPr>
          <w:tab/>
        </w:r>
        <w:r w:rsidR="00BF5FF9">
          <w:rPr>
            <w:noProof/>
            <w:webHidden/>
          </w:rPr>
          <w:fldChar w:fldCharType="begin"/>
        </w:r>
        <w:r w:rsidR="00BF5FF9">
          <w:rPr>
            <w:noProof/>
            <w:webHidden/>
          </w:rPr>
          <w:instrText xml:space="preserve"> PAGEREF _Toc174382588 \h </w:instrText>
        </w:r>
        <w:r w:rsidR="00BF5FF9">
          <w:rPr>
            <w:noProof/>
            <w:webHidden/>
          </w:rPr>
        </w:r>
        <w:r w:rsidR="00BF5FF9">
          <w:rPr>
            <w:noProof/>
            <w:webHidden/>
          </w:rPr>
          <w:fldChar w:fldCharType="separate"/>
        </w:r>
        <w:r w:rsidR="00BF5FF9">
          <w:rPr>
            <w:noProof/>
            <w:webHidden/>
          </w:rPr>
          <w:t>65</w:t>
        </w:r>
        <w:r w:rsidR="00BF5FF9">
          <w:rPr>
            <w:noProof/>
            <w:webHidden/>
          </w:rPr>
          <w:fldChar w:fldCharType="end"/>
        </w:r>
      </w:hyperlink>
    </w:p>
    <w:p w14:paraId="375B7B77" w14:textId="0361C97E"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89" w:history="1">
        <w:r w:rsidR="00BF5FF9" w:rsidRPr="00C80CD7">
          <w:rPr>
            <w:rStyle w:val="Hyperlink"/>
            <w:noProof/>
          </w:rPr>
          <w:t>2.1 Abstract</w:t>
        </w:r>
        <w:r w:rsidR="00BF5FF9">
          <w:rPr>
            <w:noProof/>
            <w:webHidden/>
          </w:rPr>
          <w:tab/>
        </w:r>
        <w:r w:rsidR="00BF5FF9">
          <w:rPr>
            <w:noProof/>
            <w:webHidden/>
          </w:rPr>
          <w:fldChar w:fldCharType="begin"/>
        </w:r>
        <w:r w:rsidR="00BF5FF9">
          <w:rPr>
            <w:noProof/>
            <w:webHidden/>
          </w:rPr>
          <w:instrText xml:space="preserve"> PAGEREF _Toc174382589 \h </w:instrText>
        </w:r>
        <w:r w:rsidR="00BF5FF9">
          <w:rPr>
            <w:noProof/>
            <w:webHidden/>
          </w:rPr>
        </w:r>
        <w:r w:rsidR="00BF5FF9">
          <w:rPr>
            <w:noProof/>
            <w:webHidden/>
          </w:rPr>
          <w:fldChar w:fldCharType="separate"/>
        </w:r>
        <w:r w:rsidR="00BF5FF9">
          <w:rPr>
            <w:noProof/>
            <w:webHidden/>
          </w:rPr>
          <w:t>66</w:t>
        </w:r>
        <w:r w:rsidR="00BF5FF9">
          <w:rPr>
            <w:noProof/>
            <w:webHidden/>
          </w:rPr>
          <w:fldChar w:fldCharType="end"/>
        </w:r>
      </w:hyperlink>
    </w:p>
    <w:p w14:paraId="4B9C432B" w14:textId="427FBA9E"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90" w:history="1">
        <w:r w:rsidR="00BF5FF9" w:rsidRPr="00C80CD7">
          <w:rPr>
            <w:rStyle w:val="Hyperlink"/>
            <w:noProof/>
          </w:rPr>
          <w:t>2.2 Introduction</w:t>
        </w:r>
        <w:r w:rsidR="00BF5FF9">
          <w:rPr>
            <w:noProof/>
            <w:webHidden/>
          </w:rPr>
          <w:tab/>
        </w:r>
        <w:r w:rsidR="00BF5FF9">
          <w:rPr>
            <w:noProof/>
            <w:webHidden/>
          </w:rPr>
          <w:fldChar w:fldCharType="begin"/>
        </w:r>
        <w:r w:rsidR="00BF5FF9">
          <w:rPr>
            <w:noProof/>
            <w:webHidden/>
          </w:rPr>
          <w:instrText xml:space="preserve"> PAGEREF _Toc174382590 \h </w:instrText>
        </w:r>
        <w:r w:rsidR="00BF5FF9">
          <w:rPr>
            <w:noProof/>
            <w:webHidden/>
          </w:rPr>
        </w:r>
        <w:r w:rsidR="00BF5FF9">
          <w:rPr>
            <w:noProof/>
            <w:webHidden/>
          </w:rPr>
          <w:fldChar w:fldCharType="separate"/>
        </w:r>
        <w:r w:rsidR="00BF5FF9">
          <w:rPr>
            <w:noProof/>
            <w:webHidden/>
          </w:rPr>
          <w:t>67</w:t>
        </w:r>
        <w:r w:rsidR="00BF5FF9">
          <w:rPr>
            <w:noProof/>
            <w:webHidden/>
          </w:rPr>
          <w:fldChar w:fldCharType="end"/>
        </w:r>
      </w:hyperlink>
    </w:p>
    <w:p w14:paraId="44C9B8A4" w14:textId="3FED5B1D"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91" w:history="1">
        <w:r w:rsidR="00BF5FF9" w:rsidRPr="00C80CD7">
          <w:rPr>
            <w:rStyle w:val="Hyperlink"/>
            <w:noProof/>
          </w:rPr>
          <w:t>2.3 Materials and Methods</w:t>
        </w:r>
        <w:r w:rsidR="00BF5FF9">
          <w:rPr>
            <w:noProof/>
            <w:webHidden/>
          </w:rPr>
          <w:tab/>
        </w:r>
        <w:r w:rsidR="00BF5FF9">
          <w:rPr>
            <w:noProof/>
            <w:webHidden/>
          </w:rPr>
          <w:fldChar w:fldCharType="begin"/>
        </w:r>
        <w:r w:rsidR="00BF5FF9">
          <w:rPr>
            <w:noProof/>
            <w:webHidden/>
          </w:rPr>
          <w:instrText xml:space="preserve"> PAGEREF _Toc174382591 \h </w:instrText>
        </w:r>
        <w:r w:rsidR="00BF5FF9">
          <w:rPr>
            <w:noProof/>
            <w:webHidden/>
          </w:rPr>
        </w:r>
        <w:r w:rsidR="00BF5FF9">
          <w:rPr>
            <w:noProof/>
            <w:webHidden/>
          </w:rPr>
          <w:fldChar w:fldCharType="separate"/>
        </w:r>
        <w:r w:rsidR="00BF5FF9">
          <w:rPr>
            <w:noProof/>
            <w:webHidden/>
          </w:rPr>
          <w:t>71</w:t>
        </w:r>
        <w:r w:rsidR="00BF5FF9">
          <w:rPr>
            <w:noProof/>
            <w:webHidden/>
          </w:rPr>
          <w:fldChar w:fldCharType="end"/>
        </w:r>
      </w:hyperlink>
    </w:p>
    <w:p w14:paraId="09BD3443" w14:textId="6D8369ED"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92" w:history="1">
        <w:r w:rsidR="00BF5FF9" w:rsidRPr="00C80CD7">
          <w:rPr>
            <w:rStyle w:val="Hyperlink"/>
            <w:noProof/>
          </w:rPr>
          <w:t>2.4 Results</w:t>
        </w:r>
        <w:r w:rsidR="00BF5FF9">
          <w:rPr>
            <w:noProof/>
            <w:webHidden/>
          </w:rPr>
          <w:tab/>
        </w:r>
        <w:r w:rsidR="00BF5FF9">
          <w:rPr>
            <w:noProof/>
            <w:webHidden/>
          </w:rPr>
          <w:fldChar w:fldCharType="begin"/>
        </w:r>
        <w:r w:rsidR="00BF5FF9">
          <w:rPr>
            <w:noProof/>
            <w:webHidden/>
          </w:rPr>
          <w:instrText xml:space="preserve"> PAGEREF _Toc174382592 \h </w:instrText>
        </w:r>
        <w:r w:rsidR="00BF5FF9">
          <w:rPr>
            <w:noProof/>
            <w:webHidden/>
          </w:rPr>
        </w:r>
        <w:r w:rsidR="00BF5FF9">
          <w:rPr>
            <w:noProof/>
            <w:webHidden/>
          </w:rPr>
          <w:fldChar w:fldCharType="separate"/>
        </w:r>
        <w:r w:rsidR="00BF5FF9">
          <w:rPr>
            <w:noProof/>
            <w:webHidden/>
          </w:rPr>
          <w:t>82</w:t>
        </w:r>
        <w:r w:rsidR="00BF5FF9">
          <w:rPr>
            <w:noProof/>
            <w:webHidden/>
          </w:rPr>
          <w:fldChar w:fldCharType="end"/>
        </w:r>
      </w:hyperlink>
    </w:p>
    <w:p w14:paraId="3A8AA929" w14:textId="2F8BD182"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93" w:history="1">
        <w:r w:rsidR="00BF5FF9" w:rsidRPr="00C80CD7">
          <w:rPr>
            <w:rStyle w:val="Hyperlink"/>
            <w:noProof/>
          </w:rPr>
          <w:t>2.5 Discussion</w:t>
        </w:r>
        <w:r w:rsidR="00BF5FF9">
          <w:rPr>
            <w:noProof/>
            <w:webHidden/>
          </w:rPr>
          <w:tab/>
        </w:r>
        <w:r w:rsidR="00BF5FF9">
          <w:rPr>
            <w:noProof/>
            <w:webHidden/>
          </w:rPr>
          <w:fldChar w:fldCharType="begin"/>
        </w:r>
        <w:r w:rsidR="00BF5FF9">
          <w:rPr>
            <w:noProof/>
            <w:webHidden/>
          </w:rPr>
          <w:instrText xml:space="preserve"> PAGEREF _Toc174382593 \h </w:instrText>
        </w:r>
        <w:r w:rsidR="00BF5FF9">
          <w:rPr>
            <w:noProof/>
            <w:webHidden/>
          </w:rPr>
        </w:r>
        <w:r w:rsidR="00BF5FF9">
          <w:rPr>
            <w:noProof/>
            <w:webHidden/>
          </w:rPr>
          <w:fldChar w:fldCharType="separate"/>
        </w:r>
        <w:r w:rsidR="00BF5FF9">
          <w:rPr>
            <w:noProof/>
            <w:webHidden/>
          </w:rPr>
          <w:t>88</w:t>
        </w:r>
        <w:r w:rsidR="00BF5FF9">
          <w:rPr>
            <w:noProof/>
            <w:webHidden/>
          </w:rPr>
          <w:fldChar w:fldCharType="end"/>
        </w:r>
      </w:hyperlink>
    </w:p>
    <w:p w14:paraId="748853EC" w14:textId="7D0DC3BE"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94" w:history="1">
        <w:r w:rsidR="00BF5FF9" w:rsidRPr="00C80CD7">
          <w:rPr>
            <w:rStyle w:val="Hyperlink"/>
            <w:noProof/>
          </w:rPr>
          <w:t>2.6 Conclusion</w:t>
        </w:r>
        <w:r w:rsidR="00BF5FF9">
          <w:rPr>
            <w:noProof/>
            <w:webHidden/>
          </w:rPr>
          <w:tab/>
        </w:r>
        <w:r w:rsidR="00BF5FF9">
          <w:rPr>
            <w:noProof/>
            <w:webHidden/>
          </w:rPr>
          <w:fldChar w:fldCharType="begin"/>
        </w:r>
        <w:r w:rsidR="00BF5FF9">
          <w:rPr>
            <w:noProof/>
            <w:webHidden/>
          </w:rPr>
          <w:instrText xml:space="preserve"> PAGEREF _Toc174382594 \h </w:instrText>
        </w:r>
        <w:r w:rsidR="00BF5FF9">
          <w:rPr>
            <w:noProof/>
            <w:webHidden/>
          </w:rPr>
        </w:r>
        <w:r w:rsidR="00BF5FF9">
          <w:rPr>
            <w:noProof/>
            <w:webHidden/>
          </w:rPr>
          <w:fldChar w:fldCharType="separate"/>
        </w:r>
        <w:r w:rsidR="00BF5FF9">
          <w:rPr>
            <w:noProof/>
            <w:webHidden/>
          </w:rPr>
          <w:t>103</w:t>
        </w:r>
        <w:r w:rsidR="00BF5FF9">
          <w:rPr>
            <w:noProof/>
            <w:webHidden/>
          </w:rPr>
          <w:fldChar w:fldCharType="end"/>
        </w:r>
      </w:hyperlink>
    </w:p>
    <w:p w14:paraId="2D087042" w14:textId="6C8483C1"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95" w:history="1">
        <w:r w:rsidR="00BF5FF9" w:rsidRPr="00C80CD7">
          <w:rPr>
            <w:rStyle w:val="Hyperlink"/>
            <w:noProof/>
          </w:rPr>
          <w:t>2.7 Acknowledgements</w:t>
        </w:r>
        <w:r w:rsidR="00BF5FF9">
          <w:rPr>
            <w:noProof/>
            <w:webHidden/>
          </w:rPr>
          <w:tab/>
        </w:r>
        <w:r w:rsidR="00BF5FF9">
          <w:rPr>
            <w:noProof/>
            <w:webHidden/>
          </w:rPr>
          <w:fldChar w:fldCharType="begin"/>
        </w:r>
        <w:r w:rsidR="00BF5FF9">
          <w:rPr>
            <w:noProof/>
            <w:webHidden/>
          </w:rPr>
          <w:instrText xml:space="preserve"> PAGEREF _Toc174382595 \h </w:instrText>
        </w:r>
        <w:r w:rsidR="00BF5FF9">
          <w:rPr>
            <w:noProof/>
            <w:webHidden/>
          </w:rPr>
        </w:r>
        <w:r w:rsidR="00BF5FF9">
          <w:rPr>
            <w:noProof/>
            <w:webHidden/>
          </w:rPr>
          <w:fldChar w:fldCharType="separate"/>
        </w:r>
        <w:r w:rsidR="00BF5FF9">
          <w:rPr>
            <w:noProof/>
            <w:webHidden/>
          </w:rPr>
          <w:t>104</w:t>
        </w:r>
        <w:r w:rsidR="00BF5FF9">
          <w:rPr>
            <w:noProof/>
            <w:webHidden/>
          </w:rPr>
          <w:fldChar w:fldCharType="end"/>
        </w:r>
      </w:hyperlink>
    </w:p>
    <w:p w14:paraId="37C760A1" w14:textId="2C7D2128"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96" w:history="1">
        <w:r w:rsidR="00BF5FF9" w:rsidRPr="00C80CD7">
          <w:rPr>
            <w:rStyle w:val="Hyperlink"/>
            <w:noProof/>
          </w:rPr>
          <w:t>2.8 References</w:t>
        </w:r>
        <w:r w:rsidR="00BF5FF9">
          <w:rPr>
            <w:noProof/>
            <w:webHidden/>
          </w:rPr>
          <w:tab/>
        </w:r>
        <w:r w:rsidR="00BF5FF9">
          <w:rPr>
            <w:noProof/>
            <w:webHidden/>
          </w:rPr>
          <w:fldChar w:fldCharType="begin"/>
        </w:r>
        <w:r w:rsidR="00BF5FF9">
          <w:rPr>
            <w:noProof/>
            <w:webHidden/>
          </w:rPr>
          <w:instrText xml:space="preserve"> PAGEREF _Toc174382596 \h </w:instrText>
        </w:r>
        <w:r w:rsidR="00BF5FF9">
          <w:rPr>
            <w:noProof/>
            <w:webHidden/>
          </w:rPr>
        </w:r>
        <w:r w:rsidR="00BF5FF9">
          <w:rPr>
            <w:noProof/>
            <w:webHidden/>
          </w:rPr>
          <w:fldChar w:fldCharType="separate"/>
        </w:r>
        <w:r w:rsidR="00BF5FF9">
          <w:rPr>
            <w:noProof/>
            <w:webHidden/>
          </w:rPr>
          <w:t>105</w:t>
        </w:r>
        <w:r w:rsidR="00BF5FF9">
          <w:rPr>
            <w:noProof/>
            <w:webHidden/>
          </w:rPr>
          <w:fldChar w:fldCharType="end"/>
        </w:r>
      </w:hyperlink>
    </w:p>
    <w:p w14:paraId="76D2D35B" w14:textId="40C02E43"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97" w:history="1">
        <w:r w:rsidR="00BF5FF9" w:rsidRPr="00C80CD7">
          <w:rPr>
            <w:rStyle w:val="Hyperlink"/>
            <w:noProof/>
          </w:rPr>
          <w:t>2.9 Tables</w:t>
        </w:r>
        <w:r w:rsidR="00BF5FF9">
          <w:rPr>
            <w:noProof/>
            <w:webHidden/>
          </w:rPr>
          <w:tab/>
        </w:r>
        <w:r w:rsidR="00BF5FF9">
          <w:rPr>
            <w:noProof/>
            <w:webHidden/>
          </w:rPr>
          <w:fldChar w:fldCharType="begin"/>
        </w:r>
        <w:r w:rsidR="00BF5FF9">
          <w:rPr>
            <w:noProof/>
            <w:webHidden/>
          </w:rPr>
          <w:instrText xml:space="preserve"> PAGEREF _Toc174382597 \h </w:instrText>
        </w:r>
        <w:r w:rsidR="00BF5FF9">
          <w:rPr>
            <w:noProof/>
            <w:webHidden/>
          </w:rPr>
        </w:r>
        <w:r w:rsidR="00BF5FF9">
          <w:rPr>
            <w:noProof/>
            <w:webHidden/>
          </w:rPr>
          <w:fldChar w:fldCharType="separate"/>
        </w:r>
        <w:r w:rsidR="00BF5FF9">
          <w:rPr>
            <w:noProof/>
            <w:webHidden/>
          </w:rPr>
          <w:t>113</w:t>
        </w:r>
        <w:r w:rsidR="00BF5FF9">
          <w:rPr>
            <w:noProof/>
            <w:webHidden/>
          </w:rPr>
          <w:fldChar w:fldCharType="end"/>
        </w:r>
      </w:hyperlink>
    </w:p>
    <w:p w14:paraId="11034638" w14:textId="11566600"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98" w:history="1">
        <w:r w:rsidR="00BF5FF9" w:rsidRPr="00C80CD7">
          <w:rPr>
            <w:rStyle w:val="Hyperlink"/>
            <w:noProof/>
          </w:rPr>
          <w:t xml:space="preserve">CHAPTER 3: </w:t>
        </w:r>
        <w:r w:rsidR="00BF5FF9" w:rsidRPr="00C80CD7">
          <w:rPr>
            <w:rStyle w:val="Hyperlink"/>
            <w:caps/>
            <w:noProof/>
          </w:rPr>
          <w:t>Staphylococci and mammaliicocci: which species are important for udder health on organic dairy farms?</w:t>
        </w:r>
        <w:r w:rsidR="00BF5FF9">
          <w:rPr>
            <w:noProof/>
            <w:webHidden/>
          </w:rPr>
          <w:tab/>
        </w:r>
        <w:r w:rsidR="00BF5FF9">
          <w:rPr>
            <w:noProof/>
            <w:webHidden/>
          </w:rPr>
          <w:fldChar w:fldCharType="begin"/>
        </w:r>
        <w:r w:rsidR="00BF5FF9">
          <w:rPr>
            <w:noProof/>
            <w:webHidden/>
          </w:rPr>
          <w:instrText xml:space="preserve"> PAGEREF _Toc174382598 \h </w:instrText>
        </w:r>
        <w:r w:rsidR="00BF5FF9">
          <w:rPr>
            <w:noProof/>
            <w:webHidden/>
          </w:rPr>
        </w:r>
        <w:r w:rsidR="00BF5FF9">
          <w:rPr>
            <w:noProof/>
            <w:webHidden/>
          </w:rPr>
          <w:fldChar w:fldCharType="separate"/>
        </w:r>
        <w:r w:rsidR="00BF5FF9">
          <w:rPr>
            <w:noProof/>
            <w:webHidden/>
          </w:rPr>
          <w:t>122</w:t>
        </w:r>
        <w:r w:rsidR="00BF5FF9">
          <w:rPr>
            <w:noProof/>
            <w:webHidden/>
          </w:rPr>
          <w:fldChar w:fldCharType="end"/>
        </w:r>
      </w:hyperlink>
    </w:p>
    <w:p w14:paraId="45A98512" w14:textId="09DCEBB4"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599" w:history="1">
        <w:r w:rsidR="00BF5FF9" w:rsidRPr="00C80CD7">
          <w:rPr>
            <w:rStyle w:val="Hyperlink"/>
            <w:noProof/>
          </w:rPr>
          <w:t>3.1 Abstract</w:t>
        </w:r>
        <w:r w:rsidR="00BF5FF9">
          <w:rPr>
            <w:noProof/>
            <w:webHidden/>
          </w:rPr>
          <w:tab/>
        </w:r>
        <w:r w:rsidR="00BF5FF9">
          <w:rPr>
            <w:noProof/>
            <w:webHidden/>
          </w:rPr>
          <w:fldChar w:fldCharType="begin"/>
        </w:r>
        <w:r w:rsidR="00BF5FF9">
          <w:rPr>
            <w:noProof/>
            <w:webHidden/>
          </w:rPr>
          <w:instrText xml:space="preserve"> PAGEREF _Toc174382599 \h </w:instrText>
        </w:r>
        <w:r w:rsidR="00BF5FF9">
          <w:rPr>
            <w:noProof/>
            <w:webHidden/>
          </w:rPr>
        </w:r>
        <w:r w:rsidR="00BF5FF9">
          <w:rPr>
            <w:noProof/>
            <w:webHidden/>
          </w:rPr>
          <w:fldChar w:fldCharType="separate"/>
        </w:r>
        <w:r w:rsidR="00BF5FF9">
          <w:rPr>
            <w:noProof/>
            <w:webHidden/>
          </w:rPr>
          <w:t>123</w:t>
        </w:r>
        <w:r w:rsidR="00BF5FF9">
          <w:rPr>
            <w:noProof/>
            <w:webHidden/>
          </w:rPr>
          <w:fldChar w:fldCharType="end"/>
        </w:r>
      </w:hyperlink>
    </w:p>
    <w:p w14:paraId="1362DC42" w14:textId="5F79D35D"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00" w:history="1">
        <w:r w:rsidR="00BF5FF9" w:rsidRPr="00C80CD7">
          <w:rPr>
            <w:rStyle w:val="Hyperlink"/>
            <w:noProof/>
          </w:rPr>
          <w:t>3.2 Introduction</w:t>
        </w:r>
        <w:r w:rsidR="00BF5FF9">
          <w:rPr>
            <w:noProof/>
            <w:webHidden/>
          </w:rPr>
          <w:tab/>
        </w:r>
        <w:r w:rsidR="00BF5FF9">
          <w:rPr>
            <w:noProof/>
            <w:webHidden/>
          </w:rPr>
          <w:fldChar w:fldCharType="begin"/>
        </w:r>
        <w:r w:rsidR="00BF5FF9">
          <w:rPr>
            <w:noProof/>
            <w:webHidden/>
          </w:rPr>
          <w:instrText xml:space="preserve"> PAGEREF _Toc174382600 \h </w:instrText>
        </w:r>
        <w:r w:rsidR="00BF5FF9">
          <w:rPr>
            <w:noProof/>
            <w:webHidden/>
          </w:rPr>
        </w:r>
        <w:r w:rsidR="00BF5FF9">
          <w:rPr>
            <w:noProof/>
            <w:webHidden/>
          </w:rPr>
          <w:fldChar w:fldCharType="separate"/>
        </w:r>
        <w:r w:rsidR="00BF5FF9">
          <w:rPr>
            <w:noProof/>
            <w:webHidden/>
          </w:rPr>
          <w:t>124</w:t>
        </w:r>
        <w:r w:rsidR="00BF5FF9">
          <w:rPr>
            <w:noProof/>
            <w:webHidden/>
          </w:rPr>
          <w:fldChar w:fldCharType="end"/>
        </w:r>
      </w:hyperlink>
    </w:p>
    <w:p w14:paraId="52A885D9" w14:textId="61E7C0D6"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01" w:history="1">
        <w:r w:rsidR="00BF5FF9" w:rsidRPr="00C80CD7">
          <w:rPr>
            <w:rStyle w:val="Hyperlink"/>
            <w:noProof/>
          </w:rPr>
          <w:t>3.3 Materials and methods</w:t>
        </w:r>
        <w:r w:rsidR="00BF5FF9">
          <w:rPr>
            <w:noProof/>
            <w:webHidden/>
          </w:rPr>
          <w:tab/>
        </w:r>
        <w:r w:rsidR="00BF5FF9">
          <w:rPr>
            <w:noProof/>
            <w:webHidden/>
          </w:rPr>
          <w:fldChar w:fldCharType="begin"/>
        </w:r>
        <w:r w:rsidR="00BF5FF9">
          <w:rPr>
            <w:noProof/>
            <w:webHidden/>
          </w:rPr>
          <w:instrText xml:space="preserve"> PAGEREF _Toc174382601 \h </w:instrText>
        </w:r>
        <w:r w:rsidR="00BF5FF9">
          <w:rPr>
            <w:noProof/>
            <w:webHidden/>
          </w:rPr>
        </w:r>
        <w:r w:rsidR="00BF5FF9">
          <w:rPr>
            <w:noProof/>
            <w:webHidden/>
          </w:rPr>
          <w:fldChar w:fldCharType="separate"/>
        </w:r>
        <w:r w:rsidR="00BF5FF9">
          <w:rPr>
            <w:noProof/>
            <w:webHidden/>
          </w:rPr>
          <w:t>127</w:t>
        </w:r>
        <w:r w:rsidR="00BF5FF9">
          <w:rPr>
            <w:noProof/>
            <w:webHidden/>
          </w:rPr>
          <w:fldChar w:fldCharType="end"/>
        </w:r>
      </w:hyperlink>
    </w:p>
    <w:p w14:paraId="2623C6AD" w14:textId="465FD876"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02" w:history="1">
        <w:r w:rsidR="00BF5FF9" w:rsidRPr="00C80CD7">
          <w:rPr>
            <w:rStyle w:val="Hyperlink"/>
            <w:noProof/>
          </w:rPr>
          <w:t>3.4 Results</w:t>
        </w:r>
        <w:r w:rsidR="00BF5FF9">
          <w:rPr>
            <w:noProof/>
            <w:webHidden/>
          </w:rPr>
          <w:tab/>
        </w:r>
        <w:r w:rsidR="00BF5FF9">
          <w:rPr>
            <w:noProof/>
            <w:webHidden/>
          </w:rPr>
          <w:fldChar w:fldCharType="begin"/>
        </w:r>
        <w:r w:rsidR="00BF5FF9">
          <w:rPr>
            <w:noProof/>
            <w:webHidden/>
          </w:rPr>
          <w:instrText xml:space="preserve"> PAGEREF _Toc174382602 \h </w:instrText>
        </w:r>
        <w:r w:rsidR="00BF5FF9">
          <w:rPr>
            <w:noProof/>
            <w:webHidden/>
          </w:rPr>
        </w:r>
        <w:r w:rsidR="00BF5FF9">
          <w:rPr>
            <w:noProof/>
            <w:webHidden/>
          </w:rPr>
          <w:fldChar w:fldCharType="separate"/>
        </w:r>
        <w:r w:rsidR="00BF5FF9">
          <w:rPr>
            <w:noProof/>
            <w:webHidden/>
          </w:rPr>
          <w:t>133</w:t>
        </w:r>
        <w:r w:rsidR="00BF5FF9">
          <w:rPr>
            <w:noProof/>
            <w:webHidden/>
          </w:rPr>
          <w:fldChar w:fldCharType="end"/>
        </w:r>
      </w:hyperlink>
    </w:p>
    <w:p w14:paraId="4589A374" w14:textId="6535B3E6"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03" w:history="1">
        <w:r w:rsidR="00BF5FF9" w:rsidRPr="00C80CD7">
          <w:rPr>
            <w:rStyle w:val="Hyperlink"/>
            <w:noProof/>
          </w:rPr>
          <w:t>3.5 Discussion</w:t>
        </w:r>
        <w:r w:rsidR="00BF5FF9">
          <w:rPr>
            <w:noProof/>
            <w:webHidden/>
          </w:rPr>
          <w:tab/>
        </w:r>
        <w:r w:rsidR="00BF5FF9">
          <w:rPr>
            <w:noProof/>
            <w:webHidden/>
          </w:rPr>
          <w:fldChar w:fldCharType="begin"/>
        </w:r>
        <w:r w:rsidR="00BF5FF9">
          <w:rPr>
            <w:noProof/>
            <w:webHidden/>
          </w:rPr>
          <w:instrText xml:space="preserve"> PAGEREF _Toc174382603 \h </w:instrText>
        </w:r>
        <w:r w:rsidR="00BF5FF9">
          <w:rPr>
            <w:noProof/>
            <w:webHidden/>
          </w:rPr>
        </w:r>
        <w:r w:rsidR="00BF5FF9">
          <w:rPr>
            <w:noProof/>
            <w:webHidden/>
          </w:rPr>
          <w:fldChar w:fldCharType="separate"/>
        </w:r>
        <w:r w:rsidR="00BF5FF9">
          <w:rPr>
            <w:noProof/>
            <w:webHidden/>
          </w:rPr>
          <w:t>136</w:t>
        </w:r>
        <w:r w:rsidR="00BF5FF9">
          <w:rPr>
            <w:noProof/>
            <w:webHidden/>
          </w:rPr>
          <w:fldChar w:fldCharType="end"/>
        </w:r>
      </w:hyperlink>
    </w:p>
    <w:p w14:paraId="4C50735B" w14:textId="353B97BF"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04" w:history="1">
        <w:r w:rsidR="00BF5FF9" w:rsidRPr="00C80CD7">
          <w:rPr>
            <w:rStyle w:val="Hyperlink"/>
            <w:noProof/>
          </w:rPr>
          <w:t>3.6 Conclusions</w:t>
        </w:r>
        <w:r w:rsidR="00BF5FF9">
          <w:rPr>
            <w:noProof/>
            <w:webHidden/>
          </w:rPr>
          <w:tab/>
        </w:r>
        <w:r w:rsidR="00BF5FF9">
          <w:rPr>
            <w:noProof/>
            <w:webHidden/>
          </w:rPr>
          <w:fldChar w:fldCharType="begin"/>
        </w:r>
        <w:r w:rsidR="00BF5FF9">
          <w:rPr>
            <w:noProof/>
            <w:webHidden/>
          </w:rPr>
          <w:instrText xml:space="preserve"> PAGEREF _Toc174382604 \h </w:instrText>
        </w:r>
        <w:r w:rsidR="00BF5FF9">
          <w:rPr>
            <w:noProof/>
            <w:webHidden/>
          </w:rPr>
        </w:r>
        <w:r w:rsidR="00BF5FF9">
          <w:rPr>
            <w:noProof/>
            <w:webHidden/>
          </w:rPr>
          <w:fldChar w:fldCharType="separate"/>
        </w:r>
        <w:r w:rsidR="00BF5FF9">
          <w:rPr>
            <w:noProof/>
            <w:webHidden/>
          </w:rPr>
          <w:t>145</w:t>
        </w:r>
        <w:r w:rsidR="00BF5FF9">
          <w:rPr>
            <w:noProof/>
            <w:webHidden/>
          </w:rPr>
          <w:fldChar w:fldCharType="end"/>
        </w:r>
      </w:hyperlink>
    </w:p>
    <w:p w14:paraId="45663835" w14:textId="3090302C"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05" w:history="1">
        <w:r w:rsidR="00BF5FF9" w:rsidRPr="00C80CD7">
          <w:rPr>
            <w:rStyle w:val="Hyperlink"/>
            <w:noProof/>
          </w:rPr>
          <w:t>3.7 Notes</w:t>
        </w:r>
        <w:r w:rsidR="00BF5FF9">
          <w:rPr>
            <w:noProof/>
            <w:webHidden/>
          </w:rPr>
          <w:tab/>
        </w:r>
        <w:r w:rsidR="00BF5FF9">
          <w:rPr>
            <w:noProof/>
            <w:webHidden/>
          </w:rPr>
          <w:fldChar w:fldCharType="begin"/>
        </w:r>
        <w:r w:rsidR="00BF5FF9">
          <w:rPr>
            <w:noProof/>
            <w:webHidden/>
          </w:rPr>
          <w:instrText xml:space="preserve"> PAGEREF _Toc174382605 \h </w:instrText>
        </w:r>
        <w:r w:rsidR="00BF5FF9">
          <w:rPr>
            <w:noProof/>
            <w:webHidden/>
          </w:rPr>
        </w:r>
        <w:r w:rsidR="00BF5FF9">
          <w:rPr>
            <w:noProof/>
            <w:webHidden/>
          </w:rPr>
          <w:fldChar w:fldCharType="separate"/>
        </w:r>
        <w:r w:rsidR="00BF5FF9">
          <w:rPr>
            <w:noProof/>
            <w:webHidden/>
          </w:rPr>
          <w:t>146</w:t>
        </w:r>
        <w:r w:rsidR="00BF5FF9">
          <w:rPr>
            <w:noProof/>
            <w:webHidden/>
          </w:rPr>
          <w:fldChar w:fldCharType="end"/>
        </w:r>
      </w:hyperlink>
    </w:p>
    <w:p w14:paraId="7D873466" w14:textId="60378451"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06" w:history="1">
        <w:r w:rsidR="00BF5FF9" w:rsidRPr="00C80CD7">
          <w:rPr>
            <w:rStyle w:val="Hyperlink"/>
            <w:noProof/>
          </w:rPr>
          <w:t>3.8 References</w:t>
        </w:r>
        <w:r w:rsidR="00BF5FF9">
          <w:rPr>
            <w:noProof/>
            <w:webHidden/>
          </w:rPr>
          <w:tab/>
        </w:r>
        <w:r w:rsidR="00BF5FF9">
          <w:rPr>
            <w:noProof/>
            <w:webHidden/>
          </w:rPr>
          <w:fldChar w:fldCharType="begin"/>
        </w:r>
        <w:r w:rsidR="00BF5FF9">
          <w:rPr>
            <w:noProof/>
            <w:webHidden/>
          </w:rPr>
          <w:instrText xml:space="preserve"> PAGEREF _Toc174382606 \h </w:instrText>
        </w:r>
        <w:r w:rsidR="00BF5FF9">
          <w:rPr>
            <w:noProof/>
            <w:webHidden/>
          </w:rPr>
        </w:r>
        <w:r w:rsidR="00BF5FF9">
          <w:rPr>
            <w:noProof/>
            <w:webHidden/>
          </w:rPr>
          <w:fldChar w:fldCharType="separate"/>
        </w:r>
        <w:r w:rsidR="00BF5FF9">
          <w:rPr>
            <w:noProof/>
            <w:webHidden/>
          </w:rPr>
          <w:t>148</w:t>
        </w:r>
        <w:r w:rsidR="00BF5FF9">
          <w:rPr>
            <w:noProof/>
            <w:webHidden/>
          </w:rPr>
          <w:fldChar w:fldCharType="end"/>
        </w:r>
      </w:hyperlink>
    </w:p>
    <w:p w14:paraId="46F22384" w14:textId="591D0B22"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07" w:history="1">
        <w:r w:rsidR="00BF5FF9" w:rsidRPr="00C80CD7">
          <w:rPr>
            <w:rStyle w:val="Hyperlink"/>
            <w:noProof/>
          </w:rPr>
          <w:t>3.9 Tables</w:t>
        </w:r>
        <w:r w:rsidR="00BF5FF9">
          <w:rPr>
            <w:noProof/>
            <w:webHidden/>
          </w:rPr>
          <w:tab/>
        </w:r>
        <w:r w:rsidR="00BF5FF9">
          <w:rPr>
            <w:noProof/>
            <w:webHidden/>
          </w:rPr>
          <w:fldChar w:fldCharType="begin"/>
        </w:r>
        <w:r w:rsidR="00BF5FF9">
          <w:rPr>
            <w:noProof/>
            <w:webHidden/>
          </w:rPr>
          <w:instrText xml:space="preserve"> PAGEREF _Toc174382607 \h </w:instrText>
        </w:r>
        <w:r w:rsidR="00BF5FF9">
          <w:rPr>
            <w:noProof/>
            <w:webHidden/>
          </w:rPr>
        </w:r>
        <w:r w:rsidR="00BF5FF9">
          <w:rPr>
            <w:noProof/>
            <w:webHidden/>
          </w:rPr>
          <w:fldChar w:fldCharType="separate"/>
        </w:r>
        <w:r w:rsidR="00BF5FF9">
          <w:rPr>
            <w:noProof/>
            <w:webHidden/>
          </w:rPr>
          <w:t>154</w:t>
        </w:r>
        <w:r w:rsidR="00BF5FF9">
          <w:rPr>
            <w:noProof/>
            <w:webHidden/>
          </w:rPr>
          <w:fldChar w:fldCharType="end"/>
        </w:r>
      </w:hyperlink>
    </w:p>
    <w:p w14:paraId="52495F89" w14:textId="61D8B798"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08" w:history="1">
        <w:r w:rsidR="00BF5FF9" w:rsidRPr="00C80CD7">
          <w:rPr>
            <w:rStyle w:val="Hyperlink"/>
            <w:noProof/>
          </w:rPr>
          <w:t>3.10 Figures</w:t>
        </w:r>
        <w:r w:rsidR="00BF5FF9">
          <w:rPr>
            <w:noProof/>
            <w:webHidden/>
          </w:rPr>
          <w:tab/>
        </w:r>
        <w:r w:rsidR="00BF5FF9">
          <w:rPr>
            <w:noProof/>
            <w:webHidden/>
          </w:rPr>
          <w:fldChar w:fldCharType="begin"/>
        </w:r>
        <w:r w:rsidR="00BF5FF9">
          <w:rPr>
            <w:noProof/>
            <w:webHidden/>
          </w:rPr>
          <w:instrText xml:space="preserve"> PAGEREF _Toc174382608 \h </w:instrText>
        </w:r>
        <w:r w:rsidR="00BF5FF9">
          <w:rPr>
            <w:noProof/>
            <w:webHidden/>
          </w:rPr>
        </w:r>
        <w:r w:rsidR="00BF5FF9">
          <w:rPr>
            <w:noProof/>
            <w:webHidden/>
          </w:rPr>
          <w:fldChar w:fldCharType="separate"/>
        </w:r>
        <w:r w:rsidR="00BF5FF9">
          <w:rPr>
            <w:noProof/>
            <w:webHidden/>
          </w:rPr>
          <w:t>156</w:t>
        </w:r>
        <w:r w:rsidR="00BF5FF9">
          <w:rPr>
            <w:noProof/>
            <w:webHidden/>
          </w:rPr>
          <w:fldChar w:fldCharType="end"/>
        </w:r>
      </w:hyperlink>
    </w:p>
    <w:p w14:paraId="63E2E9C7" w14:textId="334D69DF"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09" w:history="1">
        <w:r w:rsidR="00BF5FF9" w:rsidRPr="00C80CD7">
          <w:rPr>
            <w:rStyle w:val="Hyperlink"/>
            <w:noProof/>
          </w:rPr>
          <w:t xml:space="preserve">CHAPTER 4: </w:t>
        </w:r>
        <w:r w:rsidR="00BF5FF9" w:rsidRPr="00C80CD7">
          <w:rPr>
            <w:rStyle w:val="Hyperlink"/>
            <w:caps/>
            <w:noProof/>
          </w:rPr>
          <w:t>Antimicrobial resistance genes, virulence potential, and strain type of Staphylococcus chromogenes causing bovine intramammary infections with low vs. high somatic cell counts</w:t>
        </w:r>
        <w:r w:rsidR="00BF5FF9">
          <w:rPr>
            <w:noProof/>
            <w:webHidden/>
          </w:rPr>
          <w:tab/>
        </w:r>
        <w:r w:rsidR="00BF5FF9">
          <w:rPr>
            <w:noProof/>
            <w:webHidden/>
          </w:rPr>
          <w:fldChar w:fldCharType="begin"/>
        </w:r>
        <w:r w:rsidR="00BF5FF9">
          <w:rPr>
            <w:noProof/>
            <w:webHidden/>
          </w:rPr>
          <w:instrText xml:space="preserve"> PAGEREF _Toc174382609 \h </w:instrText>
        </w:r>
        <w:r w:rsidR="00BF5FF9">
          <w:rPr>
            <w:noProof/>
            <w:webHidden/>
          </w:rPr>
        </w:r>
        <w:r w:rsidR="00BF5FF9">
          <w:rPr>
            <w:noProof/>
            <w:webHidden/>
          </w:rPr>
          <w:fldChar w:fldCharType="separate"/>
        </w:r>
        <w:r w:rsidR="00BF5FF9">
          <w:rPr>
            <w:noProof/>
            <w:webHidden/>
          </w:rPr>
          <w:t>159</w:t>
        </w:r>
        <w:r w:rsidR="00BF5FF9">
          <w:rPr>
            <w:noProof/>
            <w:webHidden/>
          </w:rPr>
          <w:fldChar w:fldCharType="end"/>
        </w:r>
      </w:hyperlink>
    </w:p>
    <w:p w14:paraId="132F5D6C" w14:textId="3B3B2902"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10" w:history="1">
        <w:r w:rsidR="00BF5FF9" w:rsidRPr="00C80CD7">
          <w:rPr>
            <w:rStyle w:val="Hyperlink"/>
            <w:noProof/>
          </w:rPr>
          <w:t>4.1 Abstract</w:t>
        </w:r>
        <w:r w:rsidR="00BF5FF9">
          <w:rPr>
            <w:noProof/>
            <w:webHidden/>
          </w:rPr>
          <w:tab/>
        </w:r>
        <w:r w:rsidR="00BF5FF9">
          <w:rPr>
            <w:noProof/>
            <w:webHidden/>
          </w:rPr>
          <w:fldChar w:fldCharType="begin"/>
        </w:r>
        <w:r w:rsidR="00BF5FF9">
          <w:rPr>
            <w:noProof/>
            <w:webHidden/>
          </w:rPr>
          <w:instrText xml:space="preserve"> PAGEREF _Toc174382610 \h </w:instrText>
        </w:r>
        <w:r w:rsidR="00BF5FF9">
          <w:rPr>
            <w:noProof/>
            <w:webHidden/>
          </w:rPr>
        </w:r>
        <w:r w:rsidR="00BF5FF9">
          <w:rPr>
            <w:noProof/>
            <w:webHidden/>
          </w:rPr>
          <w:fldChar w:fldCharType="separate"/>
        </w:r>
        <w:r w:rsidR="00BF5FF9">
          <w:rPr>
            <w:noProof/>
            <w:webHidden/>
          </w:rPr>
          <w:t>160</w:t>
        </w:r>
        <w:r w:rsidR="00BF5FF9">
          <w:rPr>
            <w:noProof/>
            <w:webHidden/>
          </w:rPr>
          <w:fldChar w:fldCharType="end"/>
        </w:r>
      </w:hyperlink>
    </w:p>
    <w:p w14:paraId="1B1FC1D1" w14:textId="059C5783"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11" w:history="1">
        <w:r w:rsidR="00BF5FF9" w:rsidRPr="00C80CD7">
          <w:rPr>
            <w:rStyle w:val="Hyperlink"/>
            <w:noProof/>
          </w:rPr>
          <w:t>4.2 Introduction</w:t>
        </w:r>
        <w:r w:rsidR="00BF5FF9">
          <w:rPr>
            <w:noProof/>
            <w:webHidden/>
          </w:rPr>
          <w:tab/>
        </w:r>
        <w:r w:rsidR="00BF5FF9">
          <w:rPr>
            <w:noProof/>
            <w:webHidden/>
          </w:rPr>
          <w:fldChar w:fldCharType="begin"/>
        </w:r>
        <w:r w:rsidR="00BF5FF9">
          <w:rPr>
            <w:noProof/>
            <w:webHidden/>
          </w:rPr>
          <w:instrText xml:space="preserve"> PAGEREF _Toc174382611 \h </w:instrText>
        </w:r>
        <w:r w:rsidR="00BF5FF9">
          <w:rPr>
            <w:noProof/>
            <w:webHidden/>
          </w:rPr>
        </w:r>
        <w:r w:rsidR="00BF5FF9">
          <w:rPr>
            <w:noProof/>
            <w:webHidden/>
          </w:rPr>
          <w:fldChar w:fldCharType="separate"/>
        </w:r>
        <w:r w:rsidR="00BF5FF9">
          <w:rPr>
            <w:noProof/>
            <w:webHidden/>
          </w:rPr>
          <w:t>161</w:t>
        </w:r>
        <w:r w:rsidR="00BF5FF9">
          <w:rPr>
            <w:noProof/>
            <w:webHidden/>
          </w:rPr>
          <w:fldChar w:fldCharType="end"/>
        </w:r>
      </w:hyperlink>
    </w:p>
    <w:p w14:paraId="2C5B30A4" w14:textId="75A21E29"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12" w:history="1">
        <w:r w:rsidR="00BF5FF9" w:rsidRPr="00C80CD7">
          <w:rPr>
            <w:rStyle w:val="Hyperlink"/>
            <w:noProof/>
          </w:rPr>
          <w:t>4.3 Materials and methods</w:t>
        </w:r>
        <w:r w:rsidR="00BF5FF9">
          <w:rPr>
            <w:noProof/>
            <w:webHidden/>
          </w:rPr>
          <w:tab/>
        </w:r>
        <w:r w:rsidR="00BF5FF9">
          <w:rPr>
            <w:noProof/>
            <w:webHidden/>
          </w:rPr>
          <w:fldChar w:fldCharType="begin"/>
        </w:r>
        <w:r w:rsidR="00BF5FF9">
          <w:rPr>
            <w:noProof/>
            <w:webHidden/>
          </w:rPr>
          <w:instrText xml:space="preserve"> PAGEREF _Toc174382612 \h </w:instrText>
        </w:r>
        <w:r w:rsidR="00BF5FF9">
          <w:rPr>
            <w:noProof/>
            <w:webHidden/>
          </w:rPr>
        </w:r>
        <w:r w:rsidR="00BF5FF9">
          <w:rPr>
            <w:noProof/>
            <w:webHidden/>
          </w:rPr>
          <w:fldChar w:fldCharType="separate"/>
        </w:r>
        <w:r w:rsidR="00BF5FF9">
          <w:rPr>
            <w:noProof/>
            <w:webHidden/>
          </w:rPr>
          <w:t>165</w:t>
        </w:r>
        <w:r w:rsidR="00BF5FF9">
          <w:rPr>
            <w:noProof/>
            <w:webHidden/>
          </w:rPr>
          <w:fldChar w:fldCharType="end"/>
        </w:r>
      </w:hyperlink>
    </w:p>
    <w:p w14:paraId="4165C285" w14:textId="4151223B"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13" w:history="1">
        <w:r w:rsidR="00BF5FF9" w:rsidRPr="00C80CD7">
          <w:rPr>
            <w:rStyle w:val="Hyperlink"/>
            <w:noProof/>
          </w:rPr>
          <w:t>4.4 Results</w:t>
        </w:r>
        <w:r w:rsidR="00BF5FF9">
          <w:rPr>
            <w:noProof/>
            <w:webHidden/>
          </w:rPr>
          <w:tab/>
        </w:r>
        <w:r w:rsidR="00BF5FF9">
          <w:rPr>
            <w:noProof/>
            <w:webHidden/>
          </w:rPr>
          <w:fldChar w:fldCharType="begin"/>
        </w:r>
        <w:r w:rsidR="00BF5FF9">
          <w:rPr>
            <w:noProof/>
            <w:webHidden/>
          </w:rPr>
          <w:instrText xml:space="preserve"> PAGEREF _Toc174382613 \h </w:instrText>
        </w:r>
        <w:r w:rsidR="00BF5FF9">
          <w:rPr>
            <w:noProof/>
            <w:webHidden/>
          </w:rPr>
        </w:r>
        <w:r w:rsidR="00BF5FF9">
          <w:rPr>
            <w:noProof/>
            <w:webHidden/>
          </w:rPr>
          <w:fldChar w:fldCharType="separate"/>
        </w:r>
        <w:r w:rsidR="00BF5FF9">
          <w:rPr>
            <w:noProof/>
            <w:webHidden/>
          </w:rPr>
          <w:t>176</w:t>
        </w:r>
        <w:r w:rsidR="00BF5FF9">
          <w:rPr>
            <w:noProof/>
            <w:webHidden/>
          </w:rPr>
          <w:fldChar w:fldCharType="end"/>
        </w:r>
      </w:hyperlink>
    </w:p>
    <w:p w14:paraId="77E431F8" w14:textId="4A6BAE67"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14" w:history="1">
        <w:r w:rsidR="00BF5FF9" w:rsidRPr="00C80CD7">
          <w:rPr>
            <w:rStyle w:val="Hyperlink"/>
            <w:noProof/>
          </w:rPr>
          <w:t>4.5 Discussion</w:t>
        </w:r>
        <w:r w:rsidR="00BF5FF9">
          <w:rPr>
            <w:noProof/>
            <w:webHidden/>
          </w:rPr>
          <w:tab/>
        </w:r>
        <w:r w:rsidR="00BF5FF9">
          <w:rPr>
            <w:noProof/>
            <w:webHidden/>
          </w:rPr>
          <w:fldChar w:fldCharType="begin"/>
        </w:r>
        <w:r w:rsidR="00BF5FF9">
          <w:rPr>
            <w:noProof/>
            <w:webHidden/>
          </w:rPr>
          <w:instrText xml:space="preserve"> PAGEREF _Toc174382614 \h </w:instrText>
        </w:r>
        <w:r w:rsidR="00BF5FF9">
          <w:rPr>
            <w:noProof/>
            <w:webHidden/>
          </w:rPr>
        </w:r>
        <w:r w:rsidR="00BF5FF9">
          <w:rPr>
            <w:noProof/>
            <w:webHidden/>
          </w:rPr>
          <w:fldChar w:fldCharType="separate"/>
        </w:r>
        <w:r w:rsidR="00BF5FF9">
          <w:rPr>
            <w:noProof/>
            <w:webHidden/>
          </w:rPr>
          <w:t>181</w:t>
        </w:r>
        <w:r w:rsidR="00BF5FF9">
          <w:rPr>
            <w:noProof/>
            <w:webHidden/>
          </w:rPr>
          <w:fldChar w:fldCharType="end"/>
        </w:r>
      </w:hyperlink>
    </w:p>
    <w:p w14:paraId="085DE624" w14:textId="6D7B4C75"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15" w:history="1">
        <w:r w:rsidR="00BF5FF9" w:rsidRPr="00C80CD7">
          <w:rPr>
            <w:rStyle w:val="Hyperlink"/>
            <w:noProof/>
          </w:rPr>
          <w:t>4.6 Conclusions</w:t>
        </w:r>
        <w:r w:rsidR="00BF5FF9">
          <w:rPr>
            <w:noProof/>
            <w:webHidden/>
          </w:rPr>
          <w:tab/>
        </w:r>
        <w:r w:rsidR="00BF5FF9">
          <w:rPr>
            <w:noProof/>
            <w:webHidden/>
          </w:rPr>
          <w:fldChar w:fldCharType="begin"/>
        </w:r>
        <w:r w:rsidR="00BF5FF9">
          <w:rPr>
            <w:noProof/>
            <w:webHidden/>
          </w:rPr>
          <w:instrText xml:space="preserve"> PAGEREF _Toc174382615 \h </w:instrText>
        </w:r>
        <w:r w:rsidR="00BF5FF9">
          <w:rPr>
            <w:noProof/>
            <w:webHidden/>
          </w:rPr>
        </w:r>
        <w:r w:rsidR="00BF5FF9">
          <w:rPr>
            <w:noProof/>
            <w:webHidden/>
          </w:rPr>
          <w:fldChar w:fldCharType="separate"/>
        </w:r>
        <w:r w:rsidR="00BF5FF9">
          <w:rPr>
            <w:noProof/>
            <w:webHidden/>
          </w:rPr>
          <w:t>198</w:t>
        </w:r>
        <w:r w:rsidR="00BF5FF9">
          <w:rPr>
            <w:noProof/>
            <w:webHidden/>
          </w:rPr>
          <w:fldChar w:fldCharType="end"/>
        </w:r>
      </w:hyperlink>
    </w:p>
    <w:p w14:paraId="1552AE0D" w14:textId="764F48A1"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16" w:history="1">
        <w:r w:rsidR="00BF5FF9" w:rsidRPr="00C80CD7">
          <w:rPr>
            <w:rStyle w:val="Hyperlink"/>
            <w:noProof/>
          </w:rPr>
          <w:t>4.7 Notes</w:t>
        </w:r>
        <w:r w:rsidR="00BF5FF9">
          <w:rPr>
            <w:noProof/>
            <w:webHidden/>
          </w:rPr>
          <w:tab/>
        </w:r>
        <w:r w:rsidR="00BF5FF9">
          <w:rPr>
            <w:noProof/>
            <w:webHidden/>
          </w:rPr>
          <w:fldChar w:fldCharType="begin"/>
        </w:r>
        <w:r w:rsidR="00BF5FF9">
          <w:rPr>
            <w:noProof/>
            <w:webHidden/>
          </w:rPr>
          <w:instrText xml:space="preserve"> PAGEREF _Toc174382616 \h </w:instrText>
        </w:r>
        <w:r w:rsidR="00BF5FF9">
          <w:rPr>
            <w:noProof/>
            <w:webHidden/>
          </w:rPr>
        </w:r>
        <w:r w:rsidR="00BF5FF9">
          <w:rPr>
            <w:noProof/>
            <w:webHidden/>
          </w:rPr>
          <w:fldChar w:fldCharType="separate"/>
        </w:r>
        <w:r w:rsidR="00BF5FF9">
          <w:rPr>
            <w:noProof/>
            <w:webHidden/>
          </w:rPr>
          <w:t>199</w:t>
        </w:r>
        <w:r w:rsidR="00BF5FF9">
          <w:rPr>
            <w:noProof/>
            <w:webHidden/>
          </w:rPr>
          <w:fldChar w:fldCharType="end"/>
        </w:r>
      </w:hyperlink>
    </w:p>
    <w:p w14:paraId="1FEBDA54" w14:textId="6A93EB96"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17" w:history="1">
        <w:r w:rsidR="00BF5FF9" w:rsidRPr="00C80CD7">
          <w:rPr>
            <w:rStyle w:val="Hyperlink"/>
            <w:noProof/>
          </w:rPr>
          <w:t>4.8 References</w:t>
        </w:r>
        <w:r w:rsidR="00BF5FF9">
          <w:rPr>
            <w:noProof/>
            <w:webHidden/>
          </w:rPr>
          <w:tab/>
        </w:r>
        <w:r w:rsidR="00BF5FF9">
          <w:rPr>
            <w:noProof/>
            <w:webHidden/>
          </w:rPr>
          <w:fldChar w:fldCharType="begin"/>
        </w:r>
        <w:r w:rsidR="00BF5FF9">
          <w:rPr>
            <w:noProof/>
            <w:webHidden/>
          </w:rPr>
          <w:instrText xml:space="preserve"> PAGEREF _Toc174382617 \h </w:instrText>
        </w:r>
        <w:r w:rsidR="00BF5FF9">
          <w:rPr>
            <w:noProof/>
            <w:webHidden/>
          </w:rPr>
        </w:r>
        <w:r w:rsidR="00BF5FF9">
          <w:rPr>
            <w:noProof/>
            <w:webHidden/>
          </w:rPr>
          <w:fldChar w:fldCharType="separate"/>
        </w:r>
        <w:r w:rsidR="00BF5FF9">
          <w:rPr>
            <w:noProof/>
            <w:webHidden/>
          </w:rPr>
          <w:t>201</w:t>
        </w:r>
        <w:r w:rsidR="00BF5FF9">
          <w:rPr>
            <w:noProof/>
            <w:webHidden/>
          </w:rPr>
          <w:fldChar w:fldCharType="end"/>
        </w:r>
      </w:hyperlink>
    </w:p>
    <w:p w14:paraId="3623856F" w14:textId="5C9688F6"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18" w:history="1">
        <w:r w:rsidR="00BF5FF9" w:rsidRPr="00C80CD7">
          <w:rPr>
            <w:rStyle w:val="Hyperlink"/>
            <w:noProof/>
          </w:rPr>
          <w:t>4.9 Tables</w:t>
        </w:r>
        <w:r w:rsidR="00BF5FF9">
          <w:rPr>
            <w:noProof/>
            <w:webHidden/>
          </w:rPr>
          <w:tab/>
        </w:r>
        <w:r w:rsidR="00BF5FF9">
          <w:rPr>
            <w:noProof/>
            <w:webHidden/>
          </w:rPr>
          <w:fldChar w:fldCharType="begin"/>
        </w:r>
        <w:r w:rsidR="00BF5FF9">
          <w:rPr>
            <w:noProof/>
            <w:webHidden/>
          </w:rPr>
          <w:instrText xml:space="preserve"> PAGEREF _Toc174382618 \h </w:instrText>
        </w:r>
        <w:r w:rsidR="00BF5FF9">
          <w:rPr>
            <w:noProof/>
            <w:webHidden/>
          </w:rPr>
        </w:r>
        <w:r w:rsidR="00BF5FF9">
          <w:rPr>
            <w:noProof/>
            <w:webHidden/>
          </w:rPr>
          <w:fldChar w:fldCharType="separate"/>
        </w:r>
        <w:r w:rsidR="00BF5FF9">
          <w:rPr>
            <w:noProof/>
            <w:webHidden/>
          </w:rPr>
          <w:t>210</w:t>
        </w:r>
        <w:r w:rsidR="00BF5FF9">
          <w:rPr>
            <w:noProof/>
            <w:webHidden/>
          </w:rPr>
          <w:fldChar w:fldCharType="end"/>
        </w:r>
      </w:hyperlink>
    </w:p>
    <w:p w14:paraId="0BC2C0A7" w14:textId="57F4D60C"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19" w:history="1">
        <w:r w:rsidR="00BF5FF9" w:rsidRPr="00C80CD7">
          <w:rPr>
            <w:rStyle w:val="Hyperlink"/>
            <w:noProof/>
          </w:rPr>
          <w:t>4.10 Figures</w:t>
        </w:r>
        <w:r w:rsidR="00BF5FF9">
          <w:rPr>
            <w:noProof/>
            <w:webHidden/>
          </w:rPr>
          <w:tab/>
        </w:r>
        <w:r w:rsidR="00BF5FF9">
          <w:rPr>
            <w:noProof/>
            <w:webHidden/>
          </w:rPr>
          <w:fldChar w:fldCharType="begin"/>
        </w:r>
        <w:r w:rsidR="00BF5FF9">
          <w:rPr>
            <w:noProof/>
            <w:webHidden/>
          </w:rPr>
          <w:instrText xml:space="preserve"> PAGEREF _Toc174382619 \h </w:instrText>
        </w:r>
        <w:r w:rsidR="00BF5FF9">
          <w:rPr>
            <w:noProof/>
            <w:webHidden/>
          </w:rPr>
        </w:r>
        <w:r w:rsidR="00BF5FF9">
          <w:rPr>
            <w:noProof/>
            <w:webHidden/>
          </w:rPr>
          <w:fldChar w:fldCharType="separate"/>
        </w:r>
        <w:r w:rsidR="00BF5FF9">
          <w:rPr>
            <w:noProof/>
            <w:webHidden/>
          </w:rPr>
          <w:t>215</w:t>
        </w:r>
        <w:r w:rsidR="00BF5FF9">
          <w:rPr>
            <w:noProof/>
            <w:webHidden/>
          </w:rPr>
          <w:fldChar w:fldCharType="end"/>
        </w:r>
      </w:hyperlink>
    </w:p>
    <w:p w14:paraId="49658B87" w14:textId="2ABFD0B3"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20" w:history="1">
        <w:r w:rsidR="00BF5FF9" w:rsidRPr="00C80CD7">
          <w:rPr>
            <w:rStyle w:val="Hyperlink"/>
            <w:noProof/>
          </w:rPr>
          <w:t xml:space="preserve">CHAPTER 5: </w:t>
        </w:r>
        <w:r w:rsidR="00BF5FF9" w:rsidRPr="00C80CD7">
          <w:rPr>
            <w:rStyle w:val="Hyperlink"/>
            <w:caps/>
            <w:noProof/>
          </w:rPr>
          <w:t>Species-specific prevalence of intramammary pathogens causing subclinical mastitis on organic dairy farms in Vermont using different facility types</w:t>
        </w:r>
        <w:r w:rsidR="00BF5FF9">
          <w:rPr>
            <w:noProof/>
            <w:webHidden/>
          </w:rPr>
          <w:tab/>
        </w:r>
        <w:r w:rsidR="00BF5FF9">
          <w:rPr>
            <w:noProof/>
            <w:webHidden/>
          </w:rPr>
          <w:fldChar w:fldCharType="begin"/>
        </w:r>
        <w:r w:rsidR="00BF5FF9">
          <w:rPr>
            <w:noProof/>
            <w:webHidden/>
          </w:rPr>
          <w:instrText xml:space="preserve"> PAGEREF _Toc174382620 \h </w:instrText>
        </w:r>
        <w:r w:rsidR="00BF5FF9">
          <w:rPr>
            <w:noProof/>
            <w:webHidden/>
          </w:rPr>
        </w:r>
        <w:r w:rsidR="00BF5FF9">
          <w:rPr>
            <w:noProof/>
            <w:webHidden/>
          </w:rPr>
          <w:fldChar w:fldCharType="separate"/>
        </w:r>
        <w:r w:rsidR="00BF5FF9">
          <w:rPr>
            <w:noProof/>
            <w:webHidden/>
          </w:rPr>
          <w:t>218</w:t>
        </w:r>
        <w:r w:rsidR="00BF5FF9">
          <w:rPr>
            <w:noProof/>
            <w:webHidden/>
          </w:rPr>
          <w:fldChar w:fldCharType="end"/>
        </w:r>
      </w:hyperlink>
    </w:p>
    <w:p w14:paraId="57A6911C" w14:textId="6704B3F2"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21" w:history="1">
        <w:r w:rsidR="00BF5FF9" w:rsidRPr="00C80CD7">
          <w:rPr>
            <w:rStyle w:val="Hyperlink"/>
            <w:noProof/>
          </w:rPr>
          <w:t>5.1 Abstract</w:t>
        </w:r>
        <w:r w:rsidR="00BF5FF9">
          <w:rPr>
            <w:noProof/>
            <w:webHidden/>
          </w:rPr>
          <w:tab/>
        </w:r>
        <w:r w:rsidR="00BF5FF9">
          <w:rPr>
            <w:noProof/>
            <w:webHidden/>
          </w:rPr>
          <w:fldChar w:fldCharType="begin"/>
        </w:r>
        <w:r w:rsidR="00BF5FF9">
          <w:rPr>
            <w:noProof/>
            <w:webHidden/>
          </w:rPr>
          <w:instrText xml:space="preserve"> PAGEREF _Toc174382621 \h </w:instrText>
        </w:r>
        <w:r w:rsidR="00BF5FF9">
          <w:rPr>
            <w:noProof/>
            <w:webHidden/>
          </w:rPr>
        </w:r>
        <w:r w:rsidR="00BF5FF9">
          <w:rPr>
            <w:noProof/>
            <w:webHidden/>
          </w:rPr>
          <w:fldChar w:fldCharType="separate"/>
        </w:r>
        <w:r w:rsidR="00BF5FF9">
          <w:rPr>
            <w:noProof/>
            <w:webHidden/>
          </w:rPr>
          <w:t>219</w:t>
        </w:r>
        <w:r w:rsidR="00BF5FF9">
          <w:rPr>
            <w:noProof/>
            <w:webHidden/>
          </w:rPr>
          <w:fldChar w:fldCharType="end"/>
        </w:r>
      </w:hyperlink>
    </w:p>
    <w:p w14:paraId="2C19BB8F" w14:textId="27A23A48"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22" w:history="1">
        <w:r w:rsidR="00BF5FF9" w:rsidRPr="00C80CD7">
          <w:rPr>
            <w:rStyle w:val="Hyperlink"/>
            <w:noProof/>
          </w:rPr>
          <w:t>5.2 Introduction, Methods, and Results</w:t>
        </w:r>
        <w:r w:rsidR="00BF5FF9">
          <w:rPr>
            <w:noProof/>
            <w:webHidden/>
          </w:rPr>
          <w:tab/>
        </w:r>
        <w:r w:rsidR="00BF5FF9">
          <w:rPr>
            <w:noProof/>
            <w:webHidden/>
          </w:rPr>
          <w:fldChar w:fldCharType="begin"/>
        </w:r>
        <w:r w:rsidR="00BF5FF9">
          <w:rPr>
            <w:noProof/>
            <w:webHidden/>
          </w:rPr>
          <w:instrText xml:space="preserve"> PAGEREF _Toc174382622 \h </w:instrText>
        </w:r>
        <w:r w:rsidR="00BF5FF9">
          <w:rPr>
            <w:noProof/>
            <w:webHidden/>
          </w:rPr>
        </w:r>
        <w:r w:rsidR="00BF5FF9">
          <w:rPr>
            <w:noProof/>
            <w:webHidden/>
          </w:rPr>
          <w:fldChar w:fldCharType="separate"/>
        </w:r>
        <w:r w:rsidR="00BF5FF9">
          <w:rPr>
            <w:noProof/>
            <w:webHidden/>
          </w:rPr>
          <w:t>219</w:t>
        </w:r>
        <w:r w:rsidR="00BF5FF9">
          <w:rPr>
            <w:noProof/>
            <w:webHidden/>
          </w:rPr>
          <w:fldChar w:fldCharType="end"/>
        </w:r>
      </w:hyperlink>
    </w:p>
    <w:p w14:paraId="723D355D" w14:textId="66CAE854"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23" w:history="1">
        <w:r w:rsidR="00BF5FF9" w:rsidRPr="00C80CD7">
          <w:rPr>
            <w:rStyle w:val="Hyperlink"/>
            <w:noProof/>
          </w:rPr>
          <w:t>5.3 Discussion</w:t>
        </w:r>
        <w:r w:rsidR="00BF5FF9">
          <w:rPr>
            <w:noProof/>
            <w:webHidden/>
          </w:rPr>
          <w:tab/>
        </w:r>
        <w:r w:rsidR="00BF5FF9">
          <w:rPr>
            <w:noProof/>
            <w:webHidden/>
          </w:rPr>
          <w:fldChar w:fldCharType="begin"/>
        </w:r>
        <w:r w:rsidR="00BF5FF9">
          <w:rPr>
            <w:noProof/>
            <w:webHidden/>
          </w:rPr>
          <w:instrText xml:space="preserve"> PAGEREF _Toc174382623 \h </w:instrText>
        </w:r>
        <w:r w:rsidR="00BF5FF9">
          <w:rPr>
            <w:noProof/>
            <w:webHidden/>
          </w:rPr>
        </w:r>
        <w:r w:rsidR="00BF5FF9">
          <w:rPr>
            <w:noProof/>
            <w:webHidden/>
          </w:rPr>
          <w:fldChar w:fldCharType="separate"/>
        </w:r>
        <w:r w:rsidR="00BF5FF9">
          <w:rPr>
            <w:noProof/>
            <w:webHidden/>
          </w:rPr>
          <w:t>225</w:t>
        </w:r>
        <w:r w:rsidR="00BF5FF9">
          <w:rPr>
            <w:noProof/>
            <w:webHidden/>
          </w:rPr>
          <w:fldChar w:fldCharType="end"/>
        </w:r>
      </w:hyperlink>
    </w:p>
    <w:p w14:paraId="31351783" w14:textId="0EA9B68C"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24" w:history="1">
        <w:r w:rsidR="00BF5FF9" w:rsidRPr="00C80CD7">
          <w:rPr>
            <w:rStyle w:val="Hyperlink"/>
            <w:noProof/>
          </w:rPr>
          <w:t>5.4 Declarations</w:t>
        </w:r>
        <w:r w:rsidR="00BF5FF9">
          <w:rPr>
            <w:noProof/>
            <w:webHidden/>
          </w:rPr>
          <w:tab/>
        </w:r>
        <w:r w:rsidR="00BF5FF9">
          <w:rPr>
            <w:noProof/>
            <w:webHidden/>
          </w:rPr>
          <w:fldChar w:fldCharType="begin"/>
        </w:r>
        <w:r w:rsidR="00BF5FF9">
          <w:rPr>
            <w:noProof/>
            <w:webHidden/>
          </w:rPr>
          <w:instrText xml:space="preserve"> PAGEREF _Toc174382624 \h </w:instrText>
        </w:r>
        <w:r w:rsidR="00BF5FF9">
          <w:rPr>
            <w:noProof/>
            <w:webHidden/>
          </w:rPr>
        </w:r>
        <w:r w:rsidR="00BF5FF9">
          <w:rPr>
            <w:noProof/>
            <w:webHidden/>
          </w:rPr>
          <w:fldChar w:fldCharType="separate"/>
        </w:r>
        <w:r w:rsidR="00BF5FF9">
          <w:rPr>
            <w:noProof/>
            <w:webHidden/>
          </w:rPr>
          <w:t>229</w:t>
        </w:r>
        <w:r w:rsidR="00BF5FF9">
          <w:rPr>
            <w:noProof/>
            <w:webHidden/>
          </w:rPr>
          <w:fldChar w:fldCharType="end"/>
        </w:r>
      </w:hyperlink>
    </w:p>
    <w:p w14:paraId="5CD3D7A0" w14:textId="39B76561"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25" w:history="1">
        <w:r w:rsidR="00BF5FF9" w:rsidRPr="00C80CD7">
          <w:rPr>
            <w:rStyle w:val="Hyperlink"/>
            <w:noProof/>
          </w:rPr>
          <w:t>5.5 References</w:t>
        </w:r>
        <w:r w:rsidR="00BF5FF9">
          <w:rPr>
            <w:noProof/>
            <w:webHidden/>
          </w:rPr>
          <w:tab/>
        </w:r>
        <w:r w:rsidR="00BF5FF9">
          <w:rPr>
            <w:noProof/>
            <w:webHidden/>
          </w:rPr>
          <w:fldChar w:fldCharType="begin"/>
        </w:r>
        <w:r w:rsidR="00BF5FF9">
          <w:rPr>
            <w:noProof/>
            <w:webHidden/>
          </w:rPr>
          <w:instrText xml:space="preserve"> PAGEREF _Toc174382625 \h </w:instrText>
        </w:r>
        <w:r w:rsidR="00BF5FF9">
          <w:rPr>
            <w:noProof/>
            <w:webHidden/>
          </w:rPr>
        </w:r>
        <w:r w:rsidR="00BF5FF9">
          <w:rPr>
            <w:noProof/>
            <w:webHidden/>
          </w:rPr>
          <w:fldChar w:fldCharType="separate"/>
        </w:r>
        <w:r w:rsidR="00BF5FF9">
          <w:rPr>
            <w:noProof/>
            <w:webHidden/>
          </w:rPr>
          <w:t>230</w:t>
        </w:r>
        <w:r w:rsidR="00BF5FF9">
          <w:rPr>
            <w:noProof/>
            <w:webHidden/>
          </w:rPr>
          <w:fldChar w:fldCharType="end"/>
        </w:r>
      </w:hyperlink>
    </w:p>
    <w:p w14:paraId="46040990" w14:textId="551B365E"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26" w:history="1">
        <w:r w:rsidR="00BF5FF9" w:rsidRPr="00C80CD7">
          <w:rPr>
            <w:rStyle w:val="Hyperlink"/>
            <w:noProof/>
          </w:rPr>
          <w:t>5.6 Tables</w:t>
        </w:r>
        <w:r w:rsidR="00BF5FF9">
          <w:rPr>
            <w:noProof/>
            <w:webHidden/>
          </w:rPr>
          <w:tab/>
        </w:r>
        <w:r w:rsidR="00BF5FF9">
          <w:rPr>
            <w:noProof/>
            <w:webHidden/>
          </w:rPr>
          <w:fldChar w:fldCharType="begin"/>
        </w:r>
        <w:r w:rsidR="00BF5FF9">
          <w:rPr>
            <w:noProof/>
            <w:webHidden/>
          </w:rPr>
          <w:instrText xml:space="preserve"> PAGEREF _Toc174382626 \h </w:instrText>
        </w:r>
        <w:r w:rsidR="00BF5FF9">
          <w:rPr>
            <w:noProof/>
            <w:webHidden/>
          </w:rPr>
        </w:r>
        <w:r w:rsidR="00BF5FF9">
          <w:rPr>
            <w:noProof/>
            <w:webHidden/>
          </w:rPr>
          <w:fldChar w:fldCharType="separate"/>
        </w:r>
        <w:r w:rsidR="00BF5FF9">
          <w:rPr>
            <w:noProof/>
            <w:webHidden/>
          </w:rPr>
          <w:t>235</w:t>
        </w:r>
        <w:r w:rsidR="00BF5FF9">
          <w:rPr>
            <w:noProof/>
            <w:webHidden/>
          </w:rPr>
          <w:fldChar w:fldCharType="end"/>
        </w:r>
      </w:hyperlink>
    </w:p>
    <w:p w14:paraId="23EFBD7E" w14:textId="6BBCED74"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27" w:history="1">
        <w:r w:rsidR="00BF5FF9" w:rsidRPr="00C80CD7">
          <w:rPr>
            <w:rStyle w:val="Hyperlink"/>
            <w:noProof/>
          </w:rPr>
          <w:t xml:space="preserve">CHAPTER 6: </w:t>
        </w:r>
        <w:r w:rsidR="00BF5FF9" w:rsidRPr="00C80CD7">
          <w:rPr>
            <w:rStyle w:val="Hyperlink"/>
            <w:caps/>
            <w:noProof/>
          </w:rPr>
          <w:t>Summary, future directions, general conclusions and overall significance</w:t>
        </w:r>
        <w:r w:rsidR="00BF5FF9">
          <w:rPr>
            <w:noProof/>
            <w:webHidden/>
          </w:rPr>
          <w:tab/>
        </w:r>
        <w:r w:rsidR="00BF5FF9">
          <w:rPr>
            <w:noProof/>
            <w:webHidden/>
          </w:rPr>
          <w:fldChar w:fldCharType="begin"/>
        </w:r>
        <w:r w:rsidR="00BF5FF9">
          <w:rPr>
            <w:noProof/>
            <w:webHidden/>
          </w:rPr>
          <w:instrText xml:space="preserve"> PAGEREF _Toc174382627 \h </w:instrText>
        </w:r>
        <w:r w:rsidR="00BF5FF9">
          <w:rPr>
            <w:noProof/>
            <w:webHidden/>
          </w:rPr>
        </w:r>
        <w:r w:rsidR="00BF5FF9">
          <w:rPr>
            <w:noProof/>
            <w:webHidden/>
          </w:rPr>
          <w:fldChar w:fldCharType="separate"/>
        </w:r>
        <w:r w:rsidR="00BF5FF9">
          <w:rPr>
            <w:noProof/>
            <w:webHidden/>
          </w:rPr>
          <w:t>239</w:t>
        </w:r>
        <w:r w:rsidR="00BF5FF9">
          <w:rPr>
            <w:noProof/>
            <w:webHidden/>
          </w:rPr>
          <w:fldChar w:fldCharType="end"/>
        </w:r>
      </w:hyperlink>
    </w:p>
    <w:p w14:paraId="3F455EFE" w14:textId="63A6CB98"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28" w:history="1">
        <w:r w:rsidR="00BF5FF9" w:rsidRPr="00C80CD7">
          <w:rPr>
            <w:rStyle w:val="Hyperlink"/>
            <w:noProof/>
          </w:rPr>
          <w:t>6.1 Summary</w:t>
        </w:r>
        <w:r w:rsidR="00BF5FF9">
          <w:rPr>
            <w:noProof/>
            <w:webHidden/>
          </w:rPr>
          <w:tab/>
        </w:r>
        <w:r w:rsidR="00BF5FF9">
          <w:rPr>
            <w:noProof/>
            <w:webHidden/>
          </w:rPr>
          <w:fldChar w:fldCharType="begin"/>
        </w:r>
        <w:r w:rsidR="00BF5FF9">
          <w:rPr>
            <w:noProof/>
            <w:webHidden/>
          </w:rPr>
          <w:instrText xml:space="preserve"> PAGEREF _Toc174382628 \h </w:instrText>
        </w:r>
        <w:r w:rsidR="00BF5FF9">
          <w:rPr>
            <w:noProof/>
            <w:webHidden/>
          </w:rPr>
        </w:r>
        <w:r w:rsidR="00BF5FF9">
          <w:rPr>
            <w:noProof/>
            <w:webHidden/>
          </w:rPr>
          <w:fldChar w:fldCharType="separate"/>
        </w:r>
        <w:r w:rsidR="00BF5FF9">
          <w:rPr>
            <w:noProof/>
            <w:webHidden/>
          </w:rPr>
          <w:t>239</w:t>
        </w:r>
        <w:r w:rsidR="00BF5FF9">
          <w:rPr>
            <w:noProof/>
            <w:webHidden/>
          </w:rPr>
          <w:fldChar w:fldCharType="end"/>
        </w:r>
      </w:hyperlink>
    </w:p>
    <w:p w14:paraId="635A1668" w14:textId="61B737D0"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29" w:history="1">
        <w:r w:rsidR="00BF5FF9" w:rsidRPr="00C80CD7">
          <w:rPr>
            <w:rStyle w:val="Hyperlink"/>
            <w:noProof/>
          </w:rPr>
          <w:t>6.2 Directions for future research</w:t>
        </w:r>
        <w:r w:rsidR="00BF5FF9">
          <w:rPr>
            <w:noProof/>
            <w:webHidden/>
          </w:rPr>
          <w:tab/>
        </w:r>
        <w:r w:rsidR="00BF5FF9">
          <w:rPr>
            <w:noProof/>
            <w:webHidden/>
          </w:rPr>
          <w:fldChar w:fldCharType="begin"/>
        </w:r>
        <w:r w:rsidR="00BF5FF9">
          <w:rPr>
            <w:noProof/>
            <w:webHidden/>
          </w:rPr>
          <w:instrText xml:space="preserve"> PAGEREF _Toc174382629 \h </w:instrText>
        </w:r>
        <w:r w:rsidR="00BF5FF9">
          <w:rPr>
            <w:noProof/>
            <w:webHidden/>
          </w:rPr>
        </w:r>
        <w:r w:rsidR="00BF5FF9">
          <w:rPr>
            <w:noProof/>
            <w:webHidden/>
          </w:rPr>
          <w:fldChar w:fldCharType="separate"/>
        </w:r>
        <w:r w:rsidR="00BF5FF9">
          <w:rPr>
            <w:noProof/>
            <w:webHidden/>
          </w:rPr>
          <w:t>241</w:t>
        </w:r>
        <w:r w:rsidR="00BF5FF9">
          <w:rPr>
            <w:noProof/>
            <w:webHidden/>
          </w:rPr>
          <w:fldChar w:fldCharType="end"/>
        </w:r>
      </w:hyperlink>
    </w:p>
    <w:p w14:paraId="121A6F59" w14:textId="4D1FE07F"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30" w:history="1">
        <w:r w:rsidR="00BF5FF9" w:rsidRPr="00C80CD7">
          <w:rPr>
            <w:rStyle w:val="Hyperlink"/>
            <w:noProof/>
          </w:rPr>
          <w:t>6.3 General conclusions and overall significance</w:t>
        </w:r>
        <w:r w:rsidR="00BF5FF9">
          <w:rPr>
            <w:noProof/>
            <w:webHidden/>
          </w:rPr>
          <w:tab/>
        </w:r>
        <w:r w:rsidR="00BF5FF9">
          <w:rPr>
            <w:noProof/>
            <w:webHidden/>
          </w:rPr>
          <w:fldChar w:fldCharType="begin"/>
        </w:r>
        <w:r w:rsidR="00BF5FF9">
          <w:rPr>
            <w:noProof/>
            <w:webHidden/>
          </w:rPr>
          <w:instrText xml:space="preserve"> PAGEREF _Toc174382630 \h </w:instrText>
        </w:r>
        <w:r w:rsidR="00BF5FF9">
          <w:rPr>
            <w:noProof/>
            <w:webHidden/>
          </w:rPr>
        </w:r>
        <w:r w:rsidR="00BF5FF9">
          <w:rPr>
            <w:noProof/>
            <w:webHidden/>
          </w:rPr>
          <w:fldChar w:fldCharType="separate"/>
        </w:r>
        <w:r w:rsidR="00BF5FF9">
          <w:rPr>
            <w:noProof/>
            <w:webHidden/>
          </w:rPr>
          <w:t>254</w:t>
        </w:r>
        <w:r w:rsidR="00BF5FF9">
          <w:rPr>
            <w:noProof/>
            <w:webHidden/>
          </w:rPr>
          <w:fldChar w:fldCharType="end"/>
        </w:r>
      </w:hyperlink>
    </w:p>
    <w:p w14:paraId="1B2E5B76" w14:textId="47A385C9"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31" w:history="1">
        <w:r w:rsidR="00BF5FF9" w:rsidRPr="00C80CD7">
          <w:rPr>
            <w:rStyle w:val="Hyperlink"/>
            <w:noProof/>
          </w:rPr>
          <w:t>6.4 Tables</w:t>
        </w:r>
        <w:r w:rsidR="00BF5FF9">
          <w:rPr>
            <w:noProof/>
            <w:webHidden/>
          </w:rPr>
          <w:tab/>
        </w:r>
        <w:r w:rsidR="00BF5FF9">
          <w:rPr>
            <w:noProof/>
            <w:webHidden/>
          </w:rPr>
          <w:fldChar w:fldCharType="begin"/>
        </w:r>
        <w:r w:rsidR="00BF5FF9">
          <w:rPr>
            <w:noProof/>
            <w:webHidden/>
          </w:rPr>
          <w:instrText xml:space="preserve"> PAGEREF _Toc174382631 \h </w:instrText>
        </w:r>
        <w:r w:rsidR="00BF5FF9">
          <w:rPr>
            <w:noProof/>
            <w:webHidden/>
          </w:rPr>
        </w:r>
        <w:r w:rsidR="00BF5FF9">
          <w:rPr>
            <w:noProof/>
            <w:webHidden/>
          </w:rPr>
          <w:fldChar w:fldCharType="separate"/>
        </w:r>
        <w:r w:rsidR="00BF5FF9">
          <w:rPr>
            <w:noProof/>
            <w:webHidden/>
          </w:rPr>
          <w:t>257</w:t>
        </w:r>
        <w:r w:rsidR="00BF5FF9">
          <w:rPr>
            <w:noProof/>
            <w:webHidden/>
          </w:rPr>
          <w:fldChar w:fldCharType="end"/>
        </w:r>
      </w:hyperlink>
    </w:p>
    <w:p w14:paraId="5C778533" w14:textId="60B5A1AE" w:rsidR="00BF5FF9" w:rsidRDefault="00B30E29">
      <w:pPr>
        <w:pStyle w:val="TOC1"/>
        <w:rPr>
          <w:rFonts w:asciiTheme="minorHAnsi" w:eastAsiaTheme="minorEastAsia" w:hAnsiTheme="minorHAnsi" w:cstheme="minorBidi"/>
          <w:bCs w:val="0"/>
          <w:noProof/>
          <w:kern w:val="2"/>
          <w:sz w:val="22"/>
          <w:szCs w:val="22"/>
          <w14:ligatures w14:val="standardContextual"/>
        </w:rPr>
      </w:pPr>
      <w:hyperlink w:anchor="_Toc174382632" w:history="1">
        <w:r w:rsidR="00BF5FF9" w:rsidRPr="00C80CD7">
          <w:rPr>
            <w:rStyle w:val="Hyperlink"/>
            <w:caps/>
            <w:noProof/>
          </w:rPr>
          <w:t>comprehensive bibliogrpahy</w:t>
        </w:r>
        <w:r w:rsidR="00BF5FF9">
          <w:rPr>
            <w:noProof/>
            <w:webHidden/>
          </w:rPr>
          <w:tab/>
        </w:r>
        <w:r w:rsidR="00BF5FF9">
          <w:rPr>
            <w:noProof/>
            <w:webHidden/>
          </w:rPr>
          <w:fldChar w:fldCharType="begin"/>
        </w:r>
        <w:r w:rsidR="00BF5FF9">
          <w:rPr>
            <w:noProof/>
            <w:webHidden/>
          </w:rPr>
          <w:instrText xml:space="preserve"> PAGEREF _Toc174382632 \h </w:instrText>
        </w:r>
        <w:r w:rsidR="00BF5FF9">
          <w:rPr>
            <w:noProof/>
            <w:webHidden/>
          </w:rPr>
        </w:r>
        <w:r w:rsidR="00BF5FF9">
          <w:rPr>
            <w:noProof/>
            <w:webHidden/>
          </w:rPr>
          <w:fldChar w:fldCharType="separate"/>
        </w:r>
        <w:r w:rsidR="00BF5FF9">
          <w:rPr>
            <w:noProof/>
            <w:webHidden/>
          </w:rPr>
          <w:t>259</w:t>
        </w:r>
        <w:r w:rsidR="00BF5FF9">
          <w:rPr>
            <w:noProof/>
            <w:webHidden/>
          </w:rPr>
          <w:fldChar w:fldCharType="end"/>
        </w:r>
      </w:hyperlink>
    </w:p>
    <w:p w14:paraId="0347510E" w14:textId="703DCC5E" w:rsidR="00CB0FFF" w:rsidRDefault="0011713D" w:rsidP="005C196E">
      <w:pPr>
        <w:pStyle w:val="Heading1"/>
        <w:spacing w:line="360" w:lineRule="auto"/>
        <w:jc w:val="left"/>
        <w:rPr>
          <w:bCs/>
        </w:rPr>
      </w:pPr>
      <w:r>
        <w:rPr>
          <w:rFonts w:cs="Arial"/>
          <w:b w:val="0"/>
          <w:bCs/>
        </w:rPr>
        <w:fldChar w:fldCharType="end"/>
      </w:r>
    </w:p>
    <w:p w14:paraId="481517D4" w14:textId="5B46A399" w:rsidR="00717971" w:rsidRDefault="00CB0FFF" w:rsidP="00C3780C">
      <w:pPr>
        <w:pStyle w:val="Heading1"/>
      </w:pPr>
      <w:bookmarkStart w:id="22" w:name="_Toc129593883"/>
      <w:bookmarkStart w:id="23" w:name="_Toc129594437"/>
      <w:bookmarkStart w:id="24" w:name="_Toc129594669"/>
      <w:bookmarkStart w:id="25" w:name="_Toc129594670"/>
      <w:bookmarkStart w:id="26" w:name="_Toc129597318"/>
      <w:bookmarkStart w:id="27" w:name="_Toc129597319"/>
      <w:bookmarkStart w:id="28" w:name="_Toc129599680"/>
      <w:r>
        <w:br w:type="page"/>
      </w:r>
      <w:bookmarkStart w:id="29" w:name="_Toc173478091"/>
      <w:bookmarkStart w:id="30" w:name="_Toc174382575"/>
      <w:r w:rsidR="00717971" w:rsidRPr="00EE4EB4">
        <w:rPr>
          <w:rStyle w:val="ChapterNumChar"/>
          <w:b/>
        </w:rPr>
        <w:lastRenderedPageBreak/>
        <w:t>LIST OF TABLES</w:t>
      </w:r>
      <w:bookmarkEnd w:id="29"/>
      <w:bookmarkEnd w:id="30"/>
    </w:p>
    <w:p w14:paraId="6C3FE852" w14:textId="77777777" w:rsidR="00717971" w:rsidRDefault="00717971" w:rsidP="00C3780C"/>
    <w:p w14:paraId="6AC0767E" w14:textId="77777777" w:rsidR="00717971" w:rsidRDefault="00717971" w:rsidP="00C3780C">
      <w:pPr>
        <w:spacing w:line="480" w:lineRule="auto"/>
      </w:pPr>
    </w:p>
    <w:p w14:paraId="748E9E68" w14:textId="21144ABA" w:rsidR="00717971" w:rsidRDefault="00717971" w:rsidP="00C3780C">
      <w:pPr>
        <w:tabs>
          <w:tab w:val="right" w:pos="8640"/>
        </w:tabs>
        <w:spacing w:line="480" w:lineRule="auto"/>
        <w:ind w:right="630"/>
      </w:pPr>
      <w:bookmarkStart w:id="31" w:name="_Hlk174380491"/>
      <w:r>
        <w:t>Table</w:t>
      </w:r>
      <w:r>
        <w:tab/>
      </w:r>
      <w:r w:rsidR="00075713">
        <w:t xml:space="preserve"> </w:t>
      </w:r>
      <w:r>
        <w:t>Page</w:t>
      </w:r>
    </w:p>
    <w:bookmarkEnd w:id="31"/>
    <w:p w14:paraId="3CA5DBCA" w14:textId="51AA4F3C" w:rsidR="00A905CB" w:rsidRDefault="00717971">
      <w:pPr>
        <w:pStyle w:val="TOC1"/>
        <w:rPr>
          <w:rFonts w:asciiTheme="minorHAnsi" w:eastAsiaTheme="minorEastAsia" w:hAnsiTheme="minorHAnsi" w:cstheme="minorBidi"/>
          <w:bCs w:val="0"/>
          <w:noProof/>
          <w:kern w:val="2"/>
          <w:sz w:val="22"/>
          <w:szCs w:val="2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4383353" w:history="1">
        <w:r w:rsidR="00A905CB" w:rsidRPr="00D91EF2">
          <w:rPr>
            <w:rStyle w:val="Hyperlink"/>
            <w:noProof/>
          </w:rPr>
          <w:t>Table 1.1</w:t>
        </w:r>
        <w:r w:rsidR="00A905CB" w:rsidRPr="00D91EF2">
          <w:rPr>
            <w:rStyle w:val="Hyperlink"/>
            <w:b/>
            <w:noProof/>
          </w:rPr>
          <w:t xml:space="preserve"> </w:t>
        </w:r>
        <w:r w:rsidR="00A905CB" w:rsidRPr="00D91EF2">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A905CB" w:rsidRPr="00D91EF2">
          <w:rPr>
            <w:rStyle w:val="Hyperlink"/>
            <w:i/>
            <w:iCs/>
            <w:noProof/>
          </w:rPr>
          <w:t>S. aureus</w:t>
        </w:r>
        <w:r w:rsidR="00A905CB" w:rsidRPr="00D91EF2">
          <w:rPr>
            <w:rStyle w:val="Hyperlink"/>
            <w:noProof/>
          </w:rPr>
          <w:t xml:space="preserve"> or non-</w:t>
        </w:r>
        <w:r w:rsidR="00A905CB" w:rsidRPr="00D91EF2">
          <w:rPr>
            <w:rStyle w:val="Hyperlink"/>
            <w:i/>
            <w:iCs/>
            <w:noProof/>
          </w:rPr>
          <w:t>aureus</w:t>
        </w:r>
        <w:r w:rsidR="00A905CB" w:rsidRPr="00D91EF2">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A905CB">
          <w:rPr>
            <w:noProof/>
            <w:webHidden/>
          </w:rPr>
          <w:tab/>
        </w:r>
        <w:r w:rsidR="00A905CB">
          <w:rPr>
            <w:noProof/>
            <w:webHidden/>
          </w:rPr>
          <w:fldChar w:fldCharType="begin"/>
        </w:r>
        <w:r w:rsidR="00A905CB">
          <w:rPr>
            <w:noProof/>
            <w:webHidden/>
          </w:rPr>
          <w:instrText xml:space="preserve"> PAGEREF _Toc174383353 \h </w:instrText>
        </w:r>
        <w:r w:rsidR="00A905CB">
          <w:rPr>
            <w:noProof/>
            <w:webHidden/>
          </w:rPr>
        </w:r>
        <w:r w:rsidR="00A905CB">
          <w:rPr>
            <w:noProof/>
            <w:webHidden/>
          </w:rPr>
          <w:fldChar w:fldCharType="separate"/>
        </w:r>
        <w:r w:rsidR="00A905CB">
          <w:rPr>
            <w:noProof/>
            <w:webHidden/>
          </w:rPr>
          <w:t>46</w:t>
        </w:r>
        <w:r w:rsidR="00A905CB">
          <w:rPr>
            <w:noProof/>
            <w:webHidden/>
          </w:rPr>
          <w:fldChar w:fldCharType="end"/>
        </w:r>
      </w:hyperlink>
    </w:p>
    <w:p w14:paraId="41EDB86A" w14:textId="1EC88D02" w:rsidR="00A905CB" w:rsidRDefault="00B30E29">
      <w:pPr>
        <w:pStyle w:val="TOC1"/>
        <w:rPr>
          <w:rFonts w:asciiTheme="minorHAnsi" w:eastAsiaTheme="minorEastAsia" w:hAnsiTheme="minorHAnsi" w:cstheme="minorBidi"/>
          <w:bCs w:val="0"/>
          <w:noProof/>
          <w:kern w:val="2"/>
          <w:sz w:val="22"/>
          <w:szCs w:val="22"/>
          <w14:ligatures w14:val="standardContextual"/>
        </w:rPr>
      </w:pPr>
      <w:hyperlink w:anchor="_Toc174383354" w:history="1">
        <w:r w:rsidR="00A905CB" w:rsidRPr="00D91EF2">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00A905CB" w:rsidRPr="00D91EF2">
          <w:rPr>
            <w:rStyle w:val="Hyperlink"/>
            <w:i/>
            <w:iCs/>
            <w:noProof/>
          </w:rPr>
          <w:t>aureus</w:t>
        </w:r>
        <w:r w:rsidR="00A905CB" w:rsidRPr="00D91EF2">
          <w:rPr>
            <w:rStyle w:val="Hyperlink"/>
            <w:noProof/>
          </w:rPr>
          <w:t xml:space="preserve"> staphylococci; CNS = coagulase-negative staphylococci; AMR = antimicrobial resistance; CM = clinical mastitis; SCM = subclinical mastitis</w:t>
        </w:r>
        <w:r w:rsidR="00A905CB">
          <w:rPr>
            <w:noProof/>
            <w:webHidden/>
          </w:rPr>
          <w:tab/>
        </w:r>
        <w:r w:rsidR="00A905CB">
          <w:rPr>
            <w:noProof/>
            <w:webHidden/>
          </w:rPr>
          <w:fldChar w:fldCharType="begin"/>
        </w:r>
        <w:r w:rsidR="00A905CB">
          <w:rPr>
            <w:noProof/>
            <w:webHidden/>
          </w:rPr>
          <w:instrText xml:space="preserve"> PAGEREF _Toc174383354 \h </w:instrText>
        </w:r>
        <w:r w:rsidR="00A905CB">
          <w:rPr>
            <w:noProof/>
            <w:webHidden/>
          </w:rPr>
        </w:r>
        <w:r w:rsidR="00A905CB">
          <w:rPr>
            <w:noProof/>
            <w:webHidden/>
          </w:rPr>
          <w:fldChar w:fldCharType="separate"/>
        </w:r>
        <w:r w:rsidR="00A905CB">
          <w:rPr>
            <w:noProof/>
            <w:webHidden/>
          </w:rPr>
          <w:t>60</w:t>
        </w:r>
        <w:r w:rsidR="00A905CB">
          <w:rPr>
            <w:noProof/>
            <w:webHidden/>
          </w:rPr>
          <w:fldChar w:fldCharType="end"/>
        </w:r>
      </w:hyperlink>
    </w:p>
    <w:p w14:paraId="57C880CA" w14:textId="6913C357" w:rsidR="00A905CB" w:rsidRDefault="00B30E29">
      <w:pPr>
        <w:pStyle w:val="TOC1"/>
        <w:rPr>
          <w:rFonts w:asciiTheme="minorHAnsi" w:eastAsiaTheme="minorEastAsia" w:hAnsiTheme="minorHAnsi" w:cstheme="minorBidi"/>
          <w:bCs w:val="0"/>
          <w:noProof/>
          <w:kern w:val="2"/>
          <w:sz w:val="22"/>
          <w:szCs w:val="22"/>
          <w14:ligatures w14:val="standardContextual"/>
        </w:rPr>
      </w:pPr>
      <w:hyperlink w:anchor="_Toc174383355" w:history="1">
        <w:r w:rsidR="00A905CB" w:rsidRPr="00D91EF2">
          <w:rPr>
            <w:rStyle w:val="Hyperlink"/>
            <w:noProof/>
          </w:rPr>
          <w:t>Table 2.1</w:t>
        </w:r>
        <w:r w:rsidR="00A905CB" w:rsidRPr="00D91EF2">
          <w:rPr>
            <w:rStyle w:val="Hyperlink"/>
            <w:b/>
            <w:noProof/>
          </w:rPr>
          <w:t xml:space="preserve"> </w:t>
        </w:r>
        <w:r w:rsidR="00A905CB" w:rsidRPr="00D91EF2">
          <w:rPr>
            <w:rStyle w:val="Hyperlink"/>
            <w:noProof/>
          </w:rPr>
          <w:t>Predictors offered to multivariable models for each of the 8 different outcomes of interest along with facility type (forced)</w:t>
        </w:r>
        <w:r w:rsidR="00A905CB">
          <w:rPr>
            <w:noProof/>
            <w:webHidden/>
          </w:rPr>
          <w:tab/>
        </w:r>
        <w:r w:rsidR="00A905CB">
          <w:rPr>
            <w:noProof/>
            <w:webHidden/>
          </w:rPr>
          <w:fldChar w:fldCharType="begin"/>
        </w:r>
        <w:r w:rsidR="00A905CB">
          <w:rPr>
            <w:noProof/>
            <w:webHidden/>
          </w:rPr>
          <w:instrText xml:space="preserve"> PAGEREF _Toc174383355 \h </w:instrText>
        </w:r>
        <w:r w:rsidR="00A905CB">
          <w:rPr>
            <w:noProof/>
            <w:webHidden/>
          </w:rPr>
        </w:r>
        <w:r w:rsidR="00A905CB">
          <w:rPr>
            <w:noProof/>
            <w:webHidden/>
          </w:rPr>
          <w:fldChar w:fldCharType="separate"/>
        </w:r>
        <w:r w:rsidR="00A905CB">
          <w:rPr>
            <w:noProof/>
            <w:webHidden/>
          </w:rPr>
          <w:t>113</w:t>
        </w:r>
        <w:r w:rsidR="00A905CB">
          <w:rPr>
            <w:noProof/>
            <w:webHidden/>
          </w:rPr>
          <w:fldChar w:fldCharType="end"/>
        </w:r>
      </w:hyperlink>
    </w:p>
    <w:p w14:paraId="4201ADC2" w14:textId="50D73077" w:rsidR="00A905CB" w:rsidRDefault="00B30E29">
      <w:pPr>
        <w:pStyle w:val="TOC1"/>
        <w:rPr>
          <w:rFonts w:asciiTheme="minorHAnsi" w:eastAsiaTheme="minorEastAsia" w:hAnsiTheme="minorHAnsi" w:cstheme="minorBidi"/>
          <w:bCs w:val="0"/>
          <w:noProof/>
          <w:kern w:val="2"/>
          <w:sz w:val="22"/>
          <w:szCs w:val="22"/>
          <w14:ligatures w14:val="standardContextual"/>
        </w:rPr>
      </w:pPr>
      <w:hyperlink w:anchor="_Toc174383356" w:history="1">
        <w:r w:rsidR="00A905CB" w:rsidRPr="00D91EF2">
          <w:rPr>
            <w:rStyle w:val="Hyperlink"/>
            <w:noProof/>
          </w:rPr>
          <w:t xml:space="preserve">Table 2.2 Objective 1: Descriptive and univariable results for bulk tank milk aerobic culture outcomes by facility type [median (range)]. </w:t>
        </w:r>
        <w:r w:rsidR="00A905CB" w:rsidRPr="00D91EF2">
          <w:rPr>
            <w:rStyle w:val="Hyperlink"/>
            <w:i/>
            <w:iCs/>
            <w:noProof/>
          </w:rPr>
          <w:t>P-</w:t>
        </w:r>
        <w:r w:rsidR="00A905CB" w:rsidRPr="00D91EF2">
          <w:rPr>
            <w:rStyle w:val="Hyperlink"/>
            <w:noProof/>
          </w:rPr>
          <w:t>value is for Kruskal-Wallis test by facility type grouping</w:t>
        </w:r>
        <w:r w:rsidR="00A905CB">
          <w:rPr>
            <w:noProof/>
            <w:webHidden/>
          </w:rPr>
          <w:tab/>
        </w:r>
        <w:r w:rsidR="00A905CB">
          <w:rPr>
            <w:noProof/>
            <w:webHidden/>
          </w:rPr>
          <w:fldChar w:fldCharType="begin"/>
        </w:r>
        <w:r w:rsidR="00A905CB">
          <w:rPr>
            <w:noProof/>
            <w:webHidden/>
          </w:rPr>
          <w:instrText xml:space="preserve"> PAGEREF _Toc174383356 \h </w:instrText>
        </w:r>
        <w:r w:rsidR="00A905CB">
          <w:rPr>
            <w:noProof/>
            <w:webHidden/>
          </w:rPr>
        </w:r>
        <w:r w:rsidR="00A905CB">
          <w:rPr>
            <w:noProof/>
            <w:webHidden/>
          </w:rPr>
          <w:fldChar w:fldCharType="separate"/>
        </w:r>
        <w:r w:rsidR="00A905CB">
          <w:rPr>
            <w:noProof/>
            <w:webHidden/>
          </w:rPr>
          <w:t>114</w:t>
        </w:r>
        <w:r w:rsidR="00A905CB">
          <w:rPr>
            <w:noProof/>
            <w:webHidden/>
          </w:rPr>
          <w:fldChar w:fldCharType="end"/>
        </w:r>
      </w:hyperlink>
    </w:p>
    <w:p w14:paraId="5573C64A" w14:textId="74BFC558" w:rsidR="00A905CB" w:rsidRDefault="00B30E29">
      <w:pPr>
        <w:pStyle w:val="TOC1"/>
        <w:rPr>
          <w:rFonts w:asciiTheme="minorHAnsi" w:eastAsiaTheme="minorEastAsia" w:hAnsiTheme="minorHAnsi" w:cstheme="minorBidi"/>
          <w:bCs w:val="0"/>
          <w:noProof/>
          <w:kern w:val="2"/>
          <w:sz w:val="22"/>
          <w:szCs w:val="22"/>
          <w14:ligatures w14:val="standardContextual"/>
        </w:rPr>
      </w:pPr>
      <w:hyperlink w:anchor="_Toc174383357" w:history="1">
        <w:r w:rsidR="00A905CB" w:rsidRPr="00D91EF2">
          <w:rPr>
            <w:rStyle w:val="Hyperlink"/>
            <w:noProof/>
          </w:rPr>
          <w:t>Table 2.3 Objective 1: Descriptive results for milk quality, udder health and production outcomes by facility type [mean (95%CI)]</w:t>
        </w:r>
        <w:r w:rsidR="00A905CB">
          <w:rPr>
            <w:noProof/>
            <w:webHidden/>
          </w:rPr>
          <w:tab/>
        </w:r>
        <w:r w:rsidR="00A905CB">
          <w:rPr>
            <w:noProof/>
            <w:webHidden/>
          </w:rPr>
          <w:fldChar w:fldCharType="begin"/>
        </w:r>
        <w:r w:rsidR="00A905CB">
          <w:rPr>
            <w:noProof/>
            <w:webHidden/>
          </w:rPr>
          <w:instrText xml:space="preserve"> PAGEREF _Toc174383357 \h </w:instrText>
        </w:r>
        <w:r w:rsidR="00A905CB">
          <w:rPr>
            <w:noProof/>
            <w:webHidden/>
          </w:rPr>
        </w:r>
        <w:r w:rsidR="00A905CB">
          <w:rPr>
            <w:noProof/>
            <w:webHidden/>
          </w:rPr>
          <w:fldChar w:fldCharType="separate"/>
        </w:r>
        <w:r w:rsidR="00A905CB">
          <w:rPr>
            <w:noProof/>
            <w:webHidden/>
          </w:rPr>
          <w:t>115</w:t>
        </w:r>
        <w:r w:rsidR="00A905CB">
          <w:rPr>
            <w:noProof/>
            <w:webHidden/>
          </w:rPr>
          <w:fldChar w:fldCharType="end"/>
        </w:r>
      </w:hyperlink>
    </w:p>
    <w:p w14:paraId="558AE46A" w14:textId="3CDECDE6" w:rsidR="00A905CB" w:rsidRDefault="00B30E29">
      <w:pPr>
        <w:pStyle w:val="TOC1"/>
        <w:rPr>
          <w:rFonts w:asciiTheme="minorHAnsi" w:eastAsiaTheme="minorEastAsia" w:hAnsiTheme="minorHAnsi" w:cstheme="minorBidi"/>
          <w:bCs w:val="0"/>
          <w:noProof/>
          <w:kern w:val="2"/>
          <w:sz w:val="22"/>
          <w:szCs w:val="22"/>
          <w14:ligatures w14:val="standardContextual"/>
        </w:rPr>
      </w:pPr>
      <w:hyperlink w:anchor="_Toc174383358" w:history="1">
        <w:r w:rsidR="00A905CB" w:rsidRPr="00D91EF2">
          <w:rPr>
            <w:rStyle w:val="Hyperlink"/>
            <w:noProof/>
          </w:rPr>
          <w:t>Table 2.4 Objective 1: Final multivariable models describing the relationship between facility type (forced) and milk quality, udder health, production, and udder hygiene outcomes</w:t>
        </w:r>
        <w:r w:rsidR="00A905CB">
          <w:rPr>
            <w:noProof/>
            <w:webHidden/>
          </w:rPr>
          <w:tab/>
        </w:r>
        <w:r w:rsidR="00A905CB">
          <w:rPr>
            <w:noProof/>
            <w:webHidden/>
          </w:rPr>
          <w:fldChar w:fldCharType="begin"/>
        </w:r>
        <w:r w:rsidR="00A905CB">
          <w:rPr>
            <w:noProof/>
            <w:webHidden/>
          </w:rPr>
          <w:instrText xml:space="preserve"> PAGEREF _Toc174383358 \h </w:instrText>
        </w:r>
        <w:r w:rsidR="00A905CB">
          <w:rPr>
            <w:noProof/>
            <w:webHidden/>
          </w:rPr>
        </w:r>
        <w:r w:rsidR="00A905CB">
          <w:rPr>
            <w:noProof/>
            <w:webHidden/>
          </w:rPr>
          <w:fldChar w:fldCharType="separate"/>
        </w:r>
        <w:r w:rsidR="00A905CB">
          <w:rPr>
            <w:noProof/>
            <w:webHidden/>
          </w:rPr>
          <w:t>116</w:t>
        </w:r>
        <w:r w:rsidR="00A905CB">
          <w:rPr>
            <w:noProof/>
            <w:webHidden/>
          </w:rPr>
          <w:fldChar w:fldCharType="end"/>
        </w:r>
      </w:hyperlink>
    </w:p>
    <w:p w14:paraId="4C69A70D" w14:textId="2D2AFA5A" w:rsidR="00A905CB" w:rsidRDefault="00B30E29">
      <w:pPr>
        <w:pStyle w:val="TOC1"/>
        <w:rPr>
          <w:rFonts w:asciiTheme="minorHAnsi" w:eastAsiaTheme="minorEastAsia" w:hAnsiTheme="minorHAnsi" w:cstheme="minorBidi"/>
          <w:bCs w:val="0"/>
          <w:noProof/>
          <w:kern w:val="2"/>
          <w:sz w:val="22"/>
          <w:szCs w:val="22"/>
          <w14:ligatures w14:val="standardContextual"/>
        </w:rPr>
      </w:pPr>
      <w:hyperlink w:anchor="_Toc174383359" w:history="1">
        <w:r w:rsidR="00A905CB" w:rsidRPr="00D91EF2">
          <w:rPr>
            <w:rStyle w:val="Hyperlink"/>
            <w:noProof/>
          </w:rPr>
          <w:t xml:space="preserve">Table 2.5 Objective 2: Selected models of univariate analysis identifying (non-facility type) factors unconditionally associated with milk quality, udder health, production, and udder hygiene outcomes at </w:t>
        </w:r>
        <w:r w:rsidR="00A905CB" w:rsidRPr="00D91EF2">
          <w:rPr>
            <w:rStyle w:val="Hyperlink"/>
            <w:i/>
            <w:iCs/>
            <w:noProof/>
          </w:rPr>
          <w:t>P</w:t>
        </w:r>
        <w:r w:rsidR="00A905CB" w:rsidRPr="00D91EF2">
          <w:rPr>
            <w:rStyle w:val="Hyperlink"/>
            <w:noProof/>
          </w:rPr>
          <w:t xml:space="preserve"> &lt;0.20</w:t>
        </w:r>
        <w:r w:rsidR="00A905CB">
          <w:rPr>
            <w:noProof/>
            <w:webHidden/>
          </w:rPr>
          <w:tab/>
        </w:r>
        <w:r w:rsidR="00A905CB">
          <w:rPr>
            <w:noProof/>
            <w:webHidden/>
          </w:rPr>
          <w:fldChar w:fldCharType="begin"/>
        </w:r>
        <w:r w:rsidR="00A905CB">
          <w:rPr>
            <w:noProof/>
            <w:webHidden/>
          </w:rPr>
          <w:instrText xml:space="preserve"> PAGEREF _Toc174383359 \h </w:instrText>
        </w:r>
        <w:r w:rsidR="00A905CB">
          <w:rPr>
            <w:noProof/>
            <w:webHidden/>
          </w:rPr>
        </w:r>
        <w:r w:rsidR="00A905CB">
          <w:rPr>
            <w:noProof/>
            <w:webHidden/>
          </w:rPr>
          <w:fldChar w:fldCharType="separate"/>
        </w:r>
        <w:r w:rsidR="00A905CB">
          <w:rPr>
            <w:noProof/>
            <w:webHidden/>
          </w:rPr>
          <w:t>119</w:t>
        </w:r>
        <w:r w:rsidR="00A905CB">
          <w:rPr>
            <w:noProof/>
            <w:webHidden/>
          </w:rPr>
          <w:fldChar w:fldCharType="end"/>
        </w:r>
      </w:hyperlink>
    </w:p>
    <w:p w14:paraId="0C3A70D2" w14:textId="3874603F" w:rsidR="00A905CB" w:rsidRDefault="00B30E29">
      <w:pPr>
        <w:pStyle w:val="TOC1"/>
        <w:rPr>
          <w:rFonts w:asciiTheme="minorHAnsi" w:eastAsiaTheme="minorEastAsia" w:hAnsiTheme="minorHAnsi" w:cstheme="minorBidi"/>
          <w:bCs w:val="0"/>
          <w:noProof/>
          <w:kern w:val="2"/>
          <w:sz w:val="22"/>
          <w:szCs w:val="22"/>
          <w14:ligatures w14:val="standardContextual"/>
        </w:rPr>
      </w:pPr>
      <w:hyperlink w:anchor="_Toc174383360" w:history="1">
        <w:r w:rsidR="00A905CB" w:rsidRPr="00D91EF2">
          <w:rPr>
            <w:rStyle w:val="Hyperlink"/>
            <w:noProof/>
          </w:rPr>
          <w:t>Table 3.1</w:t>
        </w:r>
        <w:r w:rsidR="00A905CB" w:rsidRPr="00D91EF2">
          <w:rPr>
            <w:rStyle w:val="Hyperlink"/>
            <w:b/>
            <w:noProof/>
          </w:rPr>
          <w:t xml:space="preserve"> </w:t>
        </w:r>
        <w:r w:rsidR="00A905CB" w:rsidRPr="00D91EF2">
          <w:rPr>
            <w:rStyle w:val="Hyperlink"/>
            <w:noProof/>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r w:rsidR="00A905CB">
          <w:rPr>
            <w:noProof/>
            <w:webHidden/>
          </w:rPr>
          <w:tab/>
        </w:r>
        <w:r w:rsidR="00A905CB">
          <w:rPr>
            <w:noProof/>
            <w:webHidden/>
          </w:rPr>
          <w:fldChar w:fldCharType="begin"/>
        </w:r>
        <w:r w:rsidR="00A905CB">
          <w:rPr>
            <w:noProof/>
            <w:webHidden/>
          </w:rPr>
          <w:instrText xml:space="preserve"> PAGEREF _Toc174383360 \h </w:instrText>
        </w:r>
        <w:r w:rsidR="00A905CB">
          <w:rPr>
            <w:noProof/>
            <w:webHidden/>
          </w:rPr>
        </w:r>
        <w:r w:rsidR="00A905CB">
          <w:rPr>
            <w:noProof/>
            <w:webHidden/>
          </w:rPr>
          <w:fldChar w:fldCharType="separate"/>
        </w:r>
        <w:r w:rsidR="00A905CB">
          <w:rPr>
            <w:noProof/>
            <w:webHidden/>
          </w:rPr>
          <w:t>154</w:t>
        </w:r>
        <w:r w:rsidR="00A905CB">
          <w:rPr>
            <w:noProof/>
            <w:webHidden/>
          </w:rPr>
          <w:fldChar w:fldCharType="end"/>
        </w:r>
      </w:hyperlink>
    </w:p>
    <w:p w14:paraId="3906ECA0" w14:textId="199BA590" w:rsidR="00A905CB" w:rsidRDefault="00B30E29">
      <w:pPr>
        <w:pStyle w:val="TOC1"/>
        <w:rPr>
          <w:rFonts w:asciiTheme="minorHAnsi" w:eastAsiaTheme="minorEastAsia" w:hAnsiTheme="minorHAnsi" w:cstheme="minorBidi"/>
          <w:bCs w:val="0"/>
          <w:noProof/>
          <w:kern w:val="2"/>
          <w:sz w:val="22"/>
          <w:szCs w:val="22"/>
          <w14:ligatures w14:val="standardContextual"/>
        </w:rPr>
      </w:pPr>
      <w:r>
        <w:fldChar w:fldCharType="begin"/>
      </w:r>
      <w:r>
        <w:instrText>HYPERLINK \l "_Toc174383361"</w:instrText>
      </w:r>
      <w:r>
        <w:fldChar w:fldCharType="separate"/>
      </w:r>
      <w:r w:rsidR="00A905CB" w:rsidRPr="00D91EF2">
        <w:rPr>
          <w:rStyle w:val="Hyperlink"/>
          <w:rFonts w:cs="Times New Roman"/>
          <w:noProof/>
        </w:rPr>
        <w:t xml:space="preserve">Table 3.2 Estimated quarter somatic cell count by intramammary infection status at 91 days in milk (13 weeks) for frequently isolated staphylococci and mammaliicocci and </w:t>
      </w:r>
      <w:del w:id="32" w:author="John Barlow" w:date="2024-08-23T15:15:00Z" w16du:dateUtc="2024-08-23T19:15:00Z">
        <w:r w:rsidR="00A905CB" w:rsidRPr="00D91EF2" w:rsidDel="0025357F">
          <w:rPr>
            <w:rStyle w:val="Hyperlink"/>
            <w:rFonts w:cs="Times New Roman"/>
            <w:noProof/>
          </w:rPr>
          <w:delText>healthy</w:delText>
        </w:r>
      </w:del>
      <w:ins w:id="33" w:author="John Barlow" w:date="2024-08-23T15:15:00Z" w16du:dateUtc="2024-08-23T19:15:00Z">
        <w:r w:rsidR="0025357F">
          <w:rPr>
            <w:rStyle w:val="Hyperlink"/>
            <w:rFonts w:cs="Times New Roman"/>
            <w:noProof/>
          </w:rPr>
          <w:t>culture-negative</w:t>
        </w:r>
      </w:ins>
      <w:r w:rsidR="00A905CB" w:rsidRPr="00D91EF2">
        <w:rPr>
          <w:rStyle w:val="Hyperlink"/>
          <w:rFonts w:cs="Times New Roman"/>
          <w:noProof/>
        </w:rPr>
        <w:t xml:space="preserve"> (no growth) quarters. Data set used to make model estimations is comprised of 2,620 quarter-day observations collected from 1,272 quarters belonging to 360 cows during a longitudinal, cross-sectional observational study of 10 certified organic dairy farms in Vermont (US).</w:t>
      </w:r>
      <w:r w:rsidR="00A905CB">
        <w:rPr>
          <w:noProof/>
          <w:webHidden/>
        </w:rPr>
        <w:tab/>
      </w:r>
      <w:r w:rsidR="00A905CB">
        <w:rPr>
          <w:noProof/>
          <w:webHidden/>
        </w:rPr>
        <w:fldChar w:fldCharType="begin"/>
      </w:r>
      <w:r w:rsidR="00A905CB">
        <w:rPr>
          <w:noProof/>
          <w:webHidden/>
        </w:rPr>
        <w:instrText xml:space="preserve"> PAGEREF _Toc174383361 \h </w:instrText>
      </w:r>
      <w:r w:rsidR="00A905CB">
        <w:rPr>
          <w:noProof/>
          <w:webHidden/>
        </w:rPr>
      </w:r>
      <w:r w:rsidR="00A905CB">
        <w:rPr>
          <w:noProof/>
          <w:webHidden/>
        </w:rPr>
        <w:fldChar w:fldCharType="separate"/>
      </w:r>
      <w:r w:rsidR="00A905CB">
        <w:rPr>
          <w:noProof/>
          <w:webHidden/>
        </w:rPr>
        <w:t>155</w:t>
      </w:r>
      <w:r w:rsidR="00A905CB">
        <w:rPr>
          <w:noProof/>
          <w:webHidden/>
        </w:rPr>
        <w:fldChar w:fldCharType="end"/>
      </w:r>
      <w:r>
        <w:rPr>
          <w:noProof/>
        </w:rPr>
        <w:fldChar w:fldCharType="end"/>
      </w:r>
    </w:p>
    <w:p w14:paraId="59B082C7" w14:textId="5144553A" w:rsidR="00A905CB" w:rsidRDefault="00B30E29">
      <w:pPr>
        <w:pStyle w:val="TOC1"/>
        <w:rPr>
          <w:rFonts w:asciiTheme="minorHAnsi" w:eastAsiaTheme="minorEastAsia" w:hAnsiTheme="minorHAnsi" w:cstheme="minorBidi"/>
          <w:bCs w:val="0"/>
          <w:noProof/>
          <w:kern w:val="2"/>
          <w:sz w:val="22"/>
          <w:szCs w:val="22"/>
          <w14:ligatures w14:val="standardContextual"/>
        </w:rPr>
      </w:pPr>
      <w:hyperlink w:anchor="_Toc174383362" w:history="1">
        <w:r w:rsidR="00A905CB" w:rsidRPr="00D91EF2">
          <w:rPr>
            <w:rStyle w:val="Hyperlink"/>
            <w:noProof/>
          </w:rPr>
          <w:t xml:space="preserve">Table 4.1 Diversity of RAPD types causing persistently high and low SCC </w:t>
        </w:r>
        <w:r w:rsidR="00A905CB" w:rsidRPr="00D91EF2">
          <w:rPr>
            <w:rStyle w:val="Hyperlink"/>
            <w:i/>
            <w:iCs/>
            <w:noProof/>
          </w:rPr>
          <w:t>Staphylococcus chromogenes</w:t>
        </w:r>
        <w:r w:rsidR="00A905CB" w:rsidRPr="00D91EF2">
          <w:rPr>
            <w:rStyle w:val="Hyperlink"/>
            <w:noProof/>
          </w:rPr>
          <w:t xml:space="preserve"> intramammary infections by farm. An </w:t>
        </w:r>
        <w:r w:rsidR="00A905CB" w:rsidRPr="00D91EF2">
          <w:rPr>
            <w:rStyle w:val="Hyperlink"/>
            <w:i/>
            <w:iCs/>
            <w:noProof/>
          </w:rPr>
          <w:t xml:space="preserve">S. chromogenes </w:t>
        </w:r>
        <w:r w:rsidR="00A905CB" w:rsidRPr="00D91EF2">
          <w:rPr>
            <w:rStyle w:val="Hyperlink"/>
            <w:noProof/>
          </w:rPr>
          <w:t xml:space="preserve">IMI was considered persistent if it had ≥ 2 quarter-day observations (from sequential sampling events approximately 30 days apart) and it was infected with </w:t>
        </w:r>
        <w:r w:rsidR="00A905CB" w:rsidRPr="00D91EF2">
          <w:rPr>
            <w:rStyle w:val="Hyperlink"/>
            <w:i/>
            <w:iCs/>
            <w:noProof/>
          </w:rPr>
          <w:t xml:space="preserve">S. chromogenes </w:t>
        </w:r>
        <w:r w:rsidR="00A905CB" w:rsidRPr="00D91EF2">
          <w:rPr>
            <w:rStyle w:val="Hyperlink"/>
            <w:noProof/>
          </w:rPr>
          <w:t xml:space="preserve">only for all quarter-day observations. Persistent IMI were then selected where all quarter-day observations had an associated SCC of ≥200,000 cells/mL or &lt;200,000 cells/mL. All isolates associated with each IMI were strain-typed using RAPD to ensure persistency; 74 out of 75 IMI were found to be caused by the same strain of </w:t>
        </w:r>
        <w:r w:rsidR="00A905CB" w:rsidRPr="00D91EF2">
          <w:rPr>
            <w:rStyle w:val="Hyperlink"/>
            <w:i/>
            <w:iCs/>
            <w:noProof/>
          </w:rPr>
          <w:t>S. chromogenes.</w:t>
        </w:r>
        <w:r w:rsidR="00A905CB">
          <w:rPr>
            <w:noProof/>
            <w:webHidden/>
          </w:rPr>
          <w:tab/>
        </w:r>
        <w:r w:rsidR="00A905CB">
          <w:rPr>
            <w:noProof/>
            <w:webHidden/>
          </w:rPr>
          <w:fldChar w:fldCharType="begin"/>
        </w:r>
        <w:r w:rsidR="00A905CB">
          <w:rPr>
            <w:noProof/>
            <w:webHidden/>
          </w:rPr>
          <w:instrText xml:space="preserve"> PAGEREF _Toc174383362 \h </w:instrText>
        </w:r>
        <w:r w:rsidR="00A905CB">
          <w:rPr>
            <w:noProof/>
            <w:webHidden/>
          </w:rPr>
        </w:r>
        <w:r w:rsidR="00A905CB">
          <w:rPr>
            <w:noProof/>
            <w:webHidden/>
          </w:rPr>
          <w:fldChar w:fldCharType="separate"/>
        </w:r>
        <w:r w:rsidR="00A905CB">
          <w:rPr>
            <w:noProof/>
            <w:webHidden/>
          </w:rPr>
          <w:t>210</w:t>
        </w:r>
        <w:r w:rsidR="00A905CB">
          <w:rPr>
            <w:noProof/>
            <w:webHidden/>
          </w:rPr>
          <w:fldChar w:fldCharType="end"/>
        </w:r>
      </w:hyperlink>
    </w:p>
    <w:p w14:paraId="6395DF29" w14:textId="727E7EF3" w:rsidR="00A905CB" w:rsidRDefault="00B30E29">
      <w:pPr>
        <w:pStyle w:val="TOC1"/>
        <w:rPr>
          <w:rFonts w:asciiTheme="minorHAnsi" w:eastAsiaTheme="minorEastAsia" w:hAnsiTheme="minorHAnsi" w:cstheme="minorBidi"/>
          <w:bCs w:val="0"/>
          <w:noProof/>
          <w:kern w:val="2"/>
          <w:sz w:val="22"/>
          <w:szCs w:val="22"/>
          <w14:ligatures w14:val="standardContextual"/>
        </w:rPr>
      </w:pPr>
      <w:hyperlink w:anchor="_Toc174383363" w:history="1">
        <w:r w:rsidR="00A905CB" w:rsidRPr="00D91EF2">
          <w:rPr>
            <w:rStyle w:val="Hyperlink"/>
            <w:noProof/>
          </w:rPr>
          <w:t xml:space="preserve">Table 4.2 Number of </w:t>
        </w:r>
        <w:r w:rsidR="00A905CB" w:rsidRPr="00D91EF2">
          <w:rPr>
            <w:rStyle w:val="Hyperlink"/>
            <w:i/>
            <w:iCs/>
            <w:noProof/>
          </w:rPr>
          <w:t xml:space="preserve">Staphylococcus chromogenes </w:t>
        </w:r>
        <w:r w:rsidR="00A905CB" w:rsidRPr="00D91EF2">
          <w:rPr>
            <w:rStyle w:val="Hyperlink"/>
            <w:noProof/>
          </w:rPr>
          <w:t>isolates associated</w:t>
        </w:r>
        <w:r w:rsidR="00A905CB" w:rsidRPr="00D91EF2">
          <w:rPr>
            <w:rStyle w:val="Hyperlink"/>
            <w:i/>
            <w:iCs/>
            <w:noProof/>
          </w:rPr>
          <w:t xml:space="preserve"> </w:t>
        </w:r>
        <w:r w:rsidR="00A905CB" w:rsidRPr="00D91EF2">
          <w:rPr>
            <w:rStyle w:val="Hyperlink"/>
            <w:noProof/>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00A905CB" w:rsidRPr="00D91EF2">
          <w:rPr>
            <w:rStyle w:val="Hyperlink"/>
            <w:i/>
            <w:iCs/>
            <w:noProof/>
          </w:rPr>
          <w:t xml:space="preserve">S. chromogenes. </w:t>
        </w:r>
        <w:r w:rsidR="00A905CB" w:rsidRPr="00D91EF2">
          <w:rPr>
            <w:rStyle w:val="Hyperlink"/>
            <w:noProof/>
          </w:rPr>
          <w:t>Study isolates which grouped together with a bootstrap value of ≥65% were classified as ST clusters.</w:t>
        </w:r>
        <w:r w:rsidR="00A905CB">
          <w:rPr>
            <w:noProof/>
            <w:webHidden/>
          </w:rPr>
          <w:tab/>
        </w:r>
        <w:r w:rsidR="00A905CB">
          <w:rPr>
            <w:noProof/>
            <w:webHidden/>
          </w:rPr>
          <w:fldChar w:fldCharType="begin"/>
        </w:r>
        <w:r w:rsidR="00A905CB">
          <w:rPr>
            <w:noProof/>
            <w:webHidden/>
          </w:rPr>
          <w:instrText xml:space="preserve"> PAGEREF _Toc174383363 \h </w:instrText>
        </w:r>
        <w:r w:rsidR="00A905CB">
          <w:rPr>
            <w:noProof/>
            <w:webHidden/>
          </w:rPr>
        </w:r>
        <w:r w:rsidR="00A905CB">
          <w:rPr>
            <w:noProof/>
            <w:webHidden/>
          </w:rPr>
          <w:fldChar w:fldCharType="separate"/>
        </w:r>
        <w:r w:rsidR="00A905CB">
          <w:rPr>
            <w:noProof/>
            <w:webHidden/>
          </w:rPr>
          <w:t>211</w:t>
        </w:r>
        <w:r w:rsidR="00A905CB">
          <w:rPr>
            <w:noProof/>
            <w:webHidden/>
          </w:rPr>
          <w:fldChar w:fldCharType="end"/>
        </w:r>
      </w:hyperlink>
    </w:p>
    <w:p w14:paraId="079F240E" w14:textId="1CDFF717" w:rsidR="00A905CB" w:rsidRDefault="00B30E29">
      <w:pPr>
        <w:pStyle w:val="TOC1"/>
        <w:rPr>
          <w:rFonts w:asciiTheme="minorHAnsi" w:eastAsiaTheme="minorEastAsia" w:hAnsiTheme="minorHAnsi" w:cstheme="minorBidi"/>
          <w:bCs w:val="0"/>
          <w:noProof/>
          <w:kern w:val="2"/>
          <w:sz w:val="22"/>
          <w:szCs w:val="22"/>
          <w14:ligatures w14:val="standardContextual"/>
        </w:rPr>
      </w:pPr>
      <w:hyperlink w:anchor="_Toc174383364" w:history="1">
        <w:r w:rsidR="00A905CB" w:rsidRPr="00D91EF2">
          <w:rPr>
            <w:rStyle w:val="Hyperlink"/>
            <w:noProof/>
          </w:rPr>
          <w:t xml:space="preserve">Table 4.3 </w:t>
        </w:r>
        <w:r w:rsidR="00A905CB" w:rsidRPr="00D91EF2">
          <w:rPr>
            <w:rStyle w:val="Hyperlink"/>
            <w:i/>
            <w:iCs/>
            <w:noProof/>
          </w:rPr>
          <w:t xml:space="preserve">blaZ </w:t>
        </w:r>
        <w:r w:rsidR="00A905CB" w:rsidRPr="00D91EF2">
          <w:rPr>
            <w:rStyle w:val="Hyperlink"/>
            <w:noProof/>
          </w:rPr>
          <w:t xml:space="preserve">gene carriage by strain type (as determined by multilocus sequence typing) and ST cluster for 30 </w:t>
        </w:r>
        <w:r w:rsidR="00A905CB" w:rsidRPr="00D91EF2">
          <w:rPr>
            <w:rStyle w:val="Hyperlink"/>
            <w:i/>
            <w:iCs/>
            <w:noProof/>
          </w:rPr>
          <w:t xml:space="preserve">Staphylococcus chromogenes </w:t>
        </w:r>
        <w:r w:rsidR="00A905CB" w:rsidRPr="00D91EF2">
          <w:rPr>
            <w:rStyle w:val="Hyperlink"/>
            <w:noProof/>
          </w:rPr>
          <w:t>isolates associated</w:t>
        </w:r>
        <w:r w:rsidR="00A905CB" w:rsidRPr="00D91EF2">
          <w:rPr>
            <w:rStyle w:val="Hyperlink"/>
            <w:i/>
            <w:iCs/>
            <w:noProof/>
          </w:rPr>
          <w:t xml:space="preserve"> </w:t>
        </w:r>
        <w:r w:rsidR="00A905CB" w:rsidRPr="00D91EF2">
          <w:rPr>
            <w:rStyle w:val="Hyperlink"/>
            <w:noProof/>
          </w:rPr>
          <w:t>with persistent bovine intramammary infections.</w:t>
        </w:r>
        <w:r w:rsidR="00A905CB">
          <w:rPr>
            <w:noProof/>
            <w:webHidden/>
          </w:rPr>
          <w:tab/>
        </w:r>
        <w:r w:rsidR="00A905CB">
          <w:rPr>
            <w:noProof/>
            <w:webHidden/>
          </w:rPr>
          <w:fldChar w:fldCharType="begin"/>
        </w:r>
        <w:r w:rsidR="00A905CB">
          <w:rPr>
            <w:noProof/>
            <w:webHidden/>
          </w:rPr>
          <w:instrText xml:space="preserve"> PAGEREF _Toc174383364 \h </w:instrText>
        </w:r>
        <w:r w:rsidR="00A905CB">
          <w:rPr>
            <w:noProof/>
            <w:webHidden/>
          </w:rPr>
        </w:r>
        <w:r w:rsidR="00A905CB">
          <w:rPr>
            <w:noProof/>
            <w:webHidden/>
          </w:rPr>
          <w:fldChar w:fldCharType="separate"/>
        </w:r>
        <w:r w:rsidR="00A905CB">
          <w:rPr>
            <w:noProof/>
            <w:webHidden/>
          </w:rPr>
          <w:t>212</w:t>
        </w:r>
        <w:r w:rsidR="00A905CB">
          <w:rPr>
            <w:noProof/>
            <w:webHidden/>
          </w:rPr>
          <w:fldChar w:fldCharType="end"/>
        </w:r>
      </w:hyperlink>
    </w:p>
    <w:p w14:paraId="7F36DFBC" w14:textId="70BB84C9" w:rsidR="00A905CB" w:rsidRDefault="00B30E29">
      <w:pPr>
        <w:pStyle w:val="TOC1"/>
        <w:rPr>
          <w:rFonts w:asciiTheme="minorHAnsi" w:eastAsiaTheme="minorEastAsia" w:hAnsiTheme="minorHAnsi" w:cstheme="minorBidi"/>
          <w:bCs w:val="0"/>
          <w:noProof/>
          <w:kern w:val="2"/>
          <w:sz w:val="22"/>
          <w:szCs w:val="22"/>
          <w14:ligatures w14:val="standardContextual"/>
        </w:rPr>
      </w:pPr>
      <w:hyperlink w:anchor="_Toc174383365" w:history="1">
        <w:r w:rsidR="00A905CB" w:rsidRPr="00D91EF2">
          <w:rPr>
            <w:rStyle w:val="Hyperlink"/>
            <w:noProof/>
          </w:rPr>
          <w:t xml:space="preserve">Table 4.4 Presence of potential virulence factors and related genes for 30 </w:t>
        </w:r>
        <w:r w:rsidR="00A905CB" w:rsidRPr="00D91EF2">
          <w:rPr>
            <w:rStyle w:val="Hyperlink"/>
            <w:i/>
            <w:iCs/>
            <w:noProof/>
          </w:rPr>
          <w:t>Staphylococcus chromogenes</w:t>
        </w:r>
        <w:r w:rsidR="00A905CB" w:rsidRPr="00D91EF2">
          <w:rPr>
            <w:rStyle w:val="Hyperlink"/>
            <w:noProof/>
          </w:rPr>
          <w:t xml:space="preserve"> isolates from subclinical bovine intramammary infections, stratified by SCC category. All isolates in the HIGH category (n = 15) come from IMI which had an SCC of ≥200,000 cells/mL associated with all quarter-</w:t>
        </w:r>
        <w:r w:rsidR="00A905CB" w:rsidRPr="00D91EF2">
          <w:rPr>
            <w:rStyle w:val="Hyperlink"/>
            <w:noProof/>
          </w:rPr>
          <w:lastRenderedPageBreak/>
          <w:t>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r w:rsidR="00A905CB">
          <w:rPr>
            <w:noProof/>
            <w:webHidden/>
          </w:rPr>
          <w:tab/>
        </w:r>
        <w:r w:rsidR="00A905CB">
          <w:rPr>
            <w:noProof/>
            <w:webHidden/>
          </w:rPr>
          <w:fldChar w:fldCharType="begin"/>
        </w:r>
        <w:r w:rsidR="00A905CB">
          <w:rPr>
            <w:noProof/>
            <w:webHidden/>
          </w:rPr>
          <w:instrText xml:space="preserve"> PAGEREF _Toc174383365 \h </w:instrText>
        </w:r>
        <w:r w:rsidR="00A905CB">
          <w:rPr>
            <w:noProof/>
            <w:webHidden/>
          </w:rPr>
        </w:r>
        <w:r w:rsidR="00A905CB">
          <w:rPr>
            <w:noProof/>
            <w:webHidden/>
          </w:rPr>
          <w:fldChar w:fldCharType="separate"/>
        </w:r>
        <w:r w:rsidR="00A905CB">
          <w:rPr>
            <w:noProof/>
            <w:webHidden/>
          </w:rPr>
          <w:t>213</w:t>
        </w:r>
        <w:r w:rsidR="00A905CB">
          <w:rPr>
            <w:noProof/>
            <w:webHidden/>
          </w:rPr>
          <w:fldChar w:fldCharType="end"/>
        </w:r>
      </w:hyperlink>
    </w:p>
    <w:p w14:paraId="77322767" w14:textId="3CC3A2D0" w:rsidR="00A905CB" w:rsidRDefault="00B30E29">
      <w:pPr>
        <w:pStyle w:val="TOC1"/>
        <w:rPr>
          <w:rFonts w:asciiTheme="minorHAnsi" w:eastAsiaTheme="minorEastAsia" w:hAnsiTheme="minorHAnsi" w:cstheme="minorBidi"/>
          <w:bCs w:val="0"/>
          <w:noProof/>
          <w:kern w:val="2"/>
          <w:sz w:val="22"/>
          <w:szCs w:val="22"/>
          <w14:ligatures w14:val="standardContextual"/>
        </w:rPr>
      </w:pPr>
      <w:hyperlink w:anchor="_Toc174383366" w:history="1">
        <w:r w:rsidR="00A905CB" w:rsidRPr="00D91EF2">
          <w:rPr>
            <w:rStyle w:val="Hyperlink"/>
            <w:noProof/>
          </w:rPr>
          <w:t xml:space="preserve">Table 5.1 Quarter-level prevalence of pathogens </w:t>
        </w:r>
        <w:r w:rsidR="00A905CB" w:rsidRPr="00D91EF2">
          <w:rPr>
            <w:rStyle w:val="Hyperlink"/>
            <w:rFonts w:eastAsia="Calibri"/>
            <w:noProof/>
          </w:rPr>
          <w:t xml:space="preserve">(or grouping of similar pathogens) </w:t>
        </w:r>
        <w:r w:rsidR="00A905CB" w:rsidRPr="00D91EF2">
          <w:rPr>
            <w:rStyle w:val="Hyperlink"/>
            <w:noProof/>
          </w:rPr>
          <w:t xml:space="preserve">causing intramammary infections [median (range)] by farm, stratified by facility type. </w:t>
        </w:r>
        <w:r w:rsidR="00A905CB" w:rsidRPr="00D91EF2">
          <w:rPr>
            <w:rStyle w:val="Hyperlink"/>
            <w:rFonts w:eastAsia="Calibri"/>
            <w:noProof/>
          </w:rPr>
          <w:t>3,332 q</w:t>
        </w:r>
        <w:r w:rsidR="00A905CB" w:rsidRPr="00D91EF2">
          <w:rPr>
            <w:rStyle w:val="Hyperlink"/>
            <w:noProof/>
          </w:rPr>
          <w:t>uarter-level observations were collected</w:t>
        </w:r>
        <w:r w:rsidR="00A905CB" w:rsidRPr="00D91EF2">
          <w:rPr>
            <w:rStyle w:val="Hyperlink"/>
            <w:rFonts w:eastAsia="Calibri"/>
            <w:noProof/>
          </w:rPr>
          <w:t xml:space="preserve"> from </w:t>
        </w:r>
        <w:r w:rsidR="00A905CB" w:rsidRPr="00D91EF2">
          <w:rPr>
            <w:rStyle w:val="Hyperlink"/>
            <w:noProof/>
          </w:rPr>
          <w:t>1,456 quarters belonging to 382 cows</w:t>
        </w:r>
        <w:r w:rsidR="00A905CB" w:rsidRPr="00D91EF2">
          <w:rPr>
            <w:rStyle w:val="Hyperlink"/>
            <w:rFonts w:eastAsia="Calibri"/>
            <w:noProof/>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r w:rsidR="00A905CB">
          <w:rPr>
            <w:noProof/>
            <w:webHidden/>
          </w:rPr>
          <w:tab/>
        </w:r>
        <w:r w:rsidR="00A905CB">
          <w:rPr>
            <w:noProof/>
            <w:webHidden/>
          </w:rPr>
          <w:fldChar w:fldCharType="begin"/>
        </w:r>
        <w:r w:rsidR="00A905CB">
          <w:rPr>
            <w:noProof/>
            <w:webHidden/>
          </w:rPr>
          <w:instrText xml:space="preserve"> PAGEREF _Toc174383366 \h </w:instrText>
        </w:r>
        <w:r w:rsidR="00A905CB">
          <w:rPr>
            <w:noProof/>
            <w:webHidden/>
          </w:rPr>
        </w:r>
        <w:r w:rsidR="00A905CB">
          <w:rPr>
            <w:noProof/>
            <w:webHidden/>
          </w:rPr>
          <w:fldChar w:fldCharType="separate"/>
        </w:r>
        <w:r w:rsidR="00A905CB">
          <w:rPr>
            <w:noProof/>
            <w:webHidden/>
          </w:rPr>
          <w:t>235</w:t>
        </w:r>
        <w:r w:rsidR="00A905CB">
          <w:rPr>
            <w:noProof/>
            <w:webHidden/>
          </w:rPr>
          <w:fldChar w:fldCharType="end"/>
        </w:r>
      </w:hyperlink>
    </w:p>
    <w:p w14:paraId="5A1EA136" w14:textId="74595143" w:rsidR="00A905CB" w:rsidRDefault="00B30E29">
      <w:pPr>
        <w:pStyle w:val="TOC1"/>
        <w:rPr>
          <w:rFonts w:asciiTheme="minorHAnsi" w:eastAsiaTheme="minorEastAsia" w:hAnsiTheme="minorHAnsi" w:cstheme="minorBidi"/>
          <w:bCs w:val="0"/>
          <w:noProof/>
          <w:kern w:val="2"/>
          <w:sz w:val="22"/>
          <w:szCs w:val="22"/>
          <w14:ligatures w14:val="standardContextual"/>
        </w:rPr>
      </w:pPr>
      <w:hyperlink w:anchor="_Toc174383367" w:history="1">
        <w:r w:rsidR="00A905CB" w:rsidRPr="00D91EF2">
          <w:rPr>
            <w:rStyle w:val="Hyperlink"/>
            <w:noProof/>
          </w:rPr>
          <w:t xml:space="preserve">Table 6.1 Agreement between </w:t>
        </w:r>
        <w:r w:rsidR="00A905CB" w:rsidRPr="00D91EF2">
          <w:rPr>
            <w:rStyle w:val="Hyperlink"/>
            <w:i/>
            <w:iCs/>
            <w:noProof/>
          </w:rPr>
          <w:t xml:space="preserve">blaZ </w:t>
        </w:r>
        <w:r w:rsidR="00A905CB" w:rsidRPr="00D91EF2">
          <w:rPr>
            <w:rStyle w:val="Hyperlink"/>
            <w:noProof/>
          </w:rPr>
          <w:t xml:space="preserve">gene carriage and phenotypic susceptibility (using agar dilution) to penicillin by strain type (ST; as determined by MLST) for 30 </w:t>
        </w:r>
        <w:r w:rsidR="00A905CB" w:rsidRPr="00D91EF2">
          <w:rPr>
            <w:rStyle w:val="Hyperlink"/>
            <w:i/>
            <w:iCs/>
            <w:noProof/>
          </w:rPr>
          <w:t xml:space="preserve">Staphylococcus chromogenes </w:t>
        </w:r>
        <w:r w:rsidR="00A905CB" w:rsidRPr="00D91EF2">
          <w:rPr>
            <w:rStyle w:val="Hyperlink"/>
            <w:noProof/>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r w:rsidR="00A905CB" w:rsidRPr="00D91EF2">
          <w:rPr>
            <w:rStyle w:val="Hyperlink"/>
            <w:i/>
            <w:iCs/>
            <w:noProof/>
          </w:rPr>
          <w:t xml:space="preserve">blaZ </w:t>
        </w:r>
        <w:r w:rsidR="00A905CB" w:rsidRPr="00D91EF2">
          <w:rPr>
            <w:rStyle w:val="Hyperlink"/>
            <w:noProof/>
          </w:rPr>
          <w:t xml:space="preserve">carriage; Y = positive for </w:t>
        </w:r>
        <w:r w:rsidR="00A905CB" w:rsidRPr="00D91EF2">
          <w:rPr>
            <w:rStyle w:val="Hyperlink"/>
            <w:i/>
            <w:iCs/>
            <w:noProof/>
          </w:rPr>
          <w:t xml:space="preserve">blaZ </w:t>
        </w:r>
        <w:r w:rsidR="00A905CB" w:rsidRPr="00D91EF2">
          <w:rPr>
            <w:rStyle w:val="Hyperlink"/>
            <w:noProof/>
          </w:rPr>
          <w:t>carriage; S = susceptible to penicillin; R = resistant to penicillin.</w:t>
        </w:r>
        <w:r w:rsidR="00A905CB">
          <w:rPr>
            <w:noProof/>
            <w:webHidden/>
          </w:rPr>
          <w:tab/>
        </w:r>
        <w:r w:rsidR="00A905CB">
          <w:rPr>
            <w:noProof/>
            <w:webHidden/>
          </w:rPr>
          <w:fldChar w:fldCharType="begin"/>
        </w:r>
        <w:r w:rsidR="00A905CB">
          <w:rPr>
            <w:noProof/>
            <w:webHidden/>
          </w:rPr>
          <w:instrText xml:space="preserve"> PAGEREF _Toc174383367 \h </w:instrText>
        </w:r>
        <w:r w:rsidR="00A905CB">
          <w:rPr>
            <w:noProof/>
            <w:webHidden/>
          </w:rPr>
        </w:r>
        <w:r w:rsidR="00A905CB">
          <w:rPr>
            <w:noProof/>
            <w:webHidden/>
          </w:rPr>
          <w:fldChar w:fldCharType="separate"/>
        </w:r>
        <w:r w:rsidR="00A905CB">
          <w:rPr>
            <w:noProof/>
            <w:webHidden/>
          </w:rPr>
          <w:t>257</w:t>
        </w:r>
        <w:r w:rsidR="00A905CB">
          <w:rPr>
            <w:noProof/>
            <w:webHidden/>
          </w:rPr>
          <w:fldChar w:fldCharType="end"/>
        </w:r>
      </w:hyperlink>
    </w:p>
    <w:p w14:paraId="06AB4866" w14:textId="641B8C20"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34" w:name="_Toc174382576"/>
      <w:r w:rsidR="00200631" w:rsidRPr="001C31A8">
        <w:lastRenderedPageBreak/>
        <w:t>LIST OF FIGURES</w:t>
      </w:r>
      <w:bookmarkEnd w:id="22"/>
      <w:bookmarkEnd w:id="23"/>
      <w:bookmarkEnd w:id="24"/>
      <w:bookmarkEnd w:id="25"/>
      <w:bookmarkEnd w:id="26"/>
      <w:bookmarkEnd w:id="27"/>
      <w:bookmarkEnd w:id="28"/>
      <w:bookmarkEnd w:id="34"/>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5173FA53" w14:textId="587C46A4" w:rsidR="00075713" w:rsidRDefault="00075713" w:rsidP="00075713">
      <w:pPr>
        <w:tabs>
          <w:tab w:val="right" w:pos="8640"/>
        </w:tabs>
        <w:spacing w:line="480" w:lineRule="auto"/>
        <w:ind w:right="630"/>
      </w:pPr>
      <w:bookmarkStart w:id="35" w:name="_Toc129597321"/>
      <w:bookmarkStart w:id="36" w:name="_Toc129599682"/>
      <w:bookmarkStart w:id="37" w:name="_Toc131906341"/>
      <w:bookmarkStart w:id="38" w:name="_Toc131906440"/>
      <w:r>
        <w:t>Figure</w:t>
      </w:r>
      <w:r>
        <w:tab/>
        <w:t xml:space="preserve"> Page</w:t>
      </w:r>
    </w:p>
    <w:p w14:paraId="371FDEC2" w14:textId="1EDBE382" w:rsidR="00156BE2" w:rsidRDefault="00920797">
      <w:pPr>
        <w:pStyle w:val="TOC1"/>
        <w:rPr>
          <w:rFonts w:asciiTheme="minorHAnsi" w:eastAsiaTheme="minorEastAsia" w:hAnsiTheme="minorHAnsi" w:cstheme="minorBidi"/>
          <w:bCs w:val="0"/>
          <w:noProof/>
          <w:kern w:val="2"/>
          <w:sz w:val="22"/>
          <w:szCs w:val="2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4383553" w:history="1">
        <w:r w:rsidR="00156BE2" w:rsidRPr="00E93804">
          <w:rPr>
            <w:rStyle w:val="Hyperlink"/>
            <w:noProof/>
          </w:rPr>
          <w:t>Figure 1.1</w:t>
        </w:r>
        <w:r w:rsidR="00156BE2" w:rsidRPr="00E93804">
          <w:rPr>
            <w:rStyle w:val="Hyperlink"/>
            <w:b/>
            <w:noProof/>
          </w:rPr>
          <w:t xml:space="preserve"> </w:t>
        </w:r>
        <w:r w:rsidR="00156BE2" w:rsidRPr="00E93804">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156BE2">
          <w:rPr>
            <w:noProof/>
            <w:webHidden/>
          </w:rPr>
          <w:tab/>
        </w:r>
        <w:r w:rsidR="00156BE2">
          <w:rPr>
            <w:noProof/>
            <w:webHidden/>
          </w:rPr>
          <w:fldChar w:fldCharType="begin"/>
        </w:r>
        <w:r w:rsidR="00156BE2">
          <w:rPr>
            <w:noProof/>
            <w:webHidden/>
          </w:rPr>
          <w:instrText xml:space="preserve"> PAGEREF _Toc174383553 \h </w:instrText>
        </w:r>
        <w:r w:rsidR="00156BE2">
          <w:rPr>
            <w:noProof/>
            <w:webHidden/>
          </w:rPr>
        </w:r>
        <w:r w:rsidR="00156BE2">
          <w:rPr>
            <w:noProof/>
            <w:webHidden/>
          </w:rPr>
          <w:fldChar w:fldCharType="separate"/>
        </w:r>
        <w:r w:rsidR="00156BE2">
          <w:rPr>
            <w:noProof/>
            <w:webHidden/>
          </w:rPr>
          <w:t>64</w:t>
        </w:r>
        <w:r w:rsidR="00156BE2">
          <w:rPr>
            <w:noProof/>
            <w:webHidden/>
          </w:rPr>
          <w:fldChar w:fldCharType="end"/>
        </w:r>
      </w:hyperlink>
    </w:p>
    <w:p w14:paraId="5CB179D0" w14:textId="4705FFAC" w:rsidR="00156BE2" w:rsidRDefault="00B30E29">
      <w:pPr>
        <w:pStyle w:val="TOC1"/>
        <w:rPr>
          <w:rFonts w:asciiTheme="minorHAnsi" w:eastAsiaTheme="minorEastAsia" w:hAnsiTheme="minorHAnsi" w:cstheme="minorBidi"/>
          <w:bCs w:val="0"/>
          <w:noProof/>
          <w:kern w:val="2"/>
          <w:sz w:val="22"/>
          <w:szCs w:val="22"/>
          <w14:ligatures w14:val="standardContextual"/>
        </w:rPr>
      </w:pPr>
      <w:hyperlink w:anchor="_Toc174383554" w:history="1">
        <w:r w:rsidR="00156BE2" w:rsidRPr="00E93804">
          <w:rPr>
            <w:rStyle w:val="Hyperlink"/>
            <w:noProof/>
          </w:rPr>
          <w:t>Figure 3.1</w:t>
        </w:r>
        <w:r w:rsidR="00156BE2" w:rsidRPr="00E93804">
          <w:rPr>
            <w:rStyle w:val="Hyperlink"/>
            <w:b/>
            <w:noProof/>
          </w:rPr>
          <w:t xml:space="preserve"> </w:t>
        </w:r>
        <w:r w:rsidR="00156BE2" w:rsidRPr="00E93804">
          <w:rPr>
            <w:rStyle w:val="Hyperlink"/>
            <w:noProof/>
          </w:rPr>
          <w:t>Flow diagram describing selection of final data set of quarter-day observations collected from 382 cows during a longitudinal, cross-sectional observational study of 10 certified organic dairy farms in Vermont (US).</w:t>
        </w:r>
        <w:r w:rsidR="00156BE2">
          <w:rPr>
            <w:noProof/>
            <w:webHidden/>
          </w:rPr>
          <w:tab/>
        </w:r>
        <w:r w:rsidR="00156BE2">
          <w:rPr>
            <w:noProof/>
            <w:webHidden/>
          </w:rPr>
          <w:fldChar w:fldCharType="begin"/>
        </w:r>
        <w:r w:rsidR="00156BE2">
          <w:rPr>
            <w:noProof/>
            <w:webHidden/>
          </w:rPr>
          <w:instrText xml:space="preserve"> PAGEREF _Toc174383554 \h </w:instrText>
        </w:r>
        <w:r w:rsidR="00156BE2">
          <w:rPr>
            <w:noProof/>
            <w:webHidden/>
          </w:rPr>
        </w:r>
        <w:r w:rsidR="00156BE2">
          <w:rPr>
            <w:noProof/>
            <w:webHidden/>
          </w:rPr>
          <w:fldChar w:fldCharType="separate"/>
        </w:r>
        <w:r w:rsidR="00156BE2">
          <w:rPr>
            <w:noProof/>
            <w:webHidden/>
          </w:rPr>
          <w:t>156</w:t>
        </w:r>
        <w:r w:rsidR="00156BE2">
          <w:rPr>
            <w:noProof/>
            <w:webHidden/>
          </w:rPr>
          <w:fldChar w:fldCharType="end"/>
        </w:r>
      </w:hyperlink>
    </w:p>
    <w:p w14:paraId="1F9B0964" w14:textId="509BE389" w:rsidR="00156BE2" w:rsidRDefault="00B30E29">
      <w:pPr>
        <w:pStyle w:val="TOC1"/>
        <w:rPr>
          <w:rFonts w:asciiTheme="minorHAnsi" w:eastAsiaTheme="minorEastAsia" w:hAnsiTheme="minorHAnsi" w:cstheme="minorBidi"/>
          <w:bCs w:val="0"/>
          <w:noProof/>
          <w:kern w:val="2"/>
          <w:sz w:val="22"/>
          <w:szCs w:val="22"/>
          <w14:ligatures w14:val="standardContextual"/>
        </w:rPr>
      </w:pPr>
      <w:r>
        <w:fldChar w:fldCharType="begin"/>
      </w:r>
      <w:r>
        <w:instrText>HYPERLINK \l "_Toc174383555"</w:instrText>
      </w:r>
      <w:r>
        <w:fldChar w:fldCharType="separate"/>
      </w:r>
      <w:r w:rsidR="00156BE2" w:rsidRPr="00E93804">
        <w:rPr>
          <w:rStyle w:val="Hyperlink"/>
          <w:noProof/>
        </w:rPr>
        <w:t>Figure 3.2</w:t>
      </w:r>
      <w:r w:rsidR="00156BE2" w:rsidRPr="00E93804">
        <w:rPr>
          <w:rStyle w:val="Hyperlink"/>
          <w:b/>
          <w:noProof/>
        </w:rPr>
        <w:t xml:space="preserve"> </w:t>
      </w:r>
      <w:r w:rsidR="00156BE2" w:rsidRPr="00E93804">
        <w:rPr>
          <w:rStyle w:val="Hyperlink"/>
          <w:noProof/>
        </w:rPr>
        <w:t xml:space="preserve">Somatic cell score for 2,260 quarter-day observations with an intramammary infection due to staphylococci and mammaliicocci and </w:t>
      </w:r>
      <w:del w:id="39" w:author="John Barlow" w:date="2024-08-23T15:15:00Z" w16du:dateUtc="2024-08-23T19:15:00Z">
        <w:r w:rsidR="00156BE2" w:rsidRPr="00E93804" w:rsidDel="0025357F">
          <w:rPr>
            <w:rStyle w:val="Hyperlink"/>
            <w:noProof/>
          </w:rPr>
          <w:delText>healthy</w:delText>
        </w:r>
      </w:del>
      <w:ins w:id="40" w:author="John Barlow" w:date="2024-08-23T15:15:00Z" w16du:dateUtc="2024-08-23T19:15:00Z">
        <w:r w:rsidR="0025357F">
          <w:rPr>
            <w:rStyle w:val="Hyperlink"/>
            <w:noProof/>
          </w:rPr>
          <w:t>culture-negative</w:t>
        </w:r>
      </w:ins>
      <w:r w:rsidR="00156BE2" w:rsidRPr="00E93804">
        <w:rPr>
          <w:rStyle w:val="Hyperlink"/>
          <w:noProof/>
        </w:rPr>
        <w:t xml:space="preserve">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r w:rsidR="00156BE2">
        <w:rPr>
          <w:noProof/>
          <w:webHidden/>
        </w:rPr>
        <w:tab/>
      </w:r>
      <w:r w:rsidR="00156BE2">
        <w:rPr>
          <w:noProof/>
          <w:webHidden/>
        </w:rPr>
        <w:fldChar w:fldCharType="begin"/>
      </w:r>
      <w:r w:rsidR="00156BE2">
        <w:rPr>
          <w:noProof/>
          <w:webHidden/>
        </w:rPr>
        <w:instrText xml:space="preserve"> PAGEREF _Toc174383555 \h </w:instrText>
      </w:r>
      <w:r w:rsidR="00156BE2">
        <w:rPr>
          <w:noProof/>
          <w:webHidden/>
        </w:rPr>
      </w:r>
      <w:r w:rsidR="00156BE2">
        <w:rPr>
          <w:noProof/>
          <w:webHidden/>
        </w:rPr>
        <w:fldChar w:fldCharType="separate"/>
      </w:r>
      <w:r w:rsidR="00156BE2">
        <w:rPr>
          <w:noProof/>
          <w:webHidden/>
        </w:rPr>
        <w:t>157</w:t>
      </w:r>
      <w:r w:rsidR="00156BE2">
        <w:rPr>
          <w:noProof/>
          <w:webHidden/>
        </w:rPr>
        <w:fldChar w:fldCharType="end"/>
      </w:r>
      <w:r>
        <w:rPr>
          <w:noProof/>
        </w:rPr>
        <w:fldChar w:fldCharType="end"/>
      </w:r>
    </w:p>
    <w:p w14:paraId="19C3F93A" w14:textId="60639202" w:rsidR="00156BE2" w:rsidRDefault="00B30E29">
      <w:pPr>
        <w:pStyle w:val="TOC1"/>
        <w:rPr>
          <w:rFonts w:asciiTheme="minorHAnsi" w:eastAsiaTheme="minorEastAsia" w:hAnsiTheme="minorHAnsi" w:cstheme="minorBidi"/>
          <w:bCs w:val="0"/>
          <w:noProof/>
          <w:kern w:val="2"/>
          <w:sz w:val="22"/>
          <w:szCs w:val="22"/>
          <w14:ligatures w14:val="standardContextual"/>
        </w:rPr>
      </w:pPr>
      <w:r>
        <w:fldChar w:fldCharType="begin"/>
      </w:r>
      <w:r>
        <w:instrText>HYPERLINK \l "_Toc174383556"</w:instrText>
      </w:r>
      <w:r>
        <w:fldChar w:fldCharType="separate"/>
      </w:r>
      <w:r w:rsidR="00156BE2" w:rsidRPr="00E93804">
        <w:rPr>
          <w:rStyle w:val="Hyperlink"/>
          <w:noProof/>
        </w:rPr>
        <w:t xml:space="preserve">Figure 3.3 Quarter somatic cell score least square means estimates as a function of staphylococci and mammaliicocci IMI and days in milk, compared to </w:t>
      </w:r>
      <w:del w:id="41" w:author="John Barlow" w:date="2024-08-23T15:15:00Z" w16du:dateUtc="2024-08-23T19:15:00Z">
        <w:r w:rsidR="00156BE2" w:rsidRPr="00E93804" w:rsidDel="0025357F">
          <w:rPr>
            <w:rStyle w:val="Hyperlink"/>
            <w:noProof/>
          </w:rPr>
          <w:delText>healthy</w:delText>
        </w:r>
      </w:del>
      <w:ins w:id="42" w:author="John Barlow" w:date="2024-08-23T15:15:00Z" w16du:dateUtc="2024-08-23T19:15:00Z">
        <w:r w:rsidR="0025357F">
          <w:rPr>
            <w:rStyle w:val="Hyperlink"/>
            <w:noProof/>
          </w:rPr>
          <w:t>culture-negative</w:t>
        </w:r>
      </w:ins>
      <w:r w:rsidR="00156BE2" w:rsidRPr="00E93804">
        <w:rPr>
          <w:rStyle w:val="Hyperlink"/>
          <w:noProof/>
        </w:rPr>
        <w:t xml:space="preserve"> (no growth) quarters. Data set used to make model estimations is comprised </w:t>
      </w:r>
      <w:r w:rsidR="00156BE2" w:rsidRPr="00E93804">
        <w:rPr>
          <w:rStyle w:val="Hyperlink"/>
          <w:noProof/>
        </w:rPr>
        <w:lastRenderedPageBreak/>
        <w:t>of 2,620 quarter-day observations collected from 1,272 quarters belonging to 360 cows during a longitudinal, cross-sectional observational study of 10 certified organic dairy farms in Vermont (US). Model estimates for each species are only presented for the range of days in milk for IMI observations in the data set. Error bars represent the 95% confidence interval.</w:t>
      </w:r>
      <w:r w:rsidR="00156BE2">
        <w:rPr>
          <w:noProof/>
          <w:webHidden/>
        </w:rPr>
        <w:tab/>
      </w:r>
      <w:r w:rsidR="00156BE2">
        <w:rPr>
          <w:noProof/>
          <w:webHidden/>
        </w:rPr>
        <w:fldChar w:fldCharType="begin"/>
      </w:r>
      <w:r w:rsidR="00156BE2">
        <w:rPr>
          <w:noProof/>
          <w:webHidden/>
        </w:rPr>
        <w:instrText xml:space="preserve"> PAGEREF _Toc174383556 \h </w:instrText>
      </w:r>
      <w:r w:rsidR="00156BE2">
        <w:rPr>
          <w:noProof/>
          <w:webHidden/>
        </w:rPr>
      </w:r>
      <w:r w:rsidR="00156BE2">
        <w:rPr>
          <w:noProof/>
          <w:webHidden/>
        </w:rPr>
        <w:fldChar w:fldCharType="separate"/>
      </w:r>
      <w:r w:rsidR="00156BE2">
        <w:rPr>
          <w:noProof/>
          <w:webHidden/>
        </w:rPr>
        <w:t>158</w:t>
      </w:r>
      <w:r w:rsidR="00156BE2">
        <w:rPr>
          <w:noProof/>
          <w:webHidden/>
        </w:rPr>
        <w:fldChar w:fldCharType="end"/>
      </w:r>
      <w:r>
        <w:rPr>
          <w:noProof/>
        </w:rPr>
        <w:fldChar w:fldCharType="end"/>
      </w:r>
    </w:p>
    <w:p w14:paraId="0E3CECE2" w14:textId="7B0CA86C" w:rsidR="00156BE2" w:rsidRDefault="00B30E29">
      <w:pPr>
        <w:pStyle w:val="TOC1"/>
        <w:rPr>
          <w:rFonts w:asciiTheme="minorHAnsi" w:eastAsiaTheme="minorEastAsia" w:hAnsiTheme="minorHAnsi" w:cstheme="minorBidi"/>
          <w:bCs w:val="0"/>
          <w:noProof/>
          <w:kern w:val="2"/>
          <w:sz w:val="22"/>
          <w:szCs w:val="22"/>
          <w14:ligatures w14:val="standardContextual"/>
        </w:rPr>
      </w:pPr>
      <w:hyperlink w:anchor="_Toc174383557" w:history="1">
        <w:r w:rsidR="00156BE2" w:rsidRPr="00E93804">
          <w:rPr>
            <w:rStyle w:val="Hyperlink"/>
            <w:noProof/>
          </w:rPr>
          <w:t>Figure 4.1</w:t>
        </w:r>
        <w:r w:rsidR="00156BE2" w:rsidRPr="00E93804">
          <w:rPr>
            <w:rStyle w:val="Hyperlink"/>
            <w:b/>
            <w:noProof/>
          </w:rPr>
          <w:t xml:space="preserve"> </w:t>
        </w:r>
        <w:r w:rsidR="00156BE2" w:rsidRPr="00E93804">
          <w:rPr>
            <w:rStyle w:val="Hyperlink"/>
            <w:noProof/>
          </w:rPr>
          <w:t xml:space="preserve">Example of dendrogram of the RAPD fingerprints of 13 </w:t>
        </w:r>
        <w:r w:rsidR="00156BE2" w:rsidRPr="00E93804">
          <w:rPr>
            <w:rStyle w:val="Hyperlink"/>
            <w:i/>
            <w:iCs/>
            <w:noProof/>
          </w:rPr>
          <w:t xml:space="preserve">Staphylococcus chromogenes </w:t>
        </w:r>
        <w:r w:rsidR="00156BE2" w:rsidRPr="00E93804">
          <w:rPr>
            <w:rStyle w:val="Hyperlink"/>
            <w:noProof/>
          </w:rPr>
          <w:t>isolates representative of an IMI associated with a persistently high (≥200,000 cells/mL) or low (&lt;200,000 cells/mL) SCC, originating from Farm H. RAPD types were assigned an arbitrary lower case letter based on the clustering. Seven RAPD types were identified from the 13 isolates causing IMI.</w:t>
        </w:r>
        <w:r w:rsidR="00156BE2">
          <w:rPr>
            <w:noProof/>
            <w:webHidden/>
          </w:rPr>
          <w:tab/>
        </w:r>
        <w:r w:rsidR="00156BE2">
          <w:rPr>
            <w:noProof/>
            <w:webHidden/>
          </w:rPr>
          <w:fldChar w:fldCharType="begin"/>
        </w:r>
        <w:r w:rsidR="00156BE2">
          <w:rPr>
            <w:noProof/>
            <w:webHidden/>
          </w:rPr>
          <w:instrText xml:space="preserve"> PAGEREF _Toc174383557 \h </w:instrText>
        </w:r>
        <w:r w:rsidR="00156BE2">
          <w:rPr>
            <w:noProof/>
            <w:webHidden/>
          </w:rPr>
        </w:r>
        <w:r w:rsidR="00156BE2">
          <w:rPr>
            <w:noProof/>
            <w:webHidden/>
          </w:rPr>
          <w:fldChar w:fldCharType="separate"/>
        </w:r>
        <w:r w:rsidR="00156BE2">
          <w:rPr>
            <w:noProof/>
            <w:webHidden/>
          </w:rPr>
          <w:t>215</w:t>
        </w:r>
        <w:r w:rsidR="00156BE2">
          <w:rPr>
            <w:noProof/>
            <w:webHidden/>
          </w:rPr>
          <w:fldChar w:fldCharType="end"/>
        </w:r>
      </w:hyperlink>
    </w:p>
    <w:p w14:paraId="5258402A" w14:textId="322F9CB6" w:rsidR="00156BE2" w:rsidRDefault="00B30E29">
      <w:pPr>
        <w:pStyle w:val="TOC1"/>
        <w:rPr>
          <w:rFonts w:asciiTheme="minorHAnsi" w:eastAsiaTheme="minorEastAsia" w:hAnsiTheme="minorHAnsi" w:cstheme="minorBidi"/>
          <w:bCs w:val="0"/>
          <w:noProof/>
          <w:kern w:val="2"/>
          <w:sz w:val="22"/>
          <w:szCs w:val="22"/>
          <w14:ligatures w14:val="standardContextual"/>
        </w:rPr>
      </w:pPr>
      <w:hyperlink w:anchor="_Toc174383558" w:history="1">
        <w:r w:rsidR="00156BE2" w:rsidRPr="00E93804">
          <w:rPr>
            <w:rStyle w:val="Hyperlink"/>
            <w:noProof/>
          </w:rPr>
          <w:t>Figure 4.2</w:t>
        </w:r>
        <w:r w:rsidR="00156BE2" w:rsidRPr="00E93804">
          <w:rPr>
            <w:rStyle w:val="Hyperlink"/>
            <w:b/>
            <w:noProof/>
          </w:rPr>
          <w:t xml:space="preserve"> </w:t>
        </w:r>
        <w:r w:rsidR="00156BE2" w:rsidRPr="00E93804">
          <w:rPr>
            <w:rStyle w:val="Hyperlink"/>
            <w:noProof/>
          </w:rPr>
          <w:t xml:space="preserve">Carriage of the </w:t>
        </w:r>
        <w:r w:rsidR="00156BE2" w:rsidRPr="00E93804">
          <w:rPr>
            <w:rStyle w:val="Hyperlink"/>
            <w:i/>
            <w:iCs/>
            <w:noProof/>
          </w:rPr>
          <w:t xml:space="preserve">blaZ </w:t>
        </w:r>
        <w:r w:rsidR="00156BE2" w:rsidRPr="00E93804">
          <w:rPr>
            <w:rStyle w:val="Hyperlink"/>
            <w:noProof/>
          </w:rPr>
          <w:t xml:space="preserve">gene (encoding for the production of β-lactamase) for 30 </w:t>
        </w:r>
        <w:r w:rsidR="00156BE2" w:rsidRPr="00E93804">
          <w:rPr>
            <w:rStyle w:val="Hyperlink"/>
            <w:i/>
            <w:iCs/>
            <w:noProof/>
          </w:rPr>
          <w:t>Staphylococcus chromogenes</w:t>
        </w:r>
        <w:r w:rsidR="00156BE2" w:rsidRPr="00E93804">
          <w:rPr>
            <w:rStyle w:val="Hyperlink"/>
            <w:noProof/>
          </w:rPr>
          <w:t xml:space="preserve"> isolates from subclinical bovine intramammary infections by SCC category. All isolates in the HIGH category (n = 15) come from IMI which had an SCC of ≥200,000 cells/mL associated with all quarter-day observations, and all isolates in the LOW (n = 15) category come from IMI which had an SCC of &lt;200,000 cells/mL associated with all quarter-day observations.</w:t>
        </w:r>
        <w:r w:rsidR="00156BE2">
          <w:rPr>
            <w:noProof/>
            <w:webHidden/>
          </w:rPr>
          <w:tab/>
        </w:r>
        <w:r w:rsidR="00156BE2">
          <w:rPr>
            <w:noProof/>
            <w:webHidden/>
          </w:rPr>
          <w:fldChar w:fldCharType="begin"/>
        </w:r>
        <w:r w:rsidR="00156BE2">
          <w:rPr>
            <w:noProof/>
            <w:webHidden/>
          </w:rPr>
          <w:instrText xml:space="preserve"> PAGEREF _Toc174383558 \h </w:instrText>
        </w:r>
        <w:r w:rsidR="00156BE2">
          <w:rPr>
            <w:noProof/>
            <w:webHidden/>
          </w:rPr>
        </w:r>
        <w:r w:rsidR="00156BE2">
          <w:rPr>
            <w:noProof/>
            <w:webHidden/>
          </w:rPr>
          <w:fldChar w:fldCharType="separate"/>
        </w:r>
        <w:r w:rsidR="00156BE2">
          <w:rPr>
            <w:noProof/>
            <w:webHidden/>
          </w:rPr>
          <w:t>216</w:t>
        </w:r>
        <w:r w:rsidR="00156BE2">
          <w:rPr>
            <w:noProof/>
            <w:webHidden/>
          </w:rPr>
          <w:fldChar w:fldCharType="end"/>
        </w:r>
      </w:hyperlink>
    </w:p>
    <w:p w14:paraId="1EA26F97" w14:textId="2D54595E" w:rsidR="00156BE2" w:rsidRDefault="00B30E29">
      <w:pPr>
        <w:pStyle w:val="TOC1"/>
        <w:rPr>
          <w:rFonts w:asciiTheme="minorHAnsi" w:eastAsiaTheme="minorEastAsia" w:hAnsiTheme="minorHAnsi" w:cstheme="minorBidi"/>
          <w:bCs w:val="0"/>
          <w:noProof/>
          <w:kern w:val="2"/>
          <w:sz w:val="22"/>
          <w:szCs w:val="22"/>
          <w14:ligatures w14:val="standardContextual"/>
        </w:rPr>
      </w:pPr>
      <w:hyperlink w:anchor="_Toc174383559" w:history="1">
        <w:r w:rsidR="00156BE2" w:rsidRPr="00E93804">
          <w:rPr>
            <w:rStyle w:val="Hyperlink"/>
            <w:noProof/>
          </w:rPr>
          <w:t>Figure 4.3</w:t>
        </w:r>
        <w:r w:rsidR="00156BE2" w:rsidRPr="00E93804">
          <w:rPr>
            <w:rStyle w:val="Hyperlink"/>
            <w:b/>
            <w:noProof/>
          </w:rPr>
          <w:t xml:space="preserve"> </w:t>
        </w:r>
        <w:r w:rsidR="00156BE2" w:rsidRPr="00E93804">
          <w:rPr>
            <w:rStyle w:val="Hyperlink"/>
            <w:noProof/>
          </w:rPr>
          <w:t xml:space="preserve">Distributions of putative virulence genes for 30 </w:t>
        </w:r>
        <w:r w:rsidR="00156BE2" w:rsidRPr="00E93804">
          <w:rPr>
            <w:rStyle w:val="Hyperlink"/>
            <w:i/>
            <w:iCs/>
            <w:noProof/>
          </w:rPr>
          <w:t>Staphylococcus chromogenes</w:t>
        </w:r>
        <w:r w:rsidR="00156BE2" w:rsidRPr="00E93804">
          <w:rPr>
            <w:rStyle w:val="Hyperlink"/>
            <w:noProof/>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r w:rsidR="00156BE2">
          <w:rPr>
            <w:noProof/>
            <w:webHidden/>
          </w:rPr>
          <w:tab/>
        </w:r>
        <w:r w:rsidR="00156BE2">
          <w:rPr>
            <w:noProof/>
            <w:webHidden/>
          </w:rPr>
          <w:fldChar w:fldCharType="begin"/>
        </w:r>
        <w:r w:rsidR="00156BE2">
          <w:rPr>
            <w:noProof/>
            <w:webHidden/>
          </w:rPr>
          <w:instrText xml:space="preserve"> PAGEREF _Toc174383559 \h </w:instrText>
        </w:r>
        <w:r w:rsidR="00156BE2">
          <w:rPr>
            <w:noProof/>
            <w:webHidden/>
          </w:rPr>
        </w:r>
        <w:r w:rsidR="00156BE2">
          <w:rPr>
            <w:noProof/>
            <w:webHidden/>
          </w:rPr>
          <w:fldChar w:fldCharType="separate"/>
        </w:r>
        <w:r w:rsidR="00156BE2">
          <w:rPr>
            <w:noProof/>
            <w:webHidden/>
          </w:rPr>
          <w:t>217</w:t>
        </w:r>
        <w:r w:rsidR="00156BE2">
          <w:rPr>
            <w:noProof/>
            <w:webHidden/>
          </w:rPr>
          <w:fldChar w:fldCharType="end"/>
        </w:r>
      </w:hyperlink>
    </w:p>
    <w:p w14:paraId="5545414B" w14:textId="589FAFA6" w:rsidR="00920797" w:rsidRDefault="00920797" w:rsidP="00920797">
      <w:pPr>
        <w:pStyle w:val="Heading1"/>
      </w:pPr>
      <w:r>
        <w:rPr>
          <w:b w:val="0"/>
        </w:rPr>
        <w:fldChar w:fldCharType="end"/>
      </w:r>
      <w:bookmarkStart w:id="43" w:name="_Toc129593885"/>
      <w:bookmarkStart w:id="44" w:name="_Toc129594438"/>
      <w:bookmarkStart w:id="45" w:name="_Toc129594671"/>
      <w:bookmarkStart w:id="46" w:name="_Toc129597320"/>
      <w:bookmarkStart w:id="47" w:name="_Toc129599681"/>
    </w:p>
    <w:bookmarkEnd w:id="43"/>
    <w:bookmarkEnd w:id="44"/>
    <w:bookmarkEnd w:id="45"/>
    <w:bookmarkEnd w:id="46"/>
    <w:bookmarkEnd w:id="47"/>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11"/>
          <w:footerReference w:type="default" r:id="rId12"/>
          <w:type w:val="continuous"/>
          <w:pgSz w:w="12240" w:h="15840"/>
          <w:pgMar w:top="1440" w:right="1440" w:bottom="1440" w:left="2160" w:header="720" w:footer="1440" w:gutter="0"/>
          <w:pgNumType w:fmt="lowerRoman" w:start="2"/>
          <w:cols w:space="720"/>
          <w:docGrid w:linePitch="360"/>
        </w:sectPr>
      </w:pPr>
    </w:p>
    <w:p w14:paraId="742885E6" w14:textId="080ED5BB" w:rsidR="003350CC" w:rsidRPr="003350CC" w:rsidRDefault="003350CC" w:rsidP="00C3780C">
      <w:pPr>
        <w:pStyle w:val="ChapterNum"/>
        <w:ind w:left="0"/>
      </w:pPr>
      <w:bookmarkStart w:id="48" w:name="_Toc173478099"/>
      <w:bookmarkStart w:id="49" w:name="_Toc174382577"/>
      <w:bookmarkEnd w:id="35"/>
      <w:bookmarkEnd w:id="36"/>
      <w:bookmarkEnd w:id="37"/>
      <w:bookmarkEnd w:id="38"/>
      <w:r w:rsidRPr="003350CC">
        <w:lastRenderedPageBreak/>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48"/>
      <w:bookmarkEnd w:id="49"/>
    </w:p>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50" w:name="_Toc174382578"/>
      <w:r>
        <w:t xml:space="preserve">1.1 </w:t>
      </w:r>
      <w:r w:rsidR="00E23DAE" w:rsidRPr="00E80443">
        <w:t>Abstract</w:t>
      </w:r>
      <w:bookmarkEnd w:id="50"/>
    </w:p>
    <w:p w14:paraId="7C02A66D" w14:textId="77777777" w:rsidR="00E23DAE" w:rsidRDefault="00E23DAE" w:rsidP="00C3780C">
      <w:pPr>
        <w:pStyle w:val="BodyTextIndent"/>
      </w:pPr>
      <w:r>
        <w:t xml:space="preserve">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w:t>
      </w:r>
      <w:r>
        <w:lastRenderedPageBreak/>
        <w:t xml:space="preserve">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w:t>
      </w:r>
      <w:proofErr w:type="gramStart"/>
      <w:r>
        <w:t>commonly-used</w:t>
      </w:r>
      <w:proofErr w:type="gramEnd"/>
      <w:r>
        <w:t xml:space="preserve"> mastitis treatments are still effective. Studies exploring this issue varied widely in their approach, including use of differing </w:t>
      </w:r>
      <w:proofErr w:type="gramStart"/>
      <w:r>
        <w:t>methodology</w:t>
      </w:r>
      <w:proofErr w:type="gramEnd"/>
      <w:r>
        <w:t xml:space="preserve"> to determine susceptibility patterns and variation in sampling scheme. Most studies were carried out in either the US or Europe. This is somewhat problematic, as definitions of “organic” differ for dairies in the EU (where antimicrobial usage is still </w:t>
      </w:r>
      <w:proofErr w:type="gramStart"/>
      <w:r>
        <w:t>allowed, but</w:t>
      </w:r>
      <w:proofErr w:type="gramEnd"/>
      <w:r>
        <w:t xml:space="preserve">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w:t>
      </w:r>
      <w:r>
        <w:lastRenderedPageBreak/>
        <w:t>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51" w:name="_Toc174382579"/>
      <w:r>
        <w:t xml:space="preserve">1.2 </w:t>
      </w:r>
      <w:r w:rsidR="00E23DAE" w:rsidRPr="00E80443">
        <w:t>Introduction</w:t>
      </w:r>
      <w:bookmarkEnd w:id="51"/>
    </w:p>
    <w:p w14:paraId="79B36FB2" w14:textId="77777777" w:rsidR="00E23DAE" w:rsidRDefault="00E23DAE" w:rsidP="00C3780C">
      <w:pPr>
        <w:pStyle w:val="BodyTextIndent"/>
      </w:pPr>
      <w:r>
        <w:t>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w:t>
      </w:r>
      <w:proofErr w:type="spellStart"/>
      <w:r>
        <w:t>Lipsitch</w:t>
      </w:r>
      <w:proofErr w:type="spellEnd"/>
      <w:r>
        <w:t xml:space="preserve">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w:t>
      </w:r>
      <w:proofErr w:type="gramStart"/>
      <w:r>
        <w:t>newly-resistant</w:t>
      </w:r>
      <w:proofErr w:type="gramEnd"/>
      <w:r>
        <w:t xml:space="preserve">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w:t>
      </w:r>
      <w:r>
        <w:lastRenderedPageBreak/>
        <w:t xml:space="preserve">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w:t>
      </w:r>
      <w:proofErr w:type="gramStart"/>
      <w:r>
        <w:t>mechanisms, and</w:t>
      </w:r>
      <w:proofErr w:type="gramEnd"/>
      <w:r>
        <w:t xml:space="preserve"> is not always linked to use of a specific antibiotic (Mathew et al., 2007).</w:t>
      </w:r>
    </w:p>
    <w:p w14:paraId="73D0E6B0" w14:textId="77777777"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Staphylococcus, which broadly includes the major mastitis pathogen Staphylococcus aureus and a heterogeneous group of bacteria known as the non-aureus staphylococci and mammaliicocci (NASM), are the predominant </w:t>
      </w:r>
      <w:r>
        <w:lastRenderedPageBreak/>
        <w:t xml:space="preserve">pathogens causing intramammary infections (IMI) in dairy animals worldwide (as summarized in De Buck et al., 2021). A limited number of antimicrobials are approved for treatment of mastitis in lactating dairy cattle in the US, including various β-lactams (penicillin, </w:t>
      </w:r>
      <w:proofErr w:type="spellStart"/>
      <w:r>
        <w:t>cephapirin</w:t>
      </w:r>
      <w:proofErr w:type="spellEnd"/>
      <w:r>
        <w:t xml:space="preserve">, ceftiofur, amoxicillin, hetacillin, and cloxacillin) and one </w:t>
      </w:r>
      <w:proofErr w:type="spellStart"/>
      <w:r>
        <w:t>lincosamide</w:t>
      </w:r>
      <w:proofErr w:type="spellEnd"/>
      <w:r>
        <w:t xml:space="preserve"> (pirlimycin) (FARM, 2020). At this time, S. aureus, NASM, and other mastitis pathogens are generally susceptible to the antibiotics currently used to treat IMI (Kolar et al., 2024; Pol and Ruegg, 2007b; with the notable exception of some studies finding S. aureus and NASM exhibiting moderate resistance against penicillin, see below). However, efforts to continue surveying and understanding the AMR patterns for these ubiquitous mastitis pathogens is warranted. The importance of S. aureus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S. aureus (</w:t>
      </w:r>
      <w:proofErr w:type="spellStart"/>
      <w:r>
        <w:t>Cuny</w:t>
      </w:r>
      <w:proofErr w:type="spellEnd"/>
      <w:r>
        <w:t xml:space="preserve"> et al., 2017; Feßler et al., 2018; </w:t>
      </w:r>
      <w:proofErr w:type="spellStart"/>
      <w:r>
        <w:t>Khazandi</w:t>
      </w:r>
      <w:proofErr w:type="spellEnd"/>
      <w:r>
        <w:t xml:space="preserve"> et al., 2018). </w:t>
      </w:r>
    </w:p>
    <w:p w14:paraId="302EE4DA" w14:textId="77777777" w:rsidR="00E23DAE" w:rsidRDefault="00E23DAE" w:rsidP="00C3780C">
      <w:pPr>
        <w:pStyle w:val="BodyTextIndent"/>
      </w:pPr>
      <w:r>
        <w:t xml:space="preserve">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w:t>
      </w:r>
      <w:r>
        <w:lastRenderedPageBreak/>
        <w:t>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52" w:name="_Toc174382580"/>
      <w:r>
        <w:t xml:space="preserve">1.3 </w:t>
      </w:r>
      <w:r w:rsidR="00E23DAE" w:rsidRPr="00E80443">
        <w:t>Limitations and caveats for comparisons between studies</w:t>
      </w:r>
      <w:bookmarkEnd w:id="52"/>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w:t>
      </w:r>
      <w:proofErr w:type="gramStart"/>
      <w:r>
        <w:t>the majority of</w:t>
      </w:r>
      <w:proofErr w:type="gramEnd"/>
      <w:r>
        <w:t xml:space="preserve">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w:t>
      </w:r>
      <w:proofErr w:type="spellStart"/>
      <w:r>
        <w:t>Grodkowski</w:t>
      </w:r>
      <w:proofErr w:type="spellEnd"/>
      <w:r>
        <w:t xml:space="preserve"> et al., 2023), further adding to the nuance of what is meant by “organic” dairy production in a retrospective analysis. The specific antimicrobials approved for usage in livestock varies by country, as well as which compounds are most </w:t>
      </w:r>
      <w:proofErr w:type="gramStart"/>
      <w:r>
        <w:t>commonly-used</w:t>
      </w:r>
      <w:proofErr w:type="gramEnd"/>
      <w:r>
        <w:t xml:space="preserve"> (e.g., </w:t>
      </w:r>
      <w:r>
        <w:lastRenderedPageBreak/>
        <w:t xml:space="preserve">for mastitis: penicillin in Finland, </w:t>
      </w:r>
      <w:proofErr w:type="spellStart"/>
      <w:r>
        <w:t>Taponen</w:t>
      </w:r>
      <w:proofErr w:type="spellEnd"/>
      <w:r>
        <w:t xml:space="preserve"> 2023; cephalosporins in the US, de Campos 2021). Even within the US, the amount and type of antimicrobials used in dairy </w:t>
      </w:r>
      <w:proofErr w:type="gramStart"/>
      <w:r>
        <w:t>cows</w:t>
      </w:r>
      <w:proofErr w:type="gramEnd"/>
      <w:r>
        <w:t xml:space="preserve">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77777777" w:rsidR="00E23DAE" w:rsidRDefault="00E23DAE" w:rsidP="00C3780C">
      <w:pPr>
        <w:pStyle w:val="BodyTextIndent"/>
      </w:pPr>
      <w:r>
        <w:t xml:space="preserve">Direct comparison of antimicrobial sensitivity results across studies can be problematic for </w:t>
      </w:r>
      <w:proofErr w:type="gramStart"/>
      <w:r>
        <w:t>a number of</w:t>
      </w:r>
      <w:proofErr w:type="gramEnd"/>
      <w:r>
        <w:t xml:space="preserve">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S. aureus associated with bovine mastitis, </w:t>
      </w:r>
      <w:proofErr w:type="gramStart"/>
      <w:r>
        <w:t>both of these</w:t>
      </w:r>
      <w:proofErr w:type="gramEnd"/>
      <w:r>
        <w:t xml:space="preserve"> types of discrepancies have been reported for penicillin resistance (</w:t>
      </w:r>
      <w:proofErr w:type="spellStart"/>
      <w:r>
        <w:t>Sampimon</w:t>
      </w:r>
      <w:proofErr w:type="spellEnd"/>
      <w:r>
        <w:t xml:space="preserve">, 2009; </w:t>
      </w:r>
      <w:proofErr w:type="spellStart"/>
      <w:r>
        <w:t>Taponen</w:t>
      </w:r>
      <w:proofErr w:type="spellEnd"/>
      <w:r>
        <w:t xml:space="preserve"> et al., 2023). This also holds true for the other staphylococci; as summarized by </w:t>
      </w:r>
      <w:proofErr w:type="spellStart"/>
      <w:r>
        <w:t>Sampimon</w:t>
      </w:r>
      <w:proofErr w:type="spellEnd"/>
      <w:r>
        <w:t xml:space="preserve"> (2009), “agreement between phenotypic and genotypic test results for assessment of resistance of CNS of bovine origin to penicillin, oxacillin, and ML [macrolide] antibiotics depended on the antimicrobial compound of interest and on methods used to </w:t>
      </w:r>
      <w:proofErr w:type="spellStart"/>
      <w:r>
        <w:t>analyse</w:t>
      </w:r>
      <w:proofErr w:type="spellEnd"/>
      <w:r>
        <w:t xml:space="preserve"> and interpret test </w:t>
      </w:r>
      <w:proofErr w:type="gramStart"/>
      <w:r>
        <w:t>results, but</w:t>
      </w:r>
      <w:proofErr w:type="gramEnd"/>
      <w:r>
        <w:t xml:space="preserve"> was rarely perfect.” In a study by </w:t>
      </w:r>
      <w:proofErr w:type="spellStart"/>
      <w:r>
        <w:t>Taponen</w:t>
      </w:r>
      <w:proofErr w:type="spellEnd"/>
      <w: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t>blaZ</w:t>
      </w:r>
      <w:proofErr w:type="spellEnd"/>
      <w:r>
        <w:t xml:space="preserve">, </w:t>
      </w:r>
      <w:proofErr w:type="spellStart"/>
      <w:r>
        <w:t>mecA</w:t>
      </w:r>
      <w:proofErr w:type="spellEnd"/>
      <w:r>
        <w:t xml:space="preserve">, and </w:t>
      </w:r>
      <w:proofErr w:type="spellStart"/>
      <w:r>
        <w:t>mecC</w:t>
      </w:r>
      <w:proofErr w:type="spellEnd"/>
      <w:r>
        <w:t xml:space="preserve"> genes </w:t>
      </w:r>
      <w:r>
        <w:lastRenderedPageBreak/>
        <w:t xml:space="preserve">encoding the β-lactamase gene. Disagreements have also been described within different methods of phenotypic determination of resistance for mastitis pathogens. A study comparing </w:t>
      </w:r>
      <w:proofErr w:type="gramStart"/>
      <w:r>
        <w:t>commercially-available</w:t>
      </w:r>
      <w:proofErr w:type="gramEnd"/>
      <w:r>
        <w:t xml:space="preserve"> broth microdilution plates (</w:t>
      </w:r>
      <w:proofErr w:type="spellStart"/>
      <w:r>
        <w:t>Sensititre</w:t>
      </w:r>
      <w:proofErr w:type="spellEnd"/>
      <w:r>
        <w:t xml:space="preserv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S. aureus and all antimicrobial agents tested. In a study comparing </w:t>
      </w:r>
      <w:proofErr w:type="spellStart"/>
      <w:r>
        <w:t>Sensititre</w:t>
      </w:r>
      <w:proofErr w:type="spellEnd"/>
      <w:r>
        <w:t xml:space="preserve"> (broth microdilution) and disk diffusion for determining AMR in clinical mastitis pathogens, agreement was good for most isolate-antimicrobial MIC combinations (Saini et al., 2011). An important exception to this was that diagnostic accuracy was low when S. aureus was tested against both ceftiofur and oxacillin using either method. Low correlation was also found when S. aureus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7777777"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w:t>
      </w:r>
      <w:r>
        <w:lastRenderedPageBreak/>
        <w:t>inclusion vary widely. Some studies included sampled cows in a herd at random or without using any specific criteria (</w:t>
      </w:r>
      <w:proofErr w:type="spellStart"/>
      <w:r>
        <w:t>Tikofsky</w:t>
      </w:r>
      <w:proofErr w:type="spellEnd"/>
      <w:r>
        <w:t xml:space="preserve"> et al., 2003; </w:t>
      </w:r>
      <w:proofErr w:type="spellStart"/>
      <w:r>
        <w:t>Bombyk</w:t>
      </w:r>
      <w:proofErr w:type="spellEnd"/>
      <w:r>
        <w:t xml:space="preserve"> et al., 2008; Garmo et al., 2010), while others used the California Mastitis test (CMT) to selectively sample cows with evidence of extant mastitis (Busato et al., 2000; Roesch et al., 2006). </w:t>
      </w:r>
      <w:proofErr w:type="spellStart"/>
      <w:r>
        <w:t>Bennedsgard</w:t>
      </w:r>
      <w:proofErr w:type="spellEnd"/>
      <w:r>
        <w:t xml:space="preserve"> et al. (2006) used a specific set of criteria </w:t>
      </w:r>
      <w:proofErr w:type="gramStart"/>
      <w:r>
        <w:t>in order to</w:t>
      </w:r>
      <w:proofErr w:type="gramEnd"/>
      <w:r>
        <w:t xml:space="preserve"> maximize their chances of sampling cows with S. aureus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S. aureus specifically (</w:t>
      </w:r>
      <w:proofErr w:type="spellStart"/>
      <w:r>
        <w:t>Zadoks</w:t>
      </w:r>
      <w:proofErr w:type="spellEnd"/>
      <w:r>
        <w:t xml:space="preserve">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t>
      </w:r>
      <w:proofErr w:type="spellStart"/>
      <w:r>
        <w:t>Wuytack</w:t>
      </w:r>
      <w:proofErr w:type="spellEnd"/>
      <w:r>
        <w:t xml:space="preserve"> et al. (2020) found carriage of the resistance gene </w:t>
      </w:r>
      <w:proofErr w:type="spellStart"/>
      <w:r>
        <w:t>mecA</w:t>
      </w:r>
      <w:proofErr w:type="spellEnd"/>
      <w:r>
        <w:t xml:space="preserve"> was proportionately higher in NASM isolates causing clinical vs. subclinical infection. However, as certain NASM are more likely to be associated with clinical mastitis vs. subclinical mastitis and vice versa (Persson Waller et al., 2011; </w:t>
      </w:r>
      <w:r>
        <w:lastRenderedPageBreak/>
        <w:t xml:space="preserve">although, see </w:t>
      </w:r>
      <w:proofErr w:type="spellStart"/>
      <w:r>
        <w:t>Condas</w:t>
      </w:r>
      <w:proofErr w:type="spellEnd"/>
      <w:r>
        <w:t xml:space="preserve"> et al., 2017b) and resistance patterns of NASM are species-specific (see below), this observed difference in AMR prevalence between sample type may ultimately result from species differences between the 2 categories. In Persson Waller et al. (2011), S. epidermidis and S. saprophyticus were more prevalent in subclinical vs. clinical mastitis, while S. </w:t>
      </w:r>
      <w:proofErr w:type="spellStart"/>
      <w:r>
        <w:t>hyicus</w:t>
      </w:r>
      <w:proofErr w:type="spellEnd"/>
      <w:r>
        <w:t xml:space="preserve"> was more common in clinical mastitis. The authors attribute the higher proportion of penicillin resistance in subclinical isolates to the high prevalence of S. epidermidis and S. saprophyticus in these samples, as these species demonstrated significantly more penicillin resistance when compared with other NASM. Further support </w:t>
      </w:r>
      <w:proofErr w:type="gramStart"/>
      <w:r>
        <w:t>that differences</w:t>
      </w:r>
      <w:proofErr w:type="gramEnd"/>
      <w:r>
        <w:t xml:space="preserve">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53" w:name="_Toc174382581"/>
      <w:r>
        <w:t xml:space="preserve">1.4 </w:t>
      </w:r>
      <w:r w:rsidR="00E23DAE" w:rsidRPr="00E80443">
        <w:t>Summary of studies describing AMR of staphylococci from conventional vs. organic dairies</w:t>
      </w:r>
      <w:bookmarkEnd w:id="53"/>
    </w:p>
    <w:p w14:paraId="7911470E" w14:textId="77777777" w:rsidR="00E23DAE" w:rsidRDefault="00E23DAE" w:rsidP="00C3780C">
      <w:pPr>
        <w:pStyle w:val="BodyTextIndent"/>
      </w:pPr>
      <w:r>
        <w:t>Nomenclature for the group of staphylococci causing bovine IMI excluding S. aureus has shifted over the past few decades, as both phylogeny and techniques for species-level identification have evolved. Some species which had been previously identified as staphylococci were recognized more recently as belonging instead to a closely related genus (</w:t>
      </w:r>
      <w:proofErr w:type="spellStart"/>
      <w:r>
        <w:t>Mammaliicoccus</w:t>
      </w:r>
      <w:proofErr w:type="spellEnd"/>
      <w:r>
        <w:t xml:space="preserve">), and identification methods beyond a coagulase test have become more widely used. Although NASM is used throughout the rest of the review, the </w:t>
      </w:r>
      <w:r>
        <w:lastRenderedPageBreak/>
        <w:t xml:space="preserve">terminology used below when referring to results of a specific study is consistent with authors’ language and groupings of organisms (e.g., “coagulase-negative staphylococci,” or “CNS;” “non-aureus staphylococci,” or “NAS”). This decision was made </w:t>
      </w:r>
      <w:proofErr w:type="gramStart"/>
      <w:r>
        <w:t>in an attempt to</w:t>
      </w:r>
      <w:proofErr w:type="gramEnd"/>
      <w:r>
        <w:t xml:space="preserve"> be consistent with the original authors’ contemporary understanding of phylogeny and methodology. </w:t>
      </w:r>
    </w:p>
    <w:p w14:paraId="26DFD71A" w14:textId="6927948A"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S. aureus </w:t>
      </w:r>
      <w:proofErr w:type="gramStart"/>
      <w:r>
        <w:t>isolates</w:t>
      </w:r>
      <w:proofErr w:type="gramEnd"/>
      <w:r>
        <w:t xml:space="preserve"> from organic herds (ORG) resistant to different antimicrobials were equivalent to those from conventional herds (CON). Similarly, the proportions of resistant isolates of CNS were comparable between the two systems, </w:t>
      </w:r>
      <w:proofErr w:type="gramStart"/>
      <w:r>
        <w:t>with the exception of</w:t>
      </w:r>
      <w:proofErr w:type="gramEnd"/>
      <w:r>
        <w:t xml:space="preserve"> a numerically higher proportion resistant to </w:t>
      </w:r>
      <w:proofErr w:type="spellStart"/>
      <w:r>
        <w:t>rifamyin</w:t>
      </w:r>
      <w:proofErr w:type="spellEnd"/>
      <w:r>
        <w:t xml:space="preserve">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S. aureus and CNS isolates resistant to penicillin between the two herd types (S. aureus: 6/68 or 8.8% from CON, vs. 9/64 or 14.0% from ORG; CNS: 81/167 or 48.5% for CON, vs. 93/200 or 46.5% from ORG). The authors note that penicillin resistance was proportionately higher in CNS vs. S. aureus isolates, consistent with more recent work </w:t>
      </w:r>
      <w:r>
        <w:lastRenderedPageBreak/>
        <w:t xml:space="preserve">looking at the resistance of staphylococci from bovine milk samples (as summarized in </w:t>
      </w:r>
      <w:proofErr w:type="spellStart"/>
      <w:r>
        <w:t>Taponen</w:t>
      </w:r>
      <w:proofErr w:type="spellEnd"/>
      <w:r>
        <w:t xml:space="preserve"> et al., 2023). In a Swiss study comparing resistance profiles of NAS and S. aureus from quartermilk samples, Roesch et al. (2006) also found that NAS isolates exhibited a higher overall percentage of AMR than S. aureus isolates. For 12 antimicrobials representing either </w:t>
      </w:r>
      <w:proofErr w:type="gramStart"/>
      <w:r>
        <w:t>drugs</w:t>
      </w:r>
      <w:proofErr w:type="gramEnd"/>
      <w:r>
        <w:t xml:space="preserve"> used to treat mastitis in dairy herds or drugs important in human medicine, they found that percentage of AMR did not differ significantly between S. aureus and NAS isolates from cows kept on organic vs. conventional herds. Although the overall proportion of S. aureus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77777777" w:rsidR="00E23DAE" w:rsidRDefault="00E23DAE" w:rsidP="00C3780C">
      <w:pPr>
        <w:pStyle w:val="BodyTextIndent"/>
      </w:pPr>
      <w:r>
        <w:t xml:space="preserve">In contrast, </w:t>
      </w:r>
      <w:proofErr w:type="spellStart"/>
      <w:r>
        <w:t>Bombyk</w:t>
      </w:r>
      <w:proofErr w:type="spellEnd"/>
      <w:r>
        <w:t xml:space="preserve">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Staph.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S. aureus, although the numbers of isolates found was fairly small compared to both categories of CNS (36 S. aureus vs. 210 NSCNS and 159 NRCNS). When each category of CNS (novobiocin-susceptible or </w:t>
      </w:r>
      <w:r>
        <w:lastRenderedPageBreak/>
        <w:t>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77777777" w:rsidR="00E23DAE" w:rsidRDefault="00E23DAE" w:rsidP="00C3780C">
      <w:pPr>
        <w:pStyle w:val="BodyTextIndent"/>
      </w:pPr>
      <w:r>
        <w:tab/>
      </w:r>
      <w:proofErr w:type="gramStart"/>
      <w:r>
        <w:t>A number of</w:t>
      </w:r>
      <w:proofErr w:type="gramEnd"/>
      <w:r>
        <w:t xml:space="preserve"> studies comparing resistance patterns of mastitis-associated bacteria between conventional and organic dairy systems have focused specifically on S. aureus. Researchers in New York and Vermont (US) found that S. aureus isolates from both types of herds showed good susceptibility to most antimicrobials used to treat mastitis, but isolates from organic herds were significantly more susceptible (</w:t>
      </w:r>
      <w:proofErr w:type="spellStart"/>
      <w:r>
        <w:t>Tikofsky</w:t>
      </w:r>
      <w:proofErr w:type="spellEnd"/>
      <w:r>
        <w:t xml:space="preserve">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S. aureus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S. aureus in both countries (Sato et al., 2004). Bulk tank isolates from conventional herds in Wisconsin (US) had significantly reduced </w:t>
      </w:r>
      <w:r>
        <w:lastRenderedPageBreak/>
        <w:t xml:space="preserve">susceptibility to ciprofloxacin (vs. isolates from organic herds), and isolates from organic herds in Denmark had reduced susceptibility to </w:t>
      </w:r>
      <w:proofErr w:type="spellStart"/>
      <w:r>
        <w:t>avilamycin</w:t>
      </w:r>
      <w:proofErr w:type="spellEnd"/>
      <w:r>
        <w:t xml:space="preserve"> (vs. isolates from conventional herds). In a finding highlighting the importance of geography in epidemiological studies, authors point out that differences in the antimicrobial susceptibility of S. aureus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S. aureus mastitis or the proportion of S. aureus isolates from quartermilk resistant to penicillin between conventional and organic dairies in Denmark.</w:t>
      </w:r>
    </w:p>
    <w:p w14:paraId="4DB3C766" w14:textId="77777777" w:rsidR="00E23DAE" w:rsidRDefault="00E23DAE" w:rsidP="00C3780C">
      <w:pPr>
        <w:pStyle w:val="BodyTextIndent"/>
      </w:pPr>
      <w:r>
        <w:t>Two studies looking at bulk tank milk (BTM) focused on detection of staphylococci carrying genetic determinants conferring penicillin resistance (</w:t>
      </w:r>
      <w:proofErr w:type="spellStart"/>
      <w:r>
        <w:t>mecA</w:t>
      </w:r>
      <w:proofErr w:type="spellEnd"/>
      <w:r>
        <w:t xml:space="preserve"> and </w:t>
      </w:r>
      <w:proofErr w:type="spellStart"/>
      <w:r>
        <w:t>mecC</w:t>
      </w:r>
      <w:proofErr w:type="spellEnd"/>
      <w:r>
        <w:t xml:space="preserve"> genes), an important consideration for public health globally. In a large study with the goal of surveilling dairy-associated methicillin-resistant S. aureus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w:t>
      </w:r>
      <w:proofErr w:type="gramStart"/>
      <w:r>
        <w:t>control for</w:t>
      </w:r>
      <w:proofErr w:type="gramEnd"/>
      <w:r>
        <w:t xml:space="preserve">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w:t>
      </w:r>
      <w:r>
        <w:lastRenderedPageBreak/>
        <w:t>analyses were performed. A large, multistate study in the US sampled BTM from 192 organic herds and 100 conventional herds matched for geographical location and herd size (Cicconi-Hogan et al., 2014). They identified 13 isolates from BTM as methicillin resistant (</w:t>
      </w:r>
      <w:proofErr w:type="spellStart"/>
      <w:r>
        <w:t>mecA</w:t>
      </w:r>
      <w:proofErr w:type="spellEnd"/>
      <w:r>
        <w:t xml:space="preserve">-positive): 7 isolates from conventional herds and 6 from organic. Using 16S rRNA and </w:t>
      </w:r>
      <w:proofErr w:type="spellStart"/>
      <w:r>
        <w:t>rpoB</w:t>
      </w:r>
      <w:proofErr w:type="spellEnd"/>
      <w:r>
        <w:t xml:space="preserve"> genes for species-level identification, these 13 isolates were identified as S. aureus (n = 1), S. </w:t>
      </w:r>
      <w:proofErr w:type="spellStart"/>
      <w:r>
        <w:t>sciuri</w:t>
      </w:r>
      <w:proofErr w:type="spellEnd"/>
      <w:r>
        <w:t xml:space="preserve"> (n = 5), S. chromogenes (n = 2), S. saprophyticus (n = 3), S. </w:t>
      </w:r>
      <w:proofErr w:type="spellStart"/>
      <w:r>
        <w:t>agnetis</w:t>
      </w:r>
      <w:proofErr w:type="spellEnd"/>
      <w:r>
        <w:t xml:space="preserve"> (n = 1), and </w:t>
      </w:r>
      <w:proofErr w:type="spellStart"/>
      <w:r>
        <w:t>Macrococcus</w:t>
      </w:r>
      <w:proofErr w:type="spellEnd"/>
      <w:r>
        <w:t xml:space="preserve"> </w:t>
      </w:r>
      <w:proofErr w:type="spellStart"/>
      <w:r>
        <w:t>caseolyticus</w:t>
      </w:r>
      <w:proofErr w:type="spellEnd"/>
      <w:r>
        <w:t xml:space="preserve"> (a genus closely related to staphylococci; n = 1). Surprisingly, the single methicillin-resistant S. aureus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S. </w:t>
      </w:r>
      <w:proofErr w:type="spellStart"/>
      <w:r>
        <w:t>sciuri</w:t>
      </w:r>
      <w:proofErr w:type="spellEnd"/>
      <w:r>
        <w:t xml:space="preserve"> identified (6 out of the 12 methicillin-resistant CNS) compared with previous work, </w:t>
      </w:r>
      <w:proofErr w:type="gramStart"/>
      <w:r>
        <w:t>and also</w:t>
      </w:r>
      <w:proofErr w:type="gramEnd"/>
      <w:r>
        <w:t xml:space="preserve"> suggest that a potential methicillin-resistant Staphylococcus reservoir in the dairy herd population of the US may be independent of the type of production system. To this point, Walther and </w:t>
      </w:r>
      <w:proofErr w:type="spellStart"/>
      <w:r>
        <w:t>Perreten</w:t>
      </w:r>
      <w:proofErr w:type="spellEnd"/>
      <w:r>
        <w:t xml:space="preserve"> (2007) report the occurrence of a dairy cow on an organic farm in Switzerland that was diagnosed twice within 2 months with subclinical mastitis caused by methicillin-resistant S. epidermidis. The two strains had identical PFGE patterns of chromosomal DNA, exhibited resistance to chloramphenicol, and contained streptomycin- and trimethoprim-resistance genes but did not display phenotypic resistance against these drugs in vitro. Furthermore, the second S. epidermidis isolate contained an additional aminoglycoside-resistance gene, indicating the potential acquisition of resistance by horizontal gene transfer since isolation of the first bacterium. </w:t>
      </w:r>
      <w:proofErr w:type="gramStart"/>
      <w:r>
        <w:t>Similar to</w:t>
      </w:r>
      <w:proofErr w:type="gramEnd"/>
      <w:r>
        <w:t xml:space="preserve"> Cicconi-Hogan et al. (2014), the authors highlight that this finding demonstrates cows on organic farms may </w:t>
      </w:r>
      <w:r>
        <w:lastRenderedPageBreak/>
        <w:t>harbor multidrug-resistant staphylococci despite the limited use of antimicrobials under EU organic regulations.</w:t>
      </w:r>
    </w:p>
    <w:p w14:paraId="04F5741E" w14:textId="77777777" w:rsidR="00E23DAE" w:rsidRDefault="00E23DAE" w:rsidP="00C3780C">
      <w:pPr>
        <w:pStyle w:val="BodyTextIndent"/>
      </w:pPr>
      <w:r>
        <w:t xml:space="preserve">Perhaps a limitation of the above studies comparing the resistance of staphylococci from organic and conventional dairy farms is that </w:t>
      </w:r>
      <w:proofErr w:type="gramStart"/>
      <w:r>
        <w:t>limited</w:t>
      </w:r>
      <w:proofErr w:type="gramEnd"/>
      <w:r>
        <w:t xml:space="preserve"> or no quantification of on-farm antimicrobial usage was calculated or presented. </w:t>
      </w:r>
      <w:proofErr w:type="gramStart"/>
      <w:r>
        <w:t>In order to</w:t>
      </w:r>
      <w:proofErr w:type="gramEnd"/>
      <w:r>
        <w:t xml:space="preserve">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w:t>
      </w:r>
      <w:proofErr w:type="gramStart"/>
      <w:r>
        <w:t>conventionally-managed</w:t>
      </w:r>
      <w:proofErr w:type="gramEnd"/>
      <w:r>
        <w:t xml:space="preserve">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S. aureus) that was susceptible or resistant in each category (CON vs. ORG) using a categorical test </w:t>
      </w:r>
      <w:r>
        <w:lastRenderedPageBreak/>
        <w:t xml:space="preserve">of association, </w:t>
      </w:r>
      <w:proofErr w:type="gramStart"/>
      <w:r>
        <w:t>in order to</w:t>
      </w:r>
      <w:proofErr w:type="gramEnd"/>
      <w:r>
        <w:t xml:space="preserve"> explore if proportion of susceptible isolates was independent of herd type. Secondly, they used a test of association to explore if the MIC for each type of isolate (CNS or S. aureus) was independent of herd type (CON vs. ORG). Lastly, they performed survival analysis for each type of isolate (CNS or S. aureus)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S. aureus: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w:t>
      </w:r>
      <w:proofErr w:type="spellStart"/>
      <w:r>
        <w:t>sulfadimethoxine</w:t>
      </w:r>
      <w:proofErr w:type="spellEnd"/>
      <w:r>
        <w:t xml:space="preserve"> compared with isolates from organic herds, and herd type was not associated with the MIC of the other antimicrobial drugs tested; and (3) in the survival analysis, the MIC that inhibited 90% (MIC90) of S. aureus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w:t>
      </w:r>
      <w:r>
        <w:lastRenderedPageBreak/>
        <w:t>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7777777"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w:t>
      </w:r>
      <w:proofErr w:type="spellStart"/>
      <w:r>
        <w:t>cephalonium</w:t>
      </w:r>
      <w:proofErr w:type="spellEnd"/>
      <w:r>
        <w:t xml:space="preserve">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w:t>
      </w:r>
      <w:proofErr w:type="gramStart"/>
      <w:r>
        <w:t>Similar to</w:t>
      </w:r>
      <w:proofErr w:type="gramEnd"/>
      <w:r>
        <w:t xml:space="preserve"> Pol and Ruegg (2007a), the authors took a multifaced approach to exploring the resistance </w:t>
      </w:r>
      <w:proofErr w:type="gramStart"/>
      <w:r>
        <w:t>patters</w:t>
      </w:r>
      <w:proofErr w:type="gramEnd"/>
      <w:r>
        <w:t xml:space="preserve"> of S. aureus and CNS from organic and conventional systems. Overall, the MIC of CNS from ORG herds were lower than isolates from both types of CON herd. For S. aureus,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S. aureus isolates was significantly higher in CON-CE herds (76/111; </w:t>
      </w:r>
      <w:r>
        <w:lastRenderedPageBreak/>
        <w:t xml:space="preserve">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S. aureus isolates did not differ between the 3 herd types. For analysis of resistance to ceftiofur, </w:t>
      </w:r>
      <w:proofErr w:type="spellStart"/>
      <w:r>
        <w:t>sulfadimethoxine</w:t>
      </w:r>
      <w:proofErr w:type="spellEnd"/>
      <w:r>
        <w:t xml:space="preserve">, and erythromycin, 3 different groupings of breakpoints were made for each compound. When comparing the proportion of S. aureus isolates falling into the 3 different breakpoint groups for ceftiofur resistance, the only significant difference was that there were fewer organic isolates in the middle breakpoint category (1 </w:t>
      </w:r>
      <w:proofErr w:type="spellStart"/>
      <w:r>
        <w:t>μg</w:t>
      </w:r>
      <w:proofErr w:type="spellEnd"/>
      <w:r>
        <w:t xml:space="preserve">/mL); otherwise, there were no differences in the proportion of isolates falling into the different breakpoint groups from each of the 3 herd types. When comparing the proportion of S. aureus isolates falling into 3 different breakpoint groups for </w:t>
      </w:r>
      <w:proofErr w:type="spellStart"/>
      <w:r>
        <w:t>sulfadimethoxine</w:t>
      </w:r>
      <w:proofErr w:type="spellEnd"/>
      <w:r>
        <w:t xml:space="preserve"> resistance, the only significant difference was that there were more organic isolates in the lowest category (32 </w:t>
      </w:r>
      <w:proofErr w:type="spellStart"/>
      <w:r>
        <w:t>μg</w:t>
      </w:r>
      <w:proofErr w:type="spellEnd"/>
      <w:r>
        <w:t xml:space="preserve">/mL); otherwise, there were no differences in the proportion of isolates falling into the different breakpoint groups from each of the 3 herd types. There were no significant differences between the 3 herd types when comparing the proportion of S. aureus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w:t>
      </w:r>
      <w:r>
        <w:lastRenderedPageBreak/>
        <w:t xml:space="preserve">greater in both types of conventional herds (CON-CE, 42/82; 51%; CON-CA, 22/74; 30%) vs. organic herds (14/84; 17%). </w:t>
      </w:r>
      <w:proofErr w:type="gramStart"/>
      <w:r>
        <w:t>Similar to</w:t>
      </w:r>
      <w:proofErr w:type="gramEnd"/>
      <w:r>
        <w:t xml:space="preserve"> the analyses for S. aureus,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w:t>
      </w:r>
      <w:proofErr w:type="spellStart"/>
      <w:r>
        <w:t>μg</w:t>
      </w:r>
      <w:proofErr w:type="spellEnd"/>
      <w:r>
        <w:t xml:space="preserve">/mL) and highest (2 </w:t>
      </w:r>
      <w:proofErr w:type="spellStart"/>
      <w:r>
        <w:t>μg</w:t>
      </w:r>
      <w:proofErr w:type="spellEnd"/>
      <w:r>
        <w:t xml:space="preserve">/mL)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w:t>
      </w:r>
      <w:proofErr w:type="spellStart"/>
      <w:r>
        <w:t>sulfadimethoxine</w:t>
      </w:r>
      <w:proofErr w:type="spellEnd"/>
      <w:r>
        <w:t xml:space="preserv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S. aureus isolates from organic herds, suggesting either (1) isolates with a higher MIC are “a natural part of the bacterial population of the bovine mammary gland,” or (2) isolates with </w:t>
      </w:r>
      <w:r>
        <w:lastRenderedPageBreak/>
        <w:t>higher MIC have persisted within organic herds from a time when antimicrobials were used on the farm.</w:t>
      </w:r>
    </w:p>
    <w:p w14:paraId="24593B9A" w14:textId="7777777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S. aureus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S. aureus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S. aureus on these farms did not decrease year after year as they transitioned to organic status. This finding is somewhat unsurprising </w:t>
      </w:r>
      <w:proofErr w:type="gramStart"/>
      <w:r>
        <w:t>in light of the fact that</w:t>
      </w:r>
      <w:proofErr w:type="gramEnd"/>
      <w:r>
        <w:t xml:space="preserve"> antimicrobial usage also was not significantly different. </w:t>
      </w:r>
      <w:r>
        <w:lastRenderedPageBreak/>
        <w:t xml:space="preserve">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w:t>
      </w:r>
      <w:proofErr w:type="spellStart"/>
      <w:r>
        <w:t>cephapirin</w:t>
      </w:r>
      <w:proofErr w:type="spellEnd"/>
      <w:r>
        <w:t>,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S. aureus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w:t>
      </w:r>
      <w:proofErr w:type="spellStart"/>
      <w:r>
        <w:t>Suriyasathaporn</w:t>
      </w:r>
      <w:proofErr w:type="spellEnd"/>
      <w:r>
        <w:t xml:space="preserve">,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w:t>
      </w:r>
      <w:r>
        <w:lastRenderedPageBreak/>
        <w:t xml:space="preserve">percent of resistant CNS isolates were seen for the other 6 antimicrobials, no changes were statistically significant. Data on susceptibility was not reported for S. aureus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54" w:name="_Toc174382582"/>
      <w:r>
        <w:t xml:space="preserve">1.5 </w:t>
      </w:r>
      <w:r w:rsidR="00E23DAE" w:rsidRPr="00E80443">
        <w:t>Additional factors explaining variation in antimicrobial susceptibility of staphylococci</w:t>
      </w:r>
      <w:bookmarkEnd w:id="54"/>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77777777" w:rsidR="00E23DAE" w:rsidRDefault="00E23DAE" w:rsidP="00C3780C">
      <w:pPr>
        <w:pStyle w:val="BodyTextIndent"/>
      </w:pPr>
      <w:r>
        <w:t xml:space="preserve">When considered as a group, resistance to β-lactam antibiotics is the predominant type of AMR present in staphylococci. The reported proportion of NASM isolates with β-lactamase resistance can be </w:t>
      </w:r>
      <w:proofErr w:type="gramStart"/>
      <w:r>
        <w:t>fairly high</w:t>
      </w:r>
      <w:proofErr w:type="gramEnd"/>
      <w:r>
        <w:t>, with 51.6% phenotypically resistant to penicillin in Argentina (Raspanti et al., 2016), 63% phenotypically resistant to penicillin in South Africa (</w:t>
      </w:r>
      <w:proofErr w:type="spellStart"/>
      <w:r>
        <w:t>Phophi</w:t>
      </w:r>
      <w:proofErr w:type="spellEnd"/>
      <w:r>
        <w:t xml:space="preserve"> et al., 2019), and 80% of CNS isolates positive for the </w:t>
      </w:r>
      <w:proofErr w:type="spellStart"/>
      <w:r>
        <w:t>blaZ</w:t>
      </w:r>
      <w:proofErr w:type="spellEnd"/>
      <w:r>
        <w:t xml:space="preserve"> gene (encoding </w:t>
      </w:r>
      <w:r>
        <w:lastRenderedPageBreak/>
        <w:t>the production of a β-lactamase enzyme) in a study from the Netherlands (</w:t>
      </w:r>
      <w:proofErr w:type="spellStart"/>
      <w:r>
        <w:t>Sampimon</w:t>
      </w:r>
      <w:proofErr w:type="spellEnd"/>
      <w:r>
        <w:t>, 2009). Proportion of phenotypically penicillin-resistant NASM seems to vary geographically, with Nordic countries reporting 34% (Nyman et al., 2018), 23% (</w:t>
      </w:r>
      <w:proofErr w:type="spellStart"/>
      <w:r>
        <w:t>Fergestad</w:t>
      </w:r>
      <w:proofErr w:type="spellEnd"/>
      <w:r>
        <w:t xml:space="preserve">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w:t>
      </w:r>
      <w:proofErr w:type="gramStart"/>
      <w:r>
        <w:t>commonly-used</w:t>
      </w:r>
      <w:proofErr w:type="gramEnd"/>
      <w:r>
        <w:t xml:space="preserve">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77777777" w:rsidR="00E23DAE" w:rsidRDefault="00E23DAE" w:rsidP="00C3780C">
      <w:pPr>
        <w:pStyle w:val="BodyTextIndent"/>
      </w:pPr>
      <w:r>
        <w:t>Studies comparing NASM at the species level have consistently shown that AMR profile varies between species (</w:t>
      </w:r>
      <w:proofErr w:type="spellStart"/>
      <w:r>
        <w:t>Sampimon</w:t>
      </w:r>
      <w:proofErr w:type="spellEnd"/>
      <w:r>
        <w:t xml:space="preserve">, 2009; Persson Waller et al., 2011; </w:t>
      </w:r>
      <w:proofErr w:type="spellStart"/>
      <w:r>
        <w:t>Taponen</w:t>
      </w:r>
      <w:proofErr w:type="spellEnd"/>
      <w:r>
        <w:t xml:space="preserve"> et al., 2016; Nobrega et al., 2018; </w:t>
      </w:r>
      <w:proofErr w:type="spellStart"/>
      <w:r>
        <w:t>Fergestad</w:t>
      </w:r>
      <w:proofErr w:type="spellEnd"/>
      <w:r>
        <w:t xml:space="preserve"> et al., 2021; </w:t>
      </w:r>
      <w:proofErr w:type="spellStart"/>
      <w:r>
        <w:t>Taponen</w:t>
      </w:r>
      <w:proofErr w:type="spellEnd"/>
      <w:r>
        <w:t xml:space="preserve"> et al., 2023). Overall, both phenotypic resistance and resistance genes are relatively rare in the most common species, S. chromogenes, in comparison to other NASM (</w:t>
      </w:r>
      <w:proofErr w:type="spellStart"/>
      <w:r>
        <w:t>Sampimon</w:t>
      </w:r>
      <w:proofErr w:type="spellEnd"/>
      <w:r>
        <w:t xml:space="preserve">, 2009; Persson Waller et al., 2011). A notable exception is the presence of the </w:t>
      </w:r>
      <w:proofErr w:type="spellStart"/>
      <w:r>
        <w:t>blaZ</w:t>
      </w:r>
      <w:proofErr w:type="spellEnd"/>
      <w:r>
        <w:t xml:space="preserve"> gene, which was found in 80% of all 170 CNS isolates and 87% of S. chromogenes specifically in a Flemish study </w:t>
      </w:r>
      <w:r>
        <w:lastRenderedPageBreak/>
        <w:t>(</w:t>
      </w:r>
      <w:proofErr w:type="spellStart"/>
      <w:r>
        <w:t>Sampimon</w:t>
      </w:r>
      <w:proofErr w:type="spellEnd"/>
      <w:r>
        <w:t xml:space="preserve">, 2009). β-lactamase production was significantly lower for S. chromogenes vs. S. epidermidis and S. </w:t>
      </w:r>
      <w:proofErr w:type="spellStart"/>
      <w:r>
        <w:t>haemolyticus</w:t>
      </w:r>
      <w:proofErr w:type="spellEnd"/>
      <w:r>
        <w:t xml:space="preserve"> in Sweden (Persson Waller et al., 2011). Although a smaller-scale study in Argentina found a relatively high proportion of S. chromogenes were resistant to penicillin (45.1%), both S. </w:t>
      </w:r>
      <w:proofErr w:type="spellStart"/>
      <w:r>
        <w:t>haemolyticus</w:t>
      </w:r>
      <w:proofErr w:type="spellEnd"/>
      <w:r>
        <w:t xml:space="preserve"> and S. </w:t>
      </w:r>
      <w:proofErr w:type="spellStart"/>
      <w:r>
        <w:t>xylosus</w:t>
      </w:r>
      <w:proofErr w:type="spellEnd"/>
      <w:r>
        <w:t xml:space="preserve"> had an even higher proportion of penicillin-resistant isolates (58.6% and 92.9%, respectively; Raspanti et al., 2016). Across </w:t>
      </w:r>
      <w:proofErr w:type="gramStart"/>
      <w:r>
        <w:t>a number of</w:t>
      </w:r>
      <w:proofErr w:type="gramEnd"/>
      <w:r>
        <w:t xml:space="preserve"> studies, authors report that some less-commonly isolated NASM species carried AMR profiles which were the most concerning for public health. </w:t>
      </w:r>
      <w:proofErr w:type="spellStart"/>
      <w:r>
        <w:t>Sampimon</w:t>
      </w:r>
      <w:proofErr w:type="spellEnd"/>
      <w:r>
        <w:t xml:space="preserve"> et al. (2011) found a high prevalence of genotypic resistance (particularly </w:t>
      </w:r>
      <w:proofErr w:type="spellStart"/>
      <w:r>
        <w:t>mecA</w:t>
      </w:r>
      <w:proofErr w:type="spellEnd"/>
      <w:r>
        <w:t xml:space="preserve">) or presence of multiple resistance genes in species with relatively a low prevalence (S. </w:t>
      </w:r>
      <w:proofErr w:type="spellStart"/>
      <w:r>
        <w:t>cohnii</w:t>
      </w:r>
      <w:proofErr w:type="spellEnd"/>
      <w:r>
        <w:t xml:space="preserve">, S. </w:t>
      </w:r>
      <w:proofErr w:type="spellStart"/>
      <w:r>
        <w:t>equorum</w:t>
      </w:r>
      <w:proofErr w:type="spellEnd"/>
      <w:r>
        <w:t xml:space="preserve">, S. </w:t>
      </w:r>
      <w:proofErr w:type="spellStart"/>
      <w:r>
        <w:t>fleurettii</w:t>
      </w:r>
      <w:proofErr w:type="spellEnd"/>
      <w:r>
        <w:t xml:space="preserve">, and S. </w:t>
      </w:r>
      <w:proofErr w:type="spellStart"/>
      <w:r>
        <w:t>sciuri</w:t>
      </w:r>
      <w:proofErr w:type="spellEnd"/>
      <w:r>
        <w:t xml:space="preserve">). In Nobrega et al. (2018), resistance to </w:t>
      </w:r>
      <w:proofErr w:type="spellStart"/>
      <w:r>
        <w:t>quinupristin</w:t>
      </w:r>
      <w:proofErr w:type="spellEnd"/>
      <w:r>
        <w:t>/</w:t>
      </w:r>
      <w:proofErr w:type="spellStart"/>
      <w:r>
        <w:t>dalfopristin</w:t>
      </w:r>
      <w:proofErr w:type="spellEnd"/>
      <w:r>
        <w:t xml:space="preserve"> (a combination used to treat serious nosocomial infections in humans) was common in S. </w:t>
      </w:r>
      <w:proofErr w:type="spellStart"/>
      <w:r>
        <w:t>gallinarum</w:t>
      </w:r>
      <w:proofErr w:type="spellEnd"/>
      <w:r>
        <w:t xml:space="preserve"> (98% prevalence of resistance among isolates), and S. </w:t>
      </w:r>
      <w:proofErr w:type="spellStart"/>
      <w:r>
        <w:t>cohnii</w:t>
      </w:r>
      <w:proofErr w:type="spellEnd"/>
      <w:r>
        <w:t xml:space="preserve"> and S. </w:t>
      </w:r>
      <w:proofErr w:type="spellStart"/>
      <w:r>
        <w:t>arlettae</w:t>
      </w:r>
      <w:proofErr w:type="spellEnd"/>
      <w:r>
        <w:t xml:space="preserve"> were frequently resistant to erythromycin (prevalence of 63 and 100%, respectively). The authors specifically highlight S. </w:t>
      </w:r>
      <w:proofErr w:type="spellStart"/>
      <w:r>
        <w:t>arlettae</w:t>
      </w:r>
      <w:proofErr w:type="spellEnd"/>
      <w:r>
        <w:t xml:space="preserve"> as worrisome in its AMR profile; it had the highest prevalence of AMR against penicillin (61%), ampicillin (23%), erythromycin (100%), pirlimycin (18%) and clindamycin (99.9%), as well as the highest prevalence of multidrug resistance. </w:t>
      </w:r>
      <w:proofErr w:type="gramStart"/>
      <w:r>
        <w:t>A number of</w:t>
      </w:r>
      <w:proofErr w:type="gramEnd"/>
      <w:r>
        <w:t xml:space="preserve"> studies also call attention to concerning AMR patterns for S. epidermidis, which is moderately common in the US and Canada but one of the predominant species found in Nordic countries. In </w:t>
      </w:r>
      <w:proofErr w:type="spellStart"/>
      <w:r>
        <w:t>Sampimon</w:t>
      </w:r>
      <w:proofErr w:type="spellEnd"/>
      <w:r>
        <w:t xml:space="preserve"> et al. (2009), S. epidermidis was the second most </w:t>
      </w:r>
      <w:proofErr w:type="gramStart"/>
      <w:r>
        <w:t>commonly-found</w:t>
      </w:r>
      <w:proofErr w:type="gramEnd"/>
      <w:r>
        <w:t xml:space="preserve"> species, it carried multiple resistance genes in ~50% of isolates, and phenotypic penicillin resistance was more common compared to other CNS. The proportion of penicillin-resistant isolates was highest for S. epidermidis in a Finnish study compared to other species, with S. epidermidis accounting for 6/8 NASM isolates carrying the </w:t>
      </w:r>
      <w:proofErr w:type="spellStart"/>
      <w:r>
        <w:t>mecA</w:t>
      </w:r>
      <w:proofErr w:type="spellEnd"/>
      <w:r>
        <w:t xml:space="preserve"> gene (</w:t>
      </w:r>
      <w:proofErr w:type="spellStart"/>
      <w:r>
        <w:t>Taponen</w:t>
      </w:r>
      <w:proofErr w:type="spellEnd"/>
      <w:r>
        <w:t xml:space="preserve"> et al., 2023). Similarly, β-lactamase production was higher for S. epidermidis compared to other species (Persson Waller et al., 2011), and it was one of a few species where AMR (including resistance to trimethoprim-sulfonamide) was most frequently observed in </w:t>
      </w:r>
      <w:proofErr w:type="spellStart"/>
      <w:r>
        <w:t>Fergestad</w:t>
      </w:r>
      <w:proofErr w:type="spellEnd"/>
      <w:r>
        <w:t xml:space="preserve"> et al. (2021). Lastly, </w:t>
      </w:r>
      <w:proofErr w:type="spellStart"/>
      <w:r>
        <w:t>Taponen</w:t>
      </w:r>
      <w:proofErr w:type="spellEnd"/>
      <w:r>
        <w:t xml:space="preserve"> et al. (2016) found that S. epidermidis was the most resistant among the four major species studied, several isolates were multidrug resistant, and 19% of isolates were </w:t>
      </w:r>
      <w:proofErr w:type="spellStart"/>
      <w:r>
        <w:t>mecA</w:t>
      </w:r>
      <w:proofErr w:type="spellEnd"/>
      <w:r>
        <w:t xml:space="preserve">-positive (encoding for methicillin resistance). Even within a given species, AMR carriage has been linked to certain strain types. For S. aureus, carriage of methicillin resistance has been associated with </w:t>
      </w:r>
      <w:proofErr w:type="gramStart"/>
      <w:r>
        <w:t>particular clonal</w:t>
      </w:r>
      <w:proofErr w:type="gramEnd"/>
      <w:r>
        <w:t xml:space="preserve"> complexes both in human medicine (Smith et al., 2021; </w:t>
      </w:r>
      <w:proofErr w:type="spellStart"/>
      <w:r>
        <w:t>Garrine</w:t>
      </w:r>
      <w:proofErr w:type="spellEnd"/>
      <w:r>
        <w:t xml:space="preserve"> et al., 2023) and certain clusters of spa ¬type for bovine clinical mastitis isolates (Freu et al., 2022). The linkage between strain type and AMR is not as well studied for NASM, but Persson Waller et al. (2023) found that </w:t>
      </w:r>
      <w:proofErr w:type="spellStart"/>
      <w:r>
        <w:t>blaZ</w:t>
      </w:r>
      <w:proofErr w:type="spellEnd"/>
      <w:r>
        <w:t xml:space="preserve"> was significantly more common among S. chromogenes strains belonging to 2 specific clusters of strain types vs. strains belonging to other clusters.</w:t>
      </w:r>
    </w:p>
    <w:p w14:paraId="76D9A629" w14:textId="77777777" w:rsidR="00E23DAE" w:rsidRDefault="00E23DAE" w:rsidP="00C3780C">
      <w:pPr>
        <w:pStyle w:val="BodyTextIndent"/>
      </w:pPr>
      <w:r>
        <w:t xml:space="preserve">As AMR carriage differs by species, the </w:t>
      </w:r>
      <w:proofErr w:type="gramStart"/>
      <w:r>
        <w:t>particular diversity</w:t>
      </w:r>
      <w:proofErr w:type="gramEnd"/>
      <w:r>
        <w:t xml:space="preserve">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S. chromogenes, S. </w:t>
      </w:r>
      <w:proofErr w:type="spellStart"/>
      <w:r>
        <w:t>haemolyticus</w:t>
      </w:r>
      <w:proofErr w:type="spellEnd"/>
      <w:r>
        <w:t xml:space="preserve">, S. </w:t>
      </w:r>
      <w:proofErr w:type="spellStart"/>
      <w:r>
        <w:t>xylosus</w:t>
      </w:r>
      <w:proofErr w:type="spellEnd"/>
      <w:r>
        <w:t xml:space="preserve">, and S. </w:t>
      </w:r>
      <w:proofErr w:type="spellStart"/>
      <w:r>
        <w:t>warneri</w:t>
      </w:r>
      <w:proofErr w:type="spellEnd"/>
      <w:r>
        <w:t xml:space="preserve"> in Dolder et al. (2017), and S. </w:t>
      </w:r>
      <w:proofErr w:type="spellStart"/>
      <w:r>
        <w:t>cohnii</w:t>
      </w:r>
      <w:proofErr w:type="spellEnd"/>
      <w:r>
        <w:t xml:space="preserve">, S. </w:t>
      </w:r>
      <w:proofErr w:type="spellStart"/>
      <w:r>
        <w:t>simulans</w:t>
      </w:r>
      <w:proofErr w:type="spellEnd"/>
      <w:r>
        <w:t xml:space="preserve">, S. </w:t>
      </w:r>
      <w:proofErr w:type="spellStart"/>
      <w:r>
        <w:t>sciuri</w:t>
      </w:r>
      <w:proofErr w:type="spellEnd"/>
      <w:r>
        <w:t xml:space="preserve"> in BTM in De Visscher et al. (2017). Geographical differences in NASM species diversity among quartermilk samples were found between 4 regions in Canada (</w:t>
      </w:r>
      <w:proofErr w:type="spellStart"/>
      <w:r>
        <w:t>Condas</w:t>
      </w:r>
      <w:proofErr w:type="spellEnd"/>
      <w:r>
        <w:t xml:space="preserve"> et al., 2017a) and 4 states in the US (Jenkins et al., 2019). It is difficult to discern whether these differences are truly a function of geographical </w:t>
      </w:r>
      <w:proofErr w:type="gramStart"/>
      <w:r>
        <w:t>variation, or</w:t>
      </w:r>
      <w:proofErr w:type="gramEnd"/>
      <w:r>
        <w:t xml:space="preserve"> result from farms in a region sharing a similar suite of management practices leading to similar NASM species prevalence and diversity in a herd. Although S. chromogenes is the dominant species causing IMI in many countries (as summarized in De Buck et al., 2021), S. epidermidis (closely followed by S. </w:t>
      </w:r>
      <w:proofErr w:type="spellStart"/>
      <w:r>
        <w:t>simulans</w:t>
      </w:r>
      <w:proofErr w:type="spellEnd"/>
      <w:r>
        <w:t xml:space="preserve">) was the most </w:t>
      </w:r>
      <w:proofErr w:type="gramStart"/>
      <w:r>
        <w:t>commonly-found</w:t>
      </w:r>
      <w:proofErr w:type="gramEnd"/>
      <w:r>
        <w:t xml:space="preserve"> species in both a Finnish (</w:t>
      </w:r>
      <w:proofErr w:type="spellStart"/>
      <w:r>
        <w:t>Taponen</w:t>
      </w:r>
      <w:proofErr w:type="spellEnd"/>
      <w:r>
        <w:t xml:space="preserve"> et al., 2022) and a Swedish study (Nyman et al., 2018). At the herd level, facility type has been shown to explain some of the diversity of NASM species: cows from herds using a tiestall barn were more likely to have an IMI due to S. </w:t>
      </w:r>
      <w:proofErr w:type="spellStart"/>
      <w:r>
        <w:t>simulans</w:t>
      </w:r>
      <w:proofErr w:type="spellEnd"/>
      <w:r>
        <w:t xml:space="preserve">, S. </w:t>
      </w:r>
      <w:proofErr w:type="spellStart"/>
      <w:r>
        <w:t>xylosus</w:t>
      </w:r>
      <w:proofErr w:type="spellEnd"/>
      <w:r>
        <w:t xml:space="preserve">, S. </w:t>
      </w:r>
      <w:proofErr w:type="spellStart"/>
      <w:r>
        <w:t>cohnii</w:t>
      </w:r>
      <w:proofErr w:type="spellEnd"/>
      <w:r>
        <w:t xml:space="preserve">, S. saprophyticus, S. capitis, and S. </w:t>
      </w:r>
      <w:proofErr w:type="spellStart"/>
      <w:r>
        <w:t>arlettae</w:t>
      </w:r>
      <w:proofErr w:type="spellEnd"/>
      <w:r>
        <w:t xml:space="preserve"> compared with other NASM species, and less likely to have an IMI due to S. epidermidis (</w:t>
      </w:r>
      <w:proofErr w:type="spellStart"/>
      <w:r>
        <w:t>Condas</w:t>
      </w:r>
      <w:proofErr w:type="spellEnd"/>
      <w:r>
        <w:t xml:space="preserve"> et al., 2017a). Cows from herds in Canada using a bedded pack system had a higher relative risk for IMI due to S. chromogenes and S. </w:t>
      </w:r>
      <w:proofErr w:type="spellStart"/>
      <w:r>
        <w:t>sciuri</w:t>
      </w:r>
      <w:proofErr w:type="spellEnd"/>
      <w:r>
        <w:t xml:space="preserve"> vs. other NASM (</w:t>
      </w:r>
      <w:proofErr w:type="spellStart"/>
      <w:r>
        <w:t>Condas</w:t>
      </w:r>
      <w:proofErr w:type="spellEnd"/>
      <w:r>
        <w:t xml:space="preserve"> et al., 2017a), while Adkins et al. (2022) found S. </w:t>
      </w:r>
      <w:proofErr w:type="spellStart"/>
      <w:r>
        <w:t>cohnii</w:t>
      </w:r>
      <w:proofErr w:type="spellEnd"/>
      <w:r>
        <w:t xml:space="preserve">, S. </w:t>
      </w:r>
      <w:proofErr w:type="spellStart"/>
      <w:r>
        <w:t>hyicus</w:t>
      </w:r>
      <w:proofErr w:type="spellEnd"/>
      <w:r>
        <w:t xml:space="preserve">, and S. </w:t>
      </w:r>
      <w:proofErr w:type="spellStart"/>
      <w:r>
        <w:t>pseudintermedius</w:t>
      </w:r>
      <w:proofErr w:type="spellEnd"/>
      <w:r>
        <w:t xml:space="preserve"> in BTM from sand-bedded freestalls (but not bedded packs), and S. </w:t>
      </w:r>
      <w:proofErr w:type="spellStart"/>
      <w:r>
        <w:t>pasteuri</w:t>
      </w:r>
      <w:proofErr w:type="spellEnd"/>
      <w:r>
        <w:t xml:space="preserve"> and S. </w:t>
      </w:r>
      <w:proofErr w:type="spellStart"/>
      <w:r>
        <w:t>piscifermentans</w:t>
      </w:r>
      <w:proofErr w:type="spellEnd"/>
      <w:r>
        <w:t xml:space="preserve"> were unique to BTM from bedded packs. In a study by </w:t>
      </w:r>
      <w:proofErr w:type="spellStart"/>
      <w:r>
        <w:t>Piessens</w:t>
      </w:r>
      <w:proofErr w:type="spellEnd"/>
      <w:r>
        <w:t xml:space="preserve"> et al. (2011), sawdust bedding material was associated with IMI due to S. </w:t>
      </w:r>
      <w:proofErr w:type="spellStart"/>
      <w:r>
        <w:t>xylosus</w:t>
      </w:r>
      <w:proofErr w:type="spellEnd"/>
      <w:r>
        <w:t xml:space="preserve"> and S. </w:t>
      </w:r>
      <w:proofErr w:type="spellStart"/>
      <w:r>
        <w:t>succinus</w:t>
      </w:r>
      <w:proofErr w:type="spellEnd"/>
      <w:r>
        <w:t xml:space="preserve"> for Belgian dairy herds. De Visscher et al. (2017) identified </w:t>
      </w:r>
      <w:proofErr w:type="gramStart"/>
      <w:r>
        <w:t>a number of</w:t>
      </w:r>
      <w:proofErr w:type="gramEnd"/>
      <w:r>
        <w:t xml:space="preserve"> management practices around milking protocol and hygiene associated with the presence of different NASM species in BTM. These include a decreased risk for S. </w:t>
      </w:r>
      <w:proofErr w:type="spellStart"/>
      <w:r>
        <w:t>xylosus</w:t>
      </w:r>
      <w:proofErr w:type="spellEnd"/>
      <w:r>
        <w:t xml:space="preserve">, S. </w:t>
      </w:r>
      <w:proofErr w:type="spellStart"/>
      <w:r>
        <w:t>simulans</w:t>
      </w:r>
      <w:proofErr w:type="spellEnd"/>
      <w:r>
        <w:t xml:space="preserve">, and S. chromogenes in BTM from herds that clip udders, a decreased risk of S. </w:t>
      </w:r>
      <w:proofErr w:type="spellStart"/>
      <w:r>
        <w:t>devriesei</w:t>
      </w:r>
      <w:proofErr w:type="spellEnd"/>
      <w:r>
        <w:t xml:space="preserve"> in herds with consistent glove use during milking, an increased likelihood of S. </w:t>
      </w:r>
      <w:proofErr w:type="spellStart"/>
      <w:r>
        <w:t>cohnii</w:t>
      </w:r>
      <w:proofErr w:type="spellEnd"/>
      <w:r>
        <w:t xml:space="preserve"> in herds sharing towels between cows when drying udders, and a decreased likelihood of S. </w:t>
      </w:r>
      <w:proofErr w:type="spellStart"/>
      <w:r>
        <w:t>haemolyticus</w:t>
      </w:r>
      <w:proofErr w:type="spellEnd"/>
      <w:r>
        <w:t xml:space="preserve">, S. </w:t>
      </w:r>
      <w:proofErr w:type="spellStart"/>
      <w:r>
        <w:t>cohnii</w:t>
      </w:r>
      <w:proofErr w:type="spellEnd"/>
      <w:r>
        <w:t xml:space="preserve">, and S. </w:t>
      </w:r>
      <w:proofErr w:type="spellStart"/>
      <w:r>
        <w:t>simulans</w:t>
      </w:r>
      <w:proofErr w:type="spellEnd"/>
      <w:r>
        <w:t xml:space="preserve"> in herds that flushed or steamed milking units after use. Hogan et al. (1987) found more IMI due to S. epidermidis in herds using no teat dip compared to herds that did, and that S. </w:t>
      </w:r>
      <w:proofErr w:type="spellStart"/>
      <w:r>
        <w:t>hyicus</w:t>
      </w:r>
      <w:proofErr w:type="spellEnd"/>
      <w:r>
        <w:t xml:space="preserve">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w:t>
      </w:r>
      <w:proofErr w:type="spellStart"/>
      <w:r>
        <w:t>Vanderhaeghen</w:t>
      </w:r>
      <w:proofErr w:type="spellEnd"/>
      <w:r>
        <w:t xml:space="preserve"> et al., 2015). Lastly, some herd-level management factors associated with NASM diversity were related to feed and water provided to dairy cows: De Visscher et al. (2017) found an increased likelihood of S. </w:t>
      </w:r>
      <w:proofErr w:type="spellStart"/>
      <w:r>
        <w:t>simulans</w:t>
      </w:r>
      <w:proofErr w:type="spellEnd"/>
      <w:r>
        <w:t xml:space="preserve"> in BTM if drinking water for cows was from a public supply (vs. a well), and </w:t>
      </w:r>
      <w:proofErr w:type="spellStart"/>
      <w:r>
        <w:t>Petzer</w:t>
      </w:r>
      <w:proofErr w:type="spellEnd"/>
      <w:r>
        <w:t xml:space="preserve"> et al. (2022) reported proportionally more IMI due to S. chromogenes from herds that were pasture-based compared to those that were fed a total mixed ration (TMR), while S. </w:t>
      </w:r>
      <w:proofErr w:type="spellStart"/>
      <w:r>
        <w:t>haemolyticus</w:t>
      </w:r>
      <w:proofErr w:type="spellEnd"/>
      <w:r>
        <w:t xml:space="preserve"> was more likely to cause IMI for TMR herds.</w:t>
      </w:r>
    </w:p>
    <w:p w14:paraId="16C87D24" w14:textId="77777777" w:rsidR="00E23DAE" w:rsidRDefault="00E23DAE" w:rsidP="00C3780C">
      <w:pPr>
        <w:pStyle w:val="BodyTextIndent"/>
      </w:pPr>
      <w:r>
        <w:t xml:space="preserve">Risk factors at the cow level which affect the likelihood of IMI with different NASM have also been identified. Both Thorberg et al. (2009) and Mork et al. (2012) found that S. chromogenes was more likely to be isolated from first-lactation animals, while S. epidermidis was found more often in </w:t>
      </w:r>
      <w:proofErr w:type="gramStart"/>
      <w:r>
        <w:t>third-lactation</w:t>
      </w:r>
      <w:proofErr w:type="gramEnd"/>
      <w:r>
        <w:t xml:space="preserve"> and older cows. These findings are consistent with 3 other studies reporting S. chromogenes, S. </w:t>
      </w:r>
      <w:proofErr w:type="spellStart"/>
      <w:r>
        <w:t>xylosus</w:t>
      </w:r>
      <w:proofErr w:type="spellEnd"/>
      <w:r>
        <w:t xml:space="preserve">, and S. </w:t>
      </w:r>
      <w:proofErr w:type="spellStart"/>
      <w:r>
        <w:t>simulans</w:t>
      </w:r>
      <w:proofErr w:type="spellEnd"/>
      <w:r>
        <w:t xml:space="preserve"> more commonly caused IMI in heifers vs. </w:t>
      </w:r>
      <w:proofErr w:type="gramStart"/>
      <w:r>
        <w:t>third-lactation</w:t>
      </w:r>
      <w:proofErr w:type="gramEnd"/>
      <w:r>
        <w:t xml:space="preserve"> and older cows (De Visscher et al., 2016; </w:t>
      </w:r>
      <w:proofErr w:type="spellStart"/>
      <w:r>
        <w:t>Condas</w:t>
      </w:r>
      <w:proofErr w:type="spellEnd"/>
      <w:r>
        <w:t xml:space="preserve"> et al., 2017a; Nyman et al., 2018). The most likely species to cause IMI also varies within a lactation: Dolder et al. (2017) found that S. </w:t>
      </w:r>
      <w:proofErr w:type="spellStart"/>
      <w:r>
        <w:t>xylosus</w:t>
      </w:r>
      <w:proofErr w:type="spellEnd"/>
      <w:r>
        <w:t xml:space="preserve"> was more commonly found in early lactation and S. </w:t>
      </w:r>
      <w:proofErr w:type="spellStart"/>
      <w:r>
        <w:t>warneri</w:t>
      </w:r>
      <w:proofErr w:type="spellEnd"/>
      <w:r>
        <w:t xml:space="preserve"> was isolated from mid- to late-lactation animals, while </w:t>
      </w:r>
      <w:proofErr w:type="spellStart"/>
      <w:r>
        <w:t>Condas</w:t>
      </w:r>
      <w:proofErr w:type="spellEnd"/>
      <w:r>
        <w:t xml:space="preserve"> et al. (2017a) report the prevalence of S. chromogenes, S. </w:t>
      </w:r>
      <w:proofErr w:type="spellStart"/>
      <w:r>
        <w:t>gallinarum</w:t>
      </w:r>
      <w:proofErr w:type="spellEnd"/>
      <w:r>
        <w:t xml:space="preserve">, S. </w:t>
      </w:r>
      <w:proofErr w:type="spellStart"/>
      <w:r>
        <w:t>cohnii</w:t>
      </w:r>
      <w:proofErr w:type="spellEnd"/>
      <w:r>
        <w:t xml:space="preserve">, and S. capitis to be highest at freshening, and the prevalence of S. chromogenes (after an initial decrease from levels at freshening), S. </w:t>
      </w:r>
      <w:proofErr w:type="spellStart"/>
      <w:r>
        <w:t>haemolyticus</w:t>
      </w:r>
      <w:proofErr w:type="spellEnd"/>
      <w:r>
        <w:t xml:space="preserve">, S. </w:t>
      </w:r>
      <w:proofErr w:type="spellStart"/>
      <w:r>
        <w:t>xylosus</w:t>
      </w:r>
      <w:proofErr w:type="spellEnd"/>
      <w:r>
        <w:t xml:space="preserve">, and S. </w:t>
      </w:r>
      <w:proofErr w:type="spellStart"/>
      <w:r>
        <w:t>cohnii</w:t>
      </w:r>
      <w:proofErr w:type="spellEnd"/>
      <w:r>
        <w:t xml:space="preserve"> increased throughout lactation. In Belgian herds, S. chromogenes was the predominant species causing IMI both at parturition and throughout lactation; the next </w:t>
      </w:r>
      <w:proofErr w:type="gramStart"/>
      <w:r>
        <w:t>most commonly seen</w:t>
      </w:r>
      <w:proofErr w:type="gramEnd"/>
      <w:r>
        <w:t xml:space="preserve"> species at freshening were S. </w:t>
      </w:r>
      <w:proofErr w:type="spellStart"/>
      <w:r>
        <w:t>sciuri</w:t>
      </w:r>
      <w:proofErr w:type="spellEnd"/>
      <w:r>
        <w:t xml:space="preserve"> and S. </w:t>
      </w:r>
      <w:proofErr w:type="spellStart"/>
      <w:r>
        <w:t>cohnii</w:t>
      </w:r>
      <w:proofErr w:type="spellEnd"/>
      <w:r>
        <w:t xml:space="preserve"> (De Visscher et al., 2016), while S. </w:t>
      </w:r>
      <w:proofErr w:type="spellStart"/>
      <w:r>
        <w:t>simulans</w:t>
      </w:r>
      <w:proofErr w:type="spellEnd"/>
      <w:r>
        <w:t xml:space="preserve">, S. </w:t>
      </w:r>
      <w:proofErr w:type="spellStart"/>
      <w:r>
        <w:t>xylosus</w:t>
      </w:r>
      <w:proofErr w:type="spellEnd"/>
      <w:r>
        <w:t xml:space="preserve">, S. epidermidis, and S. </w:t>
      </w:r>
      <w:proofErr w:type="spellStart"/>
      <w:r>
        <w:t>haemolyticus</w:t>
      </w:r>
      <w:proofErr w:type="spellEnd"/>
      <w:r>
        <w:t xml:space="preserve"> were the next most common causes for NASM IMI during lactation (</w:t>
      </w:r>
      <w:proofErr w:type="spellStart"/>
      <w:r>
        <w:t>Piessens</w:t>
      </w:r>
      <w:proofErr w:type="spellEnd"/>
      <w:r>
        <w:t xml:space="preserve"> et al., 2011; </w:t>
      </w:r>
      <w:proofErr w:type="spellStart"/>
      <w:r>
        <w:t>Supré</w:t>
      </w:r>
      <w:proofErr w:type="spellEnd"/>
      <w:r>
        <w:t xml:space="preserve"> et al., 2011). Dirty teats have been associated with an increased likelihood of IMI due to S. </w:t>
      </w:r>
      <w:proofErr w:type="spellStart"/>
      <w:r>
        <w:t>cohnii</w:t>
      </w:r>
      <w:proofErr w:type="spellEnd"/>
      <w:r>
        <w:t xml:space="preserve">, S. </w:t>
      </w:r>
      <w:proofErr w:type="spellStart"/>
      <w:r>
        <w:t>equorum</w:t>
      </w:r>
      <w:proofErr w:type="spellEnd"/>
      <w:r>
        <w:t xml:space="preserve">, S. saprophyticus, and S. </w:t>
      </w:r>
      <w:proofErr w:type="spellStart"/>
      <w:r>
        <w:t>sciuri</w:t>
      </w:r>
      <w:proofErr w:type="spellEnd"/>
      <w:r>
        <w:t xml:space="preserve">,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S. chromogenes, S. </w:t>
      </w:r>
      <w:proofErr w:type="spellStart"/>
      <w:r>
        <w:t>simulans</w:t>
      </w:r>
      <w:proofErr w:type="spellEnd"/>
      <w:r>
        <w:t xml:space="preserve">, or S. </w:t>
      </w:r>
      <w:proofErr w:type="spellStart"/>
      <w:r>
        <w:t>xylosus</w:t>
      </w:r>
      <w:proofErr w:type="spellEnd"/>
      <w:r>
        <w:t>; Dolder et al., 2017: udder edema was a risk factor for IMI with S. chromogenes).</w:t>
      </w:r>
    </w:p>
    <w:p w14:paraId="24758680" w14:textId="77777777"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S. aureus </w:t>
      </w:r>
      <w:proofErr w:type="gramStart"/>
      <w:r>
        <w:t>will</w:t>
      </w:r>
      <w:proofErr w:type="gramEnd"/>
      <w:r>
        <w:t xml:space="preserve"> predominant for any given herd (Lange et al., 1999; </w:t>
      </w:r>
      <w:proofErr w:type="spellStart"/>
      <w:r>
        <w:t>Zadoks</w:t>
      </w:r>
      <w:proofErr w:type="spellEnd"/>
      <w:r>
        <w:t xml:space="preserve"> et al., 2000; Freu et al., 2022). If the dominant strain of S. aureus causing IMI in a dairy herd happens to carry a given AMR determinant, a high proportion of S. aureus isolates from that herd will likely exhibit phenotypic resistant against a particular antimicrobial: not solely </w:t>
      </w:r>
      <w:proofErr w:type="gramStart"/>
      <w:r>
        <w:t>as a result of</w:t>
      </w:r>
      <w:proofErr w:type="gramEnd"/>
      <w:r>
        <w:t xml:space="preserve"> environmental pressure and selection, but also as a consequence of phylogeny and the behavior of the pathogen itself. This dominant strain type effect can result in issues of non-independence between isolates from a particular farm (Call et al., 2008), which would be exacerbated in studies enrolling a relatively small number of herds. Pol and Ruegg (2007a) directly address this issue of statistical dependence in their study of 40 herds. </w:t>
      </w:r>
      <w:proofErr w:type="gramStart"/>
      <w:r>
        <w:t>In order to</w:t>
      </w:r>
      <w:proofErr w:type="gramEnd"/>
      <w:r>
        <w:t xml:space="preserve">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55" w:name="_Toc174382583"/>
      <w:r>
        <w:t xml:space="preserve">1.6 </w:t>
      </w:r>
      <w:r w:rsidR="00E23DAE" w:rsidRPr="00E80443">
        <w:t>Why is AMR maintained in organic systems?</w:t>
      </w:r>
      <w:bookmarkEnd w:id="55"/>
    </w:p>
    <w:p w14:paraId="236660C2" w14:textId="77777777" w:rsidR="00E23DAE" w:rsidRDefault="00E23DAE" w:rsidP="00C3780C">
      <w:pPr>
        <w:pStyle w:val="BodyTextIndent"/>
      </w:pPr>
      <w:r>
        <w:t>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E. coli in the control group (no antibiotics) increased due to an evident clonal expansion of an environmental strain (detected by PFGE) during the latter part of this longitudinal study. This environmental strain outcompeted other strains of E. coli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E. coli was higher in animals fed grain-based vs. silage-based diets in both treatment and control groups. Although specifically looking at commensal E. coli in dairy calves and not mastitis pathogens, one group of researchers set out to explore which factors beyond antimicrobial usage may explain the persistence of an E. coli strain (</w:t>
      </w:r>
      <w:proofErr w:type="spellStart"/>
      <w:r>
        <w:t>SSuT</w:t>
      </w:r>
      <w:proofErr w:type="spellEnd"/>
      <w:r>
        <w:t xml:space="preserve">) in the GI tract which was resistant to streptomycin, sulfonamide and tetracycline (Khachatryan et al., 2004, 2006a, 2006b, 2008; as summarized in Call et al., 2008). Their first study asked if direct antimicrobial selection pressure was maintaining a high prevalence of </w:t>
      </w:r>
      <w:proofErr w:type="spellStart"/>
      <w:r>
        <w:t>SSuT</w:t>
      </w:r>
      <w:proofErr w:type="spellEnd"/>
      <w:r>
        <w:t xml:space="preserve"> E. coli strains in calves, and they found that it was not; a clinical trial showed that addition or removal of oxytetracycline from the diet had no effect on the prevalence of </w:t>
      </w:r>
      <w:proofErr w:type="spellStart"/>
      <w:r>
        <w:t>SSuT</w:t>
      </w:r>
      <w:proofErr w:type="spellEnd"/>
      <w:r>
        <w:t xml:space="preserve"> strains in fecal samples over a period of 3 months. Their next step was to ascertain if </w:t>
      </w:r>
      <w:proofErr w:type="spellStart"/>
      <w:r>
        <w:t>SSuT</w:t>
      </w:r>
      <w:proofErr w:type="spellEnd"/>
      <w:r>
        <w:t xml:space="preserve"> traits themselves provide a secondary but unrecognized fitness advantage to these </w:t>
      </w:r>
      <w:proofErr w:type="gramStart"/>
      <w:r>
        <w:t>particular strains</w:t>
      </w:r>
      <w:proofErr w:type="gramEnd"/>
      <w:r>
        <w:t xml:space="preserve"> of E. coli by generating null mutants for the </w:t>
      </w:r>
      <w:proofErr w:type="spellStart"/>
      <w:r>
        <w:t>SSuT</w:t>
      </w:r>
      <w:proofErr w:type="spellEnd"/>
      <w:r>
        <w:t xml:space="preserve"> traits (now susceptible to these antibiotics). On average, they found that the null mutant strains retained a competitive advantage over the other susceptible </w:t>
      </w:r>
      <w:proofErr w:type="gramStart"/>
      <w:r>
        <w:t>strains, and</w:t>
      </w:r>
      <w:proofErr w:type="gramEnd"/>
      <w:r>
        <w:t xml:space="preserve"> concluded that the specific genes conferring the </w:t>
      </w:r>
      <w:proofErr w:type="spellStart"/>
      <w:r>
        <w:t>SSuT</w:t>
      </w:r>
      <w:proofErr w:type="spellEnd"/>
      <w:r>
        <w:t xml:space="preserve"> phenotype were not responsible for providing any secondary fitness advantages. At some point between studies, the farm stopped feeding </w:t>
      </w:r>
      <w:proofErr w:type="gramStart"/>
      <w:r>
        <w:t>a medicated</w:t>
      </w:r>
      <w:proofErr w:type="gramEnd"/>
      <w:r>
        <w:t xml:space="preserve"> milk replacer. The researchers observed that after only a short time frame, the </w:t>
      </w:r>
      <w:proofErr w:type="spellStart"/>
      <w:r>
        <w:t>SSuT</w:t>
      </w:r>
      <w:proofErr w:type="spellEnd"/>
      <w:r>
        <w:t xml:space="preserve"> strain had suddenly declined in prevalence. This was unexpected, given that their previous work demonstrated that the </w:t>
      </w:r>
      <w:proofErr w:type="spellStart"/>
      <w:r>
        <w:t>SSuT</w:t>
      </w:r>
      <w:proofErr w:type="spellEnd"/>
      <w:r>
        <w:t xml:space="preserve"> strains had an obvious advantage compared to the susceptible strains. This unexplained decline prompted an additional study, which hypothesized that the milk supplement itself (comprised of dried milk powder, vitamin A and D) was somehow providing an advantage to the </w:t>
      </w:r>
      <w:proofErr w:type="spellStart"/>
      <w:r>
        <w:t>SSuT</w:t>
      </w:r>
      <w:proofErr w:type="spellEnd"/>
      <w:r>
        <w:t xml:space="preserve"> strains. When the milk supplement was reintroduced (both with and without tetracycline), the prevalence of </w:t>
      </w:r>
      <w:proofErr w:type="spellStart"/>
      <w:r>
        <w:t>SSuT</w:t>
      </w:r>
      <w:proofErr w:type="spellEnd"/>
      <w:r>
        <w:t xml:space="preserve"> E. coli strains nearly doubled for both groups of animals receiving the milk supplement vs. those that received none. This work highlights an example of a positive selective force (a dietary supplement) in a dairy farm system either directly or indirectly favoring strains of resistant E. coli, which was completely unrelated to antimicrobial exposure.</w:t>
      </w:r>
    </w:p>
    <w:p w14:paraId="299ABBFC" w14:textId="3B22318B" w:rsidR="00E23DAE" w:rsidRDefault="00E23DAE" w:rsidP="00C3780C">
      <w:pPr>
        <w:pStyle w:val="BodyTextIndent"/>
      </w:pPr>
      <w:r>
        <w:t>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56" w:name="_Toc174382584"/>
      <w:r>
        <w:t xml:space="preserve">1.7 </w:t>
      </w:r>
      <w:r w:rsidR="00E23DAE" w:rsidRPr="00E80443">
        <w:t>Conclusions</w:t>
      </w:r>
      <w:bookmarkEnd w:id="56"/>
    </w:p>
    <w:p w14:paraId="799934FA" w14:textId="77777777"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w:t>
      </w:r>
      <w:proofErr w:type="gramStart"/>
      <w:r>
        <w:t>as long as</w:t>
      </w:r>
      <w:proofErr w:type="gramEnd"/>
      <w:r>
        <w:t xml:space="preserve">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w:t>
      </w:r>
      <w:proofErr w:type="gramStart"/>
      <w:r>
        <w:t>commonly-used</w:t>
      </w:r>
      <w:proofErr w:type="gramEnd"/>
      <w:r>
        <w:t xml:space="preserve"> mastitis treatments are still effective. A considerable amount of resistance for both NASM and S. aureus against penicillin has been described, but </w:t>
      </w:r>
      <w:proofErr w:type="gramStart"/>
      <w:r>
        <w:t>the majority of</w:t>
      </w:r>
      <w:proofErr w:type="gramEnd"/>
      <w:r>
        <w:t xml:space="preserve"> isolates in European and US studies remain susceptible. </w:t>
      </w:r>
    </w:p>
    <w:p w14:paraId="05924D64" w14:textId="77777777" w:rsidR="00E23DAE" w:rsidRDefault="00E23DAE" w:rsidP="00C3780C">
      <w:pPr>
        <w:pStyle w:val="BodyTextIndent"/>
      </w:pPr>
      <w:r>
        <w:t xml:space="preserve">Another factor influencing AMR of staphylococci causing mastitis at the herd level is the </w:t>
      </w:r>
      <w:proofErr w:type="gramStart"/>
      <w:r>
        <w:t>particular assortment</w:t>
      </w:r>
      <w:proofErr w:type="gramEnd"/>
      <w:r>
        <w:t xml:space="preserve"> of NASM causing IMI in a herd, as resistance profiles are species-specific. Consequently, different management factors (unrelated to antimicrobial usage) which affect the prevalence and species diversity of NASM on </w:t>
      </w:r>
      <w:proofErr w:type="gramStart"/>
      <w:r>
        <w:t>particular farms</w:t>
      </w:r>
      <w:proofErr w:type="gramEnd"/>
      <w:r>
        <w:t xml:space="preserve"> can indirectly affect the prevalence of observed AMR in a herd. Furthermore, as strain types within species can differ in likelihood of AMR carriage, AMR prevalence may also be a function of predominate strain type(s) </w:t>
      </w:r>
      <w:proofErr w:type="gramStart"/>
      <w:r>
        <w:t>in a given</w:t>
      </w:r>
      <w:proofErr w:type="gramEnd"/>
      <w:r>
        <w:t xml:space="preserve">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77777777"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S. aureus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resulting from management factors on AMR of mastitis pathogens. Although researchers were studying fecal E. coli and not mastitis pathogens, </w:t>
      </w:r>
      <w:proofErr w:type="gramStart"/>
      <w:r>
        <w:t>Walk</w:t>
      </w:r>
      <w:proofErr w:type="gramEnd"/>
      <w:r>
        <w:t xml:space="preserve"> et al. (2007) found that phylogenetic groupings varied between organic and conventional dairies, suggesting there may be differences between lineages of E. coli in their ability or likelihood of acquiring resistance genes. Based on their findings, the authors conclude that “organic farming practices not only change the frequency of resistant strains but also impact the overall population genetic composition of the resident E. coli flora.” Additionally, </w:t>
      </w:r>
      <w:proofErr w:type="gramStart"/>
      <w:r>
        <w:t>few</w:t>
      </w:r>
      <w:proofErr w:type="gramEnd"/>
      <w:r>
        <w:t xml:space="preserve">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 xml:space="preserve">Fortunately, AMR in general remains relatively low in mastitis pathogens from dairy farms. Nevertheless, continued surveillance and further understanding of factors affecting resistance of staphylococci is warranted. Not only are they important pathogens affecting human health, </w:t>
      </w:r>
      <w:proofErr w:type="gramStart"/>
      <w:r>
        <w:t>staphylococci are</w:t>
      </w:r>
      <w:proofErr w:type="gramEnd"/>
      <w:r>
        <w:t xml:space="preserv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1B42418C" w14:textId="0860A5B7" w:rsidR="00E23DAE" w:rsidRPr="00AE60A8" w:rsidRDefault="00ED00D5" w:rsidP="00ED00D5">
      <w:pPr>
        <w:pStyle w:val="ChapSub"/>
      </w:pPr>
      <w:bookmarkStart w:id="57" w:name="_Toc174382585"/>
      <w:r>
        <w:t xml:space="preserve">1.8 </w:t>
      </w:r>
      <w:r w:rsidR="00E23DAE" w:rsidRPr="00AE60A8">
        <w:t>References</w:t>
      </w:r>
      <w:bookmarkEnd w:id="57"/>
    </w:p>
    <w:p w14:paraId="57D966AF" w14:textId="77777777" w:rsidR="00E23DAE" w:rsidRDefault="00E23DAE" w:rsidP="00C3780C">
      <w:pPr>
        <w:pStyle w:val="BodyTextIndent"/>
        <w:spacing w:after="240" w:line="240" w:lineRule="auto"/>
        <w:ind w:firstLine="0"/>
        <w:jc w:val="left"/>
      </w:pPr>
      <w:r>
        <w:t xml:space="preserve">Adkins, P. R. F., L. M. </w:t>
      </w:r>
      <w:proofErr w:type="spellStart"/>
      <w:r>
        <w:t>Placheta</w:t>
      </w:r>
      <w:proofErr w:type="spellEnd"/>
      <w:r>
        <w:t xml:space="preserve">, M. R. Borchers, J. M. Bewley, and J. R. Middleton. 2022. Distribution of staphylococcal and </w:t>
      </w:r>
      <w:proofErr w:type="spellStart"/>
      <w:r>
        <w:t>mammaliicoccal</w:t>
      </w:r>
      <w:proofErr w:type="spellEnd"/>
      <w:r>
        <w:t xml:space="preserve">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Escherichia coli bacteria in feedlot cattle. Appl Environ </w:t>
      </w:r>
      <w:proofErr w:type="spellStart"/>
      <w:r>
        <w:t>Microbiol</w:t>
      </w:r>
      <w:proofErr w:type="spellEnd"/>
      <w:r>
        <w:t xml:space="preserve"> 74(14):4405-4416.</w:t>
      </w:r>
    </w:p>
    <w:p w14:paraId="599E2B7D" w14:textId="77777777" w:rsidR="00E23DAE" w:rsidRDefault="00E23DAE" w:rsidP="00C3780C">
      <w:pPr>
        <w:pStyle w:val="BodyTextIndent"/>
        <w:spacing w:after="240" w:line="240" w:lineRule="auto"/>
        <w:ind w:firstLine="0"/>
        <w:jc w:val="left"/>
      </w:pPr>
      <w:r>
        <w:t xml:space="preserve">Barkema, H. W., Y. H. </w:t>
      </w:r>
      <w:proofErr w:type="spellStart"/>
      <w:r>
        <w:t>Schukken</w:t>
      </w:r>
      <w:proofErr w:type="spellEnd"/>
      <w:r>
        <w:t xml:space="preserve">, T. J. Lam, M. L. </w:t>
      </w:r>
      <w:proofErr w:type="spellStart"/>
      <w:r>
        <w:t>Beiboer</w:t>
      </w:r>
      <w:proofErr w:type="spellEnd"/>
      <w:r>
        <w:t>, G. Benedictus, and A. Brand. 1998. Management practices associated with low, medium, and high somatic cell counts in bulk milk. J. Dairy Sci 81(7):1917-1927.</w:t>
      </w:r>
    </w:p>
    <w:p w14:paraId="23F73E4B" w14:textId="77777777" w:rsidR="00E23DAE" w:rsidRDefault="00E23DAE" w:rsidP="00C3780C">
      <w:pPr>
        <w:pStyle w:val="BodyTextIndent"/>
        <w:spacing w:after="240" w:line="240" w:lineRule="auto"/>
        <w:ind w:firstLine="0"/>
        <w:jc w:val="left"/>
      </w:pPr>
      <w:r>
        <w:t>Bennedsgaard, T. W., S. M. Thamsborg, F. M. Aarestrup, C. Enevoldsen, M. Vaarst, and A. B. Christoffersen. 2006. Resistance to penicillin of Staphylococcus aureus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w:t>
      </w:r>
      <w:proofErr w:type="spellStart"/>
      <w:r>
        <w:t>faecal</w:t>
      </w:r>
      <w:proofErr w:type="spellEnd"/>
      <w:r>
        <w:t xml:space="preserve"> Escherichia coli. Vet Res 36(5-6):723-734.</w:t>
      </w:r>
    </w:p>
    <w:p w14:paraId="091B407A" w14:textId="77777777" w:rsidR="00E23DAE" w:rsidRDefault="00E23DAE" w:rsidP="00C3780C">
      <w:pPr>
        <w:pStyle w:val="BodyTextIndent"/>
        <w:spacing w:after="240" w:line="240" w:lineRule="auto"/>
        <w:ind w:firstLine="0"/>
        <w:jc w:val="left"/>
      </w:pPr>
      <w:proofErr w:type="spellStart"/>
      <w:r>
        <w:t>Bombyk</w:t>
      </w:r>
      <w:proofErr w:type="spellEnd"/>
      <w:r>
        <w:t xml:space="preserve">, R. A., A. L. Bykowski, C. E. Draper, E. J. Savelkoul, L. R. Sullivan, and T. J. Wyckoff. 2008. Comparison of types and antimicrobial susceptibility of Staphylococcus from conventional and organic dairies in west-central Minnesota, USA. J Appl </w:t>
      </w:r>
      <w:proofErr w:type="spellStart"/>
      <w:r>
        <w:t>Microbiol</w:t>
      </w:r>
      <w:proofErr w:type="spellEnd"/>
      <w:r>
        <w:t xml:space="preserve"> 104(6):1726-1731.</w:t>
      </w:r>
    </w:p>
    <w:p w14:paraId="75853C05" w14:textId="77777777" w:rsidR="00E23DAE" w:rsidRDefault="00E23DAE" w:rsidP="00C3780C">
      <w:pPr>
        <w:pStyle w:val="BodyTextIndent"/>
        <w:spacing w:after="240" w:line="240" w:lineRule="auto"/>
        <w:ind w:firstLine="0"/>
        <w:jc w:val="left"/>
      </w:pPr>
      <w:r>
        <w:t xml:space="preserve">Busato, A., P. Trachsel, M. </w:t>
      </w:r>
      <w:proofErr w:type="spellStart"/>
      <w:r>
        <w:t>Schällibaum</w:t>
      </w:r>
      <w:proofErr w:type="spellEnd"/>
      <w:r>
        <w:t>,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77777777" w:rsidR="00E23DAE" w:rsidRDefault="00E23DAE" w:rsidP="00C3780C">
      <w:pPr>
        <w:pStyle w:val="BodyTextIndent"/>
        <w:spacing w:after="240" w:line="240" w:lineRule="auto"/>
        <w:ind w:firstLine="0"/>
        <w:jc w:val="left"/>
      </w:pPr>
      <w:r>
        <w:t xml:space="preserve">Chambers, H. F. 2001. Antimicrobial agents: General considerations. Pages 1143-1170 in Goodman &amp; Gilman's: The Pharmacological Basis of Therapeutics, 13e. J. G. Hardman, </w:t>
      </w:r>
      <w:proofErr w:type="spellStart"/>
      <w:proofErr w:type="gramStart"/>
      <w:r>
        <w:t>Limbird</w:t>
      </w:r>
      <w:proofErr w:type="spellEnd"/>
      <w:r>
        <w:t>,  L.E.</w:t>
      </w:r>
      <w:proofErr w:type="gramEnd"/>
      <w:r>
        <w:t>, ed. McGraw-Hill Education, New York, NY.</w:t>
      </w:r>
    </w:p>
    <w:p w14:paraId="1B8A9711" w14:textId="77777777" w:rsidR="00E23DAE" w:rsidRDefault="00E23DAE" w:rsidP="00C3780C">
      <w:pPr>
        <w:pStyle w:val="BodyTextIndent"/>
        <w:spacing w:after="240" w:line="240" w:lineRule="auto"/>
        <w:ind w:firstLine="0"/>
        <w:jc w:val="left"/>
      </w:pPr>
      <w:r>
        <w:t xml:space="preserve">Cicconi-Hogan, K. M., N. Belomestnykh, M. Gamroth, P. L. Ruegg, L. </w:t>
      </w:r>
      <w:proofErr w:type="spellStart"/>
      <w:r>
        <w:t>Tikofsky</w:t>
      </w:r>
      <w:proofErr w:type="spellEnd"/>
      <w:r>
        <w:t xml:space="preserve">, and Y. H. </w:t>
      </w:r>
      <w:proofErr w:type="spellStart"/>
      <w:r>
        <w:t>Schukken</w:t>
      </w:r>
      <w:proofErr w:type="spellEnd"/>
      <w:r>
        <w:t>. 2014. Short communication: Prevalence of methicillin resistance in coagulase-negative staphylococci and Staphylococcus aureus isolated from bulk milk on organic and conventional dairy farms in the United States. J Dairy Sci 97(5):2959-2964.</w:t>
      </w:r>
    </w:p>
    <w:p w14:paraId="2ED2243E" w14:textId="77777777" w:rsidR="00E23DAE" w:rsidRDefault="00E23DAE" w:rsidP="00C3780C">
      <w:pPr>
        <w:pStyle w:val="BodyTextIndent"/>
        <w:spacing w:after="240" w:line="240" w:lineRule="auto"/>
        <w:ind w:firstLine="0"/>
        <w:jc w:val="left"/>
      </w:pPr>
      <w:proofErr w:type="spellStart"/>
      <w:r>
        <w:t>Condas</w:t>
      </w:r>
      <w:proofErr w:type="spellEnd"/>
      <w:r>
        <w:t xml:space="preserve">, L. A. Z., J. De Buck, D. B. Nobrega, D. A. Carson, S. Naushad, S. De </w:t>
      </w:r>
      <w:proofErr w:type="spellStart"/>
      <w:r>
        <w:t>Vliegher</w:t>
      </w:r>
      <w:proofErr w:type="spellEnd"/>
      <w:r>
        <w:t xml:space="preserve">, R. N. </w:t>
      </w:r>
      <w:proofErr w:type="spellStart"/>
      <w:r>
        <w:t>Zadoks</w:t>
      </w:r>
      <w:proofErr w:type="spellEnd"/>
      <w:r>
        <w:t>, J. R. Middleton, S. Dufour, J. P. Kastelic, and H. W. Barkema. 2017a. Prevalence of non-aureus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proofErr w:type="spellStart"/>
      <w:r>
        <w:t>Condas</w:t>
      </w:r>
      <w:proofErr w:type="spellEnd"/>
      <w:r>
        <w:t>,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proofErr w:type="spellStart"/>
      <w:r>
        <w:t>Cuny</w:t>
      </w:r>
      <w:proofErr w:type="spellEnd"/>
      <w:r>
        <w:t xml:space="preserve">, C., P. Arnold, J. Hermes, T. </w:t>
      </w:r>
      <w:proofErr w:type="spellStart"/>
      <w:r>
        <w:t>Eckmanns</w:t>
      </w:r>
      <w:proofErr w:type="spellEnd"/>
      <w:r>
        <w:t xml:space="preserve">, J. Mehraj, S. Schoenfelder, W. </w:t>
      </w:r>
      <w:proofErr w:type="spellStart"/>
      <w:r>
        <w:t>Ziebuhr</w:t>
      </w:r>
      <w:proofErr w:type="spellEnd"/>
      <w:r>
        <w:t xml:space="preserve">, Q. Zhao, Y. Wang, A. T. Feßler, G. Krause, S. Schwarz, and W. Witte. 2017. Occurrence of </w:t>
      </w:r>
      <w:proofErr w:type="spellStart"/>
      <w:r>
        <w:t>cfr</w:t>
      </w:r>
      <w:proofErr w:type="spellEnd"/>
      <w:r>
        <w:t xml:space="preserve">-mediated </w:t>
      </w:r>
      <w:proofErr w:type="spellStart"/>
      <w:r>
        <w:t>multiresistance</w:t>
      </w:r>
      <w:proofErr w:type="spellEnd"/>
      <w:r>
        <w:t xml:space="preserve"> in staphylococci from veal calves and pigs, from humans at the corresponding farms, and from veterinarians and their family members. Vet </w:t>
      </w:r>
      <w:proofErr w:type="spellStart"/>
      <w:r>
        <w:t>Microbiol</w:t>
      </w:r>
      <w:proofErr w:type="spellEnd"/>
      <w:r>
        <w:t xml:space="preserve"> 200:88-94.</w:t>
      </w:r>
    </w:p>
    <w:p w14:paraId="56E752D1" w14:textId="77777777" w:rsidR="00E23DAE" w:rsidRDefault="00E23DAE" w:rsidP="00C3780C">
      <w:pPr>
        <w:pStyle w:val="BodyTextIndent"/>
        <w:spacing w:after="240" w:line="240" w:lineRule="auto"/>
        <w:ind w:firstLine="0"/>
        <w:jc w:val="left"/>
      </w:pPr>
      <w:r>
        <w:t xml:space="preserve">De Buck, J., V. Ha, S. Naushad, D. B. Nobrega, C. Luby, J. R. Middleton, S. De </w:t>
      </w:r>
      <w:proofErr w:type="spellStart"/>
      <w:r>
        <w:t>Vliegher</w:t>
      </w:r>
      <w:proofErr w:type="spellEnd"/>
      <w:r>
        <w:t>, and H. W. Barkema. 2021. Non-aureus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 xml:space="preserve">de Campos, J. L., A. </w:t>
      </w:r>
      <w:proofErr w:type="spellStart"/>
      <w:r>
        <w:t>Kates</w:t>
      </w:r>
      <w:proofErr w:type="spellEnd"/>
      <w:r>
        <w:t xml:space="preserve">, A. Steinberger, A. Sethi, G. Suen, J. </w:t>
      </w:r>
      <w:proofErr w:type="spellStart"/>
      <w:r>
        <w:t>Shutske</w:t>
      </w:r>
      <w:proofErr w:type="spellEnd"/>
      <w:r>
        <w:t xml:space="preserve">, N. Safdar, T. Goldberg, and P. L. Ruegg. 2021. Quantification of antimicrobial usage in adult cows and </w:t>
      </w:r>
      <w:proofErr w:type="spellStart"/>
      <w:r>
        <w:t>preweaned</w:t>
      </w:r>
      <w:proofErr w:type="spellEnd"/>
      <w:r>
        <w:t xml:space="preserve">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and S. De </w:t>
      </w:r>
      <w:proofErr w:type="spellStart"/>
      <w:r>
        <w:t>Vliegher</w:t>
      </w:r>
      <w:proofErr w:type="spellEnd"/>
      <w:r>
        <w:t>. 2016. Intramammary infection with coagulase-negative staphylococci at parturition: Species-specific prevalence, risk factors, and effect on udder health. J Dairy Sci 99(8):6457-6469.</w:t>
      </w:r>
    </w:p>
    <w:p w14:paraId="6B22665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K. </w:t>
      </w:r>
      <w:proofErr w:type="spellStart"/>
      <w:r>
        <w:t>Supre</w:t>
      </w:r>
      <w:proofErr w:type="spellEnd"/>
      <w:r>
        <w:t xml:space="preserve">, and S. De </w:t>
      </w:r>
      <w:proofErr w:type="spellStart"/>
      <w:r>
        <w:t>Vliegher</w:t>
      </w:r>
      <w:proofErr w:type="spellEnd"/>
      <w:r>
        <w:t>. 2017. Coagulase-negative Staphylococcus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 xml:space="preserve">Dolder, C., B. H. P. van den Borne, J. </w:t>
      </w:r>
      <w:proofErr w:type="spellStart"/>
      <w:r>
        <w:t>Traversari</w:t>
      </w:r>
      <w:proofErr w:type="spellEnd"/>
      <w:r>
        <w:t xml:space="preserve">, A. Thomann, V. </w:t>
      </w:r>
      <w:proofErr w:type="spellStart"/>
      <w:r>
        <w:t>Perreten</w:t>
      </w:r>
      <w:proofErr w:type="spellEnd"/>
      <w:r>
        <w:t>,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77777777" w:rsidR="00E23DAE" w:rsidRDefault="00E23DAE" w:rsidP="00C3780C">
      <w:pPr>
        <w:pStyle w:val="BodyTextIndent"/>
        <w:spacing w:after="240" w:line="240" w:lineRule="auto"/>
        <w:ind w:firstLine="0"/>
        <w:jc w:val="left"/>
      </w:pPr>
      <w:r>
        <w:t xml:space="preserve">FARM. 2020. Farmers </w:t>
      </w:r>
      <w:proofErr w:type="spellStart"/>
      <w:r>
        <w:t>Asssuring</w:t>
      </w:r>
      <w:proofErr w:type="spellEnd"/>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proofErr w:type="spellStart"/>
      <w:r>
        <w:t>Fergestad</w:t>
      </w:r>
      <w:proofErr w:type="spellEnd"/>
      <w:r>
        <w:t xml:space="preserve">, M. E., A. De Visscher, T. </w:t>
      </w:r>
      <w:proofErr w:type="spellStart"/>
      <w:r>
        <w:t>L'Abee</w:t>
      </w:r>
      <w:proofErr w:type="spellEnd"/>
      <w:r>
        <w:t xml:space="preserve">-Lund, C. N. Tchamba, J. G. </w:t>
      </w:r>
      <w:proofErr w:type="spellStart"/>
      <w:r>
        <w:t>Mainil</w:t>
      </w:r>
      <w:proofErr w:type="spellEnd"/>
      <w:r>
        <w:t xml:space="preserve">, D. Thiry, S. De </w:t>
      </w:r>
      <w:proofErr w:type="spellStart"/>
      <w:r>
        <w:t>Vliegher</w:t>
      </w:r>
      <w:proofErr w:type="spellEnd"/>
      <w:r>
        <w:t xml:space="preserve">, and Y. </w:t>
      </w:r>
      <w:proofErr w:type="spellStart"/>
      <w:r>
        <w:t>Wasteson</w:t>
      </w:r>
      <w:proofErr w:type="spellEnd"/>
      <w:r>
        <w:t xml:space="preserve">. 2021. Antimicrobial resistance and virulence </w:t>
      </w:r>
      <w:proofErr w:type="gramStart"/>
      <w:r>
        <w:t>characteristics</w:t>
      </w:r>
      <w:proofErr w:type="gramEnd"/>
      <w:r>
        <w:t xml:space="preserve"> in 3 collections of staphylococci from bovine milk samples. J. Dairy Sci. 104(9):10250-10267.</w:t>
      </w:r>
    </w:p>
    <w:p w14:paraId="54C0D8D2" w14:textId="77777777" w:rsidR="00E23DAE" w:rsidRDefault="00E23DAE" w:rsidP="00C3780C">
      <w:pPr>
        <w:pStyle w:val="BodyTextIndent"/>
        <w:spacing w:after="240" w:line="240" w:lineRule="auto"/>
        <w:ind w:firstLine="0"/>
        <w:jc w:val="left"/>
      </w:pPr>
      <w:r>
        <w:t>Feßler, A., K. Kadlec, Y. Wang, W.-J. Zhang, C. Wu, J. Shen, and S. Schwarz. 2018. Small Antimicrobial Resistance Plasmids in Livestock-Associated Methicillin-Resistant Staphylococcus aureus CC398. Frontiers in Microbiology 9.</w:t>
      </w:r>
    </w:p>
    <w:p w14:paraId="054AC8DC" w14:textId="77777777" w:rsidR="00E23DAE" w:rsidRDefault="00E23DAE" w:rsidP="00C3780C">
      <w:pPr>
        <w:pStyle w:val="BodyTextIndent"/>
        <w:spacing w:after="240" w:line="240" w:lineRule="auto"/>
        <w:ind w:firstLine="0"/>
        <w:jc w:val="left"/>
      </w:pPr>
      <w:r>
        <w:t xml:space="preserve">Freu, G., T. </w:t>
      </w:r>
      <w:proofErr w:type="spellStart"/>
      <w:r>
        <w:t>Tomazi</w:t>
      </w:r>
      <w:proofErr w:type="spellEnd"/>
      <w:r>
        <w:t>, A. F. S. Filho, M. B. Heinemann, and M. V. Dos Santos. 2022. Antimicrobial Resistance and Molecular Characterization of Staphylococcus aureus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 xml:space="preserve">Garmo, R. T., S. Waage, S. Sviland, B. I. Henriksen, O. Østerås, and O. </w:t>
      </w:r>
      <w:proofErr w:type="spellStart"/>
      <w:r>
        <w:t>Reksen</w:t>
      </w:r>
      <w:proofErr w:type="spellEnd"/>
      <w:r>
        <w:t xml:space="preserve">. 2010. Reproductive Performance, Udder Health, and Antibiotic Resistance in Mastitis Bacteria isolated from Norwegian Red cows in Conventional and Organic Farming. Acta </w:t>
      </w:r>
      <w:proofErr w:type="spellStart"/>
      <w:r>
        <w:t>Veterinaria</w:t>
      </w:r>
      <w:proofErr w:type="spellEnd"/>
      <w:r>
        <w:t xml:space="preserve"> Scandinavica 52(1):11.</w:t>
      </w:r>
    </w:p>
    <w:p w14:paraId="55B995A4" w14:textId="77777777" w:rsidR="00E23DAE" w:rsidRDefault="00E23DAE" w:rsidP="00C3780C">
      <w:pPr>
        <w:pStyle w:val="BodyTextIndent"/>
        <w:spacing w:after="240" w:line="240" w:lineRule="auto"/>
        <w:ind w:firstLine="0"/>
        <w:jc w:val="left"/>
      </w:pPr>
      <w:proofErr w:type="spellStart"/>
      <w:r>
        <w:t>Garrine</w:t>
      </w:r>
      <w:proofErr w:type="spellEnd"/>
      <w:r>
        <w:t xml:space="preserve">, M., S. S. Costa, A. Messa, S. </w:t>
      </w:r>
      <w:proofErr w:type="spellStart"/>
      <w:r>
        <w:t>Massora</w:t>
      </w:r>
      <w:proofErr w:type="spellEnd"/>
      <w:r>
        <w:t xml:space="preserve">, D. </w:t>
      </w:r>
      <w:proofErr w:type="spellStart"/>
      <w:r>
        <w:t>Vubil</w:t>
      </w:r>
      <w:proofErr w:type="spellEnd"/>
      <w:r>
        <w:t xml:space="preserve">, S. </w:t>
      </w:r>
      <w:proofErr w:type="spellStart"/>
      <w:r>
        <w:t>Ácacio</w:t>
      </w:r>
      <w:proofErr w:type="spellEnd"/>
      <w:r>
        <w:t xml:space="preserve">, T. </w:t>
      </w:r>
      <w:proofErr w:type="spellStart"/>
      <w:r>
        <w:t>Nhampossa</w:t>
      </w:r>
      <w:proofErr w:type="spellEnd"/>
      <w:r>
        <w:t xml:space="preserve">, Q. Bassat, I. </w:t>
      </w:r>
      <w:proofErr w:type="spellStart"/>
      <w:r>
        <w:t>Mandomando</w:t>
      </w:r>
      <w:proofErr w:type="spellEnd"/>
      <w:r>
        <w:t xml:space="preserve">, and I. Couto. 2023. Antimicrobial resistance and clonality of Staphylococcus aureus causing </w:t>
      </w:r>
      <w:proofErr w:type="spellStart"/>
      <w:r>
        <w:t>bacteraemia</w:t>
      </w:r>
      <w:proofErr w:type="spellEnd"/>
      <w:r>
        <w:t xml:space="preserve"> in children admitted to the </w:t>
      </w:r>
      <w:proofErr w:type="spellStart"/>
      <w:r>
        <w:t>Manhiça</w:t>
      </w:r>
      <w:proofErr w:type="spellEnd"/>
      <w:r>
        <w:t xml:space="preserve">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proofErr w:type="spellStart"/>
      <w:r>
        <w:t>Grodkowski</w:t>
      </w:r>
      <w:proofErr w:type="spellEnd"/>
      <w:r>
        <w:t xml:space="preserve">, G., M. </w:t>
      </w:r>
      <w:proofErr w:type="spellStart"/>
      <w:r>
        <w:t>Gołębiewski</w:t>
      </w:r>
      <w:proofErr w:type="spellEnd"/>
      <w:r>
        <w:t xml:space="preserve">, J. </w:t>
      </w:r>
      <w:proofErr w:type="spellStart"/>
      <w:r>
        <w:t>Slósarz</w:t>
      </w:r>
      <w:proofErr w:type="spellEnd"/>
      <w:r>
        <w:t xml:space="preserve">, K. Grodkowska, P. </w:t>
      </w:r>
      <w:proofErr w:type="spellStart"/>
      <w:r>
        <w:t>Kostusiak</w:t>
      </w:r>
      <w:proofErr w:type="spellEnd"/>
      <w:r>
        <w:t xml:space="preserve">, T. Sakowski, and K. </w:t>
      </w:r>
      <w:proofErr w:type="spellStart"/>
      <w:r>
        <w:t>Puppel</w:t>
      </w:r>
      <w:proofErr w:type="spellEnd"/>
      <w:r>
        <w:t>. 2023. Organic Milk Production and Dairy Farming Constraints and Prospects under the Laws of the European Union. Animals 13(9):1457.</w:t>
      </w:r>
    </w:p>
    <w:p w14:paraId="05A84D5F" w14:textId="77777777" w:rsidR="00E23DAE" w:rsidRDefault="00E23DAE" w:rsidP="00C3780C">
      <w:pPr>
        <w:pStyle w:val="BodyTextIndent"/>
        <w:spacing w:after="240" w:line="240" w:lineRule="auto"/>
        <w:ind w:firstLine="0"/>
        <w:jc w:val="left"/>
      </w:pPr>
      <w:r>
        <w:t>Hogan, J. S., D. G. White, and J. W. Pankey. 1987. Effects of teat dipping on intramammary infections by staphylococci other than Staphylococcus aureus. J Dairy Sci 70(4):873-879.</w:t>
      </w:r>
    </w:p>
    <w:p w14:paraId="24ACE026" w14:textId="7777777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w:t>
      </w:r>
      <w:proofErr w:type="spellStart"/>
      <w:r>
        <w:t>Rapnicki</w:t>
      </w:r>
      <w:proofErr w:type="spellEnd"/>
      <w:r>
        <w:t xml:space="preserve">, P. J. Gorden, L. L. Timms, and S. S. Aly. 2019. Molecular epidemiology of coagulase-negative Staphylococcus species isolated at different lactation stages from dairy cattle in the United States. </w:t>
      </w:r>
      <w:proofErr w:type="spellStart"/>
      <w:r>
        <w:t>PeerJ</w:t>
      </w:r>
      <w:proofErr w:type="spellEnd"/>
      <w:r>
        <w:t xml:space="preserve"> </w:t>
      </w:r>
      <w:proofErr w:type="gramStart"/>
      <w:r>
        <w:t>7:e</w:t>
      </w:r>
      <w:proofErr w:type="gramEnd"/>
      <w:r>
        <w:t>6749.</w:t>
      </w:r>
    </w:p>
    <w:p w14:paraId="171FD2D8" w14:textId="77777777"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Escherichia coli is widely distributed among isolates from Washington state cattle. Appl Environ </w:t>
      </w:r>
      <w:proofErr w:type="spellStart"/>
      <w:r>
        <w:t>Microbiol</w:t>
      </w:r>
      <w:proofErr w:type="spellEnd"/>
      <w:r>
        <w:t xml:space="preserve"> 74(2):391-395.</w:t>
      </w:r>
    </w:p>
    <w:p w14:paraId="3AE8756C" w14:textId="77777777"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Escherichia coli on a dairy farm. Appl Environ </w:t>
      </w:r>
      <w:proofErr w:type="spellStart"/>
      <w:r>
        <w:t>Microbiol</w:t>
      </w:r>
      <w:proofErr w:type="spellEnd"/>
      <w:r>
        <w:t xml:space="preserve"> 72(7):4583-4588.</w:t>
      </w:r>
    </w:p>
    <w:p w14:paraId="02ED789F" w14:textId="77777777" w:rsidR="00E23DAE" w:rsidRDefault="00E23DAE" w:rsidP="00C3780C">
      <w:pPr>
        <w:pStyle w:val="BodyTextIndent"/>
        <w:spacing w:after="240" w:line="240" w:lineRule="auto"/>
        <w:ind w:firstLine="0"/>
        <w:jc w:val="left"/>
      </w:pPr>
      <w:r>
        <w:t xml:space="preserve">Khachatryan, A. R., D. D. Hancock, T. E. Besser, and D. R. Call. 2004. Role of calf-adapted Escherichia coli in maintenance of antimicrobial drug resistance in dairy calves. Appl Environ </w:t>
      </w:r>
      <w:proofErr w:type="spellStart"/>
      <w:r>
        <w:t>Microbiol</w:t>
      </w:r>
      <w:proofErr w:type="spellEnd"/>
      <w:r>
        <w:t xml:space="preserve"> 70(2):752-757.</w:t>
      </w:r>
    </w:p>
    <w:p w14:paraId="6B390AB4" w14:textId="7777777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Escherichia coli. Appl Environ </w:t>
      </w:r>
      <w:proofErr w:type="spellStart"/>
      <w:r>
        <w:t>Microbiol</w:t>
      </w:r>
      <w:proofErr w:type="spellEnd"/>
      <w:r>
        <w:t xml:space="preserve"> 72(1):443-448.</w:t>
      </w:r>
    </w:p>
    <w:p w14:paraId="065C9C46" w14:textId="77777777" w:rsidR="00E23DAE" w:rsidRDefault="00E23DAE" w:rsidP="00C3780C">
      <w:pPr>
        <w:pStyle w:val="BodyTextIndent"/>
        <w:spacing w:after="240" w:line="240" w:lineRule="auto"/>
        <w:ind w:firstLine="0"/>
        <w:jc w:val="left"/>
      </w:pPr>
      <w:proofErr w:type="spellStart"/>
      <w:r>
        <w:t>Khazandi</w:t>
      </w:r>
      <w:proofErr w:type="spellEnd"/>
      <w:r>
        <w:t xml:space="preserve">, M., A. A. Al-Farha, G. W. Coombs, M. O'Dea, S. Pang, D. J. Trott, R. R. Aviles, F. </w:t>
      </w:r>
      <w:proofErr w:type="spellStart"/>
      <w:r>
        <w:t>Hemmatzadeh</w:t>
      </w:r>
      <w:proofErr w:type="spellEnd"/>
      <w:r>
        <w:t xml:space="preserve">, H. Venter, A. D. Ogunniyi, A. Hoare, S. Abraham, and K. R. Petrovski. 2018. Genomic characterization of coagulase-negative staphylococci including methicillin-resistant Staphylococcus </w:t>
      </w:r>
      <w:proofErr w:type="spellStart"/>
      <w:r>
        <w:t>sciuri</w:t>
      </w:r>
      <w:proofErr w:type="spellEnd"/>
      <w:r>
        <w:t xml:space="preserve"> causing bovine mastitis. Vet </w:t>
      </w:r>
      <w:proofErr w:type="spellStart"/>
      <w:r>
        <w:t>Microbiol</w:t>
      </w:r>
      <w:proofErr w:type="spellEnd"/>
      <w:r>
        <w:t xml:space="preserve">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 xml:space="preserve">Klement, E., M. Chaffer, G. Leitner, A. </w:t>
      </w:r>
      <w:proofErr w:type="spellStart"/>
      <w:r>
        <w:t>Shwimmer</w:t>
      </w:r>
      <w:proofErr w:type="spellEnd"/>
      <w:r>
        <w:t xml:space="preserve">, S. Friedman, A. Saran, and N. Shpigel. 2005. Assessment of accuracy of disk diffusion tests for the determination of antimicrobial susceptibility of common bovine mastitis pathogens: a novel approach. </w:t>
      </w:r>
      <w:proofErr w:type="spellStart"/>
      <w:r>
        <w:t>Microb</w:t>
      </w:r>
      <w:proofErr w:type="spellEnd"/>
      <w:r>
        <w:t xml:space="preserve"> Drug Resist 11(4):342-350.</w:t>
      </w:r>
    </w:p>
    <w:p w14:paraId="78393DB7" w14:textId="77777777" w:rsidR="00E23DAE" w:rsidRDefault="00E23DAE" w:rsidP="00C3780C">
      <w:pPr>
        <w:pStyle w:val="BodyTextIndent"/>
        <w:spacing w:after="240" w:line="240" w:lineRule="auto"/>
        <w:ind w:firstLine="0"/>
        <w:jc w:val="left"/>
      </w:pPr>
      <w:r>
        <w:t xml:space="preserve">Kolar, Q. K., J. L. Goncalves, R. J. Erskine, and P. L. Ruegg. 2024. Comparison of Minimum Inhibitory Concentrations of Selected Antimicrobials for Non-Aureus Staphylococci, Enterococci, </w:t>
      </w:r>
      <w:proofErr w:type="spellStart"/>
      <w:r>
        <w:t>Lactococci</w:t>
      </w:r>
      <w:proofErr w:type="spellEnd"/>
      <w:r>
        <w:t>, and Streptococci Isolated from Milk Samples of Cows with Clinical Mastitis. Antibiotics 13(1):91.</w:t>
      </w:r>
    </w:p>
    <w:p w14:paraId="47018E91" w14:textId="77777777" w:rsidR="00E23DAE" w:rsidRDefault="00E23DAE" w:rsidP="00C3780C">
      <w:pPr>
        <w:pStyle w:val="BodyTextIndent"/>
        <w:spacing w:after="240" w:line="240" w:lineRule="auto"/>
        <w:ind w:firstLine="0"/>
        <w:jc w:val="left"/>
      </w:pPr>
      <w:r>
        <w:t xml:space="preserve">Lange, C., M. Cardoso, D. </w:t>
      </w:r>
      <w:proofErr w:type="spellStart"/>
      <w:r>
        <w:t>Senczek</w:t>
      </w:r>
      <w:proofErr w:type="spellEnd"/>
      <w:r>
        <w:t xml:space="preserve">, and S. Schwarz. 1999. Molecular subtyping of Staphylococcus aureus isolates from cases of bovine mastitis in Brazil. Vet </w:t>
      </w:r>
      <w:proofErr w:type="spellStart"/>
      <w:r>
        <w:t>Microbiol</w:t>
      </w:r>
      <w:proofErr w:type="spellEnd"/>
      <w:r>
        <w:t xml:space="preserve">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 xml:space="preserve">LeJeune, J. T. and N. P. Christie. 2004. Microbiological quality of ground beef from </w:t>
      </w:r>
      <w:proofErr w:type="gramStart"/>
      <w:r>
        <w:t>conventionally-reared</w:t>
      </w:r>
      <w:proofErr w:type="gramEnd"/>
      <w:r>
        <w:t xml:space="preserve">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proofErr w:type="spellStart"/>
      <w:r>
        <w:t>Lipsitch</w:t>
      </w:r>
      <w:proofErr w:type="spellEnd"/>
      <w:r>
        <w:t>,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 xml:space="preserve">López-Lozano, J. M., D. L. Monnet, A. </w:t>
      </w:r>
      <w:proofErr w:type="spellStart"/>
      <w:r>
        <w:t>Yagüe</w:t>
      </w:r>
      <w:proofErr w:type="spellEnd"/>
      <w:r>
        <w:t xml:space="preserve">, A. Burgos, N. Gonzalo, P. </w:t>
      </w:r>
      <w:proofErr w:type="spellStart"/>
      <w:r>
        <w:t>Campillos</w:t>
      </w:r>
      <w:proofErr w:type="spellEnd"/>
      <w:r>
        <w:t xml:space="preserve">, and M. Saez. 2000. Modelling and forecasting antimicrobial resistance and its dynamic relationship to antimicrobial use: a time series analysis. Int J </w:t>
      </w:r>
      <w:proofErr w:type="spellStart"/>
      <w:r>
        <w:t>Antimicrob</w:t>
      </w:r>
      <w:proofErr w:type="spellEnd"/>
      <w:r>
        <w:t xml:space="preserve"> Agents 14(1):21-31.</w:t>
      </w:r>
    </w:p>
    <w:p w14:paraId="11C217C7" w14:textId="77777777" w:rsidR="00E23DAE" w:rsidRDefault="00E23DAE" w:rsidP="00C3780C">
      <w:pPr>
        <w:pStyle w:val="BodyTextIndent"/>
        <w:spacing w:after="240" w:line="240" w:lineRule="auto"/>
        <w:ind w:firstLine="0"/>
        <w:jc w:val="left"/>
      </w:pPr>
      <w:r>
        <w:t xml:space="preserve">Lowrance, T. C., G. H. </w:t>
      </w:r>
      <w:proofErr w:type="spellStart"/>
      <w:r>
        <w:t>Loneragan</w:t>
      </w:r>
      <w:proofErr w:type="spellEnd"/>
      <w:r>
        <w:t>, D. J. Kunze, T. M. Platt, S. E. Ives, H. M. Scott, B. Norby, A. Echeverry, and M. M. Brashears. 2007. Changes in antimicrobial susceptibility in a population of Escherichia coli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 xml:space="preserve">Mathew, A. G., R. Cissell, and S. </w:t>
      </w:r>
      <w:proofErr w:type="spellStart"/>
      <w:r>
        <w:t>Liamthong</w:t>
      </w:r>
      <w:proofErr w:type="spellEnd"/>
      <w:r>
        <w:t>. 2007. Antibiotic resistance in bacteria associated with food animals: a United States perspective of livestock production. Foodborne Pathog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 xml:space="preserve">Mork, T., H. J. Jorgensen, M. Sunde, B. </w:t>
      </w:r>
      <w:proofErr w:type="spellStart"/>
      <w:r>
        <w:t>Kvitle</w:t>
      </w:r>
      <w:proofErr w:type="spellEnd"/>
      <w:r>
        <w:t xml:space="preserve">, S. Sviland, S. Waage, and T. </w:t>
      </w:r>
      <w:proofErr w:type="spellStart"/>
      <w:r>
        <w:t>Tollersrud</w:t>
      </w:r>
      <w:proofErr w:type="spellEnd"/>
      <w:r>
        <w:t xml:space="preserve">. 2012. Persistence of staphylococcal species and genotypes in the bovine udder. Vet </w:t>
      </w:r>
      <w:proofErr w:type="spellStart"/>
      <w:r>
        <w:t>Microbiol</w:t>
      </w:r>
      <w:proofErr w:type="spellEnd"/>
      <w:r>
        <w:t xml:space="preserve"> 159(1-2):171-180.</w:t>
      </w:r>
    </w:p>
    <w:p w14:paraId="6D5EB4DD" w14:textId="77777777" w:rsidR="00E23DAE" w:rsidRDefault="00E23DAE" w:rsidP="00C3780C">
      <w:pPr>
        <w:pStyle w:val="BodyTextIndent"/>
        <w:spacing w:after="240" w:line="240" w:lineRule="auto"/>
        <w:ind w:firstLine="0"/>
        <w:jc w:val="left"/>
      </w:pPr>
      <w:r>
        <w:t xml:space="preserve">Nobrega, D. B., S. Naushad, S. A. Naqvi, L. A. Z. </w:t>
      </w:r>
      <w:proofErr w:type="spellStart"/>
      <w:r>
        <w:t>Condas</w:t>
      </w:r>
      <w:proofErr w:type="spellEnd"/>
      <w:r>
        <w:t xml:space="preserve">, V. Saini, J. P. Kastelic, C. Luby, J. De Buck, and H. W. Barkema. 2018. Prevalence and Genetic Basis of Antimicrobial Resistance in Non-aureus Staphylococci Isolated from Canadian Dairy Herds. Front </w:t>
      </w:r>
      <w:proofErr w:type="spellStart"/>
      <w:r>
        <w:t>Microbiol</w:t>
      </w:r>
      <w:proofErr w:type="spellEnd"/>
      <w:r>
        <w:t xml:space="preserve">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non-aureus staphylococci in dairy cows. J. Dairy Sci. 101(2):1403-1418.</w:t>
      </w:r>
    </w:p>
    <w:p w14:paraId="69FB4280" w14:textId="77777777" w:rsidR="00E23DAE" w:rsidRDefault="00E23DAE" w:rsidP="00C3780C">
      <w:pPr>
        <w:pStyle w:val="BodyTextIndent"/>
        <w:spacing w:after="240" w:line="240" w:lineRule="auto"/>
        <w:ind w:firstLine="0"/>
        <w:jc w:val="left"/>
      </w:pPr>
      <w:r>
        <w:t xml:space="preserve">Palladini, G., C. Garbarino, A. Luppi, S. Russo, A. Filippi, N. Arrigoni, E. Massella, and M. Ricchi. 2023. Comparison between broth microdilution and agar disk diffusion methods for antimicrobial susceptibility testing of bovine mastitis pathogens. J </w:t>
      </w:r>
      <w:proofErr w:type="spellStart"/>
      <w:r>
        <w:t>Microbiol</w:t>
      </w:r>
      <w:proofErr w:type="spellEnd"/>
      <w:r>
        <w:t xml:space="preserve"> Methods 212:106796.</w:t>
      </w:r>
    </w:p>
    <w:p w14:paraId="67330DF3" w14:textId="77777777" w:rsidR="00E23DAE" w:rsidRDefault="00E23DAE" w:rsidP="00C3780C">
      <w:pPr>
        <w:pStyle w:val="BodyTextIndent"/>
        <w:spacing w:after="240" w:line="240" w:lineRule="auto"/>
        <w:ind w:firstLine="0"/>
        <w:jc w:val="left"/>
      </w:pPr>
      <w:r>
        <w:t xml:space="preserve">Park, J. Y., L. K. Fox, K. S. Seo, M. A. McGuire, Y. H. Park, F. R. </w:t>
      </w:r>
      <w:proofErr w:type="spellStart"/>
      <w:r>
        <w:t>Rurangirwa</w:t>
      </w:r>
      <w:proofErr w:type="spellEnd"/>
      <w:r>
        <w:t>,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w:t>
      </w:r>
      <w:proofErr w:type="gramStart"/>
      <w:r>
        <w:t>):ajvr</w:t>
      </w:r>
      <w:proofErr w:type="gramEnd"/>
      <w:r>
        <w:t>.24.01.0014.</w:t>
      </w:r>
    </w:p>
    <w:p w14:paraId="34E9CEBB" w14:textId="77777777" w:rsidR="00E23DAE" w:rsidRDefault="00E23DAE" w:rsidP="00C3780C">
      <w:pPr>
        <w:pStyle w:val="BodyTextIndent"/>
        <w:spacing w:after="240" w:line="240" w:lineRule="auto"/>
        <w:ind w:firstLine="0"/>
        <w:jc w:val="left"/>
      </w:pPr>
      <w:r>
        <w:t xml:space="preserve">Persson Waller, K., A. </w:t>
      </w:r>
      <w:proofErr w:type="spellStart"/>
      <w:r>
        <w:t>Aspán</w:t>
      </w:r>
      <w:proofErr w:type="spellEnd"/>
      <w:r>
        <w:t>,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w:t>
      </w:r>
      <w:proofErr w:type="spellStart"/>
      <w:r>
        <w:t>Myrenås</w:t>
      </w:r>
      <w:proofErr w:type="spellEnd"/>
      <w:r>
        <w:t xml:space="preserve">, S. Börjesson, H. Kim, M. </w:t>
      </w:r>
      <w:proofErr w:type="spellStart"/>
      <w:r>
        <w:t>Widerström</w:t>
      </w:r>
      <w:proofErr w:type="spellEnd"/>
      <w:r>
        <w:t xml:space="preserve">, T. Monsen, A. K. </w:t>
      </w:r>
      <w:proofErr w:type="spellStart"/>
      <w:r>
        <w:t>Sigurðarson</w:t>
      </w:r>
      <w:proofErr w:type="spellEnd"/>
      <w:r>
        <w:t xml:space="preserve"> Sandholt, E. Östlund, and W. Cha. 2023. Genotypic characterization of Staphylococcus chromogenes and Staphylococcus </w:t>
      </w:r>
      <w:proofErr w:type="spellStart"/>
      <w:r>
        <w:t>simulans</w:t>
      </w:r>
      <w:proofErr w:type="spellEnd"/>
      <w:r>
        <w:t xml:space="preserve">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proofErr w:type="spellStart"/>
      <w:r>
        <w:t>Petzer</w:t>
      </w:r>
      <w:proofErr w:type="spellEnd"/>
      <w:r>
        <w:t xml:space="preserve">, I. M., C. Labuschagne, L. </w:t>
      </w:r>
      <w:proofErr w:type="spellStart"/>
      <w:r>
        <w:t>Phophi</w:t>
      </w:r>
      <w:proofErr w:type="spellEnd"/>
      <w:r>
        <w:t xml:space="preserve">, and J. </w:t>
      </w:r>
      <w:proofErr w:type="spellStart"/>
      <w:r>
        <w:t>Karzis</w:t>
      </w:r>
      <w:proofErr w:type="spellEnd"/>
      <w:r>
        <w:t xml:space="preserve">. 2022. Species identification and cow risks of non-aureus staphylococci from South African dairy herds. </w:t>
      </w:r>
      <w:proofErr w:type="spellStart"/>
      <w:r>
        <w:t>Onderstepoort</w:t>
      </w:r>
      <w:proofErr w:type="spellEnd"/>
      <w:r>
        <w:t xml:space="preserve"> J Vet Res 89(1</w:t>
      </w:r>
      <w:proofErr w:type="gramStart"/>
      <w:r>
        <w:t>):e</w:t>
      </w:r>
      <w:proofErr w:type="gramEnd"/>
      <w:r>
        <w:t>1-e10.</w:t>
      </w:r>
    </w:p>
    <w:p w14:paraId="42784AAF" w14:textId="77777777" w:rsidR="00E23DAE" w:rsidRDefault="00E23DAE" w:rsidP="00C3780C">
      <w:pPr>
        <w:pStyle w:val="BodyTextIndent"/>
        <w:spacing w:after="240" w:line="240" w:lineRule="auto"/>
        <w:ind w:firstLine="0"/>
        <w:jc w:val="left"/>
      </w:pPr>
      <w:proofErr w:type="spellStart"/>
      <w:r>
        <w:t>Phophi</w:t>
      </w:r>
      <w:proofErr w:type="spellEnd"/>
      <w:r>
        <w:t xml:space="preserve">, L., I. M. </w:t>
      </w:r>
      <w:proofErr w:type="spellStart"/>
      <w:r>
        <w:t>Petzer</w:t>
      </w:r>
      <w:proofErr w:type="spellEnd"/>
      <w:r>
        <w:t xml:space="preserve">, and D. N. </w:t>
      </w:r>
      <w:proofErr w:type="spellStart"/>
      <w:r>
        <w:t>Qekwana</w:t>
      </w:r>
      <w:proofErr w:type="spellEnd"/>
      <w:r>
        <w:t xml:space="preserve">. 2019. Antimicrobial resistance patterns and biofilm formation of coagulase-negative Staphylococcus species isolated from subclinical mastitis cow milk samples submitted to the </w:t>
      </w:r>
      <w:proofErr w:type="spellStart"/>
      <w:r>
        <w:t>Onderstepoort</w:t>
      </w:r>
      <w:proofErr w:type="spellEnd"/>
      <w:r>
        <w:t xml:space="preserve"> Milk Laboratory. BMC Vet Res 15(1):420.</w:t>
      </w:r>
    </w:p>
    <w:p w14:paraId="1BD5EAA0" w14:textId="77777777" w:rsidR="00E23DAE" w:rsidRDefault="00E23DAE" w:rsidP="00C3780C">
      <w:pPr>
        <w:pStyle w:val="BodyTextIndent"/>
        <w:spacing w:after="240" w:line="240" w:lineRule="auto"/>
        <w:ind w:firstLine="0"/>
        <w:jc w:val="left"/>
      </w:pPr>
      <w:proofErr w:type="spellStart"/>
      <w:r>
        <w:t>Piessens</w:t>
      </w:r>
      <w:proofErr w:type="spellEnd"/>
      <w:r>
        <w:t xml:space="preserve">, V., E. Van </w:t>
      </w:r>
      <w:proofErr w:type="spellStart"/>
      <w:r>
        <w:t>Coillie</w:t>
      </w:r>
      <w:proofErr w:type="spellEnd"/>
      <w:r>
        <w:t xml:space="preserve">, B. </w:t>
      </w:r>
      <w:proofErr w:type="spellStart"/>
      <w:r>
        <w:t>Verbist</w:t>
      </w:r>
      <w:proofErr w:type="spellEnd"/>
      <w:r>
        <w:t xml:space="preserve">, K. </w:t>
      </w:r>
      <w:proofErr w:type="spellStart"/>
      <w:r>
        <w:t>Supre</w:t>
      </w:r>
      <w:proofErr w:type="spellEnd"/>
      <w:r>
        <w:t xml:space="preserve">, G. Braem, A. Van </w:t>
      </w:r>
      <w:proofErr w:type="spellStart"/>
      <w:r>
        <w:t>Nuffel</w:t>
      </w:r>
      <w:proofErr w:type="spellEnd"/>
      <w:r>
        <w:t xml:space="preserve">, L. De Vuyst, M. Heyndrickx, and S. De </w:t>
      </w:r>
      <w:proofErr w:type="spellStart"/>
      <w:r>
        <w:t>Vliegher</w:t>
      </w:r>
      <w:proofErr w:type="spellEnd"/>
      <w:r>
        <w:t>. 2011. Distribution of coagulase-negative Staphylococcus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77777777" w:rsidR="00E23DAE" w:rsidRDefault="00E23DAE" w:rsidP="00C3780C">
      <w:pPr>
        <w:pStyle w:val="BodyTextIndent"/>
        <w:spacing w:after="240" w:line="240" w:lineRule="auto"/>
        <w:ind w:firstLine="0"/>
        <w:jc w:val="left"/>
      </w:pPr>
      <w:r>
        <w:t xml:space="preserve">Raspanti, C. G., C. C. Bonetto, C. </w:t>
      </w:r>
      <w:proofErr w:type="spellStart"/>
      <w:r>
        <w:t>Vissio</w:t>
      </w:r>
      <w:proofErr w:type="spellEnd"/>
      <w:r>
        <w:t xml:space="preserve">, M. S. Pellegrino, E. B. Reinoso, S. A. Dieser, C. I. </w:t>
      </w:r>
      <w:proofErr w:type="spellStart"/>
      <w:r>
        <w:t>Bogni</w:t>
      </w:r>
      <w:proofErr w:type="spellEnd"/>
      <w:r>
        <w:t xml:space="preserve">, A. J. </w:t>
      </w:r>
      <w:proofErr w:type="spellStart"/>
      <w:r>
        <w:t>Larriestra</w:t>
      </w:r>
      <w:proofErr w:type="spellEnd"/>
      <w:r>
        <w:t xml:space="preserve">, and L. M. Odierno. 2016. Prevalence and antibiotic susceptibility of coagulase-negative Staphylococcus species from bovine subclinical mastitis in dairy herds in the central region of Argentina. Rev Argent </w:t>
      </w:r>
      <w:proofErr w:type="spellStart"/>
      <w:r>
        <w:t>Microbiol</w:t>
      </w:r>
      <w:proofErr w:type="spellEnd"/>
      <w:r>
        <w:t xml:space="preserve"> 48(1):50-56.</w:t>
      </w:r>
    </w:p>
    <w:p w14:paraId="07890AFA" w14:textId="77777777" w:rsidR="00E23DAE" w:rsidRDefault="00E23DAE" w:rsidP="00C3780C">
      <w:pPr>
        <w:pStyle w:val="BodyTextIndent"/>
        <w:spacing w:after="240" w:line="240" w:lineRule="auto"/>
        <w:ind w:firstLine="0"/>
        <w:jc w:val="left"/>
      </w:pPr>
      <w:r>
        <w:t xml:space="preserve">Roesch, M., V. </w:t>
      </w:r>
      <w:proofErr w:type="spellStart"/>
      <w:r>
        <w:t>Perreten</w:t>
      </w:r>
      <w:proofErr w:type="spellEnd"/>
      <w:r>
        <w:t xml:space="preserve">, M. G. </w:t>
      </w:r>
      <w:proofErr w:type="spellStart"/>
      <w:r>
        <w:t>Doherr</w:t>
      </w:r>
      <w:proofErr w:type="spellEnd"/>
      <w:r>
        <w:t xml:space="preserve">, W. </w:t>
      </w:r>
      <w:proofErr w:type="spellStart"/>
      <w:r>
        <w:t>Schaeren</w:t>
      </w:r>
      <w:proofErr w:type="spellEnd"/>
      <w:r>
        <w:t xml:space="preserve">, M. </w:t>
      </w:r>
      <w:proofErr w:type="spellStart"/>
      <w:r>
        <w:t>Schällibaum</w:t>
      </w:r>
      <w:proofErr w:type="spellEnd"/>
      <w:r>
        <w:t>,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 xml:space="preserve">Saini, V., R. G. </w:t>
      </w:r>
      <w:proofErr w:type="spellStart"/>
      <w:r>
        <w:t>Riekerink</w:t>
      </w:r>
      <w:proofErr w:type="spellEnd"/>
      <w:r>
        <w:t xml:space="preserve">, J. T. McClure, and H. W. Barkema. 2011. Diagnostic accuracy assessment of </w:t>
      </w:r>
      <w:proofErr w:type="spellStart"/>
      <w:r>
        <w:t>Sensititre</w:t>
      </w:r>
      <w:proofErr w:type="spellEnd"/>
      <w:r>
        <w:t xml:space="preserve"> and agar disk diffusion for determining antimicrobial resistance profiles of bovine clinical mastitis pathogens. J Clin </w:t>
      </w:r>
      <w:proofErr w:type="spellStart"/>
      <w:r>
        <w:t>Microbiol</w:t>
      </w:r>
      <w:proofErr w:type="spellEnd"/>
      <w:r>
        <w:t xml:space="preserve"> 49(4):1568-1577.</w:t>
      </w:r>
    </w:p>
    <w:p w14:paraId="7AD0598E" w14:textId="77777777" w:rsidR="00E23DAE" w:rsidRDefault="00E23DAE" w:rsidP="00C3780C">
      <w:pPr>
        <w:pStyle w:val="BodyTextIndent"/>
        <w:spacing w:after="240" w:line="240" w:lineRule="auto"/>
        <w:ind w:firstLine="0"/>
        <w:jc w:val="left"/>
      </w:pPr>
      <w:proofErr w:type="spellStart"/>
      <w:r>
        <w:t>Sampimon</w:t>
      </w:r>
      <w:proofErr w:type="spellEnd"/>
      <w:r>
        <w:t>, O. 2009. Coagulase-negative staphylococci mastitis in Dutch dairy herds. Utrecht University.</w:t>
      </w:r>
    </w:p>
    <w:p w14:paraId="2608978C" w14:textId="77777777" w:rsidR="00E23DAE" w:rsidRDefault="00E23DAE" w:rsidP="00C3780C">
      <w:pPr>
        <w:pStyle w:val="BodyTextIndent"/>
        <w:spacing w:after="240" w:line="240" w:lineRule="auto"/>
        <w:ind w:firstLine="0"/>
        <w:jc w:val="left"/>
      </w:pPr>
      <w:r>
        <w:t xml:space="preserve">Sato, K., T. W. Bennedsgaard, P. C. Bartlett, R. J. Erskine, and J. B. </w:t>
      </w:r>
      <w:proofErr w:type="spellStart"/>
      <w:r>
        <w:t>Kaneene</w:t>
      </w:r>
      <w:proofErr w:type="spellEnd"/>
      <w:r>
        <w:t>. 2004. Comparison of antimicrobial susceptibility of Staphylococcus aureus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t>Sefton, A. M. 2002. Mechanisms of antimicrobial resistance: their clinical relevance in the new millennium. Drugs 62(4):557-566.</w:t>
      </w:r>
    </w:p>
    <w:p w14:paraId="53D0B500" w14:textId="77777777" w:rsidR="00E23DAE" w:rsidRDefault="00E23DAE" w:rsidP="00C3780C">
      <w:pPr>
        <w:pStyle w:val="BodyTextIndent"/>
        <w:spacing w:after="240" w:line="240" w:lineRule="auto"/>
        <w:ind w:firstLine="0"/>
        <w:jc w:val="left"/>
      </w:pPr>
      <w:r>
        <w:t xml:space="preserve">Smith, J. T., E. M. Eckhardt, N. B. Hansel, T. R. </w:t>
      </w:r>
      <w:proofErr w:type="spellStart"/>
      <w:r>
        <w:t>Eliato</w:t>
      </w:r>
      <w:proofErr w:type="spellEnd"/>
      <w:r>
        <w:t>, I. W. Martin, and C. P. Andam. 2021. Genomic epidemiology of methicillin-resistant and -susceptible Staphylococcus aureus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77777777" w:rsidR="00E23DAE" w:rsidRDefault="00E23DAE" w:rsidP="00C3780C">
      <w:pPr>
        <w:pStyle w:val="BodyTextIndent"/>
        <w:spacing w:after="240" w:line="240" w:lineRule="auto"/>
        <w:ind w:firstLine="0"/>
        <w:jc w:val="left"/>
      </w:pPr>
      <w:proofErr w:type="spellStart"/>
      <w:r>
        <w:t>Supré</w:t>
      </w:r>
      <w:proofErr w:type="spellEnd"/>
      <w:r>
        <w:t xml:space="preserve">, K., F. </w:t>
      </w:r>
      <w:proofErr w:type="spellStart"/>
      <w:r>
        <w:t>Haesebrouck</w:t>
      </w:r>
      <w:proofErr w:type="spellEnd"/>
      <w:r>
        <w:t xml:space="preserve">, R. N. </w:t>
      </w:r>
      <w:proofErr w:type="spellStart"/>
      <w:r>
        <w:t>Zadoks</w:t>
      </w:r>
      <w:proofErr w:type="spellEnd"/>
      <w:r>
        <w:t xml:space="preserve">, M. </w:t>
      </w:r>
      <w:proofErr w:type="spellStart"/>
      <w:r>
        <w:t>Vaneechoutte</w:t>
      </w:r>
      <w:proofErr w:type="spellEnd"/>
      <w:r>
        <w:t xml:space="preserve">, S. </w:t>
      </w:r>
      <w:proofErr w:type="spellStart"/>
      <w:r>
        <w:t>Piepers</w:t>
      </w:r>
      <w:proofErr w:type="spellEnd"/>
      <w:r>
        <w:t xml:space="preserve">, and S. De </w:t>
      </w:r>
      <w:proofErr w:type="spellStart"/>
      <w:r>
        <w:t>Vliegher</w:t>
      </w:r>
      <w:proofErr w:type="spellEnd"/>
      <w:r>
        <w:t>. 2011. Some coagulase-negative Staphylococcus species affect udder health more than others. J Dairy Sci 94(5):2329-2340.</w:t>
      </w:r>
    </w:p>
    <w:p w14:paraId="7C6FFFED" w14:textId="77777777" w:rsidR="00E23DAE" w:rsidRDefault="00E23DAE" w:rsidP="00C3780C">
      <w:pPr>
        <w:pStyle w:val="BodyTextIndent"/>
        <w:spacing w:after="240" w:line="240" w:lineRule="auto"/>
        <w:ind w:firstLine="0"/>
        <w:jc w:val="left"/>
      </w:pPr>
      <w:proofErr w:type="spellStart"/>
      <w:r>
        <w:t>Suriyasathaporn</w:t>
      </w:r>
      <w:proofErr w:type="spellEnd"/>
      <w:r>
        <w:t>, W. 2010. Milk Quality and Antimicrobial Resistance against Mastitis Pathogens after Changing from a Conventional to an Experimentally Organic Dairy Farm. Asian-Australasian Journal of Animal Sciences 23:659-664.</w:t>
      </w:r>
    </w:p>
    <w:p w14:paraId="6FBA3010" w14:textId="77777777" w:rsidR="00E23DAE" w:rsidRDefault="00E23DAE" w:rsidP="00C3780C">
      <w:pPr>
        <w:pStyle w:val="BodyTextIndent"/>
        <w:spacing w:after="240" w:line="240" w:lineRule="auto"/>
        <w:ind w:firstLine="0"/>
        <w:jc w:val="left"/>
      </w:pPr>
      <w:proofErr w:type="spellStart"/>
      <w:r>
        <w:t>Taponen</w:t>
      </w:r>
      <w:proofErr w:type="spellEnd"/>
      <w:r>
        <w:t xml:space="preserve">, S., V. </w:t>
      </w:r>
      <w:proofErr w:type="spellStart"/>
      <w:r>
        <w:t>Myllys</w:t>
      </w:r>
      <w:proofErr w:type="spellEnd"/>
      <w:r>
        <w:t xml:space="preserve">, and S. </w:t>
      </w:r>
      <w:proofErr w:type="spellStart"/>
      <w:r>
        <w:t>Pyörälä</w:t>
      </w:r>
      <w:proofErr w:type="spellEnd"/>
      <w:r>
        <w:t xml:space="preserve">. 2022. Somatic </w:t>
      </w:r>
      <w:proofErr w:type="gramStart"/>
      <w:r>
        <w:t>cell</w:t>
      </w:r>
      <w:proofErr w:type="gramEnd"/>
      <w:r>
        <w:t xml:space="preserve"> count in bovine quarter milk samples culture positive for various Staphylococcus species. Acta </w:t>
      </w:r>
      <w:proofErr w:type="spellStart"/>
      <w:r>
        <w:t>Veterinaria</w:t>
      </w:r>
      <w:proofErr w:type="spellEnd"/>
      <w:r>
        <w:t xml:space="preserve"> Scandinavica 64(1).</w:t>
      </w:r>
    </w:p>
    <w:p w14:paraId="54D2D783" w14:textId="77777777" w:rsidR="00E23DAE" w:rsidRDefault="00E23DAE" w:rsidP="00C3780C">
      <w:pPr>
        <w:pStyle w:val="BodyTextIndent"/>
        <w:spacing w:after="240" w:line="240" w:lineRule="auto"/>
        <w:ind w:firstLine="0"/>
        <w:jc w:val="left"/>
      </w:pPr>
      <w:proofErr w:type="spellStart"/>
      <w:r>
        <w:t>Taponen</w:t>
      </w:r>
      <w:proofErr w:type="spellEnd"/>
      <w:r>
        <w:t xml:space="preserve">, S., S. </w:t>
      </w:r>
      <w:proofErr w:type="spellStart"/>
      <w:r>
        <w:t>Nykäsenoja</w:t>
      </w:r>
      <w:proofErr w:type="spellEnd"/>
      <w:r>
        <w:t xml:space="preserve">, T. </w:t>
      </w:r>
      <w:proofErr w:type="spellStart"/>
      <w:r>
        <w:t>Pohjanvirta</w:t>
      </w:r>
      <w:proofErr w:type="spellEnd"/>
      <w:r>
        <w:t xml:space="preserve">, A. </w:t>
      </w:r>
      <w:proofErr w:type="spellStart"/>
      <w:r>
        <w:t>Pitkälä</w:t>
      </w:r>
      <w:proofErr w:type="spellEnd"/>
      <w:r>
        <w:t xml:space="preserve">, and S. </w:t>
      </w:r>
      <w:proofErr w:type="spellStart"/>
      <w:r>
        <w:t>Pyörälä</w:t>
      </w:r>
      <w:proofErr w:type="spellEnd"/>
      <w:r>
        <w:t xml:space="preserve">. 2016. Species distribution and in vitro antimicrobial susceptibility of coagulase-negative staphylococci isolated from bovine </w:t>
      </w:r>
      <w:proofErr w:type="spellStart"/>
      <w:r>
        <w:t>mastitic</w:t>
      </w:r>
      <w:proofErr w:type="spellEnd"/>
      <w:r>
        <w:t xml:space="preserve"> milk. Acta </w:t>
      </w:r>
      <w:proofErr w:type="spellStart"/>
      <w:r>
        <w:t>Veterinaria</w:t>
      </w:r>
      <w:proofErr w:type="spellEnd"/>
      <w:r>
        <w:t xml:space="preserve"> Scandinavica 58(1):12.</w:t>
      </w:r>
    </w:p>
    <w:p w14:paraId="37A2A69D" w14:textId="77777777" w:rsidR="00E23DAE" w:rsidRDefault="00E23DAE" w:rsidP="00C3780C">
      <w:pPr>
        <w:pStyle w:val="BodyTextIndent"/>
        <w:spacing w:after="240" w:line="240" w:lineRule="auto"/>
        <w:ind w:firstLine="0"/>
        <w:jc w:val="left"/>
      </w:pPr>
      <w:proofErr w:type="spellStart"/>
      <w:r>
        <w:t>Taponen</w:t>
      </w:r>
      <w:proofErr w:type="spellEnd"/>
      <w:r>
        <w:t>, S., H.-T. Tölli, and P. J. Rajala-Schultz. 2023. Antimicrobial susceptibility of staphylococci from bovine milk samples in routine microbiological mastitis analysis in Finland. Frontiers in Veterinary Science 10.</w:t>
      </w:r>
    </w:p>
    <w:p w14:paraId="75DEAFB2" w14:textId="77777777" w:rsidR="00E23DAE" w:rsidRDefault="00E23DAE" w:rsidP="00C3780C">
      <w:pPr>
        <w:pStyle w:val="BodyTextIndent"/>
        <w:spacing w:after="240" w:line="240" w:lineRule="auto"/>
        <w:ind w:firstLine="0"/>
        <w:jc w:val="left"/>
      </w:pPr>
      <w:r>
        <w:t xml:space="preserve">Tenhagen, B. A., K. Alt, B. Pfefferkorn, L. Wiehle, A. </w:t>
      </w:r>
      <w:proofErr w:type="spellStart"/>
      <w:r>
        <w:t>Käsbohrer</w:t>
      </w:r>
      <w:proofErr w:type="spellEnd"/>
      <w:r>
        <w:t>, and A. Fetsch. 2018. Short communication: Methicillin-resistant Staphylococcus aureus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 xml:space="preserve">Tenhagen, B. A., G. Köster, J. Wallmann, and W. </w:t>
      </w:r>
      <w:proofErr w:type="spellStart"/>
      <w:r>
        <w:t>Heuwieser</w:t>
      </w:r>
      <w:proofErr w:type="spellEnd"/>
      <w:r>
        <w:t>.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 xml:space="preserve">Thorberg, B. M., M. L. Danielsson-Tham, U. Emanuelson, and K. Persson Waller. 2009. Bovine subclinical mastitis </w:t>
      </w:r>
      <w:proofErr w:type="gramStart"/>
      <w:r>
        <w:t>caused</w:t>
      </w:r>
      <w:proofErr w:type="gramEnd"/>
      <w:r>
        <w:t xml:space="preserve"> by different types of coagulase-negative staphylococci. J. Dairy Sci. 92(10):4962-4970.</w:t>
      </w:r>
    </w:p>
    <w:p w14:paraId="630FF826" w14:textId="77777777" w:rsidR="00E23DAE" w:rsidRDefault="00E23DAE" w:rsidP="00C3780C">
      <w:pPr>
        <w:pStyle w:val="BodyTextIndent"/>
        <w:spacing w:after="240" w:line="240" w:lineRule="auto"/>
        <w:ind w:firstLine="0"/>
        <w:jc w:val="left"/>
      </w:pPr>
      <w:proofErr w:type="spellStart"/>
      <w:r>
        <w:t>Tikofsky</w:t>
      </w:r>
      <w:proofErr w:type="spellEnd"/>
      <w:r>
        <w:t xml:space="preserve">, L. L., J. W. Barlow, C. Santisteban, and Y. H. </w:t>
      </w:r>
      <w:proofErr w:type="spellStart"/>
      <w:r>
        <w:t>Schukken</w:t>
      </w:r>
      <w:proofErr w:type="spellEnd"/>
      <w:r>
        <w:t xml:space="preserve">. 2003. A comparison of antimicrobial susceptibility patterns for Staphylococcus aureus in organic and conventional dairy herds. </w:t>
      </w:r>
      <w:proofErr w:type="spellStart"/>
      <w:r>
        <w:t>Microb</w:t>
      </w:r>
      <w:proofErr w:type="spellEnd"/>
      <w:r>
        <w:t xml:space="preserve"> Drug Resist 9 Suppl </w:t>
      </w:r>
      <w:proofErr w:type="gramStart"/>
      <w:r>
        <w:t>1:S</w:t>
      </w:r>
      <w:proofErr w:type="gramEnd"/>
      <w:r>
        <w:t>39-45.</w:t>
      </w:r>
    </w:p>
    <w:p w14:paraId="76AFBE64" w14:textId="77777777" w:rsidR="00E23DAE" w:rsidRDefault="00E23DAE" w:rsidP="00C3780C">
      <w:pPr>
        <w:pStyle w:val="BodyTextIndent"/>
        <w:spacing w:after="240" w:line="240" w:lineRule="auto"/>
        <w:ind w:firstLine="0"/>
        <w:jc w:val="left"/>
      </w:pPr>
      <w:r>
        <w:t xml:space="preserve">Tong, S. Y., J. S. Davis, E. Eichenberger, T. L. Holland, and V. G. Fowler, Jr. 2015. Staphylococcus aureus infections: epidemiology, pathophysiology, clinical manifestations, and management. Clin </w:t>
      </w:r>
      <w:proofErr w:type="spellStart"/>
      <w:r>
        <w:t>Microbiol</w:t>
      </w:r>
      <w:proofErr w:type="spellEnd"/>
      <w:r>
        <w:t xml:space="preserve"> Rev 28(3):603-661.</w:t>
      </w:r>
    </w:p>
    <w:p w14:paraId="4F27F471" w14:textId="77777777" w:rsidR="00E23DAE" w:rsidRDefault="00E23DAE" w:rsidP="00C3780C">
      <w:pPr>
        <w:pStyle w:val="BodyTextIndent"/>
        <w:spacing w:after="240" w:line="240" w:lineRule="auto"/>
        <w:ind w:firstLine="0"/>
        <w:jc w:val="left"/>
      </w:pPr>
      <w:r>
        <w:t xml:space="preserve">Unal, N. and O. D. Cinar. 2012. Detection of </w:t>
      </w:r>
      <w:proofErr w:type="spellStart"/>
      <w:r>
        <w:t>stapylococcal</w:t>
      </w:r>
      <w:proofErr w:type="spellEnd"/>
      <w:r>
        <w:t xml:space="preserve"> enterotoxin, methicillin-resistant and Panton-Valentine </w:t>
      </w:r>
      <w:proofErr w:type="spellStart"/>
      <w:r>
        <w:t>leukocidin</w:t>
      </w:r>
      <w:proofErr w:type="spellEnd"/>
      <w:r>
        <w:t xml:space="preserve">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7777777" w:rsidR="00E23DAE" w:rsidRDefault="00E23DAE" w:rsidP="00C3780C">
      <w:pPr>
        <w:pStyle w:val="BodyTextIndent"/>
        <w:spacing w:after="240" w:line="240" w:lineRule="auto"/>
        <w:ind w:firstLine="0"/>
        <w:jc w:val="left"/>
      </w:pPr>
      <w:r>
        <w:t xml:space="preserve">Vanacker, M., N. </w:t>
      </w:r>
      <w:proofErr w:type="spellStart"/>
      <w:r>
        <w:t>Lenuzza</w:t>
      </w:r>
      <w:proofErr w:type="spellEnd"/>
      <w:r>
        <w:t xml:space="preserve">, and J. P. </w:t>
      </w:r>
      <w:proofErr w:type="spellStart"/>
      <w:r>
        <w:t>Rasigade</w:t>
      </w:r>
      <w:proofErr w:type="spellEnd"/>
      <w:r>
        <w:t xml:space="preserve">. 2023. The fitness cost of horizontally transferred and mutational antimicrobial resistance in Escherichia coli. Front </w:t>
      </w:r>
      <w:proofErr w:type="spellStart"/>
      <w:r>
        <w:t>Microbiol</w:t>
      </w:r>
      <w:proofErr w:type="spellEnd"/>
      <w:r>
        <w:t xml:space="preserve"> 14:1186920.</w:t>
      </w:r>
    </w:p>
    <w:p w14:paraId="2339E1DF" w14:textId="77777777" w:rsidR="00E23DAE" w:rsidRDefault="00E23DAE" w:rsidP="00C3780C">
      <w:pPr>
        <w:pStyle w:val="BodyTextIndent"/>
        <w:spacing w:after="240" w:line="240" w:lineRule="auto"/>
        <w:ind w:firstLine="0"/>
        <w:jc w:val="left"/>
      </w:pPr>
      <w:proofErr w:type="spellStart"/>
      <w:r>
        <w:t>Vanderhaeghen</w:t>
      </w:r>
      <w:proofErr w:type="spellEnd"/>
      <w:r>
        <w:t xml:space="preserve">, W., S. </w:t>
      </w:r>
      <w:proofErr w:type="spellStart"/>
      <w:r>
        <w:t>Piepers</w:t>
      </w:r>
      <w:proofErr w:type="spellEnd"/>
      <w:r>
        <w:t xml:space="preserve">, F. Leroy, E. Van </w:t>
      </w:r>
      <w:proofErr w:type="spellStart"/>
      <w:r>
        <w:t>Coillie</w:t>
      </w:r>
      <w:proofErr w:type="spellEnd"/>
      <w:r>
        <w:t xml:space="preserve">, F. </w:t>
      </w:r>
      <w:proofErr w:type="spellStart"/>
      <w:r>
        <w:t>Haesebrouck</w:t>
      </w:r>
      <w:proofErr w:type="spellEnd"/>
      <w:r>
        <w:t xml:space="preserve">, and S. De </w:t>
      </w:r>
      <w:proofErr w:type="spellStart"/>
      <w:r>
        <w:t>Vliegher</w:t>
      </w:r>
      <w:proofErr w:type="spellEnd"/>
      <w:r>
        <w:t>. 2015. Identification, typing, ecology and epidemiology of coagulase negative staphylococci associated with ruminants. Vet J 203(1):44-51.</w:t>
      </w:r>
    </w:p>
    <w:p w14:paraId="7E9AED64" w14:textId="77777777" w:rsidR="00E23DAE" w:rsidRDefault="00E23DAE" w:rsidP="00C3780C">
      <w:pPr>
        <w:pStyle w:val="BodyTextIndent"/>
        <w:spacing w:after="240" w:line="240" w:lineRule="auto"/>
        <w:ind w:firstLine="0"/>
        <w:jc w:val="left"/>
      </w:pPr>
      <w:r>
        <w:t>Walk, S. T., J</w:t>
      </w:r>
      <w:proofErr w:type="gramStart"/>
      <w:r>
        <w:t>. M</w:t>
      </w:r>
      <w:proofErr w:type="gramEnd"/>
      <w:r>
        <w:t xml:space="preserve">. </w:t>
      </w:r>
      <w:proofErr w:type="spellStart"/>
      <w:r>
        <w:t>Mladonicky</w:t>
      </w:r>
      <w:proofErr w:type="spellEnd"/>
      <w:r>
        <w:t xml:space="preserve">, J. A. Middleton, A. J. Heidt, J. R. Cunningham, P. Bartlett, K. Sato, and T. S. Whittam. 2007. Influence of antibiotic selection on genetic composition of Escherichia coli populations from conventional and organic dairy farms. Appl Environ </w:t>
      </w:r>
      <w:proofErr w:type="spellStart"/>
      <w:r>
        <w:t>Microbiol</w:t>
      </w:r>
      <w:proofErr w:type="spellEnd"/>
      <w:r>
        <w:t xml:space="preserve"> 73(19):5982-5989.</w:t>
      </w:r>
    </w:p>
    <w:p w14:paraId="18921D2D" w14:textId="77777777" w:rsidR="00E23DAE" w:rsidRDefault="00E23DAE" w:rsidP="00C3780C">
      <w:pPr>
        <w:pStyle w:val="BodyTextIndent"/>
        <w:spacing w:after="240" w:line="240" w:lineRule="auto"/>
        <w:ind w:firstLine="0"/>
        <w:jc w:val="left"/>
      </w:pPr>
      <w:r>
        <w:t xml:space="preserve">Walther, C. and V. </w:t>
      </w:r>
      <w:proofErr w:type="spellStart"/>
      <w:r>
        <w:t>Perreten</w:t>
      </w:r>
      <w:proofErr w:type="spellEnd"/>
      <w:r>
        <w:t>. 2007. Letter to the Editor: Methicillin-Resistant Staphylococcus epidermidis in Organic Milk Production. J. Dairy Sci. 90(12):5351.</w:t>
      </w:r>
    </w:p>
    <w:p w14:paraId="387606F6" w14:textId="77777777" w:rsidR="00E23DAE" w:rsidRDefault="00E23DAE" w:rsidP="00C3780C">
      <w:pPr>
        <w:pStyle w:val="BodyTextIndent"/>
        <w:spacing w:after="240" w:line="240" w:lineRule="auto"/>
        <w:ind w:firstLine="0"/>
        <w:jc w:val="left"/>
      </w:pPr>
      <w:proofErr w:type="spellStart"/>
      <w:r>
        <w:t>Wuytack</w:t>
      </w:r>
      <w:proofErr w:type="spellEnd"/>
      <w:r>
        <w:t xml:space="preserve">, A., A. De Visscher, S. </w:t>
      </w:r>
      <w:proofErr w:type="spellStart"/>
      <w:r>
        <w:t>Piepers</w:t>
      </w:r>
      <w:proofErr w:type="spellEnd"/>
      <w:r>
        <w:t xml:space="preserve">, F. </w:t>
      </w:r>
      <w:proofErr w:type="spellStart"/>
      <w:r>
        <w:t>Boyen</w:t>
      </w:r>
      <w:proofErr w:type="spellEnd"/>
      <w:r>
        <w:t xml:space="preserve">, F. </w:t>
      </w:r>
      <w:proofErr w:type="spellStart"/>
      <w:r>
        <w:t>Haesebrouck</w:t>
      </w:r>
      <w:proofErr w:type="spellEnd"/>
      <w:r>
        <w:t xml:space="preserve">, and S. De </w:t>
      </w:r>
      <w:proofErr w:type="spellStart"/>
      <w:r>
        <w:t>Vliegher</w:t>
      </w:r>
      <w:proofErr w:type="spellEnd"/>
      <w:r>
        <w:t>. 2020. Distribution of non-aureus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Yan, S. S. and J. M. Gilbert. 2004. Antimicrobial drug delivery in food animals and microbial food safety concerns: an overview of in vitro and in vivo factors potentially affecting the animal gut microflora. Adv Drug Deliv Rev 56(10):1497-1521.</w:t>
      </w:r>
    </w:p>
    <w:p w14:paraId="4FA045D4" w14:textId="77777777" w:rsidR="00E23DAE" w:rsidRDefault="00E23DAE" w:rsidP="00C3780C">
      <w:pPr>
        <w:pStyle w:val="BodyTextIndent"/>
        <w:spacing w:after="240" w:line="240" w:lineRule="auto"/>
        <w:ind w:firstLine="0"/>
        <w:jc w:val="left"/>
      </w:pPr>
      <w:proofErr w:type="spellStart"/>
      <w:r>
        <w:t>Zadoks</w:t>
      </w:r>
      <w:proofErr w:type="spellEnd"/>
      <w:r>
        <w:t xml:space="preserve">, R., W. Van Leeuwen, H. Barkema, O. </w:t>
      </w:r>
      <w:proofErr w:type="spellStart"/>
      <w:r>
        <w:t>Sampimon</w:t>
      </w:r>
      <w:proofErr w:type="spellEnd"/>
      <w:r>
        <w:t xml:space="preserve">, H. </w:t>
      </w:r>
      <w:proofErr w:type="spellStart"/>
      <w:r>
        <w:t>Verbrugh</w:t>
      </w:r>
      <w:proofErr w:type="spellEnd"/>
      <w:r>
        <w:t xml:space="preserve">, Y. H. </w:t>
      </w:r>
      <w:proofErr w:type="spellStart"/>
      <w:r>
        <w:t>Schukken</w:t>
      </w:r>
      <w:proofErr w:type="spellEnd"/>
      <w:r>
        <w:t xml:space="preserve">, and A. Van </w:t>
      </w:r>
      <w:proofErr w:type="spellStart"/>
      <w:r>
        <w:t>Belkum</w:t>
      </w:r>
      <w:proofErr w:type="spellEnd"/>
      <w:r>
        <w:t>. 2000. Application of Pulsed-Field Gel Electrophoresis and Binary Typing as Tools in Veterinary Clinical Microbiology and Molecular Epidemiologic Analysis of Bovine and Human Staphylococcus aureus Isolates. Journal of Clinical Microbiology 38(5):1931-1939.</w:t>
      </w:r>
    </w:p>
    <w:p w14:paraId="0F9221D4" w14:textId="52A3BA92" w:rsidR="003350CC" w:rsidRDefault="00E23DAE" w:rsidP="00C3780C">
      <w:pPr>
        <w:pStyle w:val="BodyTextIndent"/>
        <w:spacing w:after="240" w:line="240" w:lineRule="auto"/>
        <w:ind w:firstLine="0"/>
        <w:jc w:val="left"/>
      </w:pPr>
      <w:proofErr w:type="spellStart"/>
      <w:r>
        <w:t>Zadoks</w:t>
      </w:r>
      <w:proofErr w:type="spellEnd"/>
      <w:r>
        <w:t xml:space="preserve">, R. N., H. G. Allore, H. W. Barkema, O. C. </w:t>
      </w:r>
      <w:proofErr w:type="spellStart"/>
      <w:r>
        <w:t>Sampimon</w:t>
      </w:r>
      <w:proofErr w:type="spellEnd"/>
      <w:r>
        <w:t xml:space="preserve">, G. J. </w:t>
      </w:r>
      <w:proofErr w:type="spellStart"/>
      <w:r>
        <w:t>Wellenberg</w:t>
      </w:r>
      <w:proofErr w:type="spellEnd"/>
      <w:r>
        <w:t xml:space="preserve">, Y. T. Gröhn, and Y. H. </w:t>
      </w:r>
      <w:proofErr w:type="spellStart"/>
      <w:r>
        <w:t>Schukken</w:t>
      </w:r>
      <w:proofErr w:type="spellEnd"/>
      <w:r>
        <w:t xml:space="preserve">. 2001. Cow- and Quarter-Level Risk Factors for Streptococcus </w:t>
      </w:r>
      <w:proofErr w:type="spellStart"/>
      <w:r>
        <w:t>uberis</w:t>
      </w:r>
      <w:proofErr w:type="spellEnd"/>
      <w:r>
        <w:t xml:space="preserve"> and Staphylococcus aureus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58" w:name="_Toc174382586"/>
      <w:r>
        <w:t xml:space="preserve">1.9 </w:t>
      </w:r>
      <w:r w:rsidR="00002C40" w:rsidRPr="004B37E3">
        <w:t>Tables</w:t>
      </w:r>
      <w:bookmarkEnd w:id="58"/>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C4006C">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59" w:name="_Toc174383353"/>
            <w:r w:rsidRPr="00CC483B">
              <w:t xml:space="preserve">Table </w:t>
            </w:r>
            <w:r w:rsidRPr="001D7722">
              <w:t>1.</w:t>
            </w:r>
            <w:r w:rsidR="009453EE" w:rsidRPr="001D7722">
              <w:t>1</w:t>
            </w:r>
            <w:r w:rsidRPr="00CC483B">
              <w:rPr>
                <w:b/>
                <w:bCs/>
              </w:rPr>
              <w:t xml:space="preserve"> </w:t>
            </w:r>
            <w:r w:rsidRPr="00CC483B">
              <w:t xml:space="preserve">Summary of observational studies comparing antimicrobial susceptibility of staphylococci isolates between </w:t>
            </w:r>
            <w:proofErr w:type="gramStart"/>
            <w:r w:rsidRPr="00CC483B">
              <w:t>organically-managed</w:t>
            </w:r>
            <w:proofErr w:type="gramEnd"/>
            <w:r w:rsidRPr="00CC483B">
              <w:t xml:space="preserve"> (ORG) and conventionally-managed (CON) dairy herds. Most studies describe using a combination of morphology, Gram staining, coagulase and catal</w:t>
            </w:r>
            <w:bookmarkStart w:id="60" w:name="chap4wgs"/>
            <w:bookmarkStart w:id="61" w:name="chap5shortcomm"/>
            <w:bookmarkEnd w:id="60"/>
            <w:bookmarkEnd w:id="61"/>
            <w:r w:rsidRPr="00CC483B">
              <w:t xml:space="preserve">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59"/>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 xml:space="preserve">Ampicillin, </w:t>
            </w:r>
            <w:proofErr w:type="spellStart"/>
            <w:r w:rsidRPr="00CC483B">
              <w:rPr>
                <w:sz w:val="20"/>
                <w:szCs w:val="20"/>
              </w:rPr>
              <w:t>cefalotin</w:t>
            </w:r>
            <w:proofErr w:type="spellEnd"/>
            <w:r w:rsidRPr="00CC483B">
              <w:rPr>
                <w:sz w:val="20"/>
                <w:szCs w:val="20"/>
              </w:rPr>
              <w:t xml:space="preserve">, chloramphenicol, ciprofloxacin, clindamycin, cloxacillin, </w:t>
            </w:r>
            <w:proofErr w:type="spellStart"/>
            <w:r w:rsidRPr="00CC483B">
              <w:rPr>
                <w:sz w:val="20"/>
                <w:szCs w:val="20"/>
              </w:rPr>
              <w:t>cotrimoxacol</w:t>
            </w:r>
            <w:proofErr w:type="spellEnd"/>
            <w:r w:rsidRPr="00CC483B">
              <w:rPr>
                <w:sz w:val="20"/>
                <w:szCs w:val="20"/>
              </w:rPr>
              <w:t>,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w:t>
            </w:r>
            <w:proofErr w:type="gramStart"/>
            <w:r w:rsidRPr="00CC483B">
              <w:rPr>
                <w:sz w:val="20"/>
                <w:szCs w:val="20"/>
              </w:rPr>
              <w:t>isolates</w:t>
            </w:r>
            <w:proofErr w:type="gramEnd"/>
            <w:r w:rsidRPr="00CC483B">
              <w:rPr>
                <w:sz w:val="20"/>
                <w:szCs w:val="20"/>
              </w:rPr>
              <w:t xml:space="preserve"> from ORG herds resistant to different antimicrobials were </w:t>
            </w:r>
            <w:proofErr w:type="gramStart"/>
            <w:r w:rsidRPr="00CC483B">
              <w:rPr>
                <w:sz w:val="20"/>
                <w:szCs w:val="20"/>
              </w:rPr>
              <w:t>similar to</w:t>
            </w:r>
            <w:proofErr w:type="gramEnd"/>
            <w:r w:rsidRPr="00CC483B">
              <w:rPr>
                <w:sz w:val="20"/>
                <w:szCs w:val="20"/>
              </w:rPr>
              <w:t xml:space="preserve">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 xml:space="preserve">Proportion of CNS isolates from ORG herds resistant to different antimicrobials were </w:t>
            </w:r>
            <w:proofErr w:type="gramStart"/>
            <w:r w:rsidRPr="00CC483B">
              <w:rPr>
                <w:sz w:val="20"/>
                <w:szCs w:val="20"/>
              </w:rPr>
              <w:t>similar to</w:t>
            </w:r>
            <w:proofErr w:type="gramEnd"/>
            <w:r w:rsidRPr="00CC483B">
              <w:rPr>
                <w:sz w:val="20"/>
                <w:szCs w:val="20"/>
              </w:rPr>
              <w:t xml:space="preserve"> those from CON herds, with the exception of a numerically higher proportion of isolates resistant to </w:t>
            </w:r>
            <w:proofErr w:type="spellStart"/>
            <w:r w:rsidRPr="00CC483B">
              <w:rPr>
                <w:sz w:val="20"/>
                <w:szCs w:val="20"/>
              </w:rPr>
              <w:t>rifamyin</w:t>
            </w:r>
            <w:proofErr w:type="spellEnd"/>
            <w:r w:rsidRPr="00CC483B">
              <w:rPr>
                <w:sz w:val="20"/>
                <w:szCs w:val="20"/>
              </w:rPr>
              <w:t xml:space="preserve">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proofErr w:type="spellStart"/>
            <w:r w:rsidRPr="00CC483B">
              <w:rPr>
                <w:sz w:val="20"/>
                <w:szCs w:val="20"/>
              </w:rPr>
              <w:t>Tikofsky</w:t>
            </w:r>
            <w:proofErr w:type="spellEnd"/>
            <w:r w:rsidRPr="00CC483B">
              <w:rPr>
                <w:sz w:val="20"/>
                <w:szCs w:val="20"/>
              </w:rPr>
              <w:t xml:space="preserve">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 xml:space="preserve">On CON herds, β-lactam antimicrobials </w:t>
            </w:r>
            <w:proofErr w:type="gramStart"/>
            <w:r w:rsidRPr="00CC483B">
              <w:rPr>
                <w:sz w:val="20"/>
                <w:szCs w:val="20"/>
              </w:rPr>
              <w:t>used most commonly</w:t>
            </w:r>
            <w:proofErr w:type="gramEnd"/>
            <w:r w:rsidRPr="00CC483B">
              <w:rPr>
                <w:sz w:val="20"/>
                <w:szCs w:val="20"/>
              </w:rPr>
              <w:t xml:space="preserve">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w:t>
            </w:r>
            <w:proofErr w:type="spellStart"/>
            <w:r w:rsidRPr="00CC483B">
              <w:rPr>
                <w:i/>
                <w:iCs/>
                <w:sz w:val="20"/>
                <w:szCs w:val="20"/>
              </w:rPr>
              <w:t>Sensititre</w:t>
            </w:r>
            <w:proofErr w:type="spellEnd"/>
            <w:r w:rsidRPr="00CC483B">
              <w:rPr>
                <w:i/>
                <w:iCs/>
                <w:sz w:val="20"/>
                <w:szCs w:val="20"/>
              </w:rPr>
              <w:t>)</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 xml:space="preserve">Bacitracin, </w:t>
            </w:r>
            <w:proofErr w:type="spellStart"/>
            <w:r w:rsidRPr="00CC483B">
              <w:rPr>
                <w:sz w:val="20"/>
                <w:szCs w:val="20"/>
              </w:rPr>
              <w:t>cephapirin</w:t>
            </w:r>
            <w:proofErr w:type="spellEnd"/>
            <w:r w:rsidRPr="00CC483B">
              <w:rPr>
                <w:sz w:val="20"/>
                <w:szCs w:val="20"/>
              </w:rPr>
              <w:t xml:space="preserve">, chloramphenicol, ciprofloxacin, erythromycin, gentamicin, kanamycin, oxacillin, penicillin, streptomycin, </w:t>
            </w:r>
            <w:proofErr w:type="spellStart"/>
            <w:r w:rsidRPr="00CC483B">
              <w:rPr>
                <w:sz w:val="20"/>
                <w:szCs w:val="20"/>
              </w:rPr>
              <w:t>sulphamethoxazole</w:t>
            </w:r>
            <w:proofErr w:type="spellEnd"/>
            <w:r w:rsidRPr="00CC483B">
              <w:rPr>
                <w:sz w:val="20"/>
                <w:szCs w:val="20"/>
              </w:rPr>
              <w:t xml:space="preserve">,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w:t>
            </w:r>
            <w:proofErr w:type="spellStart"/>
            <w:r w:rsidRPr="00CC483B">
              <w:rPr>
                <w:sz w:val="20"/>
                <w:szCs w:val="20"/>
              </w:rPr>
              <w:t>avilamycin</w:t>
            </w:r>
            <w:proofErr w:type="spellEnd"/>
            <w:r w:rsidRPr="00CC483B">
              <w:rPr>
                <w:sz w:val="20"/>
                <w:szCs w:val="20"/>
              </w:rPr>
              <w:t xml:space="preserve">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 xml:space="preserve">Estimated mastitis treatments given in % cows treated/cow-year for each of 5 herd </w:t>
            </w:r>
            <w:proofErr w:type="spellStart"/>
            <w:r w:rsidRPr="00CC483B">
              <w:rPr>
                <w:sz w:val="20"/>
                <w:szCs w:val="20"/>
              </w:rPr>
              <w:t>grps</w:t>
            </w:r>
            <w:proofErr w:type="spellEnd"/>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 xml:space="preserve">CON used more than ORG, but transitioning </w:t>
            </w:r>
            <w:proofErr w:type="spellStart"/>
            <w:r w:rsidRPr="00CC483B">
              <w:rPr>
                <w:sz w:val="20"/>
                <w:szCs w:val="20"/>
              </w:rPr>
              <w:t>grps</w:t>
            </w:r>
            <w:proofErr w:type="spellEnd"/>
            <w:r w:rsidRPr="00CC483B">
              <w:rPr>
                <w:sz w:val="20"/>
                <w:szCs w:val="20"/>
              </w:rPr>
              <w:t xml:space="preserve">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 xml:space="preserve">Cross-sectional (1 visit/herd); 5-13 lactating cows (dep. on farm size) randomly selected at 31 </w:t>
            </w:r>
            <w:proofErr w:type="gramStart"/>
            <w:r w:rsidRPr="00CC483B">
              <w:rPr>
                <w:sz w:val="20"/>
                <w:szCs w:val="20"/>
              </w:rPr>
              <w:t>DIM</w:t>
            </w:r>
            <w:proofErr w:type="gramEnd"/>
            <w:r w:rsidRPr="00CC483B">
              <w:rPr>
                <w:sz w:val="20"/>
                <w:szCs w:val="20"/>
              </w:rPr>
              <w:t xml:space="preserve">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 xml:space="preserve">Broth microdilution (custom plates; </w:t>
            </w:r>
            <w:proofErr w:type="spellStart"/>
            <w:r w:rsidRPr="00CC483B">
              <w:rPr>
                <w:i/>
                <w:iCs/>
                <w:sz w:val="20"/>
                <w:szCs w:val="20"/>
              </w:rPr>
              <w:t>Sensititre</w:t>
            </w:r>
            <w:proofErr w:type="spellEnd"/>
            <w:r w:rsidRPr="00CC483B">
              <w:rPr>
                <w:i/>
                <w:iCs/>
                <w:sz w:val="20"/>
                <w:szCs w:val="20"/>
              </w:rPr>
              <w:t>)</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 xml:space="preserve">Amoxicillin-clavulanic acid, ceftiofur, chloramphenicol, clindamycin, enrofloxacin, erythromycin, gentamicin, oxacillin, </w:t>
            </w:r>
            <w:proofErr w:type="spellStart"/>
            <w:r w:rsidRPr="00CC483B">
              <w:rPr>
                <w:sz w:val="20"/>
                <w:szCs w:val="20"/>
              </w:rPr>
              <w:t>quinupristin-dalfopristin</w:t>
            </w:r>
            <w:proofErr w:type="spellEnd"/>
            <w:r w:rsidRPr="00CC483B">
              <w:rPr>
                <w:sz w:val="20"/>
                <w:szCs w:val="20"/>
              </w:rPr>
              <w:t>,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62"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w:t>
            </w:r>
            <w:proofErr w:type="gramStart"/>
            <w:r w:rsidRPr="00CC483B">
              <w:rPr>
                <w:sz w:val="20"/>
                <w:szCs w:val="20"/>
              </w:rPr>
              <w:t>drugs</w:t>
            </w:r>
            <w:proofErr w:type="gramEnd"/>
            <w:r w:rsidRPr="00CC483B">
              <w:rPr>
                <w:sz w:val="20"/>
                <w:szCs w:val="20"/>
              </w:rPr>
              <w:t xml:space="preserve">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62"/>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proofErr w:type="spellStart"/>
            <w:r w:rsidRPr="00CC483B">
              <w:rPr>
                <w:sz w:val="20"/>
                <w:szCs w:val="20"/>
              </w:rPr>
              <w:t>Bombyk</w:t>
            </w:r>
            <w:proofErr w:type="spellEnd"/>
            <w:r w:rsidRPr="00CC483B">
              <w:rPr>
                <w:sz w:val="20"/>
                <w:szCs w:val="20"/>
              </w:rPr>
              <w:t xml:space="preserve">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Cross-sectional (1 visit/herd); Composite quartermilk samples collected from "all healthy cows;" Not specified if isolates from 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ORG herds certified ≥ 1 year under USDA National 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proofErr w:type="spellStart"/>
            <w:r w:rsidRPr="00CC483B">
              <w:rPr>
                <w:sz w:val="20"/>
                <w:szCs w:val="20"/>
              </w:rPr>
              <w:t>penicillins</w:t>
            </w:r>
            <w:proofErr w:type="spellEnd"/>
            <w:r w:rsidRPr="00CC483B">
              <w:rPr>
                <w:sz w:val="20"/>
                <w:szCs w:val="20"/>
              </w:rPr>
              <w:t xml:space="preserve">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 xml:space="preserve">Organic dairy management was associated with more overall antimicrobial susceptibility among staphylococci </w:t>
            </w:r>
            <w:proofErr w:type="gramStart"/>
            <w:r w:rsidRPr="00CC483B">
              <w:rPr>
                <w:sz w:val="20"/>
                <w:szCs w:val="20"/>
              </w:rPr>
              <w:t>than was</w:t>
            </w:r>
            <w:proofErr w:type="gramEnd"/>
            <w:r w:rsidRPr="00CC483B">
              <w:rPr>
                <w:sz w:val="20"/>
                <w:szCs w:val="20"/>
              </w:rPr>
              <w:t xml:space="preserve">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Cross-sectional (1 visit/herd); Quartermilk samples from a maximum of 50 multiparous cows with no signs of clinical mastitis; Multiparous cows sampled to ensure at least 1 known exposure to intramammary antimicrobial drugs (DCT); 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t>Herds categorized based on amount of antimicrobial exposure: 20 ORG herds (no usage); 15 conventional–low usage herds (CON-LO) herds not using or using less than or equal to the first quartile of use of each AM compound); 5 conventional–high usage 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t>AM usage quantified at both herd and cow level as defined daily dose (DDD).</w:t>
            </w:r>
            <w:r w:rsidRPr="00CC483B">
              <w:rPr>
                <w:sz w:val="20"/>
                <w:szCs w:val="20"/>
                <w:vertAlign w:val="superscript"/>
              </w:rPr>
              <w:t xml:space="preserve">4 </w:t>
            </w:r>
            <w:r w:rsidRPr="00CC483B">
              <w:rPr>
                <w:sz w:val="20"/>
                <w:szCs w:val="20"/>
              </w:rPr>
              <w:t xml:space="preserve">Herd-level DDD was calculated by dividing the reported total dose of each drug used per year by the DDD of that AM. Number of DDD was divided by the total number of milking cows to estimate the density of use of </w:t>
            </w:r>
            <w:proofErr w:type="gramStart"/>
            <w:r w:rsidRPr="00CC483B">
              <w:rPr>
                <w:sz w:val="20"/>
                <w:szCs w:val="20"/>
              </w:rPr>
              <w:t>particular AM</w:t>
            </w:r>
            <w:proofErr w:type="gramEnd"/>
            <w:r w:rsidRPr="00CC483B">
              <w:rPr>
                <w:sz w:val="20"/>
                <w:szCs w:val="20"/>
              </w:rPr>
              <w:t xml:space="preserve"> (expressed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 xml:space="preserve">β-Lactams, including </w:t>
            </w:r>
            <w:proofErr w:type="spellStart"/>
            <w:r w:rsidRPr="00CC483B">
              <w:rPr>
                <w:sz w:val="20"/>
                <w:szCs w:val="20"/>
              </w:rPr>
              <w:t>cephapirin</w:t>
            </w:r>
            <w:proofErr w:type="spellEnd"/>
            <w:r w:rsidRPr="00CC483B">
              <w:rPr>
                <w:sz w:val="20"/>
                <w:szCs w:val="20"/>
              </w:rPr>
              <w:t xml:space="preserve">, penicillin, and ceftiofur, were used on </w:t>
            </w:r>
            <w:proofErr w:type="gramStart"/>
            <w:r w:rsidRPr="00CC483B">
              <w:rPr>
                <w:sz w:val="20"/>
                <w:szCs w:val="20"/>
              </w:rPr>
              <w:t>the majority of</w:t>
            </w:r>
            <w:proofErr w:type="gramEnd"/>
            <w:r w:rsidRPr="00CC483B">
              <w:rPr>
                <w:sz w:val="20"/>
                <w:szCs w:val="20"/>
              </w:rPr>
              <w:t xml:space="preserve"> the herds. </w:t>
            </w:r>
            <w:proofErr w:type="spellStart"/>
            <w:r w:rsidRPr="00CC483B">
              <w:rPr>
                <w:sz w:val="20"/>
                <w:szCs w:val="20"/>
              </w:rPr>
              <w:t>Cephapirin</w:t>
            </w:r>
            <w:proofErr w:type="spellEnd"/>
            <w:r w:rsidRPr="00CC483B">
              <w:rPr>
                <w:sz w:val="20"/>
                <w:szCs w:val="20"/>
              </w:rPr>
              <w:t xml:space="preserve">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t xml:space="preserve">Broth microdilution (Mastitis panel; </w:t>
            </w:r>
            <w:proofErr w:type="spellStart"/>
            <w:r w:rsidRPr="00CC483B">
              <w:rPr>
                <w:i/>
                <w:iCs/>
                <w:sz w:val="20"/>
                <w:szCs w:val="20"/>
              </w:rPr>
              <w:t>Sensititre</w:t>
            </w:r>
            <w:proofErr w:type="spellEnd"/>
            <w:r w:rsidRPr="00CC483B">
              <w:rPr>
                <w:i/>
                <w:iCs/>
                <w:sz w:val="20"/>
                <w:szCs w:val="20"/>
              </w:rPr>
              <w:t>)</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 xml:space="preserve">Ampicillin, ceftiofur, cephalothin, erythromycin, oxacillin + 2% NaCl,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that was susceptible or resistant in each category (CON vs. ORG) using χ2 test of association, </w:t>
            </w:r>
            <w:proofErr w:type="gramStart"/>
            <w:r w:rsidRPr="00CC483B">
              <w:rPr>
                <w:rFonts w:ascii="Times New Roman" w:hAnsi="Times New Roman" w:cs="Times New Roman"/>
                <w:sz w:val="20"/>
                <w:szCs w:val="20"/>
              </w:rPr>
              <w:t>in order to</w:t>
            </w:r>
            <w:proofErr w:type="gramEnd"/>
            <w:r w:rsidRPr="00CC483B">
              <w:rPr>
                <w:rFonts w:ascii="Times New Roman" w:hAnsi="Times New Roman" w:cs="Times New Roman"/>
                <w:sz w:val="20"/>
                <w:szCs w:val="20"/>
              </w:rPr>
              <w:t xml:space="preserve">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based on the 3 antimicrobial usage categories (ORG, CON-LO, or CON-HI). Antimicrobial concentrations in wells of 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proofErr w:type="gramStart"/>
            <w:r w:rsidRPr="00CC483B">
              <w:rPr>
                <w:sz w:val="20"/>
                <w:szCs w:val="20"/>
              </w:rPr>
              <w:t>In order to</w:t>
            </w:r>
            <w:proofErr w:type="gramEnd"/>
            <w:r w:rsidRPr="00CC483B">
              <w:rPr>
                <w:sz w:val="20"/>
                <w:szCs w:val="20"/>
              </w:rPr>
              <w:t xml:space="preserve"> avoid statistical dependence, only 1 isolate per cow and no more than 20 isolates per herd were included in the analysis. Overall, </w:t>
            </w:r>
            <w:proofErr w:type="gramStart"/>
            <w:r w:rsidRPr="00CC483B">
              <w:rPr>
                <w:sz w:val="20"/>
                <w:szCs w:val="20"/>
              </w:rPr>
              <w:t>isolates from</w:t>
            </w:r>
            <w:proofErr w:type="gramEnd"/>
            <w:r w:rsidRPr="00CC483B">
              <w:rPr>
                <w:sz w:val="20"/>
                <w:szCs w:val="20"/>
              </w:rPr>
              <w:t xml:space="preserve">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w:t>
            </w:r>
            <w:proofErr w:type="spellStart"/>
            <w:r w:rsidRPr="00CC483B">
              <w:rPr>
                <w:rFonts w:ascii="Times New Roman" w:hAnsi="Times New Roman" w:cs="Times New Roman"/>
                <w:sz w:val="20"/>
                <w:szCs w:val="20"/>
              </w:rPr>
              <w:t>sulfadimethoxine</w:t>
            </w:r>
            <w:proofErr w:type="spellEnd"/>
            <w:r w:rsidRPr="00CC483B">
              <w:rPr>
                <w:rFonts w:ascii="Times New Roman" w:hAnsi="Times New Roman" w:cs="Times New Roman"/>
                <w:sz w:val="20"/>
                <w:szCs w:val="20"/>
              </w:rPr>
              <w:t xml:space="preserv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Generally, Benzyl penicillin and dihydrostreptomycin are the most common antimicrobials used for intramammary 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proofErr w:type="gramStart"/>
            <w:r w:rsidRPr="00CC483B">
              <w:rPr>
                <w:sz w:val="20"/>
                <w:szCs w:val="20"/>
              </w:rPr>
              <w:t>Proportions</w:t>
            </w:r>
            <w:proofErr w:type="gramEnd"/>
            <w:r w:rsidRPr="00CC483B">
              <w:rPr>
                <w:sz w:val="20"/>
                <w:szCs w:val="20"/>
              </w:rPr>
              <w:t xml:space="preserve"> of </w:t>
            </w:r>
            <w:r w:rsidRPr="00CC483B">
              <w:rPr>
                <w:i/>
                <w:iCs/>
                <w:sz w:val="20"/>
                <w:szCs w:val="20"/>
              </w:rPr>
              <w:t>S. aureus</w:t>
            </w:r>
            <w:r w:rsidRPr="00CC483B">
              <w:rPr>
                <w:sz w:val="20"/>
                <w:szCs w:val="20"/>
              </w:rPr>
              <w:t xml:space="preserve"> and CNS isolates from ORG herds resistant to penicillin were </w:t>
            </w:r>
            <w:proofErr w:type="gramStart"/>
            <w:r w:rsidRPr="00CC483B">
              <w:rPr>
                <w:sz w:val="20"/>
                <w:szCs w:val="20"/>
              </w:rPr>
              <w:t>similar to</w:t>
            </w:r>
            <w:proofErr w:type="gramEnd"/>
            <w:r w:rsidRPr="00CC483B">
              <w:rPr>
                <w:sz w:val="20"/>
                <w:szCs w:val="20"/>
              </w:rPr>
              <w:t xml:space="preserve">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 xml:space="preserve">Detection of </w:t>
            </w:r>
            <w:proofErr w:type="spellStart"/>
            <w:r w:rsidRPr="00CC483B">
              <w:rPr>
                <w:i/>
                <w:iCs/>
                <w:sz w:val="20"/>
                <w:szCs w:val="20"/>
              </w:rPr>
              <w:t>mecA</w:t>
            </w:r>
            <w:proofErr w:type="spellEnd"/>
            <w:r w:rsidRPr="00CC483B">
              <w:rPr>
                <w:i/>
                <w:iCs/>
                <w:sz w:val="20"/>
                <w:szCs w:val="20"/>
              </w:rPr>
              <w:t xml:space="preserve"> gene by PCR, </w:t>
            </w:r>
            <w:proofErr w:type="spellStart"/>
            <w:r w:rsidRPr="00CC483B">
              <w:rPr>
                <w:i/>
                <w:iCs/>
                <w:sz w:val="20"/>
                <w:szCs w:val="20"/>
              </w:rPr>
              <w:t>MRSASelect</w:t>
            </w:r>
            <w:proofErr w:type="spellEnd"/>
            <w:r w:rsidRPr="00CC483B">
              <w:rPr>
                <w:i/>
                <w:iCs/>
                <w:sz w:val="20"/>
                <w:szCs w:val="20"/>
              </w:rPr>
              <w:t xml:space="preserve">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w:t>
            </w:r>
            <w:proofErr w:type="spellStart"/>
            <w:r w:rsidRPr="00CC483B">
              <w:rPr>
                <w:sz w:val="20"/>
                <w:szCs w:val="20"/>
              </w:rPr>
              <w:t>MRSA</w:t>
            </w:r>
            <w:r w:rsidRPr="00CC483B">
              <w:rPr>
                <w:i/>
                <w:iCs/>
                <w:sz w:val="20"/>
                <w:szCs w:val="20"/>
              </w:rPr>
              <w:t>Select</w:t>
            </w:r>
            <w:proofErr w:type="spellEnd"/>
            <w:r w:rsidRPr="00CC483B">
              <w:rPr>
                <w:i/>
                <w:iCs/>
                <w:sz w:val="20"/>
                <w:szCs w:val="20"/>
              </w:rPr>
              <w:t xml:space="preserve">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77777777"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proofErr w:type="spellStart"/>
            <w:r w:rsidRPr="00CC483B">
              <w:rPr>
                <w:sz w:val="20"/>
                <w:szCs w:val="20"/>
              </w:rPr>
              <w:t>mecA</w:t>
            </w:r>
            <w:proofErr w:type="spellEnd"/>
            <w:r w:rsidRPr="00CC483B">
              <w:rPr>
                <w:sz w:val="20"/>
                <w:szCs w:val="20"/>
              </w:rPr>
              <w:t xml:space="preserve"> gene): 7 from CON herds, 6 from ORG. Species identification of isolates from bulk tank milk was performed using 16S rRNA and </w:t>
            </w:r>
            <w:proofErr w:type="spellStart"/>
            <w:r w:rsidRPr="00CC483B">
              <w:rPr>
                <w:sz w:val="20"/>
                <w:szCs w:val="20"/>
              </w:rPr>
              <w:t>rpoB</w:t>
            </w:r>
            <w:proofErr w:type="spellEnd"/>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 xml:space="preserve">S. </w:t>
            </w:r>
            <w:proofErr w:type="spellStart"/>
            <w:r w:rsidRPr="00CC483B">
              <w:rPr>
                <w:i/>
                <w:iCs/>
                <w:sz w:val="20"/>
                <w:szCs w:val="20"/>
              </w:rPr>
              <w:t>sciuri</w:t>
            </w:r>
            <w:proofErr w:type="spellEnd"/>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 xml:space="preserve">S. </w:t>
            </w:r>
            <w:proofErr w:type="spellStart"/>
            <w:r w:rsidRPr="00CC483B">
              <w:rPr>
                <w:i/>
                <w:iCs/>
                <w:sz w:val="20"/>
                <w:szCs w:val="20"/>
              </w:rPr>
              <w:t>agnetis</w:t>
            </w:r>
            <w:proofErr w:type="spellEnd"/>
            <w:r w:rsidRPr="00CC483B">
              <w:rPr>
                <w:sz w:val="20"/>
                <w:szCs w:val="20"/>
              </w:rPr>
              <w:t xml:space="preserve"> (n = 1), and </w:t>
            </w:r>
            <w:proofErr w:type="spellStart"/>
            <w:r w:rsidRPr="00CC483B">
              <w:rPr>
                <w:i/>
                <w:iCs/>
                <w:sz w:val="20"/>
                <w:szCs w:val="20"/>
              </w:rPr>
              <w:t>Macrococcus</w:t>
            </w:r>
            <w:proofErr w:type="spellEnd"/>
            <w:r w:rsidRPr="00CC483B">
              <w:rPr>
                <w:i/>
                <w:iCs/>
                <w:sz w:val="20"/>
                <w:szCs w:val="20"/>
              </w:rPr>
              <w:t xml:space="preserve"> </w:t>
            </w:r>
            <w:proofErr w:type="spellStart"/>
            <w:r w:rsidRPr="00CC483B">
              <w:rPr>
                <w:i/>
                <w:iCs/>
                <w:sz w:val="20"/>
                <w:szCs w:val="20"/>
              </w:rPr>
              <w:t>caseolyticus</w:t>
            </w:r>
            <w:proofErr w:type="spellEnd"/>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 xml:space="preserve">S. </w:t>
            </w:r>
            <w:proofErr w:type="spellStart"/>
            <w:r w:rsidRPr="00CC483B">
              <w:rPr>
                <w:i/>
                <w:iCs/>
                <w:sz w:val="20"/>
                <w:szCs w:val="20"/>
              </w:rPr>
              <w:t>sciuri</w:t>
            </w:r>
            <w:proofErr w:type="spellEnd"/>
            <w:r w:rsidRPr="00CC483B">
              <w:rPr>
                <w:sz w:val="20"/>
                <w:szCs w:val="20"/>
              </w:rPr>
              <w:t xml:space="preserve"> identified (6 out of 12 methicillin resistant CNS) compared to previous work, </w:t>
            </w:r>
            <w:proofErr w:type="gramStart"/>
            <w:r w:rsidRPr="00CC483B">
              <w:rPr>
                <w:sz w:val="20"/>
                <w:szCs w:val="20"/>
              </w:rPr>
              <w:t>and also</w:t>
            </w:r>
            <w:proofErr w:type="gramEnd"/>
            <w:r w:rsidRPr="00CC483B">
              <w:rPr>
                <w:sz w:val="20"/>
                <w:szCs w:val="20"/>
              </w:rPr>
              <w:t xml:space="preserve">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 xml:space="preserve">Cefoxitin, chloramphenicol, ciprofloxacin, clindamycin, erythromycin, </w:t>
            </w:r>
            <w:proofErr w:type="spellStart"/>
            <w:r w:rsidRPr="00CC483B">
              <w:rPr>
                <w:sz w:val="20"/>
                <w:szCs w:val="20"/>
              </w:rPr>
              <w:t>fusidic</w:t>
            </w:r>
            <w:proofErr w:type="spellEnd"/>
            <w:r w:rsidRPr="00CC483B">
              <w:rPr>
                <w:sz w:val="20"/>
                <w:szCs w:val="20"/>
              </w:rPr>
              <w:t xml:space="preserve"> acid, gentamicin, kanamycin, linezolid, mupirocin, penicillin,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77777777"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Staph; </w:t>
            </w:r>
            <w:proofErr w:type="spellStart"/>
            <w:r w:rsidRPr="00CC483B">
              <w:rPr>
                <w:i/>
                <w:iCs/>
                <w:sz w:val="20"/>
                <w:szCs w:val="20"/>
              </w:rPr>
              <w:t>nuc</w:t>
            </w:r>
            <w:proofErr w:type="spellEnd"/>
            <w:r w:rsidRPr="00CC483B">
              <w:rPr>
                <w:sz w:val="20"/>
                <w:szCs w:val="20"/>
              </w:rPr>
              <w:t xml:space="preserve"> gene, specific for </w:t>
            </w:r>
            <w:r w:rsidRPr="00CC483B">
              <w:rPr>
                <w:i/>
                <w:sz w:val="20"/>
                <w:szCs w:val="20"/>
              </w:rPr>
              <w:t>S. aureus</w:t>
            </w:r>
            <w:r w:rsidRPr="00CC483B">
              <w:rPr>
                <w:sz w:val="20"/>
                <w:szCs w:val="20"/>
              </w:rPr>
              <w:t xml:space="preserve">; </w:t>
            </w:r>
            <w:proofErr w:type="spellStart"/>
            <w:r w:rsidRPr="00CC483B">
              <w:rPr>
                <w:i/>
                <w:iCs/>
                <w:sz w:val="20"/>
                <w:szCs w:val="20"/>
              </w:rPr>
              <w:t>mecA</w:t>
            </w:r>
            <w:proofErr w:type="spellEnd"/>
            <w:r w:rsidRPr="00CC483B">
              <w:rPr>
                <w:i/>
                <w:iCs/>
                <w:sz w:val="20"/>
                <w:szCs w:val="20"/>
              </w:rPr>
              <w:t xml:space="preserve">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w:t>
            </w:r>
            <w:proofErr w:type="gramStart"/>
            <w:r w:rsidRPr="00CC483B">
              <w:rPr>
                <w:sz w:val="20"/>
                <w:szCs w:val="20"/>
              </w:rPr>
              <w:t>Proportion</w:t>
            </w:r>
            <w:proofErr w:type="gramEnd"/>
            <w:r w:rsidRPr="00CC483B">
              <w:rPr>
                <w:sz w:val="20"/>
                <w:szCs w:val="20"/>
              </w:rPr>
              <w:t xml:space="preserve">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 xml:space="preserve">7 ORG herds, 11 CON herds using ampicillin-cloxacillin DCT (CON-AC), 8 CON herds using </w:t>
            </w:r>
            <w:proofErr w:type="spellStart"/>
            <w:r w:rsidRPr="00CC483B">
              <w:rPr>
                <w:sz w:val="20"/>
                <w:szCs w:val="20"/>
              </w:rPr>
              <w:t>cephalonium</w:t>
            </w:r>
            <w:proofErr w:type="spellEnd"/>
            <w:r w:rsidRPr="00CC483B">
              <w:rPr>
                <w:sz w:val="20"/>
                <w:szCs w:val="20"/>
              </w:rPr>
              <w:t xml:space="preserve">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 xml:space="preserve">β-lactam AM </w:t>
            </w:r>
            <w:proofErr w:type="gramStart"/>
            <w:r w:rsidRPr="00CC483B">
              <w:rPr>
                <w:sz w:val="20"/>
                <w:szCs w:val="20"/>
              </w:rPr>
              <w:t>most commonly used</w:t>
            </w:r>
            <w:proofErr w:type="gramEnd"/>
            <w:r w:rsidRPr="00CC483B">
              <w:rPr>
                <w:sz w:val="20"/>
                <w:szCs w:val="20"/>
              </w:rPr>
              <w:t xml:space="preserve"> DCT products in New Zealand generally, with 25% containing ampicillin, 61% containing cloxacillin, and 13% containing </w:t>
            </w:r>
            <w:proofErr w:type="spellStart"/>
            <w:r w:rsidRPr="00CC483B">
              <w:rPr>
                <w:sz w:val="20"/>
                <w:szCs w:val="20"/>
              </w:rPr>
              <w:t>cephalonium</w:t>
            </w:r>
            <w:proofErr w:type="spellEnd"/>
            <w:r w:rsidRPr="00CC483B">
              <w:rPr>
                <w:sz w:val="20"/>
                <w:szCs w:val="20"/>
              </w:rPr>
              <w:t>,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 xml:space="preserve">Broth microdilution (Mastitis CMV1AMAF; </w:t>
            </w:r>
            <w:proofErr w:type="spellStart"/>
            <w:r w:rsidRPr="00CC483B">
              <w:rPr>
                <w:i/>
                <w:iCs/>
                <w:sz w:val="20"/>
                <w:szCs w:val="20"/>
              </w:rPr>
              <w:t>Thermo</w:t>
            </w:r>
            <w:proofErr w:type="spellEnd"/>
            <w:r w:rsidRPr="00CC483B">
              <w:rPr>
                <w:i/>
                <w:iCs/>
                <w:sz w:val="20"/>
                <w:szCs w:val="20"/>
              </w:rPr>
              <w:t xml:space="preserve">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 xml:space="preserve">Ampicillin, ceftiofur, cephalothin, erythromycin, oxacillin,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 xml:space="preserve">in the middle category (1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 xml:space="preserve">isolates falling into 3 different breakpoint groups for </w:t>
            </w:r>
            <w:proofErr w:type="spellStart"/>
            <w:r w:rsidRPr="00CC483B">
              <w:rPr>
                <w:sz w:val="20"/>
                <w:szCs w:val="20"/>
              </w:rPr>
              <w:t>sulfadimethoxine</w:t>
            </w:r>
            <w:proofErr w:type="spellEnd"/>
            <w:r w:rsidRPr="00CC483B">
              <w:rPr>
                <w:sz w:val="20"/>
                <w:szCs w:val="20"/>
              </w:rPr>
              <w:t xml:space="preserve"> resistance, the only significant difference was that there were more ORG isolates</w:t>
            </w:r>
            <w:r w:rsidRPr="00CC483B">
              <w:rPr>
                <w:i/>
                <w:sz w:val="20"/>
                <w:szCs w:val="20"/>
              </w:rPr>
              <w:t xml:space="preserve"> </w:t>
            </w:r>
            <w:r w:rsidRPr="00CC483B">
              <w:rPr>
                <w:sz w:val="20"/>
                <w:szCs w:val="20"/>
              </w:rPr>
              <w:t xml:space="preserve">in the lowest category (32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in both types of CON herds (CON-CE, 42/82; 51%; CON-CA, 22/74; 30%) than ORG herds (14/84; 17%). </w:t>
            </w:r>
            <w:proofErr w:type="gramStart"/>
            <w:r w:rsidRPr="00CC483B">
              <w:rPr>
                <w:sz w:val="20"/>
                <w:szCs w:val="20"/>
              </w:rPr>
              <w:t>Similar to</w:t>
            </w:r>
            <w:proofErr w:type="gramEnd"/>
            <w:r w:rsidRPr="00CC483B">
              <w:rPr>
                <w:sz w:val="20"/>
                <w:szCs w:val="20"/>
              </w:rPr>
              <w:t xml:space="preserve">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 xml:space="preserve">When comparing proportion of CNS isolates falling into 3 different breakpoint groups for ceftiofur resistance, the only significant difference was that there were more ORG isolates in the lowest (0.5 </w:t>
            </w:r>
            <w:proofErr w:type="spellStart"/>
            <w:r w:rsidRPr="00CC483B">
              <w:rPr>
                <w:sz w:val="20"/>
                <w:szCs w:val="20"/>
              </w:rPr>
              <w:t>μg</w:t>
            </w:r>
            <w:proofErr w:type="spellEnd"/>
            <w:r w:rsidRPr="00CC483B">
              <w:rPr>
                <w:sz w:val="20"/>
                <w:szCs w:val="20"/>
              </w:rPr>
              <w:t xml:space="preserve">/mL) and highest (2 </w:t>
            </w:r>
            <w:proofErr w:type="spellStart"/>
            <w:r w:rsidRPr="00CC483B">
              <w:rPr>
                <w:sz w:val="20"/>
                <w:szCs w:val="20"/>
              </w:rPr>
              <w:t>μg</w:t>
            </w:r>
            <w:proofErr w:type="spellEnd"/>
            <w:r w:rsidRPr="00CC483B">
              <w:rPr>
                <w:sz w:val="20"/>
                <w:szCs w:val="20"/>
              </w:rPr>
              <w:t>/mL)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CNS isolates falling into 3 different breakpoint groups for </w:t>
            </w:r>
            <w:proofErr w:type="spellStart"/>
            <w:r w:rsidRPr="00CC483B">
              <w:rPr>
                <w:sz w:val="20"/>
                <w:szCs w:val="20"/>
              </w:rPr>
              <w:t>sulfadimethoxine</w:t>
            </w:r>
            <w:proofErr w:type="spellEnd"/>
            <w:r w:rsidRPr="00CC483B">
              <w:rPr>
                <w:sz w:val="20"/>
                <w:szCs w:val="20"/>
              </w:rPr>
              <w:t xml:space="preserv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C4006C">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t xml:space="preserve">1 </w:t>
            </w:r>
            <w:r w:rsidRPr="00CC483B">
              <w:rPr>
                <w:sz w:val="20"/>
                <w:szCs w:val="20"/>
              </w:rPr>
              <w:t>Terminology used is consistent with authors’ language and groupings of organisms (e.g., NAS vs. CNS)</w:t>
            </w:r>
          </w:p>
        </w:tc>
      </w:tr>
      <w:tr w:rsidR="00002C40" w:rsidRPr="00CC483B" w14:paraId="2E9960A6" w14:textId="77777777" w:rsidTr="00C4006C">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t xml:space="preserve">2 </w:t>
            </w:r>
            <w:r w:rsidRPr="00CC483B">
              <w:rPr>
                <w:sz w:val="20"/>
                <w:szCs w:val="20"/>
              </w:rPr>
              <w:t>Manufacturer information provided when specified</w:t>
            </w:r>
          </w:p>
        </w:tc>
      </w:tr>
      <w:tr w:rsidR="00002C40" w:rsidRPr="00CC483B" w14:paraId="03535341" w14:textId="77777777" w:rsidTr="00C4006C">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t xml:space="preserve">3 </w:t>
            </w:r>
            <w:r w:rsidRPr="00CC483B">
              <w:rPr>
                <w:sz w:val="20"/>
                <w:szCs w:val="20"/>
              </w:rPr>
              <w:t xml:space="preserve">Unpublished </w:t>
            </w:r>
            <w:proofErr w:type="gramStart"/>
            <w:r w:rsidRPr="00CC483B">
              <w:rPr>
                <w:sz w:val="20"/>
                <w:szCs w:val="20"/>
              </w:rPr>
              <w:t>survey</w:t>
            </w:r>
            <w:proofErr w:type="gramEnd"/>
            <w:r w:rsidRPr="00CC483B">
              <w:rPr>
                <w:sz w:val="20"/>
                <w:szCs w:val="20"/>
              </w:rPr>
              <w:t xml:space="preserve"> on antibiotic resistance performed in Swiss dairy farms by the Swiss Federal Dairy Research Station (</w:t>
            </w:r>
            <w:proofErr w:type="spellStart"/>
            <w:r w:rsidRPr="00CC483B">
              <w:rPr>
                <w:sz w:val="20"/>
                <w:szCs w:val="20"/>
              </w:rPr>
              <w:t>Schallibaum</w:t>
            </w:r>
            <w:proofErr w:type="spellEnd"/>
            <w:r w:rsidRPr="00CC483B">
              <w:rPr>
                <w:sz w:val="20"/>
                <w:szCs w:val="20"/>
              </w:rPr>
              <w:t>, 1992)</w:t>
            </w:r>
          </w:p>
        </w:tc>
      </w:tr>
      <w:tr w:rsidR="00002C40" w:rsidRPr="00CC483B" w14:paraId="57231FD6" w14:textId="77777777" w:rsidTr="00C4006C">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63" w:name="_Toc174383354"/>
            <w:r w:rsidRPr="00EC39D7">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63"/>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proofErr w:type="spellStart"/>
            <w:r w:rsidRPr="00EC39D7">
              <w:rPr>
                <w:sz w:val="20"/>
                <w:szCs w:val="20"/>
              </w:rPr>
              <w:t>Sampimon</w:t>
            </w:r>
            <w:proofErr w:type="spellEnd"/>
            <w:r w:rsidRPr="00EC39D7">
              <w:rPr>
                <w:sz w:val="20"/>
                <w:szCs w:val="20"/>
              </w:rPr>
              <w:t xml:space="preserve">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lnuA</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mphC</w:t>
            </w:r>
            <w:proofErr w:type="spellEnd"/>
            <w:r w:rsidRPr="00EC39D7">
              <w:rPr>
                <w:i/>
                <w:iCs/>
                <w:sz w:val="20"/>
                <w:szCs w:val="20"/>
              </w:rPr>
              <w:t xml:space="preserve">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t>
            </w:r>
            <w:proofErr w:type="gramStart"/>
            <w:r w:rsidRPr="00EC39D7">
              <w:rPr>
                <w:sz w:val="20"/>
                <w:szCs w:val="20"/>
              </w:rPr>
              <w:t>with the exception of</w:t>
            </w:r>
            <w:proofErr w:type="gramEnd"/>
            <w:r w:rsidRPr="00EC39D7">
              <w:rPr>
                <w:sz w:val="20"/>
                <w:szCs w:val="20"/>
              </w:rPr>
              <w:t xml:space="preserve"> </w:t>
            </w:r>
            <w:proofErr w:type="spellStart"/>
            <w:r w:rsidRPr="00EC39D7">
              <w:rPr>
                <w:i/>
                <w:iCs/>
                <w:sz w:val="20"/>
                <w:szCs w:val="20"/>
              </w:rPr>
              <w:t>blaZ</w:t>
            </w:r>
            <w:proofErr w:type="spellEnd"/>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 xml:space="preserve">S. </w:t>
            </w:r>
            <w:proofErr w:type="spellStart"/>
            <w:r w:rsidRPr="00EC39D7">
              <w:rPr>
                <w:i/>
                <w:iCs/>
                <w:sz w:val="20"/>
                <w:szCs w:val="20"/>
              </w:rPr>
              <w:t>fleuretti</w:t>
            </w:r>
            <w:proofErr w:type="spellEnd"/>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w:t>
            </w:r>
            <w:proofErr w:type="gramStart"/>
            <w:r w:rsidRPr="00EC39D7">
              <w:rPr>
                <w:sz w:val="20"/>
                <w:szCs w:val="20"/>
              </w:rPr>
              <w:t>most commonly found</w:t>
            </w:r>
            <w:proofErr w:type="gramEnd"/>
            <w:r w:rsidRPr="00EC39D7">
              <w:rPr>
                <w:sz w:val="20"/>
                <w:szCs w:val="20"/>
              </w:rPr>
              <w:t xml:space="preserve"> in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xml:space="preserve">, S. </w:t>
            </w:r>
            <w:proofErr w:type="spellStart"/>
            <w:r w:rsidRPr="00EC39D7">
              <w:rPr>
                <w:i/>
                <w:iCs/>
                <w:sz w:val="20"/>
                <w:szCs w:val="20"/>
              </w:rPr>
              <w:t>cohnii</w:t>
            </w:r>
            <w:proofErr w:type="spellEnd"/>
            <w:r w:rsidRPr="00EC39D7">
              <w:rPr>
                <w:i/>
                <w:iCs/>
                <w:sz w:val="20"/>
                <w:szCs w:val="20"/>
              </w:rPr>
              <w:t xml:space="preserve">, and S. </w:t>
            </w:r>
            <w:proofErr w:type="spellStart"/>
            <w:r w:rsidRPr="00EC39D7">
              <w:rPr>
                <w:i/>
                <w:iCs/>
                <w:sz w:val="20"/>
                <w:szCs w:val="20"/>
              </w:rPr>
              <w:t>xylosus</w:t>
            </w:r>
            <w:proofErr w:type="spellEnd"/>
            <w:r w:rsidRPr="00EC39D7">
              <w:rPr>
                <w:sz w:val="20"/>
                <w:szCs w:val="20"/>
              </w:rPr>
              <w:t xml:space="preserve">, and resistance to macrolide antibiotics was most prevalent in </w:t>
            </w:r>
            <w:r w:rsidRPr="00EC39D7">
              <w:rPr>
                <w:i/>
                <w:iCs/>
                <w:sz w:val="20"/>
                <w:szCs w:val="20"/>
              </w:rPr>
              <w:t xml:space="preserve">S. </w:t>
            </w:r>
            <w:proofErr w:type="spellStart"/>
            <w:r w:rsidRPr="00EC39D7">
              <w:rPr>
                <w:i/>
                <w:iCs/>
                <w:sz w:val="20"/>
                <w:szCs w:val="20"/>
              </w:rPr>
              <w:t>cohnii</w:t>
            </w:r>
            <w:proofErr w:type="spellEnd"/>
            <w:r w:rsidRPr="00EC39D7">
              <w:rPr>
                <w:sz w:val="20"/>
                <w:szCs w:val="20"/>
              </w:rPr>
              <w:t xml:space="preserve">, </w:t>
            </w:r>
            <w:r w:rsidRPr="00EC39D7">
              <w:rPr>
                <w:i/>
                <w:iCs/>
                <w:sz w:val="20"/>
                <w:szCs w:val="20"/>
              </w:rPr>
              <w:t xml:space="preserve">S. </w:t>
            </w:r>
            <w:proofErr w:type="spellStart"/>
            <w:r w:rsidRPr="00EC39D7">
              <w:rPr>
                <w:i/>
                <w:iCs/>
                <w:sz w:val="20"/>
                <w:szCs w:val="20"/>
              </w:rPr>
              <w:t>equorum</w:t>
            </w:r>
            <w:proofErr w:type="spellEnd"/>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proofErr w:type="spellStart"/>
            <w:r w:rsidRPr="00EC39D7">
              <w:rPr>
                <w:i/>
                <w:iCs/>
                <w:sz w:val="20"/>
                <w:szCs w:val="20"/>
              </w:rPr>
              <w:t>mecA</w:t>
            </w:r>
            <w:proofErr w:type="spellEnd"/>
            <w:r w:rsidRPr="00EC39D7">
              <w:rPr>
                <w:sz w:val="20"/>
                <w:szCs w:val="20"/>
              </w:rPr>
              <w:t>) or presence of multiple resistance genes in species with relatively a low prevalence (</w:t>
            </w:r>
            <w:r w:rsidRPr="00EC39D7">
              <w:rPr>
                <w:i/>
                <w:iCs/>
                <w:sz w:val="20"/>
                <w:szCs w:val="20"/>
              </w:rPr>
              <w:t xml:space="preserve">S. </w:t>
            </w:r>
            <w:proofErr w:type="spellStart"/>
            <w:r w:rsidRPr="00EC39D7">
              <w:rPr>
                <w:i/>
                <w:iCs/>
                <w:sz w:val="20"/>
                <w:szCs w:val="20"/>
              </w:rPr>
              <w:t>cohnii</w:t>
            </w:r>
            <w:proofErr w:type="spellEnd"/>
            <w:r w:rsidRPr="00EC39D7">
              <w:rPr>
                <w:i/>
                <w:iCs/>
                <w:sz w:val="20"/>
                <w:szCs w:val="20"/>
              </w:rPr>
              <w:t xml:space="preserve">, S. </w:t>
            </w:r>
            <w:proofErr w:type="spellStart"/>
            <w:r w:rsidRPr="00EC39D7">
              <w:rPr>
                <w:i/>
                <w:iCs/>
                <w:sz w:val="20"/>
                <w:szCs w:val="20"/>
              </w:rPr>
              <w:t>equorum</w:t>
            </w:r>
            <w:proofErr w:type="spellEnd"/>
            <w:r w:rsidRPr="00EC39D7">
              <w:rPr>
                <w:i/>
                <w:iCs/>
                <w:sz w:val="20"/>
                <w:szCs w:val="20"/>
              </w:rPr>
              <w:t xml:space="preserve">, S. </w:t>
            </w:r>
            <w:proofErr w:type="spellStart"/>
            <w:r w:rsidRPr="00EC39D7">
              <w:rPr>
                <w:i/>
                <w:iCs/>
                <w:sz w:val="20"/>
                <w:szCs w:val="20"/>
              </w:rPr>
              <w:t>fleurettii</w:t>
            </w:r>
            <w:proofErr w:type="spellEnd"/>
            <w:r w:rsidRPr="00EC39D7">
              <w:rPr>
                <w:i/>
                <w:iCs/>
                <w:sz w:val="20"/>
                <w:szCs w:val="20"/>
              </w:rPr>
              <w:t xml:space="preserve">, S. </w:t>
            </w:r>
            <w:proofErr w:type="spellStart"/>
            <w:r w:rsidRPr="00EC39D7">
              <w:rPr>
                <w:i/>
                <w:iCs/>
                <w:sz w:val="20"/>
                <w:szCs w:val="20"/>
              </w:rPr>
              <w:t>sciuri</w:t>
            </w:r>
            <w:proofErr w:type="spellEnd"/>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 xml:space="preserve">was of the most concern; it was the second </w:t>
            </w:r>
            <w:proofErr w:type="gramStart"/>
            <w:r w:rsidRPr="00EC39D7">
              <w:rPr>
                <w:sz w:val="20"/>
                <w:szCs w:val="20"/>
              </w:rPr>
              <w:t>most commonly found</w:t>
            </w:r>
            <w:proofErr w:type="gramEnd"/>
            <w:r w:rsidRPr="00EC39D7">
              <w:rPr>
                <w:sz w:val="20"/>
                <w:szCs w:val="20"/>
              </w:rPr>
              <w:t xml:space="preserve">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w:t>
            </w:r>
            <w:proofErr w:type="gramStart"/>
            <w:r w:rsidRPr="00EC39D7">
              <w:rPr>
                <w:sz w:val="20"/>
                <w:szCs w:val="20"/>
              </w:rPr>
              <w:t>prevalence</w:t>
            </w:r>
            <w:proofErr w:type="gramEnd"/>
            <w:r w:rsidRPr="00EC39D7">
              <w:rPr>
                <w:sz w:val="20"/>
                <w:szCs w:val="20"/>
              </w:rPr>
              <w:t xml:space="preserv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(40%) compared to </w:t>
            </w:r>
            <w:r w:rsidRPr="00EC39D7">
              <w:rPr>
                <w:i/>
                <w:iCs/>
                <w:sz w:val="20"/>
                <w:szCs w:val="20"/>
              </w:rPr>
              <w:t xml:space="preserve">S. </w:t>
            </w:r>
            <w:proofErr w:type="spellStart"/>
            <w:r w:rsidRPr="00EC39D7">
              <w:rPr>
                <w:i/>
                <w:iCs/>
                <w:sz w:val="20"/>
                <w:szCs w:val="20"/>
              </w:rPr>
              <w:t>simulans</w:t>
            </w:r>
            <w:proofErr w:type="spellEnd"/>
            <w:r w:rsidRPr="00EC39D7">
              <w:rPr>
                <w:sz w:val="20"/>
                <w:szCs w:val="20"/>
              </w:rPr>
              <w:t xml:space="preserve"> and </w:t>
            </w:r>
            <w:r w:rsidRPr="00EC39D7">
              <w:rPr>
                <w:i/>
                <w:iCs/>
                <w:sz w:val="20"/>
                <w:szCs w:val="20"/>
              </w:rPr>
              <w:t>S. chromogenes</w:t>
            </w:r>
            <w:r w:rsidRPr="00EC39D7">
              <w:rPr>
                <w:sz w:val="20"/>
                <w:szCs w:val="20"/>
              </w:rPr>
              <w:t xml:space="preserve">, where </w:t>
            </w:r>
            <w:proofErr w:type="gramStart"/>
            <w:r w:rsidRPr="00EC39D7">
              <w:rPr>
                <w:sz w:val="20"/>
                <w:szCs w:val="20"/>
              </w:rPr>
              <w:t>none</w:t>
            </w:r>
            <w:proofErr w:type="gramEnd"/>
            <w:r w:rsidRPr="00EC39D7">
              <w:rPr>
                <w:sz w:val="20"/>
                <w:szCs w:val="20"/>
              </w:rPr>
              <w:t xml:space="preserv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w:t>
            </w:r>
            <w:proofErr w:type="spellStart"/>
            <w:r w:rsidRPr="00EC39D7">
              <w:rPr>
                <w:i/>
                <w:iCs/>
                <w:sz w:val="20"/>
                <w:szCs w:val="20"/>
              </w:rPr>
              <w:t>mec</w:t>
            </w:r>
            <w:proofErr w:type="spellEnd"/>
            <w:r w:rsidRPr="00EC39D7">
              <w:rPr>
                <w:sz w:val="20"/>
                <w:szCs w:val="20"/>
              </w:rPr>
              <w:t xml:space="preserve"> gene-mediated methicillin resistance) was the most frequently identified (47.0% of all isolates</w:t>
            </w:r>
            <w:proofErr w:type="gramStart"/>
            <w:r w:rsidRPr="00EC39D7">
              <w:rPr>
                <w:sz w:val="20"/>
                <w:szCs w:val="20"/>
              </w:rPr>
              <w:t>), and</w:t>
            </w:r>
            <w:proofErr w:type="gramEnd"/>
            <w:r w:rsidRPr="00EC39D7">
              <w:rPr>
                <w:sz w:val="20"/>
                <w:szCs w:val="20"/>
              </w:rPr>
              <w:t xml:space="preserve"> was more frequent in clinical (56.5%) vs. subclinical mastitis isolates (43.9%). In order, the next most common resistances to antimicrobials identified were </w:t>
            </w:r>
            <w:proofErr w:type="spellStart"/>
            <w:r w:rsidRPr="00EC39D7">
              <w:rPr>
                <w:sz w:val="20"/>
                <w:szCs w:val="20"/>
              </w:rPr>
              <w:t>fusidic</w:t>
            </w:r>
            <w:proofErr w:type="spellEnd"/>
            <w:r w:rsidRPr="00EC39D7">
              <w:rPr>
                <w:sz w:val="20"/>
                <w:szCs w:val="20"/>
              </w:rPr>
              <w:t xml:space="preserve">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proofErr w:type="spellStart"/>
            <w:r w:rsidRPr="00EC39D7">
              <w:rPr>
                <w:i/>
                <w:iCs/>
                <w:sz w:val="20"/>
                <w:szCs w:val="20"/>
              </w:rPr>
              <w:t>mecA</w:t>
            </w:r>
            <w:proofErr w:type="spellEnd"/>
            <w:r w:rsidRPr="00EC39D7">
              <w:rPr>
                <w:sz w:val="20"/>
                <w:szCs w:val="20"/>
              </w:rPr>
              <w:t xml:space="preserve"> gene in 9.7% of oxacillin-resistant isolates, while remaining oxacillin-resistant CNS did not contain </w:t>
            </w:r>
            <w:proofErr w:type="spellStart"/>
            <w:r w:rsidRPr="00EC39D7">
              <w:rPr>
                <w:i/>
                <w:iCs/>
                <w:sz w:val="20"/>
                <w:szCs w:val="20"/>
              </w:rPr>
              <w:t>mecC</w:t>
            </w:r>
            <w:proofErr w:type="spellEnd"/>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xml:space="preserve">, S. epidermidis, S. </w:t>
            </w:r>
            <w:proofErr w:type="spellStart"/>
            <w:r w:rsidRPr="00EC39D7">
              <w:rPr>
                <w:i/>
                <w:iCs/>
                <w:sz w:val="20"/>
                <w:szCs w:val="20"/>
              </w:rPr>
              <w:t>haemolyticus</w:t>
            </w:r>
            <w:proofErr w:type="spellEnd"/>
            <w:r w:rsidRPr="00EC39D7">
              <w:rPr>
                <w:i/>
                <w:iCs/>
                <w:sz w:val="20"/>
                <w:szCs w:val="20"/>
              </w:rPr>
              <w:t>,</w:t>
            </w:r>
            <w:r w:rsidRPr="00EC39D7">
              <w:rPr>
                <w:sz w:val="20"/>
                <w:szCs w:val="20"/>
              </w:rPr>
              <w:t xml:space="preserve"> and </w:t>
            </w:r>
            <w:r w:rsidRPr="00EC39D7">
              <w:rPr>
                <w:i/>
                <w:iCs/>
                <w:sz w:val="20"/>
                <w:szCs w:val="20"/>
              </w:rPr>
              <w:t xml:space="preserve">S. </w:t>
            </w:r>
            <w:proofErr w:type="spellStart"/>
            <w:r w:rsidRPr="00EC39D7">
              <w:rPr>
                <w:i/>
                <w:iCs/>
                <w:sz w:val="20"/>
                <w:szCs w:val="20"/>
              </w:rPr>
              <w:t>xylosus</w:t>
            </w:r>
            <w:proofErr w:type="spellEnd"/>
            <w:r w:rsidRPr="00EC39D7">
              <w:rPr>
                <w:sz w:val="20"/>
                <w:szCs w:val="20"/>
              </w:rPr>
              <w:t xml:space="preserve"> were identified as carrying the </w:t>
            </w:r>
            <w:proofErr w:type="spellStart"/>
            <w:r w:rsidRPr="00EC39D7">
              <w:rPr>
                <w:i/>
                <w:iCs/>
                <w:sz w:val="20"/>
                <w:szCs w:val="20"/>
              </w:rPr>
              <w:t>mecA</w:t>
            </w:r>
            <w:proofErr w:type="spellEnd"/>
            <w:r w:rsidRPr="00EC39D7">
              <w:rPr>
                <w:sz w:val="20"/>
                <w:szCs w:val="20"/>
              </w:rPr>
              <w:t xml:space="preserve"> gene. Resistance to tetracycline was attributed to the presence of </w:t>
            </w:r>
            <w:proofErr w:type="spellStart"/>
            <w:r w:rsidRPr="00EC39D7">
              <w:rPr>
                <w:i/>
                <w:iCs/>
                <w:sz w:val="20"/>
                <w:szCs w:val="20"/>
              </w:rPr>
              <w:t>tetK</w:t>
            </w:r>
            <w:proofErr w:type="spellEnd"/>
            <w:r w:rsidRPr="00EC39D7">
              <w:rPr>
                <w:sz w:val="20"/>
                <w:szCs w:val="20"/>
              </w:rPr>
              <w:t xml:space="preserve"> and </w:t>
            </w:r>
            <w:proofErr w:type="spellStart"/>
            <w:r w:rsidRPr="00EC39D7">
              <w:rPr>
                <w:i/>
                <w:iCs/>
                <w:sz w:val="20"/>
                <w:szCs w:val="20"/>
              </w:rPr>
              <w:t>tetL</w:t>
            </w:r>
            <w:proofErr w:type="spellEnd"/>
            <w:r w:rsidRPr="00EC39D7">
              <w:rPr>
                <w:sz w:val="20"/>
                <w:szCs w:val="20"/>
              </w:rPr>
              <w:t xml:space="preserve"> genes, penicillin resistance to </w:t>
            </w:r>
            <w:proofErr w:type="spellStart"/>
            <w:r w:rsidRPr="00EC39D7">
              <w:rPr>
                <w:i/>
                <w:iCs/>
                <w:sz w:val="20"/>
                <w:szCs w:val="20"/>
              </w:rPr>
              <w:t>blaZ</w:t>
            </w:r>
            <w:proofErr w:type="spellEnd"/>
            <w:r w:rsidRPr="00EC39D7">
              <w:rPr>
                <w:sz w:val="20"/>
                <w:szCs w:val="20"/>
              </w:rPr>
              <w:t xml:space="preserve">, streptomycin resistance to </w:t>
            </w:r>
            <w:r w:rsidRPr="00EC39D7">
              <w:rPr>
                <w:i/>
                <w:iCs/>
                <w:sz w:val="20"/>
                <w:szCs w:val="20"/>
              </w:rPr>
              <w:t>str</w:t>
            </w:r>
            <w:r w:rsidRPr="00EC39D7">
              <w:rPr>
                <w:sz w:val="20"/>
                <w:szCs w:val="20"/>
              </w:rPr>
              <w:t xml:space="preserve"> and </w:t>
            </w:r>
            <w:proofErr w:type="gramStart"/>
            <w:r w:rsidRPr="00EC39D7">
              <w:rPr>
                <w:i/>
                <w:iCs/>
                <w:sz w:val="20"/>
                <w:szCs w:val="20"/>
              </w:rPr>
              <w:t>ant(</w:t>
            </w:r>
            <w:proofErr w:type="gramEnd"/>
            <w:r w:rsidRPr="00EC39D7">
              <w:rPr>
                <w:i/>
                <w:iCs/>
                <w:sz w:val="20"/>
                <w:szCs w:val="20"/>
              </w:rPr>
              <w:t>6)-</w:t>
            </w:r>
            <w:proofErr w:type="spellStart"/>
            <w:r w:rsidRPr="00EC39D7">
              <w:rPr>
                <w:i/>
                <w:iCs/>
                <w:sz w:val="20"/>
                <w:szCs w:val="20"/>
              </w:rPr>
              <w:t>Ia</w:t>
            </w:r>
            <w:proofErr w:type="spellEnd"/>
            <w:r w:rsidRPr="00EC39D7">
              <w:rPr>
                <w:sz w:val="20"/>
                <w:szCs w:val="20"/>
              </w:rPr>
              <w:t xml:space="preserve">, and erythromycin resistance to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r w:rsidRPr="00EC39D7">
              <w:rPr>
                <w:sz w:val="20"/>
                <w:szCs w:val="20"/>
              </w:rPr>
              <w:t>and</w:t>
            </w:r>
            <w:r w:rsidRPr="00EC39D7">
              <w:rPr>
                <w:i/>
                <w:iCs/>
                <w:sz w:val="20"/>
                <w:szCs w:val="20"/>
              </w:rPr>
              <w:t xml:space="preserve"> </w:t>
            </w:r>
            <w:proofErr w:type="spellStart"/>
            <w:r w:rsidRPr="00EC39D7">
              <w:rPr>
                <w:i/>
                <w:iCs/>
                <w:sz w:val="20"/>
                <w:szCs w:val="20"/>
              </w:rPr>
              <w:t>msr</w:t>
            </w:r>
            <w:proofErr w:type="spellEnd"/>
            <w:r w:rsidRPr="00EC39D7">
              <w:rPr>
                <w:i/>
                <w:iCs/>
                <w:sz w:val="20"/>
                <w:szCs w:val="20"/>
              </w:rPr>
              <w:t xml:space="preserve">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w:t>
            </w:r>
            <w:proofErr w:type="spellStart"/>
            <w:r w:rsidRPr="00EC39D7">
              <w:rPr>
                <w:i/>
                <w:iCs/>
                <w:sz w:val="20"/>
                <w:szCs w:val="20"/>
              </w:rPr>
              <w:t>simulans</w:t>
            </w:r>
            <w:proofErr w:type="spellEnd"/>
            <w:r w:rsidRPr="00EC39D7">
              <w:rPr>
                <w:i/>
                <w:iCs/>
                <w:sz w:val="20"/>
                <w:szCs w:val="20"/>
              </w:rPr>
              <w:t xml:space="preserve">, S. chromogenes, S. </w:t>
            </w:r>
            <w:proofErr w:type="spellStart"/>
            <w:r w:rsidRPr="00EC39D7">
              <w:rPr>
                <w:i/>
                <w:iCs/>
                <w:sz w:val="20"/>
                <w:szCs w:val="20"/>
              </w:rPr>
              <w:t>haemolyticus</w:t>
            </w:r>
            <w:proofErr w:type="spellEnd"/>
            <w:r w:rsidRPr="00EC39D7">
              <w:rPr>
                <w:i/>
                <w:iCs/>
                <w:sz w:val="20"/>
                <w:szCs w:val="20"/>
              </w:rPr>
              <w:t xml:space="preserve">,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t>
            </w:r>
            <w:proofErr w:type="gramStart"/>
            <w:r w:rsidRPr="00EC39D7">
              <w:rPr>
                <w:sz w:val="20"/>
                <w:szCs w:val="20"/>
              </w:rPr>
              <w:t>was</w:t>
            </w:r>
            <w:proofErr w:type="gramEnd"/>
            <w:r w:rsidRPr="00EC39D7">
              <w:rPr>
                <w:sz w:val="20"/>
                <w:szCs w:val="20"/>
              </w:rPr>
              <w:t xml:space="preserve">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 xml:space="preserve">S. </w:t>
            </w:r>
            <w:proofErr w:type="spellStart"/>
            <w:r w:rsidRPr="00EC39D7">
              <w:rPr>
                <w:i/>
                <w:iCs/>
                <w:sz w:val="20"/>
                <w:szCs w:val="20"/>
              </w:rPr>
              <w:t>simulans</w:t>
            </w:r>
            <w:proofErr w:type="spellEnd"/>
            <w:r w:rsidRPr="00EC39D7">
              <w:rPr>
                <w:sz w:val="20"/>
                <w:szCs w:val="20"/>
              </w:rPr>
              <w:t xml:space="preserve"> isolates were </w:t>
            </w:r>
            <w:proofErr w:type="gramStart"/>
            <w:r w:rsidRPr="00EC39D7">
              <w:rPr>
                <w:sz w:val="20"/>
                <w:szCs w:val="20"/>
              </w:rPr>
              <w:t>penicillin-resistant</w:t>
            </w:r>
            <w:proofErr w:type="gramEnd"/>
            <w:r w:rsidRPr="00EC39D7">
              <w:rPr>
                <w:sz w:val="20"/>
                <w:szCs w:val="20"/>
              </w:rPr>
              <w:t xml:space="preserve">. 21 isolates (5% of isolates overall) were positive for the </w:t>
            </w:r>
            <w:proofErr w:type="spellStart"/>
            <w:r w:rsidRPr="00EC39D7">
              <w:rPr>
                <w:i/>
                <w:iCs/>
                <w:sz w:val="20"/>
                <w:szCs w:val="20"/>
              </w:rPr>
              <w:t>mecA</w:t>
            </w:r>
            <w:proofErr w:type="spellEnd"/>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 xml:space="preserve">S. </w:t>
            </w:r>
            <w:proofErr w:type="spellStart"/>
            <w:r w:rsidRPr="00EC39D7">
              <w:rPr>
                <w:i/>
                <w:iCs/>
                <w:sz w:val="20"/>
                <w:szCs w:val="20"/>
              </w:rPr>
              <w:t>sciuri</w:t>
            </w:r>
            <w:proofErr w:type="spellEnd"/>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proofErr w:type="spellStart"/>
            <w:r w:rsidRPr="00EC39D7">
              <w:rPr>
                <w:i/>
                <w:iCs/>
                <w:sz w:val="20"/>
                <w:szCs w:val="20"/>
              </w:rPr>
              <w:t>mecA</w:t>
            </w:r>
            <w:proofErr w:type="spellEnd"/>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proofErr w:type="spellStart"/>
            <w:r w:rsidRPr="00EC39D7">
              <w:rPr>
                <w:i/>
                <w:iCs/>
                <w:sz w:val="20"/>
                <w:szCs w:val="20"/>
              </w:rPr>
              <w:t>mecA</w:t>
            </w:r>
            <w:proofErr w:type="spellEnd"/>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t>
            </w:r>
            <w:proofErr w:type="spellStart"/>
            <w:r w:rsidRPr="00EC39D7">
              <w:rPr>
                <w:i/>
                <w:iCs/>
                <w:sz w:val="20"/>
                <w:szCs w:val="20"/>
              </w:rPr>
              <w:t>warneri</w:t>
            </w:r>
            <w:proofErr w:type="spellEnd"/>
            <w:r w:rsidRPr="00EC39D7">
              <w:rPr>
                <w:i/>
                <w:iCs/>
                <w:sz w:val="20"/>
                <w:szCs w:val="20"/>
              </w:rPr>
              <w:t xml:space="preserve"> </w:t>
            </w:r>
            <w:r w:rsidRPr="00EC39D7">
              <w:rPr>
                <w:sz w:val="20"/>
                <w:szCs w:val="20"/>
              </w:rPr>
              <w:t xml:space="preserve">(4/16), and no resistance to oxacillin was observed. In </w:t>
            </w:r>
            <w:r w:rsidRPr="00EC39D7">
              <w:rPr>
                <w:i/>
                <w:iCs/>
                <w:sz w:val="20"/>
                <w:szCs w:val="20"/>
              </w:rPr>
              <w:t xml:space="preserve">S. </w:t>
            </w:r>
            <w:proofErr w:type="spellStart"/>
            <w:r w:rsidRPr="00EC39D7">
              <w:rPr>
                <w:i/>
                <w:iCs/>
                <w:sz w:val="20"/>
                <w:szCs w:val="20"/>
              </w:rPr>
              <w:t>xylosus</w:t>
            </w:r>
            <w:proofErr w:type="spellEnd"/>
            <w:r w:rsidRPr="00EC39D7">
              <w:rPr>
                <w:i/>
                <w:iCs/>
                <w:sz w:val="20"/>
                <w:szCs w:val="20"/>
              </w:rPr>
              <w:t>,</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vanA</w:t>
            </w:r>
            <w:proofErr w:type="spellEnd"/>
          </w:p>
        </w:tc>
        <w:tc>
          <w:tcPr>
            <w:tcW w:w="7920" w:type="dxa"/>
            <w:vAlign w:val="center"/>
            <w:hideMark/>
          </w:tcPr>
          <w:p w14:paraId="36FD30F3" w14:textId="77777777" w:rsidR="00002C40" w:rsidRPr="00EC39D7" w:rsidRDefault="00002C40" w:rsidP="00C3780C">
            <w:pPr>
              <w:rPr>
                <w:sz w:val="20"/>
                <w:szCs w:val="20"/>
              </w:rPr>
            </w:pPr>
            <w:proofErr w:type="gramStart"/>
            <w:r w:rsidRPr="00EC39D7">
              <w:rPr>
                <w:sz w:val="20"/>
                <w:szCs w:val="20"/>
              </w:rPr>
              <w:t>As a whole, CNS</w:t>
            </w:r>
            <w:proofErr w:type="gramEnd"/>
            <w:r w:rsidRPr="00EC39D7">
              <w:rPr>
                <w:sz w:val="20"/>
                <w:szCs w:val="20"/>
              </w:rPr>
              <w:t xml:space="preserve">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proofErr w:type="spellStart"/>
            <w:r w:rsidRPr="00EC39D7">
              <w:rPr>
                <w:i/>
                <w:iCs/>
                <w:sz w:val="20"/>
                <w:szCs w:val="20"/>
              </w:rPr>
              <w:t>mecA</w:t>
            </w:r>
            <w:proofErr w:type="spellEnd"/>
            <w:r w:rsidRPr="00EC39D7">
              <w:rPr>
                <w:sz w:val="20"/>
                <w:szCs w:val="20"/>
              </w:rPr>
              <w:t xml:space="preserve"> was found in 95.16% of isolates. </w:t>
            </w:r>
            <w:r w:rsidRPr="00EC39D7">
              <w:rPr>
                <w:i/>
                <w:iCs/>
                <w:sz w:val="20"/>
                <w:szCs w:val="20"/>
              </w:rPr>
              <w:t xml:space="preserve">S. </w:t>
            </w:r>
            <w:proofErr w:type="spellStart"/>
            <w:r w:rsidRPr="00EC39D7">
              <w:rPr>
                <w:i/>
                <w:iCs/>
                <w:sz w:val="20"/>
                <w:szCs w:val="20"/>
              </w:rPr>
              <w:t>sciuri</w:t>
            </w:r>
            <w:proofErr w:type="spellEnd"/>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proofErr w:type="spellStart"/>
            <w:r w:rsidRPr="00EC39D7">
              <w:rPr>
                <w:i/>
                <w:iCs/>
                <w:sz w:val="20"/>
                <w:szCs w:val="20"/>
              </w:rPr>
              <w:t>folP</w:t>
            </w:r>
            <w:proofErr w:type="spellEnd"/>
            <w:r w:rsidRPr="00EC39D7">
              <w:rPr>
                <w:sz w:val="20"/>
                <w:szCs w:val="20"/>
              </w:rPr>
              <w:t xml:space="preserve"> gene and MDR efflux pumps; these mutations were present in all NAS isolates and not associated with a multi-</w:t>
            </w:r>
            <w:proofErr w:type="gramStart"/>
            <w:r w:rsidRPr="00EC39D7">
              <w:rPr>
                <w:sz w:val="20"/>
                <w:szCs w:val="20"/>
              </w:rPr>
              <w:t>drug resistant</w:t>
            </w:r>
            <w:proofErr w:type="gramEnd"/>
            <w:r w:rsidRPr="00EC39D7">
              <w:rPr>
                <w:sz w:val="20"/>
                <w:szCs w:val="20"/>
              </w:rPr>
              <w:t xml:space="preserve"> phenotype. For NAS species intrinsically resistant to novobiocin, specific residues were found in the in </w:t>
            </w:r>
            <w:proofErr w:type="spellStart"/>
            <w:r w:rsidRPr="00EC39D7">
              <w:rPr>
                <w:i/>
                <w:iCs/>
                <w:sz w:val="20"/>
                <w:szCs w:val="20"/>
              </w:rPr>
              <w:t>gyrB</w:t>
            </w:r>
            <w:proofErr w:type="spellEnd"/>
            <w:r w:rsidRPr="00EC39D7">
              <w:rPr>
                <w:i/>
                <w:iCs/>
                <w:sz w:val="20"/>
                <w:szCs w:val="20"/>
              </w:rPr>
              <w:t xml:space="preserve"> </w:t>
            </w:r>
            <w:r w:rsidRPr="00EC39D7">
              <w:rPr>
                <w:sz w:val="20"/>
                <w:szCs w:val="20"/>
              </w:rPr>
              <w:t xml:space="preserve">gene. The authors were able to link the presence of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fexA</w:t>
            </w:r>
            <w:proofErr w:type="spellEnd"/>
            <w:r w:rsidRPr="00EC39D7">
              <w:rPr>
                <w:sz w:val="20"/>
                <w:szCs w:val="20"/>
              </w:rPr>
              <w:t xml:space="preserve">, </w:t>
            </w:r>
            <w:r w:rsidRPr="00EC39D7">
              <w:rPr>
                <w:i/>
                <w:iCs/>
                <w:sz w:val="20"/>
                <w:szCs w:val="20"/>
              </w:rPr>
              <w:t xml:space="preserve">erm, </w:t>
            </w:r>
            <w:proofErr w:type="spellStart"/>
            <w:r w:rsidRPr="00EC39D7">
              <w:rPr>
                <w:i/>
                <w:iCs/>
                <w:sz w:val="20"/>
                <w:szCs w:val="20"/>
              </w:rPr>
              <w:t>mphC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w:t>
            </w:r>
            <w:r w:rsidRPr="00EC39D7">
              <w:rPr>
                <w:sz w:val="20"/>
                <w:szCs w:val="20"/>
              </w:rPr>
              <w:t xml:space="preserve"> and </w:t>
            </w:r>
            <w:proofErr w:type="spellStart"/>
            <w:r w:rsidRPr="00EC39D7">
              <w:rPr>
                <w:i/>
                <w:iCs/>
                <w:sz w:val="20"/>
                <w:szCs w:val="20"/>
              </w:rPr>
              <w:t>tet</w:t>
            </w:r>
            <w:proofErr w:type="spellEnd"/>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w:t>
            </w:r>
            <w:proofErr w:type="gramStart"/>
            <w:r w:rsidRPr="00EC39D7">
              <w:rPr>
                <w:sz w:val="20"/>
                <w:szCs w:val="20"/>
              </w:rPr>
              <w:t>species-dependent</w:t>
            </w:r>
            <w:proofErr w:type="gramEnd"/>
            <w:r w:rsidRPr="00EC39D7">
              <w:rPr>
                <w:sz w:val="20"/>
                <w:szCs w:val="20"/>
              </w:rPr>
              <w:t xml:space="preserve">.” Resistance to </w:t>
            </w:r>
            <w:proofErr w:type="spellStart"/>
            <w:r w:rsidRPr="00EC39D7">
              <w:rPr>
                <w:sz w:val="20"/>
                <w:szCs w:val="20"/>
              </w:rPr>
              <w:t>quinupristin</w:t>
            </w:r>
            <w:proofErr w:type="spellEnd"/>
            <w:r w:rsidRPr="00EC39D7">
              <w:rPr>
                <w:sz w:val="20"/>
                <w:szCs w:val="20"/>
              </w:rPr>
              <w:t>/</w:t>
            </w:r>
            <w:proofErr w:type="spellStart"/>
            <w:r w:rsidRPr="00EC39D7">
              <w:rPr>
                <w:sz w:val="20"/>
                <w:szCs w:val="20"/>
              </w:rPr>
              <w:t>dalfopristin</w:t>
            </w:r>
            <w:proofErr w:type="spellEnd"/>
            <w:r w:rsidRPr="00EC39D7">
              <w:rPr>
                <w:sz w:val="20"/>
                <w:szCs w:val="20"/>
              </w:rPr>
              <w:t xml:space="preserve"> was common in </w:t>
            </w:r>
            <w:r w:rsidRPr="00EC39D7">
              <w:rPr>
                <w:i/>
                <w:iCs/>
                <w:sz w:val="20"/>
                <w:szCs w:val="20"/>
              </w:rPr>
              <w:t xml:space="preserve">S. </w:t>
            </w:r>
            <w:proofErr w:type="spellStart"/>
            <w:r w:rsidRPr="00EC39D7">
              <w:rPr>
                <w:i/>
                <w:iCs/>
                <w:sz w:val="20"/>
                <w:szCs w:val="20"/>
              </w:rPr>
              <w:t>gallinarum</w:t>
            </w:r>
            <w:proofErr w:type="spellEnd"/>
            <w:r w:rsidRPr="00EC39D7">
              <w:rPr>
                <w:sz w:val="20"/>
                <w:szCs w:val="20"/>
              </w:rPr>
              <w:t xml:space="preserve"> (98% prevalence), and </w:t>
            </w:r>
            <w:r w:rsidRPr="00EC39D7">
              <w:rPr>
                <w:i/>
                <w:iCs/>
                <w:sz w:val="20"/>
                <w:szCs w:val="20"/>
              </w:rPr>
              <w:t xml:space="preserve">S. </w:t>
            </w:r>
            <w:proofErr w:type="spellStart"/>
            <w:r w:rsidRPr="00EC39D7">
              <w:rPr>
                <w:i/>
                <w:iCs/>
                <w:sz w:val="20"/>
                <w:szCs w:val="20"/>
              </w:rPr>
              <w:t>cohnii</w:t>
            </w:r>
            <w:proofErr w:type="spellEnd"/>
            <w:r w:rsidRPr="00EC39D7">
              <w:rPr>
                <w:sz w:val="20"/>
                <w:szCs w:val="20"/>
              </w:rPr>
              <w:t xml:space="preserve"> and </w:t>
            </w:r>
            <w:r w:rsidRPr="00EC39D7">
              <w:rPr>
                <w:i/>
                <w:iCs/>
                <w:sz w:val="20"/>
                <w:szCs w:val="20"/>
              </w:rPr>
              <w:t xml:space="preserve">S. </w:t>
            </w:r>
            <w:proofErr w:type="spellStart"/>
            <w:r w:rsidRPr="00EC39D7">
              <w:rPr>
                <w:i/>
                <w:iCs/>
                <w:sz w:val="20"/>
                <w:szCs w:val="20"/>
              </w:rPr>
              <w:t>arlettae</w:t>
            </w:r>
            <w:proofErr w:type="spellEnd"/>
            <w:r w:rsidRPr="00EC39D7">
              <w:rPr>
                <w:sz w:val="20"/>
                <w:szCs w:val="20"/>
              </w:rPr>
              <w:t xml:space="preserve"> were frequently resistant to erythromycin (prevalence of 63 and 100%, respectively). The authors highlight </w:t>
            </w:r>
            <w:r w:rsidRPr="00EC39D7">
              <w:rPr>
                <w:i/>
                <w:iCs/>
                <w:sz w:val="20"/>
                <w:szCs w:val="20"/>
              </w:rPr>
              <w:t xml:space="preserve">S. </w:t>
            </w:r>
            <w:proofErr w:type="spellStart"/>
            <w:r w:rsidRPr="00EC39D7">
              <w:rPr>
                <w:i/>
                <w:iCs/>
                <w:sz w:val="20"/>
                <w:szCs w:val="20"/>
              </w:rPr>
              <w:t>arlettae</w:t>
            </w:r>
            <w:proofErr w:type="spellEnd"/>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proofErr w:type="spellStart"/>
            <w:r w:rsidRPr="00EC39D7">
              <w:rPr>
                <w:i/>
                <w:iCs/>
                <w:sz w:val="20"/>
                <w:szCs w:val="20"/>
              </w:rPr>
              <w:t>mecA</w:t>
            </w:r>
            <w:proofErr w:type="spellEnd"/>
            <w:r w:rsidRPr="00EC39D7">
              <w:rPr>
                <w:sz w:val="20"/>
                <w:szCs w:val="20"/>
              </w:rPr>
              <w:t xml:space="preserve"> elements had a 17% prevalence in </w:t>
            </w:r>
            <w:r w:rsidRPr="00EC39D7">
              <w:rPr>
                <w:i/>
                <w:iCs/>
                <w:sz w:val="20"/>
                <w:szCs w:val="20"/>
              </w:rPr>
              <w:t xml:space="preserve">S. </w:t>
            </w:r>
            <w:proofErr w:type="gramStart"/>
            <w:r w:rsidRPr="00EC39D7">
              <w:rPr>
                <w:i/>
                <w:iCs/>
                <w:sz w:val="20"/>
                <w:szCs w:val="20"/>
              </w:rPr>
              <w:t>epidermidis</w:t>
            </w:r>
            <w:r w:rsidRPr="00EC39D7">
              <w:rPr>
                <w:sz w:val="20"/>
                <w:szCs w:val="20"/>
              </w:rPr>
              <w:t>, but</w:t>
            </w:r>
            <w:proofErr w:type="gramEnd"/>
            <w:r w:rsidRPr="00EC39D7">
              <w:rPr>
                <w:sz w:val="20"/>
                <w:szCs w:val="20"/>
              </w:rPr>
              <w:t xml:space="preserve">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 xml:space="preserve">S. epidermidis, S. </w:t>
            </w:r>
            <w:proofErr w:type="spellStart"/>
            <w:r w:rsidRPr="00EC39D7">
              <w:rPr>
                <w:i/>
                <w:iCs/>
                <w:sz w:val="20"/>
                <w:szCs w:val="20"/>
              </w:rPr>
              <w:t>cohnii</w:t>
            </w:r>
            <w:proofErr w:type="spellEnd"/>
            <w:r w:rsidRPr="00EC39D7">
              <w:rPr>
                <w:i/>
                <w:iCs/>
                <w:sz w:val="20"/>
                <w:szCs w:val="20"/>
              </w:rPr>
              <w:t xml:space="preserve">, S. </w:t>
            </w:r>
            <w:proofErr w:type="spellStart"/>
            <w:r w:rsidRPr="00EC39D7">
              <w:rPr>
                <w:i/>
                <w:iCs/>
                <w:sz w:val="20"/>
                <w:szCs w:val="20"/>
              </w:rPr>
              <w:t>equorum</w:t>
            </w:r>
            <w:proofErr w:type="spellEnd"/>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proofErr w:type="spellStart"/>
            <w:r w:rsidRPr="00EC39D7">
              <w:rPr>
                <w:sz w:val="20"/>
                <w:szCs w:val="20"/>
              </w:rPr>
              <w:t>Fergestad</w:t>
            </w:r>
            <w:proofErr w:type="spellEnd"/>
            <w:r w:rsidRPr="00EC39D7">
              <w:rPr>
                <w:sz w:val="20"/>
                <w:szCs w:val="20"/>
              </w:rPr>
              <w:t xml:space="preserve">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 xml:space="preserve">S. </w:t>
            </w:r>
            <w:proofErr w:type="spellStart"/>
            <w:r w:rsidRPr="00EC39D7">
              <w:rPr>
                <w:i/>
                <w:iCs/>
                <w:sz w:val="20"/>
                <w:szCs w:val="20"/>
              </w:rPr>
              <w:t>haemolyticus</w:t>
            </w:r>
            <w:proofErr w:type="spellEnd"/>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blaZ</w:t>
            </w:r>
            <w:proofErr w:type="spellEnd"/>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 xml:space="preserve">S. </w:t>
            </w:r>
            <w:proofErr w:type="spellStart"/>
            <w:r w:rsidRPr="00EC39D7">
              <w:rPr>
                <w:i/>
                <w:iCs/>
                <w:sz w:val="20"/>
                <w:szCs w:val="20"/>
                <w:bdr w:val="none" w:sz="0" w:space="0" w:color="auto" w:frame="1"/>
                <w:shd w:val="clear" w:color="auto" w:fill="FFFFFF"/>
              </w:rPr>
              <w:t>simulans</w:t>
            </w:r>
            <w:proofErr w:type="spellEnd"/>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tetK</w:t>
            </w:r>
            <w:proofErr w:type="spellEnd"/>
            <w:r w:rsidRPr="00EC39D7">
              <w:rPr>
                <w:i/>
                <w:iCs/>
                <w:sz w:val="20"/>
                <w:szCs w:val="20"/>
              </w:rPr>
              <w:t xml:space="preserve">, </w:t>
            </w:r>
            <w:proofErr w:type="spellStart"/>
            <w:r w:rsidRPr="00EC39D7">
              <w:rPr>
                <w:i/>
                <w:iCs/>
                <w:sz w:val="20"/>
                <w:szCs w:val="20"/>
              </w:rPr>
              <w:t>tetM</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7777777" w:rsidR="00002C40" w:rsidRPr="00EC39D7" w:rsidRDefault="00002C40" w:rsidP="00C3780C">
            <w:pPr>
              <w:rPr>
                <w:sz w:val="20"/>
                <w:szCs w:val="20"/>
                <w:bdr w:val="none" w:sz="0" w:space="0" w:color="auto" w:frame="1"/>
                <w:shd w:val="clear" w:color="auto" w:fill="FFFFFF"/>
              </w:rPr>
            </w:pP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S. aureus isolates positive for the gene.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proofErr w:type="spellStart"/>
            <w:r w:rsidRPr="00EC39D7">
              <w:rPr>
                <w:i/>
                <w:iCs/>
                <w:sz w:val="20"/>
                <w:szCs w:val="20"/>
                <w:bdr w:val="none" w:sz="0" w:space="0" w:color="auto" w:frame="1"/>
                <w:shd w:val="clear" w:color="auto" w:fill="FFFFFF"/>
              </w:rPr>
              <w:t>tetK</w:t>
            </w:r>
            <w:proofErr w:type="spellEnd"/>
            <w:r w:rsidRPr="00EC39D7">
              <w:rPr>
                <w:i/>
                <w:iCs/>
                <w:sz w:val="20"/>
                <w:szCs w:val="20"/>
                <w:bdr w:val="none" w:sz="0" w:space="0" w:color="auto" w:frame="1"/>
                <w:shd w:val="clear" w:color="auto" w:fill="FFFFFF"/>
              </w:rPr>
              <w:t>/</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proofErr w:type="spellStart"/>
            <w:r w:rsidRPr="00EC39D7">
              <w:rPr>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t>
            </w:r>
            <w:proofErr w:type="gramStart"/>
            <w:r w:rsidRPr="00EC39D7">
              <w:rPr>
                <w:sz w:val="20"/>
                <w:szCs w:val="20"/>
                <w:bdr w:val="none" w:sz="0" w:space="0" w:color="auto" w:frame="1"/>
                <w:shd w:val="clear" w:color="auto" w:fill="FFFFFF"/>
              </w:rPr>
              <w:t>were</w:t>
            </w:r>
            <w:proofErr w:type="gramEnd"/>
            <w:r w:rsidRPr="00EC39D7">
              <w:rPr>
                <w:sz w:val="20"/>
                <w:szCs w:val="20"/>
                <w:bdr w:val="none" w:sz="0" w:space="0" w:color="auto" w:frame="1"/>
                <w:shd w:val="clear" w:color="auto" w:fill="FFFFFF"/>
              </w:rPr>
              <w:t xml:space="preserve"> positive for </w:t>
            </w:r>
            <w:proofErr w:type="spellStart"/>
            <w:r w:rsidRPr="00EC39D7">
              <w:rPr>
                <w:i/>
                <w:iCs/>
                <w:sz w:val="20"/>
                <w:szCs w:val="20"/>
                <w:bdr w:val="none" w:sz="0" w:space="0" w:color="auto" w:frame="1"/>
                <w:shd w:val="clear" w:color="auto" w:fill="FFFFFF"/>
              </w:rPr>
              <w:t>mecA</w:t>
            </w:r>
            <w:proofErr w:type="spellEnd"/>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mecC</w:t>
            </w:r>
            <w:proofErr w:type="spellEnd"/>
            <w:r w:rsidRPr="00EC39D7">
              <w:rPr>
                <w:i/>
                <w:iCs/>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i/>
                <w:iCs/>
                <w:sz w:val="20"/>
                <w:szCs w:val="20"/>
                <w:bdr w:val="none" w:sz="0" w:space="0" w:color="auto" w:frame="1"/>
                <w:shd w:val="clear" w:color="auto" w:fill="FFFFFF"/>
              </w:rPr>
              <w:t>.</w:t>
            </w:r>
            <w:r w:rsidRPr="00EC39D7">
              <w:rPr>
                <w:sz w:val="20"/>
                <w:szCs w:val="20"/>
                <w:bdr w:val="none" w:sz="0" w:space="0" w:color="auto" w:frame="1"/>
                <w:shd w:val="clear" w:color="auto" w:fill="FFFFFF"/>
              </w:rPr>
              <w:t xml:space="preserve"> For CNS isolates evaluated,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 xml:space="preserve">S. </w:t>
            </w:r>
            <w:proofErr w:type="spellStart"/>
            <w:r w:rsidRPr="00EC39D7">
              <w:rPr>
                <w:i/>
                <w:iCs/>
                <w:sz w:val="20"/>
                <w:szCs w:val="20"/>
                <w:bdr w:val="none" w:sz="0" w:space="0" w:color="auto" w:frame="1"/>
                <w:shd w:val="clear" w:color="auto" w:fill="FFFFFF"/>
              </w:rPr>
              <w:t>equorum</w:t>
            </w:r>
            <w:proofErr w:type="spellEnd"/>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proofErr w:type="spellStart"/>
            <w:r w:rsidRPr="00EC39D7">
              <w:rPr>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but carried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17.5% and 12.5% CNS isolates, respectively, with all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28.1% and 16.9% of CNS isolates, respectively, with all erythromycin-resistant isolates carrying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CNS were positive for </w:t>
            </w:r>
            <w:proofErr w:type="spellStart"/>
            <w:r w:rsidRPr="00EC39D7">
              <w:rPr>
                <w:i/>
                <w:iCs/>
                <w:sz w:val="20"/>
                <w:szCs w:val="20"/>
                <w:bdr w:val="none" w:sz="0" w:space="0" w:color="auto" w:frame="1"/>
                <w:shd w:val="clear" w:color="auto" w:fill="FFFFFF"/>
              </w:rPr>
              <w:t>mecC</w:t>
            </w:r>
            <w:proofErr w:type="spellEnd"/>
            <w:r w:rsidRPr="00EC39D7">
              <w:rPr>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64" w:name="_Toc174382587"/>
      <w:r>
        <w:t xml:space="preserve">1.10 </w:t>
      </w:r>
      <w:r w:rsidR="00AE60A8">
        <w:t>Figures</w:t>
      </w:r>
      <w:bookmarkEnd w:id="64"/>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65" w:name="_Toc174383553"/>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65"/>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66" w:name="_Toc129599690"/>
      <w:bookmarkStart w:id="67" w:name="_Toc131906349"/>
      <w:bookmarkStart w:id="68" w:name="_Toc131906448"/>
      <w:bookmarkStart w:id="69" w:name="chapter2_40herd"/>
      <w:bookmarkStart w:id="70" w:name="_Toc173478100"/>
      <w:bookmarkStart w:id="71" w:name="_Toc174382588"/>
      <w:r w:rsidR="00F74D48" w:rsidRPr="0041351C">
        <w:t xml:space="preserve">CHAPTER 2: </w:t>
      </w:r>
      <w:bookmarkEnd w:id="66"/>
      <w:bookmarkEnd w:id="67"/>
      <w:bookmarkEnd w:id="68"/>
      <w:r w:rsidR="0041351C" w:rsidRPr="0041351C">
        <w:rPr>
          <w:caps/>
        </w:rPr>
        <w:t xml:space="preserve">Relationship Between Facility Type and Bulk Tank </w:t>
      </w:r>
      <w:bookmarkEnd w:id="69"/>
      <w:r w:rsidR="0041351C" w:rsidRPr="0041351C">
        <w:rPr>
          <w:caps/>
        </w:rPr>
        <w:t>Milk Bacteriology, Udder Health, Udder Hygiene, and Milk Production on Vermont Organic Dairy Farms</w:t>
      </w:r>
      <w:bookmarkEnd w:id="70"/>
      <w:bookmarkEnd w:id="71"/>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77777777" w:rsidR="00E433A2" w:rsidRPr="00CE67C9" w:rsidRDefault="00E433A2" w:rsidP="00C3780C">
      <w:pPr>
        <w:spacing w:line="480" w:lineRule="auto"/>
        <w:jc w:val="both"/>
      </w:pPr>
      <w:r w:rsidRPr="00CE67C9">
        <w:t xml:space="preserve">Email: </w:t>
      </w:r>
      <w:hyperlink r:id="rId15" w:history="1">
        <w:r w:rsidRPr="00CE67C9">
          <w:rPr>
            <w:rStyle w:val="Hyperlink"/>
          </w:rPr>
          <w:t>john.barlow@uvm.edu</w:t>
        </w:r>
      </w:hyperlink>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72" w:name="_Toc174382589"/>
      <w:r>
        <w:rPr>
          <w:rStyle w:val="Emphasis"/>
          <w:bCs/>
          <w:i w:val="0"/>
          <w:iCs w:val="0"/>
          <w:color w:val="0E101A"/>
        </w:rPr>
        <w:t xml:space="preserve">2.1 </w:t>
      </w:r>
      <w:r w:rsidR="00040714" w:rsidRPr="004D1766">
        <w:rPr>
          <w:rStyle w:val="Emphasis"/>
          <w:bCs/>
          <w:i w:val="0"/>
          <w:iCs w:val="0"/>
          <w:color w:val="0E101A"/>
        </w:rPr>
        <w:t>Abstract</w:t>
      </w:r>
      <w:bookmarkEnd w:id="72"/>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w:t>
      </w:r>
      <w:proofErr w:type="gramStart"/>
      <w:r w:rsidRPr="00CE67C9">
        <w:t>deeply-bedded</w:t>
      </w:r>
      <w:proofErr w:type="gramEnd"/>
      <w:r w:rsidRPr="00CE67C9">
        <w:t xml:space="preserve">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w:t>
      </w:r>
      <w:proofErr w:type="gramStart"/>
      <w:r w:rsidRPr="00CE67C9">
        <w:t>type, but</w:t>
      </w:r>
      <w:proofErr w:type="gramEnd"/>
      <w:r w:rsidRPr="00CE67C9">
        <w:t xml:space="preserve"> suffered from limited statistical power due to small group sample sizes. Unconditional comparisons failed to find statistically significant differences between farms grouped by facility type in metrics captured from Dairy Herd Improvement Association test data, bulk tank milk 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73" w:name="_Toc174382590"/>
      <w:r>
        <w:rPr>
          <w:rStyle w:val="Emphasis"/>
          <w:bCs/>
          <w:i w:val="0"/>
          <w:iCs w:val="0"/>
          <w:color w:val="0E101A"/>
        </w:rPr>
        <w:t xml:space="preserve">2.2 </w:t>
      </w:r>
      <w:r w:rsidR="00040714" w:rsidRPr="00117AEE">
        <w:rPr>
          <w:rStyle w:val="Emphasis"/>
          <w:bCs/>
          <w:i w:val="0"/>
          <w:iCs w:val="0"/>
          <w:color w:val="0E101A"/>
        </w:rPr>
        <w:t>Introduction</w:t>
      </w:r>
      <w:bookmarkEnd w:id="73"/>
    </w:p>
    <w:p w14:paraId="5C0D3ACC" w14:textId="77777777" w:rsidR="00040714" w:rsidRPr="00CE67C9" w:rsidRDefault="00040714" w:rsidP="00507A9D">
      <w:pPr>
        <w:spacing w:line="480" w:lineRule="auto"/>
        <w:ind w:firstLine="720"/>
        <w:jc w:val="both"/>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important potential 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507A9D">
      <w:pPr>
        <w:spacing w:line="480" w:lineRule="auto"/>
        <w:ind w:firstLine="720"/>
        <w:jc w:val="both"/>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w:t>
      </w:r>
      <w:proofErr w:type="gramStart"/>
      <w:r w:rsidRPr="00CE67C9">
        <w:rPr>
          <w:color w:val="0E101A"/>
        </w:rPr>
        <w:t>bedded-packs</w:t>
      </w:r>
      <w:proofErr w:type="gramEnd"/>
      <w:r w:rsidRPr="00CE67C9">
        <w:rPr>
          <w:color w:val="0E101A"/>
        </w:rPr>
        <w:t xml:space="preserve">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(Neher et al., 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507A9D">
      <w:pPr>
        <w:spacing w:line="480" w:lineRule="auto"/>
        <w:ind w:firstLine="720"/>
        <w:jc w:val="both"/>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w:t>
      </w:r>
      <w:proofErr w:type="gramStart"/>
      <w:r w:rsidRPr="00CE67C9">
        <w:rPr>
          <w:color w:val="0E101A"/>
        </w:rPr>
        <w:t>udder</w:t>
      </w:r>
      <w:proofErr w:type="gramEnd"/>
      <w:r w:rsidRPr="00CE67C9">
        <w:rPr>
          <w:color w:val="0E101A"/>
        </w:rPr>
        <w:t xml:space="preserve">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t>
      </w:r>
      <w:proofErr w:type="spellStart"/>
      <w:r w:rsidRPr="00CE67C9">
        <w:t>Wuytak</w:t>
      </w:r>
      <w:proofErr w:type="spellEnd"/>
      <w:r w:rsidRPr="00CE67C9">
        <w:t xml:space="preserve">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w:t>
      </w:r>
      <w:proofErr w:type="spellStart"/>
      <w:r w:rsidRPr="00CE67C9">
        <w:t>Zadoks</w:t>
      </w:r>
      <w:proofErr w:type="spellEnd"/>
      <w:r w:rsidRPr="00CE67C9">
        <w:t xml:space="preserve"> et al., 2005) and nutrients to the organic bedding material. Organic bedding material is more likely to have a higher bacterial count than inorganic bedding, such as sand, </w:t>
      </w:r>
      <w:r w:rsidRPr="00CE67C9">
        <w:rPr>
          <w:noProof/>
        </w:rPr>
        <w:t>(Hogan et al., 1989; Rowbotham and Ruegg, 2016b)</w:t>
      </w:r>
      <w:r w:rsidRPr="00CE67C9">
        <w:t xml:space="preserve">, as it supplies nutrients and moisture which encourages bacterial growth. This could lead to higher concentrations of bacteria on teat skin for cows on BP, because: 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507A9D">
      <w:pPr>
        <w:spacing w:line="480" w:lineRule="auto"/>
        <w:ind w:firstLine="720"/>
        <w:jc w:val="both"/>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xml:space="preserve">. It is unclear whether the herds included in these prior studies were </w:t>
      </w:r>
      <w:proofErr w:type="gramStart"/>
      <w:r w:rsidRPr="00CE67C9">
        <w:rPr>
          <w:color w:val="0E101A"/>
        </w:rPr>
        <w:t>conventionally-managed</w:t>
      </w:r>
      <w:proofErr w:type="gramEnd"/>
      <w:r w:rsidRPr="00CE67C9">
        <w:rPr>
          <w:color w:val="0E101A"/>
        </w:rPr>
        <w:t xml:space="preserve"> or organic dairies. To the best of our knowledge, no studies describe and compare bulk tank milk quality, udder health and hygiene for BP and tiestall barns on small to midsize organic dairies in the same geographic area.</w:t>
      </w:r>
    </w:p>
    <w:p w14:paraId="1086D1CB" w14:textId="297882D2" w:rsidR="00040714" w:rsidRPr="00C34083" w:rsidRDefault="00040714" w:rsidP="00507A9D">
      <w:pPr>
        <w:spacing w:line="480" w:lineRule="auto"/>
        <w:jc w:val="both"/>
        <w:rPr>
          <w:color w:val="0E101A"/>
        </w:rPr>
      </w:pPr>
      <w:r w:rsidRPr="00CE67C9">
        <w:rPr>
          <w:color w:val="0E101A"/>
        </w:rPr>
        <w:t xml:space="preserve"> </w:t>
      </w:r>
      <w:r w:rsidRPr="00CE67C9">
        <w:rPr>
          <w:color w:val="0E101A"/>
        </w:rPr>
        <w:tab/>
        <w:t>To better inform organic dairy producers in the Northeastern US, who may be interested in using a BP for housing their cattle during the non-grazing season (i.e., for “winter housing,” typically the months of November-May), we conducted a cross-sectional, observational study on organic dairies in Vermont.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We hypothesized that udder health, hygiene, and bulk tank milk bacteriology of BP herds </w:t>
      </w:r>
      <w:r>
        <w:rPr>
          <w:color w:val="0E101A"/>
        </w:rPr>
        <w:t>are</w:t>
      </w:r>
      <w:r w:rsidRPr="00CE67C9">
        <w:rPr>
          <w:color w:val="0E101A"/>
        </w:rPr>
        <w:t xml:space="preserve"> inferior to that of more traditional housing types, as has been suggested by some previous research </w:t>
      </w:r>
      <w:r w:rsidRPr="00CE67C9">
        <w:rPr>
          <w:noProof/>
          <w:color w:val="0E101A"/>
        </w:rPr>
        <w:t>(Barberg et al., 2007b; Lobeck et al., 2011)</w:t>
      </w:r>
      <w:r w:rsidRPr="00CE67C9">
        <w:rPr>
          <w:color w:val="0E101A"/>
        </w:rPr>
        <w:t xml:space="preserve">. Therefore, our null hypothesis was that there </w:t>
      </w:r>
      <w:proofErr w:type="gramStart"/>
      <w:r w:rsidRPr="00CE67C9">
        <w:rPr>
          <w:color w:val="0E101A"/>
        </w:rPr>
        <w:t>no</w:t>
      </w:r>
      <w:proofErr w:type="gramEnd"/>
      <w:r w:rsidRPr="00CE67C9">
        <w:rPr>
          <w:color w:val="0E101A"/>
        </w:rPr>
        <w:t xml:space="preserve">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74" w:name="_Toc174382591"/>
      <w:r>
        <w:t xml:space="preserve">2.3 </w:t>
      </w:r>
      <w:r w:rsidR="00040714" w:rsidRPr="00A65030">
        <w:t>Materials and Methods</w:t>
      </w:r>
      <w:bookmarkEnd w:id="74"/>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75" w:name="_Hlk137445543"/>
    </w:p>
    <w:p w14:paraId="0F2A142F" w14:textId="4DD246AD" w:rsidR="00040714" w:rsidRPr="00FD2E3B" w:rsidRDefault="00FD2E3B" w:rsidP="00A34B33">
      <w:pPr>
        <w:pStyle w:val="ChapSubSub"/>
      </w:pPr>
      <w:r>
        <w:t xml:space="preserve">2.3.1 </w:t>
      </w:r>
      <w:r w:rsidR="00040714" w:rsidRPr="00FD2E3B">
        <w:t>Herd enrollment and selection</w:t>
      </w:r>
    </w:p>
    <w:p w14:paraId="5C54FBA8" w14:textId="77777777" w:rsidR="00040714" w:rsidRPr="00CE67C9" w:rsidRDefault="00040714" w:rsidP="00507A9D">
      <w:pPr>
        <w:spacing w:line="480" w:lineRule="auto"/>
        <w:ind w:firstLine="360"/>
        <w:jc w:val="both"/>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for the current study farms were recruited from </w:t>
      </w:r>
      <w:r>
        <w:t xml:space="preserve">the 145 </w:t>
      </w:r>
      <w:r w:rsidRPr="00CE67C9">
        <w:t xml:space="preserve">respondents to this survey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w:t>
      </w:r>
      <w:proofErr w:type="gramStart"/>
      <w:r w:rsidRPr="00CE67C9">
        <w:t>season, and</w:t>
      </w:r>
      <w:proofErr w:type="gramEnd"/>
      <w:r w:rsidRPr="00CE67C9">
        <w:t xml:space="preserve"> were compared to BP as they were the housing type of interest for this project. For the purposes of this study, the inclusive term “bedded pack” is used to encompass both </w:t>
      </w:r>
      <w:bookmarkStart w:id="76" w:name="_Hlk162954620"/>
      <w:r w:rsidRPr="00CE67C9">
        <w:t xml:space="preserve">CBP and deep bedded </w:t>
      </w:r>
      <w:proofErr w:type="gramStart"/>
      <w:r w:rsidRPr="00CE67C9">
        <w:t>packs</w:t>
      </w:r>
      <w:bookmarkEnd w:id="76"/>
      <w:r w:rsidRPr="00CE67C9">
        <w:t>, and</w:t>
      </w:r>
      <w:proofErr w:type="gramEnd"/>
      <w:r w:rsidRPr="00CE67C9">
        <w:t xml:space="preserve"> was defined as an enclosed loose housing facility deeply bedded with organic material, in which bedding and waste accumulate throughout the 6–8-month period of time when cows are housed on it and which is only removed once a year. Both CBP and deep bedded packs use carbon-rich substrates to create a clean, comfortable surface which allows animals to move freely. Urine and manure are not removed when bedding material is renewed, in contrast with other housing systems. </w:t>
      </w:r>
    </w:p>
    <w:p w14:paraId="434738CB" w14:textId="77777777" w:rsidR="00040714" w:rsidRPr="00CE67C9" w:rsidRDefault="00040714" w:rsidP="00507A9D">
      <w:pPr>
        <w:spacing w:line="480" w:lineRule="auto"/>
        <w:ind w:firstLine="360"/>
        <w:jc w:val="both"/>
      </w:pPr>
      <w:r w:rsidRPr="00CE67C9">
        <w:t xml:space="preserve">A convenience sample of farms was enrolled in Spring 2019 from a list of eligible farms (grouped by housing/bedding combination) using the phone number or email address provided in the 2018-2019 survey response. Our aim was to enroll 40 farms for the current study, with 10 farms from each of the 4 housing/bedding categories described above. </w:t>
      </w:r>
    </w:p>
    <w:p w14:paraId="1E5A98A4" w14:textId="77777777" w:rsidR="00040714" w:rsidRPr="00CE67C9" w:rsidRDefault="00040714" w:rsidP="00507A9D">
      <w:pPr>
        <w:spacing w:line="480" w:lineRule="auto"/>
        <w:ind w:firstLine="720"/>
        <w:jc w:val="both"/>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5 enrolled farms using a BP, 2 would be classified as “compost </w:t>
      </w:r>
      <w:proofErr w:type="gramStart"/>
      <w:r w:rsidRPr="00CE67C9">
        <w:t>bedded-packs</w:t>
      </w:r>
      <w:proofErr w:type="gramEnd"/>
      <w:r w:rsidRPr="00CE67C9">
        <w:t xml:space="preserve">,” utilizing </w:t>
      </w:r>
      <w:r>
        <w:t xml:space="preserve">tilling to promote </w:t>
      </w:r>
      <w:r w:rsidRPr="00CE67C9">
        <w:t xml:space="preserve">aerobic decomposition to break down a bedding material of dry, fine wood sawdust or shavings (The Dairyland Initiative, 2024; </w:t>
      </w:r>
      <w:r w:rsidRPr="00CE67C9">
        <w:rPr>
          <w:noProof/>
        </w:rPr>
        <w:t>Bewley et al., 2017; Endres, 2021)</w:t>
      </w:r>
      <w:r w:rsidRPr="00CE67C9">
        <w:t>. 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shared the qualities of being an enclosed loose housing facility, deeply bedded with organic material (0.9-1.7 meters), which accumulated over the </w:t>
      </w:r>
      <w:proofErr w:type="gramStart"/>
      <w:r w:rsidRPr="00CE67C9">
        <w:t>period of time</w:t>
      </w:r>
      <w:proofErr w:type="gramEnd"/>
      <w:r w:rsidRPr="00CE67C9">
        <w:t xml:space="preserve"> animals were housed indoors and was only removed once a year. </w:t>
      </w:r>
    </w:p>
    <w:p w14:paraId="149E9DB4" w14:textId="77777777" w:rsidR="00040714" w:rsidRPr="00CE67C9" w:rsidRDefault="00040714" w:rsidP="00507A9D">
      <w:pPr>
        <w:spacing w:line="480" w:lineRule="auto"/>
        <w:ind w:firstLine="720"/>
        <w:jc w:val="both"/>
      </w:pPr>
      <w:r w:rsidRPr="00CE67C9">
        <w:t>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herds visits were completed before any grazing had begun for the season. Each herd was visited once during the study period. All herds sampled during this period were housing their cows as they would in the non-grazing season. Farm visits were suspended in mid-May 2019 as farms began turning their cows out to pasture, with the intention of resuming in April 2020 to complete the remaining 19 herds. Due to COVID-19 pandemic activity restrictions, the decision was made to not resume the study, and the final analysis included the 21 herds sampled in 2019. As there was only 1 farm sampled using a FS facility bedded with sand, the initial plan to group farms by the 4 housing/bedding combinations specified was abandoned in favor of grouping farms by the 3 facility types used. The single sand FS was combined with FS bedded with wood shavings/sawdust (FS; n = 6), there were 10 TS bedded with wood shavings/sawdust (TS), and 5 BP.</w:t>
      </w:r>
    </w:p>
    <w:p w14:paraId="2414B8DE" w14:textId="781BCD23" w:rsidR="00040714" w:rsidRPr="00FD2E3B" w:rsidRDefault="00FD2E3B" w:rsidP="00A34B33">
      <w:pPr>
        <w:pStyle w:val="ChapSubSub"/>
      </w:pPr>
      <w:r>
        <w:t xml:space="preserve">2.3.2 </w:t>
      </w:r>
      <w:r w:rsidR="00040714" w:rsidRPr="00FD2E3B">
        <w:t>Questionnaire administration, sampling, and udder hygiene scoring</w:t>
      </w:r>
    </w:p>
    <w:p w14:paraId="4A04D226" w14:textId="77777777" w:rsidR="00040714" w:rsidRPr="00CE67C9" w:rsidRDefault="00040714" w:rsidP="00507A9D">
      <w:pPr>
        <w:spacing w:line="480" w:lineRule="auto"/>
        <w:ind w:firstLine="720"/>
        <w:jc w:val="both"/>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w:t>
      </w:r>
      <w:proofErr w:type="gramStart"/>
      <w:r w:rsidRPr="00CE67C9">
        <w:t>type</w:t>
      </w:r>
      <w:proofErr w:type="gramEnd"/>
      <w:r w:rsidRPr="00CE67C9">
        <w:t xml:space="preserv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w:t>
      </w:r>
      <w:proofErr w:type="spellStart"/>
      <w:r w:rsidRPr="00CE67C9">
        <w:t>KoboCollect</w:t>
      </w:r>
      <w:proofErr w:type="spellEnd"/>
      <w:r w:rsidRPr="00CE67C9">
        <w:t xml:space="preserve"> software (</w:t>
      </w:r>
      <w:proofErr w:type="spellStart"/>
      <w:r w:rsidRPr="00CE67C9">
        <w:t>KoboCollect</w:t>
      </w:r>
      <w:proofErr w:type="spellEnd"/>
      <w:r w:rsidRPr="00CE67C9">
        <w:t>, 2019).</w:t>
      </w:r>
    </w:p>
    <w:p w14:paraId="35FEC9CE" w14:textId="77777777" w:rsidR="00040714" w:rsidRPr="00CE67C9" w:rsidRDefault="00040714" w:rsidP="00507A9D">
      <w:pPr>
        <w:spacing w:line="480" w:lineRule="auto"/>
        <w:ind w:firstLine="360"/>
        <w:jc w:val="both"/>
      </w:pPr>
      <w:r w:rsidRPr="00CE67C9">
        <w:t xml:space="preserve">At each farm visit, a bulk tank milk sample was collected directly from the top of the tank using a 250-mL sterile single-use vial (Blue </w:t>
      </w:r>
      <w:proofErr w:type="spellStart"/>
      <w:r w:rsidRPr="00CE67C9">
        <w:t>Dippas</w:t>
      </w:r>
      <w:proofErr w:type="spellEnd"/>
      <w:r w:rsidRPr="00CE67C9">
        <w:t xml:space="preserve">, </w:t>
      </w:r>
      <w:proofErr w:type="spellStart"/>
      <w:r w:rsidRPr="00CE67C9">
        <w:t>Dynalon</w:t>
      </w:r>
      <w:proofErr w:type="spellEnd"/>
      <w:r w:rsidRPr="00CE67C9">
        <w:t xml:space="preserve">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77" w:name="_Hlk161756637"/>
      <w:r w:rsidRPr="00CE67C9">
        <w:t xml:space="preserve">farm (the first 30 able to be evaluated in a loose pen, or the first 30 encountered in a TS). </w:t>
      </w:r>
      <w:bookmarkEnd w:id="77"/>
      <w:r w:rsidRPr="00CE67C9">
        <w:t xml:space="preserve">A 4-point udder hygiene scoring system was used, where 1 =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r>
        <w:t xml:space="preserve">2.3.3 </w:t>
      </w:r>
      <w:r w:rsidR="00040714" w:rsidRPr="00F774B2">
        <w:t>Herd-level udder health measurements</w:t>
      </w:r>
    </w:p>
    <w:p w14:paraId="6E4AC1B3" w14:textId="77777777" w:rsidR="00040714" w:rsidRPr="00CE67C9" w:rsidRDefault="00040714" w:rsidP="00507A9D">
      <w:pPr>
        <w:spacing w:line="480" w:lineRule="auto"/>
        <w:ind w:firstLine="720"/>
        <w:jc w:val="both"/>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cells/mL on most recent test day (“</w:t>
      </w:r>
      <w:proofErr w:type="spellStart"/>
      <w:r w:rsidRPr="00CE67C9">
        <w:t>elevSCS</w:t>
      </w:r>
      <w:proofErr w:type="spellEnd"/>
      <w:r w:rsidRPr="00CE67C9">
        <w:t>”), where elevated SCS was defined as a somatic cell score of ≥4.0; the proportion of cows with a newly elevated SCS (“</w:t>
      </w:r>
      <w:proofErr w:type="spellStart"/>
      <w:r w:rsidRPr="00CE67C9">
        <w:t>newSCS</w:t>
      </w:r>
      <w:proofErr w:type="spellEnd"/>
      <w:r w:rsidRPr="00CE67C9">
        <w:t>”), which was defined as a SCS changing from &lt;4.0 to ≥4.0 over the last 2 tests; and the proportion of cows with a chronically elevated SCS (“</w:t>
      </w:r>
      <w:proofErr w:type="spellStart"/>
      <w:r w:rsidRPr="00CE67C9">
        <w:t>chronSCS</w:t>
      </w:r>
      <w:proofErr w:type="spellEnd"/>
      <w:r w:rsidRPr="00CE67C9">
        <w:t xml:space="preserve">”),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r>
        <w:t xml:space="preserve">2.3.4 </w:t>
      </w:r>
      <w:r w:rsidR="00040714" w:rsidRPr="00E61E2D">
        <w:t>Bulk tank milk culture and bulk tank somatic cell count measures</w:t>
      </w:r>
    </w:p>
    <w:p w14:paraId="25313141" w14:textId="77777777" w:rsidR="00040714" w:rsidRPr="00507A9D" w:rsidRDefault="00040714" w:rsidP="00C4232C">
      <w:pPr>
        <w:pStyle w:val="ListParagraph"/>
        <w:spacing w:line="480" w:lineRule="auto"/>
        <w:ind w:left="0" w:firstLine="720"/>
        <w:jc w:val="both"/>
        <w:rPr>
          <w:rFonts w:ascii="Times New Roman" w:hAnsi="Times New Roman" w:cs="Times New Roman"/>
          <w:i/>
          <w:iCs/>
          <w:sz w:val="24"/>
          <w:szCs w:val="24"/>
        </w:rPr>
      </w:pPr>
      <w:r w:rsidRPr="00507A9D">
        <w:rPr>
          <w:rFonts w:ascii="Times New Roman" w:hAnsi="Times New Roman" w:cs="Times New Roman"/>
          <w:sz w:val="24"/>
          <w:szCs w:val="24"/>
        </w:rPr>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C4232C">
      <w:pPr>
        <w:spacing w:line="480" w:lineRule="auto"/>
        <w:ind w:firstLine="720"/>
        <w:jc w:val="both"/>
      </w:pPr>
      <w:r w:rsidRPr="00507A9D">
        <w:t>Frozen bulk tank milk samples were shipped on ice to the Laboratory for Udder Health (University of Minnesota Veterinary Diagnostic Laboratory</w:t>
      </w:r>
      <w:r w:rsidRPr="00CE67C9">
        <w:t xml:space="preserve">,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MacConkey, Factor (gram-positive selective agar; University of Minnesota), and Focus (selective for streptococci or strep-like organisms; University of Minnesota) media plates and incubated for 2 days at 37°C. Any lactose-fermenting colonies on MacConkey medium were counted and reported as coliform bacteria. Any β-hemolytic colonies on Focus medium were counted and identified to the species level using a MALDI </w:t>
      </w:r>
      <w:proofErr w:type="spellStart"/>
      <w:r w:rsidRPr="00CE67C9">
        <w:t>Biotyper</w:t>
      </w:r>
      <w:proofErr w:type="spellEnd"/>
      <w:r w:rsidRPr="00CE67C9">
        <w:t xml:space="preserve"> (suspect </w:t>
      </w:r>
      <w:r w:rsidRPr="00CE67C9">
        <w:rPr>
          <w:i/>
          <w:iCs/>
        </w:rPr>
        <w:t>Streptococcus agalactiae</w:t>
      </w:r>
      <w:r w:rsidRPr="00CE67C9">
        <w:t xml:space="preserve">). All remaining colonies on Focus </w:t>
      </w:r>
      <w:proofErr w:type="gramStart"/>
      <w:r w:rsidRPr="00CE67C9">
        <w:t>medium that</w:t>
      </w:r>
      <w:proofErr w:type="gramEnd"/>
      <w:r w:rsidRPr="00CE67C9">
        <w:t xml:space="preserve"> were not identified as </w:t>
      </w:r>
      <w:r w:rsidRPr="00CE67C9">
        <w:rPr>
          <w:i/>
          <w:iCs/>
        </w:rPr>
        <w:t>Strep. agalactiae</w:t>
      </w:r>
      <w:r w:rsidRPr="00CE67C9">
        <w:t xml:space="preserve"> were counted and recorded as </w:t>
      </w:r>
      <w:bookmarkStart w:id="78" w:name="_Hlk166681195"/>
      <w:r w:rsidRPr="00CE67C9">
        <w:t xml:space="preserve">streptococci or strep-like organisms </w:t>
      </w:r>
      <w:bookmarkEnd w:id="78"/>
      <w:r w:rsidRPr="00CE67C9">
        <w:t xml:space="preserve">(SSLO). Hemolytic colonies on Factor medium were counted and identified to the species level using a MALDI </w:t>
      </w:r>
      <w:proofErr w:type="spellStart"/>
      <w:r w:rsidRPr="00CE67C9">
        <w:t>Biotyper</w:t>
      </w:r>
      <w:proofErr w:type="spellEnd"/>
      <w:r w:rsidRPr="00CE67C9">
        <w:t xml:space="preserve"> (suspect </w:t>
      </w:r>
      <w:r w:rsidRPr="00CE67C9">
        <w:rPr>
          <w:i/>
          <w:iCs/>
        </w:rPr>
        <w:t>Staph. aureus</w:t>
      </w:r>
      <w:r w:rsidRPr="00CE67C9">
        <w:t xml:space="preserve">). Any hemolytic colonies with a confidence score ≥2.0 for </w:t>
      </w:r>
      <w:r w:rsidRPr="00CE67C9">
        <w:rPr>
          <w:i/>
          <w:iCs/>
        </w:rPr>
        <w:t xml:space="preserve">Staph. </w:t>
      </w:r>
      <w:proofErr w:type="gramStart"/>
      <w:r w:rsidRPr="00CE67C9">
        <w:rPr>
          <w:i/>
          <w:iCs/>
        </w:rPr>
        <w:t>aureus</w:t>
      </w:r>
      <w:proofErr w:type="gramEnd"/>
      <w:r w:rsidRPr="00CE67C9">
        <w:t xml:space="preserve"> </w:t>
      </w:r>
      <w:proofErr w:type="gramStart"/>
      <w:r w:rsidRPr="00CE67C9">
        <w:t>were</w:t>
      </w:r>
      <w:proofErr w:type="gramEnd"/>
      <w:r w:rsidRPr="00CE67C9">
        <w:t xml:space="preserve"> counted and reported as such. Remaining colonies of staphylococci on Factor media (based on colony morphology, catalase reaction, or Gram stain)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Mycoplasma agar plate, then placed in a 7% CO2 incubator at 37°C for 7 days, after which they were examined for </w:t>
      </w:r>
      <w:r w:rsidRPr="00CE67C9">
        <w:rPr>
          <w:i/>
          <w:iCs/>
        </w:rPr>
        <w:t>Mycoplasma</w:t>
      </w:r>
      <w:r w:rsidRPr="00CE67C9">
        <w:t xml:space="preserve"> spp. by a trained microbiology technician). For each bulk tank milk sample, total colony-forming units (</w:t>
      </w:r>
      <w:proofErr w:type="spellStart"/>
      <w:r w:rsidRPr="00CE67C9">
        <w:t>cfu</w:t>
      </w:r>
      <w:proofErr w:type="spellEnd"/>
      <w:r w:rsidRPr="00CE67C9">
        <w:t>) per mL</w:t>
      </w:r>
      <w:r w:rsidRPr="00CE67C9" w:rsidDel="00596791">
        <w:t xml:space="preserve"> </w:t>
      </w:r>
      <w:r w:rsidRPr="00CE67C9">
        <w:t xml:space="preserve">were calculated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w:t>
      </w:r>
      <w:proofErr w:type="spellStart"/>
      <w:r w:rsidRPr="00CE67C9">
        <w:t>cfu</w:t>
      </w:r>
      <w:proofErr w:type="spellEnd"/>
      <w:r w:rsidRPr="00CE67C9">
        <w:t xml:space="preserve">/mL, and the upper threshold was 62,500 </w:t>
      </w:r>
      <w:proofErr w:type="spellStart"/>
      <w:r w:rsidRPr="00CE67C9">
        <w:t>cfu</w:t>
      </w:r>
      <w:proofErr w:type="spellEnd"/>
      <w:r w:rsidRPr="00CE67C9">
        <w:t>/</w:t>
      </w:r>
      <w:proofErr w:type="spellStart"/>
      <w:r w:rsidRPr="00CE67C9">
        <w:t>mL.</w:t>
      </w:r>
      <w:proofErr w:type="spellEnd"/>
    </w:p>
    <w:p w14:paraId="5FC330BC" w14:textId="0BAA5AC8" w:rsidR="00040714" w:rsidRPr="001C7895" w:rsidRDefault="001C7895" w:rsidP="00A34B33">
      <w:pPr>
        <w:pStyle w:val="ChapSubSub"/>
      </w:pPr>
      <w:r>
        <w:t xml:space="preserve">2.3.5 </w:t>
      </w:r>
      <w:r w:rsidR="00040714" w:rsidRPr="001C7895">
        <w:t>Data management and analysis</w:t>
      </w:r>
    </w:p>
    <w:p w14:paraId="5E318592" w14:textId="77777777" w:rsidR="00040714" w:rsidRPr="00CE67C9" w:rsidRDefault="00040714" w:rsidP="00C4232C">
      <w:pPr>
        <w:spacing w:line="480" w:lineRule="auto"/>
        <w:ind w:firstLine="720"/>
        <w:jc w:val="both"/>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median and mean values. Raw bulk tank somatic cell count (BTSCC) data was log</w:t>
      </w:r>
      <w:r w:rsidRPr="00CE67C9">
        <w:rPr>
          <w:vertAlign w:val="subscript"/>
        </w:rPr>
        <w:t>10</w:t>
      </w:r>
      <w:r w:rsidRPr="00CE67C9">
        <w:t xml:space="preserve"> transformed for analyses. Descriptive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D5099D">
      <w:pPr>
        <w:pStyle w:val="ChapSubSubSub"/>
      </w:pPr>
      <w:r>
        <w:t xml:space="preserve">2.3.5.1 </w:t>
      </w:r>
      <w:r w:rsidR="00040714" w:rsidRPr="006D28D2">
        <w:t>Objective 1. Evaluation of relationships between housing system and measures of milk quality, udder health, udder hygiene and milk production.</w:t>
      </w:r>
    </w:p>
    <w:p w14:paraId="2CDE13BF" w14:textId="7955D8A3" w:rsidR="00040714" w:rsidRPr="00CE67C9" w:rsidRDefault="00040714" w:rsidP="00C4232C">
      <w:pPr>
        <w:spacing w:line="480" w:lineRule="auto"/>
        <w:ind w:firstLine="720"/>
        <w:jc w:val="both"/>
      </w:pPr>
      <w:r w:rsidRPr="00CE67C9">
        <w:t>As most measures of aerobic culture data were not normally distributed even after log transformation, a Kruskal-</w:t>
      </w:r>
      <w:proofErr w:type="gramStart"/>
      <w:r w:rsidRPr="00CE67C9">
        <w:t>Wallis</w:t>
      </w:r>
      <w:proofErr w:type="gramEnd"/>
      <w:r w:rsidRPr="00CE67C9">
        <w:t xml:space="preserve"> test was used to compare </w:t>
      </w:r>
      <w:proofErr w:type="spellStart"/>
      <w:r w:rsidRPr="00CE67C9">
        <w:t>cfu</w:t>
      </w:r>
      <w:proofErr w:type="spellEnd"/>
      <w:r w:rsidRPr="00CE67C9">
        <w:t xml:space="preserve">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aerobic culture outcomes for bulk tank milk, but all modeling approaches suffered from over-parametrization even when data were </w:t>
      </w:r>
      <w:proofErr w:type="gramStart"/>
      <w:r w:rsidRPr="00CE67C9">
        <w:t>log</w:t>
      </w:r>
      <w:proofErr w:type="gramEnd"/>
      <w:r w:rsidRPr="00CE67C9">
        <w:t xml:space="preserve"> transformed and were not pursued further.</w:t>
      </w:r>
    </w:p>
    <w:p w14:paraId="5EA85AD4" w14:textId="5571AE6E" w:rsidR="00040714" w:rsidRPr="00CE67C9" w:rsidRDefault="00040714" w:rsidP="00C4232C">
      <w:pPr>
        <w:spacing w:line="480" w:lineRule="auto"/>
        <w:ind w:firstLine="720"/>
        <w:jc w:val="both"/>
      </w:pPr>
      <w:r w:rsidRPr="00CE67C9">
        <w:rPr>
          <w:color w:val="000000"/>
        </w:rPr>
        <w:t xml:space="preserve">Independent farm-level predictors from the herd-management questionnaire offered to the 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4232C">
      <w:pPr>
        <w:spacing w:line="480" w:lineRule="auto"/>
        <w:ind w:firstLine="720"/>
        <w:jc w:val="both"/>
      </w:pPr>
      <w:r w:rsidRPr="00CE67C9">
        <w:t xml:space="preserve">Univariate linear regression was performed in R using the “stats” package to investigate the unconditional relationship between four udder health and production outcomes (BTSCC, avg. SCS, </w:t>
      </w:r>
      <w:proofErr w:type="spellStart"/>
      <w:r w:rsidRPr="00CE67C9">
        <w:t>elevSCS</w:t>
      </w:r>
      <w:proofErr w:type="spellEnd"/>
      <w:r w:rsidRPr="00CE67C9">
        <w:t xml:space="preserve">, STD 150-day milk) and 2 hygiene outcomes (mean hygiene score, proportion of dirty udders) for each farm and the </w:t>
      </w:r>
      <w:proofErr w:type="gramStart"/>
      <w:r w:rsidRPr="00CE67C9">
        <w:t>previously-described</w:t>
      </w:r>
      <w:proofErr w:type="gramEnd"/>
      <w:r w:rsidRPr="00CE67C9">
        <w:t xml:space="preserve">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w:t>
      </w:r>
      <w:proofErr w:type="spellStart"/>
      <w:r w:rsidRPr="00CE67C9">
        <w:t>chronSCS</w:t>
      </w:r>
      <w:proofErr w:type="spellEnd"/>
      <w:r w:rsidRPr="00CE67C9">
        <w:t xml:space="preserve"> and </w:t>
      </w:r>
      <w:proofErr w:type="spellStart"/>
      <w:r w:rsidRPr="00CE67C9">
        <w:t>newSCS</w:t>
      </w:r>
      <w:proofErr w:type="spellEnd"/>
      <w:r w:rsidRPr="00CE67C9">
        <w:t xml:space="preserve">, and the </w:t>
      </w:r>
      <w:proofErr w:type="gramStart"/>
      <w:r w:rsidRPr="00CE67C9">
        <w:t>previously-described</w:t>
      </w:r>
      <w:proofErr w:type="gramEnd"/>
      <w:r w:rsidRPr="00CE67C9">
        <w:t xml:space="preserve"> 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w:t>
      </w:r>
      <w:proofErr w:type="spellStart"/>
      <w:r w:rsidRPr="00CE67C9">
        <w:t>elevSCS</w:t>
      </w:r>
      <w:proofErr w:type="spellEnd"/>
      <w:r w:rsidRPr="00CE67C9">
        <w:t xml:space="preserve">, STD 150-day milk, mean hygiene score, proportion of dirty udders; logistic for </w:t>
      </w:r>
      <w:proofErr w:type="spellStart"/>
      <w:r w:rsidRPr="00CE67C9">
        <w:t>newSCS</w:t>
      </w:r>
      <w:proofErr w:type="spellEnd"/>
      <w:r w:rsidRPr="00CE67C9">
        <w:t xml:space="preserve"> and </w:t>
      </w:r>
      <w:proofErr w:type="spellStart"/>
      <w:r w:rsidRPr="00CE67C9">
        <w:t>chronSCS</w:t>
      </w:r>
      <w:proofErr w:type="spellEnd"/>
      <w:r w:rsidRPr="00CE67C9">
        <w:t xml:space="preserve">)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099D">
      <w:pPr>
        <w:pStyle w:val="ChapSubSubSub"/>
      </w:pPr>
      <w:r>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p>
    <w:p w14:paraId="608B2449" w14:textId="7E40AFB0" w:rsidR="00040714" w:rsidRPr="00CE67C9" w:rsidRDefault="00040714" w:rsidP="00C4232C">
      <w:pPr>
        <w:spacing w:line="480" w:lineRule="auto"/>
        <w:ind w:firstLine="720"/>
        <w:jc w:val="both"/>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w:t>
      </w:r>
      <w:proofErr w:type="spellStart"/>
      <w:r w:rsidRPr="00CE67C9">
        <w:t>elevSCS</w:t>
      </w:r>
      <w:proofErr w:type="spellEnd"/>
      <w:r w:rsidRPr="00CE67C9">
        <w:t xml:space="preserve">,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w:t>
      </w:r>
      <w:proofErr w:type="spellStart"/>
      <w:r w:rsidRPr="00CE67C9">
        <w:t>newSCS</w:t>
      </w:r>
      <w:proofErr w:type="spellEnd"/>
      <w:r w:rsidRPr="00CE67C9">
        <w:t xml:space="preserve"> and </w:t>
      </w:r>
      <w:proofErr w:type="spellStart"/>
      <w:r w:rsidRPr="00CE67C9">
        <w:t>chronSCS</w:t>
      </w:r>
      <w:proofErr w:type="spellEnd"/>
      <w:r w:rsidRPr="00CE67C9">
        <w:t xml:space="preserve">. Unconditional relationships between the 8 outcome variables and independent predictors are reported for a </w:t>
      </w:r>
      <w:proofErr w:type="gramStart"/>
      <w:r w:rsidRPr="00CE67C9">
        <w:t>significance</w:t>
      </w:r>
      <w:proofErr w:type="gramEnd"/>
      <w:r w:rsidRPr="00CE67C9">
        <w:t xml:space="preserve"> level of </w:t>
      </w:r>
      <w:r w:rsidRPr="00CE67C9">
        <w:rPr>
          <w:i/>
          <w:iCs/>
        </w:rPr>
        <w:t>P</w:t>
      </w:r>
      <w:r w:rsidRPr="00CE67C9">
        <w:t xml:space="preserve"> ≤0.20 for an F-test or Z-test (where appropriate), and only for predictor variables with group sizes of at least n = 5.</w:t>
      </w:r>
      <w:bookmarkEnd w:id="75"/>
      <w:r w:rsidRPr="00CE67C9">
        <w:t xml:space="preserve"> </w:t>
      </w:r>
    </w:p>
    <w:p w14:paraId="54FBDE35" w14:textId="04A5B7D9" w:rsidR="00040714" w:rsidRPr="00EE170B" w:rsidRDefault="00EE170B" w:rsidP="00017372">
      <w:pPr>
        <w:pStyle w:val="ChapSubSub"/>
      </w:pPr>
      <w:r>
        <w:t xml:space="preserve">2.3.6 </w:t>
      </w:r>
      <w:r w:rsidR="00040714" w:rsidRPr="00EE170B">
        <w:t>Power analysis</w:t>
      </w:r>
    </w:p>
    <w:p w14:paraId="540BD2FE" w14:textId="1B381B78" w:rsidR="00040714" w:rsidRPr="003879D4" w:rsidRDefault="00040714" w:rsidP="00C4232C">
      <w:pPr>
        <w:spacing w:line="480" w:lineRule="auto"/>
        <w:ind w:firstLine="720"/>
        <w:jc w:val="both"/>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79" w:name="_Toc174382592"/>
      <w:r>
        <w:t>2.</w:t>
      </w:r>
      <w:r w:rsidR="008514B1">
        <w:t>4</w:t>
      </w:r>
      <w:r>
        <w:t xml:space="preserve"> </w:t>
      </w:r>
      <w:r w:rsidR="00040714" w:rsidRPr="00EE170B">
        <w:t>Results</w:t>
      </w:r>
      <w:bookmarkEnd w:id="79"/>
    </w:p>
    <w:p w14:paraId="6F8FDA5C" w14:textId="764B867D" w:rsidR="00040714" w:rsidRPr="00EE170B" w:rsidRDefault="008514B1" w:rsidP="00017372">
      <w:pPr>
        <w:pStyle w:val="ChapSubSub"/>
      </w:pPr>
      <w:r>
        <w:t xml:space="preserve">2.4.1 </w:t>
      </w:r>
      <w:r w:rsidR="00040714" w:rsidRPr="00EE170B">
        <w:t>Description of study herds</w:t>
      </w:r>
    </w:p>
    <w:p w14:paraId="7CB8FEEB" w14:textId="77777777" w:rsidR="00040714" w:rsidRPr="00CE67C9" w:rsidRDefault="00040714" w:rsidP="00C4232C">
      <w:pPr>
        <w:spacing w:line="480" w:lineRule="auto"/>
        <w:ind w:firstLine="720"/>
        <w:jc w:val="both"/>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r>
        <w:t xml:space="preserve">2.4.2 </w:t>
      </w:r>
      <w:r w:rsidR="00040714" w:rsidRPr="008514B1">
        <w:t>Description of bulk tank milk quality, udder health measures, milk production, and udder hygiene scores</w:t>
      </w:r>
    </w:p>
    <w:p w14:paraId="255450A3" w14:textId="11DB76A3" w:rsidR="00040714" w:rsidRPr="00CE67C9" w:rsidRDefault="00040714" w:rsidP="00C4232C">
      <w:pPr>
        <w:spacing w:line="480" w:lineRule="auto"/>
        <w:ind w:firstLine="720"/>
        <w:jc w:val="both"/>
        <w:rPr>
          <w:b/>
          <w:bCs/>
        </w:rPr>
      </w:pPr>
      <w:r w:rsidRPr="00CE67C9">
        <w:t xml:space="preserve">In a non-parametric, unconditional comparison, there were no statistically significant differences in </w:t>
      </w:r>
      <w:proofErr w:type="spellStart"/>
      <w:r w:rsidRPr="00CE67C9">
        <w:t>cfu</w:t>
      </w:r>
      <w:proofErr w:type="spellEnd"/>
      <w:r w:rsidRPr="00CE67C9">
        <w:t xml:space="preserve"> count between the 3 facility types for any of the 4 bacterial groups measured. However, estimated median values varied numerically between groups (Table </w:t>
      </w:r>
      <w:r w:rsidR="00E82398">
        <w:t>2.</w:t>
      </w:r>
      <w:r w:rsidRPr="00CE67C9">
        <w:t xml:space="preserve">2). For example, the median value for streptococci and strep-like organisms among the 10 TS was 167.5 </w:t>
      </w:r>
      <w:proofErr w:type="spellStart"/>
      <w:r w:rsidRPr="00CE67C9">
        <w:t>cfu</w:t>
      </w:r>
      <w:proofErr w:type="spellEnd"/>
      <w:r w:rsidRPr="00CE67C9">
        <w:t xml:space="preserve">/ml, compared to 32.5 and 35 </w:t>
      </w:r>
      <w:proofErr w:type="spellStart"/>
      <w:r w:rsidRPr="00CE67C9">
        <w:t>cfu</w:t>
      </w:r>
      <w:proofErr w:type="spellEnd"/>
      <w:r w:rsidRPr="00CE67C9">
        <w:t xml:space="preserve">/ml for FS and BP, respectively. This difference is driven by greater variation in values for TS herds (range: 20 – 1250 </w:t>
      </w:r>
      <w:proofErr w:type="spellStart"/>
      <w:r w:rsidRPr="00CE67C9">
        <w:t>cfu</w:t>
      </w:r>
      <w:proofErr w:type="spellEnd"/>
      <w:r w:rsidRPr="00CE67C9">
        <w:t xml:space="preserve">/ml). Similarly, the median values of </w:t>
      </w:r>
      <w:r w:rsidRPr="00CE67C9">
        <w:rPr>
          <w:i/>
          <w:iCs/>
        </w:rPr>
        <w:t>Staph</w:t>
      </w:r>
      <w:r w:rsidRPr="00CE67C9">
        <w:t xml:space="preserve"> spp. </w:t>
      </w:r>
      <w:proofErr w:type="spellStart"/>
      <w:r w:rsidRPr="00CE67C9">
        <w:t>cfu</w:t>
      </w:r>
      <w:proofErr w:type="spellEnd"/>
      <w:r w:rsidRPr="00CE67C9">
        <w:t xml:space="preserve"> counts were numerically higher for TS herds (Table </w:t>
      </w:r>
      <w:r w:rsidR="00E82398">
        <w:t>2.</w:t>
      </w:r>
      <w:r w:rsidRPr="00CE67C9">
        <w:t xml:space="preserve">2). None of the 21 bulk tank milk samples were positive for </w:t>
      </w:r>
      <w:r w:rsidRPr="00CE67C9">
        <w:rPr>
          <w:i/>
          <w:iCs/>
        </w:rPr>
        <w:t xml:space="preserve">Strep. agalactiae </w:t>
      </w:r>
      <w:r w:rsidRPr="00CE67C9">
        <w:t xml:space="preserve">or </w:t>
      </w:r>
      <w:r w:rsidRPr="00CE67C9">
        <w:rPr>
          <w:i/>
          <w:iCs/>
        </w:rPr>
        <w:t>Mycoplasma</w:t>
      </w:r>
      <w:r w:rsidRPr="00CE67C9">
        <w:t xml:space="preserve"> spp. Sixteen of the 21 samples were negative for coliforms on aerobic culture, while 5 farms had a coliform count of 5 </w:t>
      </w:r>
      <w:proofErr w:type="spellStart"/>
      <w:r w:rsidRPr="00CE67C9">
        <w:t>cfu</w:t>
      </w:r>
      <w:proofErr w:type="spellEnd"/>
      <w:r w:rsidRPr="00CE67C9">
        <w:t>/</w:t>
      </w:r>
      <w:proofErr w:type="spellStart"/>
      <w:r w:rsidRPr="00CE67C9">
        <w:t>mL.</w:t>
      </w:r>
      <w:proofErr w:type="spellEnd"/>
      <w:r w:rsidRPr="00CE67C9">
        <w:t xml:space="preserve"> </w:t>
      </w:r>
      <w:r w:rsidRPr="00CE67C9">
        <w:rPr>
          <w:i/>
          <w:iCs/>
        </w:rPr>
        <w:t xml:space="preserve">Staph. </w:t>
      </w:r>
      <w:proofErr w:type="gramStart"/>
      <w:r w:rsidRPr="00CE67C9">
        <w:rPr>
          <w:i/>
          <w:iCs/>
        </w:rPr>
        <w:t>aureus</w:t>
      </w:r>
      <w:proofErr w:type="gramEnd"/>
      <w:r w:rsidRPr="00CE67C9">
        <w:t xml:space="preserve"> was found in the bulk tank milk from 13/21 herds, with a median (range) </w:t>
      </w:r>
      <w:proofErr w:type="spellStart"/>
      <w:r w:rsidRPr="00CE67C9">
        <w:t>cfu</w:t>
      </w:r>
      <w:proofErr w:type="spellEnd"/>
      <w:r w:rsidRPr="00CE67C9">
        <w:t xml:space="preserve">/mL of 50 (15-320) when present. </w:t>
      </w:r>
    </w:p>
    <w:p w14:paraId="2EA63869" w14:textId="0E61AE88" w:rsidR="00040714" w:rsidRPr="00CE67C9" w:rsidRDefault="00040714" w:rsidP="00C4232C">
      <w:pPr>
        <w:spacing w:line="480" w:lineRule="auto"/>
        <w:ind w:firstLine="720"/>
        <w:jc w:val="both"/>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C4232C">
      <w:pPr>
        <w:spacing w:line="480" w:lineRule="auto"/>
        <w:ind w:firstLine="720"/>
        <w:jc w:val="both"/>
      </w:pPr>
      <w:r w:rsidRPr="00CE67C9">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r w:rsidRPr="00D62F80">
        <w:t xml:space="preserve">2.4.3 </w:t>
      </w:r>
      <w:r w:rsidR="00040714" w:rsidRPr="00D62F80">
        <w:t>Objective 1. Analysis of relationship between facility type and measures of bulk tank milk quality, udder health, milk production, and udder hygiene scores</w:t>
      </w:r>
    </w:p>
    <w:p w14:paraId="570DBBF1" w14:textId="17D1631B"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and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2 BP farms did not have available DHIA data (n = 19; group sizes: FS =6, TS = 10, BP = 3). One BP farm did not have average cow-level SCS data (n = 20; group sizes: FS = 6, TS = 10, BP = 4). For STD 150-day milk, 1 BP farm and 2 TS farms were missing DHIA data (n = 18; group sizes: FS = 6, TS = 8, BP = 4). Farms with missing data for a particular outcome were excluded for the analyses of that outcome.</w:t>
      </w:r>
    </w:p>
    <w:p w14:paraId="44EFED35" w14:textId="6F71E631" w:rsidR="00040714" w:rsidRPr="00D62F80" w:rsidRDefault="00E15550" w:rsidP="00017372">
      <w:pPr>
        <w:pStyle w:val="ChapSubSub"/>
      </w:pPr>
      <w:r w:rsidRPr="00D62F80">
        <w:t>2.4.3</w:t>
      </w:r>
      <w:r>
        <w:t>.1</w:t>
      </w:r>
      <w:r w:rsidRPr="00D62F80">
        <w:t xml:space="preserve"> </w:t>
      </w:r>
      <w:r w:rsidR="00040714" w:rsidRPr="00E15550">
        <w:t>Bulk tank milk quality outcomes</w:t>
      </w:r>
    </w:p>
    <w:p w14:paraId="436BF03B" w14:textId="153846D9"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w:t>
      </w:r>
      <w:proofErr w:type="spellStart"/>
      <w:r w:rsidRPr="00D62F80">
        <w:rPr>
          <w:rFonts w:ascii="Times New Roman" w:hAnsi="Times New Roman" w:cs="Times New Roman"/>
          <w:sz w:val="24"/>
          <w:szCs w:val="24"/>
        </w:rPr>
        <w:t>mastitic</w:t>
      </w:r>
      <w:proofErr w:type="spellEnd"/>
      <w:r w:rsidRPr="00D62F80">
        <w:rPr>
          <w:rFonts w:ascii="Times New Roman" w:hAnsi="Times New Roman" w:cs="Times New Roman"/>
          <w:sz w:val="24"/>
          <w:szCs w:val="24"/>
        </w:rPr>
        <w:t xml:space="preserve"> milk, glove use,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017372">
      <w:pPr>
        <w:pStyle w:val="ChapSubSub"/>
        <w:rPr>
          <w:i/>
          <w:iCs/>
        </w:rPr>
      </w:pPr>
      <w:r w:rsidRPr="00D62F80">
        <w:t>2.4.3</w:t>
      </w:r>
      <w:r>
        <w:t>.2</w:t>
      </w:r>
      <w:r w:rsidRPr="00D62F80">
        <w:t xml:space="preserve"> </w:t>
      </w:r>
      <w:r w:rsidR="00040714" w:rsidRPr="00E15550">
        <w:t>Udder health outcomes</w:t>
      </w:r>
    </w:p>
    <w:p w14:paraId="5B675E01" w14:textId="1F513AC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Herd size category, use of bedding amendment, air quality as assessed by researcher, glove use at milking, and clinical mastitis record keeping practices were offered to a multivariable model for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The final multivariable model included facility type (forced), air quality and glove use. Facility type was not associated with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in univariate analysis included feeding additional supplemental selenium, use of a bedding amendment, clipping/flaming udder hair, clinical mastitis record keeping practices,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Facility type (forced), bedding amendment, and mean hygiene were retained in the final multivariable model. Facility type was not associated with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C4232C">
      <w:pPr>
        <w:spacing w:line="480" w:lineRule="auto"/>
        <w:ind w:firstLine="720"/>
        <w:jc w:val="both"/>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proofErr w:type="gramStart"/>
      <w:r w:rsidRPr="00D62F80">
        <w:rPr>
          <w:rFonts w:ascii="Times New Roman" w:hAnsi="Times New Roman" w:cs="Times New Roman"/>
          <w:sz w:val="24"/>
          <w:szCs w:val="24"/>
        </w:rPr>
        <w:t>Air</w:t>
      </w:r>
      <w:proofErr w:type="gramEnd"/>
      <w:r w:rsidRPr="00D62F80">
        <w:rPr>
          <w:rFonts w:ascii="Times New Roman" w:hAnsi="Times New Roman" w:cs="Times New Roman"/>
          <w:sz w:val="24"/>
          <w:szCs w:val="24"/>
        </w:rPr>
        <w:t xml:space="preserve">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w:t>
      </w:r>
      <w:proofErr w:type="spellStart"/>
      <w:r w:rsidRPr="00D62F80">
        <w:rPr>
          <w:rFonts w:ascii="Times New Roman" w:hAnsi="Times New Roman" w:cs="Times New Roman"/>
          <w:sz w:val="24"/>
          <w:szCs w:val="24"/>
        </w:rPr>
        <w:t>forestripping</w:t>
      </w:r>
      <w:proofErr w:type="spellEnd"/>
      <w:r w:rsidRPr="00D62F80">
        <w:rPr>
          <w:rFonts w:ascii="Times New Roman" w:hAnsi="Times New Roman" w:cs="Times New Roman"/>
          <w:sz w:val="24"/>
          <w:szCs w:val="24"/>
        </w:rPr>
        <w:t xml:space="preserve">. The final multivariable model included facility type (forced), and how the producer checked for 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017372">
      <w:pPr>
        <w:pStyle w:val="ChapSubSub"/>
        <w:rPr>
          <w:i/>
          <w:iCs/>
        </w:rPr>
      </w:pPr>
      <w:r w:rsidRPr="00D62F80">
        <w:t xml:space="preserve">2.4.4 </w:t>
      </w:r>
      <w:r w:rsidR="00040714" w:rsidRPr="00D62F80">
        <w:t>Objective 2. Analysis of farm management factors (non-facility) associated with bulk tank milk quality, udder health, milk production, and udder hygiene scores for all farms combined</w:t>
      </w:r>
    </w:p>
    <w:p w14:paraId="77CFE1F9" w14:textId="2CDCE416" w:rsidR="00040714" w:rsidRPr="00D62F80" w:rsidRDefault="00040714" w:rsidP="00C4232C">
      <w:pPr>
        <w:spacing w:line="480" w:lineRule="auto"/>
        <w:ind w:firstLine="720"/>
        <w:jc w:val="both"/>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4232C">
      <w:pPr>
        <w:spacing w:line="480" w:lineRule="auto"/>
        <w:ind w:firstLine="720"/>
        <w:jc w:val="both"/>
      </w:pPr>
      <w:r w:rsidRPr="00D62F80">
        <w:t>The depth of bedding in stalls for FS and TS herds was unconditionally associated with multiple udder health outcomes. As the depth of bedding in FS and TS herds</w:t>
      </w:r>
      <w:r w:rsidRPr="00CE67C9">
        <w:t xml:space="preserve"> increased, multiple udder health measures improved, including lower avg. SCS, BTSCC, </w:t>
      </w:r>
      <w:proofErr w:type="spellStart"/>
      <w:r w:rsidRPr="00CE67C9">
        <w:t>elevSCS</w:t>
      </w:r>
      <w:proofErr w:type="spellEnd"/>
      <w:r w:rsidRPr="00CE67C9">
        <w:t xml:space="preserve">, </w:t>
      </w:r>
      <w:proofErr w:type="spellStart"/>
      <w:r w:rsidRPr="00CE67C9">
        <w:t>chronSCS</w:t>
      </w:r>
      <w:proofErr w:type="spellEnd"/>
      <w:r w:rsidRPr="00CE67C9">
        <w:t xml:space="preserve"> and </w:t>
      </w:r>
      <w:proofErr w:type="spellStart"/>
      <w:r w:rsidRPr="00CE67C9">
        <w:t>newSCS</w:t>
      </w:r>
      <w:proofErr w:type="spellEnd"/>
      <w:r w:rsidRPr="00CE67C9">
        <w:t xml:space="preserve">. Similarly, comparing farms where cows were on deep bedding (i.e., grouping all herds reporting </w:t>
      </w:r>
      <w:proofErr w:type="gramStart"/>
      <w:r w:rsidRPr="00CE67C9">
        <w:t>deeply-bedded</w:t>
      </w:r>
      <w:proofErr w:type="gramEnd"/>
      <w:r w:rsidRPr="00CE67C9">
        <w:t xml:space="preserve"> stalls plus BP herds) to herds that had stalls with a smaller amount of bedding on top of a mattress or concrete, farms with deep bedding had a numerically lower BTSCC.</w:t>
      </w:r>
    </w:p>
    <w:p w14:paraId="601D4D12" w14:textId="77777777" w:rsidR="00040714" w:rsidRPr="00CE67C9" w:rsidRDefault="00040714" w:rsidP="00C4232C">
      <w:pPr>
        <w:spacing w:line="480" w:lineRule="auto"/>
        <w:ind w:firstLine="720"/>
        <w:jc w:val="both"/>
      </w:pPr>
      <w:r w:rsidRPr="00CE67C9">
        <w:t xml:space="preserve">Udder hygiene measures were associated with several udder health outcomes. Higher mean hygiene scores and proportion of udders scored ≥3 </w:t>
      </w:r>
      <w:proofErr w:type="gramStart"/>
      <w:r w:rsidRPr="00CE67C9">
        <w:t>were</w:t>
      </w:r>
      <w:proofErr w:type="gramEnd"/>
      <w:r w:rsidRPr="00CE67C9">
        <w:t xml:space="preserve"> associated with higher </w:t>
      </w:r>
      <w:proofErr w:type="spellStart"/>
      <w:r w:rsidRPr="00CE67C9">
        <w:t>chronSCS</w:t>
      </w:r>
      <w:proofErr w:type="spellEnd"/>
      <w:r w:rsidRPr="00CE67C9">
        <w:t xml:space="preserve">, </w:t>
      </w:r>
      <w:proofErr w:type="spellStart"/>
      <w:r w:rsidRPr="00CE67C9">
        <w:t>elevSCS</w:t>
      </w:r>
      <w:proofErr w:type="spellEnd"/>
      <w:r w:rsidRPr="00CE67C9">
        <w:t xml:space="preserve">, and average SCS. A few specific management practices were also found to be unconditionally associated with udder health outcomes: consistent glove use was associated with lower </w:t>
      </w:r>
      <w:proofErr w:type="spellStart"/>
      <w:r w:rsidRPr="00CE67C9">
        <w:t>newSCS</w:t>
      </w:r>
      <w:proofErr w:type="spellEnd"/>
      <w:r w:rsidRPr="00CE67C9">
        <w:t xml:space="preserve"> and BTSCC, clipping or flaming udders and parenteral supplementation of vit. E/selenium were associated with fewer </w:t>
      </w:r>
      <w:proofErr w:type="spellStart"/>
      <w:r w:rsidRPr="00CE67C9">
        <w:t>chronSCS</w:t>
      </w:r>
      <w:proofErr w:type="spellEnd"/>
      <w:r w:rsidRPr="00CE67C9">
        <w:t>,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4232C">
      <w:pPr>
        <w:spacing w:line="480" w:lineRule="auto"/>
        <w:ind w:firstLine="720"/>
        <w:jc w:val="both"/>
      </w:pPr>
      <w:r w:rsidRPr="00CE67C9">
        <w:t xml:space="preserve">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w:t>
      </w:r>
      <w:proofErr w:type="gramStart"/>
      <w:r w:rsidRPr="00CE67C9">
        <w:t>deeply-bedded</w:t>
      </w:r>
      <w:proofErr w:type="gramEnd"/>
      <w:r w:rsidRPr="00CE67C9">
        <w:t xml:space="preserve"> stalls, plus the 5 BP herds) had 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80" w:name="_Toc174382593"/>
      <w:r w:rsidRPr="0094034D">
        <w:rPr>
          <w:bCs/>
        </w:rPr>
        <w:t xml:space="preserve">2.5 </w:t>
      </w:r>
      <w:r w:rsidR="00040714" w:rsidRPr="0094034D">
        <w:t>Discussion</w:t>
      </w:r>
      <w:bookmarkEnd w:id="80"/>
    </w:p>
    <w:p w14:paraId="17CF5DB0" w14:textId="77777777" w:rsidR="00040714" w:rsidRPr="00CE67C9" w:rsidRDefault="00040714" w:rsidP="00C4232C">
      <w:pPr>
        <w:spacing w:line="480" w:lineRule="auto"/>
        <w:ind w:firstLine="720"/>
        <w:jc w:val="both"/>
      </w:pPr>
      <w:r w:rsidRPr="00CE67C9">
        <w:t>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the non-grazing season compared to the 2 most common indoor housing systems in the state (FS, TS).</w:t>
      </w:r>
      <w:r w:rsidRPr="00CE67C9">
        <w:rPr>
          <w:color w:val="FF0000"/>
        </w:rPr>
        <w:t xml:space="preserve"> </w:t>
      </w:r>
      <w:r w:rsidRPr="00CE67C9">
        <w:t xml:space="preserve">This study is also the first to describe </w:t>
      </w:r>
      <w:proofErr w:type="gramStart"/>
      <w:r w:rsidRPr="00CE67C9">
        <w:t>udder</w:t>
      </w:r>
      <w:proofErr w:type="gramEnd"/>
      <w:r w:rsidRPr="00CE67C9">
        <w:t xml:space="preserve">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 fact, for </w:t>
      </w:r>
      <w:proofErr w:type="gramStart"/>
      <w:r w:rsidRPr="00CE67C9">
        <w:t>a number of</w:t>
      </w:r>
      <w:proofErr w:type="gramEnd"/>
      <w:r w:rsidRPr="00CE67C9">
        <w:t xml:space="preserve"> outcomes we found BP herds achieved better results 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r w:rsidRPr="0094034D">
        <w:t xml:space="preserve">2.5.1 </w:t>
      </w:r>
      <w:r w:rsidR="00040714" w:rsidRPr="0094034D">
        <w:t>Objective 1: Comparison of bulk tank milk quality, udder health, milk production, and udder hygiene measures by facility type</w:t>
      </w:r>
    </w:p>
    <w:p w14:paraId="7199A02D" w14:textId="77777777" w:rsidR="00040714" w:rsidRPr="00CE67C9" w:rsidRDefault="00040714" w:rsidP="00C4232C">
      <w:pPr>
        <w:autoSpaceDE w:val="0"/>
        <w:autoSpaceDN w:val="0"/>
        <w:adjustRightInd w:val="0"/>
        <w:spacing w:line="480" w:lineRule="auto"/>
        <w:ind w:firstLine="720"/>
        <w:jc w:val="both"/>
      </w:pPr>
      <w:r w:rsidRPr="00CE67C9">
        <w:t>Although there is a substantial body of work describing udder health and milk quality for cows housed in straw yards (</w:t>
      </w:r>
      <w:proofErr w:type="spellStart"/>
      <w:r w:rsidRPr="00CE67C9">
        <w:t>Astiz</w:t>
      </w:r>
      <w:proofErr w:type="spellEnd"/>
      <w:r w:rsidRPr="00CE67C9">
        <w:t xml:space="preserve"> et. al, 2014; </w:t>
      </w:r>
      <w:proofErr w:type="spellStart"/>
      <w:r w:rsidRPr="00CE67C9">
        <w:t>Fregonesi</w:t>
      </w:r>
      <w:proofErr w:type="spellEnd"/>
      <w:r w:rsidRPr="00CE67C9">
        <w:t xml:space="preserve"> and Leaver, 2001; </w:t>
      </w:r>
      <w:proofErr w:type="spellStart"/>
      <w:r w:rsidRPr="00CE67C9">
        <w:t>Fregonesi</w:t>
      </w:r>
      <w:proofErr w:type="spellEnd"/>
      <w:r w:rsidRPr="00CE67C9">
        <w:t xml:space="preserve"> and Leaver, 2002; Ward et. al 2002; Peeler et al. 2000), description of these outcomes in the literature is limited </w:t>
      </w:r>
      <w:proofErr w:type="gramStart"/>
      <w:r w:rsidRPr="00CE67C9">
        <w:t>for</w:t>
      </w:r>
      <w:proofErr w:type="gramEnd"/>
      <w:r w:rsidRPr="00CE67C9">
        <w:t xml:space="preserve">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w:t>
      </w:r>
      <w:proofErr w:type="spellStart"/>
      <w:r w:rsidRPr="00CE67C9">
        <w:t>Barberg</w:t>
      </w:r>
      <w:proofErr w:type="spellEnd"/>
      <w:r w:rsidRPr="00CE67C9">
        <w:t xml:space="preserve">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w:t>
      </w:r>
      <w:proofErr w:type="spellStart"/>
      <w:r w:rsidRPr="00CE67C9">
        <w:t>Barberg</w:t>
      </w:r>
      <w:proofErr w:type="spellEnd"/>
      <w:r w:rsidRPr="00CE67C9">
        <w:t xml:space="preserve">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4232C">
      <w:pPr>
        <w:autoSpaceDE w:val="0"/>
        <w:autoSpaceDN w:val="0"/>
        <w:adjustRightInd w:val="0"/>
        <w:spacing w:line="480" w:lineRule="auto"/>
        <w:ind w:firstLine="720"/>
        <w:jc w:val="both"/>
      </w:pPr>
      <w:r w:rsidRPr="00CE67C9">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w:t>
      </w:r>
      <w:proofErr w:type="spellStart"/>
      <w:r w:rsidRPr="00CE67C9">
        <w:t>cfu</w:t>
      </w:r>
      <w:proofErr w:type="spellEnd"/>
      <w:r w:rsidRPr="00CE67C9">
        <w:t xml:space="preserve">/mL (95% CI: 2-443) and Shane et al. (2010) found a range of 0-108 </w:t>
      </w:r>
      <w:proofErr w:type="spellStart"/>
      <w:r w:rsidRPr="00CE67C9">
        <w:t>cfu</w:t>
      </w:r>
      <w:proofErr w:type="spellEnd"/>
      <w:r w:rsidRPr="00CE67C9">
        <w:t xml:space="preserve">/mL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(Jayarao et al., 2004)</w:t>
      </w:r>
      <w:r w:rsidRPr="00CE67C9">
        <w:t xml:space="preserve">, which is consistent with all 21 herds using both pre- and post-dip consistently at milking time. </w:t>
      </w:r>
    </w:p>
    <w:p w14:paraId="5C2F59BE" w14:textId="77777777" w:rsidR="00040714" w:rsidRPr="00CE67C9" w:rsidRDefault="00040714" w:rsidP="00C4232C">
      <w:pPr>
        <w:autoSpaceDE w:val="0"/>
        <w:autoSpaceDN w:val="0"/>
        <w:adjustRightInd w:val="0"/>
        <w:spacing w:line="480" w:lineRule="auto"/>
        <w:ind w:firstLine="720"/>
        <w:jc w:val="both"/>
      </w:pPr>
      <w:r w:rsidRPr="00CE67C9">
        <w:t xml:space="preserve">Streptococci and strep-like organisms </w:t>
      </w:r>
      <w:proofErr w:type="gramStart"/>
      <w:r w:rsidRPr="00CE67C9">
        <w:t>counts</w:t>
      </w:r>
      <w:proofErr w:type="gramEnd"/>
      <w:r w:rsidRPr="00CE67C9">
        <w:t xml:space="preserve"> in BTM for BP in the current study were much lower than those from Minnesota CBP in the winter (98-48,400 </w:t>
      </w:r>
      <w:proofErr w:type="spellStart"/>
      <w:r w:rsidRPr="00CE67C9">
        <w:t>cfu</w:t>
      </w:r>
      <w:proofErr w:type="spellEnd"/>
      <w:r w:rsidRPr="00CE67C9">
        <w:t xml:space="preserve">/mL, Shane et al. 2010; mean: 911 </w:t>
      </w:r>
      <w:proofErr w:type="spellStart"/>
      <w:r w:rsidRPr="00CE67C9">
        <w:t>cfu</w:t>
      </w:r>
      <w:proofErr w:type="spellEnd"/>
      <w:r w:rsidRPr="00CE67C9">
        <w:t xml:space="preserve">/mL, 95% CI: 138-6,01, Lobeck et al. 2012). Work from </w:t>
      </w:r>
      <w:proofErr w:type="spellStart"/>
      <w:r w:rsidRPr="00CE67C9">
        <w:t>Barberg</w:t>
      </w:r>
      <w:proofErr w:type="spellEnd"/>
      <w:r w:rsidRPr="00CE67C9">
        <w:t xml:space="preserve">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w:t>
      </w:r>
      <w:proofErr w:type="spellStart"/>
      <w:r w:rsidRPr="00CE67C9">
        <w:t>cfu</w:t>
      </w:r>
      <w:proofErr w:type="spellEnd"/>
      <w:r w:rsidRPr="00CE67C9">
        <w:t xml:space="preserve">/mL, 95% CI: 116-1704). We speculate that milking and bedding hygiene practices among herds included in the current 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4232C">
      <w:pPr>
        <w:autoSpaceDE w:val="0"/>
        <w:autoSpaceDN w:val="0"/>
        <w:adjustRightInd w:val="0"/>
        <w:spacing w:line="480" w:lineRule="auto"/>
        <w:ind w:firstLine="720"/>
        <w:jc w:val="both"/>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w:t>
      </w:r>
      <w:proofErr w:type="gramStart"/>
      <w:r w:rsidRPr="00CE67C9">
        <w:t>similar to</w:t>
      </w:r>
      <w:proofErr w:type="gramEnd"/>
      <w:r w:rsidRPr="00CE67C9">
        <w:t xml:space="preserve"> those found for 3 CBP farms in Brazil (2.8 </w:t>
      </w:r>
      <w:proofErr w:type="spellStart"/>
      <w:r w:rsidRPr="00CE67C9">
        <w:t>cfu</w:t>
      </w:r>
      <w:proofErr w:type="spellEnd"/>
      <w:r w:rsidRPr="00CE67C9">
        <w:t xml:space="preserve">/mL; Fávero et al. 2015). This is in contrast with previous work describing BTM quality for this kind of facility in the U.S. (15-1,128 </w:t>
      </w:r>
      <w:proofErr w:type="spellStart"/>
      <w:r w:rsidRPr="00CE67C9">
        <w:t>cfu</w:t>
      </w:r>
      <w:proofErr w:type="spellEnd"/>
      <w:r w:rsidRPr="00CE67C9">
        <w:t xml:space="preserve">/mL, </w:t>
      </w:r>
      <w:r w:rsidRPr="00CE67C9">
        <w:rPr>
          <w:noProof/>
        </w:rPr>
        <w:t>Shane et al., 2010</w:t>
      </w:r>
      <w:r w:rsidRPr="00CE67C9">
        <w:t xml:space="preserve">; mean: 63.7 </w:t>
      </w:r>
      <w:proofErr w:type="spellStart"/>
      <w:r w:rsidRPr="00CE67C9">
        <w:t>cfu</w:t>
      </w:r>
      <w:proofErr w:type="spellEnd"/>
      <w:r w:rsidRPr="00CE67C9">
        <w:t xml:space="preserve">/mL, 95% CI: 6-735, Lobeck et al. 2012), although direct comparison of coliform counts between studies may be potentially problematic due to variation in duration of freezer storage </w:t>
      </w:r>
      <w:r w:rsidRPr="00CE67C9">
        <w:rPr>
          <w:noProof/>
        </w:rPr>
        <w:t>(Schukken et al., 1989)</w:t>
      </w:r>
      <w:r w:rsidRPr="00CE67C9">
        <w:t xml:space="preserve">. </w:t>
      </w:r>
      <w:proofErr w:type="spellStart"/>
      <w:r w:rsidRPr="00CE67C9">
        <w:t>Barberg</w:t>
      </w:r>
      <w:proofErr w:type="spellEnd"/>
      <w:r w:rsidRPr="00CE67C9">
        <w:t xml:space="preserve"> et al. 2007 found that 5 of 12 BP sampled during the summer months had “high” levels of coliforms in BTM, contributing to their conclusion that “special attention to cow preparation procedures at milking time are a must for achieving satisfactory milk quality when cows are housed in compost dairy barns.” Season of the year also </w:t>
      </w:r>
      <w:proofErr w:type="gramStart"/>
      <w:r w:rsidRPr="00CE67C9">
        <w:t>effects</w:t>
      </w:r>
      <w:proofErr w:type="gramEnd"/>
      <w:r w:rsidRPr="00CE67C9">
        <w:t xml:space="preserve">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4232C">
      <w:pPr>
        <w:autoSpaceDE w:val="0"/>
        <w:autoSpaceDN w:val="0"/>
        <w:adjustRightInd w:val="0"/>
        <w:spacing w:line="480" w:lineRule="auto"/>
        <w:ind w:firstLine="720"/>
        <w:jc w:val="both"/>
      </w:pPr>
      <w:r w:rsidRPr="00CE67C9">
        <w:t xml:space="preserve">Prevalence of </w:t>
      </w:r>
      <w:r w:rsidRPr="00CE67C9">
        <w:rPr>
          <w:i/>
          <w:iCs/>
        </w:rPr>
        <w:t>Staph. aureus</w:t>
      </w:r>
      <w:r w:rsidRPr="00CE67C9">
        <w:t xml:space="preserve"> was similar between the 5 VT BP farms in the current study and the 6 described in Lobeck et al. 2012 (6.2 </w:t>
      </w:r>
      <w:proofErr w:type="spellStart"/>
      <w:r w:rsidRPr="00CE67C9">
        <w:t>cfu</w:t>
      </w:r>
      <w:proofErr w:type="spellEnd"/>
      <w:r w:rsidRPr="00CE67C9">
        <w:t xml:space="preserve">/mL, 95% CI: 1.3-30.1). Farm-level prevalence of </w:t>
      </w:r>
      <w:r w:rsidRPr="00CE67C9">
        <w:rPr>
          <w:i/>
          <w:iCs/>
        </w:rPr>
        <w:t>Staph. aureus</w:t>
      </w:r>
      <w:r w:rsidRPr="00CE67C9">
        <w:t xml:space="preserve"> was also </w:t>
      </w:r>
      <w:proofErr w:type="gramStart"/>
      <w:r w:rsidRPr="00CE67C9">
        <w:t>fairly low</w:t>
      </w:r>
      <w:proofErr w:type="gramEnd"/>
      <w:r w:rsidRPr="00CE67C9">
        <w:t xml:space="preserve"> for BP studied in Shane et al. 2010 (3 of 6 farms BTM negative) and </w:t>
      </w:r>
      <w:proofErr w:type="spellStart"/>
      <w:r w:rsidRPr="00CE67C9">
        <w:t>Barberg</w:t>
      </w:r>
      <w:proofErr w:type="spellEnd"/>
      <w:r w:rsidRPr="00CE67C9">
        <w:t xml:space="preserve"> et al. 2007 (only 1 of 12 farms with a “high” level of </w:t>
      </w:r>
      <w:r w:rsidRPr="00CE67C9">
        <w:rPr>
          <w:i/>
          <w:iCs/>
        </w:rPr>
        <w:t>Staph. aureus</w:t>
      </w:r>
      <w:r w:rsidRPr="00CE67C9">
        <w:t xml:space="preserve">). Overall, the population of all 21 farms in the current study had a higher amount of </w:t>
      </w:r>
      <w:r w:rsidRPr="00CE67C9">
        <w:rPr>
          <w:i/>
          <w:iCs/>
        </w:rPr>
        <w:t>Staph. aureus</w:t>
      </w:r>
      <w:r w:rsidRPr="00CE67C9">
        <w:t xml:space="preserve"> in BTM than the 18 Minnesota farms described in Shane et al. 2010 (median: 30 </w:t>
      </w:r>
      <w:proofErr w:type="spellStart"/>
      <w:r w:rsidRPr="00CE67C9">
        <w:t>cfu</w:t>
      </w:r>
      <w:proofErr w:type="spellEnd"/>
      <w:r w:rsidRPr="00CE67C9">
        <w:t xml:space="preserve">/mL, range: 0-320; vs. 17.3 </w:t>
      </w:r>
      <w:proofErr w:type="spellStart"/>
      <w:r w:rsidRPr="00CE67C9">
        <w:t>cfu</w:t>
      </w:r>
      <w:proofErr w:type="spellEnd"/>
      <w:r w:rsidRPr="00CE67C9">
        <w:t xml:space="preserve">/mL, 95% CI: 3.3-91.2). Although it is not clear how many herds included in previous work on BP were certified organic, this higher prevalence of </w:t>
      </w:r>
      <w:r w:rsidRPr="00CE67C9">
        <w:rPr>
          <w:i/>
          <w:iCs/>
        </w:rPr>
        <w:t>Staph. aureus</w:t>
      </w:r>
      <w:r w:rsidRPr="00CE67C9">
        <w:t xml:space="preserve"> on organic farms in the current study is consistent with work comparing organic and conventional dairy systems </w:t>
      </w:r>
      <w:r w:rsidRPr="00CE67C9">
        <w:rPr>
          <w:noProof/>
        </w:rPr>
        <w:t>(Pol and Ruegg, 2007)</w:t>
      </w:r>
      <w:r w:rsidRPr="00CE67C9">
        <w:t xml:space="preserve">. </w:t>
      </w:r>
    </w:p>
    <w:p w14:paraId="157DFECE" w14:textId="77777777" w:rsidR="00040714" w:rsidRPr="00CE67C9" w:rsidRDefault="00040714" w:rsidP="00C4232C">
      <w:pPr>
        <w:autoSpaceDE w:val="0"/>
        <w:autoSpaceDN w:val="0"/>
        <w:adjustRightInd w:val="0"/>
        <w:spacing w:line="480" w:lineRule="auto"/>
        <w:ind w:firstLine="720"/>
        <w:jc w:val="both"/>
      </w:pPr>
      <w:r w:rsidRPr="00CE67C9">
        <w:t xml:space="preserve">Analysis of a single bulk tank milk sample from a farm is a simple, convenient, and relatively inexpensive way to capture a snapshot of current milk quality and animal health on a </w:t>
      </w:r>
      <w:proofErr w:type="gramStart"/>
      <w:r w:rsidRPr="00CE67C9">
        <w:t>farm, and</w:t>
      </w:r>
      <w:proofErr w:type="gramEnd"/>
      <w:r w:rsidRPr="00CE67C9">
        <w:t xml:space="preserve">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We acknowledge that analysis of a single BTM sample in the current study comes with limitations. Bacterial groups traditionally considered to be primarily environmental in origin (non-</w:t>
      </w:r>
      <w:proofErr w:type="gramStart"/>
      <w:r w:rsidRPr="00CE67C9">
        <w:rPr>
          <w:i/>
          <w:iCs/>
        </w:rPr>
        <w:t>ag</w:t>
      </w:r>
      <w:proofErr w:type="gramEnd"/>
      <w:r w:rsidRPr="00CE67C9">
        <w:rPr>
          <w:i/>
          <w:iCs/>
        </w:rPr>
        <w:t xml:space="preserve">.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proofErr w:type="spellStart"/>
      <w:r w:rsidRPr="00CE67C9">
        <w:t>Elmoslemany</w:t>
      </w:r>
      <w:proofErr w:type="spellEnd"/>
      <w:r w:rsidRPr="00CE67C9">
        <w:t xml:space="preserve">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With the financial constraints of research on commercial dairy farms, the limitations inherent in performing analysis of a single bulk tank milk sample from each farm were a trade-off for the ability to get a picture of milk quality on a larger number of farms included in the study.</w:t>
      </w:r>
    </w:p>
    <w:p w14:paraId="1DA4CF79" w14:textId="3C995117" w:rsidR="00040714" w:rsidRPr="00CE67C9" w:rsidRDefault="00040714" w:rsidP="00C4232C">
      <w:pPr>
        <w:autoSpaceDE w:val="0"/>
        <w:autoSpaceDN w:val="0"/>
        <w:adjustRightInd w:val="0"/>
        <w:spacing w:line="480" w:lineRule="auto"/>
        <w:ind w:firstLine="720"/>
        <w:jc w:val="both"/>
      </w:pPr>
      <w:r w:rsidRPr="00CE67C9">
        <w:t xml:space="preserve">The estimates from multivariable models of udder health outcomes included in the current study (percent cows with </w:t>
      </w:r>
      <w:proofErr w:type="spellStart"/>
      <w:r w:rsidRPr="00CE67C9">
        <w:t>elevSCS</w:t>
      </w:r>
      <w:proofErr w:type="spellEnd"/>
      <w:r w:rsidRPr="00CE67C9">
        <w:t xml:space="preserve">, percent cows with </w:t>
      </w:r>
      <w:proofErr w:type="spellStart"/>
      <w:r w:rsidRPr="00CE67C9">
        <w:t>chronSCS</w:t>
      </w:r>
      <w:proofErr w:type="spellEnd"/>
      <w:r w:rsidRPr="00CE67C9">
        <w:t xml:space="preserve">, percent cows with </w:t>
      </w:r>
      <w:proofErr w:type="spellStart"/>
      <w:r w:rsidRPr="00CE67C9">
        <w:t>newSCS</w:t>
      </w:r>
      <w:proofErr w:type="spellEnd"/>
      <w:r w:rsidRPr="00CE67C9">
        <w:t xml:space="preserve">, BTSCC, and avg. SCS) were not statistically different between facility types (Table </w:t>
      </w:r>
      <w:r w:rsidR="00E82398">
        <w:t>2.</w:t>
      </w:r>
      <w:r w:rsidRPr="00CE67C9">
        <w:t>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The odds of a new infection (</w:t>
      </w:r>
      <w:proofErr w:type="spellStart"/>
      <w:r w:rsidRPr="00CE67C9">
        <w:t>newSCS</w:t>
      </w:r>
      <w:proofErr w:type="spellEnd"/>
      <w:r w:rsidRPr="00CE67C9">
        <w:t xml:space="preserve">)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  Ruegg and Pantoja (2013) propose a benchmark of having &lt;8% of cows developing a new subclinical mastitis infections per month, and </w:t>
      </w:r>
      <w:proofErr w:type="spellStart"/>
      <w:r w:rsidRPr="00CE67C9">
        <w:t>Schukken</w:t>
      </w:r>
      <w:proofErr w:type="spellEnd"/>
      <w:r w:rsidRPr="00CE67C9">
        <w:t xml:space="preserve"> et al. (2003) suggest &lt;10%</w:t>
      </w:r>
      <w:r>
        <w:t>. Seventy-eight percent of</w:t>
      </w:r>
      <w:r w:rsidRPr="00CE67C9">
        <w:t xml:space="preserve"> herds</w:t>
      </w:r>
      <w:r>
        <w:t>, including 3 of the BP herds,</w:t>
      </w:r>
      <w:r w:rsidRPr="00CE67C9">
        <w:t xml:space="preserve"> enrolled in this study were below those thresholds. The odds of a chronic infection (</w:t>
      </w:r>
      <w:proofErr w:type="spellStart"/>
      <w:r w:rsidRPr="00CE67C9">
        <w:t>chronSCS</w:t>
      </w:r>
      <w:proofErr w:type="spellEnd"/>
      <w:r w:rsidRPr="00CE67C9">
        <w:t xml:space="preserve">)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w:t>
      </w:r>
      <w:proofErr w:type="spellStart"/>
      <w:r w:rsidRPr="00CE67C9">
        <w:t>ElevSCS</w:t>
      </w:r>
      <w:proofErr w:type="spellEnd"/>
      <w:r w:rsidRPr="00CE67C9">
        <w:t xml:space="preserve"> was numerically lowest for 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w:t>
      </w:r>
      <w:proofErr w:type="gramStart"/>
      <w:r w:rsidRPr="00CE67C9">
        <w:t>FS, and</w:t>
      </w:r>
      <w:proofErr w:type="gramEnd"/>
      <w:r w:rsidRPr="00CE67C9">
        <w:t xml:space="preserve"> were </w:t>
      </w:r>
      <w:r>
        <w:t xml:space="preserve">approximately </w:t>
      </w:r>
      <w:r w:rsidRPr="00CE67C9">
        <w:t xml:space="preserve">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w:t>
      </w:r>
      <w:proofErr w:type="spellStart"/>
      <w:r w:rsidRPr="00CE67C9">
        <w:t>newSCS</w:t>
      </w:r>
      <w:proofErr w:type="spellEnd"/>
      <w:r w:rsidRPr="00CE67C9">
        <w:t xml:space="preserve">, </w:t>
      </w:r>
      <w:proofErr w:type="spellStart"/>
      <w:r w:rsidRPr="00CE67C9">
        <w:t>chronSCS</w:t>
      </w:r>
      <w:proofErr w:type="spellEnd"/>
      <w:r w:rsidRPr="00CE67C9">
        <w:t xml:space="preserve">, </w:t>
      </w:r>
      <w:proofErr w:type="spellStart"/>
      <w:r w:rsidRPr="00CE67C9">
        <w:t>elevSCS</w:t>
      </w:r>
      <w:proofErr w:type="spellEnd"/>
      <w:r w:rsidRPr="00CE67C9">
        <w:t>, and avg. LS, given the proportionately large standard errors for all estimates, interpretation of the effect of facility type for these outcomes is challenging.</w:t>
      </w:r>
    </w:p>
    <w:p w14:paraId="56B815FE" w14:textId="77777777" w:rsidR="00040714" w:rsidRPr="00CE67C9" w:rsidRDefault="00040714" w:rsidP="00C4232C">
      <w:pPr>
        <w:autoSpaceDE w:val="0"/>
        <w:autoSpaceDN w:val="0"/>
        <w:adjustRightInd w:val="0"/>
        <w:spacing w:line="480" w:lineRule="auto"/>
        <w:ind w:firstLine="720"/>
        <w:jc w:val="both"/>
      </w:pPr>
      <w:r>
        <w:t>S</w:t>
      </w:r>
      <w:r w:rsidRPr="00CE67C9">
        <w:t xml:space="preserve">ome previous work has found BTSCC to be elevated for CBP farms (425,000 cells/mL over all 4 seasons, Black et. al 2013; 325,000 cells/mL during summer, </w:t>
      </w:r>
      <w:proofErr w:type="spellStart"/>
      <w:r w:rsidRPr="00CE67C9">
        <w:t>Barberg</w:t>
      </w:r>
      <w:proofErr w:type="spellEnd"/>
      <w:r w:rsidRPr="00CE67C9">
        <w:t xml:space="preserve"> et. al 2007b)</w:t>
      </w:r>
      <w:r>
        <w:t>.</w:t>
      </w:r>
      <w:r w:rsidRPr="00CE67C9">
        <w:t xml:space="preserve"> </w:t>
      </w:r>
      <w:r>
        <w:t>O</w:t>
      </w:r>
      <w:r w:rsidRPr="00CE67C9">
        <w:t xml:space="preserve">ther groups have found udder health and milk quality measures on </w:t>
      </w:r>
      <w:r>
        <w:t>C</w:t>
      </w:r>
      <w:r w:rsidRPr="00CE67C9">
        <w:t xml:space="preserve">BP farms are </w:t>
      </w:r>
      <w:proofErr w:type="gramStart"/>
      <w:r w:rsidRPr="00CE67C9">
        <w:t>similar to</w:t>
      </w:r>
      <w:proofErr w:type="gramEnd"/>
      <w:r w:rsidRPr="00CE67C9">
        <w:t xml:space="preserve"> farms using more traditional facility types.</w:t>
      </w:r>
      <w:r w:rsidRPr="00CE67C9">
        <w:rPr>
          <w:color w:val="FF0000"/>
        </w:rPr>
        <w:t xml:space="preserve"> </w:t>
      </w:r>
      <w:r w:rsidRPr="00CE67C9">
        <w:t xml:space="preserve">Specifically, in a study of 18 commercial dairy farms, subclinical mastitis prevalence levels </w:t>
      </w:r>
      <w:proofErr w:type="gramStart"/>
      <w:r w:rsidRPr="00CE67C9">
        <w:t>was</w:t>
      </w:r>
      <w:proofErr w:type="gramEnd"/>
      <w:r w:rsidRPr="00CE67C9">
        <w:t xml:space="preserve">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w:t>
      </w:r>
      <w:proofErr w:type="spellStart"/>
      <w:r w:rsidRPr="00CE67C9">
        <w:t>Barberg</w:t>
      </w:r>
      <w:proofErr w:type="spellEnd"/>
      <w:r w:rsidRPr="00CE67C9">
        <w:t xml:space="preserve">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w:t>
      </w:r>
      <w:proofErr w:type="gramStart"/>
      <w:r w:rsidRPr="00CE67C9">
        <w:t>similar to</w:t>
      </w:r>
      <w:proofErr w:type="gramEnd"/>
      <w:r w:rsidRPr="00CE67C9">
        <w:t xml:space="preserve">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4232C">
      <w:pPr>
        <w:autoSpaceDE w:val="0"/>
        <w:autoSpaceDN w:val="0"/>
        <w:adjustRightInd w:val="0"/>
        <w:spacing w:line="480" w:lineRule="auto"/>
        <w:ind w:firstLine="720"/>
        <w:jc w:val="both"/>
      </w:pPr>
      <w:r w:rsidRPr="00CE67C9">
        <w:t xml:space="preserve">Cows on BP farms numerically made slightly more milk than those in </w:t>
      </w:r>
      <w:proofErr w:type="gramStart"/>
      <w:r w:rsidRPr="00CE67C9">
        <w:t>TS, and</w:t>
      </w:r>
      <w:proofErr w:type="gramEnd"/>
      <w:r w:rsidRPr="00CE67C9">
        <w:t xml:space="preserve"> were equivalent to those in FS. This increase of 1.7 pounds for BP over TS represents roughly 3% of the average STD 150-day milk production for herds in the study, which is a relatively modest increase in milk production. However, the comparatively large standard errors for </w:t>
      </w:r>
      <w:proofErr w:type="gramStart"/>
      <w:r w:rsidRPr="00CE67C9">
        <w:t>both STD</w:t>
      </w:r>
      <w:proofErr w:type="gramEnd"/>
      <w:r w:rsidRPr="00CE67C9">
        <w:t xml:space="preserve"> 150-day milk estimates make it difficult to interpret the effect of facility type for this metric. Previous research has found no significant differences in various production 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production in an observational study is difficult. However, as Leso et. al (2020) point out, “results in the literature indicate that high levels of milk production are possible in CBP.” As BP potentially </w:t>
      </w:r>
      <w:proofErr w:type="gramStart"/>
      <w:r w:rsidRPr="00CE67C9">
        <w:t>improve</w:t>
      </w:r>
      <w:proofErr w:type="gramEnd"/>
      <w:r w:rsidRPr="00CE67C9">
        <w:t xml:space="preser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4232C">
      <w:pPr>
        <w:autoSpaceDE w:val="0"/>
        <w:autoSpaceDN w:val="0"/>
        <w:adjustRightInd w:val="0"/>
        <w:spacing w:line="480" w:lineRule="auto"/>
        <w:ind w:firstLine="720"/>
        <w:jc w:val="both"/>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 However, all BP in the current study had an average udder hygiene score of less than 2.5, and the farm with the lowest mean average udder hygiene score overall was </w:t>
      </w:r>
      <w:proofErr w:type="gramStart"/>
      <w:r w:rsidRPr="00CE67C9">
        <w:t>a BP</w:t>
      </w:r>
      <w:proofErr w:type="gramEnd"/>
      <w:r w:rsidRPr="00CE67C9">
        <w:t xml:space="preserve">.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w:t>
      </w:r>
      <w:proofErr w:type="gramStart"/>
      <w:r w:rsidRPr="00CE67C9">
        <w:t>studied, and</w:t>
      </w:r>
      <w:proofErr w:type="gramEnd"/>
      <w:r w:rsidRPr="00CE67C9">
        <w:t xml:space="preserve"> was a tractable observation to make during non-grazing season farm visits where individual animals were often roaming freely in a pen, or confined in a TS barn.</w:t>
      </w:r>
    </w:p>
    <w:p w14:paraId="4ACDD29E" w14:textId="4F4DAD71" w:rsidR="00040714" w:rsidRPr="00FA178A" w:rsidRDefault="00FA178A" w:rsidP="00017372">
      <w:pPr>
        <w:pStyle w:val="ChapSubSub"/>
      </w:pPr>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p>
    <w:p w14:paraId="5515DFD9" w14:textId="77777777" w:rsidR="00040714" w:rsidRPr="00CE67C9" w:rsidRDefault="00040714" w:rsidP="00C4232C">
      <w:pPr>
        <w:autoSpaceDE w:val="0"/>
        <w:autoSpaceDN w:val="0"/>
        <w:adjustRightInd w:val="0"/>
        <w:spacing w:line="480" w:lineRule="auto"/>
        <w:ind w:firstLine="720"/>
        <w:jc w:val="both"/>
      </w:pPr>
      <w:r w:rsidRPr="00CE67C9">
        <w:t>One finding from the univariate analysis combining all 21 farms</w:t>
      </w:r>
      <w:r w:rsidRPr="00CE67C9" w:rsidDel="000F21D8">
        <w:t xml:space="preserve"> </w:t>
      </w:r>
      <w:r w:rsidRPr="00CE67C9">
        <w:t>is that farms with deeper bedding had more favorable udder hygiene metrics. When comparing farms that housed cows with a deep bedding system (</w:t>
      </w:r>
      <w:proofErr w:type="gramStart"/>
      <w:r w:rsidRPr="00CE67C9">
        <w:t>deeply-bedded</w:t>
      </w:r>
      <w:proofErr w:type="gramEnd"/>
      <w:r w:rsidRPr="00CE67C9">
        <w:t xml:space="preserve">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w:t>
      </w:r>
      <w:proofErr w:type="gramStart"/>
      <w:r w:rsidRPr="00CE67C9">
        <w:t>deeply-bedded</w:t>
      </w:r>
      <w:proofErr w:type="gramEnd"/>
      <w:r w:rsidRPr="00CE67C9">
        <w:t xml:space="preserve"> stalls (14 cm) and the control treatment (2-3 cm; Wolfe et al., 2018).</w:t>
      </w:r>
    </w:p>
    <w:p w14:paraId="4339699D" w14:textId="77777777" w:rsidR="00040714" w:rsidRPr="00CE67C9" w:rsidRDefault="00040714" w:rsidP="00C4232C">
      <w:pPr>
        <w:autoSpaceDE w:val="0"/>
        <w:autoSpaceDN w:val="0"/>
        <w:adjustRightInd w:val="0"/>
        <w:spacing w:line="480" w:lineRule="auto"/>
        <w:ind w:firstLine="720"/>
        <w:jc w:val="both"/>
      </w:pPr>
      <w:r w:rsidRPr="00CE67C9">
        <w:t xml:space="preserve">Beyond comparing </w:t>
      </w:r>
      <w:proofErr w:type="gramStart"/>
      <w:r w:rsidRPr="00CE67C9">
        <w:t>udder</w:t>
      </w:r>
      <w:proofErr w:type="gramEnd"/>
      <w:r w:rsidRPr="00CE67C9">
        <w:t xml:space="preserve"> hygiene of cows housed on a deep-bedding system to cows that were not, there was a linear association between bedding depth (depth of BP, depth of bedding in FS and TS) and hygiene score. As the measured height of bedding got deeper (height of BP, or amount of bedding material in stall), cows tended to have cleaner udders. To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w:t>
      </w:r>
      <w:proofErr w:type="gramStart"/>
      <w:r w:rsidRPr="00CE67C9">
        <w:t>BP in particular, although</w:t>
      </w:r>
      <w:proofErr w:type="gramEnd"/>
      <w:r w:rsidRPr="00CE67C9">
        <w:t xml:space="preserve"> </w:t>
      </w:r>
      <w:r>
        <w:t xml:space="preserve">our </w:t>
      </w:r>
      <w:r w:rsidRPr="00CE67C9">
        <w:t xml:space="preserve">sample size was limited </w:t>
      </w:r>
      <w:proofErr w:type="gramStart"/>
      <w:r w:rsidRPr="00CE67C9">
        <w:t>at</w:t>
      </w:r>
      <w:proofErr w:type="gramEnd"/>
      <w:r w:rsidRPr="00CE67C9">
        <w:t xml:space="preserve"> 5 herds. To the best of our knowledge, this specific association has not previously been explored for BP herds. There is opportunity for future research looking at this relationship between </w:t>
      </w:r>
      <w:proofErr w:type="gramStart"/>
      <w:r w:rsidRPr="00CE67C9">
        <w:t>increased</w:t>
      </w:r>
      <w:proofErr w:type="gramEnd"/>
      <w:r w:rsidRPr="00CE67C9">
        <w:t xml:space="preserve"> amount of bedding used in deep-bedded systems (or more </w:t>
      </w:r>
      <w:proofErr w:type="gramStart"/>
      <w:r w:rsidRPr="00CE67C9">
        <w:t>deeply-bedded</w:t>
      </w:r>
      <w:proofErr w:type="gramEnd"/>
      <w:r w:rsidRPr="00CE67C9">
        <w:t xml:space="preserve"> stalls) and the benefit of improved udder hygiene and milk quality. </w:t>
      </w:r>
    </w:p>
    <w:p w14:paraId="0C958773" w14:textId="77777777" w:rsidR="00040714" w:rsidRPr="00CE67C9" w:rsidRDefault="00040714" w:rsidP="00C4232C">
      <w:pPr>
        <w:autoSpaceDE w:val="0"/>
        <w:autoSpaceDN w:val="0"/>
        <w:adjustRightInd w:val="0"/>
        <w:spacing w:line="480" w:lineRule="auto"/>
        <w:ind w:firstLine="720"/>
        <w:jc w:val="both"/>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w:t>
      </w:r>
      <w:proofErr w:type="gramStart"/>
      <w:r w:rsidRPr="00CE67C9">
        <w:t>particular relevance</w:t>
      </w:r>
      <w:proofErr w:type="gramEnd"/>
      <w:r w:rsidRPr="00CE67C9">
        <w:t xml:space="preserve"> to the current work, a study carried out on 3 BP farms in Brazil found the odds of a new case of subclinical mastitis (SCC ≥200,000 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interpreted to suggest a better biological significance of either of these alternative hygiene scoring systems.  </w:t>
      </w:r>
    </w:p>
    <w:p w14:paraId="5F7A1154" w14:textId="77777777" w:rsidR="00040714" w:rsidRPr="00CE67C9" w:rsidRDefault="00040714" w:rsidP="00C4232C">
      <w:pPr>
        <w:autoSpaceDE w:val="0"/>
        <w:autoSpaceDN w:val="0"/>
        <w:adjustRightInd w:val="0"/>
        <w:spacing w:line="480" w:lineRule="auto"/>
        <w:ind w:firstLine="720"/>
        <w:jc w:val="both"/>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deeper bedding leading to improved hygiene, and (2)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77777777" w:rsidR="00040714" w:rsidRPr="00CE67C9" w:rsidRDefault="00040714" w:rsidP="00C4232C">
      <w:pPr>
        <w:autoSpaceDE w:val="0"/>
        <w:autoSpaceDN w:val="0"/>
        <w:adjustRightInd w:val="0"/>
        <w:spacing w:line="480" w:lineRule="auto"/>
        <w:ind w:firstLine="720"/>
        <w:jc w:val="both"/>
      </w:pPr>
      <w:r w:rsidRPr="00CE67C9">
        <w:t xml:space="preserve">As for any observational study, there is the potential for bias to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(source population). The potential exists that producers who volunteered to participate in the current study are systematically different in some way with regards to their management practices compared to the general population of organic farms in Vermont. 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It is important to acknowledge that organic cows on average produce less milk (Stiglbauer et al., 2013), and with decreased milk production comes decreased susceptibility to mastitis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all attempts were made to </w:t>
      </w:r>
      <w:proofErr w:type="gramStart"/>
      <w:r w:rsidRPr="00CE67C9">
        <w:t>control for</w:t>
      </w:r>
      <w:proofErr w:type="gramEnd"/>
      <w:r w:rsidRPr="00CE67C9">
        <w:t xml:space="preserve"> potential confounding with the multivariable models presented.</w:t>
      </w:r>
    </w:p>
    <w:p w14:paraId="02926D3D" w14:textId="77777777" w:rsidR="00040714" w:rsidRPr="00CE67C9" w:rsidRDefault="00040714" w:rsidP="00C4232C">
      <w:pPr>
        <w:autoSpaceDE w:val="0"/>
        <w:autoSpaceDN w:val="0"/>
        <w:adjustRightInd w:val="0"/>
        <w:spacing w:line="480" w:lineRule="auto"/>
        <w:ind w:firstLine="720"/>
        <w:jc w:val="both"/>
      </w:pPr>
      <w:r w:rsidRPr="00CE67C9">
        <w:t xml:space="preserve">Perhaps the biggest limitation of the current study is the small number of farms in each facility type, which limited statistical power. As state agencies had been promoting the use of BP systems for years in Vermont, we had anticipated it would be feasible to enroll 10 farms using this system to house their lactating animals. This turned out not to be the case; the Winter 2018-2019 survey showed that many dairy farms were instead using these systems for non-lactating animals (heifers, dry cows; Andrews et al. 2021). Furthermore, the COVID-19 pandemic precluded resumption of the study in Spring 2020, limiting the number of farms included to herds sampled in 2019, and not all farms had DHIA data for every outcome of interest. A related limitation is that well-established 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w:t>
      </w:r>
      <w:proofErr w:type="gramStart"/>
      <w:r w:rsidRPr="00CE67C9">
        <w:t>particular management</w:t>
      </w:r>
      <w:proofErr w:type="gramEnd"/>
      <w:r w:rsidRPr="00CE67C9">
        <w:t xml:space="preserve"> factors which are beneficial or detrimental </w:t>
      </w:r>
      <w:proofErr w:type="gramStart"/>
      <w:r w:rsidRPr="00CE67C9">
        <w:t>on</w:t>
      </w:r>
      <w:proofErr w:type="gramEnd"/>
      <w:r w:rsidRPr="00CE67C9">
        <w:t xml:space="preserve">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4232C">
      <w:pPr>
        <w:autoSpaceDE w:val="0"/>
        <w:autoSpaceDN w:val="0"/>
        <w:adjustRightInd w:val="0"/>
        <w:spacing w:line="480" w:lineRule="auto"/>
        <w:ind w:firstLine="720"/>
        <w:jc w:val="both"/>
      </w:pPr>
      <w:r w:rsidRPr="00CE67C9">
        <w:t xml:space="preserve">While BP systems are not common for housing lactating cows in Vermont, farms using this system in the state are using both compost </w:t>
      </w:r>
      <w:proofErr w:type="gramStart"/>
      <w:r w:rsidRPr="00CE67C9">
        <w:t>bedded-packs</w:t>
      </w:r>
      <w:proofErr w:type="gramEnd"/>
      <w:r w:rsidRPr="00CE67C9">
        <w:t xml:space="preserve">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milk quality, and udder health on these loose-housing systems </w:t>
      </w:r>
      <w:proofErr w:type="gramStart"/>
      <w:r w:rsidRPr="00CE67C9">
        <w:t>deeply-bedded</w:t>
      </w:r>
      <w:proofErr w:type="gramEnd"/>
      <w:r w:rsidRPr="00CE67C9">
        <w:t xml:space="preserve"> with organic material. While we acknowledge that grouping them together is not ideal, this diversity </w:t>
      </w:r>
      <w:proofErr w:type="gramStart"/>
      <w:r w:rsidRPr="00CE67C9">
        <w:t>is a reflection of</w:t>
      </w:r>
      <w:proofErr w:type="gramEnd"/>
      <w:r w:rsidRPr="00CE67C9">
        <w:t xml:space="preserve">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w:t>
      </w:r>
      <w:proofErr w:type="spellStart"/>
      <w:r w:rsidRPr="00CE67C9">
        <w:t>mL.</w:t>
      </w:r>
      <w:proofErr w:type="spellEnd"/>
      <w:r w:rsidRPr="00CE67C9">
        <w:t xml:space="preserve">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C4232C">
      <w:pPr>
        <w:autoSpaceDE w:val="0"/>
        <w:autoSpaceDN w:val="0"/>
        <w:adjustRightInd w:val="0"/>
        <w:spacing w:line="480" w:lineRule="auto"/>
        <w:ind w:firstLine="720"/>
        <w:jc w:val="both"/>
        <w:rPr>
          <w:b/>
          <w:bCs/>
        </w:rPr>
      </w:pPr>
      <w:r w:rsidRPr="00CE67C9">
        <w:t xml:space="preserve">BP systems have </w:t>
      </w:r>
      <w:proofErr w:type="gramStart"/>
      <w:r w:rsidRPr="00CE67C9">
        <w:t>a number of</w:t>
      </w:r>
      <w:proofErr w:type="gramEnd"/>
      <w:r w:rsidRPr="00CE67C9">
        <w:t xml:space="preserve">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w:t>
      </w:r>
      <w:proofErr w:type="gramStart"/>
      <w:r w:rsidRPr="00CE67C9">
        <w:t>general public</w:t>
      </w:r>
      <w:proofErr w:type="gramEnd"/>
      <w:r w:rsidRPr="00CE67C9">
        <w:t xml:space="preserve"> </w:t>
      </w:r>
      <w:r w:rsidRPr="00CE67C9">
        <w:rPr>
          <w:noProof/>
        </w:rPr>
        <w:t>(Holly et al., 2018)</w:t>
      </w:r>
      <w:r w:rsidRPr="00CE67C9">
        <w:t xml:space="preserve">. Anecdotally, the BP producers enrolled in the study were pleased with their systems of manure management, viewing their used bedding material and manure as a valuable soil amendment and an integral part of their nutrient 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81" w:name="_Toc174382594"/>
      <w:r w:rsidRPr="00486328">
        <w:t xml:space="preserve">2.6 </w:t>
      </w:r>
      <w:r w:rsidR="00040714" w:rsidRPr="00486328">
        <w:t>Conclusion</w:t>
      </w:r>
      <w:bookmarkEnd w:id="81"/>
    </w:p>
    <w:p w14:paraId="08C9A74A" w14:textId="106C4CB9" w:rsidR="00040714" w:rsidRPr="00CE67C9" w:rsidRDefault="00040714" w:rsidP="00C4232C">
      <w:pPr>
        <w:spacing w:line="480" w:lineRule="auto"/>
        <w:ind w:firstLine="720"/>
        <w:jc w:val="both"/>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 xml:space="preserve">equivalent in comparison to the most </w:t>
      </w:r>
      <w:proofErr w:type="gramStart"/>
      <w:r w:rsidRPr="00CE67C9">
        <w:t>commonly-used</w:t>
      </w:r>
      <w:proofErr w:type="gramEnd"/>
      <w:r w:rsidRPr="00CE67C9">
        <w:t xml:space="preserve">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secondary analysis of 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82" w:name="_Toc174382595"/>
      <w:r w:rsidRPr="00503468">
        <w:t xml:space="preserve">2.7 </w:t>
      </w:r>
      <w:r w:rsidR="00040714" w:rsidRPr="00503468">
        <w:t>Acknowledgements</w:t>
      </w:r>
      <w:bookmarkEnd w:id="82"/>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83" w:name="_Toc174382596"/>
      <w:r w:rsidRPr="00B76322">
        <w:t xml:space="preserve">2.8 </w:t>
      </w:r>
      <w:r w:rsidR="00B310AF" w:rsidRPr="00B76322">
        <w:t>References</w:t>
      </w:r>
      <w:bookmarkEnd w:id="83"/>
    </w:p>
    <w:p w14:paraId="7AC8D0A8" w14:textId="77777777" w:rsidR="00B310AF" w:rsidRPr="00CE67C9" w:rsidRDefault="00B310AF" w:rsidP="00C4232C">
      <w:pPr>
        <w:pStyle w:val="EndNoteBibliography"/>
        <w:spacing w:after="240"/>
        <w:jc w:val="both"/>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4232C">
      <w:pPr>
        <w:pStyle w:val="EndNoteBibliography"/>
        <w:spacing w:after="240"/>
        <w:jc w:val="both"/>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4232C">
      <w:pPr>
        <w:pStyle w:val="EndNoteBibliography"/>
        <w:spacing w:after="240"/>
        <w:jc w:val="both"/>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4232C">
      <w:pPr>
        <w:pStyle w:val="EndNoteBibliography"/>
        <w:spacing w:after="240"/>
        <w:jc w:val="both"/>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4232C">
      <w:pPr>
        <w:pStyle w:val="EndNoteBibliography"/>
        <w:jc w:val="both"/>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4232C">
      <w:pPr>
        <w:pStyle w:val="EndNoteBibliography"/>
        <w:spacing w:after="240"/>
        <w:jc w:val="both"/>
      </w:pPr>
      <w:r w:rsidRPr="00CE67C9">
        <w:t>Barberg, A., M. Endres, and K. Janni. 2007a. Compost Dairy Barns in Minnesota: A Descriptive Study. Applied Engineering in Agriculture 23:231-238.</w:t>
      </w:r>
    </w:p>
    <w:p w14:paraId="40BDEF4F" w14:textId="77777777" w:rsidR="00B310AF" w:rsidRPr="00CE67C9" w:rsidRDefault="00B310AF" w:rsidP="00C4232C">
      <w:pPr>
        <w:pStyle w:val="EndNoteBibliography"/>
        <w:spacing w:after="240"/>
        <w:jc w:val="both"/>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4232C">
      <w:pPr>
        <w:pStyle w:val="EndNoteBibliography"/>
        <w:spacing w:after="240"/>
        <w:jc w:val="both"/>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4232C">
      <w:pPr>
        <w:pStyle w:val="EndNoteBibliography"/>
        <w:spacing w:after="240"/>
        <w:jc w:val="both"/>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4232C">
      <w:pPr>
        <w:pStyle w:val="EndNoteBibliography"/>
        <w:spacing w:after="240"/>
        <w:jc w:val="both"/>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4232C">
      <w:pPr>
        <w:pStyle w:val="EndNoteBibliography"/>
        <w:spacing w:after="240"/>
        <w:jc w:val="both"/>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4232C">
      <w:pPr>
        <w:pStyle w:val="EndNoteBibliography"/>
        <w:spacing w:after="240"/>
        <w:jc w:val="both"/>
        <w:rPr>
          <w:szCs w:val="24"/>
        </w:rPr>
      </w:pPr>
      <w:r w:rsidRPr="00CE67C9">
        <w:rPr>
          <w:szCs w:val="24"/>
        </w:rPr>
        <w:t>Bewley, J. M., L. M. Robertson, and E. A. Eckelkamp. 2017. A 100-Year Review: Lactating dairy cattle housing management. J. Dairy Sci. 100(12):10418-10431.</w:t>
      </w:r>
    </w:p>
    <w:p w14:paraId="13753D99" w14:textId="77777777" w:rsidR="00B310AF" w:rsidRPr="00CE67C9" w:rsidRDefault="00B310AF" w:rsidP="00C4232C">
      <w:pPr>
        <w:pStyle w:val="EndNoteBibliography"/>
        <w:spacing w:after="240"/>
        <w:jc w:val="both"/>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4232C">
      <w:pPr>
        <w:pStyle w:val="EndNoteBibliography"/>
        <w:spacing w:after="240"/>
        <w:jc w:val="both"/>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4232C">
      <w:pPr>
        <w:pStyle w:val="EndNoteBibliography"/>
        <w:spacing w:after="240"/>
        <w:jc w:val="both"/>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4232C">
      <w:pPr>
        <w:pStyle w:val="EndNoteBibliography"/>
        <w:spacing w:after="240"/>
        <w:jc w:val="both"/>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4232C">
      <w:pPr>
        <w:pStyle w:val="EndNoteBibliography"/>
        <w:spacing w:after="240"/>
        <w:jc w:val="both"/>
      </w:pPr>
      <w:r w:rsidRPr="00CE67C9">
        <w:t>Calamari, L., F. Calegari, and L. Stefanini. 2009. Effect of different free stall surfaces on behavioural, productive and metabolic parameters in dairy cows. Applied Animal Behaviour Science 120:9-17.</w:t>
      </w:r>
    </w:p>
    <w:p w14:paraId="4E008F7F" w14:textId="77777777" w:rsidR="00B310AF" w:rsidRPr="00CE67C9" w:rsidRDefault="00B310AF" w:rsidP="00C4232C">
      <w:pPr>
        <w:pStyle w:val="EndNoteBibliography"/>
        <w:spacing w:after="240"/>
        <w:jc w:val="both"/>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068DD714" w14:textId="77777777" w:rsidR="00B310AF" w:rsidRPr="00CE67C9" w:rsidRDefault="00B310AF" w:rsidP="00C4232C">
      <w:pPr>
        <w:pStyle w:val="EndNoteBibliography"/>
        <w:spacing w:after="240"/>
        <w:jc w:val="both"/>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4232C">
      <w:pPr>
        <w:pStyle w:val="EndNoteBibliography"/>
        <w:spacing w:after="240"/>
        <w:jc w:val="both"/>
      </w:pPr>
      <w:r w:rsidRPr="00CE67C9">
        <w:t>Cook, N. B., T. B. Bennett, and K. V. Nordlund. 2005. Monitoring Indices of Cow Comfort in Free-Stall-Housed Dairy Herds. J. Dairy Sci. 88(11):3876-3885.</w:t>
      </w:r>
    </w:p>
    <w:p w14:paraId="09A6EC1B" w14:textId="77777777" w:rsidR="00B310AF" w:rsidRPr="00CE67C9" w:rsidRDefault="00B310AF" w:rsidP="00C4232C">
      <w:pPr>
        <w:pStyle w:val="EndNoteBibliography"/>
        <w:spacing w:after="240"/>
        <w:jc w:val="both"/>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4232C">
      <w:pPr>
        <w:pStyle w:val="EndNoteBibliography"/>
        <w:spacing w:after="240"/>
        <w:jc w:val="both"/>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935005">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3E2D09D5" w14:textId="77777777" w:rsidR="00B310AF" w:rsidRPr="00CE67C9" w:rsidRDefault="00B310AF" w:rsidP="00C4232C">
      <w:pPr>
        <w:pStyle w:val="EndNoteBibliography"/>
        <w:spacing w:after="240"/>
        <w:jc w:val="both"/>
      </w:pPr>
      <w:r w:rsidRPr="00CE67C9">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4232C">
      <w:pPr>
        <w:pStyle w:val="EndNoteBibliography"/>
        <w:spacing w:after="240"/>
        <w:jc w:val="both"/>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4232C">
      <w:pPr>
        <w:pStyle w:val="EndNoteBibliography"/>
        <w:spacing w:after="240"/>
        <w:jc w:val="both"/>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4232C">
      <w:pPr>
        <w:pStyle w:val="EndNoteBibliography"/>
        <w:spacing w:after="240"/>
        <w:jc w:val="both"/>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4232C">
      <w:pPr>
        <w:pStyle w:val="EndNoteBibliography"/>
        <w:spacing w:after="240"/>
        <w:jc w:val="both"/>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4232C">
      <w:pPr>
        <w:pStyle w:val="EndNoteBibliography"/>
        <w:spacing w:after="240"/>
        <w:jc w:val="both"/>
      </w:pPr>
      <w:r w:rsidRPr="00CE67C9">
        <w:t>Eberhart, R. J. 1984. Coliform Mastitis. Veterinary Clinics of North America: Large Animal Practice 6(2):287-300.</w:t>
      </w:r>
    </w:p>
    <w:p w14:paraId="75896E5D" w14:textId="77777777" w:rsidR="00B310AF" w:rsidRPr="00CE67C9" w:rsidRDefault="00B310AF" w:rsidP="00C4232C">
      <w:pPr>
        <w:pStyle w:val="EndNoteBibliography"/>
        <w:spacing w:after="240"/>
        <w:jc w:val="both"/>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4232C">
      <w:pPr>
        <w:pStyle w:val="EndNoteBibliography"/>
        <w:spacing w:after="240"/>
        <w:jc w:val="both"/>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4232C">
      <w:pPr>
        <w:pStyle w:val="EndNoteBibliography"/>
        <w:spacing w:after="240"/>
        <w:jc w:val="both"/>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4232C">
      <w:pPr>
        <w:pStyle w:val="EndNoteBibliography"/>
        <w:spacing w:after="240"/>
        <w:jc w:val="both"/>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4232C">
      <w:pPr>
        <w:pStyle w:val="EndNoteBibliography"/>
        <w:spacing w:after="240"/>
        <w:jc w:val="both"/>
      </w:pPr>
      <w:r w:rsidRPr="00CE67C9">
        <w:t>Fairchild, T. P., B. J. McArthur, J. H. Moore, and W. E. Hylton. 1982. Coliform Counts in Various Bedding Materials. J. Dairy Sci. 65(6):1029-1035.</w:t>
      </w:r>
    </w:p>
    <w:p w14:paraId="333BFCAC" w14:textId="77777777" w:rsidR="00B310AF" w:rsidRPr="00CE67C9" w:rsidRDefault="00B310AF" w:rsidP="00C4232C">
      <w:pPr>
        <w:pStyle w:val="EndNoteBibliography"/>
        <w:spacing w:after="240"/>
        <w:jc w:val="both"/>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1F591DB7" w14:textId="77777777" w:rsidR="00B310AF" w:rsidRPr="00CE67C9" w:rsidRDefault="00B310AF" w:rsidP="00C4232C">
      <w:pPr>
        <w:pStyle w:val="EndNoteBibliography"/>
        <w:jc w:val="both"/>
        <w:rPr>
          <w:szCs w:val="24"/>
        </w:rPr>
      </w:pPr>
      <w:r w:rsidRPr="00CE67C9">
        <w:rPr>
          <w:szCs w:val="24"/>
        </w:rPr>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4232C">
      <w:pPr>
        <w:pStyle w:val="EndNoteBibliography"/>
        <w:spacing w:after="240"/>
        <w:jc w:val="both"/>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4232C">
      <w:pPr>
        <w:pStyle w:val="EndNoteBibliography"/>
        <w:spacing w:after="240"/>
        <w:jc w:val="both"/>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4232C">
      <w:pPr>
        <w:pStyle w:val="EndNoteBibliography"/>
        <w:spacing w:after="240"/>
        <w:jc w:val="both"/>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4232C">
      <w:pPr>
        <w:pStyle w:val="EndNoteBibliography"/>
        <w:spacing w:after="240"/>
        <w:jc w:val="both"/>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4232C">
      <w:pPr>
        <w:pStyle w:val="EndNoteBibliography"/>
        <w:spacing w:after="240"/>
        <w:jc w:val="both"/>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4232C">
      <w:pPr>
        <w:pStyle w:val="EndNoteBibliography"/>
        <w:spacing w:after="240"/>
        <w:jc w:val="both"/>
      </w:pPr>
      <w:r w:rsidRPr="00CE67C9">
        <w:t>Hogan, J. and K. L. Smith. 2012. Managing environmental mastitis. Vet Clin North Am Food Anim Pract 28(2):217-224.</w:t>
      </w:r>
    </w:p>
    <w:p w14:paraId="3BCA057D" w14:textId="77777777" w:rsidR="00B310AF" w:rsidRPr="00CE67C9" w:rsidRDefault="00B310AF" w:rsidP="00C4232C">
      <w:pPr>
        <w:pStyle w:val="EndNoteBibliography"/>
        <w:spacing w:after="240"/>
        <w:jc w:val="both"/>
      </w:pPr>
      <w:r w:rsidRPr="00CE67C9">
        <w:t>Hogan, J. S. and K. L. Smith. 1997. Bacteria counts in sawdust bedding. J Dairy Sci 80(8):1600-1605.</w:t>
      </w:r>
    </w:p>
    <w:p w14:paraId="50415949" w14:textId="77777777" w:rsidR="00B310AF" w:rsidRPr="00CE67C9" w:rsidRDefault="00B310AF" w:rsidP="00C4232C">
      <w:pPr>
        <w:pStyle w:val="EndNoteBibliography"/>
        <w:spacing w:after="240"/>
        <w:jc w:val="both"/>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4232C">
      <w:pPr>
        <w:pStyle w:val="EndNoteBibliography"/>
        <w:spacing w:after="240"/>
        <w:jc w:val="both"/>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4232C">
      <w:pPr>
        <w:pStyle w:val="EndNoteBibliography"/>
        <w:spacing w:after="240"/>
        <w:jc w:val="both"/>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0B8407C6" w14:textId="77777777" w:rsidR="00B310AF" w:rsidRPr="00CE67C9" w:rsidRDefault="00B310AF" w:rsidP="00C4232C">
      <w:pPr>
        <w:pStyle w:val="EndNoteBibliography"/>
        <w:spacing w:after="240"/>
        <w:jc w:val="both"/>
      </w:pPr>
      <w:r w:rsidRPr="00CE67C9">
        <w:t>Janni, K., M. Endres, J. Reneau, and W. Schoper. 2007. Compost Dairy Barn Layout and Management Recommendations. Applied Engineering in Agriculture 23(1):97-102.</w:t>
      </w:r>
    </w:p>
    <w:p w14:paraId="632AFE1C" w14:textId="77777777" w:rsidR="00B310AF" w:rsidRPr="00CE67C9" w:rsidRDefault="00B310AF" w:rsidP="00C4232C">
      <w:pPr>
        <w:pStyle w:val="EndNoteBibliography"/>
        <w:spacing w:after="240"/>
        <w:jc w:val="both"/>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4232C">
      <w:pPr>
        <w:pStyle w:val="EndNoteBibliography"/>
        <w:spacing w:after="240"/>
        <w:jc w:val="both"/>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4232C">
      <w:pPr>
        <w:pStyle w:val="EndNoteBibliography"/>
        <w:spacing w:after="240"/>
        <w:jc w:val="both"/>
      </w:pPr>
      <w:r w:rsidRPr="00CE67C9">
        <w:t>Klaas, I. C. and R. N. Zadoks. 2018. An update on environmental mastitis: Challenging perceptions. Transbound Emerg Dis 65 Suppl 1:166-185.</w:t>
      </w:r>
    </w:p>
    <w:p w14:paraId="444374F6" w14:textId="77777777" w:rsidR="00B310AF" w:rsidRPr="00CE67C9" w:rsidRDefault="00B310AF" w:rsidP="00935005">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4232C">
      <w:pPr>
        <w:pStyle w:val="EndNoteBibliography"/>
        <w:spacing w:after="240"/>
        <w:jc w:val="both"/>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4232C">
      <w:pPr>
        <w:pStyle w:val="EndNoteBibliography"/>
        <w:spacing w:after="240"/>
        <w:jc w:val="both"/>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4232C">
      <w:pPr>
        <w:pStyle w:val="EndNoteBibliography"/>
        <w:spacing w:after="240"/>
        <w:jc w:val="both"/>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4232C">
      <w:pPr>
        <w:pStyle w:val="EndNoteBibliography"/>
        <w:spacing w:after="240"/>
        <w:jc w:val="both"/>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4232C">
      <w:pPr>
        <w:pStyle w:val="EndNoteBibliography"/>
        <w:spacing w:after="240"/>
        <w:jc w:val="both"/>
      </w:pPr>
      <w:r w:rsidRPr="00CE67C9">
        <w:t>Neave, F. K., F. H. Dodd, and R. G. Kingwill. 1966. A method of controlling udder disease. Vet Rec 78(15):521-523.</w:t>
      </w:r>
    </w:p>
    <w:p w14:paraId="77D3EAB1" w14:textId="77777777" w:rsidR="00B310AF" w:rsidRPr="00CE67C9" w:rsidRDefault="00B310AF" w:rsidP="00C4232C">
      <w:pPr>
        <w:pStyle w:val="EndNoteBibliography"/>
        <w:spacing w:after="240"/>
        <w:jc w:val="both"/>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4232C">
      <w:pPr>
        <w:pStyle w:val="EndNoteBibliography"/>
        <w:spacing w:after="240"/>
        <w:jc w:val="both"/>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1C479CD" w14:textId="77777777" w:rsidR="00B310AF" w:rsidRPr="00CE67C9" w:rsidRDefault="00B310AF" w:rsidP="00C4232C">
      <w:pPr>
        <w:pStyle w:val="EndNoteBibliography"/>
        <w:spacing w:after="240"/>
        <w:jc w:val="both"/>
      </w:pPr>
      <w:r w:rsidRPr="00CE67C9">
        <w:t>Pankey, J. W., R. L. Boddie, and S. C. Nickerson. 1985. Efficacy evaluation of two new teat dip formulations under experimental challenge. J Dairy Sci 68(2):462-465.</w:t>
      </w:r>
    </w:p>
    <w:p w14:paraId="1981AF8D" w14:textId="77777777" w:rsidR="00B310AF" w:rsidRPr="00CE67C9" w:rsidRDefault="00B310AF" w:rsidP="00C4232C">
      <w:pPr>
        <w:pStyle w:val="EndNoteBibliography"/>
        <w:spacing w:after="240"/>
        <w:jc w:val="both"/>
      </w:pPr>
      <w:r w:rsidRPr="00CE67C9">
        <w:t>Pankey, J. W., E. E. Wildman, P. A. Drechsler, and J. S. Hogan. 1987. Field trial evaluation of premilking teat disinfection. J Dairy Sci 70(4):867-872.</w:t>
      </w:r>
    </w:p>
    <w:p w14:paraId="1F38744A" w14:textId="77777777" w:rsidR="00B310AF" w:rsidRPr="00CE67C9" w:rsidRDefault="00B310AF" w:rsidP="00C4232C">
      <w:pPr>
        <w:pStyle w:val="EndNoteBibliography"/>
        <w:spacing w:after="240"/>
        <w:jc w:val="both"/>
      </w:pPr>
      <w:r w:rsidRPr="00CE67C9">
        <w:t>Pankey, J. W. 1989. Premilking Udder Hygiene. J. Dairy Sci. 72(5):1308-1312.</w:t>
      </w:r>
    </w:p>
    <w:p w14:paraId="53D1F9F9" w14:textId="77777777" w:rsidR="00B310AF" w:rsidRPr="00CE67C9" w:rsidRDefault="00B310AF" w:rsidP="00C4232C">
      <w:pPr>
        <w:pStyle w:val="EndNoteBibliography"/>
        <w:spacing w:after="240"/>
        <w:jc w:val="both"/>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4232C">
      <w:pPr>
        <w:pStyle w:val="EndNoteBibliography"/>
        <w:spacing w:after="240"/>
        <w:jc w:val="both"/>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4232C">
      <w:pPr>
        <w:pStyle w:val="EndNoteBibliography"/>
        <w:spacing w:after="240"/>
        <w:jc w:val="both"/>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4232C">
      <w:pPr>
        <w:pStyle w:val="EndNoteBibliography"/>
        <w:spacing w:after="240"/>
        <w:jc w:val="both"/>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4232C">
      <w:pPr>
        <w:pStyle w:val="EndNoteBibliography"/>
        <w:spacing w:after="240"/>
        <w:jc w:val="both"/>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4232C">
      <w:pPr>
        <w:pStyle w:val="EndNoteBibliography"/>
        <w:spacing w:after="240"/>
        <w:jc w:val="both"/>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4232C">
      <w:pPr>
        <w:pStyle w:val="EndNoteBibliography"/>
        <w:spacing w:after="240"/>
        <w:jc w:val="both"/>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4232C">
      <w:pPr>
        <w:pStyle w:val="EndNoteBibliography"/>
        <w:spacing w:after="240"/>
        <w:jc w:val="both"/>
      </w:pPr>
      <w:r w:rsidRPr="00CE67C9">
        <w:t>R Development Core Team. 2023. R: A Language and Environment for Statistical Computing. R Foundation for Statistical Computing, Vienna, Austria.</w:t>
      </w:r>
    </w:p>
    <w:p w14:paraId="086A6EF3" w14:textId="77777777" w:rsidR="00B310AF" w:rsidRPr="00CE67C9" w:rsidRDefault="00B310AF" w:rsidP="00C4232C">
      <w:pPr>
        <w:pStyle w:val="EndNoteBibliography"/>
        <w:spacing w:after="240"/>
        <w:jc w:val="both"/>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3D0A8D">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4232C">
      <w:pPr>
        <w:pStyle w:val="EndNoteBibliography"/>
        <w:spacing w:after="240"/>
        <w:jc w:val="both"/>
      </w:pPr>
      <w:r w:rsidRPr="00CE67C9">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4232C">
      <w:pPr>
        <w:pStyle w:val="EndNoteBibliography"/>
        <w:spacing w:after="240"/>
        <w:jc w:val="both"/>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4232C">
      <w:pPr>
        <w:pStyle w:val="EndNoteBibliography"/>
        <w:spacing w:after="240"/>
        <w:jc w:val="both"/>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4232C">
      <w:pPr>
        <w:pStyle w:val="EndNoteBibliography"/>
        <w:spacing w:after="240"/>
        <w:jc w:val="both"/>
      </w:pPr>
      <w:r w:rsidRPr="00CE67C9">
        <w:t>Ruegg, P. L. 2009. Management of mastitis on organic and conventional dairy farms. J Anim Sci 87(13 Suppl):43-55.</w:t>
      </w:r>
    </w:p>
    <w:p w14:paraId="751A22C9" w14:textId="77777777" w:rsidR="00B310AF" w:rsidRPr="00CE67C9" w:rsidRDefault="00B310AF" w:rsidP="00C4232C">
      <w:pPr>
        <w:pStyle w:val="EndNoteBibliography"/>
        <w:spacing w:after="240"/>
        <w:jc w:val="both"/>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3D0A8D">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4232C">
      <w:pPr>
        <w:pStyle w:val="EndNoteBibliography"/>
        <w:spacing w:after="240"/>
        <w:jc w:val="both"/>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4232C">
      <w:pPr>
        <w:pStyle w:val="EndNoteBibliography"/>
        <w:spacing w:after="240"/>
        <w:jc w:val="both"/>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4232C">
      <w:pPr>
        <w:pStyle w:val="EndNoteBibliography"/>
        <w:spacing w:after="240"/>
        <w:jc w:val="both"/>
      </w:pPr>
      <w:r w:rsidRPr="00CE67C9">
        <w:t>Schreiner, D. A. and P. L. Ruegg. 2002. Effects of tail docking on milk quality and cow cleanliness. J Dairy Sci 85(10):2503-2511.</w:t>
      </w:r>
    </w:p>
    <w:p w14:paraId="0F8C0375" w14:textId="77777777" w:rsidR="00B310AF" w:rsidRPr="00CE67C9" w:rsidRDefault="00B310AF" w:rsidP="00C4232C">
      <w:pPr>
        <w:pStyle w:val="EndNoteBibliography"/>
        <w:spacing w:after="240"/>
        <w:jc w:val="both"/>
      </w:pPr>
      <w:r w:rsidRPr="00CE67C9">
        <w:t>Schreiner, D. A. and P. L. Ruegg. 2003. Relationship between udder and leg hygiene scores and subclinical mastitis. J Dairy Sci 86(11):3460-3465.</w:t>
      </w:r>
    </w:p>
    <w:p w14:paraId="096D5083" w14:textId="77777777" w:rsidR="00B310AF" w:rsidRPr="00CE67C9" w:rsidRDefault="00B310AF" w:rsidP="00C4232C">
      <w:pPr>
        <w:pStyle w:val="EndNoteBibliography"/>
        <w:spacing w:after="240"/>
        <w:jc w:val="both"/>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4232C">
      <w:pPr>
        <w:pStyle w:val="EndNoteBibliography"/>
        <w:spacing w:after="240"/>
        <w:jc w:val="both"/>
      </w:pPr>
      <w:r w:rsidRPr="00CE67C9">
        <w:t>Schukken, Y. H., D. J. Wilson, F. Welcome, L. Garrison-Tikofsky, and R. N. Gonzalez. 2003. Monitoring udder health and milk quality using somatic cell counts. Vet Res 34(5):579-596.</w:t>
      </w:r>
    </w:p>
    <w:p w14:paraId="0C1F5C8F" w14:textId="77777777" w:rsidR="00B310AF" w:rsidRPr="00CE67C9" w:rsidRDefault="00B310AF" w:rsidP="00C4232C">
      <w:pPr>
        <w:pStyle w:val="EndNoteBibliography"/>
        <w:spacing w:after="240"/>
        <w:jc w:val="both"/>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4232C">
      <w:pPr>
        <w:pStyle w:val="EndNoteBibliography"/>
        <w:spacing w:after="240"/>
        <w:jc w:val="both"/>
      </w:pPr>
      <w:r w:rsidRPr="00CE67C9">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935005">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4232C">
      <w:pPr>
        <w:pStyle w:val="EndNoteBibliography"/>
        <w:spacing w:after="240"/>
        <w:jc w:val="both"/>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4232C">
      <w:pPr>
        <w:pStyle w:val="EndNoteBibliography"/>
        <w:spacing w:after="240"/>
        <w:jc w:val="both"/>
      </w:pPr>
      <w:r w:rsidRPr="00CE67C9">
        <w:t>Tucker, C. B. and D. M. Weary. 2004. Bedding on geotextile mattresses: how much is needed to improve cow comfort? J Dairy Sci 87(9):2889-2895.</w:t>
      </w:r>
    </w:p>
    <w:p w14:paraId="5FFE2688" w14:textId="77777777" w:rsidR="00B310AF" w:rsidRPr="00CE67C9" w:rsidRDefault="00B310AF" w:rsidP="003D0A8D">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4232C">
      <w:pPr>
        <w:pStyle w:val="EndNoteBibliography"/>
        <w:spacing w:after="240"/>
        <w:jc w:val="both"/>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4232C">
      <w:pPr>
        <w:pStyle w:val="EndNoteBibliography"/>
        <w:spacing w:after="240"/>
        <w:jc w:val="both"/>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4232C">
      <w:pPr>
        <w:pStyle w:val="EndNoteBibliography"/>
        <w:jc w:val="both"/>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4232C">
      <w:pPr>
        <w:pStyle w:val="EndNoteBibliography"/>
        <w:spacing w:after="240"/>
        <w:jc w:val="both"/>
      </w:pPr>
      <w:r w:rsidRPr="00CE67C9">
        <w:t>Wolfe, T., E. Vasseur, T. J. DeVries, and R. Bergeron. 2018. Effects of alternative deep bedding options on dairy cow preference, lying behavior, cleanliness, and teat end contamination. J Dairy Sci 101(1):530-536.</w:t>
      </w:r>
    </w:p>
    <w:p w14:paraId="3A1A762E" w14:textId="77777777" w:rsidR="00B310AF" w:rsidRPr="00CE67C9" w:rsidRDefault="00B310AF" w:rsidP="00C4232C">
      <w:pPr>
        <w:pStyle w:val="EndNoteBibliography"/>
        <w:spacing w:after="240"/>
        <w:jc w:val="both"/>
      </w:pPr>
      <w:r w:rsidRPr="00CE67C9">
        <w:t>Wuytack, A., A. De Visscher, S. Piepers, F. Haesebrouck, and S. De Vliegher. 2020. Fecal non-aureus Staphylococci are a potential cause of bovine intramammary infection. Vet Res 51(1):32.</w:t>
      </w:r>
    </w:p>
    <w:p w14:paraId="243484BA" w14:textId="77777777" w:rsidR="00B310AF" w:rsidRPr="00CE67C9" w:rsidRDefault="00B310AF" w:rsidP="00C4232C">
      <w:pPr>
        <w:pStyle w:val="EndNoteBibliography"/>
        <w:spacing w:after="240"/>
        <w:jc w:val="both"/>
      </w:pPr>
      <w:r w:rsidRPr="00CE67C9">
        <w:t>Zadoks, R. N., L. L. Tikofsky, and K. J. Boor. 2005. Ribotyping of Streptococcus uberis from a dairy's environment, bovine feces and milk. Veterinary Microbiology 109(3):257-265.</w:t>
      </w:r>
    </w:p>
    <w:p w14:paraId="30150FBB" w14:textId="0BFFAD9E" w:rsidR="00176785" w:rsidRDefault="00B310AF" w:rsidP="004560C9">
      <w:pPr>
        <w:jc w:val="both"/>
      </w:pPr>
      <w:r w:rsidRPr="00CE67C9">
        <w:t xml:space="preserve">Zdanowicz, M., J. A. Shelford, C. B. Tucker, D. M. Weary, and M. A. G. von </w:t>
      </w:r>
      <w:proofErr w:type="spellStart"/>
      <w:r w:rsidRPr="00CE67C9">
        <w:t>Keyserlingk</w:t>
      </w:r>
      <w:proofErr w:type="spellEnd"/>
      <w:r w:rsidRPr="00CE67C9">
        <w:t>. 2004. Bacterial Populations on Teat Ends of Dairy Cows Housed in Free Stalls and Bedded with Either Sand or Sawdust. J. Dairy Sci. 87(6):1694-1701.</w:t>
      </w:r>
      <w:r w:rsidR="00176785">
        <w:br w:type="page"/>
      </w:r>
    </w:p>
    <w:p w14:paraId="7DC911BE" w14:textId="2D0005FC" w:rsidR="00176785" w:rsidRPr="00F2586A" w:rsidRDefault="00F2586A" w:rsidP="00017372">
      <w:pPr>
        <w:pStyle w:val="ChapSub"/>
      </w:pPr>
      <w:bookmarkStart w:id="84" w:name="_Toc174382597"/>
      <w:r w:rsidRPr="00F2586A">
        <w:t xml:space="preserve">2.9 </w:t>
      </w:r>
      <w:r w:rsidR="00176785" w:rsidRPr="00F2586A">
        <w:t>Tables</w:t>
      </w:r>
      <w:bookmarkEnd w:id="84"/>
    </w:p>
    <w:tbl>
      <w:tblPr>
        <w:tblW w:w="5000" w:type="pct"/>
        <w:tblLook w:val="04A0" w:firstRow="1" w:lastRow="0" w:firstColumn="1" w:lastColumn="0" w:noHBand="0" w:noVBand="1"/>
      </w:tblPr>
      <w:tblGrid>
        <w:gridCol w:w="409"/>
        <w:gridCol w:w="506"/>
        <w:gridCol w:w="2804"/>
        <w:gridCol w:w="4921"/>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787DD7" w:rsidRDefault="00176785" w:rsidP="007A2C26">
            <w:pPr>
              <w:pStyle w:val="TableCap1"/>
              <w:ind w:firstLine="0"/>
              <w:rPr>
                <w:sz w:val="24"/>
              </w:rPr>
            </w:pPr>
            <w:bookmarkStart w:id="85" w:name="_Toc174383355"/>
            <w:r w:rsidRPr="00787DD7">
              <w:rPr>
                <w:sz w:val="24"/>
              </w:rPr>
              <w:t xml:space="preserve">Table </w:t>
            </w:r>
            <w:r w:rsidR="00F2586A" w:rsidRPr="00787DD7">
              <w:rPr>
                <w:sz w:val="24"/>
              </w:rPr>
              <w:t>2.</w:t>
            </w:r>
            <w:r w:rsidR="004E3974" w:rsidRPr="00787DD7">
              <w:rPr>
                <w:sz w:val="24"/>
              </w:rPr>
              <w:t>1</w:t>
            </w:r>
            <w:r w:rsidRPr="00787DD7">
              <w:rPr>
                <w:b/>
                <w:bCs/>
                <w:sz w:val="24"/>
              </w:rPr>
              <w:t xml:space="preserve"> </w:t>
            </w:r>
            <w:r w:rsidRPr="00787DD7">
              <w:rPr>
                <w:sz w:val="24"/>
              </w:rPr>
              <w:t>Predictors offered to multivariable models for each of the 8 different outcomes of interest along with facility type (forced)</w:t>
            </w:r>
            <w:bookmarkEnd w:id="85"/>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proofErr w:type="gramStart"/>
            <w:r w:rsidRPr="00CE67C9">
              <w:rPr>
                <w:color w:val="000000"/>
              </w:rPr>
              <w:t>Yes;</w:t>
            </w:r>
            <w:proofErr w:type="gramEnd"/>
            <w:r w:rsidRPr="00CE67C9">
              <w:rPr>
                <w:color w:val="000000"/>
              </w:rPr>
              <w:t xml:space="preserve">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w:t>
            </w:r>
            <w:proofErr w:type="gramStart"/>
            <w:r w:rsidRPr="00CE67C9">
              <w:rPr>
                <w:color w:val="000000"/>
              </w:rPr>
              <w:t>deeply-bedded</w:t>
            </w:r>
            <w:proofErr w:type="gramEnd"/>
            <w:r w:rsidRPr="00CE67C9">
              <w:rPr>
                <w:color w:val="000000"/>
              </w:rPr>
              <w:t xml:space="preserve">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proofErr w:type="gramStart"/>
            <w:r w:rsidRPr="00CE67C9">
              <w:rPr>
                <w:color w:val="000000"/>
              </w:rPr>
              <w:t>Deeply-bedded</w:t>
            </w:r>
            <w:proofErr w:type="gramEnd"/>
            <w:r w:rsidRPr="00CE67C9">
              <w:rPr>
                <w:color w:val="000000"/>
              </w:rPr>
              <w:t xml:space="preserve">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proofErr w:type="gramStart"/>
            <w:r w:rsidRPr="00CE67C9">
              <w:rPr>
                <w:color w:val="000000"/>
              </w:rPr>
              <w:t>Yes;</w:t>
            </w:r>
            <w:proofErr w:type="gramEnd"/>
            <w:r w:rsidRPr="00CE67C9">
              <w:rPr>
                <w:color w:val="000000"/>
              </w:rPr>
              <w:t xml:space="preserve">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proofErr w:type="gramStart"/>
            <w:r w:rsidRPr="00CE67C9">
              <w:rPr>
                <w:color w:val="000000"/>
              </w:rPr>
              <w:t>Yes;</w:t>
            </w:r>
            <w:proofErr w:type="gramEnd"/>
            <w:r w:rsidRPr="00CE67C9">
              <w:rPr>
                <w:color w:val="000000"/>
              </w:rPr>
              <w:t xml:space="preserve">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proofErr w:type="gramStart"/>
            <w:r w:rsidRPr="00CE67C9">
              <w:rPr>
                <w:color w:val="000000"/>
              </w:rPr>
              <w:t>Always;</w:t>
            </w:r>
            <w:proofErr w:type="gramEnd"/>
            <w:r w:rsidRPr="00CE67C9">
              <w:rPr>
                <w:color w:val="000000"/>
              </w:rPr>
              <w:t xml:space="preserve">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 xml:space="preserve">Routinely culture </w:t>
            </w:r>
            <w:proofErr w:type="spellStart"/>
            <w:r w:rsidRPr="00CE67C9">
              <w:rPr>
                <w:color w:val="000000"/>
              </w:rPr>
              <w:t>mastitic</w:t>
            </w:r>
            <w:proofErr w:type="spellEnd"/>
            <w:r w:rsidRPr="00CE67C9">
              <w:rPr>
                <w:color w:val="000000"/>
              </w:rPr>
              <w:t xml:space="preserve">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 xml:space="preserve">Routinely culture high somatic cell </w:t>
            </w:r>
            <w:proofErr w:type="gramStart"/>
            <w:r w:rsidRPr="00CE67C9">
              <w:rPr>
                <w:color w:val="000000"/>
              </w:rPr>
              <w:t>count</w:t>
            </w:r>
            <w:proofErr w:type="gramEnd"/>
            <w:r w:rsidRPr="00CE67C9">
              <w:rPr>
                <w:color w:val="000000"/>
              </w:rPr>
              <w:t xml:space="preserve">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 xml:space="preserve">Ever perform culture of </w:t>
            </w:r>
            <w:proofErr w:type="spellStart"/>
            <w:r w:rsidRPr="00CE67C9">
              <w:rPr>
                <w:color w:val="000000"/>
              </w:rPr>
              <w:t>mastitic</w:t>
            </w:r>
            <w:proofErr w:type="spellEnd"/>
            <w:r w:rsidRPr="00CE67C9">
              <w:rPr>
                <w:color w:val="000000"/>
              </w:rPr>
              <w:t xml:space="preserve">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proofErr w:type="gramStart"/>
            <w:r w:rsidRPr="00CE67C9">
              <w:rPr>
                <w:color w:val="000000"/>
              </w:rPr>
              <w:t>Yes;</w:t>
            </w:r>
            <w:proofErr w:type="gramEnd"/>
            <w:r w:rsidRPr="00CE67C9">
              <w:rPr>
                <w:color w:val="000000"/>
              </w:rPr>
              <w:t xml:space="preserve">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proofErr w:type="gramStart"/>
            <w:r w:rsidRPr="00CE67C9">
              <w:rPr>
                <w:color w:val="000000"/>
              </w:rPr>
              <w:t>Yes;</w:t>
            </w:r>
            <w:proofErr w:type="gramEnd"/>
            <w:r w:rsidRPr="00CE67C9">
              <w:rPr>
                <w:color w:val="000000"/>
              </w:rPr>
              <w:t xml:space="preserve">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proofErr w:type="gramStart"/>
            <w:r w:rsidRPr="00CE67C9">
              <w:rPr>
                <w:color w:val="000000"/>
              </w:rPr>
              <w:t>Yes;</w:t>
            </w:r>
            <w:proofErr w:type="gramEnd"/>
            <w:r w:rsidRPr="00CE67C9">
              <w:rPr>
                <w:color w:val="000000"/>
              </w:rPr>
              <w:t xml:space="preserve">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w:t>
            </w:r>
            <w:proofErr w:type="gramStart"/>
            <w:r w:rsidRPr="00CE67C9">
              <w:rPr>
                <w:color w:val="000000"/>
              </w:rPr>
              <w:t>deeply-bedded</w:t>
            </w:r>
            <w:proofErr w:type="gramEnd"/>
            <w:r w:rsidRPr="00CE67C9">
              <w:rPr>
                <w:color w:val="000000"/>
              </w:rPr>
              <w:t xml:space="preserve">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787DD7" w:rsidRDefault="00176785" w:rsidP="007A2C26">
            <w:pPr>
              <w:pStyle w:val="TableCap1"/>
              <w:ind w:hanging="17"/>
              <w:rPr>
                <w:sz w:val="24"/>
              </w:rPr>
            </w:pPr>
            <w:bookmarkStart w:id="86" w:name="_Toc174383356"/>
            <w:r w:rsidRPr="00787DD7">
              <w:rPr>
                <w:sz w:val="24"/>
              </w:rPr>
              <w:t>Table 2.</w:t>
            </w:r>
            <w:r w:rsidR="00EE394E" w:rsidRPr="00787DD7">
              <w:rPr>
                <w:sz w:val="24"/>
              </w:rPr>
              <w:t>2</w:t>
            </w:r>
            <w:r w:rsidRPr="00787DD7">
              <w:rPr>
                <w:sz w:val="24"/>
              </w:rPr>
              <w:t xml:space="preserve"> Objective 1: Descriptive and univariable results for bulk tank milk aerobic culture outcomes by facility type [median (range)]. </w:t>
            </w:r>
            <w:r w:rsidRPr="00787DD7">
              <w:rPr>
                <w:i/>
                <w:iCs/>
                <w:sz w:val="24"/>
              </w:rPr>
              <w:t>P-</w:t>
            </w:r>
            <w:r w:rsidRPr="00787DD7">
              <w:rPr>
                <w:sz w:val="24"/>
              </w:rPr>
              <w:t>value is for Kruskal-Wallis test by facility type grouping</w:t>
            </w:r>
            <w:bookmarkEnd w:id="86"/>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w:t>
            </w:r>
            <w:proofErr w:type="spellStart"/>
            <w:r w:rsidRPr="00CE67C9">
              <w:rPr>
                <w:color w:val="000000"/>
              </w:rPr>
              <w:t>cfu</w:t>
            </w:r>
            <w:proofErr w:type="spellEnd"/>
            <w:r w:rsidRPr="00CE67C9">
              <w:rPr>
                <w:color w:val="000000"/>
              </w:rPr>
              <w:t>/mL)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 xml:space="preserve">Overall         </w:t>
            </w:r>
            <w:proofErr w:type="gramStart"/>
            <w:r w:rsidRPr="00CE67C9">
              <w:rPr>
                <w:color w:val="000000"/>
              </w:rPr>
              <w:t xml:space="preserve">   (</w:t>
            </w:r>
            <w:proofErr w:type="gramEnd"/>
            <w:r w:rsidRPr="00CE67C9">
              <w:rPr>
                <w:color w:val="000000"/>
              </w:rPr>
              <w:t>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 xml:space="preserve">Tiestalls        </w:t>
            </w:r>
            <w:proofErr w:type="gramStart"/>
            <w:r w:rsidRPr="00CE67C9">
              <w:rPr>
                <w:color w:val="000000"/>
              </w:rPr>
              <w:t xml:space="preserve">   (</w:t>
            </w:r>
            <w:proofErr w:type="gramEnd"/>
            <w:r w:rsidRPr="00CE67C9">
              <w:rPr>
                <w:color w:val="000000"/>
              </w:rPr>
              <w:t>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 xml:space="preserve">Freestalls     </w:t>
            </w:r>
            <w:proofErr w:type="gramStart"/>
            <w:r w:rsidRPr="00CE67C9">
              <w:rPr>
                <w:color w:val="000000"/>
              </w:rPr>
              <w:t xml:space="preserve">   (</w:t>
            </w:r>
            <w:proofErr w:type="gramEnd"/>
            <w:r w:rsidRPr="00CE67C9">
              <w:rPr>
                <w:color w:val="000000"/>
              </w:rPr>
              <w:t>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435"/>
        <w:gridCol w:w="1585"/>
        <w:gridCol w:w="1540"/>
        <w:gridCol w:w="1540"/>
        <w:gridCol w:w="1540"/>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787DD7" w:rsidRDefault="00176785" w:rsidP="007A2C26">
            <w:pPr>
              <w:pStyle w:val="TableCap1"/>
              <w:ind w:hanging="17"/>
              <w:rPr>
                <w:sz w:val="24"/>
              </w:rPr>
            </w:pPr>
            <w:bookmarkStart w:id="87" w:name="_Toc174383357"/>
            <w:r w:rsidRPr="00787DD7">
              <w:rPr>
                <w:sz w:val="24"/>
              </w:rPr>
              <w:t xml:space="preserve">Table </w:t>
            </w:r>
            <w:r w:rsidR="00C97551" w:rsidRPr="00787DD7">
              <w:rPr>
                <w:sz w:val="24"/>
              </w:rPr>
              <w:t>2.</w:t>
            </w:r>
            <w:r w:rsidRPr="00787DD7">
              <w:rPr>
                <w:sz w:val="24"/>
              </w:rPr>
              <w:t>3 Objective 1: Descriptive results for milk quality, udder health and production outcomes by facility type [mean (95%CI)]</w:t>
            </w:r>
            <w:bookmarkEnd w:id="87"/>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16"/>
          <w:footerReference w:type="default" r:id="rId17"/>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42"/>
        <w:gridCol w:w="4027"/>
        <w:gridCol w:w="4052"/>
        <w:gridCol w:w="2513"/>
        <w:gridCol w:w="112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787DD7" w:rsidRDefault="00176785" w:rsidP="007A2C26">
            <w:pPr>
              <w:pStyle w:val="TableCap1"/>
              <w:ind w:hanging="17"/>
              <w:rPr>
                <w:sz w:val="24"/>
              </w:rPr>
            </w:pPr>
            <w:bookmarkStart w:id="88" w:name="_Toc174383358"/>
            <w:r w:rsidRPr="00787DD7">
              <w:rPr>
                <w:sz w:val="24"/>
              </w:rPr>
              <w:t xml:space="preserve">Table </w:t>
            </w:r>
            <w:r w:rsidR="00EB2E15" w:rsidRPr="00787DD7">
              <w:rPr>
                <w:sz w:val="24"/>
              </w:rPr>
              <w:t>2.4</w:t>
            </w:r>
            <w:r w:rsidRPr="00787DD7">
              <w:rPr>
                <w:sz w:val="24"/>
              </w:rPr>
              <w:t xml:space="preserve"> Objective 1: Final multivariable models describing the relationship between facility type (forced) and milk quality, udder health, production, and udder hygiene outcomes</w:t>
            </w:r>
            <w:bookmarkEnd w:id="88"/>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w:t>
            </w:r>
            <w:proofErr w:type="spellStart"/>
            <w:proofErr w:type="gramStart"/>
            <w:r w:rsidRPr="00CE67C9">
              <w:rPr>
                <w:color w:val="000000"/>
              </w:rPr>
              <w:t>lact</w:t>
            </w:r>
            <w:proofErr w:type="spellEnd"/>
            <w:proofErr w:type="gramEnd"/>
            <w:r w:rsidRPr="00CE67C9">
              <w:rPr>
                <w:color w:val="000000"/>
              </w:rPr>
              <w: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5C67B1" w:rsidRDefault="00176785" w:rsidP="007A2C26">
            <w:pPr>
              <w:pStyle w:val="TableCap1"/>
              <w:ind w:firstLine="0"/>
              <w:rPr>
                <w:sz w:val="24"/>
              </w:rPr>
            </w:pPr>
            <w:bookmarkStart w:id="89" w:name="_Toc174383359"/>
            <w:r w:rsidRPr="005C67B1">
              <w:rPr>
                <w:sz w:val="24"/>
              </w:rPr>
              <w:t xml:space="preserve">Table </w:t>
            </w:r>
            <w:r w:rsidR="0033491F" w:rsidRPr="005C67B1">
              <w:rPr>
                <w:sz w:val="24"/>
              </w:rPr>
              <w:t>2.</w:t>
            </w:r>
            <w:r w:rsidRPr="005C67B1">
              <w:rPr>
                <w:sz w:val="24"/>
              </w:rPr>
              <w:t xml:space="preserve">5 Objective 2: Selected models of univariate analysis identifying (non-facility type) factors unconditionally associated with milk quality, udder health, production, and udder hygiene outcomes at </w:t>
            </w:r>
            <w:r w:rsidRPr="005C67B1">
              <w:rPr>
                <w:i/>
                <w:iCs/>
                <w:sz w:val="24"/>
              </w:rPr>
              <w:t>P</w:t>
            </w:r>
            <w:r w:rsidRPr="005C67B1">
              <w:rPr>
                <w:sz w:val="24"/>
              </w:rPr>
              <w:t xml:space="preserve"> &lt;0.20</w:t>
            </w:r>
            <w:bookmarkEnd w:id="89"/>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70273C76" w14:textId="77777777" w:rsidR="008F1E8B" w:rsidRDefault="008F1E8B" w:rsidP="00C3780C">
      <w:pPr>
        <w:spacing w:line="480" w:lineRule="auto"/>
        <w:jc w:val="both"/>
        <w:sectPr w:rsidR="008F1E8B" w:rsidSect="00C3780C">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561C939D" w14:textId="2AA499FD" w:rsidR="001B32A1" w:rsidRDefault="001B32A1" w:rsidP="001B32A1">
      <w:pPr>
        <w:pStyle w:val="ChapterNum"/>
        <w:ind w:left="0"/>
      </w:pPr>
      <w:bookmarkStart w:id="90" w:name="_Toc174382598"/>
      <w:bookmarkStart w:id="91" w:name="chap3SCC"/>
      <w:r w:rsidRPr="0041351C">
        <w:t xml:space="preserve">CHAPTER </w:t>
      </w:r>
      <w:r>
        <w:t>3</w:t>
      </w:r>
      <w:r w:rsidRPr="0041351C">
        <w:t xml:space="preserve">: </w:t>
      </w:r>
      <w:r w:rsidR="00FA4485" w:rsidRPr="00FA4485">
        <w:rPr>
          <w:caps/>
        </w:rPr>
        <w:t>Staphylococci and mammaliicocci: which species are important for udder health on organic dairy farms?</w:t>
      </w:r>
      <w:bookmarkEnd w:id="90"/>
    </w:p>
    <w:bookmarkEnd w:id="91"/>
    <w:p w14:paraId="2157C10F" w14:textId="77777777" w:rsidR="001B32A1" w:rsidRDefault="001B32A1" w:rsidP="001B32A1">
      <w:pPr>
        <w:pStyle w:val="ChapterNum"/>
        <w:ind w:left="0"/>
        <w:rPr>
          <w:highlight w:val="yellow"/>
        </w:rPr>
      </w:pPr>
    </w:p>
    <w:p w14:paraId="118C75DE" w14:textId="77777777" w:rsidR="00FA4485" w:rsidRPr="00604EDE" w:rsidRDefault="00FA4485" w:rsidP="00FA448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S</w:t>
      </w:r>
      <w:r>
        <w:rPr>
          <w:bCs/>
        </w:rPr>
        <w:t>.</w:t>
      </w:r>
      <w:r w:rsidRPr="008D6068">
        <w:rPr>
          <w:bCs/>
        </w:rPr>
        <w:t xml:space="preserve"> Dufour,</w:t>
      </w:r>
      <w:r>
        <w:rPr>
          <w:bCs/>
          <w:vertAlign w:val="superscript"/>
        </w:rPr>
        <w:t>3</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2C4D8BC4" w14:textId="77777777" w:rsidR="00FA4485" w:rsidRPr="00CE67C9" w:rsidRDefault="00FA4485" w:rsidP="001B32A1">
      <w:pPr>
        <w:spacing w:line="480" w:lineRule="auto"/>
        <w:jc w:val="both"/>
        <w:rPr>
          <w:vertAlign w:val="superscript"/>
        </w:rPr>
      </w:pPr>
    </w:p>
    <w:p w14:paraId="427A1BEE" w14:textId="77777777" w:rsidR="00FA4485" w:rsidRPr="000A2836" w:rsidRDefault="00FA4485" w:rsidP="00FA4485">
      <w:pPr>
        <w:spacing w:line="480" w:lineRule="auto"/>
        <w:jc w:val="both"/>
      </w:pPr>
      <w:r w:rsidRPr="000A2836">
        <w:rPr>
          <w:vertAlign w:val="superscript"/>
        </w:rPr>
        <w:t xml:space="preserve">1 </w:t>
      </w:r>
      <w:r w:rsidRPr="000A2836">
        <w:t>Department of Animal and Veterinary Sciences, University of Vermont, Burlington, VT 05405</w:t>
      </w:r>
    </w:p>
    <w:p w14:paraId="618E4729" w14:textId="77777777" w:rsidR="00FA4485" w:rsidRPr="000A2836" w:rsidRDefault="00FA4485" w:rsidP="00FA448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2A4CD799" w14:textId="77777777" w:rsidR="00FA4485" w:rsidRPr="00820082" w:rsidRDefault="00FA4485" w:rsidP="00FA4485">
      <w:pPr>
        <w:spacing w:line="480" w:lineRule="auto"/>
        <w:ind w:left="180" w:hanging="180"/>
        <w:jc w:val="both"/>
      </w:pPr>
      <w:r w:rsidRPr="00820082">
        <w:rPr>
          <w:vertAlign w:val="superscript"/>
        </w:rPr>
        <w:t xml:space="preserve">3 </w:t>
      </w:r>
      <w:r w:rsidRPr="00704D01">
        <w:t xml:space="preserve">Faculty </w:t>
      </w:r>
      <w:r w:rsidRPr="00C5196B">
        <w:t>of veterinary medicine</w:t>
      </w:r>
      <w:r w:rsidRPr="00820082">
        <w:t>, Université de Montréal, St-Hyacinthe, QC, Canada</w:t>
      </w:r>
    </w:p>
    <w:p w14:paraId="60F7CB0B" w14:textId="77777777" w:rsidR="00FA4485" w:rsidRPr="000A2836" w:rsidRDefault="00FA4485" w:rsidP="00FA4485">
      <w:pPr>
        <w:spacing w:line="480" w:lineRule="auto"/>
        <w:jc w:val="both"/>
      </w:pPr>
      <w:r w:rsidRPr="000A2836">
        <w:t>Corresponding author: John Barlow</w:t>
      </w:r>
    </w:p>
    <w:p w14:paraId="1D354342" w14:textId="77777777" w:rsidR="00FA4485" w:rsidRPr="00604EDE" w:rsidRDefault="00FA4485" w:rsidP="00FA4485">
      <w:pPr>
        <w:spacing w:line="480" w:lineRule="auto"/>
        <w:jc w:val="both"/>
      </w:pPr>
      <w:r w:rsidRPr="00604EDE">
        <w:t xml:space="preserve">Department of Animal and Veterinary Sciences, </w:t>
      </w:r>
    </w:p>
    <w:p w14:paraId="1F6201C9" w14:textId="77777777" w:rsidR="00FA4485" w:rsidRPr="00604EDE" w:rsidRDefault="00FA4485" w:rsidP="00FA4485">
      <w:pPr>
        <w:spacing w:line="480" w:lineRule="auto"/>
        <w:jc w:val="both"/>
      </w:pPr>
      <w:r w:rsidRPr="00604EDE">
        <w:t xml:space="preserve">202 Terrill Building, </w:t>
      </w:r>
    </w:p>
    <w:p w14:paraId="0DEB4873" w14:textId="77777777" w:rsidR="00FA4485" w:rsidRPr="00604EDE" w:rsidRDefault="00FA4485" w:rsidP="00FA4485">
      <w:pPr>
        <w:spacing w:line="480" w:lineRule="auto"/>
        <w:jc w:val="both"/>
      </w:pPr>
      <w:r w:rsidRPr="00604EDE">
        <w:t xml:space="preserve">University of Vermont, </w:t>
      </w:r>
    </w:p>
    <w:p w14:paraId="164721BF" w14:textId="77777777" w:rsidR="00FA4485" w:rsidRPr="00604EDE" w:rsidRDefault="00FA4485" w:rsidP="00FA4485">
      <w:pPr>
        <w:spacing w:line="480" w:lineRule="auto"/>
        <w:jc w:val="both"/>
      </w:pPr>
      <w:r w:rsidRPr="00604EDE">
        <w:t>Burlington, VT 05405</w:t>
      </w:r>
    </w:p>
    <w:p w14:paraId="41E6582E" w14:textId="77777777" w:rsidR="00FA4485" w:rsidRPr="00604EDE" w:rsidRDefault="00FA4485" w:rsidP="00FA4485">
      <w:pPr>
        <w:spacing w:line="480" w:lineRule="auto"/>
        <w:jc w:val="both"/>
      </w:pPr>
      <w:r w:rsidRPr="00604EDE">
        <w:t>Phone: 802-656-1395</w:t>
      </w:r>
    </w:p>
    <w:p w14:paraId="3CD1B49A" w14:textId="77777777" w:rsidR="00FA4485" w:rsidRPr="00604EDE" w:rsidRDefault="00FA4485" w:rsidP="00FA4485">
      <w:pPr>
        <w:spacing w:line="480" w:lineRule="auto"/>
        <w:jc w:val="both"/>
      </w:pPr>
      <w:r w:rsidRPr="00604EDE">
        <w:t xml:space="preserve">Email: </w:t>
      </w:r>
      <w:hyperlink r:id="rId18" w:history="1">
        <w:r w:rsidRPr="00604EDE">
          <w:rPr>
            <w:rStyle w:val="Hyperlink"/>
          </w:rPr>
          <w:t>john.barlow@uvm.edu</w:t>
        </w:r>
      </w:hyperlink>
    </w:p>
    <w:p w14:paraId="44E3F6F4" w14:textId="03781A1A" w:rsidR="001B32A1" w:rsidRDefault="007030FA" w:rsidP="007F4452">
      <w:pPr>
        <w:rPr>
          <w:rStyle w:val="Hyperlink"/>
        </w:rPr>
      </w:pPr>
      <w:r>
        <w:rPr>
          <w:rStyle w:val="Hyperlink"/>
        </w:rPr>
        <w:br w:type="page"/>
      </w:r>
    </w:p>
    <w:p w14:paraId="47A46D3A" w14:textId="2F883819" w:rsidR="001B32A1" w:rsidRPr="004D1766" w:rsidRDefault="001B32A1" w:rsidP="001B32A1">
      <w:pPr>
        <w:pStyle w:val="ChapSub"/>
        <w:rPr>
          <w:rStyle w:val="Emphasis"/>
          <w:b w:val="0"/>
          <w:bCs/>
          <w:i w:val="0"/>
          <w:iCs w:val="0"/>
          <w:color w:val="0E101A"/>
        </w:rPr>
      </w:pPr>
      <w:bookmarkStart w:id="92" w:name="_Toc174382599"/>
      <w:r>
        <w:rPr>
          <w:rStyle w:val="Emphasis"/>
          <w:bCs/>
          <w:i w:val="0"/>
          <w:iCs w:val="0"/>
          <w:color w:val="0E101A"/>
        </w:rPr>
        <w:t xml:space="preserve">3.1 </w:t>
      </w:r>
      <w:r w:rsidRPr="004D1766">
        <w:rPr>
          <w:rStyle w:val="Emphasis"/>
          <w:bCs/>
          <w:i w:val="0"/>
          <w:iCs w:val="0"/>
          <w:color w:val="0E101A"/>
        </w:rPr>
        <w:t>Abstract</w:t>
      </w:r>
      <w:bookmarkEnd w:id="92"/>
    </w:p>
    <w:p w14:paraId="1C9E5F6A" w14:textId="3FAFAB16" w:rsidR="00A76DD3" w:rsidRPr="00117AEE" w:rsidRDefault="00A76DD3" w:rsidP="001B32A1">
      <w:pPr>
        <w:autoSpaceDE w:val="0"/>
        <w:autoSpaceDN w:val="0"/>
        <w:adjustRightInd w:val="0"/>
        <w:spacing w:line="480" w:lineRule="auto"/>
        <w:ind w:firstLine="720"/>
        <w:jc w:val="both"/>
        <w:rPr>
          <w:rStyle w:val="Emphasis"/>
          <w:i w:val="0"/>
          <w:iCs w:val="0"/>
        </w:rPr>
      </w:pPr>
      <w:r w:rsidRPr="00A76DD3">
        <w:t>Variation in species distribution and diversity of staphylococci and mammaliicocci (</w:t>
      </w:r>
      <w:proofErr w:type="spellStart"/>
      <w:r w:rsidRPr="00A76DD3">
        <w:t>SaM</w:t>
      </w:r>
      <w:proofErr w:type="spellEnd"/>
      <w:r w:rsidRPr="00A76DD3">
        <w:t xml:space="preserve">) causing intramammary infections in dairy cattle is associated with different management practices. Disparate selective pressures on organic dairies could potentially result in population differences of these mastitis-causing bacteria. The species-specific effect on quarter somatic cell count of </w:t>
      </w:r>
      <w:proofErr w:type="spellStart"/>
      <w:r w:rsidRPr="00A76DD3">
        <w:t>SaM</w:t>
      </w:r>
      <w:proofErr w:type="spellEnd"/>
      <w:r w:rsidRPr="00A76DD3">
        <w:t xml:space="preserve"> for a population of certified organic dairies has not been well-described. The current study presents data from a longitudinal, cross-sectional study of 10 certified organic dairy farms. The objective was to estimate how quarter somatic cell count (</w:t>
      </w:r>
      <w:proofErr w:type="spellStart"/>
      <w:r w:rsidRPr="00A76DD3">
        <w:t>qSCC</w:t>
      </w:r>
      <w:proofErr w:type="spellEnd"/>
      <w:r w:rsidRPr="00A76DD3">
        <w:t xml:space="preserve">) varied </w:t>
      </w:r>
      <w:proofErr w:type="gramStart"/>
      <w:r w:rsidRPr="00A76DD3">
        <w:t>as a result of</w:t>
      </w:r>
      <w:proofErr w:type="gramEnd"/>
      <w:r w:rsidRPr="00A76DD3">
        <w:t xml:space="preserve"> infection with the most frequently isolated </w:t>
      </w:r>
      <w:proofErr w:type="spellStart"/>
      <w:r w:rsidRPr="00A76DD3">
        <w:t>SaM</w:t>
      </w:r>
      <w:proofErr w:type="spellEnd"/>
      <w:r w:rsidRPr="00A76DD3">
        <w:t xml:space="preserve"> species. </w:t>
      </w:r>
      <w:proofErr w:type="gramStart"/>
      <w:r w:rsidRPr="00A76DD3">
        <w:t>Aerobic</w:t>
      </w:r>
      <w:proofErr w:type="gramEnd"/>
      <w:r w:rsidRPr="00A76DD3">
        <w:t xml:space="preserve"> culture of quarter-milk samples to identify IMI was conducted in parallel with determination of </w:t>
      </w:r>
      <w:proofErr w:type="spellStart"/>
      <w:r w:rsidRPr="00A76DD3">
        <w:t>qSCC</w:t>
      </w:r>
      <w:proofErr w:type="spellEnd"/>
      <w:r w:rsidRPr="00A76DD3">
        <w:t xml:space="preserve">. A linear hierarchical repeated measures mixed model was used to estimate </w:t>
      </w:r>
      <w:proofErr w:type="spellStart"/>
      <w:r w:rsidRPr="00A76DD3">
        <w:t>qSCC</w:t>
      </w:r>
      <w:proofErr w:type="spellEnd"/>
      <w:r w:rsidRPr="00A76DD3">
        <w:t xml:space="preserve"> for quarters with an IMI caused by a given </w:t>
      </w:r>
      <w:proofErr w:type="spellStart"/>
      <w:r w:rsidRPr="00A76DD3">
        <w:t>SaM</w:t>
      </w:r>
      <w:proofErr w:type="spellEnd"/>
      <w:r w:rsidRPr="00A76DD3">
        <w:t xml:space="preserve"> species, compared to healthy (no growth) quarters. The model included days in milk at time of sampling to adjust </w:t>
      </w:r>
      <w:proofErr w:type="spellStart"/>
      <w:r w:rsidRPr="00A76DD3">
        <w:t>qSCC</w:t>
      </w:r>
      <w:proofErr w:type="spellEnd"/>
      <w:r w:rsidRPr="00A76DD3">
        <w:t xml:space="preserve"> estimates for each </w:t>
      </w:r>
      <w:proofErr w:type="spellStart"/>
      <w:r w:rsidRPr="00A76DD3">
        <w:t>SaM</w:t>
      </w:r>
      <w:proofErr w:type="spellEnd"/>
      <w:r w:rsidRPr="00A76DD3">
        <w:t xml:space="preserve"> species. The final data set consisted of </w:t>
      </w:r>
      <w:commentRangeStart w:id="93"/>
      <w:r w:rsidRPr="00A76DD3">
        <w:t xml:space="preserve">648 quarters with an IMI due to 10 different </w:t>
      </w:r>
      <w:proofErr w:type="spellStart"/>
      <w:r w:rsidRPr="00A76DD3">
        <w:t>SaM</w:t>
      </w:r>
      <w:proofErr w:type="spellEnd"/>
      <w:r w:rsidRPr="00A76DD3">
        <w:t xml:space="preserve"> spp. and 1,972 healthy quarters.</w:t>
      </w:r>
      <w:commentRangeEnd w:id="93"/>
      <w:r w:rsidR="00C4006C">
        <w:rPr>
          <w:rStyle w:val="CommentReference"/>
          <w:rFonts w:asciiTheme="minorHAnsi" w:eastAsiaTheme="minorEastAsia" w:hAnsiTheme="minorHAnsi" w:cstheme="minorBidi"/>
        </w:rPr>
        <w:commentReference w:id="93"/>
      </w:r>
      <w:r w:rsidRPr="00A76DD3">
        <w:t xml:space="preserve"> </w:t>
      </w:r>
      <w:commentRangeStart w:id="94"/>
      <w:r w:rsidRPr="00C4006C">
        <w:rPr>
          <w:i/>
          <w:rPrChange w:id="95" w:author="Sandra Godden" w:date="2024-08-18T16:13:00Z">
            <w:rPr/>
          </w:rPrChange>
        </w:rPr>
        <w:t>S. chromogenes</w:t>
      </w:r>
      <w:r w:rsidRPr="00A76DD3">
        <w:t xml:space="preserve"> </w:t>
      </w:r>
      <w:commentRangeEnd w:id="94"/>
      <w:r w:rsidR="00C4006C">
        <w:rPr>
          <w:rStyle w:val="CommentReference"/>
          <w:rFonts w:asciiTheme="minorHAnsi" w:eastAsiaTheme="minorEastAsia" w:hAnsiTheme="minorHAnsi" w:cstheme="minorBidi"/>
        </w:rPr>
        <w:commentReference w:id="94"/>
      </w:r>
      <w:r w:rsidRPr="00A76DD3">
        <w:t xml:space="preserve">was the most frequent species, followed by </w:t>
      </w:r>
      <w:r w:rsidRPr="00C4006C">
        <w:rPr>
          <w:i/>
          <w:rPrChange w:id="96" w:author="Sandra Godden" w:date="2024-08-18T16:13:00Z">
            <w:rPr/>
          </w:rPrChange>
        </w:rPr>
        <w:t xml:space="preserve">S. aureus, S. </w:t>
      </w:r>
      <w:proofErr w:type="spellStart"/>
      <w:r w:rsidRPr="00C4006C">
        <w:rPr>
          <w:i/>
          <w:rPrChange w:id="97" w:author="Sandra Godden" w:date="2024-08-18T16:13:00Z">
            <w:rPr/>
          </w:rPrChange>
        </w:rPr>
        <w:t>haemolyticus</w:t>
      </w:r>
      <w:proofErr w:type="spellEnd"/>
      <w:r w:rsidRPr="00C4006C">
        <w:rPr>
          <w:i/>
          <w:rPrChange w:id="98" w:author="Sandra Godden" w:date="2024-08-18T16:13:00Z">
            <w:rPr/>
          </w:rPrChange>
        </w:rPr>
        <w:t>,</w:t>
      </w:r>
      <w:r w:rsidRPr="00A76DD3">
        <w:t xml:space="preserve"> and </w:t>
      </w:r>
      <w:r w:rsidRPr="00C4006C">
        <w:rPr>
          <w:i/>
          <w:rPrChange w:id="99" w:author="Sandra Godden" w:date="2024-08-18T16:13:00Z">
            <w:rPr/>
          </w:rPrChange>
        </w:rPr>
        <w:t xml:space="preserve">S. </w:t>
      </w:r>
      <w:proofErr w:type="spellStart"/>
      <w:r w:rsidRPr="00C4006C">
        <w:rPr>
          <w:i/>
          <w:rPrChange w:id="100" w:author="Sandra Godden" w:date="2024-08-18T16:13:00Z">
            <w:rPr/>
          </w:rPrChange>
        </w:rPr>
        <w:t>simulans</w:t>
      </w:r>
      <w:proofErr w:type="spellEnd"/>
      <w:r w:rsidRPr="00A76DD3">
        <w:t xml:space="preserve">. A large amount of variability was observed in the somatic cell score for healthy quarters and those infected with many </w:t>
      </w:r>
      <w:proofErr w:type="spellStart"/>
      <w:r w:rsidRPr="00A76DD3">
        <w:t>SaM</w:t>
      </w:r>
      <w:proofErr w:type="spellEnd"/>
      <w:r w:rsidRPr="00A76DD3">
        <w:t xml:space="preserve"> spp., especially S. chromogenes, S. </w:t>
      </w:r>
      <w:proofErr w:type="spellStart"/>
      <w:r w:rsidRPr="00A76DD3">
        <w:t>haemolyticus</w:t>
      </w:r>
      <w:proofErr w:type="spellEnd"/>
      <w:r w:rsidRPr="00A76DD3">
        <w:t xml:space="preserve">, S. </w:t>
      </w:r>
      <w:proofErr w:type="spellStart"/>
      <w:r w:rsidRPr="00A76DD3">
        <w:t>simulans</w:t>
      </w:r>
      <w:proofErr w:type="spellEnd"/>
      <w:r w:rsidRPr="00A76DD3">
        <w:t xml:space="preserve">, and S. aureus. Somatic cell score was significantly higher in quarters infected with S. </w:t>
      </w:r>
      <w:proofErr w:type="spellStart"/>
      <w:r w:rsidRPr="00A76DD3">
        <w:t>agnetis</w:t>
      </w:r>
      <w:proofErr w:type="spellEnd"/>
      <w:r w:rsidRPr="00A76DD3">
        <w:t xml:space="preserve">, S. aureus, S. chromogenes, S. </w:t>
      </w:r>
      <w:proofErr w:type="spellStart"/>
      <w:r w:rsidRPr="00A76DD3">
        <w:t>devriesei</w:t>
      </w:r>
      <w:proofErr w:type="spellEnd"/>
      <w:r w:rsidRPr="00A76DD3">
        <w:t xml:space="preserve">, S. </w:t>
      </w:r>
      <w:proofErr w:type="spellStart"/>
      <w:r w:rsidRPr="00A76DD3">
        <w:t>haemolyticus</w:t>
      </w:r>
      <w:proofErr w:type="spellEnd"/>
      <w:r w:rsidRPr="00A76DD3">
        <w:t xml:space="preserve">, S. </w:t>
      </w:r>
      <w:proofErr w:type="spellStart"/>
      <w:r w:rsidRPr="00A76DD3">
        <w:t>hyicus</w:t>
      </w:r>
      <w:proofErr w:type="spellEnd"/>
      <w:r w:rsidRPr="00A76DD3">
        <w:t xml:space="preserve">, S. </w:t>
      </w:r>
      <w:proofErr w:type="spellStart"/>
      <w:r w:rsidRPr="00A76DD3">
        <w:t>simulans</w:t>
      </w:r>
      <w:proofErr w:type="spellEnd"/>
      <w:r w:rsidRPr="00A76DD3">
        <w:t xml:space="preserve">, S. </w:t>
      </w:r>
      <w:proofErr w:type="spellStart"/>
      <w:r w:rsidRPr="00A76DD3">
        <w:t>warneri</w:t>
      </w:r>
      <w:proofErr w:type="spellEnd"/>
      <w:r w:rsidRPr="00A76DD3">
        <w:t xml:space="preserve">, and S. </w:t>
      </w:r>
      <w:proofErr w:type="spellStart"/>
      <w:r w:rsidRPr="00A76DD3">
        <w:t>xylosus</w:t>
      </w:r>
      <w:proofErr w:type="spellEnd"/>
      <w:r w:rsidRPr="00A76DD3">
        <w:t xml:space="preserve"> compared to healthy quarters. The highest cell count was for quarters infected with S. </w:t>
      </w:r>
      <w:proofErr w:type="spellStart"/>
      <w:r w:rsidRPr="00A76DD3">
        <w:t>warneri</w:t>
      </w:r>
      <w:proofErr w:type="spellEnd"/>
      <w:r w:rsidRPr="00A76DD3">
        <w:t xml:space="preserve">, followed by S. aureus, S. </w:t>
      </w:r>
      <w:proofErr w:type="spellStart"/>
      <w:r w:rsidRPr="00A76DD3">
        <w:t>agnetis</w:t>
      </w:r>
      <w:proofErr w:type="spellEnd"/>
      <w:r w:rsidRPr="00A76DD3">
        <w:t xml:space="preserve">, and S. </w:t>
      </w:r>
      <w:proofErr w:type="spellStart"/>
      <w:r w:rsidRPr="00A76DD3">
        <w:t>hyicus</w:t>
      </w:r>
      <w:proofErr w:type="spellEnd"/>
      <w:r w:rsidRPr="00A76DD3">
        <w:t xml:space="preserve">. The relative distribution of various </w:t>
      </w:r>
      <w:proofErr w:type="spellStart"/>
      <w:r w:rsidRPr="00A76DD3">
        <w:t>SaM</w:t>
      </w:r>
      <w:proofErr w:type="spellEnd"/>
      <w:r w:rsidRPr="00A76DD3">
        <w:t xml:space="preserve"> species and their effect on </w:t>
      </w:r>
      <w:proofErr w:type="spellStart"/>
      <w:r w:rsidRPr="00A76DD3">
        <w:t>qSCC</w:t>
      </w:r>
      <w:proofErr w:type="spellEnd"/>
      <w:r w:rsidRPr="00A76DD3">
        <w:t xml:space="preserve"> in this population of small to midsize organic farms was similar to previous studies conducted on </w:t>
      </w:r>
      <w:proofErr w:type="gramStart"/>
      <w:r w:rsidRPr="00A76DD3">
        <w:t>conventionally-managed</w:t>
      </w:r>
      <w:proofErr w:type="gramEnd"/>
      <w:r w:rsidRPr="00A76DD3">
        <w:t xml:space="preserve"> dairies. Although the increase in </w:t>
      </w:r>
      <w:proofErr w:type="spellStart"/>
      <w:r w:rsidRPr="00A76DD3">
        <w:t>qSCC</w:t>
      </w:r>
      <w:proofErr w:type="spellEnd"/>
      <w:r w:rsidRPr="00A76DD3">
        <w:t xml:space="preserve"> was modest for most </w:t>
      </w:r>
      <w:proofErr w:type="spellStart"/>
      <w:r w:rsidRPr="00A76DD3">
        <w:t>SaM</w:t>
      </w:r>
      <w:proofErr w:type="spellEnd"/>
      <w:r w:rsidRPr="00A76DD3">
        <w:t xml:space="preserve"> species observed, the widespread nature of these intramammary pathogens can still result in sizeable </w:t>
      </w:r>
      <w:commentRangeStart w:id="101"/>
      <w:r w:rsidRPr="00A76DD3">
        <w:t>increases in bulk tank SCC</w:t>
      </w:r>
      <w:commentRangeEnd w:id="101"/>
      <w:r w:rsidR="00C4006C">
        <w:rPr>
          <w:rStyle w:val="CommentReference"/>
          <w:rFonts w:asciiTheme="minorHAnsi" w:eastAsiaTheme="minorEastAsia" w:hAnsiTheme="minorHAnsi" w:cstheme="minorBidi"/>
        </w:rPr>
        <w:commentReference w:id="101"/>
      </w:r>
      <w:r w:rsidRPr="00A76DD3">
        <w:t>.</w:t>
      </w:r>
    </w:p>
    <w:p w14:paraId="1DA10158" w14:textId="3822D819" w:rsidR="001B32A1" w:rsidRPr="00117AEE" w:rsidRDefault="004D00F5" w:rsidP="001B32A1">
      <w:pPr>
        <w:pStyle w:val="ChapSub"/>
        <w:rPr>
          <w:rStyle w:val="Emphasis"/>
          <w:b w:val="0"/>
          <w:bCs/>
          <w:i w:val="0"/>
          <w:iCs w:val="0"/>
          <w:color w:val="0E101A"/>
        </w:rPr>
      </w:pPr>
      <w:bookmarkStart w:id="102" w:name="_Toc174382600"/>
      <w:r>
        <w:rPr>
          <w:rStyle w:val="Emphasis"/>
          <w:bCs/>
          <w:i w:val="0"/>
          <w:iCs w:val="0"/>
          <w:color w:val="0E101A"/>
        </w:rPr>
        <w:t>3</w:t>
      </w:r>
      <w:r w:rsidR="001B32A1">
        <w:rPr>
          <w:rStyle w:val="Emphasis"/>
          <w:bCs/>
          <w:i w:val="0"/>
          <w:iCs w:val="0"/>
          <w:color w:val="0E101A"/>
        </w:rPr>
        <w:t xml:space="preserve">.2 </w:t>
      </w:r>
      <w:r w:rsidR="001B32A1" w:rsidRPr="00117AEE">
        <w:rPr>
          <w:rStyle w:val="Emphasis"/>
          <w:bCs/>
          <w:i w:val="0"/>
          <w:iCs w:val="0"/>
          <w:color w:val="0E101A"/>
        </w:rPr>
        <w:t>Introduction</w:t>
      </w:r>
      <w:bookmarkEnd w:id="102"/>
    </w:p>
    <w:p w14:paraId="76B60898" w14:textId="77777777" w:rsidR="002C61D2" w:rsidRDefault="002C61D2" w:rsidP="002C61D2">
      <w:pPr>
        <w:pStyle w:val="BodyTextIndent"/>
      </w:pPr>
      <w:r>
        <w:t xml:space="preserve">Staphylococci and mammaliicocci are the predominant pathogens causing intramammary infections in dairy animals globally. Broadly, this group (herein abbreviated as </w:t>
      </w:r>
      <w:proofErr w:type="spellStart"/>
      <w:r>
        <w:t>SaM</w:t>
      </w:r>
      <w:proofErr w:type="spellEnd"/>
      <w:r>
        <w:t>), includes the major mastitis pathogen Staphylococcus aureus, and a heterogeneous group of bacteria known as the non-aureus staphylococci and mammaliicocci. For many dairy farms that have implemented modern mastitis control practices minimizing the effects of “major” pathogens such as S. aureus, the leading contributor to bulk tank milk SCC on farms with good milk quality is IMI due to non-aureus staphylococci and mammaliicocci (NASM) (</w:t>
      </w:r>
      <w:proofErr w:type="spellStart"/>
      <w:r>
        <w:t>Schukken</w:t>
      </w:r>
      <w:proofErr w:type="spellEnd"/>
      <w:r>
        <w:t xml:space="preserve"> et al., 2009). Cow-level prevalence for NASM in one US study was 71% (Jenkins et al., 2019), and quarter-level prevalence of 11, 26, 21, and 33% has been reported in the US, Canada, and two Belgian studies, respectively (</w:t>
      </w:r>
      <w:proofErr w:type="spellStart"/>
      <w:r>
        <w:t>Condas</w:t>
      </w:r>
      <w:proofErr w:type="spellEnd"/>
      <w:r>
        <w:t xml:space="preserve"> et al., 2017a; Rowe et al., 2019; </w:t>
      </w:r>
      <w:proofErr w:type="spellStart"/>
      <w:r>
        <w:t>Wuytack</w:t>
      </w:r>
      <w:proofErr w:type="spellEnd"/>
      <w:r>
        <w:t xml:space="preserve"> et al., 2020; </w:t>
      </w:r>
      <w:proofErr w:type="spellStart"/>
      <w:r>
        <w:t>Valckenier</w:t>
      </w:r>
      <w:proofErr w:type="spellEnd"/>
      <w:r>
        <w:t xml:space="preserve"> et al., 2021). Although primarily associated with cases of subclinical mastitis (Persson Waller et al., 2011; Heikkilä et al., 2018), NASM are also capable of causing clinical mastitis (</w:t>
      </w:r>
      <w:proofErr w:type="spellStart"/>
      <w:r>
        <w:t>Taponen</w:t>
      </w:r>
      <w:proofErr w:type="spellEnd"/>
      <w:r>
        <w:t xml:space="preserve"> et al., 2007; </w:t>
      </w:r>
      <w:proofErr w:type="spellStart"/>
      <w:r>
        <w:t>Simojoki</w:t>
      </w:r>
      <w:proofErr w:type="spellEnd"/>
      <w:r>
        <w:t xml:space="preserve"> et al., 2009; Verbeke et al., 2014; </w:t>
      </w:r>
      <w:proofErr w:type="spellStart"/>
      <w:r>
        <w:t>Condas</w:t>
      </w:r>
      <w:proofErr w:type="spellEnd"/>
      <w:r>
        <w:t xml:space="preserve"> et al., 2017b; </w:t>
      </w:r>
      <w:proofErr w:type="spellStart"/>
      <w:r>
        <w:t>Wuytack</w:t>
      </w:r>
      <w:proofErr w:type="spellEnd"/>
      <w:r>
        <w:t xml:space="preserve"> et al., 2020). Taken as a group, IMI due NASM are reported to have minimal detrimental effect on milk yield (</w:t>
      </w:r>
      <w:proofErr w:type="spellStart"/>
      <w:r>
        <w:t>Tomazi</w:t>
      </w:r>
      <w:proofErr w:type="spellEnd"/>
      <w:r>
        <w:t xml:space="preserve"> et al., 2015; </w:t>
      </w:r>
      <w:proofErr w:type="spellStart"/>
      <w:r>
        <w:t>Valckenier</w:t>
      </w:r>
      <w:proofErr w:type="spellEnd"/>
      <w:r>
        <w:t xml:space="preserve"> et al., 2020) and can have a high rate of spontaneous cure (</w:t>
      </w:r>
      <w:proofErr w:type="spellStart"/>
      <w:r>
        <w:t>Taponen</w:t>
      </w:r>
      <w:proofErr w:type="spellEnd"/>
      <w:r>
        <w:t xml:space="preserve"> et al., 2007; </w:t>
      </w:r>
      <w:proofErr w:type="spellStart"/>
      <w:r>
        <w:t>Valckenier</w:t>
      </w:r>
      <w:proofErr w:type="spellEnd"/>
      <w:r>
        <w:t xml:space="preserve"> et al., 2020), but many NASM species have been shown to increase somatic cell count (</w:t>
      </w:r>
      <w:proofErr w:type="spellStart"/>
      <w:r>
        <w:t>Supré</w:t>
      </w:r>
      <w:proofErr w:type="spellEnd"/>
      <w:r>
        <w:t xml:space="preserve"> et al., 2011; </w:t>
      </w:r>
      <w:proofErr w:type="spellStart"/>
      <w:r>
        <w:t>Tomazi</w:t>
      </w:r>
      <w:proofErr w:type="spellEnd"/>
      <w:r>
        <w:t xml:space="preserve"> et al., 2015; </w:t>
      </w:r>
      <w:proofErr w:type="spellStart"/>
      <w:r>
        <w:t>Condas</w:t>
      </w:r>
      <w:proofErr w:type="spellEnd"/>
      <w:r>
        <w:t xml:space="preserve"> et al., 2017b; </w:t>
      </w:r>
      <w:proofErr w:type="spellStart"/>
      <w:r>
        <w:t>Valckenier</w:t>
      </w:r>
      <w:proofErr w:type="spellEnd"/>
      <w:r>
        <w:t xml:space="preserve"> et al., 2019), as well as persist for long periods of time in the udder (</w:t>
      </w:r>
      <w:proofErr w:type="spellStart"/>
      <w:r>
        <w:t>Piessens</w:t>
      </w:r>
      <w:proofErr w:type="spellEnd"/>
      <w:r>
        <w:t xml:space="preserve"> et al., 2011; Nyman et al., 2018; </w:t>
      </w:r>
      <w:proofErr w:type="spellStart"/>
      <w:r>
        <w:t>Valckenier</w:t>
      </w:r>
      <w:proofErr w:type="spellEnd"/>
      <w:r>
        <w:t xml:space="preserve"> et al., 2021). </w:t>
      </w:r>
    </w:p>
    <w:p w14:paraId="4074B33E" w14:textId="77777777" w:rsidR="002C61D2" w:rsidRDefault="002C61D2" w:rsidP="002C61D2">
      <w:pPr>
        <w:pStyle w:val="BodyTextIndent"/>
      </w:pPr>
      <w:r>
        <w:t>NASM are an incredibly heterogenous group of bacteria, with studies identifying at least 25 different species as causing IMI in dairy cattle (</w:t>
      </w:r>
      <w:proofErr w:type="spellStart"/>
      <w:r>
        <w:t>Condas</w:t>
      </w:r>
      <w:proofErr w:type="spellEnd"/>
      <w:r>
        <w:t xml:space="preserve"> et al., 2017a; De Visscher et al., 2017). Different NASM species vary widely in both their epidemiology and ecology; some are considered primarily host-adapted (colonizing the skin or udder), while others are primarily found in the cow’s environment (as reviewed in De Buck et al., 2021). Certain species have been associated with stall surfaces, air, and unused sawdust bedding material (</w:t>
      </w:r>
      <w:proofErr w:type="spellStart"/>
      <w:r>
        <w:t>Piessens</w:t>
      </w:r>
      <w:proofErr w:type="spellEnd"/>
      <w:r>
        <w:t xml:space="preserve"> et al., 2011), some with different facility types (</w:t>
      </w:r>
      <w:proofErr w:type="spellStart"/>
      <w:r>
        <w:t>Condas</w:t>
      </w:r>
      <w:proofErr w:type="spellEnd"/>
      <w:r>
        <w:t xml:space="preserve"> et al., 2017a), and others with environmental contamination and poor teat hygiene at milking time (De Visscher et al., 2016; De Visscher et al., 2017). NASM also differ in how they behave as intramammary pathogens; the ability to cause persistent infections varies by species (Nyman et al., 2018; </w:t>
      </w:r>
      <w:proofErr w:type="spellStart"/>
      <w:r>
        <w:t>Valckenier</w:t>
      </w:r>
      <w:proofErr w:type="spellEnd"/>
      <w:r>
        <w:t xml:space="preserve"> et al., 2021), as well as the presence of antimicrobial resistance determinants (Frey et al., 2013; </w:t>
      </w:r>
      <w:proofErr w:type="spellStart"/>
      <w:r>
        <w:t>Fergestad</w:t>
      </w:r>
      <w:proofErr w:type="spellEnd"/>
      <w:r>
        <w:t xml:space="preserve"> et al., 2021), virulence potential (Naushad et al., 2019; França et al., 2021), and interaction with a host’s immune system (</w:t>
      </w:r>
      <w:proofErr w:type="spellStart"/>
      <w:r>
        <w:t>Åvall</w:t>
      </w:r>
      <w:proofErr w:type="spellEnd"/>
      <w:r>
        <w:t xml:space="preserve">-Jääskeläinen et al., 2013; Breyne et al., 2015). </w:t>
      </w:r>
    </w:p>
    <w:p w14:paraId="580D2D76" w14:textId="77777777" w:rsidR="002C61D2" w:rsidRDefault="002C61D2" w:rsidP="002C61D2">
      <w:pPr>
        <w:pStyle w:val="BodyTextIndent"/>
      </w:pPr>
      <w:r>
        <w:t>Perhaps most importantly for the overall udder health status of a dairy farm as measured by bulk tank SCC, NASM species also vary in the degree to which they cause an inflammatory reaction in the udder (</w:t>
      </w:r>
      <w:proofErr w:type="spellStart"/>
      <w:r>
        <w:t>Supré</w:t>
      </w:r>
      <w:proofErr w:type="spellEnd"/>
      <w:r>
        <w:t xml:space="preserve"> et al., 2011; Nyman et al., 2018; </w:t>
      </w:r>
      <w:proofErr w:type="spellStart"/>
      <w:r>
        <w:t>Wuytack</w:t>
      </w:r>
      <w:proofErr w:type="spellEnd"/>
      <w:r>
        <w:t xml:space="preserve"> et al., 2020; </w:t>
      </w:r>
      <w:proofErr w:type="spellStart"/>
      <w:r>
        <w:t>Taponen</w:t>
      </w:r>
      <w:proofErr w:type="spellEnd"/>
      <w:r>
        <w:t xml:space="preserve"> et al., 2022). However, a limited number of studies have described the effect of the breadth of observed species on quarter-level SCC using observations from multiple herds, where isolates were identified using MALDI-TOF or genotypic methods, and accounting for days in milk at time of observation (Fry et al., 2014; </w:t>
      </w:r>
      <w:proofErr w:type="spellStart"/>
      <w:r>
        <w:t>Condas</w:t>
      </w:r>
      <w:proofErr w:type="spellEnd"/>
      <w:r>
        <w:t xml:space="preserve"> et al., 2017b). Although infection status is the most important factor, stage of lactation has a significant effect on SCC (Schutz et al., 1990; Schepers et al., 1997). The relevance of different NASM species for udder health (as measured by species-specific effect on quarter SCC) is not well-described for certified organic dairy farms. Although similar in many herd management aspects, organic and conventional dairies differ in </w:t>
      </w:r>
      <w:proofErr w:type="gramStart"/>
      <w:r>
        <w:t>a number of</w:t>
      </w:r>
      <w:proofErr w:type="gramEnd"/>
      <w:r>
        <w:t xml:space="preserve"> ways including use of nutritional and veterinary support and vaccination (</w:t>
      </w:r>
      <w:proofErr w:type="spellStart"/>
      <w:r>
        <w:t>Stiglbauer</w:t>
      </w:r>
      <w:proofErr w:type="spellEnd"/>
      <w:r>
        <w:t xml:space="preserve"> et al., 2013), and treatments and attitudes around mastitis (Ruegg, 2009). For example, in the absence of antibiotic use on organic dairies, antimicrobial susceptibility of common mastitis pathogens can differ between conventional and organic dairy farms in the US (</w:t>
      </w:r>
      <w:proofErr w:type="spellStart"/>
      <w:r>
        <w:t>Tikofsky</w:t>
      </w:r>
      <w:proofErr w:type="spellEnd"/>
      <w:r>
        <w:t xml:space="preserve"> et al., 2003; Pol and Ruegg, 2007; </w:t>
      </w:r>
      <w:proofErr w:type="spellStart"/>
      <w:r>
        <w:t>Bombyk</w:t>
      </w:r>
      <w:proofErr w:type="spellEnd"/>
      <w:r>
        <w:t xml:space="preserve"> et al., 2008). Given that variation in NASM species distribution and diversity is associated with a variety of different management practices (Dufour et al., 2012; </w:t>
      </w:r>
      <w:proofErr w:type="spellStart"/>
      <w:r>
        <w:t>Condas</w:t>
      </w:r>
      <w:proofErr w:type="spellEnd"/>
      <w:r>
        <w:t xml:space="preserve"> et al., 2017a), it is possible that these differences may create disparate selective pressures between conventional and organic farms, potentially resulting in differences in bacterial virulence and impact on SCC.</w:t>
      </w:r>
    </w:p>
    <w:p w14:paraId="3A038766" w14:textId="0C95DCD7" w:rsidR="002F1692" w:rsidRDefault="002C61D2" w:rsidP="002C61D2">
      <w:pPr>
        <w:pStyle w:val="BodyTextIndent"/>
      </w:pPr>
      <w:r>
        <w:tab/>
        <w:t xml:space="preserve">The current study presents data from a longitudinal, cross-sectional study of 10 certified organic dairy farms in Vermont, US. Microbiological analyses of quarter-milk samples to identify IMI due to staphylococci and mammaliicocci were conducted in parallel with determination of quarter-level somatic cell count. The objective of this study was to estimate how quarter-milk SCC varied </w:t>
      </w:r>
      <w:proofErr w:type="gramStart"/>
      <w:r>
        <w:t>as a result of</w:t>
      </w:r>
      <w:proofErr w:type="gramEnd"/>
      <w:r>
        <w:t xml:space="preserve"> infection with the most frequently isolated </w:t>
      </w:r>
      <w:proofErr w:type="spellStart"/>
      <w:r>
        <w:t>SaM</w:t>
      </w:r>
      <w:proofErr w:type="spellEnd"/>
      <w:r>
        <w:t xml:space="preserve">, in order to identify which species were more relevant to </w:t>
      </w:r>
      <w:proofErr w:type="gramStart"/>
      <w:r>
        <w:t>udder</w:t>
      </w:r>
      <w:proofErr w:type="gramEnd"/>
      <w:r>
        <w:t xml:space="preserve"> health in this population of farms.</w:t>
      </w:r>
    </w:p>
    <w:p w14:paraId="73C11D3D" w14:textId="288F9FD8" w:rsidR="00A275F7" w:rsidRPr="00117AEE" w:rsidRDefault="00A275F7" w:rsidP="00A275F7">
      <w:pPr>
        <w:pStyle w:val="ChapSub"/>
        <w:rPr>
          <w:rStyle w:val="Emphasis"/>
          <w:b w:val="0"/>
          <w:bCs/>
          <w:i w:val="0"/>
          <w:iCs w:val="0"/>
          <w:color w:val="0E101A"/>
        </w:rPr>
      </w:pPr>
      <w:bookmarkStart w:id="103" w:name="_Toc174382601"/>
      <w:r>
        <w:rPr>
          <w:rStyle w:val="Emphasis"/>
          <w:bCs/>
          <w:i w:val="0"/>
          <w:iCs w:val="0"/>
          <w:color w:val="0E101A"/>
        </w:rPr>
        <w:t>3.3 Materials and methods</w:t>
      </w:r>
      <w:bookmarkEnd w:id="103"/>
    </w:p>
    <w:p w14:paraId="5ABF30D4" w14:textId="0DF4B813" w:rsidR="00A275F7" w:rsidRDefault="00CE6BA6" w:rsidP="002C61D2">
      <w:pPr>
        <w:pStyle w:val="BodyTextIndent"/>
      </w:pPr>
      <w:r w:rsidRPr="00CE6BA6">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5B037C88" w14:textId="5872A32E" w:rsidR="00CE6BA6" w:rsidRDefault="00CE6BA6" w:rsidP="00CE6BA6">
      <w:pPr>
        <w:pStyle w:val="ChapSubSub"/>
      </w:pPr>
      <w:r>
        <w:t>3</w:t>
      </w:r>
      <w:r w:rsidRPr="00D62F80">
        <w:t>.</w:t>
      </w:r>
      <w:r>
        <w:t>3</w:t>
      </w:r>
      <w:r w:rsidR="00B65D01">
        <w:t>.1</w:t>
      </w:r>
      <w:r w:rsidRPr="00D62F80">
        <w:t xml:space="preserve"> </w:t>
      </w:r>
      <w:r w:rsidR="00B65D01">
        <w:t>Sample origination</w:t>
      </w:r>
    </w:p>
    <w:p w14:paraId="4E5DFDFE" w14:textId="7D70B5CE" w:rsidR="00B65D01" w:rsidRDefault="000971EC" w:rsidP="000971EC">
      <w:pPr>
        <w:pStyle w:val="ChapSubSub"/>
        <w:ind w:left="0" w:firstLine="720"/>
        <w:jc w:val="both"/>
        <w:rPr>
          <w:b w:val="0"/>
          <w:bCs/>
        </w:rPr>
      </w:pPr>
      <w:r w:rsidRPr="000971EC">
        <w:rPr>
          <w:b w:val="0"/>
          <w:bCs/>
        </w:rPr>
        <w:t>Samples included in the current study were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deep bedded pack system to house lactating dairy cows. For the purposes of a separate study, an equal number of herds using each of the two bedding types were enrolled.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of the study. In 1 herd with approximately 35 lactating cows, all cows were sampled. In 8 herds with ≥ 35 cows and with available DHIA data, a stratified random approach was used with cows stratified by SCC, lactation number, and DIM and then randomly selected across these variables. In 1 herd with ≥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w:t>
      </w:r>
      <w:proofErr w:type="spellStart"/>
      <w:r w:rsidRPr="000971EC">
        <w:rPr>
          <w:b w:val="0"/>
          <w:bCs/>
        </w:rPr>
        <w:t>Thermo</w:t>
      </w:r>
      <w:proofErr w:type="spellEnd"/>
      <w:r w:rsidRPr="000971EC">
        <w:rPr>
          <w:b w:val="0"/>
          <w:bCs/>
        </w:rPr>
        <w:t xml:space="preserve"> Scientific CNLL500). Samples were kept on ice in a cooler during transport until stored temporarily overnight at 4°C in the laboratory, where an aliquot was frozen for SCC measurement and the remaining milk sample was processed for bacteriological culture.</w:t>
      </w:r>
    </w:p>
    <w:p w14:paraId="14AF6851" w14:textId="75531306" w:rsidR="00703476" w:rsidRDefault="00703476" w:rsidP="00703476">
      <w:pPr>
        <w:pStyle w:val="ChapSubSub"/>
      </w:pPr>
      <w:r>
        <w:t>3</w:t>
      </w:r>
      <w:r w:rsidRPr="00D62F80">
        <w:t>.</w:t>
      </w:r>
      <w:r>
        <w:t>3.2</w:t>
      </w:r>
      <w:r w:rsidRPr="00D62F80">
        <w:t xml:space="preserve"> </w:t>
      </w:r>
      <w:r>
        <w:t>SCC measurement</w:t>
      </w:r>
    </w:p>
    <w:p w14:paraId="61568C55" w14:textId="77777777" w:rsidR="00703476" w:rsidRDefault="00703476" w:rsidP="002D4C48">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Aliquots of frozen quarter-milk samples were sent to the Vermont State Agricultural and Environmental Laboratory, where samples were gradually thawed under refrigeration at time of processing and quarter-level somatic cell count was determined using flow cytometry (</w:t>
      </w:r>
      <w:proofErr w:type="spellStart"/>
      <w:r w:rsidRPr="00703476">
        <w:rPr>
          <w:rFonts w:eastAsiaTheme="minorHAnsi"/>
          <w:kern w:val="2"/>
          <w14:ligatures w14:val="standardContextual"/>
        </w:rPr>
        <w:t>Somacount</w:t>
      </w:r>
      <w:proofErr w:type="spellEnd"/>
      <w:r w:rsidRPr="00703476">
        <w:rPr>
          <w:rFonts w:eastAsiaTheme="minorHAnsi"/>
          <w:kern w:val="2"/>
          <w14:ligatures w14:val="standardContextual"/>
        </w:rPr>
        <w:t xml:space="preserve"> FC, Bentley Instruments).</w:t>
      </w:r>
    </w:p>
    <w:p w14:paraId="6243E776" w14:textId="20D25C49" w:rsidR="00703476" w:rsidRDefault="00703476" w:rsidP="00703476">
      <w:pPr>
        <w:pStyle w:val="ChapSubSub"/>
      </w:pPr>
      <w:r>
        <w:t>3</w:t>
      </w:r>
      <w:r w:rsidRPr="00D62F80">
        <w:t>.</w:t>
      </w:r>
      <w:r>
        <w:t>3.3</w:t>
      </w:r>
      <w:r w:rsidRPr="00D62F80">
        <w:t xml:space="preserve"> </w:t>
      </w:r>
      <w:r w:rsidRPr="00703476">
        <w:t>Aerobic culture of milk samples and determination of bacteriological status</w:t>
      </w:r>
    </w:p>
    <w:p w14:paraId="70971CC5" w14:textId="77777777" w:rsidR="00703476" w:rsidRPr="00703476" w:rsidRDefault="00703476" w:rsidP="00132B8F">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703476">
        <w:rPr>
          <w:rFonts w:eastAsiaTheme="minorHAnsi"/>
          <w:kern w:val="2"/>
          <w14:ligatures w14:val="standardContextual"/>
        </w:rPr>
        <w:t>μL</w:t>
      </w:r>
      <w:proofErr w:type="spellEnd"/>
      <w:r w:rsidRPr="00703476">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7037AB66" w14:textId="77777777" w:rsidR="00703476" w:rsidRDefault="00703476" w:rsidP="00132B8F">
      <w:pPr>
        <w:spacing w:after="160" w:line="480" w:lineRule="auto"/>
        <w:ind w:firstLine="720"/>
        <w:jc w:val="both"/>
      </w:pPr>
      <w:r w:rsidRPr="00703476">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r w:rsidRPr="00703476">
        <w:t>Quarter-day observations were included in this study when the bacteriological status of a quarter on a given day could be determined.</w:t>
      </w:r>
    </w:p>
    <w:p w14:paraId="2777608B" w14:textId="71A605FB" w:rsidR="00703476" w:rsidRDefault="00703476" w:rsidP="00703476">
      <w:pPr>
        <w:pStyle w:val="ChapSubSub"/>
      </w:pPr>
      <w:r>
        <w:t>3</w:t>
      </w:r>
      <w:r w:rsidRPr="00D62F80">
        <w:t>.</w:t>
      </w:r>
      <w:r>
        <w:t>3.4</w:t>
      </w:r>
      <w:r w:rsidRPr="00D62F80">
        <w:t xml:space="preserve"> </w:t>
      </w:r>
      <w:r w:rsidRPr="00703476">
        <w:t>Speciation of bacterial isolates</w:t>
      </w:r>
    </w:p>
    <w:p w14:paraId="2B1A6CE9" w14:textId="3297E4B9" w:rsidR="00703476" w:rsidRDefault="00703476" w:rsidP="00132B8F">
      <w:pPr>
        <w:autoSpaceDE w:val="0"/>
        <w:autoSpaceDN w:val="0"/>
        <w:adjustRightInd w:val="0"/>
        <w:spacing w:line="480" w:lineRule="auto"/>
        <w:ind w:firstLine="720"/>
        <w:jc w:val="both"/>
        <w:rPr>
          <w:rFonts w:eastAsiaTheme="minorHAnsi"/>
          <w:kern w:val="2"/>
          <w14:ligatures w14:val="standardContextual"/>
        </w:rPr>
      </w:pPr>
      <w:r w:rsidRPr="00703476">
        <w:rPr>
          <w:rFonts w:eastAsiaTheme="minorHAnsi"/>
          <w:kern w:val="2"/>
          <w14:ligatures w14:val="standardContextual"/>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703476">
        <w:rPr>
          <w:rFonts w:eastAsia="ComputerModern-Regular"/>
          <w14:ligatures w14:val="standardContextual"/>
        </w:rPr>
        <w:t xml:space="preserve"> </w:t>
      </w:r>
      <w:r w:rsidRPr="00703476">
        <w:rPr>
          <w:rFonts w:eastAsiaTheme="minorHAnsi"/>
          <w:kern w:val="2"/>
          <w14:ligatures w14:val="standardContextual"/>
        </w:rPr>
        <w:t>Isolates were preserved in tryptic soy broth with a final concentration of 15% glycerol in cryovials and stored at -80°C.</w:t>
      </w:r>
      <w:r w:rsidRPr="00703476">
        <w:rPr>
          <w:rFonts w:eastAsia="ComputerModern-Regular"/>
          <w14:ligatures w14:val="standardContextual"/>
        </w:rPr>
        <w:t xml:space="preserve"> </w:t>
      </w:r>
      <w:r w:rsidRPr="00703476">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703476">
        <w:rPr>
          <w:rFonts w:eastAsiaTheme="minorHAnsi"/>
          <w:kern w:val="2"/>
          <w:shd w:val="clear" w:color="auto" w:fill="FFFFFF"/>
          <w14:ligatures w14:val="standardContextual"/>
        </w:rPr>
        <w:t>Microflex</w:t>
      </w:r>
      <w:proofErr w:type="spellEnd"/>
      <w:r w:rsidRPr="00703476">
        <w:rPr>
          <w:rFonts w:eastAsiaTheme="minorHAnsi"/>
          <w:kern w:val="2"/>
          <w:shd w:val="clear" w:color="auto" w:fill="FFFFFF"/>
          <w14:ligatures w14:val="standardContextual"/>
        </w:rPr>
        <w:t xml:space="preserv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with Flex Control software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703476">
        <w:rPr>
          <w:rFonts w:eastAsiaTheme="minorHAnsi"/>
          <w:noProof/>
          <w:kern w:val="2"/>
          <w14:ligatures w14:val="standardContextual"/>
        </w:rPr>
        <w:t>(Adkins et al., 2022)</w:t>
      </w:r>
      <w:r w:rsidRPr="00703476">
        <w:rPr>
          <w:rFonts w:eastAsiaTheme="minorHAnsi"/>
          <w:kern w:val="2"/>
          <w14:ligatures w14:val="standardContextual"/>
        </w:rPr>
        <w:t xml:space="preserve">. </w:t>
      </w:r>
      <w:r w:rsidRPr="00703476">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703476">
        <w:rPr>
          <w:rFonts w:eastAsiaTheme="minorHAnsi"/>
          <w:noProof/>
          <w:kern w:val="2"/>
          <w14:ligatures w14:val="standardContextual"/>
        </w:rPr>
        <w:t>(Adkins et al., 2018)</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The confidence levels used for species identification were applied as previously described </w:t>
      </w:r>
      <w:r w:rsidRPr="00703476">
        <w:rPr>
          <w:rFonts w:eastAsiaTheme="minorHAnsi"/>
          <w:noProof/>
          <w:kern w:val="2"/>
          <w14:ligatures w14:val="standardContextual"/>
        </w:rPr>
        <w:t>(Cameron et al., 2017)</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in which ≥ 1.7 was used for staphylococcal and </w:t>
      </w:r>
      <w:proofErr w:type="spellStart"/>
      <w:r w:rsidRPr="00703476">
        <w:rPr>
          <w:rFonts w:eastAsiaTheme="minorHAnsi"/>
          <w:kern w:val="2"/>
          <w:shd w:val="clear" w:color="auto" w:fill="FFFFFF"/>
          <w14:ligatures w14:val="standardContextual"/>
        </w:rPr>
        <w:t>mammaliicoccal</w:t>
      </w:r>
      <w:proofErr w:type="spellEnd"/>
      <w:r w:rsidRPr="00703476">
        <w:rPr>
          <w:rFonts w:eastAsiaTheme="minorHAnsi"/>
          <w:kern w:val="2"/>
          <w:shd w:val="clear" w:color="auto" w:fill="FFFFFF"/>
          <w14:ligatures w14:val="standardContextual"/>
        </w:rPr>
        <w:t xml:space="preserve"> species-level identification and &lt; 1.7 was classified as inconclusive. Suspect staphylococci and mammaliicocci isolates unable to be identified to the species level and those identified as </w:t>
      </w:r>
      <w:r w:rsidRPr="00703476">
        <w:rPr>
          <w:rFonts w:eastAsiaTheme="minorHAnsi"/>
          <w:i/>
          <w:iCs/>
          <w:kern w:val="2"/>
          <w:shd w:val="clear" w:color="auto" w:fill="FFFFFF"/>
          <w14:ligatures w14:val="standardContextual"/>
        </w:rPr>
        <w:t xml:space="preserve">Staphylococcus </w:t>
      </w:r>
      <w:proofErr w:type="spellStart"/>
      <w:r w:rsidRPr="00703476">
        <w:rPr>
          <w:rFonts w:eastAsiaTheme="minorHAnsi"/>
          <w:i/>
          <w:iCs/>
          <w:kern w:val="2"/>
          <w:shd w:val="clear" w:color="auto" w:fill="FFFFFF"/>
          <w14:ligatures w14:val="standardContextual"/>
        </w:rPr>
        <w:t>agnetis</w:t>
      </w:r>
      <w:proofErr w:type="spellEnd"/>
      <w:r w:rsidRPr="00703476">
        <w:rPr>
          <w:rFonts w:eastAsiaTheme="minorHAnsi"/>
          <w:kern w:val="2"/>
          <w:shd w:val="clear" w:color="auto" w:fill="FFFFFF"/>
          <w14:ligatures w14:val="standardContextual"/>
        </w:rPr>
        <w:t> or </w:t>
      </w:r>
      <w:r w:rsidRPr="00703476">
        <w:rPr>
          <w:rFonts w:eastAsiaTheme="minorHAnsi"/>
          <w:i/>
          <w:iCs/>
          <w:kern w:val="2"/>
          <w:shd w:val="clear" w:color="auto" w:fill="FFFFFF"/>
          <w14:ligatures w14:val="standardContextual"/>
        </w:rPr>
        <w:t xml:space="preserve">Staphylococcus </w:t>
      </w:r>
      <w:proofErr w:type="spellStart"/>
      <w:r w:rsidRPr="00703476">
        <w:rPr>
          <w:rFonts w:eastAsiaTheme="minorHAnsi"/>
          <w:i/>
          <w:iCs/>
          <w:kern w:val="2"/>
          <w:shd w:val="clear" w:color="auto" w:fill="FFFFFF"/>
          <w14:ligatures w14:val="standardContextual"/>
        </w:rPr>
        <w:t>hyicus</w:t>
      </w:r>
      <w:proofErr w:type="spellEnd"/>
      <w:r w:rsidRPr="00703476">
        <w:rPr>
          <w:rFonts w:eastAsiaTheme="minorHAnsi"/>
          <w:kern w:val="2"/>
          <w:shd w:val="clear" w:color="auto" w:fill="FFFFFF"/>
          <w14:ligatures w14:val="standardContextual"/>
        </w:rPr>
        <w:t> by MALDI-TOF were speciated using </w:t>
      </w:r>
      <w:proofErr w:type="spellStart"/>
      <w:r w:rsidRPr="00703476">
        <w:rPr>
          <w:rFonts w:eastAsiaTheme="minorHAnsi"/>
          <w:i/>
          <w:iCs/>
          <w:kern w:val="2"/>
          <w:shd w:val="clear" w:color="auto" w:fill="FFFFFF"/>
          <w14:ligatures w14:val="standardContextual"/>
        </w:rPr>
        <w:t>tuf</w:t>
      </w:r>
      <w:proofErr w:type="spellEnd"/>
      <w:r w:rsidRPr="00703476">
        <w:rPr>
          <w:rFonts w:eastAsiaTheme="minorHAnsi"/>
          <w:i/>
          <w:iCs/>
          <w:kern w:val="2"/>
          <w:shd w:val="clear" w:color="auto" w:fill="FFFFFF"/>
          <w14:ligatures w14:val="standardContextual"/>
        </w:rPr>
        <w:t> </w:t>
      </w:r>
      <w:r w:rsidRPr="00703476">
        <w:rPr>
          <w:rFonts w:eastAsiaTheme="minorHAnsi"/>
          <w:kern w:val="2"/>
          <w:shd w:val="clear" w:color="auto" w:fill="FFFFFF"/>
          <w14:ligatures w14:val="standardContextual"/>
        </w:rPr>
        <w:t xml:space="preserve">gene sequences with a cut-off of 98% identity as previously described </w:t>
      </w:r>
      <w:r w:rsidRPr="00703476">
        <w:rPr>
          <w:rFonts w:eastAsiaTheme="minorHAnsi"/>
          <w:noProof/>
          <w:kern w:val="2"/>
          <w14:ligatures w14:val="standardContextual"/>
        </w:rPr>
        <w:t>(Hwang et al., 2011)</w:t>
      </w:r>
      <w:r w:rsidRPr="00703476">
        <w:rPr>
          <w:rFonts w:eastAsiaTheme="minorHAnsi"/>
          <w:kern w:val="2"/>
          <w14:ligatures w14:val="standardContextual"/>
        </w:rPr>
        <w:t>.</w:t>
      </w:r>
    </w:p>
    <w:p w14:paraId="55F95D92" w14:textId="3A167DFA" w:rsidR="00703476" w:rsidRDefault="00703476" w:rsidP="00703476">
      <w:pPr>
        <w:pStyle w:val="ChapSubSub"/>
      </w:pPr>
      <w:r>
        <w:t>3</w:t>
      </w:r>
      <w:r w:rsidRPr="00D62F80">
        <w:t>.</w:t>
      </w:r>
      <w:r>
        <w:t>3.4</w:t>
      </w:r>
      <w:r w:rsidRPr="00D62F80">
        <w:t xml:space="preserve"> </w:t>
      </w:r>
      <w:r w:rsidRPr="00703476">
        <w:t>Determination of IMI status and selection of data set</w:t>
      </w:r>
    </w:p>
    <w:p w14:paraId="04F10867" w14:textId="1E30BEB9" w:rsidR="00703476" w:rsidRPr="00703476" w:rsidRDefault="00703476" w:rsidP="003F3490">
      <w:pPr>
        <w:spacing w:after="160" w:line="480" w:lineRule="auto"/>
        <w:ind w:firstLine="720"/>
        <w:jc w:val="both"/>
      </w:pPr>
      <w:r w:rsidRPr="00703476">
        <w:rPr>
          <w:rFonts w:eastAsiaTheme="minorHAnsi"/>
          <w:kern w:val="2"/>
          <w14:ligatures w14:val="standardContextual"/>
        </w:rPr>
        <w:t xml:space="preserve">Using the bacteriological status and speciation information, a quarter-day IMI status was assigned to each quarter observation: 1) “healthy,” when there was no significant growth; 2) “infected with a single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when ≥ 100 CFU/mL of a particular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w:t>
      </w:r>
      <w:commentRangeStart w:id="104"/>
      <w:r w:rsidRPr="00703476">
        <w:rPr>
          <w:rFonts w:eastAsiaTheme="minorHAnsi"/>
          <w:kern w:val="2"/>
          <w14:ligatures w14:val="standardContextual"/>
        </w:rPr>
        <w:t>species was identified in pure culture on both plates (interpretation in series;</w:t>
      </w:r>
      <w:r>
        <w:rPr>
          <w:rFonts w:eastAsiaTheme="minorHAnsi"/>
          <w:kern w:val="2"/>
          <w14:ligatures w14:val="standardContextual"/>
        </w:rPr>
        <w:t xml:space="preserve"> </w:t>
      </w:r>
      <w:r w:rsidRPr="00703476">
        <w:rPr>
          <w:rFonts w:eastAsiaTheme="minorHAnsi"/>
          <w:kern w:val="2"/>
          <w14:ligatures w14:val="standardContextual"/>
        </w:rPr>
        <w:t>Dohoo et al., 2011)</w:t>
      </w:r>
      <w:commentRangeEnd w:id="104"/>
      <w:r w:rsidR="00CF0D98">
        <w:rPr>
          <w:rStyle w:val="CommentReference"/>
          <w:rFonts w:asciiTheme="minorHAnsi" w:eastAsiaTheme="minorEastAsia" w:hAnsiTheme="minorHAnsi" w:cstheme="minorBidi"/>
        </w:rPr>
        <w:commentReference w:id="104"/>
      </w:r>
      <w:r w:rsidRPr="00703476">
        <w:rPr>
          <w:rFonts w:eastAsiaTheme="minorHAnsi"/>
          <w:kern w:val="2"/>
          <w14:ligatures w14:val="standardContextual"/>
        </w:rPr>
        <w:t xml:space="preserve">; 3) “infected with 2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when ≥ 100 CFU/mL of 2 different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were identified in mixed culture on both plates; 4) “infected with non-</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when ≥ 100 CFU/mL of a non-</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was identified in pure or mixed culture on both plates (possibly in combination with a </w:t>
      </w:r>
      <w:proofErr w:type="spellStart"/>
      <w:r w:rsidRPr="00703476">
        <w:rPr>
          <w:rFonts w:eastAsiaTheme="minorHAnsi"/>
          <w:kern w:val="2"/>
          <w14:ligatures w14:val="standardContextual"/>
        </w:rPr>
        <w:t>SaM</w:t>
      </w:r>
      <w:proofErr w:type="spellEnd"/>
      <w:r w:rsidRPr="00703476">
        <w:rPr>
          <w:rFonts w:eastAsiaTheme="minorHAnsi"/>
          <w:kern w:val="2"/>
          <w14:ligatures w14:val="standardContextual"/>
        </w:rPr>
        <w:t xml:space="preserve"> species); and 5) “unknown” if the sample status had been identified as contaminated or indeterminate as previously described.</w:t>
      </w:r>
      <w:r w:rsidRPr="00703476">
        <w:t xml:space="preserve"> </w:t>
      </w:r>
    </w:p>
    <w:p w14:paraId="2DDBFD42" w14:textId="33BEB70A" w:rsidR="00703476" w:rsidRDefault="00703476" w:rsidP="003F3490">
      <w:pPr>
        <w:spacing w:after="160" w:line="480" w:lineRule="auto"/>
        <w:ind w:firstLine="720"/>
        <w:jc w:val="both"/>
      </w:pPr>
      <w:r w:rsidRPr="00703476">
        <w:t xml:space="preserve">A quarter-day observation was included in the final data set if: 1) the IMI status was classified as healthy </w:t>
      </w:r>
      <w:r w:rsidRPr="00703476">
        <w:rPr>
          <w:i/>
          <w:iCs/>
        </w:rPr>
        <w:t xml:space="preserve">or </w:t>
      </w:r>
      <w:r w:rsidRPr="00703476">
        <w:t xml:space="preserve">infected with a single </w:t>
      </w:r>
      <w:proofErr w:type="spellStart"/>
      <w:r w:rsidRPr="00703476">
        <w:rPr>
          <w:rFonts w:eastAsiaTheme="minorHAnsi"/>
          <w:kern w:val="2"/>
          <w14:ligatures w14:val="standardContextual"/>
        </w:rPr>
        <w:t>SaM</w:t>
      </w:r>
      <w:proofErr w:type="spellEnd"/>
      <w:r w:rsidRPr="00703476">
        <w:t xml:space="preserve"> species for any of the most frequently observed </w:t>
      </w:r>
      <w:proofErr w:type="spellStart"/>
      <w:r w:rsidRPr="00703476">
        <w:rPr>
          <w:rFonts w:eastAsiaTheme="minorHAnsi"/>
          <w:kern w:val="2"/>
          <w14:ligatures w14:val="standardContextual"/>
        </w:rPr>
        <w:t>SaM</w:t>
      </w:r>
      <w:proofErr w:type="spellEnd"/>
      <w:r w:rsidRPr="00703476">
        <w:t xml:space="preserve"> species (≥ 5 observed IMI); 2) it was collected from a cow ≤ 305 DIM at time of observation; and 3) it had an associated quarter-level SCC measurement. Figure </w:t>
      </w:r>
      <w:r w:rsidR="009C6C05">
        <w:t>3</w:t>
      </w:r>
      <w:r w:rsidR="000F468D">
        <w:t>.1</w:t>
      </w:r>
      <w:r w:rsidRPr="00703476">
        <w:t xml:space="preserve"> depicts the selection of the final data set of quarter-day observations using these criteria.</w:t>
      </w:r>
    </w:p>
    <w:p w14:paraId="66A3E352" w14:textId="21CBEC01" w:rsidR="006737CB" w:rsidRDefault="006737CB" w:rsidP="006737CB">
      <w:pPr>
        <w:pStyle w:val="ChapSubSub"/>
      </w:pPr>
      <w:r>
        <w:t>3</w:t>
      </w:r>
      <w:r w:rsidRPr="00D62F80">
        <w:t>.</w:t>
      </w:r>
      <w:r>
        <w:t>3.</w:t>
      </w:r>
      <w:r w:rsidR="001C12B6">
        <w:t>5</w:t>
      </w:r>
      <w:r w:rsidRPr="00D62F80">
        <w:t xml:space="preserve"> </w:t>
      </w:r>
      <w:r>
        <w:t>Statistical analysis</w:t>
      </w:r>
    </w:p>
    <w:p w14:paraId="6CD73A6C" w14:textId="2E5CFD8B" w:rsidR="006737CB" w:rsidRPr="006737CB" w:rsidRDefault="006737CB" w:rsidP="003F3490">
      <w:pPr>
        <w:spacing w:after="160"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quarter-day somatic cell counts, quarter-day IMI status, cow parity and DIM data were organized into a spreadsheet (Microsoft Excel, Redmond, WA) and imported into the R Statistical Programming Environment </w:t>
      </w:r>
      <w:r w:rsidRPr="006737CB">
        <w:rPr>
          <w:rFonts w:eastAsiaTheme="minorHAnsi"/>
          <w:noProof/>
          <w:kern w:val="2"/>
          <w14:ligatures w14:val="standardContextual"/>
        </w:rPr>
        <w:t>(R Development Core Team, 2023)</w:t>
      </w:r>
      <w:r w:rsidRPr="006737CB">
        <w:rPr>
          <w:rFonts w:eastAsiaTheme="minorHAnsi"/>
          <w:kern w:val="2"/>
          <w14:ligatures w14:val="standardContextual"/>
        </w:rPr>
        <w:t xml:space="preserve"> for analysis. Raw quarter-day-level SCC was converted to SCS [log</w:t>
      </w:r>
      <w:r w:rsidRPr="006737CB">
        <w:rPr>
          <w:rFonts w:eastAsiaTheme="minorHAnsi"/>
          <w:kern w:val="2"/>
          <w:vertAlign w:val="subscript"/>
          <w14:ligatures w14:val="standardContextual"/>
        </w:rPr>
        <w:t>2</w:t>
      </w:r>
      <w:r w:rsidRPr="006737CB">
        <w:rPr>
          <w:rFonts w:eastAsiaTheme="minorHAnsi"/>
          <w:kern w:val="2"/>
          <w14:ligatures w14:val="standardContextual"/>
        </w:rPr>
        <w:t xml:space="preserve">(quarter somatic cell count/1000) + 3] </w:t>
      </w:r>
      <w:proofErr w:type="gramStart"/>
      <w:r w:rsidRPr="006737CB">
        <w:rPr>
          <w:rFonts w:eastAsiaTheme="minorHAnsi"/>
          <w:kern w:val="2"/>
          <w14:ligatures w14:val="standardContextual"/>
        </w:rPr>
        <w:t>in order to</w:t>
      </w:r>
      <w:proofErr w:type="gramEnd"/>
      <w:r w:rsidRPr="006737CB">
        <w:rPr>
          <w:rFonts w:eastAsiaTheme="minorHAnsi"/>
          <w:kern w:val="2"/>
          <w14:ligatures w14:val="standardContextual"/>
        </w:rPr>
        <w:t xml:space="preserve"> address the non-normal distribution of SCC data. Descriptive statistics and visualizations were generated for the variables of interest (SCS, </w:t>
      </w:r>
      <w:r w:rsidRPr="006737CB">
        <w:rPr>
          <w:rFonts w:eastAsiaTheme="minorHAnsi"/>
          <w:iCs/>
          <w:kern w:val="2"/>
          <w14:ligatures w14:val="standardContextual"/>
        </w:rPr>
        <w:t>quarter</w:t>
      </w:r>
      <w:r w:rsidRPr="006737CB">
        <w:rPr>
          <w:rFonts w:eastAsiaTheme="minorHAnsi"/>
          <w:kern w:val="2"/>
          <w14:ligatures w14:val="standardContextual"/>
        </w:rPr>
        <w:t>-day IMI status, DIM) to evaluate the distribution and integrity of the data set and identify any missing values. Descriptive statistics and visualizations were also generated to describe the hierarchical structure of the data set (number of samples per quarter, number of quarters per cow, and number of cows per herd) to evaluate the distribution and integrity of the data and identify any missing values.</w:t>
      </w:r>
    </w:p>
    <w:p w14:paraId="17E92D49"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A linear hierarchical repeated measures mixed model was fitted to the data set </w:t>
      </w:r>
      <w:proofErr w:type="gramStart"/>
      <w:r w:rsidRPr="006737CB">
        <w:rPr>
          <w:rFonts w:eastAsiaTheme="minorHAnsi"/>
          <w:kern w:val="2"/>
          <w14:ligatures w14:val="standardContextual"/>
        </w:rPr>
        <w:t>in order to</w:t>
      </w:r>
      <w:proofErr w:type="gramEnd"/>
      <w:r w:rsidRPr="006737CB">
        <w:rPr>
          <w:rFonts w:eastAsiaTheme="minorHAnsi"/>
          <w:kern w:val="2"/>
          <w14:ligatures w14:val="standardContextual"/>
        </w:rPr>
        <w:t xml:space="preserve"> compare SCS of quarters infected </w:t>
      </w:r>
      <w:commentRangeStart w:id="105"/>
      <w:r w:rsidRPr="006737CB">
        <w:rPr>
          <w:rFonts w:eastAsiaTheme="minorHAnsi"/>
          <w:kern w:val="2"/>
          <w14:ligatures w14:val="standardContextual"/>
        </w:rPr>
        <w:t xml:space="preserve">with a single </w:t>
      </w:r>
      <w:proofErr w:type="spellStart"/>
      <w:r w:rsidRPr="006737CB">
        <w:rPr>
          <w:rFonts w:eastAsiaTheme="minorHAnsi"/>
          <w:kern w:val="2"/>
          <w14:ligatures w14:val="standardContextual"/>
        </w:rPr>
        <w:t>SaM</w:t>
      </w:r>
      <w:proofErr w:type="spellEnd"/>
      <w:r w:rsidRPr="006737CB">
        <w:rPr>
          <w:rFonts w:eastAsiaTheme="minorHAnsi"/>
          <w:kern w:val="2"/>
          <w14:ligatures w14:val="standardContextual"/>
        </w:rPr>
        <w:t xml:space="preserve"> species to healthy quarters</w:t>
      </w:r>
      <w:commentRangeEnd w:id="105"/>
      <w:r w:rsidR="00CF0D98">
        <w:rPr>
          <w:rStyle w:val="CommentReference"/>
          <w:rFonts w:asciiTheme="minorHAnsi" w:eastAsiaTheme="minorEastAsia" w:hAnsiTheme="minorHAnsi" w:cstheme="minorBidi"/>
        </w:rPr>
        <w:commentReference w:id="105"/>
      </w:r>
      <w:r w:rsidRPr="006737CB">
        <w:rPr>
          <w:rFonts w:eastAsiaTheme="minorHAnsi"/>
          <w:kern w:val="2"/>
          <w14:ligatures w14:val="standardContextual"/>
        </w:rPr>
        <w:t>. The “</w:t>
      </w:r>
      <w:proofErr w:type="spellStart"/>
      <w:r w:rsidRPr="006737CB">
        <w:rPr>
          <w:rFonts w:eastAsiaTheme="minorHAnsi"/>
          <w:kern w:val="2"/>
          <w14:ligatures w14:val="standardContextual"/>
        </w:rPr>
        <w:t>lme</w:t>
      </w:r>
      <w:proofErr w:type="spellEnd"/>
      <w:r w:rsidRPr="006737CB">
        <w:rPr>
          <w:rFonts w:eastAsiaTheme="minorHAnsi"/>
          <w:kern w:val="2"/>
          <w14:ligatures w14:val="standardContextual"/>
        </w:rPr>
        <w:t>” function of the “</w:t>
      </w:r>
      <w:proofErr w:type="spellStart"/>
      <w:r w:rsidRPr="006737CB">
        <w:rPr>
          <w:rFonts w:eastAsiaTheme="minorHAnsi"/>
          <w:kern w:val="2"/>
          <w14:ligatures w14:val="standardContextual"/>
        </w:rPr>
        <w:t>nlme</w:t>
      </w:r>
      <w:proofErr w:type="spellEnd"/>
      <w:r w:rsidRPr="006737CB">
        <w:rPr>
          <w:rFonts w:eastAsiaTheme="minorHAnsi"/>
          <w:kern w:val="2"/>
          <w14:ligatures w14:val="standardContextual"/>
        </w:rPr>
        <w:t xml:space="preserve">” package was used to build this model, in which the SCS of a quarter on a given day was the outcome variable, and </w:t>
      </w:r>
      <w:r w:rsidRPr="006737CB">
        <w:rPr>
          <w:rFonts w:eastAsiaTheme="minorHAnsi"/>
          <w:iCs/>
          <w:kern w:val="2"/>
          <w14:ligatures w14:val="standardContextual"/>
        </w:rPr>
        <w:t>the quarter</w:t>
      </w:r>
      <w:r w:rsidRPr="006737CB">
        <w:rPr>
          <w:rFonts w:eastAsiaTheme="minorHAnsi"/>
          <w:kern w:val="2"/>
          <w14:ligatures w14:val="standardContextual"/>
        </w:rPr>
        <w:t xml:space="preserve">-day IMI status (with healthy quarters as the reference value) was the main fixed predictor. Interaction between parity and quarter-day IMI status was evaluated to allow the effect of a given IMI to vary as function of age. Similarly, interaction between DIM (as a </w:t>
      </w:r>
      <w:proofErr w:type="gramStart"/>
      <w:r w:rsidRPr="006737CB">
        <w:rPr>
          <w:rFonts w:eastAsiaTheme="minorHAnsi"/>
          <w:kern w:val="2"/>
          <w14:ligatures w14:val="standardContextual"/>
        </w:rPr>
        <w:t>third degree</w:t>
      </w:r>
      <w:proofErr w:type="gramEnd"/>
      <w:r w:rsidRPr="006737CB">
        <w:rPr>
          <w:rFonts w:eastAsiaTheme="minorHAnsi"/>
          <w:kern w:val="2"/>
          <w14:ligatures w14:val="standardContextual"/>
        </w:rPr>
        <w:t xml:space="preserve"> polynomial variable) and quarter-day IMI status was evaluated to allow the effect of a given IMI to vary as function of DIM. Interaction terms were removed whenever the F-test for these terms yielded a </w:t>
      </w:r>
      <w:r w:rsidRPr="006737CB">
        <w:rPr>
          <w:rFonts w:eastAsiaTheme="minorHAnsi"/>
          <w:i/>
          <w:kern w:val="2"/>
          <w14:ligatures w14:val="standardContextual"/>
        </w:rPr>
        <w:t>P</w:t>
      </w:r>
      <w:r w:rsidRPr="006737CB">
        <w:rPr>
          <w:rFonts w:eastAsiaTheme="minorHAnsi"/>
          <w:kern w:val="2"/>
          <w14:ligatures w14:val="standardContextual"/>
        </w:rPr>
        <w:t xml:space="preserve">-value &lt; 0.05. Finally, if the DIM by quarter-day IMI status interaction was not significant, then DIM was still kept as a fixed predictor in the model (again as a </w:t>
      </w:r>
      <w:proofErr w:type="gramStart"/>
      <w:r w:rsidRPr="006737CB">
        <w:rPr>
          <w:rFonts w:eastAsiaTheme="minorHAnsi"/>
          <w:kern w:val="2"/>
          <w14:ligatures w14:val="standardContextual"/>
        </w:rPr>
        <w:t>third degree</w:t>
      </w:r>
      <w:proofErr w:type="gramEnd"/>
      <w:r w:rsidRPr="006737CB">
        <w:rPr>
          <w:rFonts w:eastAsiaTheme="minorHAnsi"/>
          <w:kern w:val="2"/>
          <w14:ligatures w14:val="standardContextual"/>
        </w:rPr>
        <w:t xml:space="preserve"> polynomial variable), but not as part of an interaction, to allow it to adjust our SCS estimates as a function of DIM.    </w:t>
      </w:r>
    </w:p>
    <w:p w14:paraId="677AFA4C"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The hierarchical structure of the data was addressed by fitting random intercepts for quarter, cow, and herd (observations nested within quarter, quarters nested within cow, and cow within herd). Samples collected at different time points for a given quarter were considered repeated measurements, and a spatial exponential correlation structure was used to account for both the correlation between milk samples collected on the same quarter, and for the variation of this correlation with the varying amount of time between sample collections. The model (without interaction) was:</w:t>
      </w:r>
    </w:p>
    <w:p w14:paraId="73E118F6" w14:textId="77777777" w:rsidR="006737CB" w:rsidRPr="006737CB" w:rsidRDefault="006737CB" w:rsidP="006737CB">
      <w:pPr>
        <w:ind w:firstLine="360"/>
        <w:jc w:val="both"/>
        <w:rPr>
          <w:color w:val="000000"/>
        </w:rPr>
      </w:pPr>
      <w:r w:rsidRPr="006737CB">
        <w:rPr>
          <w:color w:val="000000"/>
          <w:bdr w:val="none" w:sz="0" w:space="0" w:color="auto" w:frame="1"/>
        </w:rPr>
        <w:br/>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 β</w:t>
      </w:r>
      <w:r w:rsidRPr="006737CB">
        <w:rPr>
          <w:color w:val="000000"/>
          <w:bdr w:val="none" w:sz="0" w:space="0" w:color="auto" w:frame="1"/>
          <w:vertAlign w:val="subscript"/>
        </w:rPr>
        <w:t>0</w:t>
      </w:r>
      <w:r w:rsidRPr="006737CB">
        <w:rPr>
          <w:color w:val="000000"/>
          <w:bdr w:val="none" w:sz="0" w:space="0" w:color="auto" w:frame="1"/>
        </w:rPr>
        <w:t xml:space="preserve"> + β</w:t>
      </w:r>
      <w:r w:rsidRPr="006737CB">
        <w:rPr>
          <w:color w:val="000000"/>
          <w:bdr w:val="none" w:sz="0" w:space="0" w:color="auto" w:frame="1"/>
          <w:vertAlign w:val="subscript"/>
        </w:rPr>
        <w:t xml:space="preserve">1 </w:t>
      </w:r>
      <w:r w:rsidRPr="006737CB">
        <w:rPr>
          <w:iCs/>
          <w:color w:val="000000"/>
          <w:bdr w:val="none" w:sz="0" w:space="0" w:color="auto" w:frame="1"/>
        </w:rPr>
        <w:t xml:space="preserve">Q-D-IMI </w:t>
      </w:r>
      <w:proofErr w:type="spellStart"/>
      <w:r w:rsidRPr="006737CB">
        <w:rPr>
          <w:iCs/>
          <w:color w:val="000000"/>
          <w:bdr w:val="none" w:sz="0" w:space="0" w:color="auto" w:frame="1"/>
        </w:rPr>
        <w:t>status</w:t>
      </w:r>
      <w:r w:rsidRPr="006737CB">
        <w:rPr>
          <w:i/>
          <w:iCs/>
          <w:color w:val="000000"/>
          <w:bdr w:val="none" w:sz="0" w:space="0" w:color="auto" w:frame="1"/>
          <w:vertAlign w:val="subscript"/>
        </w:rPr>
        <w:t>ijkl</w:t>
      </w:r>
      <w:proofErr w:type="spellEnd"/>
      <w:r w:rsidRPr="006737CB">
        <w:rPr>
          <w:i/>
          <w:iCs/>
          <w:color w:val="000000"/>
          <w:bdr w:val="none" w:sz="0" w:space="0" w:color="auto" w:frame="1"/>
        </w:rPr>
        <w:t xml:space="preserve"> </w:t>
      </w:r>
      <w:r w:rsidRPr="006737CB">
        <w:rPr>
          <w:color w:val="000000"/>
          <w:bdr w:val="none" w:sz="0" w:space="0" w:color="auto" w:frame="1"/>
        </w:rPr>
        <w:t xml:space="preserve">+ </w:t>
      </w:r>
      <w:commentRangeStart w:id="106"/>
      <w:r w:rsidRPr="006737CB">
        <w:rPr>
          <w:color w:val="000000"/>
          <w:bdr w:val="none" w:sz="0" w:space="0" w:color="auto" w:frame="1"/>
        </w:rPr>
        <w:t>β</w:t>
      </w:r>
      <w:r w:rsidRPr="006737CB">
        <w:rPr>
          <w:color w:val="000000"/>
          <w:bdr w:val="none" w:sz="0" w:space="0" w:color="auto" w:frame="1"/>
          <w:vertAlign w:val="subscript"/>
        </w:rPr>
        <w:t>2</w:t>
      </w:r>
      <w:r w:rsidRPr="006737CB">
        <w:rPr>
          <w:color w:val="000000"/>
          <w:bdr w:val="none" w:sz="0" w:space="0" w:color="auto" w:frame="1"/>
        </w:rPr>
        <w:t>DIM</w:t>
      </w:r>
      <w:r w:rsidRPr="006737CB">
        <w:rPr>
          <w:i/>
          <w:iCs/>
          <w:color w:val="000000"/>
          <w:bdr w:val="none" w:sz="0" w:space="0" w:color="auto" w:frame="1"/>
          <w:vertAlign w:val="subscript"/>
        </w:rPr>
        <w:t>ijk</w:t>
      </w:r>
      <w:commentRangeEnd w:id="106"/>
      <w:r w:rsidR="00CF0D98">
        <w:rPr>
          <w:rStyle w:val="CommentReference"/>
          <w:rFonts w:asciiTheme="minorHAnsi" w:eastAsiaTheme="minorEastAsia" w:hAnsiTheme="minorHAnsi" w:cstheme="minorBidi"/>
        </w:rPr>
        <w:commentReference w:id="106"/>
      </w:r>
      <w:r w:rsidRPr="006737CB">
        <w:rPr>
          <w:i/>
          <w:iCs/>
          <w:color w:val="000000"/>
          <w:bdr w:val="none" w:sz="0" w:space="0" w:color="auto" w:frame="1"/>
          <w:vertAlign w:val="subscript"/>
        </w:rPr>
        <w:t>l</w:t>
      </w:r>
      <w:r w:rsidRPr="006737CB">
        <w:rPr>
          <w:color w:val="000000"/>
        </w:rPr>
        <w:t xml:space="preserve"> </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2</w:t>
      </w:r>
      <w:r w:rsidRPr="006737CB">
        <w:rPr>
          <w:color w:val="000000"/>
          <w:bdr w:val="none" w:sz="0" w:space="0" w:color="auto" w:frame="1"/>
        </w:rPr>
        <w:t xml:space="preserve"> + β</w:t>
      </w:r>
      <w:r w:rsidRPr="006737CB">
        <w:rPr>
          <w:color w:val="000000"/>
          <w:bdr w:val="none" w:sz="0" w:space="0" w:color="auto" w:frame="1"/>
          <w:vertAlign w:val="subscript"/>
        </w:rPr>
        <w:t>4</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3</w:t>
      </w:r>
      <w:r w:rsidRPr="006737CB">
        <w:rPr>
          <w:color w:val="000000"/>
          <w:bdr w:val="none" w:sz="0" w:space="0" w:color="auto" w:frame="1"/>
        </w:rPr>
        <w:t xml:space="preserve"> + </w:t>
      </w:r>
      <w:proofErr w:type="spellStart"/>
      <w:r w:rsidRPr="006737CB">
        <w:rPr>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 </w:t>
      </w:r>
      <w:proofErr w:type="spellStart"/>
      <w:r w:rsidRPr="006737CB">
        <w:rPr>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 </w:t>
      </w:r>
      <w:proofErr w:type="spellStart"/>
      <w:r w:rsidRPr="006737CB">
        <w:rPr>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 xml:space="preserve"> + </w:t>
      </w:r>
      <w:proofErr w:type="spellStart"/>
      <w:r w:rsidRPr="006737CB">
        <w:rPr>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rPr>
        <w:t>,</w:t>
      </w:r>
    </w:p>
    <w:p w14:paraId="1D879007" w14:textId="77777777" w:rsidR="006737CB" w:rsidRPr="006737CB" w:rsidRDefault="006737CB" w:rsidP="006737CB">
      <w:pPr>
        <w:spacing w:line="480" w:lineRule="auto"/>
        <w:jc w:val="both"/>
        <w:textAlignment w:val="baseline"/>
        <w:rPr>
          <w:color w:val="000000"/>
          <w:bdr w:val="none" w:sz="0" w:space="0" w:color="auto" w:frame="1"/>
        </w:rPr>
      </w:pPr>
    </w:p>
    <w:p w14:paraId="74AD1D5A" w14:textId="77777777" w:rsidR="006737CB" w:rsidRDefault="006737CB" w:rsidP="006737CB">
      <w:pPr>
        <w:spacing w:line="480" w:lineRule="auto"/>
        <w:jc w:val="both"/>
        <w:textAlignment w:val="baseline"/>
        <w:rPr>
          <w:rFonts w:eastAsiaTheme="minorHAnsi"/>
          <w:kern w:val="2"/>
          <w14:ligatures w14:val="standardContextual"/>
        </w:rPr>
      </w:pPr>
      <w:r w:rsidRPr="006737CB">
        <w:rPr>
          <w:color w:val="000000"/>
          <w:bdr w:val="none" w:sz="0" w:space="0" w:color="auto" w:frame="1"/>
        </w:rPr>
        <w:t xml:space="preserve">where </w:t>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is the predicted SCS</w:t>
      </w:r>
      <w:r w:rsidRPr="006737CB">
        <w:rPr>
          <w:color w:val="000000"/>
        </w:rPr>
        <w:t xml:space="preserve"> </w:t>
      </w:r>
      <w:r w:rsidRPr="006737CB">
        <w:rPr>
          <w:color w:val="000000"/>
          <w:bdr w:val="none" w:sz="0" w:space="0" w:color="auto" w:frame="1"/>
        </w:rPr>
        <w:t xml:space="preserve">for the </w:t>
      </w:r>
      <w:proofErr w:type="spellStart"/>
      <w:r w:rsidRPr="006737CB">
        <w:rPr>
          <w:i/>
          <w:iCs/>
          <w:color w:val="000000"/>
          <w:bdr w:val="none" w:sz="0" w:space="0" w:color="auto" w:frame="1"/>
        </w:rPr>
        <w:t>i</w:t>
      </w:r>
      <w:r w:rsidRPr="006737CB">
        <w:rPr>
          <w:color w:val="000000"/>
          <w:bdr w:val="none" w:sz="0" w:space="0" w:color="auto" w:frame="1"/>
        </w:rPr>
        <w:t>th</w:t>
      </w:r>
      <w:proofErr w:type="spellEnd"/>
      <w:r w:rsidRPr="006737CB">
        <w:rPr>
          <w:color w:val="000000"/>
          <w:bdr w:val="none" w:sz="0" w:space="0" w:color="auto" w:frame="1"/>
        </w:rPr>
        <w:t xml:space="preserve"> sample of the </w:t>
      </w:r>
      <w:proofErr w:type="spellStart"/>
      <w:r w:rsidRPr="006737CB">
        <w:rPr>
          <w:i/>
          <w:iCs/>
          <w:color w:val="000000"/>
          <w:bdr w:val="none" w:sz="0" w:space="0" w:color="auto" w:frame="1"/>
        </w:rPr>
        <w:t>j</w:t>
      </w:r>
      <w:r w:rsidRPr="006737CB">
        <w:rPr>
          <w:color w:val="000000"/>
          <w:bdr w:val="none" w:sz="0" w:space="0" w:color="auto" w:frame="1"/>
        </w:rPr>
        <w:t>th</w:t>
      </w:r>
      <w:proofErr w:type="spellEnd"/>
      <w:r w:rsidRPr="006737CB">
        <w:rPr>
          <w:color w:val="000000"/>
          <w:bdr w:val="none" w:sz="0" w:space="0" w:color="auto" w:frame="1"/>
        </w:rPr>
        <w:t xml:space="preserve"> quarter of the </w:t>
      </w:r>
      <w:r w:rsidRPr="006737CB">
        <w:rPr>
          <w:i/>
          <w:iCs/>
          <w:color w:val="000000"/>
          <w:bdr w:val="none" w:sz="0" w:space="0" w:color="auto" w:frame="1"/>
        </w:rPr>
        <w:t>k</w:t>
      </w:r>
      <w:r w:rsidRPr="006737CB">
        <w:rPr>
          <w:color w:val="000000"/>
          <w:bdr w:val="none" w:sz="0" w:space="0" w:color="auto" w:frame="1"/>
        </w:rPr>
        <w:t>th</w:t>
      </w:r>
      <w:r w:rsidRPr="006737CB">
        <w:rPr>
          <w:color w:val="000000"/>
        </w:rPr>
        <w:t xml:space="preserve"> </w:t>
      </w:r>
      <w:r w:rsidRPr="006737CB">
        <w:rPr>
          <w:rFonts w:eastAsiaTheme="minorHAnsi"/>
          <w:kern w:val="2"/>
          <w14:ligatures w14:val="standardContextual"/>
        </w:rPr>
        <w:t>c</w:t>
      </w:r>
      <w:r w:rsidRPr="006737CB">
        <w:rPr>
          <w:color w:val="000000"/>
          <w:bdr w:val="none" w:sz="0" w:space="0" w:color="auto" w:frame="1"/>
        </w:rPr>
        <w:t xml:space="preserve">ow from the </w:t>
      </w:r>
      <w:r w:rsidRPr="006737CB">
        <w:rPr>
          <w:i/>
          <w:iCs/>
          <w:color w:val="000000"/>
          <w:bdr w:val="none" w:sz="0" w:space="0" w:color="auto" w:frame="1"/>
        </w:rPr>
        <w:t>l</w:t>
      </w:r>
      <w:r w:rsidRPr="006737CB">
        <w:rPr>
          <w:color w:val="000000"/>
          <w:bdr w:val="none" w:sz="0" w:space="0" w:color="auto" w:frame="1"/>
        </w:rPr>
        <w:t>th herd; β</w:t>
      </w:r>
      <w:r w:rsidRPr="006737CB">
        <w:rPr>
          <w:color w:val="000000"/>
          <w:bdr w:val="none" w:sz="0" w:space="0" w:color="auto" w:frame="1"/>
          <w:vertAlign w:val="subscript"/>
        </w:rPr>
        <w:t>0</w:t>
      </w:r>
      <w:r w:rsidRPr="006737CB">
        <w:rPr>
          <w:color w:val="000000"/>
          <w:bdr w:val="none" w:sz="0" w:space="0" w:color="auto" w:frame="1"/>
        </w:rPr>
        <w:t xml:space="preserve"> is the intercept; β</w:t>
      </w:r>
      <w:r w:rsidRPr="006737CB">
        <w:rPr>
          <w:color w:val="000000"/>
          <w:bdr w:val="none" w:sz="0" w:space="0" w:color="auto" w:frame="1"/>
          <w:vertAlign w:val="subscript"/>
        </w:rPr>
        <w:t>1</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 and β</w:t>
      </w:r>
      <w:r w:rsidRPr="006737CB">
        <w:rPr>
          <w:color w:val="000000"/>
          <w:bdr w:val="none" w:sz="0" w:space="0" w:color="auto" w:frame="1"/>
          <w:vertAlign w:val="subscript"/>
        </w:rPr>
        <w:t>4</w:t>
      </w:r>
      <w:r w:rsidRPr="006737CB">
        <w:rPr>
          <w:color w:val="000000"/>
          <w:bdr w:val="none" w:sz="0" w:space="0" w:color="auto" w:frame="1"/>
        </w:rPr>
        <w:t xml:space="preserve"> are the regression coefficients for </w:t>
      </w:r>
      <w:r w:rsidRPr="006737CB">
        <w:rPr>
          <w:iCs/>
          <w:color w:val="000000"/>
          <w:bdr w:val="none" w:sz="0" w:space="0" w:color="auto" w:frame="1"/>
        </w:rPr>
        <w:t>quarter-day IMI status</w:t>
      </w:r>
      <w:r w:rsidRPr="006737CB">
        <w:rPr>
          <w:color w:val="000000"/>
          <w:bdr w:val="none" w:sz="0" w:space="0" w:color="auto" w:frame="1"/>
        </w:rPr>
        <w:t xml:space="preserve">, and </w:t>
      </w:r>
      <w:r w:rsidRPr="006737CB">
        <w:rPr>
          <w:bdr w:val="none" w:sz="0" w:space="0" w:color="auto" w:frame="1"/>
        </w:rPr>
        <w:t>DIM as a third degree polynomial variable (to correct for the nonlinear relationship</w:t>
      </w:r>
      <w:r w:rsidRPr="006737CB">
        <w:t xml:space="preserve"> </w:t>
      </w:r>
      <w:r w:rsidRPr="006737CB">
        <w:rPr>
          <w:bdr w:val="none" w:sz="0" w:space="0" w:color="auto" w:frame="1"/>
        </w:rPr>
        <w:t xml:space="preserve">between DIM and SCS); </w:t>
      </w:r>
      <w:r w:rsidRPr="006737CB">
        <w:rPr>
          <w:color w:val="000000"/>
          <w:bdr w:val="none" w:sz="0" w:space="0" w:color="auto" w:frame="1"/>
        </w:rPr>
        <w:t xml:space="preserve">and </w:t>
      </w:r>
      <w:proofErr w:type="spellStart"/>
      <w:r w:rsidRPr="006737CB">
        <w:rPr>
          <w:i/>
          <w:iCs/>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w:t>
      </w:r>
      <w:r w:rsidRPr="006737CB">
        <w:rPr>
          <w:color w:val="000000"/>
        </w:rPr>
        <w:t xml:space="preserve"> </w:t>
      </w:r>
      <w:r w:rsidRPr="006737CB">
        <w:rPr>
          <w:color w:val="000000"/>
          <w:bdr w:val="none" w:sz="0" w:space="0" w:color="auto" w:frame="1"/>
        </w:rPr>
        <w:t xml:space="preserve">and </w:t>
      </w:r>
      <w:proofErr w:type="spellStart"/>
      <w:r w:rsidRPr="006737CB">
        <w:rPr>
          <w:i/>
          <w:iCs/>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vertAlign w:val="subscript"/>
        </w:rPr>
        <w:t xml:space="preserve">  </w:t>
      </w:r>
      <w:r w:rsidRPr="006737CB">
        <w:rPr>
          <w:color w:val="000000"/>
          <w:bdr w:val="none" w:sz="0" w:space="0" w:color="auto" w:frame="1"/>
        </w:rPr>
        <w:t>are the herd random effect, cow random effect,</w:t>
      </w:r>
      <w:r w:rsidRPr="006737CB">
        <w:rPr>
          <w:color w:val="000000"/>
        </w:rPr>
        <w:t xml:space="preserve"> </w:t>
      </w:r>
      <w:r w:rsidRPr="006737CB">
        <w:rPr>
          <w:color w:val="000000"/>
          <w:bdr w:val="none" w:sz="0" w:space="0" w:color="auto" w:frame="1"/>
        </w:rPr>
        <w:t>quarter repeated effect, and sample error term, respectively</w:t>
      </w:r>
      <w:r w:rsidRPr="006737CB">
        <w:rPr>
          <w:color w:val="000000"/>
        </w:rPr>
        <w:t xml:space="preserve"> </w:t>
      </w:r>
      <w:r w:rsidRPr="006737CB">
        <w:rPr>
          <w:color w:val="000000"/>
          <w:bdr w:val="none" w:sz="0" w:space="0" w:color="auto" w:frame="1"/>
        </w:rPr>
        <w:t xml:space="preserve">(approximate normal distribution assumed). Statistical significance was determined using an F-test for interaction terms and a t-test for fixed effects, with significance declared at </w:t>
      </w:r>
      <w:r w:rsidRPr="006737CB">
        <w:rPr>
          <w:i/>
          <w:color w:val="000000"/>
          <w:bdr w:val="none" w:sz="0" w:space="0" w:color="auto" w:frame="1"/>
        </w:rPr>
        <w:t>P</w:t>
      </w:r>
      <w:r w:rsidRPr="006737CB">
        <w:rPr>
          <w:color w:val="000000"/>
          <w:bdr w:val="none" w:sz="0" w:space="0" w:color="auto" w:frame="1"/>
        </w:rPr>
        <w:t xml:space="preserve"> ≤ 0.05. </w:t>
      </w:r>
      <w:r w:rsidRPr="006737CB">
        <w:rPr>
          <w:rFonts w:eastAsiaTheme="minorHAnsi"/>
          <w:kern w:val="2"/>
          <w14:ligatures w14:val="standardContextual"/>
        </w:rPr>
        <w:t>Final model fit was assessed by checking the homoscedasticity and normality of residuals (graphing of residuals vs. predicted values and Q-Q plots, respectively).</w:t>
      </w:r>
    </w:p>
    <w:p w14:paraId="2A322E59" w14:textId="677B88CB" w:rsidR="00345B74" w:rsidRDefault="00345B74" w:rsidP="00345B74">
      <w:pPr>
        <w:pStyle w:val="ChapSub"/>
        <w:rPr>
          <w:rStyle w:val="Emphasis"/>
          <w:bCs/>
          <w:i w:val="0"/>
          <w:iCs w:val="0"/>
          <w:color w:val="0E101A"/>
        </w:rPr>
      </w:pPr>
      <w:bookmarkStart w:id="107" w:name="_Toc174382602"/>
      <w:r>
        <w:rPr>
          <w:rStyle w:val="Emphasis"/>
          <w:bCs/>
          <w:i w:val="0"/>
          <w:iCs w:val="0"/>
          <w:color w:val="0E101A"/>
        </w:rPr>
        <w:t>3.4 Results</w:t>
      </w:r>
      <w:bookmarkEnd w:id="107"/>
    </w:p>
    <w:p w14:paraId="41E1A1A3" w14:textId="77777777" w:rsidR="00345B74" w:rsidRPr="00345B74" w:rsidRDefault="00345B74" w:rsidP="003D29CE">
      <w:pPr>
        <w:spacing w:after="160" w:line="480" w:lineRule="auto"/>
        <w:ind w:firstLine="720"/>
        <w:jc w:val="both"/>
        <w:rPr>
          <w:rFonts w:asciiTheme="minorHAnsi" w:eastAsiaTheme="minorHAnsi" w:hAnsiTheme="minorHAnsi" w:cstheme="minorBidi"/>
          <w:kern w:val="2"/>
          <w:sz w:val="22"/>
          <w:szCs w:val="22"/>
          <w14:ligatures w14:val="standardContextual"/>
        </w:rPr>
      </w:pPr>
      <w:r w:rsidRPr="00345B74">
        <w:rPr>
          <w:color w:val="000000"/>
        </w:rPr>
        <w:t xml:space="preserve">Participating herds milked an average of 69.5 cows (median: 70; range: 44-105) of various breeds. </w:t>
      </w:r>
      <w:r w:rsidRPr="00345B74">
        <w:rPr>
          <w:rFonts w:eastAsiaTheme="minorHAnsi"/>
          <w:kern w:val="2"/>
          <w14:ligatures w14:val="standardContextual"/>
        </w:rPr>
        <w:t xml:space="preserve">Three visits were completed at 8 farms, 1 herd was sampled twice, and 1 was sampled 4 times before interruption by the COVID-19 pandemic. On average, 33.6 days elapsed between sequential farm visits for each herd (median: 34; range: 27-43). </w:t>
      </w:r>
      <w:r w:rsidRPr="00345B74">
        <w:t xml:space="preserve">Five farms housed cows in a tiestall bedded with wood shavings, and 5 utilized a deep bedded pack system (3 actively managed for composting, 2 static). </w:t>
      </w:r>
    </w:p>
    <w:p w14:paraId="0802AEC7" w14:textId="77777777" w:rsidR="00345B74" w:rsidRPr="00345B74" w:rsidRDefault="00345B74" w:rsidP="003D29CE">
      <w:pPr>
        <w:spacing w:after="160" w:line="480" w:lineRule="auto"/>
        <w:ind w:firstLine="720"/>
        <w:jc w:val="both"/>
      </w:pPr>
      <w:r w:rsidRPr="00345B74">
        <w:t>The initial data set included 3,331 quarter-level observations, with 22 different species of staphylococci and mammaliicocci identified.</w:t>
      </w:r>
      <w:r w:rsidRPr="00345B74">
        <w:rPr>
          <w:rFonts w:asciiTheme="minorHAnsi" w:eastAsiaTheme="minorHAnsi" w:hAnsiTheme="minorHAnsi" w:cstheme="minorBidi"/>
          <w:kern w:val="2"/>
          <w:sz w:val="22"/>
          <w:szCs w:val="22"/>
          <w14:ligatures w14:val="standardContextual"/>
        </w:rPr>
        <w:t xml:space="preserv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w:t>
      </w:r>
      <w:r w:rsidRPr="00345B74">
        <w:t xml:space="preserve">causing IMI excluded from further analyses due to having &lt; 5 IMI observations included: </w:t>
      </w:r>
      <w:r w:rsidRPr="00345B74">
        <w:rPr>
          <w:i/>
          <w:iCs/>
        </w:rPr>
        <w:t xml:space="preserve">M. </w:t>
      </w:r>
      <w:proofErr w:type="spellStart"/>
      <w:r w:rsidRPr="00345B74">
        <w:rPr>
          <w:i/>
          <w:iCs/>
        </w:rPr>
        <w:t>fleurettii</w:t>
      </w:r>
      <w:proofErr w:type="spellEnd"/>
      <w:r w:rsidRPr="00345B74">
        <w:rPr>
          <w:i/>
          <w:iCs/>
        </w:rPr>
        <w:t xml:space="preserve">, M. </w:t>
      </w:r>
      <w:proofErr w:type="spellStart"/>
      <w:r w:rsidRPr="00345B74">
        <w:rPr>
          <w:i/>
          <w:iCs/>
        </w:rPr>
        <w:t>sciuri</w:t>
      </w:r>
      <w:proofErr w:type="spellEnd"/>
      <w:r w:rsidRPr="00345B74">
        <w:rPr>
          <w:i/>
          <w:iCs/>
        </w:rPr>
        <w:t xml:space="preserve">, M. </w:t>
      </w:r>
      <w:proofErr w:type="spellStart"/>
      <w:r w:rsidRPr="00345B74">
        <w:rPr>
          <w:i/>
          <w:iCs/>
        </w:rPr>
        <w:t>vitulinus</w:t>
      </w:r>
      <w:proofErr w:type="spellEnd"/>
      <w:r w:rsidRPr="00345B74">
        <w:rPr>
          <w:i/>
          <w:iCs/>
        </w:rPr>
        <w:t xml:space="preserve">, S. auricularis, S. capitis, S. </w:t>
      </w:r>
      <w:proofErr w:type="spellStart"/>
      <w:r w:rsidRPr="00345B74">
        <w:rPr>
          <w:i/>
          <w:iCs/>
        </w:rPr>
        <w:t>cohnii</w:t>
      </w:r>
      <w:proofErr w:type="spellEnd"/>
      <w:r w:rsidRPr="00345B74">
        <w:rPr>
          <w:i/>
          <w:iCs/>
        </w:rPr>
        <w:t xml:space="preserve">, S. epidermidis, S. </w:t>
      </w:r>
      <w:proofErr w:type="spellStart"/>
      <w:r w:rsidRPr="00345B74">
        <w:rPr>
          <w:i/>
          <w:iCs/>
        </w:rPr>
        <w:t>gallinarum</w:t>
      </w:r>
      <w:proofErr w:type="spellEnd"/>
      <w:r w:rsidRPr="00345B74">
        <w:rPr>
          <w:i/>
          <w:iCs/>
        </w:rPr>
        <w:t xml:space="preserve">, S. hominis, S. </w:t>
      </w:r>
      <w:proofErr w:type="spellStart"/>
      <w:r w:rsidRPr="00345B74">
        <w:rPr>
          <w:i/>
          <w:iCs/>
        </w:rPr>
        <w:t>pseudintermedius</w:t>
      </w:r>
      <w:proofErr w:type="spellEnd"/>
      <w:r w:rsidRPr="00345B74">
        <w:rPr>
          <w:i/>
          <w:iCs/>
        </w:rPr>
        <w:t xml:space="preserve">, S. saprophyticus, </w:t>
      </w:r>
      <w:r w:rsidRPr="00345B74">
        <w:t>and</w:t>
      </w:r>
      <w:r w:rsidRPr="00345B74">
        <w:rPr>
          <w:i/>
          <w:iCs/>
        </w:rPr>
        <w:t xml:space="preserve"> S. </w:t>
      </w:r>
      <w:proofErr w:type="spellStart"/>
      <w:r w:rsidRPr="00345B74">
        <w:rPr>
          <w:i/>
          <w:iCs/>
        </w:rPr>
        <w:t>succinus</w:t>
      </w:r>
      <w:proofErr w:type="spellEnd"/>
      <w:r w:rsidRPr="00345B74">
        <w:t xml:space="preserve">. The final data set consisted of 2,260 observations: 648 quarters with an IMI due to 10 different </w:t>
      </w:r>
      <w:proofErr w:type="spellStart"/>
      <w:r w:rsidRPr="00345B74">
        <w:t>SaM</w:t>
      </w:r>
      <w:proofErr w:type="spellEnd"/>
      <w:r w:rsidRPr="00345B74">
        <w:t xml:space="preserve"> (each causing at least 5 IMI), and 1,972 healthy quarters</w:t>
      </w:r>
      <w:commentRangeStart w:id="108"/>
      <w:r w:rsidRPr="00345B74">
        <w:t>.</w:t>
      </w:r>
      <w:commentRangeEnd w:id="108"/>
      <w:r w:rsidR="00CF0D98">
        <w:rPr>
          <w:rStyle w:val="CommentReference"/>
          <w:rFonts w:asciiTheme="minorHAnsi" w:eastAsiaTheme="minorEastAsia" w:hAnsiTheme="minorHAnsi" w:cstheme="minorBidi"/>
        </w:rPr>
        <w:commentReference w:id="108"/>
      </w:r>
      <w:r w:rsidRPr="00345B74">
        <w:t xml:space="preserve"> Observations included in the final data set came from 1,272 quarters of 360 cows across all 10 herds included in the field study. The mean (median; range) number of cows included per herd was 36 (36; 34-39), whereas the number of quarters included per cow was 3.5 (2; 1-4). The mean number of observations per quarter included was 2.1 (2; 1-4). Twenty-seven percent of observations were the sole observation contributed to the data set by a given quarter, 41% came from quarters contributing 2 time points, and 31% and 1% came from quarters contributing 3 and 4 observations, respectively. The average time elapsed between sequential observations of a quarter was 37.1 days (median: 34.5; SD: 11.6), with an overall range of 27-96 days. </w:t>
      </w:r>
    </w:p>
    <w:p w14:paraId="69F7C37C" w14:textId="03592631" w:rsidR="00345B74" w:rsidRPr="00345B74" w:rsidRDefault="00345B74" w:rsidP="003D29CE">
      <w:pPr>
        <w:spacing w:after="160" w:line="480" w:lineRule="auto"/>
        <w:ind w:firstLine="720"/>
        <w:jc w:val="both"/>
        <w:rPr>
          <w:i/>
          <w:iCs/>
        </w:rPr>
      </w:pPr>
      <w:r w:rsidRPr="00345B74">
        <w:rPr>
          <w:i/>
          <w:iCs/>
        </w:rPr>
        <w:t xml:space="preserve">S. chromogenes </w:t>
      </w:r>
      <w:r w:rsidRPr="00345B74">
        <w:t xml:space="preserve">was the most frequent species (59% of quarter observations with a </w:t>
      </w:r>
      <w:proofErr w:type="spellStart"/>
      <w:r w:rsidRPr="00345B74">
        <w:t>SaM</w:t>
      </w:r>
      <w:proofErr w:type="spellEnd"/>
      <w:r w:rsidRPr="00345B74">
        <w:rPr>
          <w:i/>
          <w:iCs/>
        </w:rPr>
        <w:t xml:space="preserve"> </w:t>
      </w:r>
      <w:r w:rsidRPr="00345B74">
        <w:t xml:space="preserve">IMI), followed by </w:t>
      </w:r>
      <w:r w:rsidRPr="00345B74">
        <w:rPr>
          <w:i/>
          <w:iCs/>
        </w:rPr>
        <w:t xml:space="preserve">S. aureus </w:t>
      </w:r>
      <w:r w:rsidRPr="00345B74">
        <w:t>(17%)</w:t>
      </w:r>
      <w:r w:rsidRPr="00345B74">
        <w:rPr>
          <w:i/>
          <w:iCs/>
        </w:rPr>
        <w:t xml:space="preserve">, S. </w:t>
      </w:r>
      <w:proofErr w:type="spellStart"/>
      <w:r w:rsidRPr="00345B74">
        <w:rPr>
          <w:i/>
          <w:iCs/>
        </w:rPr>
        <w:t>haemolyticus</w:t>
      </w:r>
      <w:proofErr w:type="spellEnd"/>
      <w:r w:rsidRPr="00345B74">
        <w:rPr>
          <w:i/>
          <w:iCs/>
        </w:rPr>
        <w:t xml:space="preserve"> </w:t>
      </w:r>
      <w:r w:rsidRPr="00345B74">
        <w:t>(6%)</w:t>
      </w:r>
      <w:r w:rsidRPr="00345B74">
        <w:rPr>
          <w:i/>
          <w:iCs/>
        </w:rPr>
        <w:t xml:space="preserve">, </w:t>
      </w:r>
      <w:r w:rsidRPr="00345B74">
        <w:t xml:space="preserve">and </w:t>
      </w:r>
      <w:r w:rsidRPr="00345B74">
        <w:rPr>
          <w:i/>
          <w:iCs/>
        </w:rPr>
        <w:t xml:space="preserve">S. </w:t>
      </w:r>
      <w:proofErr w:type="spellStart"/>
      <w:r w:rsidRPr="00345B74">
        <w:rPr>
          <w:i/>
          <w:iCs/>
        </w:rPr>
        <w:t>simulans</w:t>
      </w:r>
      <w:proofErr w:type="spellEnd"/>
      <w:r w:rsidRPr="00345B74">
        <w:t xml:space="preserve"> (5%)</w:t>
      </w:r>
      <w:r w:rsidRPr="00345B74">
        <w:rPr>
          <w:i/>
          <w:iCs/>
        </w:rPr>
        <w:t xml:space="preserve">. </w:t>
      </w:r>
      <w:r w:rsidRPr="00345B74">
        <w:t xml:space="preserve">A large amount of variability was observed in the SCS for healthy quarters and those infected with </w:t>
      </w:r>
      <w:proofErr w:type="gramStart"/>
      <w:r w:rsidRPr="00345B74">
        <w:t>a number of</w:t>
      </w:r>
      <w:proofErr w:type="gramEnd"/>
      <w:r w:rsidRPr="00345B74">
        <w:t xml:space="preserve"> different </w:t>
      </w:r>
      <w:proofErr w:type="spellStart"/>
      <w:r w:rsidRPr="00345B74">
        <w:t>SaM</w:t>
      </w:r>
      <w:proofErr w:type="spellEnd"/>
      <w:r w:rsidRPr="00345B74">
        <w:t xml:space="preserve"> species, especially </w:t>
      </w:r>
      <w:r w:rsidRPr="00345B74">
        <w:rPr>
          <w:i/>
          <w:iCs/>
        </w:rPr>
        <w:t>S. chromogenes,</w:t>
      </w:r>
      <w:r w:rsidRPr="00345B74">
        <w:t xml:space="preserve"> </w:t>
      </w:r>
      <w:r w:rsidRPr="00345B74">
        <w:rPr>
          <w:i/>
          <w:iCs/>
        </w:rPr>
        <w:t>S.</w:t>
      </w:r>
      <w:r w:rsidRPr="00345B74">
        <w:t xml:space="preserve"> </w:t>
      </w:r>
      <w:proofErr w:type="spellStart"/>
      <w:r w:rsidRPr="00345B74">
        <w:rPr>
          <w:i/>
          <w:iCs/>
        </w:rPr>
        <w:t>haemolyticus</w:t>
      </w:r>
      <w:proofErr w:type="spellEnd"/>
      <w:r w:rsidRPr="00345B74">
        <w:rPr>
          <w:i/>
          <w:iCs/>
        </w:rPr>
        <w:t xml:space="preserve">, S. </w:t>
      </w:r>
      <w:proofErr w:type="spellStart"/>
      <w:r w:rsidRPr="00345B74">
        <w:rPr>
          <w:i/>
          <w:iCs/>
        </w:rPr>
        <w:t>simulans</w:t>
      </w:r>
      <w:proofErr w:type="spellEnd"/>
      <w:r w:rsidRPr="00345B74">
        <w:rPr>
          <w:i/>
          <w:iCs/>
        </w:rPr>
        <w:t>,</w:t>
      </w:r>
      <w:r w:rsidRPr="00345B74">
        <w:t xml:space="preserve"> and</w:t>
      </w:r>
      <w:r w:rsidRPr="00345B74">
        <w:rPr>
          <w:i/>
          <w:iCs/>
        </w:rPr>
        <w:t xml:space="preserve"> S. aureus</w:t>
      </w:r>
      <w:r w:rsidRPr="00345B74">
        <w:t xml:space="preserve"> (observed quarter SCS data presented in Figure </w:t>
      </w:r>
      <w:r w:rsidR="009C6C05">
        <w:t>3</w:t>
      </w:r>
      <w:r w:rsidR="000F468D">
        <w:t>.</w:t>
      </w:r>
      <w:r w:rsidR="005407CD">
        <w:t>2</w:t>
      </w:r>
      <w:r w:rsidRPr="00345B74">
        <w:t xml:space="preserve">). The observed SCS for </w:t>
      </w:r>
      <w:r w:rsidRPr="00345B74">
        <w:rPr>
          <w:i/>
          <w:iCs/>
        </w:rPr>
        <w:t xml:space="preserve">S. chromogenes </w:t>
      </w:r>
      <w:r w:rsidRPr="00345B74">
        <w:t xml:space="preserve">IMI ranged from -2.6 to 8.9 (median: 3.3; equivalent to 2,000 cells/mL to 6.1 million cells/mL), with 29.7% of observations having a SCS ≥ 4.0. The observed SCS for </w:t>
      </w:r>
      <w:r w:rsidRPr="00345B74">
        <w:rPr>
          <w:i/>
          <w:iCs/>
        </w:rPr>
        <w:t xml:space="preserve">S. aureus </w:t>
      </w:r>
      <w:r w:rsidRPr="00345B74">
        <w:t xml:space="preserve">IMI ranged from 0.6 to 10.5 (median: 5.9; equivalent to 8,000 cells/mL to 18 million cells/mL), with </w:t>
      </w:r>
      <w:r w:rsidRPr="00345B74">
        <w:rPr>
          <w:rFonts w:eastAsiaTheme="minorHAnsi"/>
          <w:kern w:val="2"/>
          <w14:ligatures w14:val="standardContextual"/>
        </w:rPr>
        <w:t xml:space="preserve">87.5% </w:t>
      </w:r>
      <w:r w:rsidRPr="00345B74">
        <w:t xml:space="preserve">of observations of having an SCS ≥ 4.0. The observed SCS for </w:t>
      </w:r>
      <w:r w:rsidRPr="00345B74">
        <w:rPr>
          <w:i/>
          <w:iCs/>
        </w:rPr>
        <w:t xml:space="preserve">S. </w:t>
      </w:r>
      <w:proofErr w:type="spellStart"/>
      <w:r w:rsidRPr="00345B74">
        <w:rPr>
          <w:i/>
          <w:iCs/>
        </w:rPr>
        <w:t>haemolyticus</w:t>
      </w:r>
      <w:proofErr w:type="spellEnd"/>
      <w:r w:rsidRPr="00345B74">
        <w:rPr>
          <w:i/>
          <w:iCs/>
        </w:rPr>
        <w:t xml:space="preserve"> </w:t>
      </w:r>
      <w:r w:rsidRPr="00345B74">
        <w:t xml:space="preserve">IMI ranged from -2.1 to 6.1 (median: 3.5; equivalent to 3,000 cells/mL to 880,000 cells/mL), with 33.3% of observations having a SCS ≥ 4.0. The observed SCS for </w:t>
      </w:r>
      <w:r w:rsidRPr="00345B74">
        <w:rPr>
          <w:i/>
          <w:iCs/>
        </w:rPr>
        <w:t xml:space="preserve">S. </w:t>
      </w:r>
      <w:proofErr w:type="spellStart"/>
      <w:r w:rsidRPr="00345B74">
        <w:rPr>
          <w:i/>
          <w:iCs/>
        </w:rPr>
        <w:t>simulans</w:t>
      </w:r>
      <w:proofErr w:type="spellEnd"/>
      <w:r w:rsidRPr="00345B74">
        <w:rPr>
          <w:i/>
          <w:iCs/>
        </w:rPr>
        <w:t xml:space="preserve"> </w:t>
      </w:r>
      <w:r w:rsidRPr="00345B74">
        <w:t xml:space="preserve">IMI ranged from -0.8 to 6.7 (median: 3.4; equivalent to 7,000 cells/mL to 1.3 million cells/mL), with 37.1% of observations having a SCS ≥ 4.0.  </w:t>
      </w:r>
    </w:p>
    <w:p w14:paraId="611358EA" w14:textId="269960AA"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In a model comparing SCS of quarters infected with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to healthy quarters and adjusted for DIM with an interaction term between IMI status and </w:t>
      </w:r>
      <w:commentRangeStart w:id="109"/>
      <w:r w:rsidRPr="00345B74">
        <w:rPr>
          <w:rFonts w:eastAsiaTheme="minorHAnsi"/>
          <w:kern w:val="2"/>
          <w14:ligatures w14:val="standardContextual"/>
        </w:rPr>
        <w:t>parity,</w:t>
      </w:r>
      <w:commentRangeEnd w:id="109"/>
      <w:r w:rsidR="00DC2F6C">
        <w:rPr>
          <w:rStyle w:val="CommentReference"/>
          <w:rFonts w:asciiTheme="minorHAnsi" w:eastAsiaTheme="minorEastAsia" w:hAnsiTheme="minorHAnsi" w:cstheme="minorBidi"/>
        </w:rPr>
        <w:commentReference w:id="109"/>
      </w:r>
      <w:r w:rsidRPr="00345B74">
        <w:rPr>
          <w:rFonts w:eastAsiaTheme="minorHAnsi"/>
          <w:kern w:val="2"/>
          <w14:ligatures w14:val="standardContextual"/>
        </w:rPr>
        <w:t xml:space="preserve"> the interaction between IMI status and parity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0.86); thus, effect of the quarter IMI status on SCS was the same, regardless of parity for this data set. In a model comparing SCS of quarters infected with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to healthy quarters and adjusted for DIM with an interaction term between IMI status and DIM, the interaction between IMI status and DIM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0.25). This meant that both IMI status and DIM affected SCS, but that the effect of IMI status on SCS did not vary as function of DIM for these data. We could, therefore, remove the interaction with DIM. The final model results comparing SCS of quarters infected with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to healthy quarters with DIM as a fixed predictor (as a </w:t>
      </w:r>
      <w:proofErr w:type="gramStart"/>
      <w:r w:rsidRPr="00345B74">
        <w:rPr>
          <w:rFonts w:eastAsiaTheme="minorHAnsi"/>
          <w:kern w:val="2"/>
          <w14:ligatures w14:val="standardContextual"/>
        </w:rPr>
        <w:t>third degree</w:t>
      </w:r>
      <w:proofErr w:type="gramEnd"/>
      <w:r w:rsidRPr="00345B74">
        <w:rPr>
          <w:rFonts w:eastAsiaTheme="minorHAnsi"/>
          <w:kern w:val="2"/>
          <w14:ligatures w14:val="standardContextual"/>
        </w:rPr>
        <w:t xml:space="preserve"> polynomial variable)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Somatic cell score was significantly higher in quarters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S. aureus, S. chromogenes, S. </w:t>
      </w:r>
      <w:proofErr w:type="spellStart"/>
      <w:r w:rsidRPr="00345B74">
        <w:rPr>
          <w:rFonts w:eastAsiaTheme="minorHAnsi"/>
          <w:i/>
          <w:iCs/>
          <w:kern w:val="2"/>
          <w14:ligatures w14:val="standardContextual"/>
        </w:rPr>
        <w:t>devriesei</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 xml:space="preserve">, and S. </w:t>
      </w:r>
      <w:proofErr w:type="spellStart"/>
      <w:r w:rsidRPr="00345B74">
        <w:rPr>
          <w:rFonts w:eastAsiaTheme="minorHAnsi"/>
          <w:i/>
          <w:iCs/>
          <w:kern w:val="2"/>
          <w14:ligatures w14:val="standardContextual"/>
        </w:rPr>
        <w:t>xylosus</w:t>
      </w:r>
      <w:proofErr w:type="spellEnd"/>
      <w:r w:rsidRPr="00345B74">
        <w:rPr>
          <w:rFonts w:eastAsiaTheme="minorHAnsi"/>
          <w:kern w:val="2"/>
          <w14:ligatures w14:val="standardContextual"/>
        </w:rPr>
        <w:t xml:space="preserve"> compared to uninfected quarters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w:t>
      </w:r>
    </w:p>
    <w:p w14:paraId="3E47064A" w14:textId="351A20F8"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Least square means estimates of quarter SCS across DIM for the ten different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modeled as compared to healthy quarters are presented in Figure </w:t>
      </w:r>
      <w:r w:rsidR="00D13252">
        <w:rPr>
          <w:rFonts w:eastAsiaTheme="minorHAnsi"/>
          <w:kern w:val="2"/>
          <w14:ligatures w14:val="standardContextual"/>
        </w:rPr>
        <w:t>3.</w:t>
      </w:r>
      <w:r w:rsidRPr="00345B74">
        <w:rPr>
          <w:rFonts w:eastAsiaTheme="minorHAnsi"/>
          <w:kern w:val="2"/>
          <w14:ligatures w14:val="standardContextual"/>
        </w:rPr>
        <w:t xml:space="preserve">3. Estimates for each species are presented for the observed range of DIM available from included quarter-milk samples. Infection by most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species led to elevation of quarter-milk SCS notably above the SCS of healthy quarters (Figure 3</w:t>
      </w:r>
      <w:r w:rsidR="009C6C05">
        <w:rPr>
          <w:rFonts w:eastAsiaTheme="minorHAnsi"/>
          <w:kern w:val="2"/>
          <w14:ligatures w14:val="standardContextual"/>
        </w:rPr>
        <w:t>.3</w:t>
      </w:r>
      <w:r w:rsidRPr="00345B74">
        <w:rPr>
          <w:rFonts w:eastAsiaTheme="minorHAnsi"/>
          <w:kern w:val="2"/>
          <w14:ligatures w14:val="standardContextual"/>
        </w:rPr>
        <w:t>).</w:t>
      </w:r>
    </w:p>
    <w:p w14:paraId="45C91355" w14:textId="57B13DB6" w:rsid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Predicted raw SCC for quarters infected with different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at 91 days in milk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2. The highest cell count was for quarters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followed by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and</w:t>
      </w:r>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r w:rsidRPr="00345B74">
        <w:rPr>
          <w:rFonts w:eastAsiaTheme="minorHAnsi"/>
          <w:i/>
          <w:iCs/>
          <w:kern w:val="2"/>
          <w14:ligatures w14:val="standardContextual"/>
        </w:rPr>
        <w:t>.</w:t>
      </w:r>
      <w:r w:rsidRPr="00345B74">
        <w:rPr>
          <w:rFonts w:eastAsiaTheme="minorHAnsi"/>
          <w:kern w:val="2"/>
          <w14:ligatures w14:val="standardContextual"/>
        </w:rPr>
        <w:t xml:space="preserve"> Intramammary infection with the most frequent species,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resulted in a quarter somatic cell count of 80,376 cells/mL for a quarter of a cow at 91 DIM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p>
    <w:p w14:paraId="6EFB0B04" w14:textId="583886A0" w:rsidR="00345B74" w:rsidRDefault="00345B74" w:rsidP="00345B74">
      <w:pPr>
        <w:pStyle w:val="ChapSub"/>
        <w:rPr>
          <w:rStyle w:val="Emphasis"/>
          <w:bCs/>
          <w:i w:val="0"/>
          <w:iCs w:val="0"/>
          <w:color w:val="0E101A"/>
        </w:rPr>
      </w:pPr>
      <w:bookmarkStart w:id="110" w:name="_Toc174382603"/>
      <w:r>
        <w:rPr>
          <w:rStyle w:val="Emphasis"/>
          <w:bCs/>
          <w:i w:val="0"/>
          <w:iCs w:val="0"/>
          <w:color w:val="0E101A"/>
        </w:rPr>
        <w:t>3.5 Discussion</w:t>
      </w:r>
      <w:bookmarkEnd w:id="110"/>
    </w:p>
    <w:p w14:paraId="01267771" w14:textId="77777777" w:rsidR="00345B74" w:rsidRPr="00345B74" w:rsidRDefault="00345B74" w:rsidP="00544315">
      <w:pPr>
        <w:spacing w:after="160" w:line="480" w:lineRule="auto"/>
        <w:ind w:firstLine="720"/>
        <w:jc w:val="both"/>
        <w:rPr>
          <w:rFonts w:eastAsiaTheme="minorHAnsi"/>
          <w:i/>
          <w:iCs/>
          <w:kern w:val="2"/>
          <w14:ligatures w14:val="standardContextual"/>
        </w:rPr>
      </w:pPr>
      <w:r w:rsidRPr="00345B74">
        <w:rPr>
          <w:rFonts w:eastAsiaTheme="minorHAnsi"/>
          <w:kern w:val="2"/>
          <w14:ligatures w14:val="standardContextual"/>
        </w:rPr>
        <w:t>The current study describes</w:t>
      </w:r>
      <w:r w:rsidRPr="00345B74">
        <w:rPr>
          <w:rFonts w:eastAsiaTheme="minorHAnsi"/>
          <w:bCs/>
          <w:kern w:val="2"/>
          <w14:ligatures w14:val="standardContextual"/>
        </w:rPr>
        <w:t xml:space="preserve"> how quarter-milk SCS varied </w:t>
      </w:r>
      <w:proofErr w:type="gramStart"/>
      <w:r w:rsidRPr="00345B74">
        <w:rPr>
          <w:rFonts w:eastAsiaTheme="minorHAnsi"/>
          <w:bCs/>
          <w:kern w:val="2"/>
          <w14:ligatures w14:val="standardContextual"/>
        </w:rPr>
        <w:t>as a result of</w:t>
      </w:r>
      <w:proofErr w:type="gramEnd"/>
      <w:r w:rsidRPr="00345B74">
        <w:rPr>
          <w:rFonts w:eastAsiaTheme="minorHAnsi"/>
          <w:bCs/>
          <w:kern w:val="2"/>
          <w14:ligatures w14:val="standardContextual"/>
        </w:rPr>
        <w:t xml:space="preserve"> IMI with the most frequently isolated </w:t>
      </w:r>
      <w:proofErr w:type="spellStart"/>
      <w:r w:rsidRPr="00345B74">
        <w:rPr>
          <w:rFonts w:eastAsiaTheme="minorHAnsi"/>
          <w:bCs/>
          <w:kern w:val="2"/>
          <w14:ligatures w14:val="standardContextual"/>
        </w:rPr>
        <w:t>SaM</w:t>
      </w:r>
      <w:proofErr w:type="spellEnd"/>
      <w:r w:rsidRPr="00345B74">
        <w:rPr>
          <w:rFonts w:eastAsiaTheme="minorHAnsi"/>
          <w:kern w:val="2"/>
          <w14:ligatures w14:val="standardContextual"/>
        </w:rPr>
        <w:t xml:space="preserve"> from a longitudinal, cross-sectional study of 10 certified organic dairy farms in Vermont, US. The relative distribution of various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and their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was similar to previous studies reporting data for </w:t>
      </w:r>
      <w:proofErr w:type="gramStart"/>
      <w:r w:rsidRPr="00345B74">
        <w:rPr>
          <w:rFonts w:eastAsiaTheme="minorHAnsi"/>
          <w:kern w:val="2"/>
          <w14:ligatures w14:val="standardContextual"/>
        </w:rPr>
        <w:t>conventionally-managed</w:t>
      </w:r>
      <w:proofErr w:type="gramEnd"/>
      <w:r w:rsidRPr="00345B74">
        <w:rPr>
          <w:rFonts w:eastAsiaTheme="minorHAnsi"/>
          <w:kern w:val="2"/>
          <w14:ligatures w14:val="standardContextual"/>
        </w:rPr>
        <w:t xml:space="preserve"> dairies.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the most frequent species, followed by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and</w:t>
      </w:r>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kern w:val="2"/>
          <w14:ligatures w14:val="standardContextual"/>
        </w:rPr>
        <w:t xml:space="preserve">. A large amount of variability was observed in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for healthy quarters and those infected with </w:t>
      </w:r>
      <w:proofErr w:type="gramStart"/>
      <w:r w:rsidRPr="00345B74">
        <w:rPr>
          <w:rFonts w:eastAsiaTheme="minorHAnsi"/>
          <w:kern w:val="2"/>
          <w14:ligatures w14:val="standardContextual"/>
        </w:rPr>
        <w:t>a number of</w:t>
      </w:r>
      <w:proofErr w:type="gramEnd"/>
      <w:r w:rsidRPr="00345B74">
        <w:rPr>
          <w:rFonts w:eastAsiaTheme="minorHAnsi"/>
          <w:kern w:val="2"/>
          <w14:ligatures w14:val="standardContextual"/>
        </w:rPr>
        <w:t xml:space="preserve"> species, especially </w:t>
      </w:r>
      <w:r w:rsidRPr="00345B74">
        <w:rPr>
          <w:rFonts w:eastAsiaTheme="minorHAnsi"/>
          <w:i/>
          <w:iCs/>
          <w:kern w:val="2"/>
          <w14:ligatures w14:val="standardContextual"/>
        </w:rPr>
        <w:t>S. chromogenes,</w:t>
      </w:r>
      <w:r w:rsidRPr="00345B74">
        <w:rPr>
          <w:i/>
          <w:iCs/>
        </w:rPr>
        <w:t xml:space="preserve"> S. </w:t>
      </w:r>
      <w:proofErr w:type="spellStart"/>
      <w:r w:rsidRPr="00345B74">
        <w:rPr>
          <w:i/>
          <w:iCs/>
        </w:rPr>
        <w:t>haemolyticus</w:t>
      </w:r>
      <w:proofErr w:type="spellEnd"/>
      <w:r w:rsidRPr="00345B74">
        <w:rPr>
          <w:i/>
          <w:iCs/>
        </w:rPr>
        <w:t xml:space="preserve">, S. </w:t>
      </w:r>
      <w:proofErr w:type="spellStart"/>
      <w:r w:rsidRPr="00345B74">
        <w:rPr>
          <w:i/>
          <w:iCs/>
        </w:rPr>
        <w:t>simulans</w:t>
      </w:r>
      <w:proofErr w:type="spellEnd"/>
      <w:r w:rsidRPr="00345B74">
        <w:rPr>
          <w:i/>
          <w:iCs/>
        </w:rPr>
        <w:t>,</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SCC was significantly higher in quarters infected with</w:t>
      </w:r>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S. aureus, S. chromogenes, S. </w:t>
      </w:r>
      <w:proofErr w:type="spellStart"/>
      <w:r w:rsidRPr="00345B74">
        <w:rPr>
          <w:rFonts w:eastAsiaTheme="minorHAnsi"/>
          <w:i/>
          <w:iCs/>
          <w:kern w:val="2"/>
          <w14:ligatures w14:val="standardContextual"/>
        </w:rPr>
        <w:t>devriesei</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xylosus</w:t>
      </w:r>
      <w:proofErr w:type="spellEnd"/>
      <w:r w:rsidRPr="00345B74">
        <w:rPr>
          <w:rFonts w:eastAsiaTheme="minorHAnsi"/>
          <w:kern w:val="2"/>
          <w14:ligatures w14:val="standardContextual"/>
        </w:rPr>
        <w:t xml:space="preserve"> compared to healthy quarters. The highest cell count was for quarters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followed by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agnetis</w:t>
      </w:r>
      <w:proofErr w:type="spellEnd"/>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hyicus</w:t>
      </w:r>
      <w:proofErr w:type="spellEnd"/>
      <w:r w:rsidRPr="00345B74">
        <w:rPr>
          <w:rFonts w:eastAsiaTheme="minorHAnsi"/>
          <w:kern w:val="2"/>
          <w14:ligatures w14:val="standardContextual"/>
        </w:rPr>
        <w:t xml:space="preserve">. </w:t>
      </w:r>
    </w:p>
    <w:p w14:paraId="3BC0D0DD" w14:textId="3E3BFECC"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the most frequently identified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associated with subclinical IMI on 10 organic dairy herds in Vermont. This is consistent with other studies using genotypic methods or MALDI-TOF for speciation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isolates from both conventional </w:t>
      </w:r>
      <w:r w:rsidRPr="00345B74">
        <w:rPr>
          <w:rFonts w:eastAsiaTheme="minorHAnsi"/>
          <w:noProof/>
          <w:kern w:val="2"/>
          <w14:ligatures w14:val="standardContextual"/>
        </w:rPr>
        <w:t>(De Visscher et al., 2016; Condas et al., 2017a; Rowe et al., 2019; Wuytack et al., 2020)</w:t>
      </w:r>
      <w:r w:rsidRPr="00345B74">
        <w:rPr>
          <w:rFonts w:eastAsiaTheme="minorHAnsi"/>
          <w:kern w:val="2"/>
          <w14:ligatures w14:val="standardContextual"/>
        </w:rPr>
        <w:t xml:space="preserve"> and organic </w:t>
      </w:r>
      <w:r w:rsidRPr="00345B74">
        <w:rPr>
          <w:rFonts w:eastAsiaTheme="minorHAnsi"/>
          <w:noProof/>
          <w:kern w:val="2"/>
          <w14:ligatures w14:val="standardContextual"/>
        </w:rPr>
        <w:t>(Peña-Mosca et al., 2023)</w:t>
      </w:r>
      <w:r w:rsidRPr="00345B74">
        <w:rPr>
          <w:rFonts w:eastAsiaTheme="minorHAnsi"/>
          <w:kern w:val="2"/>
          <w14:ligatures w14:val="standardContextual"/>
        </w:rPr>
        <w:t xml:space="preserve"> herds in various countries. In contrast to other research focused on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epidemiology and </w:t>
      </w:r>
      <w:proofErr w:type="gramStart"/>
      <w:r w:rsidRPr="00345B74">
        <w:rPr>
          <w:rFonts w:eastAsiaTheme="minorHAnsi"/>
          <w:kern w:val="2"/>
          <w14:ligatures w14:val="standardContextual"/>
        </w:rPr>
        <w:t>similar to</w:t>
      </w:r>
      <w:proofErr w:type="gramEnd"/>
      <w:r w:rsidRPr="00345B74">
        <w:rPr>
          <w:rFonts w:eastAsiaTheme="minorHAnsi"/>
          <w:kern w:val="2"/>
          <w14:ligatures w14:val="standardContextual"/>
        </w:rPr>
        <w:t xml:space="preserve"> </w:t>
      </w:r>
      <w:r w:rsidRPr="00345B74">
        <w:rPr>
          <w:rFonts w:eastAsiaTheme="minorHAnsi"/>
          <w:noProof/>
          <w:kern w:val="2"/>
          <w14:ligatures w14:val="standardContextual"/>
        </w:rPr>
        <w:t xml:space="preserve">Peña-Mosca et al. (2023), we included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data in our analysis. This was motivated by two factors: 1)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has previously been identified as a pathogen of particular concern on organic dairy farms in the US (Ruegg, 2009), and 2)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would serve as a relevant reference category for effect of IMI on SCS (in addition to healthy/negative control quarters). </w:t>
      </w:r>
      <w:r w:rsidRPr="00345B74">
        <w:rPr>
          <w:rFonts w:eastAsiaTheme="minorHAnsi"/>
          <w:kern w:val="2"/>
          <w14:ligatures w14:val="standardContextual"/>
        </w:rPr>
        <w:t xml:space="preserve">In agreement with </w:t>
      </w:r>
      <w:r w:rsidRPr="00345B74">
        <w:rPr>
          <w:rFonts w:eastAsiaTheme="minorHAnsi"/>
          <w:noProof/>
          <w:kern w:val="2"/>
          <w14:ligatures w14:val="standardContextual"/>
        </w:rPr>
        <w:t xml:space="preserve">Peña-Mosca et al. (2023), </w:t>
      </w:r>
      <w:r w:rsidRPr="00345B74">
        <w:rPr>
          <w:rFonts w:eastAsiaTheme="minorHAnsi"/>
          <w:kern w:val="2"/>
          <w14:ligatures w14:val="standardContextual"/>
        </w:rPr>
        <w:t xml:space="preserve">the second most frequently isolated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among these ten herds was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Distribution of the next most frequently found species (in order,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w:t>
      </w:r>
      <w:r w:rsidRPr="00345B74">
        <w:rPr>
          <w:rFonts w:eastAsiaTheme="minorHAnsi"/>
          <w:i/>
          <w:iCs/>
          <w:kern w:val="2"/>
          <w14:ligatures w14:val="standardContextual"/>
        </w:rPr>
        <w:t>S.</w:t>
      </w:r>
      <w:r w:rsidRPr="00345B74">
        <w:rPr>
          <w:rFonts w:eastAsiaTheme="minorHAnsi"/>
          <w:kern w:val="2"/>
          <w14:ligatures w14:val="standardContextual"/>
        </w:rPr>
        <w:t xml:space="preserve"> </w:t>
      </w:r>
      <w:proofErr w:type="spellStart"/>
      <w:r w:rsidRPr="00345B74">
        <w:rPr>
          <w:rFonts w:eastAsiaTheme="minorHAnsi"/>
          <w:i/>
          <w:iCs/>
          <w:kern w:val="2"/>
          <w14:ligatures w14:val="standardContextual"/>
        </w:rPr>
        <w:t>devriesei</w:t>
      </w:r>
      <w:proofErr w:type="spellEnd"/>
      <w:r w:rsidRPr="00345B74">
        <w:rPr>
          <w:rFonts w:eastAsiaTheme="minorHAnsi"/>
          <w:kern w:val="2"/>
          <w14:ligatures w14:val="standardContextual"/>
        </w:rPr>
        <w:t xml:space="preserve">) in the current study was most </w:t>
      </w:r>
      <w:proofErr w:type="gramStart"/>
      <w:r w:rsidRPr="00345B74">
        <w:rPr>
          <w:rFonts w:eastAsiaTheme="minorHAnsi"/>
          <w:kern w:val="2"/>
          <w14:ligatures w14:val="standardContextual"/>
        </w:rPr>
        <w:t>similar to</w:t>
      </w:r>
      <w:proofErr w:type="gramEnd"/>
      <w:r w:rsidRPr="00345B74">
        <w:rPr>
          <w:rFonts w:eastAsiaTheme="minorHAnsi"/>
          <w:kern w:val="2"/>
          <w14:ligatures w14:val="standardContextual"/>
        </w:rPr>
        <w:t xml:space="preserve"> previous work on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in the US and Canada </w:t>
      </w:r>
      <w:r w:rsidRPr="00345B74">
        <w:rPr>
          <w:rFonts w:eastAsiaTheme="minorHAnsi"/>
          <w:noProof/>
          <w:kern w:val="2"/>
          <w14:ligatures w14:val="standardContextual"/>
        </w:rPr>
        <w:t>(Condas et al., 2017a; Rowe et al., 2019)</w:t>
      </w:r>
      <w:r w:rsidRPr="00345B74">
        <w:rPr>
          <w:rFonts w:eastAsiaTheme="minorHAnsi"/>
          <w:kern w:val="2"/>
          <w14:ligatures w14:val="standardContextual"/>
        </w:rPr>
        <w:t xml:space="preserve">. Interestingly,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cohnii</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hominis,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M. </w:t>
      </w:r>
      <w:proofErr w:type="spellStart"/>
      <w:r w:rsidRPr="00345B74">
        <w:rPr>
          <w:rFonts w:eastAsiaTheme="minorHAnsi"/>
          <w:i/>
          <w:iCs/>
          <w:kern w:val="2"/>
          <w14:ligatures w14:val="standardContextual"/>
        </w:rPr>
        <w:t>sciuri</w:t>
      </w:r>
      <w:proofErr w:type="spellEnd"/>
      <w:r w:rsidRPr="00345B74">
        <w:rPr>
          <w:rFonts w:eastAsiaTheme="minorHAnsi"/>
          <w:kern w:val="2"/>
          <w14:ligatures w14:val="standardContextual"/>
        </w:rPr>
        <w:t xml:space="preserve"> were all </w:t>
      </w:r>
      <w:proofErr w:type="gramStart"/>
      <w:r w:rsidRPr="00345B74">
        <w:rPr>
          <w:rFonts w:eastAsiaTheme="minorHAnsi"/>
          <w:kern w:val="2"/>
          <w14:ligatures w14:val="standardContextual"/>
        </w:rPr>
        <w:t>commonly-found</w:t>
      </w:r>
      <w:proofErr w:type="gramEnd"/>
      <w:r w:rsidRPr="00345B74">
        <w:rPr>
          <w:rFonts w:eastAsiaTheme="minorHAnsi"/>
          <w:kern w:val="2"/>
          <w14:ligatures w14:val="standardContextual"/>
        </w:rPr>
        <w:t xml:space="preserv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 Belgian studies </w:t>
      </w:r>
      <w:r w:rsidRPr="00345B74">
        <w:rPr>
          <w:rFonts w:eastAsiaTheme="minorHAnsi"/>
          <w:noProof/>
          <w:kern w:val="2"/>
          <w14:ligatures w14:val="standardContextual"/>
        </w:rPr>
        <w:t>(De Visscher et al., 2016; Wuytack et al., 2020)</w:t>
      </w:r>
      <w:r w:rsidRPr="00345B74">
        <w:rPr>
          <w:rFonts w:eastAsiaTheme="minorHAnsi"/>
          <w:kern w:val="2"/>
          <w14:ligatures w14:val="standardContextual"/>
        </w:rPr>
        <w:t xml:space="preserve">, but were infrequently found in the current study and not included in the final data set. As the farms in the current study were all certified organic dairies, the ecology of intramammary pathogens (including the diversity of </w:t>
      </w:r>
      <w:proofErr w:type="spellStart"/>
      <w:r w:rsidRPr="00345B74">
        <w:rPr>
          <w:rFonts w:eastAsiaTheme="minorHAnsi"/>
          <w:kern w:val="2"/>
          <w14:ligatures w14:val="standardContextual"/>
        </w:rPr>
        <w:t>SaM</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found) could potentially differ from that of conventional farms. We suggest this is possible because, in addition to extent of antibiotic use, differences in management factors exist between conventional and organic dairies </w:t>
      </w:r>
      <w:r w:rsidRPr="00345B74">
        <w:rPr>
          <w:rFonts w:eastAsiaTheme="minorHAnsi"/>
          <w:noProof/>
          <w:kern w:val="2"/>
          <w14:ligatures w14:val="standardContextual"/>
        </w:rPr>
        <w:t>(Stiglbauer et al., 2013)</w:t>
      </w:r>
      <w:r w:rsidRPr="00345B74">
        <w:rPr>
          <w:rFonts w:eastAsiaTheme="minorHAnsi"/>
          <w:kern w:val="2"/>
          <w14:ligatures w14:val="standardContextual"/>
        </w:rPr>
        <w:t xml:space="preserve">, and various management factors appear to affect the diversity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found </w:t>
      </w:r>
      <w:r w:rsidRPr="00345B74">
        <w:rPr>
          <w:rFonts w:eastAsiaTheme="minorHAnsi"/>
          <w:noProof/>
          <w:kern w:val="2"/>
          <w14:ligatures w14:val="standardContextual"/>
        </w:rPr>
        <w:t>(Dufour et al., 2012; Condas et al., 2017a)</w:t>
      </w:r>
      <w:r w:rsidRPr="00345B74">
        <w:rPr>
          <w:rFonts w:eastAsiaTheme="minorHAnsi"/>
          <w:kern w:val="2"/>
          <w14:ligatures w14:val="standardContextual"/>
        </w:rPr>
        <w:t xml:space="preserve">. However, we found that the relative distribution of various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 this population of small to midsize organic farms was </w:t>
      </w:r>
      <w:proofErr w:type="gramStart"/>
      <w:r w:rsidRPr="00345B74">
        <w:rPr>
          <w:rFonts w:eastAsiaTheme="minorHAnsi"/>
          <w:kern w:val="2"/>
          <w14:ligatures w14:val="standardContextual"/>
        </w:rPr>
        <w:t>similar to</w:t>
      </w:r>
      <w:proofErr w:type="gramEnd"/>
      <w:r w:rsidRPr="00345B74">
        <w:rPr>
          <w:rFonts w:eastAsiaTheme="minorHAnsi"/>
          <w:kern w:val="2"/>
          <w14:ligatures w14:val="standardContextual"/>
        </w:rPr>
        <w:t xml:space="preserve"> previous studies conducted on conventionally managed dairies.</w:t>
      </w:r>
    </w:p>
    <w:p w14:paraId="6F198B92" w14:textId="49655857" w:rsidR="00345B74" w:rsidRPr="00345B74" w:rsidRDefault="00345B74" w:rsidP="00544315">
      <w:pPr>
        <w:spacing w:after="160" w:line="480" w:lineRule="auto"/>
        <w:ind w:firstLine="720"/>
        <w:jc w:val="both"/>
        <w:rPr>
          <w:rFonts w:eastAsiaTheme="minorHAnsi"/>
          <w:kern w:val="2"/>
          <w:bdr w:val="none" w:sz="0" w:space="0" w:color="auto" w:frame="1"/>
          <w:shd w:val="clear" w:color="auto" w:fill="FFFFFF"/>
          <w14:ligatures w14:val="standardContextual"/>
        </w:rPr>
      </w:pPr>
      <w:r w:rsidRPr="00345B74">
        <w:rPr>
          <w:rFonts w:eastAsiaTheme="minorHAnsi"/>
          <w:kern w:val="2"/>
          <w14:ligatures w14:val="standardContextual"/>
        </w:rPr>
        <w:t xml:space="preserve">In agreement with previous research describing the effect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(using isolates from multiple herds and genotypic methods or MALDI-TOF for species identification), most of the frequently found species from this population of organic dairy farms increased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above that of healthy quarters. Fry et al. (2014) also found </w:t>
      </w:r>
      <w:r w:rsidRPr="00345B74">
        <w:rPr>
          <w:rFonts w:eastAsiaTheme="minorHAnsi"/>
          <w:i/>
          <w:iCs/>
          <w:kern w:val="2"/>
          <w14:ligatures w14:val="standardContextual"/>
        </w:rPr>
        <w:t xml:space="preserve">S. chromogenes,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xylosus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w:t>
      </w:r>
      <w:r w:rsidRPr="00345B74">
        <w:rPr>
          <w:rFonts w:eastAsiaTheme="minorHAnsi"/>
          <w:kern w:val="2"/>
          <w14:ligatures w14:val="standardContextual"/>
        </w:rPr>
        <w:t xml:space="preserve"> </w:t>
      </w:r>
      <w:proofErr w:type="spellStart"/>
      <w:r w:rsidRPr="00345B74">
        <w:rPr>
          <w:rFonts w:eastAsiaTheme="minorHAnsi"/>
          <w:i/>
          <w:iCs/>
          <w:kern w:val="2"/>
          <w14:ligatures w14:val="standardContextual"/>
        </w:rPr>
        <w:t>hyicus</w:t>
      </w:r>
      <w:proofErr w:type="spellEnd"/>
      <w:r w:rsidRPr="00345B74">
        <w:rPr>
          <w:rFonts w:eastAsiaTheme="minorHAnsi"/>
          <w:kern w:val="2"/>
          <w14:ligatures w14:val="standardContextual"/>
        </w:rPr>
        <w:t xml:space="preserve"> had a higher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than healthy quarters, as well as </w:t>
      </w:r>
      <w:r w:rsidRPr="00345B74">
        <w:rPr>
          <w:rFonts w:eastAsiaTheme="minorHAnsi"/>
          <w:i/>
          <w:iCs/>
          <w:kern w:val="2"/>
          <w14:ligatures w14:val="standardContextual"/>
        </w:rPr>
        <w:t xml:space="preserve">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epidermidis,</w:t>
      </w:r>
      <w:r w:rsidRPr="00345B74">
        <w:rPr>
          <w:rFonts w:eastAsiaTheme="minorHAnsi"/>
          <w:kern w:val="2"/>
          <w14:ligatures w14:val="standardContextual"/>
        </w:rPr>
        <w:t xml:space="preserve"> two species which were not isolated in great enough numbers from milk samples in the current study to be included in the analysis. Isolates used in Fry et al. were a subset of a larger population from quarter-milk samples collected by the Canadian Bovine Mastitis and Milk Quality Research Network, described by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This larger study also found the same six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previously listed increased quarter SCC above that of healthy quarters, as well as the other species identified in the current study (</w:t>
      </w:r>
      <w:r w:rsidRPr="00345B74">
        <w:rPr>
          <w:rFonts w:eastAsiaTheme="minorHAnsi"/>
          <w:i/>
          <w:iCs/>
          <w:kern w:val="2"/>
          <w14:ligatures w14:val="standardContextual"/>
        </w:rPr>
        <w:t xml:space="preserve">S. aureus, S. </w:t>
      </w:r>
      <w:proofErr w:type="spellStart"/>
      <w:r w:rsidRPr="00345B74">
        <w:rPr>
          <w:rFonts w:eastAsiaTheme="minorHAnsi"/>
          <w:i/>
          <w:iCs/>
          <w:kern w:val="2"/>
          <w14:ligatures w14:val="standardContextual"/>
        </w:rPr>
        <w:t>agnetis</w:t>
      </w:r>
      <w:proofErr w:type="spellEnd"/>
      <w:r w:rsidRPr="00345B74">
        <w:rPr>
          <w:rFonts w:eastAsiaTheme="minorHAnsi"/>
          <w:kern w:val="2"/>
          <w14:ligatures w14:val="standardContextual"/>
        </w:rPr>
        <w:t xml:space="preserve">). It may be important to note that at the time of publication of Fry et al.,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had not yet been described as a distinct staphylococcal species; isolates of this species were likely present in milk samples included in that study, but not identified as such</w:t>
      </w:r>
      <w:r w:rsidRPr="00345B74">
        <w:rPr>
          <w:rFonts w:eastAsiaTheme="minorHAnsi"/>
          <w:i/>
          <w:iCs/>
          <w:kern w:val="2"/>
          <w14:ligatures w14:val="standardContextual"/>
        </w:rPr>
        <w:t>.</w:t>
      </w:r>
      <w:r w:rsidRPr="00345B74">
        <w:rPr>
          <w:rFonts w:eastAsiaTheme="minorHAnsi"/>
          <w:kern w:val="2"/>
          <w14:ligatures w14:val="standardContextual"/>
        </w:rPr>
        <w:t xml:space="preserve"> While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(2017b) found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to elevate quarter SCC above that of healthy quarters, we did not in this current study. The low number of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IMI observations in our study may have limited our ability to observe an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Of the 17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included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(2017b),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equorum</w:t>
      </w:r>
      <w:proofErr w:type="spellEnd"/>
      <w:r w:rsidRPr="00345B74">
        <w:rPr>
          <w:rFonts w:eastAsiaTheme="minorHAnsi"/>
          <w:kern w:val="2"/>
          <w14:ligatures w14:val="standardContextual"/>
        </w:rPr>
        <w:t xml:space="preserve"> had the second lowest quarter SCC (40,800 cells/mL); the only species with a lower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was </w:t>
      </w:r>
      <w:r w:rsidRPr="00345B74">
        <w:rPr>
          <w:rFonts w:eastAsiaTheme="minorHAnsi"/>
          <w:i/>
          <w:iCs/>
          <w:kern w:val="2"/>
          <w14:ligatures w14:val="standardContextual"/>
        </w:rPr>
        <w:t>S. hominis</w:t>
      </w:r>
      <w:r w:rsidRPr="00345B74">
        <w:rPr>
          <w:rFonts w:eastAsiaTheme="minorHAnsi"/>
          <w:kern w:val="2"/>
          <w14:ligatures w14:val="standardContextual"/>
        </w:rPr>
        <w:t xml:space="preserve">, which did not differ from healthy quarters (33,300 cells/mL). In the Canadian study,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succinus</w:t>
      </w:r>
      <w:proofErr w:type="spellEnd"/>
      <w:r w:rsidRPr="00345B74">
        <w:rPr>
          <w:rFonts w:eastAsiaTheme="minorHAnsi"/>
          <w:i/>
          <w:iCs/>
          <w:kern w:val="2"/>
          <w14:ligatures w14:val="standardContextual"/>
        </w:rPr>
        <w:t xml:space="preserve">, S. saprophyticus, S. epidermidis, S. </w:t>
      </w:r>
      <w:proofErr w:type="spellStart"/>
      <w:r w:rsidRPr="00345B74">
        <w:rPr>
          <w:rFonts w:eastAsiaTheme="minorHAnsi"/>
          <w:i/>
          <w:iCs/>
          <w:kern w:val="2"/>
          <w14:ligatures w14:val="standardContextual"/>
        </w:rPr>
        <w:t>cohnii</w:t>
      </w:r>
      <w:proofErr w:type="spellEnd"/>
      <w:r w:rsidRPr="00345B74">
        <w:rPr>
          <w:rFonts w:eastAsiaTheme="minorHAnsi"/>
          <w:i/>
          <w:iCs/>
          <w:kern w:val="2"/>
          <w14:ligatures w14:val="standardContextual"/>
        </w:rPr>
        <w:t xml:space="preserve">, M. </w:t>
      </w:r>
      <w:proofErr w:type="spellStart"/>
      <w:r w:rsidRPr="00345B74">
        <w:rPr>
          <w:rFonts w:eastAsiaTheme="minorHAnsi"/>
          <w:i/>
          <w:iCs/>
          <w:kern w:val="2"/>
          <w14:ligatures w14:val="standardContextual"/>
        </w:rPr>
        <w:t>sciuri</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gallinarum</w:t>
      </w:r>
      <w:proofErr w:type="spellEnd"/>
      <w:r w:rsidRPr="00345B74">
        <w:rPr>
          <w:rFonts w:eastAsiaTheme="minorHAnsi"/>
          <w:i/>
          <w:iCs/>
          <w:kern w:val="2"/>
          <w14:ligatures w14:val="standardContextual"/>
        </w:rPr>
        <w:t xml:space="preserve">, 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arlettae</w:t>
      </w:r>
      <w:proofErr w:type="spellEnd"/>
      <w:r w:rsidRPr="00345B74">
        <w:rPr>
          <w:rFonts w:eastAsiaTheme="minorHAnsi"/>
          <w:kern w:val="2"/>
          <w14:ligatures w14:val="standardContextual"/>
        </w:rPr>
        <w:t xml:space="preserve"> were also found to increase quarter SCC above that of healthy quarters; </w:t>
      </w:r>
      <w:proofErr w:type="gramStart"/>
      <w:r w:rsidRPr="00345B74">
        <w:rPr>
          <w:rFonts w:eastAsiaTheme="minorHAnsi"/>
          <w:kern w:val="2"/>
          <w14:ligatures w14:val="standardContextual"/>
        </w:rPr>
        <w:t>with the exception of</w:t>
      </w:r>
      <w:proofErr w:type="gramEnd"/>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arlettae</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these species were isolated from IMI in the current study but were not present in high enough numbers to be included in the analysis. Although the scope of species included in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was more limited, they also found that IMI due to </w:t>
      </w:r>
      <w:r w:rsidRPr="00345B74">
        <w:rPr>
          <w:rFonts w:eastAsiaTheme="minorHAnsi"/>
          <w:i/>
          <w:iCs/>
          <w:kern w:val="2"/>
          <w14:ligatures w14:val="standardContextual"/>
        </w:rPr>
        <w:t xml:space="preserve">S. aureus, S. chromogenes, S. </w:t>
      </w:r>
      <w:proofErr w:type="spellStart"/>
      <w:r w:rsidRPr="00345B74">
        <w:rPr>
          <w:rFonts w:eastAsiaTheme="minorHAnsi"/>
          <w:i/>
          <w:iCs/>
          <w:kern w:val="2"/>
          <w14:ligatures w14:val="standardContextual"/>
        </w:rPr>
        <w:t>xylosus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resulted in </w:t>
      </w:r>
      <w:r w:rsidRPr="00345B74">
        <w:rPr>
          <w:rFonts w:eastAsiaTheme="minorHAnsi"/>
          <w:kern w:val="2"/>
          <w:bdr w:val="none" w:sz="0" w:space="0" w:color="auto" w:frame="1"/>
          <w:shd w:val="clear" w:color="auto" w:fill="FFFFFF"/>
          <w14:ligatures w14:val="standardContextual"/>
        </w:rPr>
        <w:t xml:space="preserve">a higher SCC compared to noninfected quarters. One species not previously compared to healthy quarters in these </w:t>
      </w:r>
      <w:proofErr w:type="gramStart"/>
      <w:r w:rsidRPr="00345B74">
        <w:rPr>
          <w:rFonts w:eastAsiaTheme="minorHAnsi"/>
          <w:kern w:val="2"/>
          <w:bdr w:val="none" w:sz="0" w:space="0" w:color="auto" w:frame="1"/>
          <w:shd w:val="clear" w:color="auto" w:fill="FFFFFF"/>
          <w14:ligatures w14:val="standardContextual"/>
        </w:rPr>
        <w:t>aforementioned studies</w:t>
      </w:r>
      <w:proofErr w:type="gramEnd"/>
      <w:r w:rsidRPr="00345B74">
        <w:rPr>
          <w:rFonts w:eastAsiaTheme="minorHAnsi"/>
          <w:kern w:val="2"/>
          <w:bdr w:val="none" w:sz="0" w:space="0" w:color="auto" w:frame="1"/>
          <w:shd w:val="clear" w:color="auto" w:fill="FFFFFF"/>
          <w14:ligatures w14:val="standardContextual"/>
        </w:rPr>
        <w:t xml:space="preserve"> is</w:t>
      </w:r>
      <w:r w:rsidRPr="00345B74">
        <w:rPr>
          <w:rFonts w:eastAsiaTheme="minorHAnsi"/>
          <w:i/>
          <w:iCs/>
          <w:kern w:val="2"/>
          <w:bdr w:val="none" w:sz="0" w:space="0" w:color="auto" w:frame="1"/>
          <w:shd w:val="clear" w:color="auto" w:fill="FFFFFF"/>
          <w14:ligatures w14:val="standardContextual"/>
        </w:rPr>
        <w:t xml:space="preserve"> S. </w:t>
      </w:r>
      <w:proofErr w:type="spellStart"/>
      <w:r w:rsidRPr="00345B74">
        <w:rPr>
          <w:rFonts w:eastAsiaTheme="minorHAnsi"/>
          <w:i/>
          <w:iCs/>
          <w:kern w:val="2"/>
          <w:bdr w:val="none" w:sz="0" w:space="0" w:color="auto" w:frame="1"/>
          <w:shd w:val="clear" w:color="auto" w:fill="FFFFFF"/>
          <w14:ligatures w14:val="standardContextual"/>
        </w:rPr>
        <w:t>devriesei</w:t>
      </w:r>
      <w:proofErr w:type="spellEnd"/>
      <w:r w:rsidRPr="00345B74">
        <w:rPr>
          <w:rFonts w:eastAsiaTheme="minorHAnsi"/>
          <w:i/>
          <w:iCs/>
          <w:kern w:val="2"/>
          <w:bdr w:val="none" w:sz="0" w:space="0" w:color="auto" w:frame="1"/>
          <w:shd w:val="clear" w:color="auto" w:fill="FFFFFF"/>
          <w14:ligatures w14:val="standardContextual"/>
        </w:rPr>
        <w:t>,</w:t>
      </w:r>
      <w:r w:rsidRPr="00345B74">
        <w:rPr>
          <w:rFonts w:eastAsiaTheme="minorHAnsi"/>
          <w:kern w:val="2"/>
          <w:bdr w:val="none" w:sz="0" w:space="0" w:color="auto" w:frame="1"/>
          <w:shd w:val="clear" w:color="auto" w:fill="FFFFFF"/>
          <w14:ligatures w14:val="standardContextual"/>
        </w:rPr>
        <w:t xml:space="preserve"> which we found significantly elevated quarter SCC above that of healthy quarters. A</w:t>
      </w:r>
      <w:r w:rsidRPr="00345B74">
        <w:rPr>
          <w:rFonts w:eastAsiaTheme="minorHAnsi"/>
          <w:kern w:val="2"/>
          <w14:ligatures w14:val="standardContextual"/>
        </w:rPr>
        <w:t xml:space="preserve">s the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on these organic farms are under different selective pressures than those causing IMI on conventional farms, there is the potential that a given species may differ in its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and interaction with the host. For example, if dominant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strains differed between conventional and organic herds, the potential effect on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could differ as well. Our current study does not test this hypothesis. </w:t>
      </w:r>
      <w:r w:rsidRPr="00345B74">
        <w:rPr>
          <w:rFonts w:eastAsiaTheme="minorHAnsi"/>
          <w:kern w:val="2"/>
          <w:bdr w:val="none" w:sz="0" w:space="0" w:color="auto" w:frame="1"/>
          <w:shd w:val="clear" w:color="auto" w:fill="FFFFFF"/>
          <w14:ligatures w14:val="standardContextual"/>
        </w:rPr>
        <w:t xml:space="preserve">Although the effects on quarter SCC for </w:t>
      </w:r>
      <w:proofErr w:type="spellStart"/>
      <w:r w:rsidRPr="00345B74">
        <w:rPr>
          <w:rFonts w:eastAsiaTheme="minorHAnsi"/>
          <w:kern w:val="2"/>
          <w:bdr w:val="none" w:sz="0" w:space="0" w:color="auto" w:frame="1"/>
          <w:shd w:val="clear" w:color="auto" w:fill="FFFFFF"/>
          <w14:ligatures w14:val="standardContextual"/>
        </w:rPr>
        <w:t>SaM</w:t>
      </w:r>
      <w:proofErr w:type="spellEnd"/>
      <w:r w:rsidRPr="00345B74">
        <w:rPr>
          <w:rFonts w:eastAsiaTheme="minorHAnsi"/>
          <w:kern w:val="2"/>
          <w:bdr w:val="none" w:sz="0" w:space="0" w:color="auto" w:frame="1"/>
          <w:shd w:val="clear" w:color="auto" w:fill="FFFFFF"/>
          <w14:ligatures w14:val="standardContextual"/>
        </w:rPr>
        <w:t xml:space="preserve"> on these organic dairies is </w:t>
      </w:r>
      <w:proofErr w:type="gramStart"/>
      <w:r w:rsidRPr="00345B74">
        <w:rPr>
          <w:rFonts w:eastAsiaTheme="minorHAnsi"/>
          <w:kern w:val="2"/>
          <w:bdr w:val="none" w:sz="0" w:space="0" w:color="auto" w:frame="1"/>
          <w:shd w:val="clear" w:color="auto" w:fill="FFFFFF"/>
          <w14:ligatures w14:val="standardContextual"/>
        </w:rPr>
        <w:t>similar to</w:t>
      </w:r>
      <w:proofErr w:type="gramEnd"/>
      <w:r w:rsidRPr="00345B74">
        <w:rPr>
          <w:rFonts w:eastAsiaTheme="minorHAnsi"/>
          <w:kern w:val="2"/>
          <w:bdr w:val="none" w:sz="0" w:space="0" w:color="auto" w:frame="1"/>
          <w:shd w:val="clear" w:color="auto" w:fill="FFFFFF"/>
          <w14:ligatures w14:val="standardContextual"/>
        </w:rPr>
        <w:t xml:space="preserve"> those previously described on conventional farms, comparisons between the studies should be made with caution, and the potential exists to design future studies</w:t>
      </w:r>
      <w:r w:rsidRPr="00345B74">
        <w:rPr>
          <w:rFonts w:eastAsiaTheme="minorHAnsi"/>
          <w:kern w:val="2"/>
          <w14:ligatures w14:val="standardContextual"/>
        </w:rPr>
        <w:t xml:space="preserve"> comparing virulence factors and antibiotic resistance determinants of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isolates causing IMI on conventional vs. organic dairy farms.</w:t>
      </w:r>
    </w:p>
    <w:p w14:paraId="6C9EE141" w14:textId="4699D646"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predicted SCC for quarters infected with </w:t>
      </w:r>
      <w:r w:rsidRPr="00345B74">
        <w:rPr>
          <w:rFonts w:eastAsiaTheme="minorHAnsi"/>
          <w:i/>
          <w:iCs/>
          <w:kern w:val="2"/>
          <w14:ligatures w14:val="standardContextual"/>
        </w:rPr>
        <w:t xml:space="preserve">S. aureus </w:t>
      </w:r>
      <w:r w:rsidRPr="00345B74">
        <w:rPr>
          <w:rFonts w:eastAsiaTheme="minorHAnsi"/>
          <w:kern w:val="2"/>
          <w14:ligatures w14:val="standardContextual"/>
        </w:rPr>
        <w:t>stayed above 200,000 cells/mL across the entire range of observed DIM (Figure 3</w:t>
      </w:r>
      <w:r w:rsidR="009C6C05">
        <w:rPr>
          <w:rFonts w:eastAsiaTheme="minorHAnsi"/>
          <w:kern w:val="2"/>
          <w14:ligatures w14:val="standardContextual"/>
        </w:rPr>
        <w:t>.3</w:t>
      </w:r>
      <w:r w:rsidRPr="00345B74">
        <w:rPr>
          <w:rFonts w:eastAsiaTheme="minorHAnsi"/>
          <w:kern w:val="2"/>
          <w14:ligatures w14:val="standardContextual"/>
        </w:rPr>
        <w:t xml:space="preserve">), a cut-off which has been associated with decreased milk production </w:t>
      </w:r>
      <w:r w:rsidRPr="00345B74">
        <w:rPr>
          <w:rFonts w:eastAsiaTheme="minorHAnsi"/>
          <w:noProof/>
          <w:kern w:val="2"/>
          <w14:ligatures w14:val="standardContextual"/>
        </w:rPr>
        <w:t>(Shook, 1982; Hand et al., 2012)</w:t>
      </w:r>
      <w:r w:rsidRPr="00345B74">
        <w:rPr>
          <w:rFonts w:eastAsiaTheme="minorHAnsi"/>
          <w:kern w:val="2"/>
          <w14:ligatures w14:val="standardContextual"/>
        </w:rPr>
        <w:t xml:space="preserve">. The ability of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to elevate quarter SCC above this threshold has been well-established </w:t>
      </w:r>
      <w:r w:rsidRPr="00345B74">
        <w:rPr>
          <w:rFonts w:eastAsiaTheme="minorHAnsi"/>
          <w:noProof/>
          <w:kern w:val="2"/>
          <w14:ligatures w14:val="standardContextual"/>
        </w:rPr>
        <w:t>(Supré et al., 2011; Taponen et al., 2022; Woudstra et al., 2023)</w:t>
      </w:r>
      <w:r w:rsidRPr="00345B74">
        <w:rPr>
          <w:rFonts w:eastAsiaTheme="minorHAnsi"/>
          <w:kern w:val="2"/>
          <w14:ligatures w14:val="standardContextual"/>
        </w:rPr>
        <w:t xml:space="preserve">. Infection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also resulted in a quarter SCC above 200,000 cells/mL throughout the range of observed DIM; at 91 </w:t>
      </w:r>
      <w:proofErr w:type="gramStart"/>
      <w:r w:rsidRPr="00345B74">
        <w:rPr>
          <w:rFonts w:eastAsiaTheme="minorHAnsi"/>
          <w:kern w:val="2"/>
          <w14:ligatures w14:val="standardContextual"/>
        </w:rPr>
        <w:t>DIM</w:t>
      </w:r>
      <w:proofErr w:type="gramEnd"/>
      <w:r w:rsidRPr="00345B74">
        <w:rPr>
          <w:rFonts w:eastAsiaTheme="minorHAnsi"/>
          <w:kern w:val="2"/>
          <w14:ligatures w14:val="standardContextual"/>
        </w:rPr>
        <w:t xml:space="preserve">, the estimated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was 395,190 cells/mL (95% CI: 148,189 - 1,053,891, Table </w:t>
      </w:r>
      <w:r w:rsidR="004074D4">
        <w:rPr>
          <w:rFonts w:eastAsiaTheme="minorHAnsi"/>
          <w:kern w:val="2"/>
          <w14:ligatures w14:val="standardContextual"/>
        </w:rPr>
        <w:t>3.</w:t>
      </w:r>
      <w:r w:rsidRPr="00345B74">
        <w:rPr>
          <w:rFonts w:eastAsiaTheme="minorHAnsi"/>
          <w:kern w:val="2"/>
          <w14:ligatures w14:val="standardContextual"/>
        </w:rPr>
        <w:t xml:space="preserve">2), which was determined from 15 quarter observations. This extends the findings of Fry et al., where the geometric mean SCC for quarters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was 233,200 cells/mL (95% CI: 90,400-601,600), from 9 quarter observations. The small number of isolates for this species likely resulted in the large 95% confidence intervals of predicted SCC for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kern w:val="2"/>
          <w14:ligatures w14:val="standardContextual"/>
        </w:rPr>
        <w:t xml:space="preserve"> seen in both studies. For two studies including larger number of observations for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warneri</w:t>
      </w:r>
      <w:proofErr w:type="spellEnd"/>
      <w:r w:rsidRPr="00345B74">
        <w:rPr>
          <w:rFonts w:eastAsiaTheme="minorHAnsi"/>
          <w:i/>
          <w:iCs/>
          <w:kern w:val="2"/>
          <w14:ligatures w14:val="standardContextual"/>
        </w:rPr>
        <w:t>,</w:t>
      </w:r>
      <w:r w:rsidRPr="00345B74">
        <w:rPr>
          <w:rFonts w:eastAsiaTheme="minorHAnsi"/>
          <w:kern w:val="2"/>
          <w14:ligatures w14:val="standardContextual"/>
        </w:rPr>
        <w:t xml:space="preserve"> quarter SCC estimates stayed well below the 200,000 cells/mL cut-off (for 31 observations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63,270 cells/mL, 95% CI: 42,010-95,280; for 105 observations in </w:t>
      </w:r>
      <w:proofErr w:type="spellStart"/>
      <w:r w:rsidRPr="00345B74">
        <w:rPr>
          <w:rFonts w:eastAsiaTheme="minorHAnsi"/>
          <w:kern w:val="2"/>
          <w14:ligatures w14:val="standardContextual"/>
        </w:rPr>
        <w:t>Taponen</w:t>
      </w:r>
      <w:proofErr w:type="spellEnd"/>
      <w:r w:rsidRPr="00345B74">
        <w:rPr>
          <w:rFonts w:eastAsiaTheme="minorHAnsi"/>
          <w:kern w:val="2"/>
          <w14:ligatures w14:val="standardContextual"/>
        </w:rPr>
        <w:t xml:space="preserve"> et al., 2022: 52,000 cells/mL, 95% CI: 38,000–71,000). In the current study, the predicted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for </w:t>
      </w:r>
      <w:r w:rsidRPr="00345B74">
        <w:rPr>
          <w:rFonts w:eastAsiaTheme="minorHAnsi"/>
          <w:i/>
          <w:iCs/>
          <w:kern w:val="2"/>
          <w14:ligatures w14:val="standardContextual"/>
        </w:rPr>
        <w:t xml:space="preserve">S. chromogenes, S. </w:t>
      </w:r>
      <w:proofErr w:type="spellStart"/>
      <w:r w:rsidRPr="00345B74">
        <w:rPr>
          <w:rFonts w:eastAsiaTheme="minorHAnsi"/>
          <w:i/>
          <w:iCs/>
          <w:kern w:val="2"/>
          <w14:ligatures w14:val="standardContextual"/>
        </w:rPr>
        <w:t>agnetis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hyicus</w:t>
      </w:r>
      <w:proofErr w:type="spellEnd"/>
      <w:r w:rsidRPr="00345B74">
        <w:rPr>
          <w:rFonts w:eastAsiaTheme="minorHAnsi"/>
          <w:i/>
          <w:iCs/>
          <w:kern w:val="2"/>
          <w14:ligatures w14:val="standardContextual"/>
        </w:rPr>
        <w:t xml:space="preserve">, S. </w:t>
      </w:r>
      <w:proofErr w:type="spellStart"/>
      <w:r w:rsidRPr="00345B74">
        <w:rPr>
          <w:rFonts w:eastAsiaTheme="minorHAnsi"/>
          <w:i/>
          <w:iCs/>
          <w:kern w:val="2"/>
          <w14:ligatures w14:val="standardContextual"/>
        </w:rPr>
        <w:t>simulans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xylosus</w:t>
      </w:r>
      <w:proofErr w:type="spellEnd"/>
      <w:r w:rsidRPr="00345B74">
        <w:rPr>
          <w:rFonts w:eastAsiaTheme="minorHAnsi"/>
          <w:kern w:val="2"/>
          <w14:ligatures w14:val="standardContextual"/>
        </w:rPr>
        <w:t xml:space="preserve"> only became elevated over 200,000 cells/mL late in lactation (286, 208, 261, 270, and 281 DIM, respectively). This effect of DIM is not unexpected, given that SCC normally increases even in healthy quarters towards the tail-end of lactation </w:t>
      </w:r>
      <w:r w:rsidRPr="00345B74">
        <w:rPr>
          <w:rFonts w:eastAsiaTheme="minorHAnsi"/>
          <w:noProof/>
          <w:kern w:val="2"/>
          <w14:ligatures w14:val="standardContextual"/>
        </w:rPr>
        <w:t>(Schepers et al., 1997)</w:t>
      </w:r>
      <w:r w:rsidRPr="00345B74">
        <w:rPr>
          <w:rFonts w:eastAsiaTheme="minorHAnsi"/>
          <w:kern w:val="2"/>
          <w14:ligatures w14:val="standardContextual"/>
        </w:rPr>
        <w:t xml:space="preserve">. While still elevated significantly above that of healthy quarters, those infected with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devriesei</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haemolyticus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stayed below this threshold throughout the range of DIM assessed for each species. In the observed data, SCS for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xml:space="preserve"> had significant overlap; this was </w:t>
      </w:r>
      <w:proofErr w:type="gramStart"/>
      <w:r w:rsidRPr="00345B74">
        <w:rPr>
          <w:rFonts w:eastAsiaTheme="minorHAnsi"/>
          <w:kern w:val="2"/>
          <w14:ligatures w14:val="standardContextual"/>
        </w:rPr>
        <w:t>similar to</w:t>
      </w:r>
      <w:proofErr w:type="gramEnd"/>
      <w:r w:rsidRPr="00345B74">
        <w:rPr>
          <w:rFonts w:eastAsiaTheme="minorHAnsi"/>
          <w:kern w:val="2"/>
          <w14:ligatures w14:val="standardContextual"/>
        </w:rPr>
        <w:t xml:space="preserve"> work by Woudstra</w:t>
      </w:r>
      <w:r w:rsidR="005D1B9E">
        <w:rPr>
          <w:rFonts w:eastAsiaTheme="minorHAnsi"/>
          <w:kern w:val="2"/>
          <w14:ligatures w14:val="standardContextual"/>
        </w:rPr>
        <w:t xml:space="preserve"> </w:t>
      </w:r>
      <w:r w:rsidRPr="00345B74">
        <w:rPr>
          <w:rFonts w:eastAsiaTheme="minorHAnsi"/>
          <w:kern w:val="2"/>
          <w14:ligatures w14:val="standardContextual"/>
        </w:rPr>
        <w:t xml:space="preserve">et. al (2022), who reported quarter-level SCC by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on one dairy in Sweden. Additionally,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found that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simulans</w:t>
      </w:r>
      <w:proofErr w:type="spellEnd"/>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w:t>
      </w:r>
      <w:proofErr w:type="spellStart"/>
      <w:r w:rsidRPr="00345B74">
        <w:rPr>
          <w:rFonts w:eastAsiaTheme="minorHAnsi"/>
          <w:i/>
          <w:iCs/>
          <w:kern w:val="2"/>
          <w14:ligatures w14:val="standardContextual"/>
        </w:rPr>
        <w:t>xylosus</w:t>
      </w:r>
      <w:proofErr w:type="spellEnd"/>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induced an increase quarter SCC comparable with that of </w:t>
      </w:r>
      <w:r w:rsidRPr="00345B74">
        <w:rPr>
          <w:rFonts w:eastAsiaTheme="minorHAnsi"/>
          <w:i/>
          <w:iCs/>
          <w:kern w:val="2"/>
          <w14:ligatures w14:val="standardContextual"/>
        </w:rPr>
        <w:t>Staphylococcus aureus</w:t>
      </w:r>
      <w:r w:rsidRPr="00345B74">
        <w:rPr>
          <w:rFonts w:eastAsiaTheme="minorHAnsi"/>
          <w:kern w:val="2"/>
          <w14:ligatures w14:val="standardContextual"/>
        </w:rPr>
        <w:t xml:space="preserve"> for 3 farms in the Netherlands, while controlling for DIM, parity, milk production, and herd. More recent research from the same group found that the SCC from quarters with a persistent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comparable to SCC of quarters infected with a major pathogen such as </w:t>
      </w:r>
      <w:r w:rsidRPr="00345B74">
        <w:rPr>
          <w:rFonts w:eastAsiaTheme="minorHAnsi"/>
          <w:i/>
          <w:iCs/>
          <w:kern w:val="2"/>
          <w14:ligatures w14:val="standardContextual"/>
        </w:rPr>
        <w:t>S. aureus</w:t>
      </w:r>
      <w:r w:rsidRPr="00345B74">
        <w:rPr>
          <w:rFonts w:eastAsiaTheme="minorHAnsi"/>
          <w:kern w:val="2"/>
          <w14:ligatures w14:val="standardContextual"/>
        </w:rPr>
        <w:t xml:space="preserve"> </w:t>
      </w:r>
      <w:r w:rsidRPr="00345B74">
        <w:rPr>
          <w:rFonts w:eastAsiaTheme="minorHAnsi"/>
          <w:noProof/>
          <w:kern w:val="2"/>
          <w14:ligatures w14:val="standardContextual"/>
        </w:rPr>
        <w:t>(Valckenier et al., 2021)</w:t>
      </w:r>
      <w:r w:rsidRPr="00345B74">
        <w:rPr>
          <w:rFonts w:eastAsiaTheme="minorHAnsi"/>
          <w:i/>
          <w:iCs/>
          <w:kern w:val="2"/>
          <w14:ligatures w14:val="standardContextual"/>
        </w:rPr>
        <w:t>.</w:t>
      </w:r>
      <w:r w:rsidRPr="00345B74">
        <w:rPr>
          <w:rFonts w:eastAsiaTheme="minorHAnsi"/>
          <w:kern w:val="2"/>
          <w14:ligatures w14:val="standardContextual"/>
        </w:rPr>
        <w:t xml:space="preserve"> However, in our current study, this overlap in effect on SCC was no longer apparent for the least square means estimates of quarters infected with </w:t>
      </w:r>
      <w:r w:rsidRPr="00345B74">
        <w:rPr>
          <w:rFonts w:eastAsiaTheme="minorHAnsi"/>
          <w:i/>
          <w:iCs/>
          <w:kern w:val="2"/>
          <w14:ligatures w14:val="standardContextual"/>
        </w:rPr>
        <w:t>S. aureus</w:t>
      </w:r>
      <w:r w:rsidRPr="00345B74">
        <w:rPr>
          <w:rFonts w:eastAsiaTheme="minorHAnsi"/>
          <w:kern w:val="2"/>
          <w14:ligatures w14:val="standardContextual"/>
        </w:rPr>
        <w:t xml:space="preserve"> and </w:t>
      </w:r>
      <w:r w:rsidRPr="00345B74">
        <w:rPr>
          <w:rFonts w:eastAsiaTheme="minorHAnsi"/>
          <w:i/>
          <w:iCs/>
          <w:kern w:val="2"/>
          <w14:ligatures w14:val="standardContextual"/>
        </w:rPr>
        <w:t>S. chromogenes</w:t>
      </w:r>
      <w:r w:rsidRPr="00345B74">
        <w:rPr>
          <w:rFonts w:eastAsiaTheme="minorHAnsi"/>
          <w:kern w:val="2"/>
          <w14:ligatures w14:val="standardContextual"/>
        </w:rPr>
        <w:t>, and accounting for the effects of DIM and repeated observations.</w:t>
      </w:r>
    </w:p>
    <w:p w14:paraId="263476B2" w14:textId="2387C604"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Within a given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there was considerable variability in the observed quarter SCC (Figure </w:t>
      </w:r>
      <w:r w:rsidR="009C6C05">
        <w:rPr>
          <w:rFonts w:eastAsiaTheme="minorHAnsi"/>
          <w:kern w:val="2"/>
          <w14:ligatures w14:val="standardContextual"/>
        </w:rPr>
        <w:t>3.</w:t>
      </w:r>
      <w:r w:rsidRPr="00345B74">
        <w:rPr>
          <w:rFonts w:eastAsiaTheme="minorHAnsi"/>
          <w:kern w:val="2"/>
          <w14:ligatures w14:val="standardContextual"/>
        </w:rPr>
        <w:t xml:space="preserve">2). This within-species variation was also observed by other studies looking at SCC by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including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and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had an especially wide span of observed quarter SCC in the current study, ranging from 2,000 (the lower limit of detection) to 6,100,000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This variability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on quarter SCC was also noted in </w:t>
      </w:r>
      <w:r w:rsidRPr="00345B74">
        <w:rPr>
          <w:rFonts w:eastAsiaTheme="minorHAnsi"/>
          <w:noProof/>
          <w:kern w:val="2"/>
          <w14:ligatures w14:val="standardContextual"/>
        </w:rPr>
        <w:t>Valckenier et al. (2021)</w:t>
      </w:r>
      <w:r w:rsidRPr="00345B74">
        <w:rPr>
          <w:rFonts w:eastAsiaTheme="minorHAnsi"/>
          <w:kern w:val="2"/>
          <w14:ligatures w14:val="standardContextual"/>
        </w:rPr>
        <w:t xml:space="preserve">, where quarters classified as having a transient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had a mean SCC of 69,000 cells/mL, while those classified as having a persistent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IMI had a SCC of 351,000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w:t>
      </w:r>
      <w:r w:rsidRPr="00345B74">
        <w:rPr>
          <w:rFonts w:eastAsiaTheme="minorHAnsi"/>
          <w:noProof/>
          <w:kern w:val="2"/>
          <w14:ligatures w14:val="standardContextual"/>
        </w:rPr>
        <w:t>Wuytack et al. (2020)</w:t>
      </w:r>
      <w:r w:rsidRPr="00345B74">
        <w:rPr>
          <w:rFonts w:eastAsiaTheme="minorHAnsi"/>
          <w:kern w:val="2"/>
          <w14:ligatures w14:val="standardContextual"/>
        </w:rPr>
        <w:t xml:space="preserve"> found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to be the most prevalent NASM species causing IMI in quarters identified both as healthy (≤ 50,000 cells/mL) and infected, but with no observable clinical signs (&gt; 50,000 cells/mL), as well as one of the three most common species in quarters exhibiting clinical signs of mastitis. Similarly,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found that in NASM-positive quarters,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with similar frequency from quarters classified as low-SCC (&lt; 200,000 cells/mL), high SCC (&gt; 200,000 cells/mL), and those with clinical mastitis. This observed diversity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may suggest that strain type could play a role in the variable pathogenicity of NASM species, as some previous work suggests </w:t>
      </w:r>
      <w:r w:rsidRPr="00345B74">
        <w:rPr>
          <w:rFonts w:eastAsiaTheme="minorHAnsi"/>
          <w:noProof/>
          <w:kern w:val="2"/>
          <w14:ligatures w14:val="standardContextual"/>
        </w:rPr>
        <w:t>(Hyvönen et al., 2009; Åvall-Jääskeläinen et al., 2013; Naushad et al., 2019)</w:t>
      </w:r>
      <w:r w:rsidRPr="00345B74">
        <w:rPr>
          <w:rFonts w:eastAsiaTheme="minorHAnsi"/>
          <w:kern w:val="2"/>
          <w14:ligatures w14:val="standardContextual"/>
        </w:rPr>
        <w:t xml:space="preserve">. More work exploring the possible effect of strain type while accounting for cow-level effects (i.e., immune response, DIM, parity), especially for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is warranted to further understand this variability of observed effect on quarter SCC. As we further understand the ecology and epidemiology of individual NASM species and identify species or strains with host-adapted or contagious behavior, speciation and strain typing for NASM will be important as a part of mastitis control decision making.   </w:t>
      </w:r>
    </w:p>
    <w:p w14:paraId="45BA5CB6" w14:textId="3D24999F"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A large amount of variability was also seen in the observed </w:t>
      </w:r>
      <w:proofErr w:type="spellStart"/>
      <w:r w:rsidRPr="00345B74">
        <w:rPr>
          <w:rFonts w:eastAsiaTheme="minorHAnsi"/>
          <w:kern w:val="2"/>
          <w14:ligatures w14:val="standardContextual"/>
        </w:rPr>
        <w:t>qSCC</w:t>
      </w:r>
      <w:proofErr w:type="spellEnd"/>
      <w:r w:rsidRPr="00345B74">
        <w:rPr>
          <w:rFonts w:eastAsiaTheme="minorHAnsi"/>
          <w:kern w:val="2"/>
          <w14:ligatures w14:val="standardContextual"/>
        </w:rPr>
        <w:t xml:space="preserve"> for healthy quarters (as defined by bacteriological status), which ranged from 2,000 (lower limit of detection) to 8,400,000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The presence of some relatively high quarter SCC observations in this group highlights the limitation of using culture as a method for identifying the quarter IMI status, as was recognized by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Researchers in that study point out that the low sensitivity of bacterial culture as a test for IMI may have resulted in the presence of some undiagnosed IMI in the quarters defined as healthy. For a quarter to be considered culture negative in the current study, both milk samples were required to have either no growth at all or no significant growth on both plates. Despite the imperfect nature of bacteriological culture for determining IMI status, the median (Figure </w:t>
      </w:r>
      <w:r w:rsidR="009C6C05">
        <w:rPr>
          <w:rFonts w:eastAsiaTheme="minorHAnsi"/>
          <w:kern w:val="2"/>
          <w14:ligatures w14:val="standardContextual"/>
        </w:rPr>
        <w:t>3.</w:t>
      </w:r>
      <w:r w:rsidRPr="00345B74">
        <w:rPr>
          <w:rFonts w:eastAsiaTheme="minorHAnsi"/>
          <w:kern w:val="2"/>
          <w14:ligatures w14:val="standardContextual"/>
        </w:rPr>
        <w:t xml:space="preserve">2) and mean (Table </w:t>
      </w:r>
      <w:r w:rsidR="009C6C05">
        <w:rPr>
          <w:rFonts w:eastAsiaTheme="minorHAnsi"/>
          <w:kern w:val="2"/>
          <w14:ligatures w14:val="standardContextual"/>
        </w:rPr>
        <w:t>3.</w:t>
      </w:r>
      <w:r w:rsidRPr="00345B74">
        <w:rPr>
          <w:rFonts w:eastAsiaTheme="minorHAnsi"/>
          <w:kern w:val="2"/>
          <w14:ligatures w14:val="standardContextual"/>
        </w:rPr>
        <w:t xml:space="preserve">2) SCC for the negative control quarters was still well below that of most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w:t>
      </w:r>
    </w:p>
    <w:p w14:paraId="198387FD" w14:textId="0DEA2505"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Strain typing was not carried out on all isolates of the same species causing IMI </w:t>
      </w:r>
      <w:proofErr w:type="gramStart"/>
      <w:r w:rsidRPr="00345B74">
        <w:rPr>
          <w:rFonts w:eastAsiaTheme="minorHAnsi"/>
          <w:kern w:val="2"/>
          <w14:ligatures w14:val="standardContextual"/>
        </w:rPr>
        <w:t>in a given</w:t>
      </w:r>
      <w:proofErr w:type="gramEnd"/>
      <w:r w:rsidRPr="00345B74">
        <w:rPr>
          <w:rFonts w:eastAsiaTheme="minorHAnsi"/>
          <w:kern w:val="2"/>
          <w14:ligatures w14:val="standardContextual"/>
        </w:rPr>
        <w:t xml:space="preserve"> quarter (to check that repeated observations of the same species was indeed a persistent infection), as our objective was to identify the effect on SCC by individual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and not to characterize species-level persistence. Because finding the same NASM species </w:t>
      </w:r>
      <w:proofErr w:type="gramStart"/>
      <w:r w:rsidRPr="00345B74">
        <w:rPr>
          <w:rFonts w:eastAsiaTheme="minorHAnsi"/>
          <w:kern w:val="2"/>
          <w14:ligatures w14:val="standardContextual"/>
        </w:rPr>
        <w:t>in a given</w:t>
      </w:r>
      <w:proofErr w:type="gramEnd"/>
      <w:r w:rsidRPr="00345B74">
        <w:rPr>
          <w:rFonts w:eastAsiaTheme="minorHAnsi"/>
          <w:kern w:val="2"/>
          <w14:ligatures w14:val="standardContextual"/>
        </w:rPr>
        <w:t xml:space="preserve"> quarter on different occasions is likely insufficient evidence for a persistent infection </w:t>
      </w:r>
      <w:r w:rsidRPr="00345B74">
        <w:rPr>
          <w:rFonts w:eastAsiaTheme="minorHAnsi"/>
          <w:noProof/>
          <w:kern w:val="2"/>
          <w14:ligatures w14:val="standardContextual"/>
        </w:rPr>
        <w:t>(Dufour et al., 2012)</w:t>
      </w:r>
      <w:r w:rsidRPr="00345B74">
        <w:rPr>
          <w:rFonts w:eastAsiaTheme="minorHAnsi"/>
          <w:kern w:val="2"/>
          <w14:ligatures w14:val="standardContextual"/>
        </w:rPr>
        <w:t xml:space="preserve">, it is possible that different strains of the same species have been clustered together in the analysis as repeated observations of a persistent IMI. This may introduce biases in our analysis if an </w:t>
      </w:r>
      <w:proofErr w:type="gramStart"/>
      <w:r w:rsidRPr="00345B74">
        <w:rPr>
          <w:rFonts w:eastAsiaTheme="minorHAnsi"/>
          <w:kern w:val="2"/>
          <w14:ligatures w14:val="standardContextual"/>
        </w:rPr>
        <w:t>unaccounted for</w:t>
      </w:r>
      <w:proofErr w:type="gramEnd"/>
      <w:r w:rsidRPr="00345B74">
        <w:rPr>
          <w:rFonts w:eastAsiaTheme="minorHAnsi"/>
          <w:kern w:val="2"/>
          <w14:ligatures w14:val="standardContextual"/>
        </w:rPr>
        <w:t xml:space="preserve"> interaction exists between persistency and effect on SCC at the strain level for some </w:t>
      </w:r>
      <w:proofErr w:type="spellStart"/>
      <w:r w:rsidRPr="00345B74">
        <w:rPr>
          <w:rFonts w:eastAsiaTheme="minorHAnsi"/>
          <w:kern w:val="2"/>
          <w14:ligatures w14:val="standardContextual"/>
        </w:rPr>
        <w:t>SaM</w:t>
      </w:r>
      <w:proofErr w:type="spellEnd"/>
      <w:r w:rsidRPr="00345B74">
        <w:rPr>
          <w:rFonts w:eastAsiaTheme="minorHAnsi"/>
          <w:kern w:val="2"/>
          <w14:ligatures w14:val="standardContextual"/>
        </w:rPr>
        <w:t xml:space="preserve"> species. This is a current gap in our knowledge and an opportunity for future research </w:t>
      </w:r>
      <w:r w:rsidRPr="00345B74">
        <w:rPr>
          <w:rFonts w:eastAsiaTheme="minorHAnsi"/>
          <w:noProof/>
          <w:kern w:val="2"/>
          <w14:ligatures w14:val="standardContextual"/>
        </w:rPr>
        <w:t>(De Buck et al., 2021)</w:t>
      </w:r>
      <w:r w:rsidRPr="00345B74">
        <w:rPr>
          <w:rFonts w:eastAsiaTheme="minorHAnsi"/>
          <w:kern w:val="2"/>
          <w14:ligatures w14:val="standardContextual"/>
        </w:rPr>
        <w:t xml:space="preserve">. </w:t>
      </w:r>
      <w:proofErr w:type="gramStart"/>
      <w:r w:rsidRPr="00345B74">
        <w:rPr>
          <w:rFonts w:eastAsiaTheme="minorHAnsi"/>
          <w:kern w:val="2"/>
          <w14:ligatures w14:val="standardContextual"/>
        </w:rPr>
        <w:t>The majority of</w:t>
      </w:r>
      <w:proofErr w:type="gramEnd"/>
      <w:r w:rsidRPr="00345B74">
        <w:rPr>
          <w:rFonts w:eastAsiaTheme="minorHAnsi"/>
          <w:kern w:val="2"/>
          <w14:ligatures w14:val="standardContextual"/>
        </w:rPr>
        <w:t xml:space="preserve"> positive IMI quarters with repeated observations in the current study were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which has been demonstrated to be a highly persistent intramammary pathogen </w:t>
      </w:r>
      <w:r w:rsidRPr="00345B74">
        <w:rPr>
          <w:rFonts w:eastAsiaTheme="minorHAnsi"/>
          <w:noProof/>
          <w:kern w:val="2"/>
          <w14:ligatures w14:val="standardContextual"/>
        </w:rPr>
        <w:t>(Piessens et al., 2011; Valckenier et al., 2021)</w:t>
      </w:r>
      <w:r w:rsidRPr="00345B74">
        <w:rPr>
          <w:rFonts w:eastAsiaTheme="minorHAnsi"/>
          <w:kern w:val="2"/>
          <w14:ligatures w14:val="standardContextual"/>
        </w:rPr>
        <w:t xml:space="preserve">. In unpublished data from Fry et al. (2014), 90% of quarters where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t>
      </w:r>
      <w:proofErr w:type="gramStart"/>
      <w:r w:rsidRPr="00345B74">
        <w:rPr>
          <w:rFonts w:eastAsiaTheme="minorHAnsi"/>
          <w:kern w:val="2"/>
          <w14:ligatures w14:val="standardContextual"/>
        </w:rPr>
        <w:t>was</w:t>
      </w:r>
      <w:proofErr w:type="gramEnd"/>
      <w:r w:rsidRPr="00345B74">
        <w:rPr>
          <w:rFonts w:eastAsiaTheme="minorHAnsi"/>
          <w:kern w:val="2"/>
          <w14:ligatures w14:val="standardContextual"/>
        </w:rPr>
        <w:t xml:space="preserve"> isolated at multiple time points were confirmed to be persistent infections. The second-most common type of IMI in the current study with repeated observations </w:t>
      </w:r>
      <w:proofErr w:type="gramStart"/>
      <w:r w:rsidRPr="00345B74">
        <w:rPr>
          <w:rFonts w:eastAsiaTheme="minorHAnsi"/>
          <w:kern w:val="2"/>
          <w14:ligatures w14:val="standardContextual"/>
        </w:rPr>
        <w:t>in a given</w:t>
      </w:r>
      <w:proofErr w:type="gramEnd"/>
      <w:r w:rsidRPr="00345B74">
        <w:rPr>
          <w:rFonts w:eastAsiaTheme="minorHAnsi"/>
          <w:kern w:val="2"/>
          <w14:ligatures w14:val="standardContextual"/>
        </w:rPr>
        <w:t xml:space="preserve"> quarter was </w:t>
      </w:r>
      <w:r w:rsidRPr="00345B74">
        <w:rPr>
          <w:rFonts w:eastAsiaTheme="minorHAnsi"/>
          <w:i/>
          <w:iCs/>
          <w:kern w:val="2"/>
          <w14:ligatures w14:val="standardContextual"/>
        </w:rPr>
        <w:t>S. aureus,</w:t>
      </w:r>
      <w:r w:rsidRPr="00345B74">
        <w:rPr>
          <w:rFonts w:eastAsiaTheme="minorHAnsi"/>
          <w:kern w:val="2"/>
          <w14:ligatures w14:val="standardContextual"/>
        </w:rPr>
        <w:t xml:space="preserve"> an intramammary pathogen whose ability to cause persistent infections has been well described </w:t>
      </w:r>
      <w:r w:rsidRPr="00345B74">
        <w:rPr>
          <w:rFonts w:eastAsiaTheme="minorHAnsi"/>
          <w:noProof/>
          <w:kern w:val="2"/>
          <w14:ligatures w14:val="standardContextual"/>
        </w:rPr>
        <w:t>(Lam et al., 1996; Woudstra et al., 2023)</w:t>
      </w:r>
      <w:r w:rsidRPr="00345B74">
        <w:rPr>
          <w:rFonts w:eastAsiaTheme="minorHAnsi"/>
          <w:kern w:val="2"/>
          <w14:ligatures w14:val="standardContextual"/>
        </w:rPr>
        <w:t xml:space="preserve">. Given these previous findings, we can only speculate that in our current study </w:t>
      </w:r>
      <w:proofErr w:type="gramStart"/>
      <w:r w:rsidRPr="00345B74">
        <w:rPr>
          <w:rFonts w:eastAsiaTheme="minorHAnsi"/>
          <w:kern w:val="2"/>
          <w14:ligatures w14:val="standardContextual"/>
        </w:rPr>
        <w:t>the majority of</w:t>
      </w:r>
      <w:proofErr w:type="gramEnd"/>
      <w:r w:rsidRPr="00345B74">
        <w:rPr>
          <w:rFonts w:eastAsiaTheme="minorHAnsi"/>
          <w:kern w:val="2"/>
          <w14:ligatures w14:val="standardContextual"/>
        </w:rPr>
        <w:t xml:space="preserve"> repeated observations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or </w:t>
      </w:r>
      <w:r w:rsidRPr="00345B74">
        <w:rPr>
          <w:rFonts w:eastAsiaTheme="minorHAnsi"/>
          <w:i/>
          <w:iCs/>
          <w:kern w:val="2"/>
          <w14:ligatures w14:val="standardContextual"/>
        </w:rPr>
        <w:t xml:space="preserve">S. aureus </w:t>
      </w:r>
      <w:r w:rsidRPr="00345B74">
        <w:rPr>
          <w:rFonts w:eastAsiaTheme="minorHAnsi"/>
          <w:kern w:val="2"/>
          <w14:ligatures w14:val="standardContextual"/>
        </w:rPr>
        <w:t>IMI in a given quarter were persistent infections with the same strain. Notably, the inclusion of random effects for quarter and cow in the model controlled for these important host-level effects on quarter SCC.</w:t>
      </w:r>
    </w:p>
    <w:p w14:paraId="6604AE87" w14:textId="77777777" w:rsidR="00345B74" w:rsidRPr="00345B74" w:rsidRDefault="00345B74" w:rsidP="00544315">
      <w:pPr>
        <w:autoSpaceDE w:val="0"/>
        <w:autoSpaceDN w:val="0"/>
        <w:adjustRightInd w:val="0"/>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As for any observational study using a non-probability sample, the potential exists for selection bias to have influenced the observed results. Enrolled herds were a convenience subsample who participated in a previous </w:t>
      </w:r>
      <w:proofErr w:type="gramStart"/>
      <w:r w:rsidRPr="00345B74">
        <w:rPr>
          <w:rFonts w:eastAsiaTheme="minorHAnsi"/>
          <w:kern w:val="2"/>
          <w14:ligatures w14:val="standardContextual"/>
        </w:rPr>
        <w:t>study, and</w:t>
      </w:r>
      <w:proofErr w:type="gramEnd"/>
      <w:r w:rsidRPr="00345B74">
        <w:rPr>
          <w:rFonts w:eastAsiaTheme="minorHAnsi"/>
          <w:kern w:val="2"/>
          <w14:ligatures w14:val="standardContextual"/>
        </w:rPr>
        <w:t xml:space="preserve"> could possibly systematically differ in some way when compared to the general population of organic dairies. Additionally, as non-probability sampling limits the external validity of a study, we would caution against making inferences from the findings beyond the source population. In 2021, there were 147 organic dairy farms in Vermont selling milk, with an average herd size of 87 cows making 6,627 kg milk/cow/year </w:t>
      </w:r>
      <w:r w:rsidRPr="00345B74">
        <w:rPr>
          <w:rFonts w:eastAsiaTheme="minorHAnsi"/>
          <w:noProof/>
          <w:kern w:val="2"/>
          <w14:ligatures w14:val="standardContextual"/>
        </w:rPr>
        <w:t xml:space="preserve">(USDA, 2022a). </w:t>
      </w:r>
      <w:r w:rsidRPr="00345B74">
        <w:rPr>
          <w:rFonts w:eastAsiaTheme="minorHAnsi"/>
          <w:kern w:val="2"/>
          <w14:ligatures w14:val="standardContextual"/>
        </w:rPr>
        <w:t xml:space="preserve">Herds in the current study were slightly smaller, averaging 69.5 cows per farm, but with higher-producing cows (7,999 kg milk/cow/year, estimated from DHIA records available for 8 of the 10 herds). For comparison, the average dairy cow in the U.S. produced an average of 10,885 kg of milk in 2021, and the average herd size was 316 cows (USDA, 2022b). </w:t>
      </w:r>
    </w:p>
    <w:p w14:paraId="5CA86508" w14:textId="7102BF07" w:rsid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species-specific effect of NASM IMI on milk yield remains somewhat inconclusive, but research to date suggests some NASM IMI may not negatively affect milk production </w:t>
      </w:r>
      <w:r w:rsidRPr="00345B74">
        <w:rPr>
          <w:rFonts w:eastAsiaTheme="minorHAnsi"/>
          <w:noProof/>
          <w:kern w:val="2"/>
          <w14:ligatures w14:val="standardContextual"/>
        </w:rPr>
        <w:t>(Tomazi et al., 2015; Valckenier et al., 2019; Gonçalves et al., 2020; Valckenier et al., 2020; Olofsson et al., 2024)</w:t>
      </w:r>
      <w:r w:rsidRPr="00345B74">
        <w:rPr>
          <w:rFonts w:eastAsiaTheme="minorHAnsi"/>
          <w:kern w:val="2"/>
          <w14:ligatures w14:val="standardContextual"/>
        </w:rPr>
        <w:t xml:space="preserve">. At the individual animal level, treatment of these intramammary infections with antibiotics may therefore not always be warranted. At the herd level, control and prevention of NASM IMI may be an important concern. Although the increase in quarter SCC was modest for most of the NASM species observed in the current study, the widespread nature of these intramammary pathogens can still result in sizeable increases in the bulk tank SCC due to </w:t>
      </w:r>
      <w:proofErr w:type="gramStart"/>
      <w:r w:rsidRPr="00345B74">
        <w:rPr>
          <w:rFonts w:eastAsiaTheme="minorHAnsi"/>
          <w:kern w:val="2"/>
          <w14:ligatures w14:val="standardContextual"/>
        </w:rPr>
        <w:t>a large number of</w:t>
      </w:r>
      <w:proofErr w:type="gramEnd"/>
      <w:r w:rsidRPr="00345B74">
        <w:rPr>
          <w:rFonts w:eastAsiaTheme="minorHAnsi"/>
          <w:kern w:val="2"/>
          <w14:ligatures w14:val="standardContextual"/>
        </w:rPr>
        <w:t xml:space="preserve"> infected quarters in a herd.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found that the percentage contribution of NASM IMI to the total number of somatic cells in bulk tank milk was 17.9% for herds with a BTSCC less than 200,000 cells/mL, considerably greater than the contribution from infections with “major mastitis pathogens” in those herds. The consistently high quarter-level prevalence of NASM found in previous work (26%,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26%, De Visscher t al., 2016; 11.4%, Rowe et al., 2019 33%, </w:t>
      </w:r>
      <w:proofErr w:type="spellStart"/>
      <w:r w:rsidRPr="00345B74">
        <w:rPr>
          <w:rFonts w:eastAsiaTheme="minorHAnsi"/>
          <w:kern w:val="2"/>
          <w14:ligatures w14:val="standardContextual"/>
        </w:rPr>
        <w:t>Wuytack</w:t>
      </w:r>
      <w:proofErr w:type="spellEnd"/>
      <w:r w:rsidRPr="00345B74">
        <w:rPr>
          <w:rFonts w:eastAsiaTheme="minorHAnsi"/>
          <w:kern w:val="2"/>
          <w14:ligatures w14:val="standardContextual"/>
        </w:rPr>
        <w:t xml:space="preserve"> t al., 2020) means that taken as a whole, IMI with these bacteria can still negatively affect the overall income of a dairy by preventing producers from achieving quality premiums.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point out that particularly in “herds striving for a low BMSCC [&lt; 200,000 cells/mL],” where major mastitis pathogens have been controlled, IMI due to NASM are the next target to further improve udder health. These findings are even more applicable today, as the average SCC for dairies in the US continues to decline and more dairies are achieving a low BTSCC. In the US, the milk-weighted geometric mean BTSCC decreased from 227,000 cells/mL in 2009 to 171,000 cells/mL in 2019 (USDA-APHIS, 2021). The cohort of herds enrolled in this study fit the description of herds aspiring towards a low BTSCC, with an average BTSCC of 186,717 cells/mL (median = 163,583; range = 135,000-329,000).   </w:t>
      </w:r>
    </w:p>
    <w:p w14:paraId="7AD8D32F" w14:textId="1D314172" w:rsidR="001A4FBE" w:rsidRDefault="001A4FBE" w:rsidP="001A4FBE">
      <w:pPr>
        <w:pStyle w:val="ChapSub"/>
        <w:rPr>
          <w:rStyle w:val="Emphasis"/>
          <w:bCs/>
          <w:i w:val="0"/>
          <w:iCs w:val="0"/>
          <w:color w:val="0E101A"/>
        </w:rPr>
      </w:pPr>
      <w:bookmarkStart w:id="111" w:name="_Toc174382604"/>
      <w:r>
        <w:rPr>
          <w:rStyle w:val="Emphasis"/>
          <w:bCs/>
          <w:i w:val="0"/>
          <w:iCs w:val="0"/>
          <w:color w:val="0E101A"/>
        </w:rPr>
        <w:t>3.</w:t>
      </w:r>
      <w:r w:rsidR="00ED7572">
        <w:rPr>
          <w:rStyle w:val="Emphasis"/>
          <w:bCs/>
          <w:i w:val="0"/>
          <w:iCs w:val="0"/>
          <w:color w:val="0E101A"/>
        </w:rPr>
        <w:t>6</w:t>
      </w:r>
      <w:r>
        <w:rPr>
          <w:rStyle w:val="Emphasis"/>
          <w:bCs/>
          <w:i w:val="0"/>
          <w:iCs w:val="0"/>
          <w:color w:val="0E101A"/>
        </w:rPr>
        <w:t xml:space="preserve"> Conclusions</w:t>
      </w:r>
      <w:bookmarkEnd w:id="111"/>
    </w:p>
    <w:p w14:paraId="7EE237E5" w14:textId="00E20415" w:rsidR="001A4FBE" w:rsidRDefault="001A4FBE" w:rsidP="001A4FBE">
      <w:pPr>
        <w:spacing w:line="480" w:lineRule="auto"/>
        <w:ind w:firstLine="720"/>
        <w:jc w:val="both"/>
        <w:rPr>
          <w:rFonts w:eastAsiaTheme="minorHAnsi"/>
          <w:kern w:val="2"/>
          <w14:ligatures w14:val="standardContextual"/>
        </w:rPr>
      </w:pPr>
      <w:r w:rsidRPr="001A4FBE">
        <w:rPr>
          <w:rFonts w:eastAsiaTheme="minorHAnsi"/>
          <w:kern w:val="2"/>
          <w14:ligatures w14:val="standardContextual"/>
        </w:rPr>
        <w:t xml:space="preserve">The </w:t>
      </w:r>
      <w:r w:rsidRPr="001A4FBE">
        <w:rPr>
          <w:rFonts w:eastAsiaTheme="minorHAnsi"/>
          <w:bCs/>
          <w:kern w:val="2"/>
          <w14:ligatures w14:val="standardContextual"/>
        </w:rPr>
        <w:t>current study describes the species-specific effect of intramammary infection with staphylococci and mammaliicocci on quarter somatic cell count for a population of organic dairies</w:t>
      </w:r>
      <w:r w:rsidRPr="001A4FBE">
        <w:rPr>
          <w:rFonts w:eastAsiaTheme="minorHAnsi"/>
          <w:kern w:val="2"/>
          <w14:ligatures w14:val="standardContextual"/>
        </w:rPr>
        <w:t xml:space="preserve">. The diversity of </w:t>
      </w:r>
      <w:proofErr w:type="spellStart"/>
      <w:r w:rsidRPr="001A4FBE">
        <w:rPr>
          <w:rFonts w:eastAsiaTheme="minorHAnsi"/>
          <w:kern w:val="2"/>
          <w14:ligatures w14:val="standardContextual"/>
        </w:rPr>
        <w:t>SaM</w:t>
      </w:r>
      <w:proofErr w:type="spellEnd"/>
      <w:r w:rsidRPr="001A4FBE">
        <w:rPr>
          <w:rFonts w:eastAsiaTheme="minorHAnsi"/>
          <w:kern w:val="2"/>
          <w14:ligatures w14:val="standardContextual"/>
        </w:rPr>
        <w:t xml:space="preserve"> species observed on these 10 organic dairy herds and the species-level effect on </w:t>
      </w:r>
      <w:proofErr w:type="spellStart"/>
      <w:r w:rsidRPr="001A4FBE">
        <w:rPr>
          <w:rFonts w:eastAsiaTheme="minorHAnsi"/>
          <w:kern w:val="2"/>
          <w14:ligatures w14:val="standardContextual"/>
        </w:rPr>
        <w:t>qSCC</w:t>
      </w:r>
      <w:proofErr w:type="spellEnd"/>
      <w:r w:rsidRPr="001A4FBE">
        <w:rPr>
          <w:rFonts w:eastAsiaTheme="minorHAnsi"/>
          <w:kern w:val="2"/>
          <w14:ligatures w14:val="standardContextual"/>
        </w:rPr>
        <w:t xml:space="preserve"> was </w:t>
      </w:r>
      <w:proofErr w:type="gramStart"/>
      <w:r w:rsidRPr="001A4FBE">
        <w:rPr>
          <w:rFonts w:eastAsiaTheme="minorHAnsi"/>
          <w:kern w:val="2"/>
          <w14:ligatures w14:val="standardContextual"/>
        </w:rPr>
        <w:t>similar to</w:t>
      </w:r>
      <w:proofErr w:type="gramEnd"/>
      <w:r w:rsidRPr="001A4FBE">
        <w:rPr>
          <w:rFonts w:eastAsiaTheme="minorHAnsi"/>
          <w:kern w:val="2"/>
          <w14:ligatures w14:val="standardContextual"/>
        </w:rPr>
        <w:t xml:space="preserve"> previous studies in conventional herds.</w:t>
      </w:r>
      <w:r w:rsidRPr="001A4FBE">
        <w:t xml:space="preserve"> </w:t>
      </w:r>
      <w:r w:rsidRPr="001A4FBE">
        <w:rPr>
          <w:i/>
          <w:iCs/>
        </w:rPr>
        <w:t xml:space="preserve">S. chromogenes </w:t>
      </w:r>
      <w:r w:rsidRPr="001A4FBE">
        <w:t xml:space="preserve">was the most frequently found species, followed by </w:t>
      </w:r>
      <w:r w:rsidRPr="001A4FBE">
        <w:rPr>
          <w:i/>
          <w:iCs/>
        </w:rPr>
        <w:t xml:space="preserve">S. aureus, S. </w:t>
      </w:r>
      <w:proofErr w:type="spellStart"/>
      <w:r w:rsidRPr="001A4FBE">
        <w:rPr>
          <w:i/>
          <w:iCs/>
        </w:rPr>
        <w:t>haemolyticus</w:t>
      </w:r>
      <w:proofErr w:type="spellEnd"/>
      <w:r w:rsidRPr="001A4FBE">
        <w:rPr>
          <w:i/>
          <w:iCs/>
        </w:rPr>
        <w:t xml:space="preserve">, </w:t>
      </w:r>
      <w:r w:rsidRPr="001A4FBE">
        <w:t xml:space="preserve">and </w:t>
      </w:r>
      <w:r w:rsidRPr="001A4FBE">
        <w:rPr>
          <w:i/>
          <w:iCs/>
        </w:rPr>
        <w:t xml:space="preserve">S. </w:t>
      </w:r>
      <w:proofErr w:type="spellStart"/>
      <w:r w:rsidRPr="001A4FBE">
        <w:rPr>
          <w:i/>
          <w:iCs/>
        </w:rPr>
        <w:t>simulans</w:t>
      </w:r>
      <w:proofErr w:type="spellEnd"/>
      <w:r w:rsidRPr="001A4FBE">
        <w:rPr>
          <w:i/>
          <w:iCs/>
        </w:rPr>
        <w:t xml:space="preserve">. </w:t>
      </w:r>
      <w:r w:rsidRPr="001A4FBE">
        <w:rPr>
          <w:rFonts w:eastAsiaTheme="minorHAnsi"/>
          <w:bCs/>
          <w:kern w:val="2"/>
          <w14:ligatures w14:val="standardContextual"/>
        </w:rPr>
        <w:t xml:space="preserve">Compared to culture healthy quarters, </w:t>
      </w:r>
      <w:proofErr w:type="spellStart"/>
      <w:r w:rsidRPr="001A4FBE">
        <w:rPr>
          <w:rFonts w:eastAsiaTheme="minorHAnsi"/>
          <w:bCs/>
          <w:kern w:val="2"/>
          <w14:ligatures w14:val="standardContextual"/>
        </w:rPr>
        <w:t>qSCC</w:t>
      </w:r>
      <w:proofErr w:type="spellEnd"/>
      <w:r w:rsidRPr="001A4FBE">
        <w:rPr>
          <w:rFonts w:eastAsiaTheme="minorHAnsi"/>
          <w:bCs/>
          <w:kern w:val="2"/>
          <w14:ligatures w14:val="standardContextual"/>
        </w:rPr>
        <w:t xml:space="preserve"> was higher in quarters infected with 9 of 10 </w:t>
      </w:r>
      <w:proofErr w:type="spellStart"/>
      <w:r w:rsidRPr="001A4FBE">
        <w:rPr>
          <w:rFonts w:eastAsiaTheme="minorHAnsi"/>
          <w:bCs/>
          <w:kern w:val="2"/>
          <w14:ligatures w14:val="standardContextual"/>
        </w:rPr>
        <w:t>SaM</w:t>
      </w:r>
      <w:proofErr w:type="spellEnd"/>
      <w:r w:rsidRPr="001A4FBE">
        <w:rPr>
          <w:rFonts w:eastAsiaTheme="minorHAnsi"/>
          <w:bCs/>
          <w:kern w:val="2"/>
          <w14:ligatures w14:val="standardContextual"/>
        </w:rPr>
        <w:t xml:space="preserve"> species identified.</w:t>
      </w:r>
      <w:r w:rsidRPr="001A4FBE">
        <w:t xml:space="preserve"> </w:t>
      </w:r>
      <w:r w:rsidRPr="001A4FBE">
        <w:rPr>
          <w:rFonts w:eastAsiaTheme="minorHAnsi"/>
          <w:kern w:val="2"/>
          <w14:ligatures w14:val="standardContextual"/>
        </w:rPr>
        <w:t xml:space="preserve">The highest cell count was for quarters infected with </w:t>
      </w:r>
      <w:r w:rsidRPr="001A4FBE">
        <w:rPr>
          <w:rFonts w:eastAsiaTheme="minorHAnsi"/>
          <w:i/>
          <w:iCs/>
          <w:kern w:val="2"/>
          <w14:ligatures w14:val="standardContextual"/>
        </w:rPr>
        <w:t xml:space="preserve">S. </w:t>
      </w:r>
      <w:proofErr w:type="spellStart"/>
      <w:r w:rsidRPr="001A4FBE">
        <w:rPr>
          <w:rFonts w:eastAsiaTheme="minorHAnsi"/>
          <w:i/>
          <w:iCs/>
          <w:kern w:val="2"/>
          <w14:ligatures w14:val="standardContextual"/>
        </w:rPr>
        <w:t>warneri</w:t>
      </w:r>
      <w:proofErr w:type="spellEnd"/>
      <w:r w:rsidRPr="001A4FBE">
        <w:rPr>
          <w:rFonts w:eastAsiaTheme="minorHAnsi"/>
          <w:i/>
          <w:iCs/>
          <w:kern w:val="2"/>
          <w14:ligatures w14:val="standardContextual"/>
        </w:rPr>
        <w:t xml:space="preserve">, </w:t>
      </w:r>
      <w:r w:rsidRPr="001A4FBE">
        <w:rPr>
          <w:rFonts w:eastAsiaTheme="minorHAnsi"/>
          <w:kern w:val="2"/>
          <w14:ligatures w14:val="standardContextual"/>
        </w:rPr>
        <w:t xml:space="preserve">followed by </w:t>
      </w:r>
      <w:r w:rsidRPr="001A4FBE">
        <w:rPr>
          <w:rFonts w:eastAsiaTheme="minorHAnsi"/>
          <w:i/>
          <w:iCs/>
          <w:kern w:val="2"/>
          <w14:ligatures w14:val="standardContextual"/>
        </w:rPr>
        <w:t xml:space="preserve">S. aureus, S. </w:t>
      </w:r>
      <w:proofErr w:type="spellStart"/>
      <w:r w:rsidRPr="001A4FBE">
        <w:rPr>
          <w:rFonts w:eastAsiaTheme="minorHAnsi"/>
          <w:i/>
          <w:iCs/>
          <w:kern w:val="2"/>
          <w14:ligatures w14:val="standardContextual"/>
        </w:rPr>
        <w:t>agnetis</w:t>
      </w:r>
      <w:proofErr w:type="spellEnd"/>
      <w:r w:rsidRPr="001A4FBE">
        <w:rPr>
          <w:rFonts w:eastAsiaTheme="minorHAnsi"/>
          <w:i/>
          <w:iCs/>
          <w:kern w:val="2"/>
          <w14:ligatures w14:val="standardContextual"/>
        </w:rPr>
        <w:t>,</w:t>
      </w:r>
      <w:r w:rsidRPr="001A4FBE">
        <w:rPr>
          <w:rFonts w:eastAsiaTheme="minorHAnsi"/>
          <w:kern w:val="2"/>
          <w14:ligatures w14:val="standardContextual"/>
        </w:rPr>
        <w:t xml:space="preserve"> and</w:t>
      </w:r>
      <w:r w:rsidRPr="001A4FBE">
        <w:rPr>
          <w:rFonts w:eastAsiaTheme="minorHAnsi"/>
          <w:i/>
          <w:iCs/>
          <w:kern w:val="2"/>
          <w14:ligatures w14:val="standardContextual"/>
        </w:rPr>
        <w:t xml:space="preserve"> S. </w:t>
      </w:r>
      <w:proofErr w:type="spellStart"/>
      <w:r w:rsidRPr="001A4FBE">
        <w:rPr>
          <w:rFonts w:eastAsiaTheme="minorHAnsi"/>
          <w:i/>
          <w:iCs/>
          <w:kern w:val="2"/>
          <w14:ligatures w14:val="standardContextual"/>
        </w:rPr>
        <w:t>hyicus</w:t>
      </w:r>
      <w:proofErr w:type="spellEnd"/>
      <w:r w:rsidRPr="001A4FBE">
        <w:rPr>
          <w:rFonts w:eastAsiaTheme="minorHAnsi"/>
          <w:i/>
          <w:iCs/>
          <w:kern w:val="2"/>
          <w14:ligatures w14:val="standardContextual"/>
        </w:rPr>
        <w:t>.</w:t>
      </w:r>
      <w:r w:rsidRPr="001A4FBE">
        <w:rPr>
          <w:rFonts w:eastAsiaTheme="minorHAnsi"/>
          <w:kern w:val="2"/>
          <w14:ligatures w14:val="standardContextual"/>
        </w:rPr>
        <w:t xml:space="preserve"> </w:t>
      </w:r>
      <w:r w:rsidRPr="001A4FBE">
        <w:t xml:space="preserve">A large amount of variability was observed in </w:t>
      </w:r>
      <w:proofErr w:type="spellStart"/>
      <w:r w:rsidRPr="001A4FBE">
        <w:t>qSCC</w:t>
      </w:r>
      <w:proofErr w:type="spellEnd"/>
      <w:r w:rsidRPr="001A4FBE">
        <w:t xml:space="preserve"> for quarters infected with </w:t>
      </w:r>
      <w:r w:rsidRPr="001A4FBE">
        <w:rPr>
          <w:i/>
          <w:iCs/>
        </w:rPr>
        <w:t>S. chromogenes</w:t>
      </w:r>
      <w:r w:rsidRPr="001A4FBE">
        <w:t xml:space="preserve">, </w:t>
      </w:r>
      <w:r w:rsidRPr="001A4FBE">
        <w:rPr>
          <w:i/>
          <w:iCs/>
        </w:rPr>
        <w:t>S.</w:t>
      </w:r>
      <w:r w:rsidRPr="001A4FBE">
        <w:t xml:space="preserve"> </w:t>
      </w:r>
      <w:proofErr w:type="spellStart"/>
      <w:r w:rsidRPr="001A4FBE">
        <w:rPr>
          <w:i/>
          <w:iCs/>
        </w:rPr>
        <w:t>haemolyticus</w:t>
      </w:r>
      <w:proofErr w:type="spellEnd"/>
      <w:r w:rsidRPr="001A4FBE">
        <w:rPr>
          <w:i/>
          <w:iCs/>
        </w:rPr>
        <w:t xml:space="preserve">, S. </w:t>
      </w:r>
      <w:proofErr w:type="spellStart"/>
      <w:r w:rsidRPr="001A4FBE">
        <w:rPr>
          <w:i/>
          <w:iCs/>
        </w:rPr>
        <w:t>simulans</w:t>
      </w:r>
      <w:proofErr w:type="spellEnd"/>
      <w:r w:rsidRPr="001A4FBE">
        <w:rPr>
          <w:i/>
          <w:iCs/>
        </w:rPr>
        <w:t xml:space="preserve">, </w:t>
      </w:r>
      <w:r w:rsidRPr="001A4FBE">
        <w:t>and</w:t>
      </w:r>
      <w:r w:rsidRPr="001A4FBE">
        <w:rPr>
          <w:i/>
          <w:iCs/>
        </w:rPr>
        <w:t xml:space="preserve"> S. aureus.</w:t>
      </w:r>
      <w:r w:rsidRPr="001A4FBE">
        <w:rPr>
          <w:rFonts w:eastAsiaTheme="minorHAnsi"/>
          <w:kern w:val="2"/>
          <w14:ligatures w14:val="standardContextual"/>
        </w:rPr>
        <w:t xml:space="preserve"> Although the increase in </w:t>
      </w:r>
      <w:proofErr w:type="spellStart"/>
      <w:r w:rsidRPr="001A4FBE">
        <w:rPr>
          <w:rFonts w:eastAsiaTheme="minorHAnsi"/>
          <w:kern w:val="2"/>
          <w14:ligatures w14:val="standardContextual"/>
        </w:rPr>
        <w:t>qSCC</w:t>
      </w:r>
      <w:proofErr w:type="spellEnd"/>
      <w:r w:rsidRPr="001A4FBE">
        <w:rPr>
          <w:rFonts w:eastAsiaTheme="minorHAnsi"/>
          <w:kern w:val="2"/>
          <w14:ligatures w14:val="standardContextual"/>
        </w:rPr>
        <w:t xml:space="preserve"> was modest for most </w:t>
      </w:r>
      <w:proofErr w:type="spellStart"/>
      <w:r w:rsidRPr="001A4FBE">
        <w:rPr>
          <w:rFonts w:eastAsiaTheme="minorHAnsi"/>
          <w:kern w:val="2"/>
          <w14:ligatures w14:val="standardContextual"/>
        </w:rPr>
        <w:t>SaM</w:t>
      </w:r>
      <w:proofErr w:type="spellEnd"/>
      <w:r w:rsidRPr="001A4FBE">
        <w:rPr>
          <w:rFonts w:eastAsiaTheme="minorHAnsi"/>
          <w:kern w:val="2"/>
          <w14:ligatures w14:val="standardContextual"/>
        </w:rPr>
        <w:t xml:space="preserve"> species observed, the widespread nature of these intramammary pathogens can still </w:t>
      </w:r>
      <w:ins w:id="112" w:author="Sandra Godden" w:date="2024-08-18T16:38:00Z">
        <w:r w:rsidR="00DC2F6C">
          <w:rPr>
            <w:rFonts w:eastAsiaTheme="minorHAnsi"/>
            <w:kern w:val="2"/>
            <w14:ligatures w14:val="standardContextual"/>
          </w:rPr>
          <w:t xml:space="preserve">have the potential to contribute to </w:t>
        </w:r>
      </w:ins>
      <w:commentRangeStart w:id="113"/>
      <w:del w:id="114" w:author="Sandra Godden" w:date="2024-08-18T16:39:00Z">
        <w:r w:rsidRPr="001A4FBE" w:rsidDel="00DC2F6C">
          <w:rPr>
            <w:rFonts w:eastAsiaTheme="minorHAnsi"/>
            <w:kern w:val="2"/>
            <w14:ligatures w14:val="standardContextual"/>
          </w:rPr>
          <w:delText xml:space="preserve">result in </w:delText>
        </w:r>
      </w:del>
      <w:commentRangeEnd w:id="113"/>
      <w:r w:rsidR="00DC2F6C">
        <w:rPr>
          <w:rStyle w:val="CommentReference"/>
          <w:rFonts w:asciiTheme="minorHAnsi" w:eastAsiaTheme="minorEastAsia" w:hAnsiTheme="minorHAnsi" w:cstheme="minorBidi"/>
        </w:rPr>
        <w:commentReference w:id="113"/>
      </w:r>
      <w:r w:rsidRPr="001A4FBE">
        <w:rPr>
          <w:rFonts w:eastAsiaTheme="minorHAnsi"/>
          <w:kern w:val="2"/>
          <w14:ligatures w14:val="standardContextual"/>
        </w:rPr>
        <w:t>sizeable increases in bulk tank SCC.</w:t>
      </w:r>
    </w:p>
    <w:p w14:paraId="305C8321" w14:textId="3557395E" w:rsidR="00B26AA8" w:rsidRDefault="00B26AA8" w:rsidP="00B26AA8">
      <w:pPr>
        <w:pStyle w:val="ChapSub"/>
        <w:rPr>
          <w:rStyle w:val="Emphasis"/>
          <w:bCs/>
          <w:i w:val="0"/>
          <w:iCs w:val="0"/>
          <w:color w:val="0E101A"/>
        </w:rPr>
      </w:pPr>
      <w:bookmarkStart w:id="115" w:name="_Toc174382605"/>
      <w:r>
        <w:rPr>
          <w:rStyle w:val="Emphasis"/>
          <w:bCs/>
          <w:i w:val="0"/>
          <w:iCs w:val="0"/>
          <w:color w:val="0E101A"/>
        </w:rPr>
        <w:t>3.</w:t>
      </w:r>
      <w:r w:rsidR="00DD4E4C">
        <w:rPr>
          <w:rStyle w:val="Emphasis"/>
          <w:bCs/>
          <w:i w:val="0"/>
          <w:iCs w:val="0"/>
          <w:color w:val="0E101A"/>
        </w:rPr>
        <w:t>7</w:t>
      </w:r>
      <w:r>
        <w:rPr>
          <w:rStyle w:val="Emphasis"/>
          <w:bCs/>
          <w:i w:val="0"/>
          <w:iCs w:val="0"/>
          <w:color w:val="0E101A"/>
        </w:rPr>
        <w:t xml:space="preserve"> Notes</w:t>
      </w:r>
      <w:bookmarkEnd w:id="115"/>
    </w:p>
    <w:p w14:paraId="4C528206" w14:textId="77777777" w:rsidR="00B26AA8" w:rsidRDefault="00B26AA8" w:rsidP="00B26AA8">
      <w:pPr>
        <w:spacing w:line="480" w:lineRule="auto"/>
        <w:ind w:firstLine="720"/>
        <w:jc w:val="both"/>
      </w:pPr>
      <w:r w:rsidRPr="00A579DA">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t xml:space="preserve">. We thank </w:t>
      </w:r>
      <w:r w:rsidRPr="006D7E6C">
        <w:t>Paige Isensee</w:t>
      </w:r>
      <w:r>
        <w:t>,</w:t>
      </w:r>
      <w:r w:rsidRPr="006D7E6C">
        <w:t xml:space="preserve"> Natalie Sexton</w:t>
      </w:r>
      <w:r>
        <w:t>,</w:t>
      </w:r>
      <w:r w:rsidRPr="006D7E6C">
        <w:t xml:space="preserve"> </w:t>
      </w:r>
      <w:r w:rsidRPr="00F21B75">
        <w:t>Madyson Marrs</w:t>
      </w:r>
      <w:r>
        <w:t xml:space="preserve">, and </w:t>
      </w:r>
      <w:r w:rsidRPr="00F21B75">
        <w:t>Allena Radford</w:t>
      </w:r>
      <w:r>
        <w:t xml:space="preserve">, who provided laboratory assistance in the Adkins lab at the </w:t>
      </w:r>
      <w:r w:rsidRPr="00792001">
        <w:t>University of Missouri</w:t>
      </w:r>
      <w:r>
        <w:t>. Caitlin</w:t>
      </w:r>
      <w:r w:rsidRPr="003106BD">
        <w:t xml:space="preserve"> Jeffrey</w:t>
      </w:r>
      <w:r>
        <w:t xml:space="preserve"> conceptualized the study, acquired funding</w:t>
      </w:r>
      <w:r w:rsidRPr="003106BD">
        <w:t>,</w:t>
      </w:r>
      <w:r>
        <w:t xml:space="preserve"> coordinated farm recruitment and sampling, conducted on-farm sample collection, managed and curated the data, conducted the data analysis, prepared data visualizations and presentation, wrote the original and final drafts. </w:t>
      </w:r>
      <w:r w:rsidRPr="003106BD">
        <w:t>P</w:t>
      </w:r>
      <w:r>
        <w:t>amela</w:t>
      </w:r>
      <w:r w:rsidRPr="003106BD">
        <w:t xml:space="preserve"> Adkins,</w:t>
      </w:r>
      <w:r>
        <w:t xml:space="preserve"> </w:t>
      </w:r>
      <w:bookmarkStart w:id="116" w:name="_Hlk169604470"/>
      <w:r w:rsidRPr="00955358">
        <w:t xml:space="preserve">conducted </w:t>
      </w:r>
      <w:r>
        <w:t>isolate species identification by MALDI-TOF,</w:t>
      </w:r>
      <w:r w:rsidRPr="00955358">
        <w:t xml:space="preserve"> </w:t>
      </w:r>
      <w:r>
        <w:t>reviewed and edited the manuscript</w:t>
      </w:r>
      <w:bookmarkEnd w:id="116"/>
      <w:r>
        <w:t xml:space="preserve">. </w:t>
      </w:r>
      <w:r w:rsidRPr="003106BD">
        <w:t xml:space="preserve"> S</w:t>
      </w:r>
      <w:r>
        <w:t>imon</w:t>
      </w:r>
      <w:r w:rsidRPr="003106BD">
        <w:t xml:space="preserve"> Dufour</w:t>
      </w:r>
      <w:r>
        <w:t xml:space="preserve"> led statistical analysis and use of techniques for analysis and synthesis of the study </w:t>
      </w:r>
      <w:r w:rsidRPr="00B83EF1">
        <w:t>data</w:t>
      </w:r>
      <w:r>
        <w:t xml:space="preserve">, </w:t>
      </w:r>
      <w:r w:rsidRPr="00491F8B">
        <w:t>reviewed and edited the manuscript</w:t>
      </w:r>
      <w:r>
        <w:t xml:space="preserve">. </w:t>
      </w:r>
      <w:r w:rsidRPr="003106BD">
        <w:t>J</w:t>
      </w:r>
      <w:r>
        <w:t>ohn</w:t>
      </w:r>
      <w:r w:rsidRPr="003106BD">
        <w:t xml:space="preserve"> </w:t>
      </w:r>
      <w:r w:rsidRPr="00491F8B">
        <w:t xml:space="preserve">Barlow conceptualized the study, acquired funding, </w:t>
      </w:r>
      <w:r>
        <w:t xml:space="preserve">supervised the research, </w:t>
      </w:r>
      <w:r w:rsidRPr="00491F8B">
        <w:t>conducted on-farm sample collection,</w:t>
      </w:r>
      <w:r>
        <w:t xml:space="preserve"> </w:t>
      </w:r>
      <w:r w:rsidRPr="00491F8B">
        <w:t>reviewed and edited the manuscript</w:t>
      </w:r>
      <w:r>
        <w:t xml:space="preserve">. </w:t>
      </w:r>
      <w:r w:rsidRPr="00D15D56">
        <w:t>The authors have not stated any conflicts of interest.</w:t>
      </w:r>
    </w:p>
    <w:p w14:paraId="5F551E9A" w14:textId="5F83D56E" w:rsidR="00C66614" w:rsidRDefault="00C66614">
      <w:r>
        <w:br w:type="page"/>
      </w:r>
    </w:p>
    <w:p w14:paraId="4F13C0B8" w14:textId="3D90F76A" w:rsidR="00C66614" w:rsidRDefault="00011940" w:rsidP="00C66614">
      <w:pPr>
        <w:pStyle w:val="ChapSub"/>
      </w:pPr>
      <w:bookmarkStart w:id="117" w:name="_Toc174382606"/>
      <w:r>
        <w:t>3</w:t>
      </w:r>
      <w:r w:rsidR="00C66614" w:rsidRPr="00B76322">
        <w:t>.</w:t>
      </w:r>
      <w:r w:rsidR="00DD4E4C">
        <w:t>8</w:t>
      </w:r>
      <w:r w:rsidR="00C66614" w:rsidRPr="00B76322">
        <w:t xml:space="preserve"> References</w:t>
      </w:r>
      <w:bookmarkEnd w:id="117"/>
    </w:p>
    <w:p w14:paraId="2F5CA252"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S. Dufour, J. N. Spain, M. J. Calcutt, T. J. Reilly, G. C. Stewart, and J. R. Middleton. 2018. Molecular characterization of non-aureus Staphylococcus spp. from heifer intramammary infections and body sites. J. Dairy Sci. 101(6):5388-5403.</w:t>
      </w:r>
    </w:p>
    <w:p w14:paraId="0FCBDF9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L. M. Placheta, M. R. Borchers, J. M. Bewley, and J. R. Middleton. 2022. Distribution of staphylococcal and mammaliicoccal species from compost-bedded pack or sand-bedded freestall dairy farms. J Dairy Sci 105(7):6261-6270.</w:t>
      </w:r>
    </w:p>
    <w:p w14:paraId="1B4D2F0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Åvall-Jääskeläinen, S., J. Koort, H. Simojoki, and S. Taponen. 2013. Bovine-associated CNS species resist phagocytosis differently. BMC Veterinary Research 9(1):227.</w:t>
      </w:r>
    </w:p>
    <w:p w14:paraId="7B11AF2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Bombyk, R. A., A. L. Bykowski, C. E. Draper, E. J. Savelkoul, L. R. Sullivan, and T. J. Wyckoff. 2008. Comparison of types and antimicrobial susceptibility of Staphylococcus from conventional and organic dairies in west-central Minnesota, USA. J Appl Microbiol 104(6):1726-1731.</w:t>
      </w:r>
    </w:p>
    <w:p w14:paraId="7078566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Breyne, K., S. De Vliegher, A. De Visscher, S. Piepers, and E. Meyer. 2015. Technical note: a pilot study using a mouse mastitis model to study differences between bovine associated coagulase-negative staphylococci. J Dairy Sci 98(2):1090-1100.</w:t>
      </w:r>
    </w:p>
    <w:p w14:paraId="5398CB3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27BA118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S. Naushad, S. De Vliegher, R. N. Zadoks, J. R. Middleton, S. Dufour, J. P. Kastelic, and H. W. Barkema. 2017a. Prevalence of non-aureus staphylococci species causing intramammary infections in Canadian dairy herds. J Dairy Sci 100(7):5592-5612.</w:t>
      </w:r>
    </w:p>
    <w:p w14:paraId="283EE8C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1075868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Buck, J., V. Ha, S. Naushad, D. B. Nobrega, C. Luby, J. R. Middleton, S. De Vliegher, and H. W. Barkema. 2021. Non-aureus Staphylococci and Bovine Udder Health: Current Understanding and Knowledge Gaps. Frontiers in Veterinary Science 8.</w:t>
      </w:r>
    </w:p>
    <w:p w14:paraId="07B751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Visscher, A., S. Piepers, F. Haesebrouck, and S. De Vliegher. 2016. Intramammary infection with coagulase-negative staphylococci at parturition: Species-specific prevalence, risk factors, and effect on udder health. J Dairy Sci 99(8):6457-6469.</w:t>
      </w:r>
    </w:p>
    <w:p w14:paraId="1EB793ED"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Visscher, A., S. Piepers, F. Haesebrouck, K. Supre, and S. De Vliegher. 2017. Coagulase-negative Staphylococcus species in bulk milk: Prevalence, distribution, and associated subgroup- and species-specific risk factors. J Dairy Sci 100(1):629-642.</w:t>
      </w:r>
    </w:p>
    <w:p w14:paraId="03B2BC7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7AF52B78"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2A919FA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Fergestad, M. E., F. Touzain, S. De Vliegher, A. De Visscher, D. Thiry, C. Ngassam Tchamba, J. G. Mainil, T. L’Abee-Lund, Y. Blanchard, and Y. Wasteson. 2021. Whole Genome Sequencing of Staphylococci Isolated From Bovine Milk Samples. Frontiers in Microbiology 12.</w:t>
      </w:r>
    </w:p>
    <w:p w14:paraId="2FA72D6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França, A., V. Gaio, N. Lopes, and L. D. R. Melo. 2021. Virulence Factors in Coagulase-Negative Staphylococci. Pathogens 10(2):170.</w:t>
      </w:r>
    </w:p>
    <w:p w14:paraId="3B8495F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Frey, Y., J. P. Rodriguez, A. Thomann, S. Schwendener, and V. Perreten. 2013. Genetic characterization of antimicrobial resistance in coagulase-negative staphylococci from bovine mastitis milk. J. Dairy Sci. 96(4):2247-2257.</w:t>
      </w:r>
    </w:p>
    <w:p w14:paraId="6878FEC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Fry, P. R., J. R. Middleton, S. Dufour, J. Perry, D. Scholl, and I. Dohoo. 2014. Association of coagulase-negative staphylococcal species, mammary quarter milk somatic cell count, and persistence of intramammary infection in dairy cattle. J Dairy Sci 97(8):4876-4885.</w:t>
      </w:r>
    </w:p>
    <w:p w14:paraId="04D2723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Gonçalves, J. L., C. Kamphuis, H. Vernooij, J. P. Araújo, R. C. Grenfell, L. Juliano, K. L. Anderson, H. Hogeveen, and M. V. Dos Santos. 2020. Pathogen effects on milk yield and composition in chronic subclinical mastitis in dairy cows. The Veterinary Journal 262:105473.</w:t>
      </w:r>
    </w:p>
    <w:p w14:paraId="187510C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Hand, K. J., A. Godkin, and D. F. Kelton. 2012. Milk production and somatic cell counts: A cow-level analysis. J. Dairy Sci. 95(3):1358-1362.</w:t>
      </w:r>
    </w:p>
    <w:p w14:paraId="5E11B03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Heikkilä, A. M., E. Liski, S. Pyörälä, and S. Taponen. 2018. Pathogen-specific production losses in bovine mastitis. J. Dairy Sci. 101(10):9493-9504.</w:t>
      </w:r>
    </w:p>
    <w:p w14:paraId="67A1BC2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Hwang, S. M., M. S. Kim, K. U. Park, J. Song, and E. C. Kim. 2011. Tuf gene sequence analysis has greater discriminatory power than 16S rRNA sequence analysis in identification of clinical isolates of coagulase-negative staphylococci. J Clin Microbiol 49(12):4142-4149.</w:t>
      </w:r>
    </w:p>
    <w:p w14:paraId="42BB979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Hyvönen, P., S. Käyhkö, S. Taponen, A. von Wright, and S. Pyörälä. 2009. Effect of bovine lactoferrin on the internalization of coagulase-negative staphylococci into bovine mammary epithelial cells under in-vitro conditions. J Dairy Res 76(2):144-151.</w:t>
      </w:r>
    </w:p>
    <w:p w14:paraId="31B2F53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Jenkins, S. N., E. Okello, P. V. Rossitto, T. W. Lehenbauer, J. Champagne, M. C. T. Penedo, A. G. Arruda, S. Godden, P. Rapnicki, P. J. Gorden, L. L. Timms, and S. S. Aly. 2019. Molecular epidemiology of coagulase-negative Staphylococcus species isolated at different lactation stages from dairy cattle in the United States. PeerJ 7:e6749.</w:t>
      </w:r>
    </w:p>
    <w:p w14:paraId="397505E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Lam, T. J., M. C. DeJong, Y. H. Schukken, and A. Brand. 1996. Mathematical modeling to estimate efficacy of postmilking teat disinfection in split-udder trials of dairy cows. J Dairy Sci 79(1):62-70.</w:t>
      </w:r>
    </w:p>
    <w:p w14:paraId="59707C7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Naushad, S., S. A. Naqvi, D. Nobrega, C. Luby, P. Kastelic John, W. Barkema Herman, and J. De Buck. 2019. Comprehensive Virulence Gene Profiling of Bovine Non-aureus Staphylococci Based on Whole-Genome Sequencing Data. mSystems 4(2):10.1128/msystems.00098-00018.</w:t>
      </w:r>
    </w:p>
    <w:p w14:paraId="4B6372E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NMC (National Mastitis Council). 2017. Laboratory Handbook on Bovine Mastitis. Third ed. National Mastitis Council, Inc., New Prague, MI.</w:t>
      </w:r>
    </w:p>
    <w:p w14:paraId="413C4FC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Nyman, A. K., C. Fasth, and K. P. Waller. 2018. Intramammary infections with different non-aureus staphylococci in dairy cows. J. Dairy Sci. 101(2):1403-1418.</w:t>
      </w:r>
    </w:p>
    <w:p w14:paraId="41CC634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Olofsson, C., I. Toftaker, A. Rachah, O. Reksen, and C. Kielland. 2024. Pathogen-specific patterns of milking traits in automatic milking systems. J. Dairy Sci.</w:t>
      </w:r>
    </w:p>
    <w:p w14:paraId="590A3FB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793A1E0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Persson Waller, K., A. Aspán, A. Nyman, Y. Persson, and U. Grönlund Andersson. 2011. CNS species and antimicrobial resistance in clinical and subclinical bovine mastitis. Veterinary Microbiology 152(1-2):112-116.</w:t>
      </w:r>
    </w:p>
    <w:p w14:paraId="459FADC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Piessens, V., E. Van Coillie, B. Verbist, K. Supre, G. Braem, A. Van Nuffel, L. De Vuyst, M. Heyndrickx, and S. De Vliegher. 2011. Distribution of coagulase-negative Staphylococcus species from milk and environment of dairy cows differs between herds. J Dairy Sci 94(6):2933-2944.</w:t>
      </w:r>
    </w:p>
    <w:p w14:paraId="19DA185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Pol, M. and P. L. Ruegg. 2007. Relationship between antimicrobial drug usage and antimicrobial susceptibility of gram-positive mastitis pathogens. J Dairy Sci 90(1):262-273.</w:t>
      </w:r>
    </w:p>
    <w:p w14:paraId="5EE476CE"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 Development Core Team. 2023. R: A Language and Environment for Statistical Computing. R Foundation for Statistical Computing, Vienna, Austria.</w:t>
      </w:r>
    </w:p>
    <w:p w14:paraId="7DAE95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Rowe, S. M., S. M. Godden, E. Royster, J. Timmerman, B. A. Crooker, and M. Boyle. 2019. Cross-sectional study of the relationships among bedding materials, bedding bacteria counts, and intramammary infection in late-lactation dairy cows. J Dairy Sci 102(12):11384-11400.</w:t>
      </w:r>
    </w:p>
    <w:p w14:paraId="2DA37ED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Ruegg, P. L. 2009. Management of mastitis on organic and conventional dairy farms. J Anim Sci 87(13 Suppl):43-55.</w:t>
      </w:r>
    </w:p>
    <w:p w14:paraId="744621A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Schepers, A. J., T. J. Lam, Y. H. Schukken, J. B. Wilmink, and W. J. Hanekamp. 1997. Estimation of variance components for somatic cell counts to determine thresholds for uninfected quarters. J Dairy Sci 80(8):1833-1840.</w:t>
      </w:r>
    </w:p>
    <w:p w14:paraId="4186B15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Schukken, Y. H., R. N. González, L. L. Tikofsky, H. F. Schulte, C. G. Santisteban, F. L. Welcome, G. J. Bennett, M. J. Zurakowski, and R. N. Zadoks. 2009. CNS mastitis: nothing to worry about? Vet Microbiol 134(1-2):9-14.</w:t>
      </w:r>
    </w:p>
    <w:p w14:paraId="674DC87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Schutz, M. M., L. B. Hansen, G. R. Steuernagel, and A. L. Kuck. 1990. Variation of Milk, Fat, Protein, and Somatic Cells for Dairy Cattle1. J. Dairy Sci. 73(2):484-493.</w:t>
      </w:r>
    </w:p>
    <w:p w14:paraId="2E0F8A9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Shook, G. E. 1982. Approaches to summarizing somatic cell count which improve interpretability. Page 150 in Proc. 21st Annual Mtg. Natl. Mastitis Council, Arlington, VA.</w:t>
      </w:r>
    </w:p>
    <w:p w14:paraId="2544A02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Simojoki, H., T. Orro, S. Taponen, and S. Pyorala. 2009. Host response in bovine mastitis experimentally induced with Staphylococcus chromogenes. Veterinary Microbiology 134(1-2):95-99.</w:t>
      </w:r>
    </w:p>
    <w:p w14:paraId="54C0646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Stiglbauer, K. E., K. M. Cicconi-Hogan, R. Richert, Y. H. Schukken, P. L. Ruegg, and M. Gamroth. 2013. Assessment of herd management on organic and conventional dairy farms in the United States. J. Dairy Sci. 96(2):1290-1300.</w:t>
      </w:r>
    </w:p>
    <w:p w14:paraId="73D8059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Supré, K., F. Haesebrouck, R. N. Zadoks, M. Vaneechoutte, S. Piepers, and S. De Vliegher. 2011. Some coagulase-negative Staphylococcus species affect udder health more than others. J Dairy Sci 94(5):2329-2340.</w:t>
      </w:r>
    </w:p>
    <w:p w14:paraId="415BC46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88A8D2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V. Myllys, and S. Pyörälä. 2022. Somatic cell count in bovine quarter milk samples culture positive for various Staphylococcus species. Acta Veterinaria Scandinavica 64(1).</w:t>
      </w:r>
    </w:p>
    <w:p w14:paraId="7655833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Tikofsky, L. L., J. W. Barlow, C. Santisteban, and Y. H. Schukken. 2003. A comparison of antimicrobial susceptibility patterns for Staphylococcus aureus in organic and conventional dairy herds. Microb Drug Resist 9 Suppl 1:S39-45.</w:t>
      </w:r>
    </w:p>
    <w:p w14:paraId="499850A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Tomazi, T., J. L. Gonçalves, J. R. Barreiro, M. A. Arcari, and M. V. Dos Santos. 2015. Bovine subclinical intramammary infection caused by coagulase-negative staphylococci increases somatic cell count but has no effect on milk yield or composition. J. Dairy Sci. 98(5):3071-3078.</w:t>
      </w:r>
    </w:p>
    <w:p w14:paraId="735B68B0" w14:textId="77777777" w:rsidR="00C66614" w:rsidRPr="00C66614" w:rsidRDefault="00C66614" w:rsidP="00C66614">
      <w:pPr>
        <w:spacing w:after="360"/>
        <w:rPr>
          <w:rFonts w:eastAsiaTheme="minorHAnsi"/>
          <w:noProof/>
          <w:kern w:val="2"/>
          <w:szCs w:val="22"/>
          <w14:ligatures w14:val="standardContextual"/>
        </w:rPr>
      </w:pPr>
      <w:r w:rsidRPr="00C66614">
        <w:rPr>
          <w:rFonts w:eastAsiaTheme="minorHAnsi"/>
          <w:noProof/>
          <w:kern w:val="2"/>
          <w:szCs w:val="22"/>
          <w14:ligatures w14:val="standardContextual"/>
        </w:rPr>
        <w:t>USDA-APHIS. 2021. Determining U.S. Milk Quality Using Bulk-Tank Somatic Cell Counts, 2019. Accessed April 2, 2024. https://www.aphis.usda.gov/sites/default/files/btscc_2019infosheet.pdf.</w:t>
      </w:r>
    </w:p>
    <w:p w14:paraId="14CC2D7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R. M. Bruckmaier, and S. De Vliegher. 2019. Effect of intramammary infection with non-aureus staphylococci in early lactation in dairy heifers on quarter somatic cell count and quarter milk yield during the first 4 months of lactation. J Dairy Sci 102(7):6442-6453.</w:t>
      </w:r>
    </w:p>
    <w:p w14:paraId="77F8D5B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and S. De Vliegher. 2020. The effect of intramammary infection in early lactation with non-aureus staphylococci in general and Staphylococcus chromogenes specifically on quarter milk somatic cell count and quarter milk yield. J Dairy Sci 103(1):768-782.</w:t>
      </w:r>
    </w:p>
    <w:p w14:paraId="202BC31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Y. H. Schukken, A. De Visscher, F. Boyen, F. Haesebrouck, and S. De Vliegher. 2021. Longitudinal study on the effects of intramammary infection with non-aureus staphylococci on udder health and milk production in dairy heifers. J Dairy Sci 104(1):899-914.</w:t>
      </w:r>
    </w:p>
    <w:p w14:paraId="49E936A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Verbeke, J., S. Piepers, K. Supré, and S. De Vliegher. 2014. Pathogen-specific incidence rate of clinical mastitis in Flemish dairy herds, severity, and association with herd hygiene. J. Dairy Sci. 97(11):6926-6934.</w:t>
      </w:r>
    </w:p>
    <w:p w14:paraId="12E1AB7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Woudstra, S., N. Wente, Y. Zhang, S. Leimbach, M. K. Gussmann, C. Kirkeby, and V. Krömker. 2023. Strain diversity and infection durations of Staphylococcus spp. and Streptococcus spp. causing intramammary infections in dairy cows. J Dairy Sci 106(6):4214-4231.</w:t>
      </w:r>
    </w:p>
    <w:p w14:paraId="767A9F35" w14:textId="77777777" w:rsidR="00C66614" w:rsidRDefault="00C66614" w:rsidP="00C66614">
      <w:pPr>
        <w:spacing w:after="160"/>
        <w:jc w:val="both"/>
        <w:rPr>
          <w:rFonts w:eastAsiaTheme="minorHAnsi"/>
          <w:noProof/>
          <w:kern w:val="2"/>
          <w:szCs w:val="22"/>
          <w14:ligatures w14:val="standardContextual"/>
        </w:rPr>
      </w:pPr>
      <w:r w:rsidRPr="00C66614">
        <w:rPr>
          <w:rFonts w:eastAsiaTheme="minorHAnsi"/>
          <w:noProof/>
          <w:kern w:val="2"/>
          <w:szCs w:val="22"/>
          <w14:ligatures w14:val="standardContextual"/>
        </w:rPr>
        <w:t>Wuytack, A., A. De Visscher, S. Piepers, F. Boyen, F. Haesebrouck, and S. De Vliegher. 2020. Distribution of non-aureus staphylococci from quarter milk, teat apices, and rectal feces of dairy cows, and their virulence potential. J Dairy Sci 103(11):10658-10675.</w:t>
      </w:r>
    </w:p>
    <w:p w14:paraId="6CCB6849" w14:textId="2EC38711" w:rsidR="00BD4016" w:rsidRDefault="00BD4016">
      <w:pPr>
        <w:rPr>
          <w:rFonts w:eastAsiaTheme="minorHAnsi"/>
          <w:noProof/>
          <w:kern w:val="2"/>
          <w:szCs w:val="22"/>
          <w14:ligatures w14:val="standardContextual"/>
        </w:rPr>
      </w:pPr>
      <w:r>
        <w:rPr>
          <w:rFonts w:eastAsiaTheme="minorHAnsi"/>
          <w:noProof/>
          <w:kern w:val="2"/>
          <w:szCs w:val="22"/>
          <w14:ligatures w14:val="standardContextual"/>
        </w:rPr>
        <w:br w:type="page"/>
      </w:r>
    </w:p>
    <w:p w14:paraId="41FE89DC" w14:textId="762622EB" w:rsidR="007821C0" w:rsidRDefault="00BD4016" w:rsidP="00D45D47">
      <w:pPr>
        <w:pStyle w:val="ChapSub"/>
      </w:pPr>
      <w:bookmarkStart w:id="118" w:name="_Toc174382607"/>
      <w:r>
        <w:t>3</w:t>
      </w:r>
      <w:r w:rsidRPr="00B76322">
        <w:t>.</w:t>
      </w:r>
      <w:r>
        <w:t>9</w:t>
      </w:r>
      <w:r w:rsidRPr="00B76322">
        <w:t xml:space="preserve"> </w:t>
      </w:r>
      <w:r>
        <w:t>Tables</w:t>
      </w:r>
      <w:bookmarkEnd w:id="118"/>
    </w:p>
    <w:tbl>
      <w:tblPr>
        <w:tblStyle w:val="TableGrid2"/>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440"/>
        <w:gridCol w:w="2990"/>
        <w:gridCol w:w="2680"/>
      </w:tblGrid>
      <w:tr w:rsidR="00297CE9" w:rsidRPr="00297CE9" w14:paraId="741A0E07" w14:textId="77777777" w:rsidTr="00C4006C">
        <w:trPr>
          <w:trHeight w:val="290"/>
        </w:trPr>
        <w:tc>
          <w:tcPr>
            <w:tcW w:w="9360" w:type="dxa"/>
            <w:gridSpan w:val="4"/>
            <w:noWrap/>
            <w:vAlign w:val="bottom"/>
          </w:tcPr>
          <w:p w14:paraId="46D1A7AA" w14:textId="3DF153CF" w:rsidR="00297CE9" w:rsidRPr="006C6D08" w:rsidRDefault="00297CE9" w:rsidP="006C6D08">
            <w:pPr>
              <w:pStyle w:val="TableCap1"/>
              <w:ind w:firstLine="0"/>
              <w:rPr>
                <w:rFonts w:ascii="Times New Roman" w:hAnsi="Times New Roman"/>
                <w:b/>
                <w:bCs/>
                <w:kern w:val="0"/>
                <w:sz w:val="24"/>
              </w:rPr>
            </w:pPr>
            <w:bookmarkStart w:id="119" w:name="_Toc174383360"/>
            <w:bookmarkStart w:id="120" w:name="_Hlk161063008"/>
            <w:r w:rsidRPr="00E26799">
              <w:rPr>
                <w:rFonts w:ascii="Times New Roman" w:hAnsi="Times New Roman"/>
                <w:kern w:val="0"/>
                <w:sz w:val="24"/>
              </w:rPr>
              <w:t xml:space="preserve">Table </w:t>
            </w:r>
            <w:r w:rsidR="00966F97" w:rsidRPr="00E26799">
              <w:rPr>
                <w:rFonts w:ascii="Times New Roman" w:hAnsi="Times New Roman"/>
                <w:kern w:val="0"/>
                <w:sz w:val="24"/>
              </w:rPr>
              <w:t>3</w:t>
            </w:r>
            <w:r w:rsidR="00675EC8" w:rsidRPr="00E26799">
              <w:rPr>
                <w:rFonts w:ascii="Times New Roman" w:hAnsi="Times New Roman"/>
                <w:kern w:val="0"/>
                <w:sz w:val="24"/>
              </w:rPr>
              <w:t>.</w:t>
            </w:r>
            <w:r w:rsidRPr="00E26799">
              <w:rPr>
                <w:rFonts w:ascii="Times New Roman" w:hAnsi="Times New Roman"/>
                <w:kern w:val="0"/>
                <w:sz w:val="24"/>
              </w:rPr>
              <w:t>1</w:t>
            </w:r>
            <w:r w:rsidRPr="006C6D08">
              <w:rPr>
                <w:rFonts w:ascii="Times New Roman" w:hAnsi="Times New Roman"/>
                <w:b/>
                <w:bCs/>
                <w:kern w:val="0"/>
                <w:sz w:val="24"/>
              </w:rPr>
              <w:t xml:space="preserve"> </w:t>
            </w:r>
            <w:r w:rsidRPr="006C6D08">
              <w:rPr>
                <w:rFonts w:ascii="Times New Roman" w:hAnsi="Times New Roman"/>
                <w:kern w:val="0"/>
                <w:sz w:val="24"/>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bookmarkEnd w:id="119"/>
          </w:p>
        </w:tc>
      </w:tr>
      <w:tr w:rsidR="00297CE9" w:rsidRPr="00297CE9" w14:paraId="5D049D7A" w14:textId="77777777" w:rsidTr="00C4006C">
        <w:trPr>
          <w:trHeight w:val="432"/>
        </w:trPr>
        <w:tc>
          <w:tcPr>
            <w:tcW w:w="9360" w:type="dxa"/>
            <w:gridSpan w:val="4"/>
            <w:noWrap/>
            <w:vAlign w:val="bottom"/>
          </w:tcPr>
          <w:p w14:paraId="26992A9D" w14:textId="77777777" w:rsidR="00297CE9" w:rsidRPr="00297CE9" w:rsidRDefault="00297CE9" w:rsidP="00297CE9">
            <w:pPr>
              <w:rPr>
                <w:rFonts w:ascii="Times New Roman" w:hAnsi="Times New Roman" w:cs="Times New Roman"/>
                <w:i/>
                <w:iCs/>
                <w:color w:val="000000"/>
              </w:rPr>
            </w:pPr>
            <w:r w:rsidRPr="00297CE9">
              <w:rPr>
                <w:rFonts w:ascii="Times New Roman" w:hAnsi="Times New Roman" w:cs="Times New Roman"/>
                <w:i/>
                <w:iCs/>
                <w:color w:val="000000"/>
              </w:rPr>
              <w:t>Fixed effects</w:t>
            </w:r>
          </w:p>
        </w:tc>
      </w:tr>
      <w:tr w:rsidR="00297CE9" w:rsidRPr="00297CE9" w14:paraId="19C06D1E" w14:textId="77777777" w:rsidTr="00C4006C">
        <w:trPr>
          <w:trHeight w:val="290"/>
        </w:trPr>
        <w:tc>
          <w:tcPr>
            <w:tcW w:w="2250" w:type="dxa"/>
            <w:noWrap/>
            <w:vAlign w:val="bottom"/>
            <w:hideMark/>
          </w:tcPr>
          <w:p w14:paraId="151A46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Cs/>
                <w:color w:val="000000"/>
              </w:rPr>
              <w:t>Quarter-day IMI status</w:t>
            </w:r>
          </w:p>
        </w:tc>
        <w:tc>
          <w:tcPr>
            <w:tcW w:w="1440" w:type="dxa"/>
            <w:vAlign w:val="bottom"/>
          </w:tcPr>
          <w:p w14:paraId="2C0A069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No. quarter observations</w:t>
            </w:r>
          </w:p>
        </w:tc>
        <w:tc>
          <w:tcPr>
            <w:tcW w:w="2990" w:type="dxa"/>
            <w:noWrap/>
            <w:vAlign w:val="bottom"/>
            <w:hideMark/>
          </w:tcPr>
          <w:p w14:paraId="17ACDB6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Coefficient estimate (SE)</w:t>
            </w:r>
          </w:p>
        </w:tc>
        <w:tc>
          <w:tcPr>
            <w:tcW w:w="2680" w:type="dxa"/>
            <w:vAlign w:val="bottom"/>
          </w:tcPr>
          <w:p w14:paraId="5D68D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
                <w:iCs/>
                <w:color w:val="000000"/>
              </w:rPr>
              <w:t>P</w:t>
            </w:r>
            <w:r w:rsidRPr="00297CE9">
              <w:rPr>
                <w:rFonts w:ascii="Times New Roman" w:hAnsi="Times New Roman" w:cs="Times New Roman"/>
                <w:color w:val="000000"/>
              </w:rPr>
              <w:t>-value</w:t>
            </w:r>
          </w:p>
        </w:tc>
      </w:tr>
      <w:tr w:rsidR="00297CE9" w:rsidRPr="00297CE9" w14:paraId="38B3B045" w14:textId="77777777" w:rsidTr="00C4006C">
        <w:trPr>
          <w:trHeight w:val="290"/>
        </w:trPr>
        <w:tc>
          <w:tcPr>
            <w:tcW w:w="2250" w:type="dxa"/>
            <w:noWrap/>
            <w:vAlign w:val="bottom"/>
          </w:tcPr>
          <w:p w14:paraId="0626E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Intercept</w:t>
            </w:r>
          </w:p>
        </w:tc>
        <w:tc>
          <w:tcPr>
            <w:tcW w:w="1440" w:type="dxa"/>
            <w:vAlign w:val="bottom"/>
          </w:tcPr>
          <w:p w14:paraId="1D2C075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3D2191D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-0.03 (0.29)</w:t>
            </w:r>
          </w:p>
        </w:tc>
        <w:tc>
          <w:tcPr>
            <w:tcW w:w="2680" w:type="dxa"/>
            <w:vAlign w:val="bottom"/>
          </w:tcPr>
          <w:p w14:paraId="4BE559D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0.90</w:t>
            </w:r>
          </w:p>
        </w:tc>
      </w:tr>
      <w:tr w:rsidR="00297CE9" w:rsidRPr="00297CE9" w14:paraId="4493CD24" w14:textId="77777777" w:rsidTr="00C4006C">
        <w:trPr>
          <w:trHeight w:val="290"/>
        </w:trPr>
        <w:tc>
          <w:tcPr>
            <w:tcW w:w="2250" w:type="dxa"/>
            <w:noWrap/>
          </w:tcPr>
          <w:p w14:paraId="607E1EE1"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warneri</w:t>
            </w:r>
            <w:proofErr w:type="spellEnd"/>
            <w:r w:rsidRPr="00297CE9">
              <w:rPr>
                <w:rFonts w:ascii="Times New Roman" w:hAnsi="Times New Roman" w:cs="Times New Roman"/>
                <w:i/>
                <w:iCs/>
              </w:rPr>
              <w:t>*</w:t>
            </w:r>
          </w:p>
        </w:tc>
        <w:tc>
          <w:tcPr>
            <w:tcW w:w="1440" w:type="dxa"/>
          </w:tcPr>
          <w:p w14:paraId="6173997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AD27FF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5.18 (0.60)</w:t>
            </w:r>
          </w:p>
        </w:tc>
        <w:tc>
          <w:tcPr>
            <w:tcW w:w="2680" w:type="dxa"/>
          </w:tcPr>
          <w:p w14:paraId="6884AAA8"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039468E8" w14:textId="77777777" w:rsidTr="00C4006C">
        <w:trPr>
          <w:trHeight w:val="290"/>
        </w:trPr>
        <w:tc>
          <w:tcPr>
            <w:tcW w:w="2250" w:type="dxa"/>
            <w:noWrap/>
          </w:tcPr>
          <w:p w14:paraId="7531BD4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aureus*</w:t>
            </w:r>
          </w:p>
        </w:tc>
        <w:tc>
          <w:tcPr>
            <w:tcW w:w="1440" w:type="dxa"/>
          </w:tcPr>
          <w:p w14:paraId="10387AB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112</w:t>
            </w:r>
          </w:p>
        </w:tc>
        <w:tc>
          <w:tcPr>
            <w:tcW w:w="2990" w:type="dxa"/>
            <w:noWrap/>
          </w:tcPr>
          <w:p w14:paraId="61C93BA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4.81 (0.22)</w:t>
            </w:r>
          </w:p>
        </w:tc>
        <w:tc>
          <w:tcPr>
            <w:tcW w:w="2680" w:type="dxa"/>
          </w:tcPr>
          <w:p w14:paraId="0002B989"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44C5A76" w14:textId="77777777" w:rsidTr="00C4006C">
        <w:trPr>
          <w:trHeight w:val="290"/>
        </w:trPr>
        <w:tc>
          <w:tcPr>
            <w:tcW w:w="2250" w:type="dxa"/>
            <w:noWrap/>
          </w:tcPr>
          <w:p w14:paraId="6F893F3B"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agnetis</w:t>
            </w:r>
            <w:proofErr w:type="spellEnd"/>
            <w:r w:rsidRPr="00297CE9">
              <w:rPr>
                <w:rFonts w:ascii="Times New Roman" w:hAnsi="Times New Roman" w:cs="Times New Roman"/>
                <w:i/>
                <w:iCs/>
              </w:rPr>
              <w:t>*</w:t>
            </w:r>
          </w:p>
        </w:tc>
        <w:tc>
          <w:tcPr>
            <w:tcW w:w="1440" w:type="dxa"/>
          </w:tcPr>
          <w:p w14:paraId="7F4BB5E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21</w:t>
            </w:r>
          </w:p>
        </w:tc>
        <w:tc>
          <w:tcPr>
            <w:tcW w:w="2990" w:type="dxa"/>
            <w:noWrap/>
          </w:tcPr>
          <w:p w14:paraId="168DA52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3.76 (0.45)</w:t>
            </w:r>
          </w:p>
        </w:tc>
        <w:tc>
          <w:tcPr>
            <w:tcW w:w="2680" w:type="dxa"/>
          </w:tcPr>
          <w:p w14:paraId="53057AFF"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695A0D4" w14:textId="77777777" w:rsidTr="00C4006C">
        <w:trPr>
          <w:trHeight w:val="290"/>
        </w:trPr>
        <w:tc>
          <w:tcPr>
            <w:tcW w:w="2250" w:type="dxa"/>
            <w:noWrap/>
            <w:hideMark/>
          </w:tcPr>
          <w:p w14:paraId="503721D4"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hyicus</w:t>
            </w:r>
            <w:proofErr w:type="spellEnd"/>
            <w:r w:rsidRPr="00297CE9">
              <w:rPr>
                <w:rFonts w:ascii="Times New Roman" w:hAnsi="Times New Roman" w:cs="Times New Roman"/>
                <w:i/>
                <w:iCs/>
              </w:rPr>
              <w:t>*</w:t>
            </w:r>
          </w:p>
        </w:tc>
        <w:tc>
          <w:tcPr>
            <w:tcW w:w="1440" w:type="dxa"/>
          </w:tcPr>
          <w:p w14:paraId="6E19AE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6</w:t>
            </w:r>
          </w:p>
        </w:tc>
        <w:tc>
          <w:tcPr>
            <w:tcW w:w="2990" w:type="dxa"/>
            <w:noWrap/>
          </w:tcPr>
          <w:p w14:paraId="6A42F24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3.23 (0.85)</w:t>
            </w:r>
          </w:p>
        </w:tc>
        <w:tc>
          <w:tcPr>
            <w:tcW w:w="2680" w:type="dxa"/>
          </w:tcPr>
          <w:p w14:paraId="2555C5E5"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88014E9" w14:textId="77777777" w:rsidTr="00C4006C">
        <w:trPr>
          <w:trHeight w:val="290"/>
        </w:trPr>
        <w:tc>
          <w:tcPr>
            <w:tcW w:w="2250" w:type="dxa"/>
            <w:noWrap/>
          </w:tcPr>
          <w:p w14:paraId="1547DF8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simulans</w:t>
            </w:r>
            <w:proofErr w:type="spellEnd"/>
            <w:r w:rsidRPr="00297CE9">
              <w:rPr>
                <w:rFonts w:ascii="Times New Roman" w:hAnsi="Times New Roman" w:cs="Times New Roman"/>
                <w:i/>
                <w:iCs/>
              </w:rPr>
              <w:t>*</w:t>
            </w:r>
          </w:p>
        </w:tc>
        <w:tc>
          <w:tcPr>
            <w:tcW w:w="1440" w:type="dxa"/>
          </w:tcPr>
          <w:p w14:paraId="0156F0D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35</w:t>
            </w:r>
          </w:p>
        </w:tc>
        <w:tc>
          <w:tcPr>
            <w:tcW w:w="2990" w:type="dxa"/>
            <w:noWrap/>
          </w:tcPr>
          <w:p w14:paraId="7F626E2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3.11 (0.39)</w:t>
            </w:r>
          </w:p>
        </w:tc>
        <w:tc>
          <w:tcPr>
            <w:tcW w:w="2680" w:type="dxa"/>
          </w:tcPr>
          <w:p w14:paraId="7E28A648"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FEB3420" w14:textId="77777777" w:rsidTr="00C4006C">
        <w:trPr>
          <w:trHeight w:val="290"/>
        </w:trPr>
        <w:tc>
          <w:tcPr>
            <w:tcW w:w="2250" w:type="dxa"/>
            <w:noWrap/>
            <w:hideMark/>
          </w:tcPr>
          <w:p w14:paraId="64AF191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xylosus</w:t>
            </w:r>
            <w:proofErr w:type="spellEnd"/>
            <w:r w:rsidRPr="00297CE9">
              <w:rPr>
                <w:rFonts w:ascii="Times New Roman" w:hAnsi="Times New Roman" w:cs="Times New Roman"/>
                <w:i/>
                <w:iCs/>
              </w:rPr>
              <w:t>*</w:t>
            </w:r>
          </w:p>
        </w:tc>
        <w:tc>
          <w:tcPr>
            <w:tcW w:w="1440" w:type="dxa"/>
          </w:tcPr>
          <w:p w14:paraId="2C63721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w:t>
            </w:r>
          </w:p>
        </w:tc>
        <w:tc>
          <w:tcPr>
            <w:tcW w:w="2990" w:type="dxa"/>
            <w:noWrap/>
          </w:tcPr>
          <w:p w14:paraId="7E1C75D4"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2.96 (0.62)</w:t>
            </w:r>
          </w:p>
        </w:tc>
        <w:tc>
          <w:tcPr>
            <w:tcW w:w="2680" w:type="dxa"/>
          </w:tcPr>
          <w:p w14:paraId="24E13CE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1AEA33E0" w14:textId="77777777" w:rsidTr="00C4006C">
        <w:trPr>
          <w:trHeight w:val="290"/>
        </w:trPr>
        <w:tc>
          <w:tcPr>
            <w:tcW w:w="2250" w:type="dxa"/>
            <w:noWrap/>
          </w:tcPr>
          <w:p w14:paraId="2D3B9C46"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chromogenes*</w:t>
            </w:r>
          </w:p>
        </w:tc>
        <w:tc>
          <w:tcPr>
            <w:tcW w:w="1440" w:type="dxa"/>
          </w:tcPr>
          <w:p w14:paraId="62E6EB9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384</w:t>
            </w:r>
          </w:p>
        </w:tc>
        <w:tc>
          <w:tcPr>
            <w:tcW w:w="2990" w:type="dxa"/>
            <w:noWrap/>
          </w:tcPr>
          <w:p w14:paraId="4FE8E89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2.88 (0.12)</w:t>
            </w:r>
          </w:p>
        </w:tc>
        <w:tc>
          <w:tcPr>
            <w:tcW w:w="2680" w:type="dxa"/>
          </w:tcPr>
          <w:p w14:paraId="3530599A"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76A4293" w14:textId="77777777" w:rsidTr="00C4006C">
        <w:trPr>
          <w:trHeight w:val="290"/>
        </w:trPr>
        <w:tc>
          <w:tcPr>
            <w:tcW w:w="2250" w:type="dxa"/>
            <w:noWrap/>
          </w:tcPr>
          <w:p w14:paraId="25D4E46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haemolyticus</w:t>
            </w:r>
            <w:proofErr w:type="spellEnd"/>
            <w:r w:rsidRPr="00297CE9">
              <w:rPr>
                <w:rFonts w:ascii="Times New Roman" w:hAnsi="Times New Roman" w:cs="Times New Roman"/>
                <w:i/>
                <w:iCs/>
              </w:rPr>
              <w:t>*</w:t>
            </w:r>
          </w:p>
        </w:tc>
        <w:tc>
          <w:tcPr>
            <w:tcW w:w="1440" w:type="dxa"/>
          </w:tcPr>
          <w:p w14:paraId="734C117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40</w:t>
            </w:r>
          </w:p>
        </w:tc>
        <w:tc>
          <w:tcPr>
            <w:tcW w:w="2990" w:type="dxa"/>
            <w:noWrap/>
          </w:tcPr>
          <w:p w14:paraId="4846392D"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1.77 (0.31)</w:t>
            </w:r>
          </w:p>
        </w:tc>
        <w:tc>
          <w:tcPr>
            <w:tcW w:w="2680" w:type="dxa"/>
          </w:tcPr>
          <w:p w14:paraId="490C4971"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FEC5A6A" w14:textId="77777777" w:rsidTr="00C4006C">
        <w:trPr>
          <w:trHeight w:val="290"/>
        </w:trPr>
        <w:tc>
          <w:tcPr>
            <w:tcW w:w="2250" w:type="dxa"/>
            <w:noWrap/>
            <w:hideMark/>
          </w:tcPr>
          <w:p w14:paraId="4288E90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devriesei</w:t>
            </w:r>
            <w:proofErr w:type="spellEnd"/>
            <w:r w:rsidRPr="00297CE9">
              <w:rPr>
                <w:rFonts w:ascii="Times New Roman" w:hAnsi="Times New Roman" w:cs="Times New Roman"/>
                <w:i/>
                <w:iCs/>
              </w:rPr>
              <w:t>*</w:t>
            </w:r>
          </w:p>
        </w:tc>
        <w:tc>
          <w:tcPr>
            <w:tcW w:w="1440" w:type="dxa"/>
          </w:tcPr>
          <w:p w14:paraId="1960937A"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906724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1.62 (0.54)</w:t>
            </w:r>
          </w:p>
        </w:tc>
        <w:tc>
          <w:tcPr>
            <w:tcW w:w="2680" w:type="dxa"/>
          </w:tcPr>
          <w:p w14:paraId="775C0302"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0.003</w:t>
            </w:r>
          </w:p>
        </w:tc>
      </w:tr>
      <w:tr w:rsidR="00297CE9" w:rsidRPr="00297CE9" w14:paraId="73A2EF17" w14:textId="77777777" w:rsidTr="00C4006C">
        <w:trPr>
          <w:trHeight w:val="290"/>
        </w:trPr>
        <w:tc>
          <w:tcPr>
            <w:tcW w:w="2250" w:type="dxa"/>
            <w:noWrap/>
            <w:hideMark/>
          </w:tcPr>
          <w:p w14:paraId="4955638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 xml:space="preserve">S. </w:t>
            </w:r>
            <w:proofErr w:type="spellStart"/>
            <w:r w:rsidRPr="00297CE9">
              <w:rPr>
                <w:rFonts w:ascii="Times New Roman" w:hAnsi="Times New Roman" w:cs="Times New Roman"/>
                <w:i/>
                <w:iCs/>
              </w:rPr>
              <w:t>equorum</w:t>
            </w:r>
            <w:proofErr w:type="spellEnd"/>
          </w:p>
        </w:tc>
        <w:tc>
          <w:tcPr>
            <w:tcW w:w="1440" w:type="dxa"/>
          </w:tcPr>
          <w:p w14:paraId="6BD930A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9</w:t>
            </w:r>
          </w:p>
        </w:tc>
        <w:tc>
          <w:tcPr>
            <w:tcW w:w="2990" w:type="dxa"/>
            <w:noWrap/>
          </w:tcPr>
          <w:p w14:paraId="062B558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0.12 (0.48)</w:t>
            </w:r>
          </w:p>
        </w:tc>
        <w:tc>
          <w:tcPr>
            <w:tcW w:w="2680" w:type="dxa"/>
          </w:tcPr>
          <w:p w14:paraId="477BCE37"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0.81</w:t>
            </w:r>
          </w:p>
        </w:tc>
      </w:tr>
      <w:tr w:rsidR="00297CE9" w:rsidRPr="00297CE9" w14:paraId="5AAB1A1B" w14:textId="77777777" w:rsidTr="00C4006C">
        <w:trPr>
          <w:trHeight w:val="290"/>
        </w:trPr>
        <w:tc>
          <w:tcPr>
            <w:tcW w:w="2250" w:type="dxa"/>
            <w:noWrap/>
            <w:hideMark/>
          </w:tcPr>
          <w:p w14:paraId="4CBB40C3"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rPr>
              <w:t>Healthy (no growth)</w:t>
            </w:r>
          </w:p>
        </w:tc>
        <w:tc>
          <w:tcPr>
            <w:tcW w:w="1440" w:type="dxa"/>
          </w:tcPr>
          <w:p w14:paraId="46B058F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1972</w:t>
            </w:r>
          </w:p>
        </w:tc>
        <w:tc>
          <w:tcPr>
            <w:tcW w:w="2990" w:type="dxa"/>
            <w:noWrap/>
          </w:tcPr>
          <w:p w14:paraId="76522404"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Reference</w:t>
            </w:r>
          </w:p>
        </w:tc>
        <w:tc>
          <w:tcPr>
            <w:tcW w:w="2680" w:type="dxa"/>
          </w:tcPr>
          <w:p w14:paraId="483CAC4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Reference</w:t>
            </w:r>
          </w:p>
        </w:tc>
      </w:tr>
      <w:tr w:rsidR="00297CE9" w:rsidRPr="00297CE9" w14:paraId="2E57A7AC" w14:textId="77777777" w:rsidTr="00C4006C">
        <w:trPr>
          <w:trHeight w:val="290"/>
        </w:trPr>
        <w:tc>
          <w:tcPr>
            <w:tcW w:w="2250" w:type="dxa"/>
            <w:noWrap/>
            <w:vAlign w:val="bottom"/>
          </w:tcPr>
          <w:p w14:paraId="71155B9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Days in milk</w:t>
            </w:r>
          </w:p>
        </w:tc>
        <w:tc>
          <w:tcPr>
            <w:tcW w:w="1440" w:type="dxa"/>
            <w:vAlign w:val="bottom"/>
          </w:tcPr>
          <w:p w14:paraId="5B68A61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58B9D87D"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color w:val="000000"/>
              </w:rPr>
              <w:t>-0.003 (0.01)</w:t>
            </w:r>
          </w:p>
        </w:tc>
        <w:tc>
          <w:tcPr>
            <w:tcW w:w="2680" w:type="dxa"/>
            <w:vAlign w:val="bottom"/>
          </w:tcPr>
          <w:p w14:paraId="6CB31C75"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0.54</w:t>
            </w:r>
          </w:p>
        </w:tc>
      </w:tr>
      <w:tr w:rsidR="00297CE9" w:rsidRPr="00297CE9" w14:paraId="46688A38" w14:textId="77777777" w:rsidTr="00C4006C">
        <w:trPr>
          <w:trHeight w:val="290"/>
        </w:trPr>
        <w:tc>
          <w:tcPr>
            <w:tcW w:w="2250" w:type="dxa"/>
            <w:noWrap/>
            <w:vAlign w:val="bottom"/>
          </w:tcPr>
          <w:p w14:paraId="73C82C00"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2</w:t>
            </w:r>
          </w:p>
        </w:tc>
        <w:tc>
          <w:tcPr>
            <w:tcW w:w="1440" w:type="dxa"/>
            <w:vAlign w:val="bottom"/>
          </w:tcPr>
          <w:p w14:paraId="614CF6E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60A811B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2ABD9777"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0.73</w:t>
            </w:r>
          </w:p>
        </w:tc>
      </w:tr>
      <w:tr w:rsidR="00297CE9" w:rsidRPr="00297CE9" w14:paraId="4C91857B" w14:textId="77777777" w:rsidTr="00C4006C">
        <w:trPr>
          <w:trHeight w:val="290"/>
        </w:trPr>
        <w:tc>
          <w:tcPr>
            <w:tcW w:w="2250" w:type="dxa"/>
            <w:noWrap/>
            <w:vAlign w:val="bottom"/>
          </w:tcPr>
          <w:p w14:paraId="338B65F4"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3</w:t>
            </w:r>
          </w:p>
        </w:tc>
        <w:tc>
          <w:tcPr>
            <w:tcW w:w="1440" w:type="dxa"/>
            <w:vAlign w:val="bottom"/>
          </w:tcPr>
          <w:p w14:paraId="05D312C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0D849E5C"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33BBF422"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0.53</w:t>
            </w:r>
          </w:p>
        </w:tc>
      </w:tr>
      <w:tr w:rsidR="00297CE9" w:rsidRPr="00297CE9" w14:paraId="6722086A" w14:textId="77777777" w:rsidTr="00C4006C">
        <w:trPr>
          <w:trHeight w:val="540"/>
        </w:trPr>
        <w:tc>
          <w:tcPr>
            <w:tcW w:w="2250" w:type="dxa"/>
            <w:noWrap/>
            <w:vAlign w:val="bottom"/>
          </w:tcPr>
          <w:p w14:paraId="05BAA451" w14:textId="77777777" w:rsidR="00297CE9" w:rsidRPr="00297CE9" w:rsidRDefault="00297CE9" w:rsidP="00297CE9">
            <w:pPr>
              <w:rPr>
                <w:rFonts w:ascii="Times New Roman" w:hAnsi="Times New Roman" w:cs="Times New Roman"/>
              </w:rPr>
            </w:pPr>
            <w:r w:rsidRPr="00297CE9">
              <w:rPr>
                <w:rFonts w:ascii="Times New Roman" w:hAnsi="Times New Roman" w:cs="Times New Roman"/>
                <w:i/>
                <w:iCs/>
              </w:rPr>
              <w:t>Random effects</w:t>
            </w:r>
          </w:p>
        </w:tc>
        <w:tc>
          <w:tcPr>
            <w:tcW w:w="1440" w:type="dxa"/>
            <w:vAlign w:val="bottom"/>
          </w:tcPr>
          <w:p w14:paraId="643E68B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Variance</w:t>
            </w:r>
          </w:p>
        </w:tc>
        <w:tc>
          <w:tcPr>
            <w:tcW w:w="5670" w:type="dxa"/>
            <w:gridSpan w:val="2"/>
            <w:vAlign w:val="bottom"/>
          </w:tcPr>
          <w:p w14:paraId="49449557" w14:textId="77777777" w:rsidR="00297CE9" w:rsidRPr="00297CE9" w:rsidRDefault="00297CE9" w:rsidP="00297CE9">
            <w:pPr>
              <w:rPr>
                <w:rFonts w:ascii="Times New Roman" w:hAnsi="Times New Roman" w:cs="Times New Roman"/>
              </w:rPr>
            </w:pPr>
          </w:p>
        </w:tc>
      </w:tr>
      <w:tr w:rsidR="00297CE9" w:rsidRPr="00297CE9" w14:paraId="59706453" w14:textId="77777777" w:rsidTr="00C4006C">
        <w:trPr>
          <w:trHeight w:val="290"/>
        </w:trPr>
        <w:tc>
          <w:tcPr>
            <w:tcW w:w="2250" w:type="dxa"/>
            <w:noWrap/>
            <w:vAlign w:val="bottom"/>
          </w:tcPr>
          <w:p w14:paraId="1FA9B43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Farm</w:t>
            </w:r>
          </w:p>
        </w:tc>
        <w:tc>
          <w:tcPr>
            <w:tcW w:w="1440" w:type="dxa"/>
            <w:vAlign w:val="bottom"/>
          </w:tcPr>
          <w:p w14:paraId="4C742096"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0</w:t>
            </w:r>
            <w:r w:rsidRPr="00297CE9">
              <w:rPr>
                <w:rFonts w:ascii="Times New Roman" w:hAnsi="Times New Roman" w:cs="Times New Roman"/>
              </w:rPr>
              <w:t>.28</w:t>
            </w:r>
          </w:p>
        </w:tc>
        <w:tc>
          <w:tcPr>
            <w:tcW w:w="5670" w:type="dxa"/>
            <w:gridSpan w:val="2"/>
            <w:vAlign w:val="bottom"/>
          </w:tcPr>
          <w:p w14:paraId="1E12FC93"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630D5367" w14:textId="77777777" w:rsidTr="00C4006C">
        <w:trPr>
          <w:trHeight w:val="290"/>
        </w:trPr>
        <w:tc>
          <w:tcPr>
            <w:tcW w:w="2250" w:type="dxa"/>
            <w:noWrap/>
            <w:vAlign w:val="bottom"/>
          </w:tcPr>
          <w:p w14:paraId="47C5A496"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Cow</w:t>
            </w:r>
          </w:p>
        </w:tc>
        <w:tc>
          <w:tcPr>
            <w:tcW w:w="1440" w:type="dxa"/>
            <w:vAlign w:val="bottom"/>
          </w:tcPr>
          <w:p w14:paraId="0447DF92"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1.0</w:t>
            </w:r>
          </w:p>
        </w:tc>
        <w:tc>
          <w:tcPr>
            <w:tcW w:w="5670" w:type="dxa"/>
            <w:gridSpan w:val="2"/>
            <w:vAlign w:val="bottom"/>
          </w:tcPr>
          <w:p w14:paraId="545885AE"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334AF67A" w14:textId="77777777" w:rsidTr="00C4006C">
        <w:trPr>
          <w:trHeight w:val="290"/>
        </w:trPr>
        <w:tc>
          <w:tcPr>
            <w:tcW w:w="2250" w:type="dxa"/>
            <w:noWrap/>
            <w:vAlign w:val="bottom"/>
          </w:tcPr>
          <w:p w14:paraId="1145858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Quarter</w:t>
            </w:r>
          </w:p>
        </w:tc>
        <w:tc>
          <w:tcPr>
            <w:tcW w:w="1440" w:type="dxa"/>
            <w:vAlign w:val="bottom"/>
          </w:tcPr>
          <w:p w14:paraId="3320C0E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0.47</w:t>
            </w:r>
          </w:p>
        </w:tc>
        <w:tc>
          <w:tcPr>
            <w:tcW w:w="5670" w:type="dxa"/>
            <w:gridSpan w:val="2"/>
            <w:vAlign w:val="bottom"/>
          </w:tcPr>
          <w:p w14:paraId="0A95E3A5" w14:textId="77777777" w:rsidR="00297CE9" w:rsidRPr="00297CE9" w:rsidRDefault="00297CE9" w:rsidP="00297CE9">
            <w:pPr>
              <w:rPr>
                <w:rFonts w:ascii="Times New Roman" w:hAnsi="Times New Roman" w:cs="Times New Roman"/>
              </w:rPr>
            </w:pPr>
          </w:p>
        </w:tc>
      </w:tr>
      <w:tr w:rsidR="00297CE9" w:rsidRPr="00297CE9" w14:paraId="39639389" w14:textId="77777777" w:rsidTr="00C4006C">
        <w:trPr>
          <w:trHeight w:val="290"/>
        </w:trPr>
        <w:tc>
          <w:tcPr>
            <w:tcW w:w="9360" w:type="dxa"/>
            <w:gridSpan w:val="4"/>
            <w:noWrap/>
            <w:vAlign w:val="bottom"/>
          </w:tcPr>
          <w:p w14:paraId="5DDE6F60" w14:textId="77777777" w:rsidR="00297CE9" w:rsidRPr="00297CE9" w:rsidRDefault="00297CE9" w:rsidP="00297CE9">
            <w:pPr>
              <w:rPr>
                <w:rFonts w:ascii="Times New Roman" w:hAnsi="Times New Roman" w:cs="Times New Roman"/>
              </w:rPr>
            </w:pPr>
            <w:r w:rsidRPr="00297CE9">
              <w:rPr>
                <w:rFonts w:ascii="Times New Roman" w:hAnsi="Times New Roman" w:cs="Times New Roman"/>
                <w:vertAlign w:val="superscript"/>
              </w:rPr>
              <w:t xml:space="preserve">* </w:t>
            </w:r>
            <w:r w:rsidRPr="00297CE9">
              <w:rPr>
                <w:rFonts w:ascii="Times New Roman" w:hAnsi="Times New Roman" w:cs="Times New Roman"/>
              </w:rPr>
              <w:t>Quarter somatic cell score differs from healthy quarters (</w:t>
            </w:r>
            <w:r w:rsidRPr="00297CE9">
              <w:rPr>
                <w:rFonts w:ascii="Times New Roman" w:hAnsi="Times New Roman" w:cs="Times New Roman"/>
                <w:i/>
              </w:rPr>
              <w:t>P</w:t>
            </w:r>
            <w:r w:rsidRPr="00297CE9">
              <w:rPr>
                <w:rFonts w:ascii="Times New Roman" w:hAnsi="Times New Roman" w:cs="Times New Roman"/>
              </w:rPr>
              <w:t> ≤ 0.05)</w:t>
            </w:r>
          </w:p>
        </w:tc>
      </w:tr>
      <w:bookmarkEnd w:id="120"/>
    </w:tbl>
    <w:p w14:paraId="49FF8A73" w14:textId="6B6F396A" w:rsidR="00E81D9F" w:rsidRDefault="00E81D9F">
      <w:pPr>
        <w:rPr>
          <w:b/>
        </w:rPr>
      </w:pPr>
      <w:r>
        <w:br w:type="page"/>
      </w:r>
    </w:p>
    <w:tbl>
      <w:tblPr>
        <w:tblStyle w:val="TableGrid3"/>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705"/>
        <w:gridCol w:w="4230"/>
      </w:tblGrid>
      <w:tr w:rsidR="00675EC8" w:rsidRPr="00675EC8" w14:paraId="1F92F75B" w14:textId="77777777" w:rsidTr="00C4006C">
        <w:trPr>
          <w:trHeight w:val="290"/>
        </w:trPr>
        <w:tc>
          <w:tcPr>
            <w:tcW w:w="9090" w:type="dxa"/>
            <w:gridSpan w:val="3"/>
            <w:noWrap/>
            <w:vAlign w:val="bottom"/>
          </w:tcPr>
          <w:p w14:paraId="1DD21597" w14:textId="53728379" w:rsidR="00675EC8" w:rsidRPr="006C6D08" w:rsidRDefault="00675EC8" w:rsidP="006C6D08">
            <w:pPr>
              <w:pStyle w:val="TableCap1"/>
              <w:ind w:firstLine="0"/>
              <w:rPr>
                <w:rFonts w:ascii="Times New Roman" w:hAnsi="Times New Roman" w:cs="Times New Roman"/>
                <w:color w:val="000000"/>
                <w:sz w:val="24"/>
              </w:rPr>
            </w:pPr>
            <w:bookmarkStart w:id="121" w:name="_Toc174383361"/>
            <w:r w:rsidRPr="00E26799">
              <w:rPr>
                <w:rFonts w:ascii="Times New Roman" w:hAnsi="Times New Roman" w:cs="Times New Roman"/>
                <w:color w:val="000000"/>
                <w:sz w:val="24"/>
              </w:rPr>
              <w:t xml:space="preserve">Table </w:t>
            </w:r>
            <w:r w:rsidR="00917D30" w:rsidRPr="00E26799">
              <w:rPr>
                <w:rFonts w:ascii="Times New Roman" w:hAnsi="Times New Roman" w:cs="Times New Roman"/>
                <w:color w:val="000000"/>
                <w:sz w:val="24"/>
              </w:rPr>
              <w:t>3</w:t>
            </w:r>
            <w:r w:rsidRPr="00E26799">
              <w:rPr>
                <w:rFonts w:ascii="Times New Roman" w:hAnsi="Times New Roman" w:cs="Times New Roman"/>
                <w:color w:val="000000"/>
                <w:sz w:val="24"/>
              </w:rPr>
              <w:t>.2</w:t>
            </w:r>
            <w:r w:rsidRPr="006C6D08">
              <w:rPr>
                <w:rFonts w:ascii="Times New Roman" w:hAnsi="Times New Roman" w:cs="Times New Roman"/>
                <w:color w:val="000000"/>
                <w:sz w:val="24"/>
              </w:rPr>
              <w:t xml:space="preserve"> Estimated quarter somatic cell count by intramammary infection status at 91 days in milk (13 weeks) for frequently isolated </w:t>
            </w:r>
            <w:r w:rsidRPr="006C6D08">
              <w:rPr>
                <w:rFonts w:ascii="Times New Roman" w:hAnsi="Times New Roman" w:cs="Times New Roman"/>
                <w:sz w:val="24"/>
              </w:rPr>
              <w:t>staphylococci and mammaliicocci</w:t>
            </w:r>
            <w:r w:rsidRPr="006C6D08">
              <w:rPr>
                <w:rFonts w:ascii="Times New Roman" w:hAnsi="Times New Roman" w:cs="Times New Roman"/>
                <w:color w:val="000000"/>
                <w:sz w:val="24"/>
              </w:rPr>
              <w:t xml:space="preserve"> and healthy (no growth) quarters. D</w:t>
            </w:r>
            <w:r w:rsidRPr="006C6D08">
              <w:rPr>
                <w:rFonts w:ascii="Times New Roman" w:hAnsi="Times New Roman" w:cs="Times New Roman"/>
                <w:sz w:val="24"/>
              </w:rPr>
              <w:t>ata set used to make model estimations is comprised of 2,620 quarter-day observations collected from 1,272 quarters belonging to 360 cows during a longitudinal, cross-sectional observational study of 10 certified organic dairy farms in Vermont (US).</w:t>
            </w:r>
            <w:bookmarkEnd w:id="121"/>
          </w:p>
        </w:tc>
      </w:tr>
      <w:tr w:rsidR="00675EC8" w:rsidRPr="00675EC8" w14:paraId="081A8322" w14:textId="77777777" w:rsidTr="00C4006C">
        <w:trPr>
          <w:trHeight w:val="576"/>
        </w:trPr>
        <w:tc>
          <w:tcPr>
            <w:tcW w:w="2155" w:type="dxa"/>
            <w:noWrap/>
            <w:vAlign w:val="bottom"/>
            <w:hideMark/>
          </w:tcPr>
          <w:p w14:paraId="64282C0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iCs/>
                <w:color w:val="000000"/>
              </w:rPr>
              <w:t>Quarter-day IMI status</w:t>
            </w:r>
          </w:p>
        </w:tc>
        <w:tc>
          <w:tcPr>
            <w:tcW w:w="2705" w:type="dxa"/>
            <w:noWrap/>
            <w:vAlign w:val="bottom"/>
            <w:hideMark/>
          </w:tcPr>
          <w:p w14:paraId="742F18A8"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Estimated quarter somatic cell count (cells/mL)</w:t>
            </w:r>
          </w:p>
        </w:tc>
        <w:tc>
          <w:tcPr>
            <w:tcW w:w="4230" w:type="dxa"/>
            <w:vAlign w:val="bottom"/>
          </w:tcPr>
          <w:p w14:paraId="4DD1E3B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95% lower and upper confidence level (cells/mL)</w:t>
            </w:r>
          </w:p>
        </w:tc>
      </w:tr>
      <w:tr w:rsidR="00675EC8" w:rsidRPr="00675EC8" w14:paraId="7673BAA9" w14:textId="77777777" w:rsidTr="00C4006C">
        <w:trPr>
          <w:trHeight w:val="290"/>
        </w:trPr>
        <w:tc>
          <w:tcPr>
            <w:tcW w:w="2155" w:type="dxa"/>
            <w:noWrap/>
            <w:vAlign w:val="center"/>
          </w:tcPr>
          <w:p w14:paraId="7C256F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warneri</w:t>
            </w:r>
            <w:proofErr w:type="spellEnd"/>
          </w:p>
        </w:tc>
        <w:tc>
          <w:tcPr>
            <w:tcW w:w="2705" w:type="dxa"/>
            <w:noWrap/>
            <w:vAlign w:val="center"/>
          </w:tcPr>
          <w:p w14:paraId="4321BB9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395,190</w:t>
            </w:r>
          </w:p>
        </w:tc>
        <w:tc>
          <w:tcPr>
            <w:tcW w:w="4230" w:type="dxa"/>
            <w:vAlign w:val="center"/>
          </w:tcPr>
          <w:p w14:paraId="0027159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148,189 - 1,053,891</w:t>
            </w:r>
          </w:p>
        </w:tc>
      </w:tr>
      <w:tr w:rsidR="00675EC8" w:rsidRPr="00675EC8" w14:paraId="26F7E712" w14:textId="77777777" w:rsidTr="00C4006C">
        <w:trPr>
          <w:trHeight w:val="290"/>
        </w:trPr>
        <w:tc>
          <w:tcPr>
            <w:tcW w:w="2155" w:type="dxa"/>
            <w:noWrap/>
            <w:vAlign w:val="center"/>
          </w:tcPr>
          <w:p w14:paraId="50CCD4D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aureus</w:t>
            </w:r>
          </w:p>
        </w:tc>
        <w:tc>
          <w:tcPr>
            <w:tcW w:w="2705" w:type="dxa"/>
            <w:noWrap/>
            <w:vAlign w:val="center"/>
          </w:tcPr>
          <w:p w14:paraId="5D0D1BA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307,101</w:t>
            </w:r>
          </w:p>
        </w:tc>
        <w:tc>
          <w:tcPr>
            <w:tcW w:w="4230" w:type="dxa"/>
            <w:vAlign w:val="center"/>
          </w:tcPr>
          <w:p w14:paraId="5AEBE688"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197,323 - 477,951</w:t>
            </w:r>
          </w:p>
        </w:tc>
      </w:tr>
      <w:tr w:rsidR="00675EC8" w:rsidRPr="00675EC8" w14:paraId="2006C8FE" w14:textId="77777777" w:rsidTr="00C4006C">
        <w:trPr>
          <w:trHeight w:val="290"/>
        </w:trPr>
        <w:tc>
          <w:tcPr>
            <w:tcW w:w="2155" w:type="dxa"/>
            <w:noWrap/>
            <w:vAlign w:val="center"/>
          </w:tcPr>
          <w:p w14:paraId="0F68541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agnetis</w:t>
            </w:r>
            <w:proofErr w:type="spellEnd"/>
          </w:p>
        </w:tc>
        <w:tc>
          <w:tcPr>
            <w:tcW w:w="2705" w:type="dxa"/>
            <w:noWrap/>
            <w:vAlign w:val="center"/>
          </w:tcPr>
          <w:p w14:paraId="306EB2D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148,437</w:t>
            </w:r>
          </w:p>
        </w:tc>
        <w:tc>
          <w:tcPr>
            <w:tcW w:w="4230" w:type="dxa"/>
            <w:vAlign w:val="center"/>
          </w:tcPr>
          <w:p w14:paraId="21CF1289"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69,021 - 319,232</w:t>
            </w:r>
          </w:p>
        </w:tc>
      </w:tr>
      <w:tr w:rsidR="00675EC8" w:rsidRPr="00675EC8" w14:paraId="7A01C094" w14:textId="77777777" w:rsidTr="00C4006C">
        <w:trPr>
          <w:trHeight w:val="290"/>
        </w:trPr>
        <w:tc>
          <w:tcPr>
            <w:tcW w:w="2155" w:type="dxa"/>
            <w:noWrap/>
            <w:vAlign w:val="center"/>
            <w:hideMark/>
          </w:tcPr>
          <w:p w14:paraId="3F598D18"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hyicus</w:t>
            </w:r>
            <w:proofErr w:type="spellEnd"/>
          </w:p>
        </w:tc>
        <w:tc>
          <w:tcPr>
            <w:tcW w:w="2705" w:type="dxa"/>
            <w:noWrap/>
            <w:vAlign w:val="center"/>
          </w:tcPr>
          <w:p w14:paraId="69869CD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102,478</w:t>
            </w:r>
          </w:p>
        </w:tc>
        <w:tc>
          <w:tcPr>
            <w:tcW w:w="4230" w:type="dxa"/>
            <w:vAlign w:val="center"/>
          </w:tcPr>
          <w:p w14:paraId="6C3CF7F7"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26,368 - 398,281</w:t>
            </w:r>
          </w:p>
        </w:tc>
      </w:tr>
      <w:tr w:rsidR="00675EC8" w:rsidRPr="00675EC8" w14:paraId="30589508" w14:textId="77777777" w:rsidTr="00C4006C">
        <w:trPr>
          <w:trHeight w:val="290"/>
        </w:trPr>
        <w:tc>
          <w:tcPr>
            <w:tcW w:w="2155" w:type="dxa"/>
            <w:noWrap/>
            <w:vAlign w:val="center"/>
          </w:tcPr>
          <w:p w14:paraId="3045E5B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simulans</w:t>
            </w:r>
            <w:proofErr w:type="spellEnd"/>
          </w:p>
        </w:tc>
        <w:tc>
          <w:tcPr>
            <w:tcW w:w="2705" w:type="dxa"/>
            <w:noWrap/>
            <w:vAlign w:val="center"/>
          </w:tcPr>
          <w:p w14:paraId="048AE312"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94,617</w:t>
            </w:r>
          </w:p>
        </w:tc>
        <w:tc>
          <w:tcPr>
            <w:tcW w:w="4230" w:type="dxa"/>
            <w:vAlign w:val="center"/>
          </w:tcPr>
          <w:p w14:paraId="5F35DC7D"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48,346 - 185,175</w:t>
            </w:r>
          </w:p>
        </w:tc>
      </w:tr>
      <w:tr w:rsidR="00675EC8" w:rsidRPr="00675EC8" w14:paraId="5274AD5D" w14:textId="77777777" w:rsidTr="00C4006C">
        <w:trPr>
          <w:trHeight w:val="290"/>
        </w:trPr>
        <w:tc>
          <w:tcPr>
            <w:tcW w:w="2155" w:type="dxa"/>
            <w:noWrap/>
            <w:vAlign w:val="center"/>
            <w:hideMark/>
          </w:tcPr>
          <w:p w14:paraId="515A23C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xylosus</w:t>
            </w:r>
            <w:proofErr w:type="spellEnd"/>
          </w:p>
        </w:tc>
        <w:tc>
          <w:tcPr>
            <w:tcW w:w="2705" w:type="dxa"/>
            <w:noWrap/>
            <w:vAlign w:val="center"/>
          </w:tcPr>
          <w:p w14:paraId="0A1B7B4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84,985</w:t>
            </w:r>
          </w:p>
        </w:tc>
        <w:tc>
          <w:tcPr>
            <w:tcW w:w="4230" w:type="dxa"/>
            <w:vAlign w:val="center"/>
          </w:tcPr>
          <w:p w14:paraId="5B54776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30,798 - 234,512</w:t>
            </w:r>
          </w:p>
        </w:tc>
      </w:tr>
      <w:tr w:rsidR="00675EC8" w:rsidRPr="00675EC8" w14:paraId="51CF084D" w14:textId="77777777" w:rsidTr="00C4006C">
        <w:trPr>
          <w:trHeight w:val="290"/>
        </w:trPr>
        <w:tc>
          <w:tcPr>
            <w:tcW w:w="2155" w:type="dxa"/>
            <w:noWrap/>
            <w:vAlign w:val="center"/>
          </w:tcPr>
          <w:p w14:paraId="612B9C8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chromogenes</w:t>
            </w:r>
          </w:p>
        </w:tc>
        <w:tc>
          <w:tcPr>
            <w:tcW w:w="2705" w:type="dxa"/>
            <w:noWrap/>
            <w:vAlign w:val="center"/>
          </w:tcPr>
          <w:p w14:paraId="6121D045"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80,376</w:t>
            </w:r>
          </w:p>
        </w:tc>
        <w:tc>
          <w:tcPr>
            <w:tcW w:w="4230" w:type="dxa"/>
            <w:vAlign w:val="center"/>
          </w:tcPr>
          <w:p w14:paraId="693FDB5A"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56,942 - 113,454</w:t>
            </w:r>
          </w:p>
        </w:tc>
      </w:tr>
      <w:tr w:rsidR="00675EC8" w:rsidRPr="00675EC8" w14:paraId="79BE2DC2" w14:textId="77777777" w:rsidTr="00C4006C">
        <w:trPr>
          <w:trHeight w:val="290"/>
        </w:trPr>
        <w:tc>
          <w:tcPr>
            <w:tcW w:w="2155" w:type="dxa"/>
            <w:noWrap/>
            <w:vAlign w:val="center"/>
          </w:tcPr>
          <w:p w14:paraId="0E7E4E7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haemolyticus</w:t>
            </w:r>
            <w:proofErr w:type="spellEnd"/>
          </w:p>
        </w:tc>
        <w:tc>
          <w:tcPr>
            <w:tcW w:w="2705" w:type="dxa"/>
            <w:noWrap/>
            <w:vAlign w:val="center"/>
          </w:tcPr>
          <w:p w14:paraId="1E93D7B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37,333</w:t>
            </w:r>
          </w:p>
        </w:tc>
        <w:tc>
          <w:tcPr>
            <w:tcW w:w="4230" w:type="dxa"/>
            <w:vAlign w:val="center"/>
          </w:tcPr>
          <w:p w14:paraId="28C71D5C"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21,217 - 65,688</w:t>
            </w:r>
          </w:p>
        </w:tc>
      </w:tr>
      <w:tr w:rsidR="00675EC8" w:rsidRPr="00675EC8" w14:paraId="5B630D8F" w14:textId="77777777" w:rsidTr="00C4006C">
        <w:trPr>
          <w:trHeight w:val="290"/>
        </w:trPr>
        <w:tc>
          <w:tcPr>
            <w:tcW w:w="2155" w:type="dxa"/>
            <w:noWrap/>
            <w:vAlign w:val="center"/>
            <w:hideMark/>
          </w:tcPr>
          <w:p w14:paraId="0FEE556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devriesei</w:t>
            </w:r>
            <w:proofErr w:type="spellEnd"/>
          </w:p>
        </w:tc>
        <w:tc>
          <w:tcPr>
            <w:tcW w:w="2705" w:type="dxa"/>
            <w:noWrap/>
            <w:vAlign w:val="center"/>
          </w:tcPr>
          <w:p w14:paraId="45500A7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33,513</w:t>
            </w:r>
          </w:p>
        </w:tc>
        <w:tc>
          <w:tcPr>
            <w:tcW w:w="4230" w:type="dxa"/>
            <w:vAlign w:val="center"/>
          </w:tcPr>
          <w:p w14:paraId="2AAD74B5"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13,597 - 82,599</w:t>
            </w:r>
          </w:p>
        </w:tc>
      </w:tr>
      <w:tr w:rsidR="00675EC8" w:rsidRPr="00675EC8" w14:paraId="51B3ADD4" w14:textId="77777777" w:rsidTr="00C4006C">
        <w:trPr>
          <w:trHeight w:val="290"/>
        </w:trPr>
        <w:tc>
          <w:tcPr>
            <w:tcW w:w="2155" w:type="dxa"/>
            <w:noWrap/>
            <w:vAlign w:val="center"/>
            <w:hideMark/>
          </w:tcPr>
          <w:p w14:paraId="020BFD92"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 xml:space="preserve">S. </w:t>
            </w:r>
            <w:proofErr w:type="spellStart"/>
            <w:r w:rsidRPr="00675EC8">
              <w:rPr>
                <w:rFonts w:ascii="Times New Roman" w:hAnsi="Times New Roman" w:cs="Times New Roman"/>
                <w:i/>
                <w:iCs/>
                <w:color w:val="000000"/>
              </w:rPr>
              <w:t>equorum</w:t>
            </w:r>
            <w:proofErr w:type="spellEnd"/>
          </w:p>
        </w:tc>
        <w:tc>
          <w:tcPr>
            <w:tcW w:w="2705" w:type="dxa"/>
            <w:noWrap/>
            <w:vAlign w:val="center"/>
          </w:tcPr>
          <w:p w14:paraId="210B7C9E"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11,855</w:t>
            </w:r>
          </w:p>
        </w:tc>
        <w:tc>
          <w:tcPr>
            <w:tcW w:w="4230" w:type="dxa"/>
            <w:vAlign w:val="center"/>
          </w:tcPr>
          <w:p w14:paraId="50B8842E"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5,292 - 26,556</w:t>
            </w:r>
          </w:p>
        </w:tc>
      </w:tr>
      <w:tr w:rsidR="00675EC8" w:rsidRPr="00675EC8" w14:paraId="4F708E61" w14:textId="77777777" w:rsidTr="00C4006C">
        <w:trPr>
          <w:trHeight w:val="290"/>
        </w:trPr>
        <w:tc>
          <w:tcPr>
            <w:tcW w:w="2155" w:type="dxa"/>
            <w:noWrap/>
            <w:vAlign w:val="center"/>
            <w:hideMark/>
          </w:tcPr>
          <w:p w14:paraId="752085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color w:val="000000"/>
              </w:rPr>
              <w:t>Healthy (no growth)</w:t>
            </w:r>
          </w:p>
        </w:tc>
        <w:tc>
          <w:tcPr>
            <w:tcW w:w="2705" w:type="dxa"/>
            <w:noWrap/>
            <w:vAlign w:val="center"/>
          </w:tcPr>
          <w:p w14:paraId="7B9CC777"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10,927</w:t>
            </w:r>
          </w:p>
        </w:tc>
        <w:tc>
          <w:tcPr>
            <w:tcW w:w="4230" w:type="dxa"/>
            <w:vAlign w:val="center"/>
          </w:tcPr>
          <w:p w14:paraId="489D23BB"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8,056 - 14,822</w:t>
            </w:r>
          </w:p>
        </w:tc>
      </w:tr>
    </w:tbl>
    <w:p w14:paraId="02453778" w14:textId="77777777" w:rsidR="002F1692" w:rsidRDefault="002F1692" w:rsidP="002F1692">
      <w:pPr>
        <w:pStyle w:val="BodyTextIndent"/>
      </w:pPr>
    </w:p>
    <w:p w14:paraId="4E8EBE88" w14:textId="03F17704" w:rsidR="00D45D47" w:rsidRDefault="00D45D47" w:rsidP="00D45D47">
      <w:pPr>
        <w:pStyle w:val="ChapSub"/>
      </w:pPr>
      <w:r>
        <w:br w:type="page"/>
      </w:r>
      <w:bookmarkStart w:id="122" w:name="_Toc174382608"/>
      <w:r>
        <w:t>3</w:t>
      </w:r>
      <w:r w:rsidRPr="00B76322">
        <w:t>.</w:t>
      </w:r>
      <w:r>
        <w:t>10</w:t>
      </w:r>
      <w:r w:rsidRPr="00B76322">
        <w:t xml:space="preserve"> </w:t>
      </w:r>
      <w:r>
        <w:t>Figures</w:t>
      </w:r>
      <w:bookmarkEnd w:id="122"/>
    </w:p>
    <w:p w14:paraId="1940D75C" w14:textId="741AA62F" w:rsidR="007F0533" w:rsidRDefault="007F0533">
      <w:r>
        <w:rPr>
          <w:noProof/>
        </w:rPr>
        <w:drawing>
          <wp:inline distT="0" distB="0" distL="0" distR="0" wp14:anchorId="3D663F21" wp14:editId="6E8BB955">
            <wp:extent cx="4084462" cy="5998938"/>
            <wp:effectExtent l="0" t="0" r="0" b="1905"/>
            <wp:docPr id="666740529"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0529" name="Picture 5" descr="A diagram of a flow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10095" cy="6036586"/>
                    </a:xfrm>
                    <a:prstGeom prst="rect">
                      <a:avLst/>
                    </a:prstGeom>
                  </pic:spPr>
                </pic:pic>
              </a:graphicData>
            </a:graphic>
          </wp:inline>
        </w:drawing>
      </w:r>
    </w:p>
    <w:p w14:paraId="39D6499F" w14:textId="73C49CB5" w:rsidR="007F0533" w:rsidRPr="005D1571" w:rsidRDefault="007F0533" w:rsidP="005D1571">
      <w:pPr>
        <w:pStyle w:val="FigCap1"/>
        <w:rPr>
          <w:sz w:val="24"/>
          <w:szCs w:val="24"/>
        </w:rPr>
      </w:pPr>
      <w:bookmarkStart w:id="123" w:name="_Toc174383554"/>
      <w:r w:rsidRPr="005D1571">
        <w:rPr>
          <w:bCs w:val="0"/>
          <w:sz w:val="24"/>
          <w:szCs w:val="24"/>
        </w:rPr>
        <w:t xml:space="preserve">Figure </w:t>
      </w:r>
      <w:r w:rsidR="00AA0843" w:rsidRPr="005D1571">
        <w:rPr>
          <w:bCs w:val="0"/>
          <w:sz w:val="24"/>
          <w:szCs w:val="24"/>
        </w:rPr>
        <w:t>3.</w:t>
      </w:r>
      <w:r w:rsidRPr="005D1571">
        <w:rPr>
          <w:bCs w:val="0"/>
          <w:sz w:val="24"/>
          <w:szCs w:val="24"/>
        </w:rPr>
        <w:t>1</w:t>
      </w:r>
      <w:r w:rsidRPr="005D1571">
        <w:rPr>
          <w:b/>
          <w:sz w:val="24"/>
          <w:szCs w:val="24"/>
        </w:rPr>
        <w:t xml:space="preserve"> </w:t>
      </w:r>
      <w:r w:rsidRPr="005D1571">
        <w:rPr>
          <w:sz w:val="24"/>
          <w:szCs w:val="24"/>
        </w:rPr>
        <w:t>Flow diagram describing selection of final data set of quarter-day observations collected from 382 cows during a longitudinal, cross-sectional observational study of 10 certified organic dairy farms in Vermont (US).</w:t>
      </w:r>
      <w:bookmarkEnd w:id="123"/>
    </w:p>
    <w:p w14:paraId="1EBCBF05" w14:textId="49F8EA26" w:rsidR="00D31AF4" w:rsidRDefault="00D31AF4">
      <w:r>
        <w:br w:type="page"/>
      </w:r>
    </w:p>
    <w:p w14:paraId="6D3B8AA5" w14:textId="5E641B03" w:rsidR="00D31AF4" w:rsidRPr="004B37E3" w:rsidRDefault="00D31AF4" w:rsidP="007F0533">
      <w:pPr>
        <w:spacing w:line="480" w:lineRule="auto"/>
        <w:jc w:val="both"/>
      </w:pPr>
      <w:commentRangeStart w:id="124"/>
      <w:r>
        <w:rPr>
          <w:noProof/>
        </w:rPr>
        <w:drawing>
          <wp:anchor distT="0" distB="0" distL="114300" distR="114300" simplePos="0" relativeHeight="251659264" behindDoc="0" locked="0" layoutInCell="1" allowOverlap="1" wp14:anchorId="416D3C60" wp14:editId="215AEC09">
            <wp:simplePos x="0" y="0"/>
            <wp:positionH relativeFrom="column">
              <wp:posOffset>3810</wp:posOffset>
            </wp:positionH>
            <wp:positionV relativeFrom="paragraph">
              <wp:posOffset>351790</wp:posOffset>
            </wp:positionV>
            <wp:extent cx="5410835" cy="3145790"/>
            <wp:effectExtent l="0" t="0" r="0" b="0"/>
            <wp:wrapSquare wrapText="bothSides"/>
            <wp:docPr id="1008300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hqprint">
                      <a:extLst>
                        <a:ext uri="{28A0092B-C50C-407E-A947-70E740481C1C}">
                          <a14:useLocalDpi xmlns:a14="http://schemas.microsoft.com/office/drawing/2010/main" val="0"/>
                        </a:ext>
                      </a:extLst>
                    </a:blip>
                    <a:srcRect l="5833" t="3934" r="4440" b="6602"/>
                    <a:stretch/>
                  </pic:blipFill>
                  <pic:spPr bwMode="auto">
                    <a:xfrm>
                      <a:off x="0" y="0"/>
                      <a:ext cx="5410835" cy="314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124"/>
      <w:r w:rsidR="004A1C21">
        <w:rPr>
          <w:rStyle w:val="CommentReference"/>
          <w:rFonts w:asciiTheme="minorHAnsi" w:eastAsiaTheme="minorEastAsia" w:hAnsiTheme="minorHAnsi" w:cstheme="minorBidi"/>
        </w:rPr>
        <w:commentReference w:id="124"/>
      </w:r>
    </w:p>
    <w:p w14:paraId="0A81A63D" w14:textId="71781C1A" w:rsidR="00D31AF4" w:rsidRPr="00197067" w:rsidRDefault="00D31AF4" w:rsidP="00197067">
      <w:pPr>
        <w:pStyle w:val="FigCap1"/>
        <w:rPr>
          <w:sz w:val="24"/>
          <w:szCs w:val="24"/>
        </w:rPr>
      </w:pPr>
      <w:bookmarkStart w:id="125" w:name="_Toc174383555"/>
      <w:r w:rsidRPr="00197067">
        <w:rPr>
          <w:bCs w:val="0"/>
          <w:sz w:val="24"/>
          <w:szCs w:val="24"/>
        </w:rPr>
        <w:t xml:space="preserve">Figure </w:t>
      </w:r>
      <w:r w:rsidR="00AA0843" w:rsidRPr="00197067">
        <w:rPr>
          <w:bCs w:val="0"/>
          <w:sz w:val="24"/>
          <w:szCs w:val="24"/>
        </w:rPr>
        <w:t>3.2</w:t>
      </w:r>
      <w:r w:rsidR="00AA0843" w:rsidRPr="00197067">
        <w:rPr>
          <w:b/>
          <w:sz w:val="24"/>
          <w:szCs w:val="24"/>
        </w:rPr>
        <w:t xml:space="preserve"> </w:t>
      </w:r>
      <w:r w:rsidRPr="00197067">
        <w:rPr>
          <w:sz w:val="24"/>
          <w:szCs w:val="24"/>
        </w:rPr>
        <w:t>Somatic cell score for 2,260 quarter-day observations with an intramammary infection due to staphylococci and mammaliicocci and healthy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bookmarkEnd w:id="125"/>
    </w:p>
    <w:p w14:paraId="30377762" w14:textId="5AEBBE4C" w:rsidR="00BD0E05" w:rsidRDefault="00BD0E05">
      <w:r>
        <w:br w:type="page"/>
      </w:r>
    </w:p>
    <w:p w14:paraId="20F03F54" w14:textId="5B2A5B7C" w:rsidR="00BD0E05" w:rsidRDefault="00BD0E05" w:rsidP="00D31AF4">
      <w:pPr>
        <w:spacing w:line="480" w:lineRule="auto"/>
        <w:jc w:val="both"/>
      </w:pPr>
      <w:r w:rsidRPr="00D03DE9">
        <w:rPr>
          <w:noProof/>
        </w:rPr>
        <w:drawing>
          <wp:inline distT="0" distB="0" distL="0" distR="0" wp14:anchorId="03049D82" wp14:editId="206A5227">
            <wp:extent cx="5486400" cy="2883190"/>
            <wp:effectExtent l="0" t="0" r="0" b="0"/>
            <wp:docPr id="1126488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hqprint">
                      <a:extLst>
                        <a:ext uri="{28A0092B-C50C-407E-A947-70E740481C1C}">
                          <a14:useLocalDpi xmlns:a14="http://schemas.microsoft.com/office/drawing/2010/main" val="0"/>
                        </a:ext>
                      </a:extLst>
                    </a:blip>
                    <a:srcRect/>
                    <a:stretch>
                      <a:fillRect/>
                    </a:stretch>
                  </pic:blipFill>
                  <pic:spPr bwMode="auto">
                    <a:xfrm>
                      <a:off x="0" y="0"/>
                      <a:ext cx="5486400" cy="2883190"/>
                    </a:xfrm>
                    <a:prstGeom prst="rect">
                      <a:avLst/>
                    </a:prstGeom>
                    <a:noFill/>
                  </pic:spPr>
                </pic:pic>
              </a:graphicData>
            </a:graphic>
          </wp:inline>
        </w:drawing>
      </w:r>
    </w:p>
    <w:p w14:paraId="301B0801" w14:textId="1C3533B8" w:rsidR="00BD0E05" w:rsidRPr="001324EF" w:rsidRDefault="00BD0E05" w:rsidP="001324EF">
      <w:pPr>
        <w:pStyle w:val="FigCap1"/>
        <w:rPr>
          <w:sz w:val="24"/>
          <w:szCs w:val="24"/>
        </w:rPr>
      </w:pPr>
      <w:bookmarkStart w:id="126" w:name="_Toc174383556"/>
      <w:r w:rsidRPr="001324EF">
        <w:rPr>
          <w:bCs w:val="0"/>
          <w:sz w:val="24"/>
          <w:szCs w:val="24"/>
        </w:rPr>
        <w:t>Figure 3</w:t>
      </w:r>
      <w:r w:rsidR="00AA0843" w:rsidRPr="001324EF">
        <w:rPr>
          <w:bCs w:val="0"/>
          <w:sz w:val="24"/>
          <w:szCs w:val="24"/>
        </w:rPr>
        <w:t>.3</w:t>
      </w:r>
      <w:r w:rsidRPr="001324EF">
        <w:rPr>
          <w:sz w:val="24"/>
          <w:szCs w:val="24"/>
        </w:rPr>
        <w:t xml:space="preserve"> Quarter somatic cell score least square means estimates as a function of staphylococci and mammaliicocci IMI and days in milk, compared to healthy (no growth) quarters. </w:t>
      </w:r>
      <w:proofErr w:type="gramStart"/>
      <w:r w:rsidRPr="001324EF">
        <w:rPr>
          <w:sz w:val="24"/>
          <w:szCs w:val="24"/>
        </w:rPr>
        <w:t>Data</w:t>
      </w:r>
      <w:proofErr w:type="gramEnd"/>
      <w:r w:rsidRPr="001324EF">
        <w:rPr>
          <w:sz w:val="24"/>
          <w:szCs w:val="24"/>
        </w:rPr>
        <w:t xml:space="preserve"> set used to make model estimations is comprised of 2,620 quarter-day observations collected from 1,272 quarters belonging to 360 cows during a longitudinal, cross-sectional observational study of 10 certified organic dairy farms in Vermont (US). Model estimates for each species are only presented for the range of days in milk for IMI observations in the data set. Error bars represent the 95% confidence interval.</w:t>
      </w:r>
      <w:bookmarkEnd w:id="126"/>
    </w:p>
    <w:p w14:paraId="6ACD7B05" w14:textId="4388B86D" w:rsidR="00BD0E05" w:rsidRDefault="00BD0E05">
      <w:r>
        <w:br w:type="page"/>
      </w:r>
    </w:p>
    <w:p w14:paraId="5AC90FA3" w14:textId="45A4E681" w:rsidR="0013729C" w:rsidRDefault="0013729C" w:rsidP="0013729C">
      <w:pPr>
        <w:pStyle w:val="ChapterNum"/>
        <w:ind w:left="0"/>
      </w:pPr>
      <w:bookmarkStart w:id="127" w:name="_Toc174382609"/>
      <w:r w:rsidRPr="0041351C">
        <w:t xml:space="preserve">CHAPTER </w:t>
      </w:r>
      <w:r w:rsidR="008F1D68">
        <w:t>4</w:t>
      </w:r>
      <w:r w:rsidRPr="0041351C">
        <w:t xml:space="preserve">: </w:t>
      </w:r>
      <w:r w:rsidR="009634DB" w:rsidRPr="009634DB">
        <w:rPr>
          <w:caps/>
        </w:rPr>
        <w:t>Antimicrobial resistance genes, virulence potential, and strain type of Staphylococcus chromogenes causing bovine intramammary infections with low vs. high somatic cell counts</w:t>
      </w:r>
      <w:bookmarkEnd w:id="127"/>
    </w:p>
    <w:p w14:paraId="6E69B927" w14:textId="77777777" w:rsidR="0013729C" w:rsidRDefault="0013729C" w:rsidP="0013729C">
      <w:pPr>
        <w:pStyle w:val="ChapterNum"/>
        <w:ind w:left="0"/>
        <w:rPr>
          <w:highlight w:val="yellow"/>
        </w:rPr>
      </w:pPr>
    </w:p>
    <w:p w14:paraId="5C5742FC" w14:textId="77777777" w:rsidR="009634DB" w:rsidRPr="00E73462" w:rsidRDefault="009634DB" w:rsidP="009634DB">
      <w:pPr>
        <w:spacing w:line="480" w:lineRule="auto"/>
        <w:jc w:val="both"/>
        <w:rPr>
          <w:bCs/>
        </w:rPr>
      </w:pPr>
      <w:r w:rsidRPr="00E73462">
        <w:rPr>
          <w:bCs/>
        </w:rPr>
        <w:t>C. E. Jeffrey,</w:t>
      </w:r>
      <w:r w:rsidRPr="00E73462">
        <w:rPr>
          <w:bCs/>
          <w:vertAlign w:val="superscript"/>
        </w:rPr>
        <w:t>1</w:t>
      </w:r>
      <w:r w:rsidRPr="00E73462">
        <w:rPr>
          <w:bCs/>
        </w:rPr>
        <w:t xml:space="preserve"> P. R. F. Adkins,</w:t>
      </w:r>
      <w:r w:rsidRPr="00E73462">
        <w:rPr>
          <w:bCs/>
          <w:vertAlign w:val="superscript"/>
        </w:rPr>
        <w:t>2</w:t>
      </w:r>
      <w:r w:rsidRPr="00E73462">
        <w:rPr>
          <w:bCs/>
        </w:rPr>
        <w:t xml:space="preserve"> </w:t>
      </w:r>
      <w:r>
        <w:rPr>
          <w:bCs/>
        </w:rPr>
        <w:t>A. Chakrawarti,</w:t>
      </w:r>
      <w:r>
        <w:rPr>
          <w:bCs/>
          <w:vertAlign w:val="superscript"/>
        </w:rPr>
        <w:t>3</w:t>
      </w:r>
      <w:r>
        <w:rPr>
          <w:bCs/>
        </w:rPr>
        <w:t xml:space="preserve"> </w:t>
      </w:r>
      <w:r w:rsidRPr="00E73462">
        <w:rPr>
          <w:bCs/>
        </w:rPr>
        <w:t>and J. W. Barlow</w:t>
      </w:r>
      <w:r w:rsidRPr="00E73462">
        <w:rPr>
          <w:bCs/>
          <w:vertAlign w:val="superscript"/>
        </w:rPr>
        <w:t>1</w:t>
      </w:r>
    </w:p>
    <w:p w14:paraId="00590155" w14:textId="77777777" w:rsidR="0013729C" w:rsidRPr="00CE67C9" w:rsidRDefault="0013729C" w:rsidP="0013729C">
      <w:pPr>
        <w:spacing w:line="480" w:lineRule="auto"/>
        <w:jc w:val="both"/>
        <w:rPr>
          <w:vertAlign w:val="superscript"/>
        </w:rPr>
      </w:pPr>
    </w:p>
    <w:p w14:paraId="0E6439AF" w14:textId="77777777" w:rsidR="009634DB" w:rsidRPr="00E73462" w:rsidRDefault="009634DB" w:rsidP="009634DB">
      <w:pPr>
        <w:spacing w:line="480" w:lineRule="auto"/>
        <w:jc w:val="both"/>
      </w:pPr>
      <w:r w:rsidRPr="00E73462">
        <w:rPr>
          <w:vertAlign w:val="superscript"/>
        </w:rPr>
        <w:t xml:space="preserve">1 </w:t>
      </w:r>
      <w:r w:rsidRPr="00E73462">
        <w:t>Department of Animal and Veterinary Sciences, University of Vermont, Burlington, VT 05405</w:t>
      </w:r>
    </w:p>
    <w:p w14:paraId="3605BA67" w14:textId="77777777" w:rsidR="009634DB" w:rsidRDefault="009634DB" w:rsidP="009634DB">
      <w:pPr>
        <w:spacing w:line="480" w:lineRule="auto"/>
        <w:jc w:val="both"/>
      </w:pPr>
      <w:r w:rsidRPr="00E73462">
        <w:rPr>
          <w:vertAlign w:val="superscript"/>
        </w:rPr>
        <w:t xml:space="preserve">2 </w:t>
      </w:r>
      <w:r w:rsidRPr="00E73462">
        <w:t>Department of Veterinary Medicine and Surgery, University of Missouri, Columbia, MO 65211</w:t>
      </w:r>
    </w:p>
    <w:p w14:paraId="14CCD45E" w14:textId="77777777" w:rsidR="009634DB" w:rsidRPr="00743E11" w:rsidRDefault="009634DB" w:rsidP="009634DB">
      <w:pPr>
        <w:spacing w:line="480" w:lineRule="auto"/>
        <w:jc w:val="both"/>
      </w:pPr>
      <w:r w:rsidRPr="009C303E">
        <w:rPr>
          <w:vertAlign w:val="superscript"/>
        </w:rPr>
        <w:t xml:space="preserve">3 </w:t>
      </w:r>
      <w:r w:rsidRPr="009C303E">
        <w:t>Department of Surgery, University of Minnesota Medical School, Minneapolis, MN 55455</w:t>
      </w:r>
    </w:p>
    <w:p w14:paraId="10FBD08D" w14:textId="77777777" w:rsidR="009634DB" w:rsidRPr="00E73462" w:rsidRDefault="009634DB" w:rsidP="009634DB">
      <w:pPr>
        <w:spacing w:line="480" w:lineRule="auto"/>
        <w:jc w:val="both"/>
      </w:pPr>
      <w:r w:rsidRPr="00E73462">
        <w:t>Corresponding author: John Barlow</w:t>
      </w:r>
    </w:p>
    <w:p w14:paraId="277C5FC1" w14:textId="77777777" w:rsidR="009634DB" w:rsidRPr="00E73462" w:rsidRDefault="009634DB" w:rsidP="009634DB">
      <w:pPr>
        <w:spacing w:line="480" w:lineRule="auto"/>
        <w:jc w:val="both"/>
      </w:pPr>
      <w:r w:rsidRPr="00E73462">
        <w:t xml:space="preserve">Department of Animal and Veterinary Sciences, </w:t>
      </w:r>
    </w:p>
    <w:p w14:paraId="6972413C" w14:textId="77777777" w:rsidR="009634DB" w:rsidRPr="00E73462" w:rsidRDefault="009634DB" w:rsidP="009634DB">
      <w:pPr>
        <w:spacing w:line="480" w:lineRule="auto"/>
        <w:jc w:val="both"/>
      </w:pPr>
      <w:r w:rsidRPr="00E73462">
        <w:t xml:space="preserve">202 Terrill Building, </w:t>
      </w:r>
    </w:p>
    <w:p w14:paraId="5F3D77A2" w14:textId="77777777" w:rsidR="009634DB" w:rsidRPr="00E73462" w:rsidRDefault="009634DB" w:rsidP="009634DB">
      <w:pPr>
        <w:spacing w:line="480" w:lineRule="auto"/>
        <w:jc w:val="both"/>
      </w:pPr>
      <w:r w:rsidRPr="00E73462">
        <w:t xml:space="preserve">University of Vermont, </w:t>
      </w:r>
    </w:p>
    <w:p w14:paraId="54235DB6" w14:textId="77777777" w:rsidR="009634DB" w:rsidRPr="00E73462" w:rsidRDefault="009634DB" w:rsidP="009634DB">
      <w:pPr>
        <w:spacing w:line="480" w:lineRule="auto"/>
        <w:jc w:val="both"/>
      </w:pPr>
      <w:r w:rsidRPr="00E73462">
        <w:t>Burlington, VT 05405</w:t>
      </w:r>
    </w:p>
    <w:p w14:paraId="6BCF037A" w14:textId="77777777" w:rsidR="009634DB" w:rsidRPr="00E73462" w:rsidRDefault="009634DB" w:rsidP="009634DB">
      <w:pPr>
        <w:spacing w:line="480" w:lineRule="auto"/>
        <w:jc w:val="both"/>
      </w:pPr>
      <w:r w:rsidRPr="00E73462">
        <w:t>Phone: 802-656-1395</w:t>
      </w:r>
    </w:p>
    <w:p w14:paraId="7FC562E4" w14:textId="77777777" w:rsidR="009634DB" w:rsidRPr="00E73462" w:rsidRDefault="009634DB" w:rsidP="009634DB">
      <w:pPr>
        <w:spacing w:line="480" w:lineRule="auto"/>
        <w:jc w:val="both"/>
      </w:pPr>
      <w:r w:rsidRPr="00E73462">
        <w:t xml:space="preserve">Email: </w:t>
      </w:r>
      <w:hyperlink r:id="rId25" w:history="1">
        <w:r w:rsidRPr="00E73462">
          <w:rPr>
            <w:rStyle w:val="Hyperlink"/>
          </w:rPr>
          <w:t>john.barlow@uvm.edu</w:t>
        </w:r>
      </w:hyperlink>
    </w:p>
    <w:p w14:paraId="481947E8" w14:textId="77777777" w:rsidR="0013729C" w:rsidRDefault="0013729C" w:rsidP="0013729C">
      <w:pPr>
        <w:rPr>
          <w:rStyle w:val="Hyperlink"/>
        </w:rPr>
      </w:pPr>
      <w:r>
        <w:rPr>
          <w:rStyle w:val="Hyperlink"/>
        </w:rPr>
        <w:br w:type="page"/>
      </w:r>
    </w:p>
    <w:p w14:paraId="0CE8770F" w14:textId="0E127E47" w:rsidR="0013729C" w:rsidRPr="004D1766" w:rsidRDefault="008F1D68" w:rsidP="0013729C">
      <w:pPr>
        <w:pStyle w:val="ChapSub"/>
        <w:rPr>
          <w:rStyle w:val="Emphasis"/>
          <w:b w:val="0"/>
          <w:bCs/>
          <w:i w:val="0"/>
          <w:iCs w:val="0"/>
          <w:color w:val="0E101A"/>
        </w:rPr>
      </w:pPr>
      <w:bookmarkStart w:id="128" w:name="_Toc174382610"/>
      <w:r>
        <w:rPr>
          <w:rStyle w:val="Emphasis"/>
          <w:bCs/>
          <w:i w:val="0"/>
          <w:iCs w:val="0"/>
          <w:color w:val="0E101A"/>
        </w:rPr>
        <w:t>4</w:t>
      </w:r>
      <w:r w:rsidR="0013729C">
        <w:rPr>
          <w:rStyle w:val="Emphasis"/>
          <w:bCs/>
          <w:i w:val="0"/>
          <w:iCs w:val="0"/>
          <w:color w:val="0E101A"/>
        </w:rPr>
        <w:t xml:space="preserve">.1 </w:t>
      </w:r>
      <w:r w:rsidR="0013729C" w:rsidRPr="004D1766">
        <w:rPr>
          <w:rStyle w:val="Emphasis"/>
          <w:bCs/>
          <w:i w:val="0"/>
          <w:iCs w:val="0"/>
          <w:color w:val="0E101A"/>
        </w:rPr>
        <w:t>Abstract</w:t>
      </w:r>
      <w:bookmarkEnd w:id="128"/>
    </w:p>
    <w:p w14:paraId="0CA0FE75" w14:textId="2C50C81E" w:rsidR="004344CA" w:rsidRPr="002209E9" w:rsidRDefault="009C0F39" w:rsidP="002209E9">
      <w:pPr>
        <w:autoSpaceDE w:val="0"/>
        <w:autoSpaceDN w:val="0"/>
        <w:adjustRightInd w:val="0"/>
        <w:spacing w:line="480" w:lineRule="auto"/>
        <w:ind w:firstLine="720"/>
        <w:jc w:val="both"/>
        <w:rPr>
          <w:rStyle w:val="Emphasis"/>
          <w:b/>
        </w:rPr>
      </w:pPr>
      <w:r w:rsidRPr="009C0F39">
        <w:rPr>
          <w:i/>
          <w:iCs/>
        </w:rPr>
        <w:t xml:space="preserve">Staphylococcus chromogenes </w:t>
      </w:r>
      <w:r w:rsidRPr="009C0F39">
        <w:t>is the dominant species associated with mammary gland infections in dairy animals and one of the most persistent intramammary pathogens</w:t>
      </w:r>
      <w:r w:rsidRPr="009C0F39">
        <w:rPr>
          <w:i/>
        </w:rPr>
        <w:t xml:space="preserve">. </w:t>
      </w:r>
      <w:r w:rsidRPr="009C0F39">
        <w:t xml:space="preserve">The objectives of the current study were to: 1) identify if distinct strain types (ST) of </w:t>
      </w:r>
      <w:r w:rsidRPr="009C0F39">
        <w:rPr>
          <w:i/>
          <w:iCs/>
        </w:rPr>
        <w:t>S. chromogenes</w:t>
      </w:r>
      <w:r w:rsidRPr="009C0F39">
        <w:t xml:space="preserve"> were associated with intramammary infections (IMI) where quarter somatic cell count (SCC) is consistently elevated (HIGH SCC IMI) vs. consistently low (LOW SCC IMI), 2) identify if </w:t>
      </w:r>
      <w:r w:rsidRPr="009C0F39">
        <w:rPr>
          <w:i/>
          <w:iCs/>
        </w:rPr>
        <w:t xml:space="preserve">S. chromogenes </w:t>
      </w:r>
      <w:r w:rsidRPr="009C0F39">
        <w:t xml:space="preserve">from HIGH SCC IMI are more likely to carry antimicrobial resistance genes (ARG) vs. LOW SCC IMI, and 3) identify if </w:t>
      </w:r>
      <w:r w:rsidRPr="009C0F39">
        <w:rPr>
          <w:i/>
          <w:iCs/>
        </w:rPr>
        <w:t xml:space="preserve">S. chromogenes </w:t>
      </w:r>
      <w:r w:rsidRPr="009C0F39">
        <w:t xml:space="preserve">from HIGH SCC IMI possess more genes encoding previously-described staphylococcal virulence factors (VF) vs. LOW SCC IMI. Isolates </w:t>
      </w:r>
      <w:proofErr w:type="gramStart"/>
      <w:r w:rsidRPr="009C0F39">
        <w:t>originate</w:t>
      </w:r>
      <w:proofErr w:type="gramEnd"/>
      <w:r w:rsidRPr="009C0F39">
        <w:t xml:space="preserve"> from a longitudinal, observational study of 10 organic dairy farms in Vermont (US), where aerobic culture of quarter-milk samples to identify IMI was conducted in parallel with determination of quarter SCC. Two groups were selected from persistent (≥ 30 days) </w:t>
      </w:r>
      <w:r w:rsidRPr="009C0F39">
        <w:rPr>
          <w:i/>
          <w:iCs/>
        </w:rPr>
        <w:t xml:space="preserve">S. chromogenes </w:t>
      </w:r>
      <w:r w:rsidRPr="009C0F39">
        <w:t>IMI (as confirmed by RAPD-PCR): 1) IMI associated with high SCC, where all quarter-day observations had an associated SCC of ≥200,000 cells/mL; and 2) IMI associated with low SCC, where all quarter-day observations had an associated SCC of &lt;200,000 cells/</w:t>
      </w:r>
      <w:proofErr w:type="spellStart"/>
      <w:r w:rsidRPr="009C0F39">
        <w:t>mL.</w:t>
      </w:r>
      <w:proofErr w:type="spellEnd"/>
      <w:r w:rsidRPr="009C0F39">
        <w:t xml:space="preserve"> Representative isolates from 15 LOW SCC IMI and 15 isolates from HIGH SCC IMI were submitted for whole genome sequencing and strain-typed according to a 7-locus MLST scheme</w:t>
      </w:r>
      <w:r w:rsidRPr="009C0F39">
        <w:rPr>
          <w:i/>
          <w:iCs/>
        </w:rPr>
        <w:t>.</w:t>
      </w:r>
      <w:r w:rsidRPr="009C0F39">
        <w:t xml:space="preserve"> ARG and VF were identified from assembled genomes. Separate mixed-effects logistic regression models were made using ST, ARG carriage, and VF number as the predictor, SCC category as the outcome, with herd as a random effect. Ten different ST were identified, including 4 novel ST. Seven ST were identified in each SCC category, with 3 unique to each. In a mixed-effects logistic regression, ST was not a significant predictor of SCC category. The only ARG identified was </w:t>
      </w:r>
      <w:proofErr w:type="spellStart"/>
      <w:r w:rsidRPr="009C0F39">
        <w:rPr>
          <w:i/>
          <w:iCs/>
        </w:rPr>
        <w:t>blaZ</w:t>
      </w:r>
      <w:proofErr w:type="spellEnd"/>
      <w:r w:rsidRPr="009C0F39">
        <w:rPr>
          <w:i/>
          <w:iCs/>
        </w:rPr>
        <w:t xml:space="preserve">, </w:t>
      </w:r>
      <w:r w:rsidRPr="009C0F39">
        <w:t xml:space="preserve">encoding for resistance to penicillin (33.3% of isolates; 6/15 in the HIGH SCC category and 4/15 in the LOW SCC category). </w:t>
      </w:r>
      <w:proofErr w:type="spellStart"/>
      <w:r w:rsidRPr="009C0F39">
        <w:rPr>
          <w:i/>
          <w:iCs/>
        </w:rPr>
        <w:t>blaZ</w:t>
      </w:r>
      <w:proofErr w:type="spellEnd"/>
      <w:r w:rsidRPr="009C0F39">
        <w:t xml:space="preserve"> was not a significant predictor of SCC category in a mixed-effects logistic regression model. </w:t>
      </w:r>
      <w:proofErr w:type="spellStart"/>
      <w:r w:rsidRPr="009C0F39">
        <w:rPr>
          <w:i/>
          <w:iCs/>
        </w:rPr>
        <w:t>blaZ</w:t>
      </w:r>
      <w:proofErr w:type="spellEnd"/>
      <w:r w:rsidRPr="009C0F39">
        <w:t xml:space="preserve"> was consistently present in all isolates for 4/5 ST with multiple isolates. Sixty-two unique VF were identified (median: 44 per isolate; range: 43-21). Thirty-nine VF were present in all isolates, including genes associated with iron uptake and metabolism, production of phenol-soluble </w:t>
      </w:r>
      <w:proofErr w:type="spellStart"/>
      <w:r w:rsidRPr="009C0F39">
        <w:t>modulins</w:t>
      </w:r>
      <w:proofErr w:type="spellEnd"/>
      <w:r w:rsidRPr="009C0F39">
        <w:t xml:space="preserve">, hemolysins, and an exfoliative toxin. </w:t>
      </w:r>
      <w:proofErr w:type="gramStart"/>
      <w:r w:rsidRPr="009C0F39">
        <w:t>Presence</w:t>
      </w:r>
      <w:proofErr w:type="gramEnd"/>
      <w:r w:rsidRPr="009C0F39">
        <w:t xml:space="preserve"> of VF associated with adherence, host immune evasion, type VII secretion system, and production of exoenzymes and exotoxins was variable between isolates. In the HIGH SCC category, 677 VF total </w:t>
      </w:r>
      <w:proofErr w:type="gramStart"/>
      <w:r w:rsidRPr="009C0F39">
        <w:t>were</w:t>
      </w:r>
      <w:proofErr w:type="gramEnd"/>
      <w:r w:rsidRPr="009C0F39">
        <w:t xml:space="preserve"> identified vs. 670 in the LOW SCC category. In a mixed-effects logistic regression, number of VF identified was not a significant predictor of SCC category. Genes encoding for exfoliative toxin type C (</w:t>
      </w:r>
      <w:proofErr w:type="spellStart"/>
      <w:r w:rsidRPr="009C0F39">
        <w:rPr>
          <w:i/>
          <w:iCs/>
        </w:rPr>
        <w:t>etc</w:t>
      </w:r>
      <w:proofErr w:type="spellEnd"/>
      <w:r w:rsidRPr="009C0F39">
        <w:t xml:space="preserve">) and </w:t>
      </w:r>
      <w:proofErr w:type="spellStart"/>
      <w:r w:rsidRPr="009C0F39">
        <w:t>staphylocoagulase</w:t>
      </w:r>
      <w:proofErr w:type="spellEnd"/>
      <w:r w:rsidRPr="009C0F39">
        <w:t xml:space="preserve"> (</w:t>
      </w:r>
      <w:proofErr w:type="spellStart"/>
      <w:r w:rsidRPr="009C0F39">
        <w:rPr>
          <w:i/>
          <w:iCs/>
        </w:rPr>
        <w:t>coa</w:t>
      </w:r>
      <w:proofErr w:type="spellEnd"/>
      <w:r w:rsidRPr="009C0F39">
        <w:t xml:space="preserve">) were identified in isolates in the current study, neither of which have been widely reported for </w:t>
      </w:r>
      <w:r w:rsidRPr="009C0F39">
        <w:rPr>
          <w:i/>
          <w:iCs/>
        </w:rPr>
        <w:t>S. chromogenes</w:t>
      </w:r>
      <w:r w:rsidRPr="009C0F39">
        <w:t xml:space="preserve"> isolates of bovine origin. </w:t>
      </w:r>
      <w:proofErr w:type="spellStart"/>
      <w:r w:rsidRPr="009C0F39">
        <w:rPr>
          <w:i/>
          <w:iCs/>
        </w:rPr>
        <w:t>blaZ</w:t>
      </w:r>
      <w:proofErr w:type="spellEnd"/>
      <w:r w:rsidRPr="009C0F39">
        <w:t xml:space="preserve"> carriage, number and type of VF appears to be a function of ST for </w:t>
      </w:r>
      <w:r w:rsidRPr="009C0F39">
        <w:rPr>
          <w:i/>
          <w:iCs/>
        </w:rPr>
        <w:t>S. chromogenes</w:t>
      </w:r>
      <w:r w:rsidRPr="009C0F39">
        <w:t>, but more research is needed to confirm these findings.</w:t>
      </w:r>
    </w:p>
    <w:p w14:paraId="3634E8E1" w14:textId="6B4A0573" w:rsidR="0013729C" w:rsidRPr="00117AEE" w:rsidRDefault="008F1D68" w:rsidP="0013729C">
      <w:pPr>
        <w:pStyle w:val="ChapSub"/>
        <w:rPr>
          <w:rStyle w:val="Emphasis"/>
          <w:b w:val="0"/>
          <w:bCs/>
          <w:i w:val="0"/>
          <w:iCs w:val="0"/>
          <w:color w:val="0E101A"/>
        </w:rPr>
      </w:pPr>
      <w:bookmarkStart w:id="129" w:name="_Toc174382611"/>
      <w:r>
        <w:rPr>
          <w:rStyle w:val="Emphasis"/>
          <w:bCs/>
          <w:i w:val="0"/>
          <w:iCs w:val="0"/>
          <w:color w:val="0E101A"/>
        </w:rPr>
        <w:t>4</w:t>
      </w:r>
      <w:r w:rsidR="0013729C">
        <w:rPr>
          <w:rStyle w:val="Emphasis"/>
          <w:bCs/>
          <w:i w:val="0"/>
          <w:iCs w:val="0"/>
          <w:color w:val="0E101A"/>
        </w:rPr>
        <w:t xml:space="preserve">.2 </w:t>
      </w:r>
      <w:r w:rsidR="0013729C" w:rsidRPr="00117AEE">
        <w:rPr>
          <w:rStyle w:val="Emphasis"/>
          <w:bCs/>
          <w:i w:val="0"/>
          <w:iCs w:val="0"/>
          <w:color w:val="0E101A"/>
        </w:rPr>
        <w:t>Introduction</w:t>
      </w:r>
      <w:bookmarkEnd w:id="129"/>
    </w:p>
    <w:p w14:paraId="79FEDF29" w14:textId="77777777" w:rsidR="009C0F39" w:rsidRPr="009C0F39" w:rsidRDefault="009C0F39" w:rsidP="009C0F39">
      <w:pPr>
        <w:pStyle w:val="BodyTextIndent"/>
        <w:rPr>
          <w:iCs/>
        </w:rPr>
      </w:pPr>
      <w:r w:rsidRPr="009C0F39">
        <w:rPr>
          <w:i/>
          <w:iCs/>
        </w:rPr>
        <w:t xml:space="preserve">Staphylococcus chromogenes </w:t>
      </w:r>
      <w:r w:rsidRPr="009C0F39">
        <w:t xml:space="preserve">is the leading cause of intramammary infections (IMI) in dairy cattle worldwide, for both conventional (De Visscher et al., 2016; </w:t>
      </w:r>
      <w:proofErr w:type="spellStart"/>
      <w:r w:rsidRPr="009C0F39">
        <w:t>Condas</w:t>
      </w:r>
      <w:proofErr w:type="spellEnd"/>
      <w:r w:rsidRPr="009C0F39">
        <w:t xml:space="preserve"> et al., 2017a; Rowe et al., 2019; </w:t>
      </w:r>
      <w:proofErr w:type="spellStart"/>
      <w:r w:rsidRPr="009C0F39">
        <w:t>Wuytack</w:t>
      </w:r>
      <w:proofErr w:type="spellEnd"/>
      <w:r w:rsidRPr="009C0F39">
        <w:t xml:space="preserve"> et al., 2020a) and organic (Peña-Mosca et al., 2023) herds in various countries. </w:t>
      </w:r>
      <w:r w:rsidRPr="009C0F39">
        <w:rPr>
          <w:i/>
          <w:iCs/>
        </w:rPr>
        <w:t>S. chromogenes</w:t>
      </w:r>
      <w:r w:rsidRPr="009C0F39">
        <w:t xml:space="preserve"> is categorized as belonging to a heterogenous group of bacteria known as the non-</w:t>
      </w:r>
      <w:r w:rsidRPr="009C0F39">
        <w:rPr>
          <w:i/>
          <w:iCs/>
        </w:rPr>
        <w:t>aureus</w:t>
      </w:r>
      <w:r w:rsidRPr="009C0F39">
        <w:t xml:space="preserve"> staphylococci (NAS),</w:t>
      </w:r>
      <w:r w:rsidRPr="009C0F39">
        <w:rPr>
          <w:i/>
          <w:iCs/>
        </w:rPr>
        <w:t xml:space="preserve"> </w:t>
      </w:r>
      <w:r w:rsidRPr="009C0F39">
        <w:t xml:space="preserve">although species within this group exhibit varying pathogenicity when causing IMI. Within NAS, </w:t>
      </w:r>
      <w:r w:rsidRPr="009C0F39">
        <w:rPr>
          <w:i/>
          <w:iCs/>
        </w:rPr>
        <w:t>S. chromogenes</w:t>
      </w:r>
      <w:r w:rsidRPr="009C0F39">
        <w:t xml:space="preserve"> is of special concern due to its ability to be both persistent and cause an inflammatory reaction increasing quarter somatic cell count (SCC) (</w:t>
      </w:r>
      <w:proofErr w:type="spellStart"/>
      <w:r w:rsidRPr="009C0F39">
        <w:t>Piessens</w:t>
      </w:r>
      <w:proofErr w:type="spellEnd"/>
      <w:r w:rsidRPr="009C0F39">
        <w:t xml:space="preserve"> et al., 2011; </w:t>
      </w:r>
      <w:proofErr w:type="spellStart"/>
      <w:r w:rsidRPr="009C0F39">
        <w:t>Supré</w:t>
      </w:r>
      <w:proofErr w:type="spellEnd"/>
      <w:r w:rsidRPr="009C0F39">
        <w:t xml:space="preserve"> et al., 2011; Fry et al., 2014), even to the point where the SCC of quarters infected with </w:t>
      </w:r>
      <w:r w:rsidRPr="009C0F39">
        <w:rPr>
          <w:i/>
          <w:iCs/>
        </w:rPr>
        <w:t>S. chromogenes</w:t>
      </w:r>
      <w:r w:rsidRPr="009C0F39">
        <w:t xml:space="preserve"> were no different than quarters infected with a major mastitis pathogen such as</w:t>
      </w:r>
      <w:r w:rsidRPr="009C0F39">
        <w:rPr>
          <w:i/>
        </w:rPr>
        <w:t xml:space="preserve"> S. aureus </w:t>
      </w:r>
      <w:r w:rsidRPr="009C0F39">
        <w:rPr>
          <w:iCs/>
        </w:rPr>
        <w:t>(</w:t>
      </w:r>
      <w:proofErr w:type="spellStart"/>
      <w:r w:rsidRPr="009C0F39">
        <w:rPr>
          <w:iCs/>
        </w:rPr>
        <w:t>Wuytack</w:t>
      </w:r>
      <w:proofErr w:type="spellEnd"/>
      <w:r w:rsidRPr="009C0F39">
        <w:rPr>
          <w:iCs/>
        </w:rPr>
        <w:t xml:space="preserve"> et al., 2020a; </w:t>
      </w:r>
      <w:proofErr w:type="spellStart"/>
      <w:r w:rsidRPr="009C0F39">
        <w:rPr>
          <w:iCs/>
        </w:rPr>
        <w:t>Valckenier</w:t>
      </w:r>
      <w:proofErr w:type="spellEnd"/>
      <w:r w:rsidRPr="009C0F39">
        <w:rPr>
          <w:iCs/>
        </w:rPr>
        <w:t xml:space="preserve"> et al., 2021; Woudstra et al., 2023).</w:t>
      </w:r>
    </w:p>
    <w:p w14:paraId="41C41AFC" w14:textId="77777777" w:rsidR="009C0F39" w:rsidRPr="009C0F39" w:rsidRDefault="009C0F39" w:rsidP="009C0F39">
      <w:pPr>
        <w:pStyle w:val="BodyTextIndent"/>
      </w:pPr>
      <w:r w:rsidRPr="009C0F39">
        <w:rPr>
          <w:iCs/>
        </w:rPr>
        <w:t>Beyond the marked differences between NAS, significant</w:t>
      </w:r>
      <w:r w:rsidRPr="009C0F39">
        <w:t xml:space="preserve"> variation in pathogenicity has also been demonstrated for different strains within the same species. Intraspecies variation has been observed in varying effect on SCC (</w:t>
      </w:r>
      <w:proofErr w:type="spellStart"/>
      <w:r w:rsidRPr="009C0F39">
        <w:t>Supré</w:t>
      </w:r>
      <w:proofErr w:type="spellEnd"/>
      <w:r w:rsidRPr="009C0F39">
        <w:t xml:space="preserve"> et al., 2011; Fry et al., 2014; </w:t>
      </w:r>
      <w:proofErr w:type="spellStart"/>
      <w:r w:rsidRPr="009C0F39">
        <w:t>Condas</w:t>
      </w:r>
      <w:proofErr w:type="spellEnd"/>
      <w:r w:rsidRPr="009C0F39">
        <w:t xml:space="preserve"> et al., 2017a), differences in interaction with host immune cells (Hyvönen et al., 2009; </w:t>
      </w:r>
      <w:proofErr w:type="spellStart"/>
      <w:r w:rsidRPr="009C0F39">
        <w:t>Åvall</w:t>
      </w:r>
      <w:proofErr w:type="spellEnd"/>
      <w:r w:rsidRPr="009C0F39">
        <w:t xml:space="preserve">-Jääskeläinen et al., 2013), persistence of infection (Mork et al., 2012; </w:t>
      </w:r>
      <w:proofErr w:type="spellStart"/>
      <w:r w:rsidRPr="009C0F39">
        <w:t>Valckenier</w:t>
      </w:r>
      <w:proofErr w:type="spellEnd"/>
      <w:r w:rsidRPr="009C0F39">
        <w:t xml:space="preserve"> et al., 2021), and effect on milk production (Thorberg et al., 2009). For </w:t>
      </w:r>
      <w:r w:rsidRPr="009C0F39">
        <w:rPr>
          <w:i/>
          <w:iCs/>
        </w:rPr>
        <w:t xml:space="preserve">S. chromogenes </w:t>
      </w:r>
      <w:r w:rsidRPr="009C0F39">
        <w:t xml:space="preserve">specifically, studies have demonstrated heterogeneity in populations of isolates causing IMI. </w:t>
      </w:r>
      <w:proofErr w:type="spellStart"/>
      <w:r w:rsidRPr="009C0F39">
        <w:t>Wuytack</w:t>
      </w:r>
      <w:proofErr w:type="spellEnd"/>
      <w:r w:rsidRPr="009C0F39">
        <w:t xml:space="preserve"> et al. (2020a) found </w:t>
      </w:r>
      <w:r w:rsidRPr="009C0F39">
        <w:rPr>
          <w:i/>
          <w:iCs/>
        </w:rPr>
        <w:t>S. chromogenes</w:t>
      </w:r>
      <w:r w:rsidRPr="009C0F39">
        <w:t xml:space="preserve"> to be the most prevalent NAS species causing IMI in quarters identified both as healthy (SCC of ≤ 50,000 cells/mL) and infected, but with no observable clinical signs (SCC of &gt; 50,000 cells/mL), as well as 1 of the 3 most common species in quarters exhibiting clinical signs of mastitis. Similarly, </w:t>
      </w:r>
      <w:proofErr w:type="spellStart"/>
      <w:r w:rsidRPr="009C0F39">
        <w:t>Condas</w:t>
      </w:r>
      <w:proofErr w:type="spellEnd"/>
      <w:r w:rsidRPr="009C0F39">
        <w:t xml:space="preserve"> et al. (2017b) found that among NAS-positive quarters, </w:t>
      </w:r>
      <w:r w:rsidRPr="009C0F39">
        <w:rPr>
          <w:i/>
          <w:iCs/>
        </w:rPr>
        <w:t>S. chromogenes</w:t>
      </w:r>
      <w:r w:rsidRPr="009C0F39">
        <w:t xml:space="preserve"> was isolated with similar frequency from quarters classified as low SCC (&lt; 200,000 cells/mL), high SCC (&gt; 200,000 cells/mL), and those with clinical mastitis. Different strains of </w:t>
      </w:r>
      <w:r w:rsidRPr="009C0F39">
        <w:rPr>
          <w:i/>
          <w:iCs/>
        </w:rPr>
        <w:t xml:space="preserve">S. chromogenes </w:t>
      </w:r>
      <w:r w:rsidRPr="009C0F39">
        <w:t xml:space="preserve">have been identified to vary in their interaction with host immune cells and inflammatory response (Breyne et al., 2015; </w:t>
      </w:r>
      <w:proofErr w:type="spellStart"/>
      <w:r w:rsidRPr="009C0F39">
        <w:t>Piccart</w:t>
      </w:r>
      <w:proofErr w:type="spellEnd"/>
      <w:r w:rsidRPr="009C0F39">
        <w:t xml:space="preserve"> et al., 2016; Souza et al., 2016), as well as preferred habitat niche (skin vs. mammary gland; </w:t>
      </w:r>
      <w:proofErr w:type="spellStart"/>
      <w:r w:rsidRPr="009C0F39">
        <w:t>Wuytack</w:t>
      </w:r>
      <w:proofErr w:type="spellEnd"/>
      <w:r w:rsidRPr="009C0F39">
        <w:t xml:space="preserve"> et al., 2020b). </w:t>
      </w:r>
    </w:p>
    <w:p w14:paraId="1B4C0F63" w14:textId="77777777" w:rsidR="009C0F39" w:rsidRPr="009C0F39" w:rsidRDefault="009C0F39" w:rsidP="009C0F39">
      <w:pPr>
        <w:pStyle w:val="BodyTextIndent"/>
      </w:pPr>
      <w:r w:rsidRPr="009C0F39">
        <w:t>An association has also been demonstrated between different traits associated with clinical signs or pathogenicity for staphylococci</w:t>
      </w:r>
      <w:r w:rsidRPr="009C0F39">
        <w:rPr>
          <w:i/>
          <w:iCs/>
        </w:rPr>
        <w:t xml:space="preserve"> </w:t>
      </w:r>
      <w:r w:rsidRPr="009C0F39">
        <w:t>causing IMI</w:t>
      </w:r>
      <w:r w:rsidRPr="009C0F39">
        <w:rPr>
          <w:i/>
          <w:iCs/>
        </w:rPr>
        <w:t xml:space="preserve">. </w:t>
      </w:r>
      <w:proofErr w:type="spellStart"/>
      <w:r w:rsidRPr="009C0F39">
        <w:t>Valckenier</w:t>
      </w:r>
      <w:proofErr w:type="spellEnd"/>
      <w:r w:rsidRPr="009C0F39">
        <w:t xml:space="preserve"> et al. (2021) describe a link between persistence of infection and associated SCC, where quarters classified as having a transient IMI due to </w:t>
      </w:r>
      <w:r w:rsidRPr="009C0F39">
        <w:rPr>
          <w:i/>
          <w:iCs/>
        </w:rPr>
        <w:t>S. chromogenes</w:t>
      </w:r>
      <w:r w:rsidRPr="009C0F39">
        <w:t xml:space="preserve"> had a mean SCC of 69,000 cells/mL, while those classified as having a persistent</w:t>
      </w:r>
      <w:r w:rsidRPr="009C0F39">
        <w:rPr>
          <w:i/>
          <w:iCs/>
        </w:rPr>
        <w:t xml:space="preserve"> S. chromogenes </w:t>
      </w:r>
      <w:r w:rsidRPr="009C0F39">
        <w:t>IMI had a SCC of 351,000 cells/</w:t>
      </w:r>
      <w:proofErr w:type="spellStart"/>
      <w:r w:rsidRPr="009C0F39">
        <w:t>mL.</w:t>
      </w:r>
      <w:proofErr w:type="spellEnd"/>
      <w:r w:rsidRPr="009C0F39">
        <w:t xml:space="preserve"> </w:t>
      </w:r>
      <w:proofErr w:type="spellStart"/>
      <w:r w:rsidRPr="009C0F39">
        <w:t>Wuytack</w:t>
      </w:r>
      <w:proofErr w:type="spellEnd"/>
      <w:r w:rsidRPr="009C0F39">
        <w:t xml:space="preserve"> et. al (2020a) found genes encoding various virulence factors (VF) associated with staphylococci in 44% of NAS isolates originating from cases of clinical mastitis, while only 19% of isolates associated with infections found in quarters with an SCC of ≤ 50,000 cells/</w:t>
      </w:r>
      <w:proofErr w:type="spellStart"/>
      <w:r w:rsidRPr="009C0F39">
        <w:t>mL.</w:t>
      </w:r>
      <w:proofErr w:type="spellEnd"/>
      <w:r w:rsidRPr="009C0F39">
        <w:t xml:space="preserve"> These VF included genes associated with biofilm formation to enhance colonization and evasion of host immune response, various enzymes associated with other virulence proteins, and capsule formation. In a study by Haveri et al. (2005) of 217 </w:t>
      </w:r>
      <w:r w:rsidRPr="009C0F39">
        <w:rPr>
          <w:i/>
          <w:iCs/>
        </w:rPr>
        <w:t xml:space="preserve">S. aureus </w:t>
      </w:r>
      <w:r w:rsidRPr="009C0F39">
        <w:t xml:space="preserve">IMI isolates typed using pulsed-field gel electrophoresis (PFGE), researchers were able to identify that a particular </w:t>
      </w:r>
      <w:proofErr w:type="spellStart"/>
      <w:r w:rsidRPr="009C0F39">
        <w:t>pulsotype</w:t>
      </w:r>
      <w:proofErr w:type="spellEnd"/>
      <w:r w:rsidRPr="009C0F39">
        <w:t xml:space="preserve"> was significantly associated with severe clinical mastitis symptoms but reduced persistence when compared to the 4 </w:t>
      </w:r>
      <w:proofErr w:type="gramStart"/>
      <w:r w:rsidRPr="009C0F39">
        <w:t>other</w:t>
      </w:r>
      <w:proofErr w:type="gramEnd"/>
      <w:r w:rsidRPr="009C0F39">
        <w:t xml:space="preserve"> commonly identified </w:t>
      </w:r>
      <w:proofErr w:type="spellStart"/>
      <w:r w:rsidRPr="009C0F39">
        <w:t>pulsotypes</w:t>
      </w:r>
      <w:proofErr w:type="spellEnd"/>
      <w:r w:rsidRPr="009C0F39">
        <w:t xml:space="preserve"> in the study. This association between a specific genotype and consistent expression of a clinical trait associated with an IMI has not yet been widely described for NAS. However, researchers in a large Canadian study investigating the profile of staphylococcal VF for 25 different species of NAS identified 2 rather distinct populations among the 83 </w:t>
      </w:r>
      <w:r w:rsidRPr="009C0F39">
        <w:rPr>
          <w:i/>
          <w:iCs/>
        </w:rPr>
        <w:t>S. chromogenes</w:t>
      </w:r>
      <w:r w:rsidRPr="009C0F39">
        <w:t xml:space="preserve"> included (Naushad et al., 2019). In a cluster analysis looking at the distribution of all 191 VF for the 441 genomes of isolates included in the study, </w:t>
      </w:r>
      <w:r w:rsidRPr="009C0F39">
        <w:rPr>
          <w:i/>
          <w:iCs/>
        </w:rPr>
        <w:t>S. chromogenes</w:t>
      </w:r>
      <w:r w:rsidRPr="009C0F39">
        <w:t xml:space="preserve"> was the only species split into 2 distinct populations: the majority of </w:t>
      </w:r>
      <w:r w:rsidRPr="009C0F39">
        <w:rPr>
          <w:i/>
          <w:iCs/>
        </w:rPr>
        <w:t>S. chromogenes</w:t>
      </w:r>
      <w:r w:rsidRPr="009C0F39">
        <w:t xml:space="preserve"> strains clustered together with a profile distinct to their species, but a small number of strains clustered with isolates belonging to other </w:t>
      </w:r>
      <w:proofErr w:type="gramStart"/>
      <w:r w:rsidRPr="009C0F39">
        <w:t>closely-related</w:t>
      </w:r>
      <w:proofErr w:type="gramEnd"/>
      <w:r w:rsidRPr="009C0F39">
        <w:t xml:space="preserve"> species (Naushad et al., 2019). The authors point out this may be a result of including a larger number of </w:t>
      </w:r>
      <w:r w:rsidRPr="009C0F39">
        <w:rPr>
          <w:i/>
          <w:iCs/>
        </w:rPr>
        <w:t>S. chromogenes</w:t>
      </w:r>
      <w:r w:rsidRPr="009C0F39">
        <w:t xml:space="preserve"> isolates compared with other species, but also suggest this finding could represent separate pathotypes of </w:t>
      </w:r>
      <w:r w:rsidRPr="009C0F39">
        <w:rPr>
          <w:i/>
          <w:iCs/>
        </w:rPr>
        <w:t>S. chromogenes</w:t>
      </w:r>
      <w:r w:rsidRPr="009C0F39">
        <w:t xml:space="preserve"> causing bovine IMI. </w:t>
      </w:r>
    </w:p>
    <w:p w14:paraId="39F360DE" w14:textId="4051C174" w:rsidR="00A417E7" w:rsidRDefault="009C0F39" w:rsidP="002209E9">
      <w:pPr>
        <w:pStyle w:val="BodyTextIndent"/>
      </w:pPr>
      <w:r w:rsidRPr="009C0F39">
        <w:t xml:space="preserve">In a longitudinal study of 10 certified organic dairy farms in Vermont (US), </w:t>
      </w:r>
      <w:r w:rsidRPr="009C0F39">
        <w:rPr>
          <w:i/>
          <w:iCs/>
        </w:rPr>
        <w:t>S. chromogenes</w:t>
      </w:r>
      <w:r w:rsidRPr="009C0F39">
        <w:t xml:space="preserve"> was found to be the most common pathogen causing subclinical mastitis (Jeffrey et al., unpublished manuscript). In agreement with the heterogeneity observed in </w:t>
      </w:r>
      <w:proofErr w:type="spellStart"/>
      <w:r w:rsidRPr="009C0F39">
        <w:t>Wuytack</w:t>
      </w:r>
      <w:proofErr w:type="spellEnd"/>
      <w:r w:rsidRPr="009C0F39">
        <w:t xml:space="preserve"> et al. (2020a) and </w:t>
      </w:r>
      <w:proofErr w:type="spellStart"/>
      <w:r w:rsidRPr="009C0F39">
        <w:t>Condas</w:t>
      </w:r>
      <w:proofErr w:type="spellEnd"/>
      <w:r w:rsidRPr="009C0F39">
        <w:t xml:space="preserve"> et al. (2017b), the quarter SCC (</w:t>
      </w:r>
      <w:proofErr w:type="spellStart"/>
      <w:r w:rsidRPr="009C0F39">
        <w:t>qSCC</w:t>
      </w:r>
      <w:proofErr w:type="spellEnd"/>
      <w:r w:rsidRPr="009C0F39">
        <w:t xml:space="preserve">) associated with </w:t>
      </w:r>
      <w:r w:rsidRPr="009C0F39">
        <w:rPr>
          <w:i/>
          <w:iCs/>
        </w:rPr>
        <w:t xml:space="preserve">S. chromogenes </w:t>
      </w:r>
      <w:r w:rsidRPr="009C0F39">
        <w:t xml:space="preserve">IMI in our study ranged from 2,000 cells/mL (the lower limit of detection) to 6,100,000 cells/mL (Jeffrey et al., unpublished manuscript). Furthermore, most </w:t>
      </w:r>
      <w:r w:rsidRPr="009C0F39">
        <w:rPr>
          <w:i/>
          <w:iCs/>
        </w:rPr>
        <w:t xml:space="preserve">S. chromogenes </w:t>
      </w:r>
      <w:r w:rsidRPr="009C0F39">
        <w:t xml:space="preserve">IMI observed persisted for at least 60-90 days during the study period. The aim of the current study is to better understand the diversity within </w:t>
      </w:r>
      <w:r w:rsidRPr="009C0F39">
        <w:rPr>
          <w:i/>
          <w:iCs/>
        </w:rPr>
        <w:t xml:space="preserve">S. chromogenes </w:t>
      </w:r>
      <w:r w:rsidRPr="009C0F39">
        <w:t xml:space="preserve">causing bovine IMI by identifying if there is a genetic basis for the observed difference in pathogenicity (as measured by </w:t>
      </w:r>
      <w:proofErr w:type="spellStart"/>
      <w:r w:rsidRPr="009C0F39">
        <w:t>qSCC</w:t>
      </w:r>
      <w:proofErr w:type="spellEnd"/>
      <w:r w:rsidRPr="009C0F39">
        <w:t xml:space="preserve">). The specific objectives are to: 1) identify if distinct strain types (ST) of </w:t>
      </w:r>
      <w:r w:rsidRPr="009C0F39">
        <w:rPr>
          <w:i/>
          <w:iCs/>
        </w:rPr>
        <w:t>S. chromogenes</w:t>
      </w:r>
      <w:r w:rsidRPr="009C0F39">
        <w:t xml:space="preserve"> are associated with IMI where </w:t>
      </w:r>
      <w:proofErr w:type="spellStart"/>
      <w:r w:rsidRPr="009C0F39">
        <w:t>qSCC</w:t>
      </w:r>
      <w:proofErr w:type="spellEnd"/>
      <w:r w:rsidRPr="009C0F39">
        <w:t xml:space="preserve"> is consistently elevated (HIGH SCC IMI) vs. consistently low (LOW SCC IMI), 2) identify if </w:t>
      </w:r>
      <w:r w:rsidRPr="009C0F39">
        <w:rPr>
          <w:i/>
          <w:iCs/>
        </w:rPr>
        <w:t xml:space="preserve">S. chromogenes </w:t>
      </w:r>
      <w:r w:rsidRPr="009C0F39">
        <w:t xml:space="preserve">from HIGH SCC IMI are more likely to carry genes encoding for antimicrobial resistance (as determined by whole genome sequencing) vs. LOW SCC IMI, and 3) identify if </w:t>
      </w:r>
      <w:r w:rsidRPr="009C0F39">
        <w:rPr>
          <w:i/>
          <w:iCs/>
        </w:rPr>
        <w:t xml:space="preserve">S. chromogenes </w:t>
      </w:r>
      <w:r w:rsidRPr="009C0F39">
        <w:t>from HIGH SCC IMI possess a larger number of genes encoding previously-described staphylococcal VF vs. LOW SCC IMI.</w:t>
      </w:r>
    </w:p>
    <w:p w14:paraId="0351265D" w14:textId="77BC4D5F" w:rsidR="00A417E7" w:rsidRPr="00117AEE" w:rsidRDefault="00A417E7" w:rsidP="00A417E7">
      <w:pPr>
        <w:pStyle w:val="ChapSub"/>
        <w:rPr>
          <w:rStyle w:val="Emphasis"/>
          <w:b w:val="0"/>
          <w:bCs/>
          <w:i w:val="0"/>
          <w:iCs w:val="0"/>
          <w:color w:val="0E101A"/>
        </w:rPr>
      </w:pPr>
      <w:bookmarkStart w:id="130" w:name="_Toc174382612"/>
      <w:r>
        <w:rPr>
          <w:rStyle w:val="Emphasis"/>
          <w:bCs/>
          <w:i w:val="0"/>
          <w:iCs w:val="0"/>
          <w:color w:val="0E101A"/>
        </w:rPr>
        <w:t>4.3 Materials and methods</w:t>
      </w:r>
      <w:bookmarkEnd w:id="130"/>
    </w:p>
    <w:p w14:paraId="438FEBAD" w14:textId="01BC214E" w:rsidR="00A417E7" w:rsidRDefault="00A938BC" w:rsidP="00A938BC">
      <w:pPr>
        <w:pStyle w:val="BodyTextIndent"/>
      </w:pPr>
      <w:r w:rsidRPr="00A938BC">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0EA39ECD" w14:textId="2CD461E6" w:rsidR="00A938BC" w:rsidRDefault="00A938BC" w:rsidP="00A938BC">
      <w:pPr>
        <w:pStyle w:val="ChapSubSub"/>
      </w:pPr>
      <w:r>
        <w:t>4</w:t>
      </w:r>
      <w:r w:rsidRPr="00D62F80">
        <w:t>.</w:t>
      </w:r>
      <w:r>
        <w:t>3.1</w:t>
      </w:r>
      <w:r w:rsidRPr="00D62F80">
        <w:t xml:space="preserve"> </w:t>
      </w:r>
      <w:r>
        <w:t>Sample origination</w:t>
      </w:r>
    </w:p>
    <w:p w14:paraId="1E0E5681" w14:textId="77777777" w:rsidR="00A938BC" w:rsidRDefault="00A938BC" w:rsidP="00A938BC">
      <w:pPr>
        <w:pStyle w:val="BodyTextIndent"/>
      </w:pPr>
      <w:r w:rsidRPr="00A938BC">
        <w:t xml:space="preserve">Isolates included in the current study originate from milk samples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bedded pack system to house lactating dairy cows. The inclusive term “bedded pack” is used here to encompass both aerobically composting bedded packs and deep bedded </w:t>
      </w:r>
      <w:proofErr w:type="gramStart"/>
      <w:r w:rsidRPr="00A938BC">
        <w:t>packs, and</w:t>
      </w:r>
      <w:proofErr w:type="gramEnd"/>
      <w:r w:rsidRPr="00A938BC">
        <w:t xml:space="preserve"> was defined as an enclosed loose housing facility deeply bedded with organic material (Jeffrey et al., 2024).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of the study. In 1 herd with approximately 35 lactating cows, all cows were sampled.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If any sign of clinical mastitis was present, it was </w:t>
      </w:r>
      <w:proofErr w:type="gramStart"/>
      <w:r w:rsidRPr="00A938BC">
        <w:t>noted</w:t>
      </w:r>
      <w:proofErr w:type="gramEnd"/>
      <w:r w:rsidRPr="00A938BC">
        <w:t xml:space="preserve"> and that sample was excluded from the inclusion in this study. Samples were kept on ice in a cooler during transport until stored temporarily overnight at 4°C in the laboratory, where an aliquot was frozen for SCC measurement and the remaining milk sample was processed for bacteriological culture.</w:t>
      </w:r>
    </w:p>
    <w:p w14:paraId="50EFB416" w14:textId="3C55F87E" w:rsidR="00A938BC" w:rsidRDefault="00A938BC" w:rsidP="00A938BC">
      <w:pPr>
        <w:pStyle w:val="ChapSubSub"/>
      </w:pPr>
      <w:r>
        <w:t>4</w:t>
      </w:r>
      <w:r w:rsidRPr="00D62F80">
        <w:t>.</w:t>
      </w:r>
      <w:r>
        <w:t>3.2</w:t>
      </w:r>
      <w:r w:rsidRPr="00D62F80">
        <w:t xml:space="preserve"> </w:t>
      </w:r>
      <w:r>
        <w:t>SCC measurement</w:t>
      </w:r>
    </w:p>
    <w:p w14:paraId="55100D60" w14:textId="77777777" w:rsidR="00A938BC" w:rsidRDefault="00A938BC" w:rsidP="00A938BC">
      <w:pPr>
        <w:spacing w:line="480" w:lineRule="auto"/>
        <w:ind w:firstLine="720"/>
        <w:contextualSpacing/>
        <w:jc w:val="both"/>
        <w:rPr>
          <w:rFonts w:eastAsiaTheme="minorHAnsi"/>
          <w:kern w:val="2"/>
          <w14:ligatures w14:val="standardContextual"/>
        </w:rPr>
      </w:pPr>
      <w:r w:rsidRPr="00A938BC">
        <w:rPr>
          <w:rFonts w:eastAsiaTheme="minorHAnsi"/>
          <w:kern w:val="2"/>
          <w14:ligatures w14:val="standardContextual"/>
        </w:rPr>
        <w:t>Aliquots of frozen quarter-milk samples were sent to the Vermont State Agricultural and Environmental Laboratory, where samples were gradually thawed under refrigeration at time of processing and quarter-level somatic cell count was determined using flow cytometry (</w:t>
      </w:r>
      <w:proofErr w:type="spellStart"/>
      <w:r w:rsidRPr="00A938BC">
        <w:rPr>
          <w:rFonts w:eastAsiaTheme="minorHAnsi"/>
          <w:kern w:val="2"/>
          <w14:ligatures w14:val="standardContextual"/>
        </w:rPr>
        <w:t>Somacount</w:t>
      </w:r>
      <w:proofErr w:type="spellEnd"/>
      <w:r w:rsidRPr="00A938BC">
        <w:rPr>
          <w:rFonts w:eastAsiaTheme="minorHAnsi"/>
          <w:kern w:val="2"/>
          <w14:ligatures w14:val="standardContextual"/>
        </w:rPr>
        <w:t xml:space="preserve"> FC, Bentley Instruments).</w:t>
      </w:r>
    </w:p>
    <w:p w14:paraId="6BA3B2B4" w14:textId="3AE09F96" w:rsidR="00AA7E94" w:rsidRDefault="00AA7E94" w:rsidP="00AA7E94">
      <w:pPr>
        <w:pStyle w:val="ChapSubSub"/>
      </w:pPr>
      <w:r>
        <w:t>4</w:t>
      </w:r>
      <w:r w:rsidRPr="00D62F80">
        <w:t>.</w:t>
      </w:r>
      <w:r>
        <w:t>3.3</w:t>
      </w:r>
      <w:r w:rsidRPr="00D62F80">
        <w:t xml:space="preserve"> </w:t>
      </w:r>
      <w:r w:rsidRPr="00AA7E94">
        <w:t>Aerobic culture of milk samples and determination of bacteriological status</w:t>
      </w:r>
    </w:p>
    <w:p w14:paraId="77104366" w14:textId="77777777" w:rsidR="00AA7E94" w:rsidRPr="00AA7E94" w:rsidRDefault="00AA7E94" w:rsidP="00AA7E94">
      <w:pPr>
        <w:spacing w:after="160"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AA7E94">
        <w:rPr>
          <w:rFonts w:eastAsiaTheme="minorHAnsi"/>
          <w:kern w:val="2"/>
          <w14:ligatures w14:val="standardContextual"/>
        </w:rPr>
        <w:t>μL</w:t>
      </w:r>
      <w:proofErr w:type="spellEnd"/>
      <w:r w:rsidRPr="00AA7E94">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45F69BC3" w14:textId="77777777" w:rsidR="00AA7E94" w:rsidRDefault="00AA7E94" w:rsidP="00AA7E94">
      <w:pPr>
        <w:spacing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p>
    <w:p w14:paraId="6D1875B5" w14:textId="5DEF4F40" w:rsidR="009C68B1" w:rsidRDefault="009C68B1" w:rsidP="009C68B1">
      <w:pPr>
        <w:pStyle w:val="ChapSubSub"/>
      </w:pPr>
      <w:r>
        <w:t>4</w:t>
      </w:r>
      <w:r w:rsidRPr="00D62F80">
        <w:t>.</w:t>
      </w:r>
      <w:r>
        <w:t>3.4</w:t>
      </w:r>
      <w:r w:rsidRPr="00D62F80">
        <w:t xml:space="preserve"> </w:t>
      </w:r>
      <w:r w:rsidRPr="009C68B1">
        <w:t>Identification of bacterial isolates to species</w:t>
      </w:r>
    </w:p>
    <w:p w14:paraId="3F691C41" w14:textId="77777777" w:rsidR="009C68B1" w:rsidRDefault="009C68B1" w:rsidP="009C68B1">
      <w:pPr>
        <w:autoSpaceDE w:val="0"/>
        <w:autoSpaceDN w:val="0"/>
        <w:adjustRightInd w:val="0"/>
        <w:spacing w:line="480" w:lineRule="auto"/>
        <w:ind w:firstLine="720"/>
        <w:contextualSpacing/>
        <w:jc w:val="both"/>
        <w:rPr>
          <w:rFonts w:eastAsiaTheme="minorHAnsi"/>
          <w:kern w:val="2"/>
          <w14:ligatures w14:val="standardContextual"/>
        </w:rPr>
      </w:pPr>
      <w:r w:rsidRPr="009C68B1">
        <w:rPr>
          <w:rFonts w:eastAsiaTheme="minorHAnsi"/>
          <w:kern w:val="2"/>
          <w14:ligatures w14:val="standardContextual"/>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9C68B1">
        <w:rPr>
          <w:rFonts w:eastAsia="ComputerModern-Regular"/>
          <w14:ligatures w14:val="standardContextual"/>
        </w:rPr>
        <w:t xml:space="preserve"> </w:t>
      </w:r>
      <w:r w:rsidRPr="009C68B1">
        <w:rPr>
          <w:rFonts w:eastAsiaTheme="minorHAnsi"/>
          <w:kern w:val="2"/>
          <w14:ligatures w14:val="standardContextual"/>
        </w:rPr>
        <w:t>Isolates were preserved in tryptic soy broth with a final concentration of 15% glycerol in cryovials and stored at -80°C.</w:t>
      </w:r>
      <w:r w:rsidRPr="009C68B1">
        <w:rPr>
          <w:rFonts w:eastAsia="ComputerModern-Regular"/>
          <w14:ligatures w14:val="standardContextual"/>
        </w:rPr>
        <w:t xml:space="preserve"> </w:t>
      </w:r>
      <w:r w:rsidRPr="009C68B1">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9C68B1">
        <w:rPr>
          <w:rFonts w:eastAsiaTheme="minorHAnsi"/>
          <w:kern w:val="2"/>
          <w:shd w:val="clear" w:color="auto" w:fill="FFFFFF"/>
          <w14:ligatures w14:val="standardContextual"/>
        </w:rPr>
        <w:t>Microflex</w:t>
      </w:r>
      <w:proofErr w:type="spellEnd"/>
      <w:r w:rsidRPr="009C68B1">
        <w:rPr>
          <w:rFonts w:eastAsiaTheme="minorHAnsi"/>
          <w:kern w:val="2"/>
          <w:shd w:val="clear" w:color="auto" w:fill="FFFFFF"/>
          <w14:ligatures w14:val="standardContextual"/>
        </w:rPr>
        <w:t xml:space="preserv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with Flex Control software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9C68B1">
        <w:rPr>
          <w:rFonts w:eastAsiaTheme="minorHAnsi"/>
          <w:noProof/>
          <w:kern w:val="2"/>
          <w14:ligatures w14:val="standardContextual"/>
        </w:rPr>
        <w:t>(Haw et al., 2024)</w:t>
      </w:r>
      <w:r w:rsidRPr="009C68B1">
        <w:rPr>
          <w:rFonts w:eastAsiaTheme="minorHAnsi"/>
          <w:kern w:val="2"/>
          <w14:ligatures w14:val="standardContextual"/>
        </w:rPr>
        <w:t xml:space="preserve">. </w:t>
      </w:r>
      <w:r w:rsidRPr="009C68B1">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9C68B1">
        <w:rPr>
          <w:rFonts w:eastAsiaTheme="minorHAnsi"/>
          <w:noProof/>
          <w:kern w:val="2"/>
          <w14:ligatures w14:val="standardContextual"/>
        </w:rPr>
        <w:t>(Adkins et al., 2018)</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The confidence levels used for NASM species identification were applied as previously described </w:t>
      </w:r>
      <w:r w:rsidRPr="009C68B1">
        <w:rPr>
          <w:rFonts w:eastAsiaTheme="minorHAnsi"/>
          <w:noProof/>
          <w:kern w:val="2"/>
          <w14:ligatures w14:val="standardContextual"/>
        </w:rPr>
        <w:t>(Cameron et al., 2017)</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in which ≥1.7 was used for species-level identification and &lt;1.7 was classified as inconclusive. Suspect staphylococci and mammaliicocci isolates unable to be identified to the species level and those identified as </w:t>
      </w:r>
      <w:r w:rsidRPr="009C68B1">
        <w:rPr>
          <w:rFonts w:eastAsiaTheme="minorHAnsi"/>
          <w:i/>
          <w:iCs/>
          <w:kern w:val="2"/>
          <w:shd w:val="clear" w:color="auto" w:fill="FFFFFF"/>
          <w14:ligatures w14:val="standardContextual"/>
        </w:rPr>
        <w:t xml:space="preserve">Staphylococcus </w:t>
      </w:r>
      <w:proofErr w:type="spellStart"/>
      <w:r w:rsidRPr="009C68B1">
        <w:rPr>
          <w:rFonts w:eastAsiaTheme="minorHAnsi"/>
          <w:i/>
          <w:iCs/>
          <w:kern w:val="2"/>
          <w:shd w:val="clear" w:color="auto" w:fill="FFFFFF"/>
          <w14:ligatures w14:val="standardContextual"/>
        </w:rPr>
        <w:t>agnetis</w:t>
      </w:r>
      <w:proofErr w:type="spellEnd"/>
      <w:r w:rsidRPr="009C68B1">
        <w:rPr>
          <w:rFonts w:eastAsiaTheme="minorHAnsi"/>
          <w:kern w:val="2"/>
          <w:shd w:val="clear" w:color="auto" w:fill="FFFFFF"/>
          <w14:ligatures w14:val="standardContextual"/>
        </w:rPr>
        <w:t> or </w:t>
      </w:r>
      <w:r w:rsidRPr="009C68B1">
        <w:rPr>
          <w:rFonts w:eastAsiaTheme="minorHAnsi"/>
          <w:i/>
          <w:iCs/>
          <w:kern w:val="2"/>
          <w:shd w:val="clear" w:color="auto" w:fill="FFFFFF"/>
          <w14:ligatures w14:val="standardContextual"/>
        </w:rPr>
        <w:t xml:space="preserve">Staphylococcus </w:t>
      </w:r>
      <w:proofErr w:type="spellStart"/>
      <w:r w:rsidRPr="009C68B1">
        <w:rPr>
          <w:rFonts w:eastAsiaTheme="minorHAnsi"/>
          <w:i/>
          <w:iCs/>
          <w:kern w:val="2"/>
          <w:shd w:val="clear" w:color="auto" w:fill="FFFFFF"/>
          <w14:ligatures w14:val="standardContextual"/>
        </w:rPr>
        <w:t>hyicus</w:t>
      </w:r>
      <w:proofErr w:type="spellEnd"/>
      <w:r w:rsidRPr="009C68B1">
        <w:rPr>
          <w:rFonts w:eastAsiaTheme="minorHAnsi"/>
          <w:kern w:val="2"/>
          <w:shd w:val="clear" w:color="auto" w:fill="FFFFFF"/>
          <w14:ligatures w14:val="standardContextual"/>
        </w:rPr>
        <w:t> by MALDI-TOF were speciated using </w:t>
      </w:r>
      <w:proofErr w:type="spellStart"/>
      <w:r w:rsidRPr="009C68B1">
        <w:rPr>
          <w:rFonts w:eastAsiaTheme="minorHAnsi"/>
          <w:i/>
          <w:iCs/>
          <w:kern w:val="2"/>
          <w:shd w:val="clear" w:color="auto" w:fill="FFFFFF"/>
          <w14:ligatures w14:val="standardContextual"/>
        </w:rPr>
        <w:t>tuf</w:t>
      </w:r>
      <w:proofErr w:type="spellEnd"/>
      <w:r w:rsidRPr="009C68B1">
        <w:rPr>
          <w:rFonts w:eastAsiaTheme="minorHAnsi"/>
          <w:i/>
          <w:iCs/>
          <w:kern w:val="2"/>
          <w:shd w:val="clear" w:color="auto" w:fill="FFFFFF"/>
          <w14:ligatures w14:val="standardContextual"/>
        </w:rPr>
        <w:t> </w:t>
      </w:r>
      <w:r w:rsidRPr="009C68B1">
        <w:rPr>
          <w:rFonts w:eastAsiaTheme="minorHAnsi"/>
          <w:kern w:val="2"/>
          <w:shd w:val="clear" w:color="auto" w:fill="FFFFFF"/>
          <w14:ligatures w14:val="standardContextual"/>
        </w:rPr>
        <w:t xml:space="preserve">gene sequences with a cut-off of 98% identity as previously described </w:t>
      </w:r>
      <w:r w:rsidRPr="009C68B1">
        <w:rPr>
          <w:rFonts w:eastAsiaTheme="minorHAnsi"/>
          <w:noProof/>
          <w:kern w:val="2"/>
          <w14:ligatures w14:val="standardContextual"/>
        </w:rPr>
        <w:t>(Hwang et al., 2011)</w:t>
      </w:r>
      <w:r w:rsidRPr="009C68B1">
        <w:rPr>
          <w:rFonts w:eastAsiaTheme="minorHAnsi"/>
          <w:kern w:val="2"/>
          <w14:ligatures w14:val="standardContextual"/>
        </w:rPr>
        <w:t>.</w:t>
      </w:r>
    </w:p>
    <w:p w14:paraId="6C9C43B6" w14:textId="09E0850B" w:rsidR="00134719" w:rsidRDefault="00134719" w:rsidP="00134719">
      <w:pPr>
        <w:pStyle w:val="ChapSubSub"/>
      </w:pPr>
      <w:r>
        <w:t>4</w:t>
      </w:r>
      <w:r w:rsidRPr="00D62F80">
        <w:t>.</w:t>
      </w:r>
      <w:r>
        <w:t>3.5</w:t>
      </w:r>
      <w:r w:rsidRPr="00D62F80">
        <w:t xml:space="preserve"> </w:t>
      </w:r>
      <w:r w:rsidRPr="00134719">
        <w:t>Determination of IMI status and selection of</w:t>
      </w:r>
      <w:r>
        <w:t xml:space="preserve"> persistent IMI</w:t>
      </w:r>
    </w:p>
    <w:p w14:paraId="6E596B01" w14:textId="77777777" w:rsidR="00134719" w:rsidRPr="00134719" w:rsidRDefault="00134719" w:rsidP="00134719">
      <w:pPr>
        <w:spacing w:after="160" w:line="480" w:lineRule="auto"/>
        <w:ind w:firstLine="720"/>
        <w:contextualSpacing/>
        <w:jc w:val="both"/>
      </w:pPr>
      <w:r w:rsidRPr="00134719">
        <w:rPr>
          <w:rFonts w:eastAsiaTheme="minorHAnsi"/>
          <w:kern w:val="2"/>
          <w14:ligatures w14:val="standardContextual"/>
        </w:rPr>
        <w:t xml:space="preserve">Using the bacteriological status and speciation information, a quarter-day IMI status was assigned to each quarter observation: 1) “healthy,” when there was no significant growth; 2) “infected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only,”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was identified in pure culture on both plates (interpretation in </w:t>
      </w:r>
      <w:proofErr w:type="spellStart"/>
      <w:r w:rsidRPr="00134719">
        <w:rPr>
          <w:rFonts w:eastAsiaTheme="minorHAnsi"/>
          <w:kern w:val="2"/>
          <w14:ligatures w14:val="standardContextual"/>
        </w:rPr>
        <w:t>series;Dohoo</w:t>
      </w:r>
      <w:proofErr w:type="spellEnd"/>
      <w:r w:rsidRPr="00134719">
        <w:rPr>
          <w:rFonts w:eastAsiaTheme="minorHAnsi"/>
          <w:kern w:val="2"/>
          <w14:ligatures w14:val="standardContextual"/>
        </w:rPr>
        <w:t xml:space="preserve"> et al., 2011); 3) “mixed infection with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and an additional species were identified in mixed culture on both plates; 4) “infected with pathogen other than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a species besides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was identified in pure or mixed culture on both plates; and 5) “unknown” if the sample status had been identified as contaminated or indeterminate as previously described.</w:t>
      </w:r>
      <w:r w:rsidRPr="00134719">
        <w:t xml:space="preserve"> Quarter-day observations were eligible for inclusion in further analysis if they had an associated quarter-level SCC measurement and the IMI status was classified as </w:t>
      </w:r>
      <w:r w:rsidRPr="00134719">
        <w:rPr>
          <w:rFonts w:eastAsiaTheme="minorHAnsi"/>
          <w:kern w:val="2"/>
          <w14:ligatures w14:val="standardContextual"/>
        </w:rPr>
        <w:t xml:space="preserve">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only</w:t>
      </w:r>
      <w:r w:rsidRPr="00134719">
        <w:t>.</w:t>
      </w:r>
    </w:p>
    <w:p w14:paraId="5E3E805D" w14:textId="776AEE2F" w:rsidR="00134719" w:rsidRDefault="00134719" w:rsidP="00134719">
      <w:pPr>
        <w:pStyle w:val="ChapSubSub"/>
        <w:ind w:left="0" w:firstLine="630"/>
        <w:jc w:val="both"/>
        <w:rPr>
          <w:b w:val="0"/>
        </w:rPr>
      </w:pPr>
      <w:r w:rsidRPr="00134719">
        <w:rPr>
          <w:b w:val="0"/>
        </w:rPr>
        <w:t xml:space="preserve">A given quarter was considered to have a potentially persistent </w:t>
      </w:r>
      <w:r w:rsidRPr="00134719">
        <w:rPr>
          <w:b w:val="0"/>
          <w:i/>
          <w:iCs/>
        </w:rPr>
        <w:t>S. chromogenes</w:t>
      </w:r>
      <w:r w:rsidRPr="00134719">
        <w:rPr>
          <w:b w:val="0"/>
        </w:rPr>
        <w:t xml:space="preserve"> IMI if: 1) it had ≥ 2 quarter-day observations (from sequential sampling events approximately 30 days apart); 2) IMI status could be determined for all sampling events associated with that quarter; and 3) it was infected with </w:t>
      </w:r>
      <w:r w:rsidRPr="00134719">
        <w:rPr>
          <w:b w:val="0"/>
          <w:i/>
          <w:iCs/>
        </w:rPr>
        <w:t xml:space="preserve">S. chromogenes </w:t>
      </w:r>
      <w:r w:rsidRPr="00134719">
        <w:rPr>
          <w:b w:val="0"/>
        </w:rPr>
        <w:t xml:space="preserve">only for all associated quarter-day observations throughout the study. Two groups were then selected from all potentially persistent </w:t>
      </w:r>
      <w:r w:rsidRPr="00134719">
        <w:rPr>
          <w:b w:val="0"/>
          <w:i/>
          <w:iCs/>
        </w:rPr>
        <w:t xml:space="preserve">S. chromogenes </w:t>
      </w:r>
      <w:r w:rsidRPr="00134719">
        <w:rPr>
          <w:b w:val="0"/>
        </w:rPr>
        <w:t>IMI: 1) IMI associated with high SCC, where all quarter-day observations had an associated SCC of ≥200,000 cells/mL; and 2) IMI associated with low SCC, where all quarter-day observations had an associated SCC of &lt;200,000 cells/</w:t>
      </w:r>
      <w:proofErr w:type="spellStart"/>
      <w:r w:rsidRPr="00134719">
        <w:rPr>
          <w:b w:val="0"/>
        </w:rPr>
        <w:t>mL.</w:t>
      </w:r>
      <w:proofErr w:type="spellEnd"/>
      <w:r w:rsidRPr="00134719">
        <w:rPr>
          <w:b w:val="0"/>
        </w:rPr>
        <w:t xml:space="preserve"> Any potentially persistent </w:t>
      </w:r>
      <w:r w:rsidRPr="00134719">
        <w:rPr>
          <w:b w:val="0"/>
          <w:i/>
          <w:iCs/>
        </w:rPr>
        <w:t>S. chromogenes</w:t>
      </w:r>
      <w:r w:rsidRPr="00134719">
        <w:rPr>
          <w:b w:val="0"/>
        </w:rPr>
        <w:t xml:space="preserve"> IMI that did not fit into 1 of these 2 categories was excluded from further analysis (e.g., had an SCC of &lt;200,000 cells/mL for one quarter-day observation and an SCC of ≥200,000 cells/mL for the next).</w:t>
      </w:r>
    </w:p>
    <w:p w14:paraId="275A81EE" w14:textId="2977F85A" w:rsidR="00134719" w:rsidRDefault="00134719" w:rsidP="00134719">
      <w:pPr>
        <w:pStyle w:val="ChapSubSub"/>
      </w:pPr>
      <w:r>
        <w:t>4</w:t>
      </w:r>
      <w:r w:rsidRPr="00D62F80">
        <w:t>.</w:t>
      </w:r>
      <w:r>
        <w:t>3.6</w:t>
      </w:r>
      <w:r w:rsidRPr="00D62F80">
        <w:t xml:space="preserve"> </w:t>
      </w:r>
      <w:r w:rsidRPr="00134719">
        <w:t>Strain-typing and selection of isolates</w:t>
      </w:r>
    </w:p>
    <w:p w14:paraId="0804C5A4" w14:textId="77777777" w:rsidR="009E60B9" w:rsidRPr="009E60B9" w:rsidRDefault="009E60B9" w:rsidP="009E60B9">
      <w:pPr>
        <w:spacing w:line="480" w:lineRule="auto"/>
        <w:ind w:firstLine="720"/>
        <w:contextualSpacing/>
        <w:jc w:val="both"/>
        <w:rPr>
          <w:rFonts w:eastAsiaTheme="minorHAnsi"/>
          <w:kern w:val="2"/>
          <w14:ligatures w14:val="standardContextual"/>
        </w:rPr>
      </w:pPr>
      <w:r w:rsidRPr="009E60B9">
        <w:t>All isolates</w:t>
      </w:r>
      <w:r w:rsidRPr="009E60B9">
        <w:rPr>
          <w:rFonts w:eastAsiaTheme="minorHAnsi"/>
          <w:kern w:val="2"/>
          <w14:ligatures w14:val="standardContextual"/>
        </w:rPr>
        <w:t xml:space="preserve"> associated with each potentially persistent high and low SCC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were strain-typed using </w:t>
      </w:r>
      <w:r w:rsidRPr="009E60B9">
        <w:t>random amplification of polymorphic DNA (RAPD)-PCR.</w:t>
      </w:r>
      <w:r w:rsidRPr="009E60B9">
        <w:rPr>
          <w:rFonts w:eastAsiaTheme="minorHAnsi"/>
          <w:kern w:val="2"/>
          <w14:ligatures w14:val="standardContextual"/>
        </w:rPr>
        <w:t xml:space="preserve"> DNA was extracted using a commercial kit from overnight broth culture following the manufacturer’s instructions (</w:t>
      </w:r>
      <w:proofErr w:type="spellStart"/>
      <w:r w:rsidRPr="009E60B9">
        <w:rPr>
          <w:rFonts w:eastAsiaTheme="minorHAnsi"/>
          <w:kern w:val="2"/>
          <w14:ligatures w14:val="standardContextual"/>
        </w:rPr>
        <w:t>DNeasy</w:t>
      </w:r>
      <w:proofErr w:type="spellEnd"/>
      <w:r w:rsidRPr="009E60B9">
        <w:rPr>
          <w:rFonts w:eastAsiaTheme="minorHAnsi"/>
          <w:kern w:val="2"/>
          <w14:ligatures w14:val="standardContextual"/>
        </w:rPr>
        <w:t xml:space="preserve"> Blood and Tissue Kit, Qiagen) and then stored at -20 °C until further analysis. RAPD-PCR was performed as described by </w:t>
      </w:r>
      <w:r w:rsidRPr="009E60B9">
        <w:rPr>
          <w:rFonts w:eastAsiaTheme="minorHAnsi"/>
          <w:noProof/>
          <w:kern w:val="2"/>
          <w14:ligatures w14:val="standardContextual"/>
        </w:rPr>
        <w:t>Wuytack et al. (2020b)</w:t>
      </w:r>
      <w:r w:rsidRPr="009E60B9">
        <w:rPr>
          <w:rFonts w:eastAsiaTheme="minorHAnsi"/>
          <w:kern w:val="2"/>
          <w14:ligatures w14:val="standardContextual"/>
        </w:rPr>
        <w:t xml:space="preserve"> using the primer set D11344 (as described by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
      </w:r>
      <w:proofErr w:type="spellStart"/>
      <w:r w:rsidRPr="009E60B9">
        <w:rPr>
          <w:rFonts w:eastAsiaTheme="minorHAnsi"/>
          <w:kern w:val="2"/>
          <w14:ligatures w14:val="standardContextual"/>
        </w:rPr>
        <w:t>wt</w:t>
      </w:r>
      <w:proofErr w:type="spellEnd"/>
      <w:r w:rsidRPr="009E60B9">
        <w:rPr>
          <w:rFonts w:eastAsiaTheme="minorHAnsi"/>
          <w:kern w:val="2"/>
          <w14:ligatures w14:val="standardContextual"/>
        </w:rPr>
        <w:t xml:space="preserve">/vol) agarose gels stained with SYBR Safe (0.1 µL/mL; </w:t>
      </w:r>
      <w:proofErr w:type="spellStart"/>
      <w:r w:rsidRPr="009E60B9">
        <w:rPr>
          <w:rFonts w:eastAsiaTheme="minorHAnsi"/>
          <w:kern w:val="2"/>
          <w14:ligatures w14:val="standardContextual"/>
        </w:rPr>
        <w:t>ThermoFisher</w:t>
      </w:r>
      <w:proofErr w:type="spellEnd"/>
      <w:r w:rsidRPr="009E60B9">
        <w:rPr>
          <w:rFonts w:eastAsiaTheme="minorHAnsi"/>
          <w:kern w:val="2"/>
          <w14:ligatures w14:val="standardContextual"/>
        </w:rPr>
        <w:t xml:space="preserve"> Scientific) at 120 V for 75 min, and then photographed by UV transillumination (Image Lab, Bio-Rad). The RAPD-PCR product of all isolates from a given persistent IMI were analyzed in the same PCR amplification and were run side-by-side on the same gel. The images were inspected visually, and </w:t>
      </w:r>
      <w:proofErr w:type="gramStart"/>
      <w:r w:rsidRPr="009E60B9">
        <w:rPr>
          <w:rFonts w:eastAsiaTheme="minorHAnsi"/>
          <w:kern w:val="2"/>
          <w14:ligatures w14:val="standardContextual"/>
        </w:rPr>
        <w:t>isolates</w:t>
      </w:r>
      <w:proofErr w:type="gramEnd"/>
      <w:r w:rsidRPr="009E60B9">
        <w:rPr>
          <w:rFonts w:eastAsiaTheme="minorHAnsi"/>
          <w:kern w:val="2"/>
          <w14:ligatures w14:val="standardContextual"/>
        </w:rPr>
        <w:t xml:space="preserve"> with the same banding pattern, number, and size of bands </w:t>
      </w:r>
      <w:proofErr w:type="gramStart"/>
      <w:r w:rsidRPr="009E60B9">
        <w:rPr>
          <w:rFonts w:eastAsiaTheme="minorHAnsi"/>
          <w:kern w:val="2"/>
          <w14:ligatures w14:val="standardContextual"/>
        </w:rPr>
        <w:t>were considered to be</w:t>
      </w:r>
      <w:proofErr w:type="gramEnd"/>
      <w:r w:rsidRPr="009E60B9">
        <w:rPr>
          <w:rFonts w:eastAsiaTheme="minorHAnsi"/>
          <w:kern w:val="2"/>
          <w14:ligatures w14:val="standardContextual"/>
        </w:rPr>
        <w:t xml:space="preserve"> the same RAPD type. If the</w:t>
      </w:r>
      <w:r w:rsidRPr="009E60B9">
        <w:rPr>
          <w:rFonts w:eastAsiaTheme="minorHAnsi"/>
          <w:i/>
          <w:iCs/>
          <w:kern w:val="2"/>
          <w14:ligatures w14:val="standardContextual"/>
        </w:rPr>
        <w:t xml:space="preserve"> </w:t>
      </w:r>
      <w:r w:rsidRPr="009E60B9">
        <w:rPr>
          <w:rFonts w:eastAsiaTheme="minorHAnsi"/>
          <w:kern w:val="2"/>
          <w14:ligatures w14:val="standardContextual"/>
        </w:rPr>
        <w:t xml:space="preserve">isolates from all quarter observations of an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belonged to the same RAPD type, the quarter was considered persistently infected with the same strain. </w:t>
      </w:r>
    </w:p>
    <w:p w14:paraId="3A1EE757" w14:textId="77777777" w:rsidR="009E60B9" w:rsidRPr="009E60B9" w:rsidRDefault="009E60B9" w:rsidP="009E60B9">
      <w:pPr>
        <w:spacing w:line="480" w:lineRule="auto"/>
        <w:ind w:firstLine="720"/>
        <w:contextualSpacing/>
        <w:jc w:val="both"/>
        <w:rPr>
          <w:rFonts w:eastAsiaTheme="minorHAnsi"/>
          <w:kern w:val="2"/>
          <w14:ligatures w14:val="standardContextual"/>
        </w:rPr>
      </w:pPr>
      <w:proofErr w:type="gramStart"/>
      <w:r w:rsidRPr="009E60B9">
        <w:rPr>
          <w:rFonts w:eastAsiaTheme="minorHAnsi"/>
          <w:kern w:val="2"/>
          <w14:ligatures w14:val="standardContextual"/>
        </w:rPr>
        <w:t>In order to</w:t>
      </w:r>
      <w:proofErr w:type="gramEnd"/>
      <w:r w:rsidRPr="009E60B9">
        <w:rPr>
          <w:rFonts w:eastAsiaTheme="minorHAnsi"/>
          <w:kern w:val="2"/>
          <w14:ligatures w14:val="standardContextual"/>
        </w:rPr>
        <w:t xml:space="preserve"> describe the diversity of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RAPD types among persistent IMI within each herd, 1 representative isolate was selected from each confirmed persistent IMI for strain comparison. The RAPD-PCR products from all representative isolates within a herd were run side-by-side on a gel and imaged (as described above) along with a 1 kb bp ladder for image standardization. The gel images were imported into </w:t>
      </w:r>
      <w:proofErr w:type="spellStart"/>
      <w:r w:rsidRPr="009E60B9">
        <w:rPr>
          <w:rFonts w:eastAsiaTheme="minorHAnsi"/>
          <w:kern w:val="2"/>
          <w14:ligatures w14:val="standardContextual"/>
        </w:rPr>
        <w:t>BioNumerics</w:t>
      </w:r>
      <w:proofErr w:type="spellEnd"/>
      <w:r w:rsidRPr="009E60B9">
        <w:rPr>
          <w:rFonts w:eastAsiaTheme="minorHAnsi"/>
          <w:kern w:val="2"/>
          <w14:ligatures w14:val="standardContextual"/>
        </w:rPr>
        <w:t xml:space="preserve"> version 7.5 (</w:t>
      </w:r>
      <w:proofErr w:type="spellStart"/>
      <w:r w:rsidRPr="009E60B9">
        <w:rPr>
          <w:rFonts w:eastAsiaTheme="minorHAnsi"/>
          <w:kern w:val="2"/>
          <w14:ligatures w14:val="standardContextual"/>
        </w:rPr>
        <w:t>AppliedMaths</w:t>
      </w:r>
      <w:proofErr w:type="spellEnd"/>
      <w:r w:rsidRPr="009E60B9">
        <w:rPr>
          <w:rFonts w:eastAsiaTheme="minorHAnsi"/>
          <w:kern w:val="2"/>
          <w14:ligatures w14:val="standardContextual"/>
        </w:rPr>
        <w:t>, Sint-Martens-Latem, Belgium) and analyzed using the Dice similarity coefficient and the unweighted pair group method with arithmetic mean (UPGMA) with both optimization and position tolerance set at 1.0%. Isolates from the same herd with 100% similarly were considered the same RAPD type. </w:t>
      </w:r>
    </w:p>
    <w:p w14:paraId="4E9DC860" w14:textId="77777777" w:rsidR="009E60B9" w:rsidRDefault="009E60B9" w:rsidP="009E60B9">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From among the confirmed persistent </w:t>
      </w:r>
      <w:r w:rsidRPr="009E60B9">
        <w:rPr>
          <w:rFonts w:eastAsiaTheme="minorHAnsi"/>
          <w:i/>
          <w:iCs/>
          <w:kern w:val="2"/>
          <w14:ligatures w14:val="standardContextual"/>
        </w:rPr>
        <w:t>S. chromogenes</w:t>
      </w:r>
      <w:r w:rsidRPr="009E60B9">
        <w:rPr>
          <w:rFonts w:eastAsiaTheme="minorHAnsi"/>
          <w:kern w:val="2"/>
          <w14:ligatures w14:val="standardContextual"/>
        </w:rPr>
        <w:t xml:space="preserve"> IMI, 15 quarters with a persistently low SCC IMI (LOW SCC IMI) were selected to match the 15 quarters with a persistently high SCC IMI (HIGH SCC IMI). LOW SCC IMI quarters were matched to HIGH SCC IMI quarters belonging to the same cow (different quarter) when possible. If this was not possible, LOW and HIGH SCC IMI quarters were matched on farm, or facility type (bedded pack vs. tiestall) when same farm was not possible. When LOW and HIGH SCC IMI quarters were paired between different cows, quarters were matched as closely as possible to ensure a similar DIM and parity. From each of the 15 HIGH and 15 LOW SCC IMI, a representative </w:t>
      </w:r>
      <w:proofErr w:type="gramStart"/>
      <w:r w:rsidRPr="009E60B9">
        <w:rPr>
          <w:rFonts w:eastAsiaTheme="minorHAnsi"/>
          <w:kern w:val="2"/>
          <w14:ligatures w14:val="standardContextual"/>
        </w:rPr>
        <w:t>isolate</w:t>
      </w:r>
      <w:proofErr w:type="gramEnd"/>
      <w:r w:rsidRPr="009E60B9">
        <w:rPr>
          <w:rFonts w:eastAsiaTheme="minorHAnsi"/>
          <w:kern w:val="2"/>
          <w14:ligatures w14:val="standardContextual"/>
        </w:rPr>
        <w:t xml:space="preserve"> was chosen to undergo whole genome sequencing (WGS). For each persistent IMI which had 3 associated quarter-day observations, the middle isolate in the series was submitted for WGS. For persistent IMI which had 2 associated quarter-day observations, 1 of the 2 isolates in the series was haphazardly selected for WGS.</w:t>
      </w:r>
    </w:p>
    <w:p w14:paraId="2CFAA85F" w14:textId="17B786AF" w:rsidR="0060599D" w:rsidRDefault="0060599D" w:rsidP="0060599D">
      <w:pPr>
        <w:pStyle w:val="ChapSubSub"/>
      </w:pPr>
      <w:r>
        <w:t>4</w:t>
      </w:r>
      <w:r w:rsidRPr="00D62F80">
        <w:t>.</w:t>
      </w:r>
      <w:r>
        <w:t>3.7</w:t>
      </w:r>
      <w:r w:rsidRPr="00D62F80">
        <w:t xml:space="preserve"> </w:t>
      </w:r>
      <w:r w:rsidRPr="0060599D">
        <w:t>DNA extraction, whole genome sequencing, assembly, and annotation</w:t>
      </w:r>
    </w:p>
    <w:p w14:paraId="50CF5984" w14:textId="77777777" w:rsidR="007536E8" w:rsidRDefault="007536E8" w:rsidP="007536E8">
      <w:pPr>
        <w:spacing w:line="480" w:lineRule="auto"/>
        <w:ind w:firstLine="720"/>
        <w:contextualSpacing/>
        <w:jc w:val="both"/>
        <w:rPr>
          <w:rFonts w:eastAsiaTheme="minorHAnsi"/>
          <w:kern w:val="2"/>
          <w14:ligatures w14:val="standardContextual"/>
        </w:rPr>
      </w:pPr>
      <w:r w:rsidRPr="007536E8">
        <w:rPr>
          <w:rFonts w:eastAsiaTheme="minorHAnsi"/>
          <w:kern w:val="2"/>
          <w14:ligatures w14:val="standardContextual"/>
        </w:rPr>
        <w:t xml:space="preserve">Each of the 30 </w:t>
      </w:r>
      <w:r w:rsidRPr="007536E8">
        <w:rPr>
          <w:rFonts w:eastAsiaTheme="minorHAnsi"/>
          <w:i/>
          <w:iCs/>
          <w:kern w:val="2"/>
          <w14:ligatures w14:val="standardContextual"/>
        </w:rPr>
        <w:t>S. chromogenes</w:t>
      </w:r>
      <w:r w:rsidRPr="007536E8">
        <w:rPr>
          <w:rFonts w:eastAsiaTheme="minorHAnsi"/>
          <w:kern w:val="2"/>
          <w14:ligatures w14:val="standardContextual"/>
        </w:rPr>
        <w:t xml:space="preserve"> isolates selected for WGS were grown from frozen stock on blood agar in aerobic conditions at 37°C, and read at approximately 24 and 48 hrs. All plates were then inspected to ensure purity, and a single colony was selected and passed to a new blood agar plate. </w:t>
      </w:r>
      <w:proofErr w:type="gramStart"/>
      <w:r w:rsidRPr="007536E8">
        <w:rPr>
          <w:rFonts w:eastAsiaTheme="minorHAnsi"/>
          <w:kern w:val="2"/>
          <w14:ligatures w14:val="standardContextual"/>
        </w:rPr>
        <w:t>After again</w:t>
      </w:r>
      <w:proofErr w:type="gramEnd"/>
      <w:r w:rsidRPr="007536E8">
        <w:rPr>
          <w:rFonts w:eastAsiaTheme="minorHAnsi"/>
          <w:kern w:val="2"/>
          <w14:ligatures w14:val="standardContextual"/>
        </w:rPr>
        <w:t xml:space="preserve"> being incubated at 37°C, read at approximately 24 and 48 </w:t>
      </w:r>
      <w:proofErr w:type="spellStart"/>
      <w:r w:rsidRPr="007536E8">
        <w:rPr>
          <w:rFonts w:eastAsiaTheme="minorHAnsi"/>
          <w:kern w:val="2"/>
          <w14:ligatures w14:val="standardContextual"/>
        </w:rPr>
        <w:t>hrs</w:t>
      </w:r>
      <w:proofErr w:type="spellEnd"/>
      <w:r w:rsidRPr="007536E8">
        <w:rPr>
          <w:rFonts w:eastAsiaTheme="minorHAnsi"/>
          <w:kern w:val="2"/>
          <w14:ligatures w14:val="standardContextual"/>
        </w:rPr>
        <w:t>, and checked for contamination, 48-hr growth plates were wrapped in Parafilm (Amcor). Wrapped plates were sent overnight to a commercial sequencing facility (</w:t>
      </w:r>
      <w:proofErr w:type="spellStart"/>
      <w:r w:rsidRPr="007536E8">
        <w:rPr>
          <w:rFonts w:eastAsiaTheme="minorHAnsi"/>
          <w:kern w:val="2"/>
          <w14:ligatures w14:val="standardContextual"/>
        </w:rPr>
        <w:t>SeqCoast</w:t>
      </w:r>
      <w:proofErr w:type="spellEnd"/>
      <w:r w:rsidRPr="007536E8">
        <w:rPr>
          <w:rFonts w:eastAsiaTheme="minorHAnsi"/>
          <w:kern w:val="2"/>
          <w14:ligatures w14:val="standardContextual"/>
        </w:rPr>
        <w:t xml:space="preserve"> Genomics; Portsmouth, NH, USA) for DNA extraction, library preparation, long read sequencing using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Oxford Nanopore, paired-end sequencing using Illumina, assembly, and annotation. DNA extraction was performed on colony material collected from the agar plates with a commercial kit using bead beating lysis (</w:t>
      </w:r>
      <w:proofErr w:type="spellStart"/>
      <w:r w:rsidRPr="007536E8">
        <w:rPr>
          <w:rFonts w:eastAsiaTheme="minorHAnsi"/>
          <w:kern w:val="2"/>
          <w14:ligatures w14:val="standardContextual"/>
        </w:rPr>
        <w:t>MagMAX</w:t>
      </w:r>
      <w:proofErr w:type="spellEnd"/>
      <w:r w:rsidRPr="007536E8">
        <w:rPr>
          <w:rFonts w:eastAsiaTheme="minorHAnsi"/>
          <w:kern w:val="2"/>
          <w14:ligatures w14:val="standardContextual"/>
        </w:rPr>
        <w:t xml:space="preserve"> Microbiome Ultra Nucleic Acid Isolation Kit, Applied Biosystems). Library preparation was completed using Illumina DNA Prep </w:t>
      </w:r>
      <w:proofErr w:type="spellStart"/>
      <w:r w:rsidRPr="007536E8">
        <w:rPr>
          <w:rFonts w:eastAsiaTheme="minorHAnsi"/>
          <w:kern w:val="2"/>
          <w14:ligatures w14:val="standardContextual"/>
        </w:rPr>
        <w:t>tagmentation</w:t>
      </w:r>
      <w:proofErr w:type="spellEnd"/>
      <w:r w:rsidRPr="007536E8">
        <w:rPr>
          <w:rFonts w:eastAsiaTheme="minorHAnsi"/>
          <w:kern w:val="2"/>
          <w14:ligatures w14:val="standardContextual"/>
        </w:rPr>
        <w:t xml:space="preserve"> kit (Illumina), and paired-end sequencing (2x150bp) was run on the Illumina NextSeq2000 platform (Illumina). During Illumina sequencing, 1-2% </w:t>
      </w:r>
      <w:proofErr w:type="spellStart"/>
      <w:r w:rsidRPr="007536E8">
        <w:rPr>
          <w:rFonts w:eastAsiaTheme="minorHAnsi"/>
          <w:kern w:val="2"/>
          <w14:ligatures w14:val="standardContextual"/>
        </w:rPr>
        <w:t>PhiX</w:t>
      </w:r>
      <w:proofErr w:type="spellEnd"/>
      <w:r w:rsidRPr="007536E8">
        <w:rPr>
          <w:rFonts w:eastAsiaTheme="minorHAnsi"/>
          <w:kern w:val="2"/>
          <w14:ligatures w14:val="standardContextual"/>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platform (FLOW-MIN114 </w:t>
      </w:r>
      <w:proofErr w:type="spellStart"/>
      <w:r w:rsidRPr="007536E8">
        <w:rPr>
          <w:rFonts w:eastAsiaTheme="minorHAnsi"/>
          <w:kern w:val="2"/>
          <w14:ligatures w14:val="standardContextual"/>
        </w:rPr>
        <w:t>Spot-ON</w:t>
      </w:r>
      <w:proofErr w:type="spellEnd"/>
      <w:r w:rsidRPr="007536E8">
        <w:rPr>
          <w:rFonts w:eastAsiaTheme="minorHAnsi"/>
          <w:kern w:val="2"/>
          <w14:ligatures w14:val="standardContextual"/>
        </w:rPr>
        <w:t xml:space="preserve"> Flow Cell, vR10). Quality-trimming of raw reads was completed using </w:t>
      </w:r>
      <w:proofErr w:type="spellStart"/>
      <w:r w:rsidRPr="007536E8">
        <w:rPr>
          <w:rFonts w:eastAsiaTheme="minorHAnsi"/>
          <w:kern w:val="2"/>
          <w14:ligatures w14:val="standardContextual"/>
        </w:rPr>
        <w:t>Trimmomatic</w:t>
      </w:r>
      <w:proofErr w:type="spellEnd"/>
      <w:r w:rsidRPr="007536E8">
        <w:rPr>
          <w:rFonts w:eastAsiaTheme="minorHAnsi"/>
          <w:kern w:val="2"/>
          <w14:ligatures w14:val="standardContextual"/>
        </w:rPr>
        <w:t xml:space="preserve"> v0.39 </w:t>
      </w:r>
      <w:r w:rsidRPr="007536E8">
        <w:rPr>
          <w:rFonts w:eastAsiaTheme="minorHAnsi"/>
          <w:noProof/>
          <w:kern w:val="2"/>
          <w14:ligatures w14:val="standardContextual"/>
        </w:rPr>
        <w:t>(Bolger et al., 2014)</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Porechop</w:t>
      </w:r>
      <w:proofErr w:type="spellEnd"/>
      <w:r w:rsidRPr="007536E8">
        <w:rPr>
          <w:rFonts w:eastAsiaTheme="minorHAnsi"/>
          <w:kern w:val="2"/>
          <w14:ligatures w14:val="standardContextual"/>
        </w:rPr>
        <w:t xml:space="preserve"> v.0.2.4 (https://github.com/rrwick/Porechop) for reads from Illumina and Oxford Nanopore sequencing, respectively. </w:t>
      </w:r>
      <w:proofErr w:type="spellStart"/>
      <w:r w:rsidRPr="007536E8">
        <w:rPr>
          <w:rFonts w:eastAsiaTheme="minorHAnsi"/>
          <w:kern w:val="2"/>
          <w14:ligatures w14:val="standardContextual"/>
        </w:rPr>
        <w:t>Unicycler</w:t>
      </w:r>
      <w:proofErr w:type="spellEnd"/>
      <w:r w:rsidRPr="007536E8">
        <w:rPr>
          <w:rFonts w:eastAsiaTheme="minorHAnsi"/>
          <w:kern w:val="2"/>
          <w14:ligatures w14:val="standardContextual"/>
        </w:rPr>
        <w:t xml:space="preserve"> v0.4.4 </w:t>
      </w:r>
      <w:r w:rsidRPr="007536E8">
        <w:rPr>
          <w:rFonts w:eastAsiaTheme="minorHAnsi"/>
          <w:noProof/>
          <w:kern w:val="2"/>
          <w14:ligatures w14:val="standardContextual"/>
        </w:rPr>
        <w:t>(Wick et al., 2017)</w:t>
      </w:r>
      <w:r w:rsidRPr="007536E8">
        <w:rPr>
          <w:rFonts w:eastAsiaTheme="minorHAnsi"/>
          <w:kern w:val="2"/>
          <w14:ligatures w14:val="standardContextual"/>
        </w:rPr>
        <w:t xml:space="preserve"> was used for hybrid assembly of all genomes. Briefly, the trimmed Illumina reads were assembled using </w:t>
      </w:r>
      <w:proofErr w:type="spellStart"/>
      <w:r w:rsidRPr="007536E8">
        <w:rPr>
          <w:rFonts w:eastAsiaTheme="minorHAnsi"/>
          <w:kern w:val="2"/>
          <w14:ligatures w14:val="standardContextual"/>
        </w:rPr>
        <w:t>SPAdes</w:t>
      </w:r>
      <w:proofErr w:type="spellEnd"/>
      <w:r w:rsidRPr="007536E8">
        <w:rPr>
          <w:rFonts w:eastAsiaTheme="minorHAnsi"/>
          <w:kern w:val="2"/>
          <w14:ligatures w14:val="standardContextual"/>
        </w:rPr>
        <w:t xml:space="preserve"> v3.14.0 </w:t>
      </w:r>
      <w:r w:rsidRPr="007536E8">
        <w:rPr>
          <w:rFonts w:eastAsiaTheme="minorHAnsi"/>
          <w:noProof/>
          <w:kern w:val="2"/>
          <w14:ligatures w14:val="standardContextual"/>
        </w:rPr>
        <w:t>(Bankevich et al., 2012)</w:t>
      </w:r>
      <w:r w:rsidRPr="007536E8">
        <w:rPr>
          <w:rFonts w:eastAsiaTheme="minorHAnsi"/>
          <w:kern w:val="2"/>
          <w14:ligatures w14:val="standardContextual"/>
        </w:rPr>
        <w:t xml:space="preserve"> and then mapped with trimmed error-corrected Oxford Nanopore reads using Bowtie2 </w:t>
      </w:r>
      <w:r w:rsidRPr="007536E8">
        <w:rPr>
          <w:rFonts w:eastAsiaTheme="minorHAnsi"/>
          <w:noProof/>
          <w:kern w:val="2"/>
          <w14:ligatures w14:val="standardContextual"/>
        </w:rPr>
        <w:t>(Langmead and Salzberg, 2012)</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SAMtools</w:t>
      </w:r>
      <w:proofErr w:type="spellEnd"/>
      <w:r w:rsidRPr="007536E8">
        <w:rPr>
          <w:rFonts w:eastAsiaTheme="minorHAnsi"/>
          <w:kern w:val="2"/>
          <w14:ligatures w14:val="standardContextual"/>
        </w:rPr>
        <w:t xml:space="preserve"> </w:t>
      </w:r>
      <w:r w:rsidRPr="007536E8">
        <w:rPr>
          <w:rFonts w:eastAsiaTheme="minorHAnsi"/>
          <w:noProof/>
          <w:kern w:val="2"/>
          <w14:ligatures w14:val="standardContextual"/>
        </w:rPr>
        <w:t>(Li et al., 2009)</w:t>
      </w:r>
      <w:r w:rsidRPr="007536E8">
        <w:rPr>
          <w:rFonts w:eastAsiaTheme="minorHAnsi"/>
          <w:kern w:val="2"/>
          <w14:ligatures w14:val="standardContextual"/>
        </w:rPr>
        <w:t xml:space="preserve">. The polishing of the final hybrid assembly was done using Pilon </w:t>
      </w:r>
      <w:r w:rsidRPr="007536E8">
        <w:rPr>
          <w:rFonts w:eastAsiaTheme="minorHAnsi"/>
          <w:noProof/>
          <w:kern w:val="2"/>
          <w14:ligatures w14:val="standardContextual"/>
        </w:rPr>
        <w:t>(Walker et al., 2014)</w:t>
      </w:r>
      <w:r w:rsidRPr="007536E8">
        <w:rPr>
          <w:rFonts w:eastAsiaTheme="minorHAnsi"/>
          <w:kern w:val="2"/>
          <w14:ligatures w14:val="standardContextual"/>
        </w:rPr>
        <w:t xml:space="preserve">, and annotation was completed using BAKTA v1.5.1 </w:t>
      </w:r>
      <w:r w:rsidRPr="007536E8">
        <w:rPr>
          <w:rFonts w:eastAsiaTheme="minorHAnsi"/>
          <w:noProof/>
          <w:kern w:val="2"/>
          <w14:ligatures w14:val="standardContextual"/>
        </w:rPr>
        <w:t>(Schwengers et al., 2021)</w:t>
      </w:r>
      <w:r w:rsidRPr="007536E8">
        <w:rPr>
          <w:rFonts w:eastAsiaTheme="minorHAnsi"/>
          <w:kern w:val="2"/>
          <w14:ligatures w14:val="standardContextual"/>
        </w:rPr>
        <w:t>.</w:t>
      </w:r>
    </w:p>
    <w:p w14:paraId="7B4BF8F2" w14:textId="0FE87B2D" w:rsidR="00BF7B60" w:rsidRDefault="00BF7B60" w:rsidP="00BF7B60">
      <w:pPr>
        <w:pStyle w:val="ChapSubSub"/>
      </w:pPr>
      <w:r>
        <w:t>4</w:t>
      </w:r>
      <w:r w:rsidRPr="00D62F80">
        <w:t>.</w:t>
      </w:r>
      <w:r>
        <w:t>3.8</w:t>
      </w:r>
      <w:r w:rsidRPr="00D62F80">
        <w:t xml:space="preserve"> </w:t>
      </w:r>
      <w:r w:rsidRPr="00BF7B60">
        <w:t xml:space="preserve">Bioinformatic analyses, in silico </w:t>
      </w:r>
      <w:r w:rsidR="004C21C8">
        <w:t>MLST</w:t>
      </w:r>
      <w:r w:rsidRPr="00BF7B60">
        <w:t>, and detection of ARG and VF</w:t>
      </w:r>
    </w:p>
    <w:p w14:paraId="734DAF45" w14:textId="77777777" w:rsidR="00CA747A" w:rsidRPr="00CA747A" w:rsidRDefault="00CA747A" w:rsidP="00CA747A">
      <w:pPr>
        <w:spacing w:after="160" w:line="480" w:lineRule="auto"/>
        <w:ind w:firstLine="720"/>
        <w:contextualSpacing/>
        <w:jc w:val="both"/>
        <w:rPr>
          <w:rFonts w:eastAsiaTheme="minorHAnsi"/>
          <w:kern w:val="2"/>
          <w14:ligatures w14:val="standardContextual"/>
        </w:rPr>
      </w:pPr>
      <w:proofErr w:type="spellStart"/>
      <w:r w:rsidRPr="00CA747A">
        <w:rPr>
          <w:rFonts w:eastAsiaTheme="minorHAnsi"/>
          <w:kern w:val="2"/>
          <w14:ligatures w14:val="standardContextual"/>
        </w:rPr>
        <w:t>Multilocus</w:t>
      </w:r>
      <w:proofErr w:type="spellEnd"/>
      <w:r w:rsidRPr="00CA747A">
        <w:rPr>
          <w:rFonts w:eastAsiaTheme="minorHAnsi"/>
          <w:kern w:val="2"/>
          <w14:ligatures w14:val="standardContextual"/>
        </w:rPr>
        <w:t xml:space="preserve"> sequence types (MLST) were predicted </w:t>
      </w:r>
      <w:r w:rsidRPr="00CA747A">
        <w:rPr>
          <w:rFonts w:eastAsiaTheme="minorHAnsi"/>
          <w:i/>
          <w:iCs/>
          <w:kern w:val="2"/>
          <w14:ligatures w14:val="standardContextual"/>
        </w:rPr>
        <w:t xml:space="preserve">in silico </w:t>
      </w:r>
      <w:r w:rsidRPr="00CA747A">
        <w:rPr>
          <w:rFonts w:eastAsiaTheme="minorHAnsi"/>
          <w:kern w:val="2"/>
          <w14:ligatures w14:val="standardContextual"/>
        </w:rPr>
        <w:t xml:space="preserve">from the annotated genomes for the 7-locus scheme described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w:t>
      </w:r>
      <w:r w:rsidRPr="00CA747A">
        <w:rPr>
          <w:rFonts w:eastAsiaTheme="minorHAnsi"/>
          <w:noProof/>
          <w:kern w:val="2"/>
          <w14:ligatures w14:val="standardContextual"/>
        </w:rPr>
        <w:t>(Huebner et al., 2021)</w:t>
      </w:r>
      <w:r w:rsidRPr="00CA747A">
        <w:rPr>
          <w:rFonts w:eastAsiaTheme="minorHAnsi"/>
          <w:kern w:val="2"/>
          <w14:ligatures w14:val="standardContextual"/>
        </w:rPr>
        <w:t xml:space="preserve"> using the MLST 2.0 tool (Center for Genomic Epidemiology, Technical University of Denmark, Kongens Lyngby, Denmark; software v2.0.9, database v2023-06-19; MLST allele sequence and profile data obtained from PubMLST.org). Any novel alleles identified by were confirmed using PCR and Sanger sequencing. The 7-locus concatenated nucleotide sequence data were then combined with all 386 available concatenated MLST sequences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in </w:t>
      </w:r>
      <w:proofErr w:type="spellStart"/>
      <w:r w:rsidRPr="00CA747A">
        <w:rPr>
          <w:rFonts w:eastAsiaTheme="minorHAnsi"/>
          <w:kern w:val="2"/>
          <w14:ligatures w14:val="standardContextual"/>
        </w:rPr>
        <w:t>PubMLST</w:t>
      </w:r>
      <w:proofErr w:type="spellEnd"/>
      <w:r w:rsidRPr="00CA747A">
        <w:rPr>
          <w:rFonts w:eastAsiaTheme="minorHAnsi"/>
          <w:kern w:val="2"/>
          <w14:ligatures w14:val="standardContextual"/>
        </w:rPr>
        <w:t xml:space="preserve">. The resulting FASTA file was used for the construction of a phylogenetic tree by maximum-likelihood algorithm with the optimal model and 100 bootstrap replications in MEGA-X </w:t>
      </w:r>
      <w:r w:rsidRPr="00CA747A">
        <w:rPr>
          <w:rFonts w:eastAsiaTheme="minorHAnsi"/>
          <w:noProof/>
          <w:kern w:val="2"/>
          <w14:ligatures w14:val="standardContextual"/>
        </w:rPr>
        <w:t>(Kumar et al., 2018)</w:t>
      </w:r>
      <w:r w:rsidRPr="00CA747A">
        <w:rPr>
          <w:rFonts w:eastAsiaTheme="minorHAnsi"/>
          <w:kern w:val="2"/>
          <w14:ligatures w14:val="standardContextual"/>
        </w:rPr>
        <w:t>. Isolates which grouped together with a bootstrap value of ≥ 65% were classified as clusters.</w:t>
      </w:r>
    </w:p>
    <w:p w14:paraId="0649E3AE" w14:textId="77777777" w:rsidR="00CA747A" w:rsidRDefault="00CA747A" w:rsidP="00CA747A">
      <w:pPr>
        <w:spacing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 xml:space="preserve">ARG were identified from assembled genomes using </w:t>
      </w:r>
      <w:proofErr w:type="spellStart"/>
      <w:r w:rsidRPr="00CA747A">
        <w:rPr>
          <w:rFonts w:eastAsiaTheme="minorHAnsi"/>
          <w:kern w:val="2"/>
          <w14:ligatures w14:val="standardContextual"/>
        </w:rPr>
        <w:t>ABRicate</w:t>
      </w:r>
      <w:proofErr w:type="spellEnd"/>
      <w:r w:rsidRPr="00CA747A">
        <w:rPr>
          <w:rFonts w:eastAsiaTheme="minorHAnsi"/>
          <w:kern w:val="2"/>
          <w14:ligatures w14:val="standardContextual"/>
        </w:rPr>
        <w:t xml:space="preserve"> v1.01, which draws from 5 different databases [</w:t>
      </w:r>
      <w:proofErr w:type="spellStart"/>
      <w:r w:rsidRPr="00CA747A">
        <w:rPr>
          <w:rFonts w:eastAsiaTheme="minorHAnsi"/>
          <w:kern w:val="2"/>
          <w14:ligatures w14:val="standardContextual"/>
        </w:rPr>
        <w:t>ResFinder</w:t>
      </w:r>
      <w:proofErr w:type="spellEnd"/>
      <w:r w:rsidRPr="00CA747A">
        <w:rPr>
          <w:rFonts w:eastAsiaTheme="minorHAnsi"/>
          <w:kern w:val="2"/>
          <w14:ligatures w14:val="standardContextual"/>
        </w:rPr>
        <w:t xml:space="preserve"> from Center for Genomic Epidemiology </w:t>
      </w:r>
      <w:r w:rsidRPr="00CA747A">
        <w:rPr>
          <w:rFonts w:eastAsiaTheme="minorHAnsi"/>
          <w:noProof/>
          <w:kern w:val="2"/>
          <w14:ligatures w14:val="standardContextual"/>
        </w:rPr>
        <w:t>(Camacho et al., 2009; Bortolaia et al., 2020)</w:t>
      </w:r>
      <w:r w:rsidRPr="00CA747A">
        <w:rPr>
          <w:rFonts w:eastAsiaTheme="minorHAnsi"/>
          <w:kern w:val="2"/>
          <w14:ligatures w14:val="standardContextual"/>
        </w:rPr>
        <w:t xml:space="preserve">, Comprehensive Antibiotic Resistance Database (CARD) </w:t>
      </w:r>
      <w:r w:rsidRPr="00CA747A">
        <w:rPr>
          <w:rFonts w:eastAsiaTheme="minorHAnsi"/>
          <w:noProof/>
          <w:kern w:val="2"/>
          <w14:ligatures w14:val="standardContextual"/>
        </w:rPr>
        <w:t>(Alcock et al., 2020)</w:t>
      </w:r>
      <w:r w:rsidRPr="00CA747A">
        <w:rPr>
          <w:rFonts w:eastAsiaTheme="minorHAnsi"/>
          <w:kern w:val="2"/>
          <w14:ligatures w14:val="standardContextual"/>
        </w:rPr>
        <w:t xml:space="preserve">, </w:t>
      </w:r>
      <w:proofErr w:type="spellStart"/>
      <w:r w:rsidRPr="00CA747A">
        <w:rPr>
          <w:rFonts w:eastAsiaTheme="minorHAnsi"/>
          <w:kern w:val="2"/>
          <w14:ligatures w14:val="standardContextual"/>
        </w:rPr>
        <w:t>MegaRES</w:t>
      </w:r>
      <w:proofErr w:type="spellEnd"/>
      <w:r w:rsidRPr="00CA747A">
        <w:rPr>
          <w:rFonts w:eastAsiaTheme="minorHAnsi"/>
          <w:kern w:val="2"/>
          <w14:ligatures w14:val="standardContextual"/>
        </w:rPr>
        <w:t xml:space="preserve"> v3.0 </w:t>
      </w:r>
      <w:r w:rsidRPr="00CA747A">
        <w:rPr>
          <w:rFonts w:eastAsiaTheme="minorHAnsi"/>
          <w:noProof/>
          <w:kern w:val="2"/>
          <w14:ligatures w14:val="standardContextual"/>
        </w:rPr>
        <w:t>(Bonin et al., 2023)</w:t>
      </w:r>
      <w:r w:rsidRPr="00CA747A">
        <w:rPr>
          <w:rFonts w:eastAsiaTheme="minorHAnsi"/>
          <w:kern w:val="2"/>
          <w14:ligatures w14:val="standardContextual"/>
        </w:rPr>
        <w:t>, ARG-ANNOT (Antibiotic Resistance Gene-</w:t>
      </w:r>
      <w:proofErr w:type="spellStart"/>
      <w:r w:rsidRPr="00CA747A">
        <w:rPr>
          <w:rFonts w:eastAsiaTheme="minorHAnsi"/>
          <w:kern w:val="2"/>
          <w14:ligatures w14:val="standardContextual"/>
        </w:rPr>
        <w:t>ANNOTation</w:t>
      </w:r>
      <w:proofErr w:type="spellEnd"/>
      <w:r w:rsidRPr="00CA747A">
        <w:rPr>
          <w:rFonts w:eastAsiaTheme="minorHAnsi"/>
          <w:kern w:val="2"/>
          <w14:ligatures w14:val="standardContextual"/>
        </w:rPr>
        <w:t xml:space="preserve">), and </w:t>
      </w:r>
      <w:proofErr w:type="spellStart"/>
      <w:r w:rsidRPr="00CA747A">
        <w:rPr>
          <w:rFonts w:eastAsiaTheme="minorHAnsi"/>
          <w:kern w:val="2"/>
          <w14:ligatures w14:val="standardContextual"/>
        </w:rPr>
        <w:t>AMRFinderPlus</w:t>
      </w:r>
      <w:proofErr w:type="spellEnd"/>
      <w:r w:rsidRPr="00CA747A">
        <w:rPr>
          <w:rFonts w:eastAsiaTheme="minorHAnsi"/>
          <w:kern w:val="2"/>
          <w14:ligatures w14:val="standardContextual"/>
        </w:rPr>
        <w:t xml:space="preserve"> from NCBI </w:t>
      </w:r>
      <w:r w:rsidRPr="00CA747A">
        <w:rPr>
          <w:rFonts w:eastAsiaTheme="minorHAnsi"/>
          <w:noProof/>
          <w:kern w:val="2"/>
          <w14:ligatures w14:val="standardContextual"/>
        </w:rPr>
        <w:t>(Feldgarden et al., 2021)</w:t>
      </w:r>
      <w:r w:rsidRPr="00CA747A">
        <w:rPr>
          <w:rFonts w:eastAsiaTheme="minorHAnsi"/>
          <w:kern w:val="2"/>
          <w14:ligatures w14:val="standardContextual"/>
        </w:rPr>
        <w:t xml:space="preserve">] using the default settings (https://github.com/tseemann/abricate). VF were identified from assembled genomes using the VFDB tool </w:t>
      </w:r>
      <w:r w:rsidRPr="00CA747A">
        <w:rPr>
          <w:rFonts w:eastAsiaTheme="minorHAnsi"/>
          <w:noProof/>
          <w:kern w:val="2"/>
          <w14:ligatures w14:val="standardContextual"/>
        </w:rPr>
        <w:t>(Chen et al., 2016)</w:t>
      </w:r>
      <w:r w:rsidRPr="00CA747A">
        <w:rPr>
          <w:rFonts w:eastAsiaTheme="minorHAnsi"/>
          <w:kern w:val="2"/>
          <w14:ligatures w14:val="standardContextual"/>
        </w:rPr>
        <w:t xml:space="preserve"> and a “</w:t>
      </w:r>
      <w:proofErr w:type="spellStart"/>
      <w:r w:rsidRPr="00CA747A">
        <w:rPr>
          <w:rFonts w:eastAsiaTheme="minorHAnsi"/>
          <w:kern w:val="2"/>
          <w14:ligatures w14:val="standardContextual"/>
        </w:rPr>
        <w:t>blastp</w:t>
      </w:r>
      <w:proofErr w:type="spellEnd"/>
      <w:r w:rsidRPr="00CA747A">
        <w:rPr>
          <w:rFonts w:eastAsiaTheme="minorHAnsi"/>
          <w:kern w:val="2"/>
          <w14:ligatures w14:val="standardContextual"/>
        </w:rPr>
        <w:t xml:space="preserve">” search against a published comprehensive dataset of staphylococcal VF </w:t>
      </w:r>
      <w:r w:rsidRPr="00CA747A">
        <w:rPr>
          <w:rFonts w:eastAsiaTheme="minorHAnsi"/>
          <w:noProof/>
          <w:kern w:val="2"/>
          <w14:ligatures w14:val="standardContextual"/>
        </w:rPr>
        <w:t>(Naushad et al., 2019)</w:t>
      </w:r>
      <w:r w:rsidRPr="00CA747A">
        <w:rPr>
          <w:rFonts w:eastAsiaTheme="minorHAnsi"/>
          <w:kern w:val="2"/>
          <w14:ligatures w14:val="standardContextual"/>
        </w:rPr>
        <w:t>. After the blast search, the best hit of virulence genes for each genome was chosen based on</w:t>
      </w:r>
      <w:r w:rsidRPr="00CA747A">
        <w:rPr>
          <w:rFonts w:eastAsiaTheme="minorHAnsi"/>
          <w:i/>
          <w:iCs/>
          <w:kern w:val="2"/>
          <w14:ligatures w14:val="standardContextual"/>
        </w:rPr>
        <w:t xml:space="preserve"> H</w:t>
      </w:r>
      <w:r w:rsidRPr="00CA747A">
        <w:rPr>
          <w:rFonts w:eastAsiaTheme="minorHAnsi"/>
          <w:kern w:val="2"/>
          <w14:ligatures w14:val="standardContextual"/>
        </w:rPr>
        <w:t xml:space="preserve"> values, as described by Naushad et al. (2019). Briefly, an </w:t>
      </w:r>
      <w:r w:rsidRPr="00CA747A">
        <w:rPr>
          <w:rFonts w:eastAsiaTheme="minorHAnsi"/>
          <w:i/>
          <w:iCs/>
          <w:kern w:val="2"/>
          <w14:ligatures w14:val="standardContextual"/>
        </w:rPr>
        <w:t>H</w:t>
      </w:r>
      <w:r w:rsidRPr="00CA747A">
        <w:rPr>
          <w:rFonts w:eastAsiaTheme="minorHAnsi"/>
          <w:kern w:val="2"/>
          <w14:ligatures w14:val="standardContextual"/>
        </w:rPr>
        <w:t xml:space="preserve"> value was calculated to determine homology between query protein sequences and blast hits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w:t>
      </w:r>
      <w:r w:rsidRPr="00CA747A">
        <w:rPr>
          <w:rFonts w:eastAsiaTheme="minorHAnsi"/>
          <w:i/>
          <w:iCs/>
          <w:kern w:val="2"/>
          <w14:ligatures w14:val="standardContextual"/>
        </w:rPr>
        <w:t>H</w:t>
      </w:r>
      <w:r w:rsidRPr="00CA747A">
        <w:rPr>
          <w:rFonts w:eastAsiaTheme="minorHAnsi"/>
          <w:kern w:val="2"/>
          <w14:ligatures w14:val="standardContextual"/>
        </w:rPr>
        <w:t> values (in units of amino acids) between protein sequences were calculated using the following formula: </w:t>
      </w:r>
      <w:r w:rsidRPr="00CA747A">
        <w:rPr>
          <w:rFonts w:eastAsiaTheme="minorHAnsi"/>
          <w:i/>
          <w:iCs/>
          <w:kern w:val="2"/>
          <w14:ligatures w14:val="standardContextual"/>
        </w:rPr>
        <w:t>H</w:t>
      </w:r>
      <w:r w:rsidRPr="00CA747A">
        <w:rPr>
          <w:rFonts w:eastAsiaTheme="minorHAnsi"/>
          <w:kern w:val="2"/>
          <w14:ligatures w14:val="standardContextual"/>
        </w:rPr>
        <w:t> =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 </w:t>
      </w:r>
      <w:proofErr w:type="spellStart"/>
      <w:r w:rsidRPr="00CA747A">
        <w:rPr>
          <w:rFonts w:eastAsiaTheme="minorHAnsi"/>
          <w:i/>
          <w:iCs/>
          <w:kern w:val="2"/>
          <w14:ligatures w14:val="standardContextual"/>
        </w:rPr>
        <w:t>Lm</w:t>
      </w:r>
      <w:proofErr w:type="spellEnd"/>
      <w:r w:rsidRPr="00CA747A">
        <w:rPr>
          <w:rFonts w:eastAsiaTheme="minorHAnsi"/>
          <w:i/>
          <w:iCs/>
          <w:kern w:val="2"/>
          <w14:ligatures w14:val="standardContextual"/>
        </w:rPr>
        <w:t>/</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where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xml:space="preserve"> </w:t>
      </w:r>
      <w:r w:rsidRPr="00CA747A">
        <w:rPr>
          <w:rFonts w:eastAsiaTheme="minorHAnsi"/>
          <w:kern w:val="2"/>
          <w14:ligatures w14:val="standardContextual"/>
        </w:rPr>
        <w:t>represents the percent similarity between the VF query sequence and the identified protein sequence (expressed as proportion between 0 and 1), </w:t>
      </w:r>
      <w:proofErr w:type="spellStart"/>
      <w:r w:rsidRPr="00CA747A">
        <w:rPr>
          <w:rFonts w:eastAsiaTheme="minorHAnsi"/>
          <w:i/>
          <w:iCs/>
          <w:kern w:val="2"/>
          <w14:ligatures w14:val="standardContextual"/>
        </w:rPr>
        <w:t>Lm</w:t>
      </w:r>
      <w:proofErr w:type="spellEnd"/>
      <w:r w:rsidRPr="00CA747A">
        <w:rPr>
          <w:rFonts w:eastAsiaTheme="minorHAnsi"/>
          <w:kern w:val="2"/>
          <w14:ligatures w14:val="standardContextual"/>
        </w:rPr>
        <w:t> represents the alignment length, and </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denotes the length of the query sequence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A cutoff was established for sequence similarity of 30% and a query length coverage of 50%, with any hits having values below these cutoffs discarded from the data set. Hits from each query sequence were then arranged according to their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and the hit with the largest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(highest sequence similarity and query length coverage) was selected </w:t>
      </w:r>
      <w:proofErr w:type="gramStart"/>
      <w:r w:rsidRPr="00CA747A">
        <w:rPr>
          <w:rFonts w:eastAsiaTheme="minorHAnsi"/>
          <w:kern w:val="2"/>
          <w14:ligatures w14:val="standardContextual"/>
        </w:rPr>
        <w:t>in order to</w:t>
      </w:r>
      <w:proofErr w:type="gramEnd"/>
      <w:r w:rsidRPr="00CA747A">
        <w:rPr>
          <w:rFonts w:eastAsiaTheme="minorHAnsi"/>
          <w:kern w:val="2"/>
          <w14:ligatures w14:val="standardContextual"/>
        </w:rPr>
        <w:t xml:space="preserve"> prevent 1VF query returning hits to 2 different genes within a given genome. The list of remaining </w:t>
      </w:r>
      <w:proofErr w:type="gramStart"/>
      <w:r w:rsidRPr="00CA747A">
        <w:rPr>
          <w:rFonts w:eastAsiaTheme="minorHAnsi"/>
          <w:kern w:val="2"/>
          <w14:ligatures w14:val="standardContextual"/>
        </w:rPr>
        <w:t>VF</w:t>
      </w:r>
      <w:proofErr w:type="gramEnd"/>
      <w:r w:rsidRPr="00CA747A">
        <w:rPr>
          <w:rFonts w:eastAsiaTheme="minorHAnsi"/>
          <w:kern w:val="2"/>
          <w14:ligatures w14:val="standardContextual"/>
        </w:rPr>
        <w:t xml:space="preserve"> were classified into 5 functional categories, as outlined in Naushad et al. (2019): 1) adherence, 2) exoenzymes, 3) host immune evasion, 4) iron uptake and metabolism, and 5) toxins (including hemolysins, </w:t>
      </w:r>
      <w:proofErr w:type="spellStart"/>
      <w:r w:rsidRPr="00CA747A">
        <w:rPr>
          <w:rFonts w:eastAsiaTheme="minorHAnsi"/>
          <w:kern w:val="2"/>
          <w14:ligatures w14:val="standardContextual"/>
        </w:rPr>
        <w:t>leukocidins</w:t>
      </w:r>
      <w:proofErr w:type="spellEnd"/>
      <w:r w:rsidRPr="00CA747A">
        <w:rPr>
          <w:rFonts w:eastAsiaTheme="minorHAnsi"/>
          <w:kern w:val="2"/>
          <w14:ligatures w14:val="standardContextual"/>
        </w:rPr>
        <w:t xml:space="preserve">, leukotoxins, toxic shock syndrome toxin, exfoliative toxins, type VII secretion system genes, phenol-soluble </w:t>
      </w:r>
      <w:proofErr w:type="spellStart"/>
      <w:r w:rsidRPr="00CA747A">
        <w:rPr>
          <w:rFonts w:eastAsiaTheme="minorHAnsi"/>
          <w:kern w:val="2"/>
          <w14:ligatures w14:val="standardContextual"/>
        </w:rPr>
        <w:t>modulins</w:t>
      </w:r>
      <w:proofErr w:type="spellEnd"/>
      <w:r w:rsidRPr="00CA747A">
        <w:rPr>
          <w:rFonts w:eastAsiaTheme="minorHAnsi"/>
          <w:kern w:val="2"/>
          <w14:ligatures w14:val="standardContextual"/>
        </w:rPr>
        <w:t>, enterotoxins, and exotoxins).</w:t>
      </w:r>
    </w:p>
    <w:p w14:paraId="6D53A6CF" w14:textId="683709D3" w:rsidR="00C83731" w:rsidRDefault="00C83731" w:rsidP="00C83731">
      <w:pPr>
        <w:pStyle w:val="ChapSubSub"/>
      </w:pPr>
      <w:r>
        <w:t>4</w:t>
      </w:r>
      <w:r w:rsidRPr="00D62F80">
        <w:t>.</w:t>
      </w:r>
      <w:r>
        <w:t>3.9</w:t>
      </w:r>
      <w:r w:rsidRPr="00D62F80">
        <w:t xml:space="preserve"> </w:t>
      </w:r>
      <w:r w:rsidR="008A672D" w:rsidRPr="008A672D">
        <w:t>Statistical analysis</w:t>
      </w:r>
    </w:p>
    <w:p w14:paraId="79800220" w14:textId="77777777" w:rsidR="008A672D" w:rsidRP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A spreadsheet (Microsoft Excel, Redmond, WA) with </w:t>
      </w:r>
      <w:proofErr w:type="gramStart"/>
      <w:r w:rsidRPr="008A672D">
        <w:rPr>
          <w:rFonts w:eastAsiaTheme="minorHAnsi"/>
          <w:kern w:val="2"/>
          <w14:ligatures w14:val="standardContextual"/>
        </w:rPr>
        <w:t>isolate</w:t>
      </w:r>
      <w:proofErr w:type="gramEnd"/>
      <w:r w:rsidRPr="008A672D">
        <w:rPr>
          <w:rFonts w:eastAsiaTheme="minorHAnsi"/>
          <w:kern w:val="2"/>
          <w14:ligatures w14:val="standardContextual"/>
        </w:rPr>
        <w:t xml:space="preserve"> identification, associated metadata, and outcome variables was made and imported into the R Statistical Programming Environment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 SCC IMI groups. For outcomes which were normally distributed (quarter location), Fisher’s Exact test was used to compare the two groups. Statistical significance for these tests were declared at </w:t>
      </w:r>
      <w:r w:rsidRPr="008A672D">
        <w:rPr>
          <w:rFonts w:eastAsiaTheme="minorHAnsi"/>
          <w:i/>
          <w:iCs/>
          <w:kern w:val="2"/>
          <w14:ligatures w14:val="standardContextual"/>
        </w:rPr>
        <w:t>P</w:t>
      </w:r>
      <w:r w:rsidRPr="008A672D">
        <w:rPr>
          <w:rFonts w:eastAsiaTheme="minorHAnsi"/>
          <w:kern w:val="2"/>
          <w14:ligatures w14:val="standardContextual"/>
        </w:rPr>
        <w:t xml:space="preserve"> ≤ 0.05.</w:t>
      </w:r>
    </w:p>
    <w:p w14:paraId="3EDE8587" w14:textId="77777777" w:rsid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Separate mixed-effects logistic regression models were made using ST, ST cluster, </w:t>
      </w:r>
      <w:proofErr w:type="spellStart"/>
      <w:r w:rsidRPr="008A672D">
        <w:rPr>
          <w:rFonts w:eastAsiaTheme="minorHAnsi"/>
          <w:i/>
          <w:iCs/>
          <w:kern w:val="2"/>
          <w14:ligatures w14:val="standardContextual"/>
        </w:rPr>
        <w:t>blaZ</w:t>
      </w:r>
      <w:proofErr w:type="spellEnd"/>
      <w:r w:rsidRPr="008A672D">
        <w:rPr>
          <w:rFonts w:eastAsiaTheme="minorHAnsi"/>
          <w:kern w:val="2"/>
          <w14:ligatures w14:val="standardContextual"/>
        </w:rPr>
        <w:t xml:space="preserve"> carriage, and VF number as the predictor, SCC category as the outcome, and herd as a random effect using the “lme4” package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The variable representing the number of VF genes identified per isolate was centered and scaled by subtracting the mean and dividing by the standard deviation. Significance of predictors in these mixed-effects logistic regression models was assessed using a cutoff of ≤0.05 for the </w:t>
      </w:r>
      <w:r w:rsidRPr="008A672D">
        <w:rPr>
          <w:rFonts w:eastAsiaTheme="minorHAnsi"/>
          <w:i/>
          <w:iCs/>
          <w:kern w:val="2"/>
          <w14:ligatures w14:val="standardContextual"/>
        </w:rPr>
        <w:t>P-</w:t>
      </w:r>
      <w:r w:rsidRPr="008A672D">
        <w:rPr>
          <w:rFonts w:eastAsiaTheme="minorHAnsi"/>
          <w:kern w:val="2"/>
          <w14:ligatures w14:val="standardContextual"/>
        </w:rPr>
        <w:t>value associated with the z-statistic.</w:t>
      </w:r>
    </w:p>
    <w:p w14:paraId="442191FC" w14:textId="22C53F48" w:rsidR="00AD29C9" w:rsidRDefault="00AD29C9" w:rsidP="00AD29C9">
      <w:pPr>
        <w:pStyle w:val="ChapSubSub"/>
      </w:pPr>
      <w:r>
        <w:t>4</w:t>
      </w:r>
      <w:r w:rsidRPr="00D62F80">
        <w:t>.</w:t>
      </w:r>
      <w:r>
        <w:t>3.10</w:t>
      </w:r>
      <w:r w:rsidRPr="00D62F80">
        <w:t xml:space="preserve"> </w:t>
      </w:r>
      <w:r w:rsidRPr="00AD29C9">
        <w:t>Data availability</w:t>
      </w:r>
    </w:p>
    <w:p w14:paraId="09C2D2C3" w14:textId="067061C7" w:rsidR="00AD29C9" w:rsidRDefault="00AD29C9" w:rsidP="00AD29C9">
      <w:pPr>
        <w:spacing w:line="480" w:lineRule="auto"/>
        <w:ind w:firstLine="720"/>
        <w:contextualSpacing/>
        <w:jc w:val="both"/>
        <w:rPr>
          <w:rFonts w:eastAsiaTheme="minorHAnsi"/>
          <w:kern w:val="2"/>
          <w14:ligatures w14:val="standardContextual"/>
        </w:rPr>
      </w:pPr>
      <w:r w:rsidRPr="00AD29C9">
        <w:rPr>
          <w:rFonts w:eastAsiaTheme="minorHAnsi"/>
          <w:kern w:val="2"/>
          <w14:ligatures w14:val="standardContextual"/>
        </w:rPr>
        <w:t xml:space="preserve">The raw reads from ONT and Illumina for all 30 genomes are available under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accession number PRJNA1130504 (</w:t>
      </w:r>
      <w:proofErr w:type="spellStart"/>
      <w:r w:rsidRPr="00AD29C9">
        <w:rPr>
          <w:rFonts w:eastAsiaTheme="minorHAnsi"/>
          <w:kern w:val="2"/>
          <w14:ligatures w14:val="standardContextual"/>
        </w:rPr>
        <w:t>Biosamples</w:t>
      </w:r>
      <w:proofErr w:type="spellEnd"/>
      <w:r w:rsidRPr="00AD29C9">
        <w:rPr>
          <w:rFonts w:eastAsiaTheme="minorHAnsi"/>
          <w:kern w:val="2"/>
          <w14:ligatures w14:val="standardContextual"/>
        </w:rPr>
        <w:t xml:space="preserve"> SAMN42232476 to SAMN42232505) in the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database (</w:t>
      </w:r>
      <w:hyperlink r:id="rId26" w:history="1">
        <w:r w:rsidR="00FD7F47" w:rsidRPr="00AD29C9">
          <w:rPr>
            <w:rStyle w:val="Hyperlink"/>
            <w:rFonts w:eastAsiaTheme="minorHAnsi"/>
            <w:kern w:val="2"/>
            <w14:ligatures w14:val="standardContextual"/>
          </w:rPr>
          <w:t>https://www.ncbi.nlm.nih.gov/bioproject/</w:t>
        </w:r>
      </w:hyperlink>
      <w:r w:rsidRPr="00AD29C9">
        <w:rPr>
          <w:rFonts w:eastAsiaTheme="minorHAnsi"/>
          <w:kern w:val="2"/>
          <w14:ligatures w14:val="standardContextual"/>
        </w:rPr>
        <w:t>).</w:t>
      </w:r>
    </w:p>
    <w:p w14:paraId="3B5F36D0" w14:textId="503DBC3E" w:rsidR="00FD7F47" w:rsidRPr="00117AEE" w:rsidRDefault="00FD7F47" w:rsidP="00FD7F47">
      <w:pPr>
        <w:pStyle w:val="ChapSub"/>
        <w:rPr>
          <w:rStyle w:val="Emphasis"/>
          <w:b w:val="0"/>
          <w:bCs/>
          <w:i w:val="0"/>
          <w:iCs w:val="0"/>
          <w:color w:val="0E101A"/>
        </w:rPr>
      </w:pPr>
      <w:bookmarkStart w:id="131" w:name="_Toc174382613"/>
      <w:r>
        <w:rPr>
          <w:rStyle w:val="Emphasis"/>
          <w:bCs/>
          <w:i w:val="0"/>
          <w:iCs w:val="0"/>
          <w:color w:val="0E101A"/>
        </w:rPr>
        <w:t>4.4 Results</w:t>
      </w:r>
      <w:bookmarkEnd w:id="131"/>
    </w:p>
    <w:p w14:paraId="1360B5DB" w14:textId="74C0FDB5" w:rsidR="00FD7F47" w:rsidRDefault="00FD7F47" w:rsidP="00FD7F47">
      <w:pPr>
        <w:pStyle w:val="ChapSubSub"/>
      </w:pPr>
      <w:r>
        <w:t>4</w:t>
      </w:r>
      <w:r w:rsidRPr="00D62F80">
        <w:t>.</w:t>
      </w:r>
      <w:r>
        <w:t>4.1</w:t>
      </w:r>
      <w:r w:rsidRPr="00D62F80">
        <w:t xml:space="preserve"> </w:t>
      </w:r>
      <w:r w:rsidRPr="00FD7F47">
        <w:t>Descriptive results, MLST and phylogenetic analyses</w:t>
      </w:r>
    </w:p>
    <w:p w14:paraId="36EC4FED" w14:textId="2438629A"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In total, 136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were identified from the dataset. There </w:t>
      </w:r>
      <w:proofErr w:type="gramStart"/>
      <w:r w:rsidRPr="00FD7F47">
        <w:rPr>
          <w:rFonts w:eastAsiaTheme="minorHAnsi"/>
          <w:kern w:val="2"/>
          <w14:ligatures w14:val="standardContextual"/>
        </w:rPr>
        <w:t>were</w:t>
      </w:r>
      <w:proofErr w:type="gramEnd"/>
      <w:r w:rsidRPr="00FD7F47">
        <w:rPr>
          <w:rFonts w:eastAsiaTheme="minorHAnsi"/>
          <w:kern w:val="2"/>
          <w14:ligatures w14:val="standardContextual"/>
        </w:rPr>
        <w:t xml:space="preserve"> 91 potentially persistent IMI which were associated with 3 sequential quarter-observations and 45 which were associated with 2. There </w:t>
      </w:r>
      <w:proofErr w:type="gramStart"/>
      <w:r w:rsidRPr="00FD7F47">
        <w:rPr>
          <w:rFonts w:eastAsiaTheme="minorHAnsi"/>
          <w:kern w:val="2"/>
          <w14:ligatures w14:val="standardContextual"/>
        </w:rPr>
        <w:t>were</w:t>
      </w:r>
      <w:proofErr w:type="gramEnd"/>
      <w:r w:rsidRPr="00FD7F47">
        <w:rPr>
          <w:rFonts w:eastAsiaTheme="minorHAnsi"/>
          <w:kern w:val="2"/>
          <w14:ligatures w14:val="standardContextual"/>
        </w:rPr>
        <w:t xml:space="preserve"> 15 potentially persistent IMI </w:t>
      </w:r>
      <w:r w:rsidRPr="00FD7F47">
        <w:t xml:space="preserve">where all quarter-day observations had an associated SCC of ≥200,000 cells/mL, </w:t>
      </w:r>
      <w:r w:rsidRPr="00FD7F47">
        <w:rPr>
          <w:rFonts w:eastAsiaTheme="minorHAnsi"/>
          <w:kern w:val="2"/>
          <w14:ligatures w14:val="standardContextual"/>
        </w:rPr>
        <w:t xml:space="preserve">60 </w:t>
      </w:r>
      <w:r w:rsidRPr="00FD7F47">
        <w:t>where all quarter-day observations had an associated SCC of &lt;200,000 cells/mL, and 61 which had an associated SCC both above and below 200,000 cells/</w:t>
      </w:r>
      <w:proofErr w:type="spellStart"/>
      <w:r w:rsidRPr="00FD7F47">
        <w:t>mL.</w:t>
      </w:r>
      <w:proofErr w:type="spellEnd"/>
      <w:r w:rsidRPr="00FD7F47">
        <w:t xml:space="preserve"> Of the 60 LOW SCC IMI, 45 </w:t>
      </w:r>
      <w:r w:rsidRPr="00FD7F47">
        <w:rPr>
          <w:rFonts w:eastAsiaTheme="minorHAnsi"/>
          <w:kern w:val="2"/>
          <w14:ligatures w14:val="standardContextual"/>
        </w:rPr>
        <w:t xml:space="preserve">were associated with 3 sequential quarter-observations (135 isolates), and 15 were associated with 2 sequential quarter-observations (30 isolates). Of the 15 HIGH SCC IMI, </w:t>
      </w:r>
      <w:r w:rsidRPr="00FD7F47">
        <w:t xml:space="preserve">3 </w:t>
      </w:r>
      <w:r w:rsidRPr="00FD7F47">
        <w:rPr>
          <w:rFonts w:eastAsiaTheme="minorHAnsi"/>
          <w:kern w:val="2"/>
          <w14:ligatures w14:val="standardContextual"/>
        </w:rPr>
        <w:t xml:space="preserve">were associated with 3 sequential quarter-observations (9 isolates), and 12 were associated with 2 sequential quarter-observations (24 isolates). One hundred and ninety-eight isolates associated with 75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underwent RAPD-typing, with 74 of the 75 IMI determined to be caused by the same strain</w:t>
      </w:r>
      <w:r w:rsidR="005637DD">
        <w:rPr>
          <w:rFonts w:eastAsiaTheme="minorHAnsi"/>
          <w:kern w:val="2"/>
          <w14:ligatures w14:val="standardContextual"/>
        </w:rPr>
        <w:t xml:space="preserve"> (Figure 4.1)</w:t>
      </w:r>
      <w:r w:rsidRPr="00FD7F47">
        <w:rPr>
          <w:rFonts w:eastAsiaTheme="minorHAnsi"/>
          <w:kern w:val="2"/>
          <w14:ligatures w14:val="standardContextual"/>
        </w:rPr>
        <w:t xml:space="preserve">. The median number of persistently high and low SCC IMI per herd was 8 (Table </w:t>
      </w:r>
      <w:r w:rsidR="0053003E">
        <w:rPr>
          <w:rFonts w:eastAsiaTheme="minorHAnsi"/>
          <w:kern w:val="2"/>
          <w14:ligatures w14:val="standardContextual"/>
        </w:rPr>
        <w:t>4.</w:t>
      </w:r>
      <w:r w:rsidRPr="00FD7F47">
        <w:rPr>
          <w:rFonts w:eastAsiaTheme="minorHAnsi"/>
          <w:kern w:val="2"/>
          <w14:ligatures w14:val="standardContextual"/>
        </w:rPr>
        <w:t xml:space="preserve">1; range: 3-14), and the median number of RAPD types associated with these IMI was 5 (range: 2-9).  </w:t>
      </w:r>
    </w:p>
    <w:p w14:paraId="22C2F6A4" w14:textId="77777777"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The representative isolates from 15 HIGH and 15 LOW SCC IMI which were selected for WGS originated from 7 of the sampled organic herds, with 16 from herds using a bedded pack facility and 14 from tiestalls. Thirteen were associated with 3 sequential quarter-observations and 17 were associated with 2 sequential quarter-observations. Isolates in the HIGH SCC IMI group were from 6 different farms (8 bedded packs and 7 tiestalls), while isolates in the LOW SCC IMI group also came from 6 different farms (8 bedded packs and 7 tiestalls). The median parity and DIM of the cow from which the isolate originated was 2 (range: 1-6) and 281 days (range: 58-438 days) for the HIGH SCC IMI group, and 2 (range: 1-6) and 229 days (range: 41-438 days) for the LOW SCC IMI group, respectively. Parity group (first, second, third, fourth and above), DIM, and quarter position did not differ between the HIGH and LOW SCC IMI group (</w:t>
      </w:r>
      <w:r w:rsidRPr="00FD7F47">
        <w:rPr>
          <w:rFonts w:eastAsiaTheme="minorHAnsi"/>
          <w:i/>
          <w:iCs/>
          <w:kern w:val="2"/>
          <w14:ligatures w14:val="standardContextual"/>
        </w:rPr>
        <w:t>P</w:t>
      </w:r>
      <w:r w:rsidRPr="00FD7F47">
        <w:rPr>
          <w:rFonts w:eastAsiaTheme="minorHAnsi"/>
          <w:kern w:val="2"/>
          <w14:ligatures w14:val="standardContextual"/>
        </w:rPr>
        <w:t xml:space="preserve"> = 0.88, 0.14, 0.88, respectively). The median of the average SCC associated with each IMI was 410,000 cells/mL (range: 230,000-2,798,000 cells/mL) for the HIGH SCC IMI group, and 98,500 cells/mL (range: 28,000-185,000 cells/mL) for the LOW SCC IMI group. The average SCC associated with each IMI in the HIGH SCC group was greater than that of the LOW SCC group (</w:t>
      </w:r>
      <w:r w:rsidRPr="00FD7F47">
        <w:rPr>
          <w:rFonts w:eastAsiaTheme="minorHAnsi"/>
          <w:i/>
          <w:iCs/>
          <w:kern w:val="2"/>
          <w14:ligatures w14:val="standardContextual"/>
        </w:rPr>
        <w:t>P</w:t>
      </w:r>
      <w:r w:rsidRPr="00FD7F47">
        <w:rPr>
          <w:rFonts w:eastAsiaTheme="minorHAnsi"/>
          <w:kern w:val="2"/>
          <w14:ligatures w14:val="standardContextual"/>
        </w:rPr>
        <w:t xml:space="preserve"> &lt;0.001). </w:t>
      </w:r>
    </w:p>
    <w:p w14:paraId="2C7CA641" w14:textId="67EEAE2F" w:rsidR="00FD7F47" w:rsidRDefault="00FD7F47" w:rsidP="00FD7F47">
      <w:pPr>
        <w:spacing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Ten different </w:t>
      </w:r>
      <w:proofErr w:type="spellStart"/>
      <w:r w:rsidRPr="00FD7F47">
        <w:rPr>
          <w:rFonts w:eastAsiaTheme="minorHAnsi"/>
          <w:kern w:val="2"/>
          <w14:ligatures w14:val="standardContextual"/>
        </w:rPr>
        <w:t>multilocus</w:t>
      </w:r>
      <w:proofErr w:type="spellEnd"/>
      <w:r w:rsidRPr="00FD7F47">
        <w:rPr>
          <w:rFonts w:eastAsiaTheme="minorHAnsi"/>
          <w:kern w:val="2"/>
          <w14:ligatures w14:val="standardContextual"/>
        </w:rPr>
        <w:t xml:space="preserve"> sequence types were identified among the 30 representative isolates which underwent WGS, with 7 ST identified in each the HIGH and LOW SCC IMI categories (Table </w:t>
      </w:r>
      <w:r w:rsidR="004A3AE8">
        <w:rPr>
          <w:rFonts w:eastAsiaTheme="minorHAnsi"/>
          <w:kern w:val="2"/>
          <w14:ligatures w14:val="standardContextual"/>
        </w:rPr>
        <w:t>4.</w:t>
      </w:r>
      <w:r w:rsidRPr="00FD7F47">
        <w:rPr>
          <w:rFonts w:eastAsiaTheme="minorHAnsi"/>
          <w:kern w:val="2"/>
          <w14:ligatures w14:val="standardContextual"/>
        </w:rPr>
        <w:t xml:space="preserve">2). Four novel ST were identified which were not already present in the </w:t>
      </w:r>
      <w:proofErr w:type="spellStart"/>
      <w:r w:rsidRPr="00FD7F47">
        <w:rPr>
          <w:rFonts w:eastAsiaTheme="minorHAnsi"/>
          <w:kern w:val="2"/>
          <w14:ligatures w14:val="standardContextual"/>
        </w:rPr>
        <w:t>PubMLST</w:t>
      </w:r>
      <w:proofErr w:type="spellEnd"/>
      <w:r w:rsidRPr="00FD7F47">
        <w:rPr>
          <w:rFonts w:eastAsiaTheme="minorHAnsi"/>
          <w:kern w:val="2"/>
          <w14:ligatures w14:val="standardContextual"/>
        </w:rPr>
        <w:t xml:space="preserve"> database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(ST174 through ST177). Four ST were found in both SCC categories (ST 5, ST6, ST48, ST176), 3 were unique to the HIGH SCC IMI category (ST25, ST136, ST177), and 3 were unique to the LOW SCC IMI category (ST51, ST174, ST175). The most common ST identified were ST6 and ST176, with 18 isolates (60%) belonging to 1 of these 2 ST (9 isolates, or 30%, belonging to each ST6 and ST176 respectively). In a dendrogram constructed from concatenated nucleotide sequence data for the study isolates in combination with 386 </w:t>
      </w:r>
      <w:proofErr w:type="gramStart"/>
      <w:r w:rsidRPr="00FD7F47">
        <w:rPr>
          <w:rFonts w:eastAsiaTheme="minorHAnsi"/>
          <w:kern w:val="2"/>
          <w14:ligatures w14:val="standardContextual"/>
        </w:rPr>
        <w:t>publicly-available</w:t>
      </w:r>
      <w:proofErr w:type="gramEnd"/>
      <w:r w:rsidRPr="00FD7F47">
        <w:rPr>
          <w:rFonts w:eastAsiaTheme="minorHAnsi"/>
          <w:kern w:val="2"/>
          <w14:ligatures w14:val="standardContextual"/>
        </w:rPr>
        <w:t xml:space="preserve"> concatenated MLST sequences for </w:t>
      </w:r>
      <w:r w:rsidRPr="00FD7F47">
        <w:rPr>
          <w:rFonts w:eastAsiaTheme="minorHAnsi"/>
          <w:i/>
          <w:iCs/>
          <w:kern w:val="2"/>
          <w14:ligatures w14:val="standardContextual"/>
        </w:rPr>
        <w:t>S. chromogenes</w:t>
      </w:r>
      <w:r w:rsidRPr="00FD7F47">
        <w:rPr>
          <w:rFonts w:eastAsiaTheme="minorHAnsi"/>
          <w:kern w:val="2"/>
          <w14:ligatures w14:val="standardContextual"/>
        </w:rPr>
        <w:t>, 5 ST clusters were identified where study isolates which grouped together with a bootstrap value of ≥ 65% (Supplemental Figure S1). Ninety percent of isolates (27/30) were able to be assigned to 1 of these 5 ST clusters. The 3 remaining isolates represented ST with only a single isolate.</w:t>
      </w:r>
    </w:p>
    <w:p w14:paraId="2C8AD432" w14:textId="53E5687D" w:rsidR="001E0A4E" w:rsidRDefault="001E0A4E" w:rsidP="001E0A4E">
      <w:pPr>
        <w:pStyle w:val="ChapSubSub"/>
      </w:pPr>
      <w:r>
        <w:t>4</w:t>
      </w:r>
      <w:r w:rsidRPr="00D62F80">
        <w:t>.</w:t>
      </w:r>
      <w:r>
        <w:t>4.2</w:t>
      </w:r>
      <w:r w:rsidRPr="00D62F80">
        <w:t xml:space="preserve"> </w:t>
      </w:r>
      <w:r w:rsidRPr="001E0A4E">
        <w:t>Analysis of associations between ST (or ST cluster) and SCC category</w:t>
      </w:r>
    </w:p>
    <w:p w14:paraId="7A1C34FD" w14:textId="77777777" w:rsidR="001E0A4E" w:rsidRDefault="001E0A4E" w:rsidP="001E0A4E">
      <w:pPr>
        <w:spacing w:line="480" w:lineRule="auto"/>
        <w:ind w:firstLine="720"/>
        <w:contextualSpacing/>
        <w:jc w:val="both"/>
        <w:rPr>
          <w:rFonts w:eastAsiaTheme="minorHAnsi"/>
          <w:kern w:val="2"/>
          <w14:ligatures w14:val="standardContextual"/>
        </w:rPr>
      </w:pPr>
      <w:r w:rsidRPr="001E0A4E">
        <w:rPr>
          <w:rFonts w:eastAsiaTheme="minorHAnsi"/>
          <w:kern w:val="2"/>
          <w14:ligatures w14:val="standardContextual"/>
        </w:rPr>
        <w:t>In a mixed-effects logistic regression, ST was not found to be a significant predictor of whether an isolate would be in the HIGH or LOW SCC IMI category (</w:t>
      </w:r>
      <w:r w:rsidRPr="001E0A4E">
        <w:rPr>
          <w:rFonts w:eastAsiaTheme="minorHAnsi"/>
          <w:i/>
          <w:iCs/>
          <w:kern w:val="2"/>
          <w14:ligatures w14:val="standardContextual"/>
        </w:rPr>
        <w:t xml:space="preserve">P </w:t>
      </w:r>
      <w:r w:rsidRPr="001E0A4E">
        <w:rPr>
          <w:rFonts w:eastAsiaTheme="minorHAnsi"/>
          <w:kern w:val="2"/>
          <w14:ligatures w14:val="standardContextual"/>
        </w:rPr>
        <w:t>&lt;0.05). As 5 isolates were singleton ST, and the 2 isolates belonging to ST25 were both in the HIGH SCC IMI category, this model was run for a dataset containing the remaining 23 isolates (belonging to 4 different ST). Similarly, cluster was not found to be a significant predictor of whether an isolate would be in the HIGH or LOW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&lt;0.05) 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 0.69 for ST176;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 0.37 for ST1 cluster; </w:t>
      </w:r>
      <w:r w:rsidRPr="001E0A4E">
        <w:rPr>
          <w:rFonts w:eastAsiaTheme="minorHAnsi"/>
          <w:i/>
          <w:iCs/>
          <w:kern w:val="2"/>
          <w14:ligatures w14:val="standardContextual"/>
        </w:rPr>
        <w:t xml:space="preserve">P </w:t>
      </w:r>
      <w:r w:rsidRPr="001E0A4E">
        <w:rPr>
          <w:rFonts w:eastAsiaTheme="minorHAnsi"/>
          <w:kern w:val="2"/>
          <w14:ligatures w14:val="standardContextual"/>
        </w:rPr>
        <w:t>= 0.69 for ST6).</w:t>
      </w:r>
    </w:p>
    <w:p w14:paraId="520A78F5" w14:textId="63876661" w:rsidR="00966E2A" w:rsidRDefault="00966E2A" w:rsidP="00966E2A">
      <w:pPr>
        <w:pStyle w:val="ChapSubSub"/>
      </w:pPr>
      <w:r>
        <w:t>4</w:t>
      </w:r>
      <w:r w:rsidRPr="00D62F80">
        <w:t>.</w:t>
      </w:r>
      <w:r>
        <w:t>4.3</w:t>
      </w:r>
      <w:r w:rsidRPr="00D62F80">
        <w:t xml:space="preserve"> </w:t>
      </w:r>
      <w:r w:rsidRPr="00966E2A">
        <w:t>Antimicrobial resistance genes and associations between ARG and SCC category</w:t>
      </w:r>
    </w:p>
    <w:p w14:paraId="25DD4748" w14:textId="08C50D2F" w:rsidR="00966E2A" w:rsidRDefault="00966E2A" w:rsidP="00966E2A">
      <w:pPr>
        <w:pStyle w:val="ChapSubSub"/>
        <w:ind w:left="0" w:firstLine="720"/>
        <w:jc w:val="both"/>
        <w:rPr>
          <w:b w:val="0"/>
          <w:bCs/>
        </w:rPr>
      </w:pPr>
      <w:r w:rsidRPr="00966E2A">
        <w:rPr>
          <w:b w:val="0"/>
          <w:bCs/>
        </w:rPr>
        <w:t xml:space="preserve">The only resistance determinant identified among the 30 </w:t>
      </w:r>
      <w:r w:rsidRPr="00966E2A">
        <w:rPr>
          <w:b w:val="0"/>
          <w:bCs/>
          <w:i/>
          <w:iCs/>
        </w:rPr>
        <w:t>S. chromogenes</w:t>
      </w:r>
      <w:r w:rsidRPr="00966E2A">
        <w:rPr>
          <w:b w:val="0"/>
          <w:bCs/>
        </w:rPr>
        <w:t xml:space="preserve"> isolates was </w:t>
      </w:r>
      <w:proofErr w:type="spellStart"/>
      <w:r w:rsidRPr="00966E2A">
        <w:rPr>
          <w:b w:val="0"/>
          <w:bCs/>
          <w:i/>
          <w:iCs/>
        </w:rPr>
        <w:t>blaZ</w:t>
      </w:r>
      <w:proofErr w:type="spellEnd"/>
      <w:r w:rsidRPr="00966E2A">
        <w:rPr>
          <w:b w:val="0"/>
          <w:bCs/>
        </w:rPr>
        <w:t xml:space="preserve">. Ten of the 30 (33%) </w:t>
      </w:r>
      <w:r w:rsidRPr="00966E2A">
        <w:rPr>
          <w:b w:val="0"/>
          <w:bCs/>
          <w:i/>
          <w:iCs/>
        </w:rPr>
        <w:t>S. chromogenes</w:t>
      </w:r>
      <w:r w:rsidRPr="00966E2A">
        <w:rPr>
          <w:b w:val="0"/>
          <w:bCs/>
        </w:rPr>
        <w:t xml:space="preserve"> isolates were positive for </w:t>
      </w:r>
      <w:proofErr w:type="spellStart"/>
      <w:r w:rsidRPr="00966E2A">
        <w:rPr>
          <w:b w:val="0"/>
          <w:bCs/>
          <w:i/>
          <w:iCs/>
        </w:rPr>
        <w:t>blaZ</w:t>
      </w:r>
      <w:proofErr w:type="spellEnd"/>
      <w:r w:rsidRPr="00966E2A">
        <w:rPr>
          <w:b w:val="0"/>
          <w:bCs/>
          <w:i/>
          <w:iCs/>
        </w:rPr>
        <w:t xml:space="preserve">, </w:t>
      </w:r>
      <w:r w:rsidRPr="00966E2A">
        <w:rPr>
          <w:b w:val="0"/>
          <w:bCs/>
        </w:rPr>
        <w:t xml:space="preserve">6/15 (40%) in the HIGH SCC IMI category and 4/15 (26.7%) in the LOW SCC IMI category (Figure </w:t>
      </w:r>
      <w:r w:rsidR="00631DF7">
        <w:rPr>
          <w:b w:val="0"/>
          <w:bCs/>
        </w:rPr>
        <w:t>4.</w:t>
      </w:r>
      <w:r w:rsidR="000919AC">
        <w:rPr>
          <w:b w:val="0"/>
          <w:bCs/>
        </w:rPr>
        <w:t>2</w:t>
      </w:r>
      <w:r w:rsidRPr="00966E2A">
        <w:rPr>
          <w:b w:val="0"/>
          <w:bCs/>
        </w:rPr>
        <w:t xml:space="preserve">). </w:t>
      </w:r>
      <w:proofErr w:type="spellStart"/>
      <w:r w:rsidRPr="00966E2A">
        <w:rPr>
          <w:b w:val="0"/>
          <w:bCs/>
          <w:i/>
          <w:iCs/>
        </w:rPr>
        <w:t>blaZ</w:t>
      </w:r>
      <w:proofErr w:type="spellEnd"/>
      <w:r w:rsidRPr="00966E2A">
        <w:rPr>
          <w:b w:val="0"/>
          <w:bCs/>
        </w:rPr>
        <w:t xml:space="preserve"> gene carriage was not found to be a significant predictor of SCC category (HIGH vs. LOW) for an isolate in a mixed-effects logistic regression model (</w:t>
      </w:r>
      <w:r w:rsidRPr="00966E2A">
        <w:rPr>
          <w:b w:val="0"/>
          <w:bCs/>
          <w:i/>
          <w:iCs/>
        </w:rPr>
        <w:t xml:space="preserve">P </w:t>
      </w:r>
      <w:r w:rsidRPr="00966E2A">
        <w:rPr>
          <w:b w:val="0"/>
          <w:bCs/>
        </w:rPr>
        <w:t xml:space="preserve">= 0.44). As </w:t>
      </w:r>
      <w:proofErr w:type="spellStart"/>
      <w:r w:rsidRPr="00966E2A">
        <w:rPr>
          <w:b w:val="0"/>
          <w:bCs/>
          <w:i/>
          <w:iCs/>
        </w:rPr>
        <w:t>blaZ</w:t>
      </w:r>
      <w:proofErr w:type="spellEnd"/>
      <w:r w:rsidRPr="00966E2A">
        <w:rPr>
          <w:b w:val="0"/>
          <w:bCs/>
        </w:rPr>
        <w:t xml:space="preserve"> carriage was consistently present in all isolates for 4 of the 5 ST with multiple isolates (Table </w:t>
      </w:r>
      <w:r w:rsidR="004A3AE8">
        <w:rPr>
          <w:b w:val="0"/>
          <w:bCs/>
        </w:rPr>
        <w:t>4.</w:t>
      </w:r>
      <w:r w:rsidRPr="00966E2A">
        <w:rPr>
          <w:b w:val="0"/>
          <w:bCs/>
        </w:rPr>
        <w:t xml:space="preserve">3), statistical analysis exploring if ST predicted </w:t>
      </w:r>
      <w:proofErr w:type="spellStart"/>
      <w:r w:rsidRPr="00966E2A">
        <w:rPr>
          <w:b w:val="0"/>
          <w:bCs/>
          <w:i/>
          <w:iCs/>
        </w:rPr>
        <w:t>blaZ</w:t>
      </w:r>
      <w:proofErr w:type="spellEnd"/>
      <w:r w:rsidRPr="00966E2A">
        <w:rPr>
          <w:b w:val="0"/>
          <w:bCs/>
        </w:rPr>
        <w:t xml:space="preserve"> carriage was not possible. All isolates belonging to ST5 and ST48 were </w:t>
      </w:r>
      <w:proofErr w:type="spellStart"/>
      <w:r w:rsidRPr="00966E2A">
        <w:rPr>
          <w:b w:val="0"/>
          <w:bCs/>
          <w:i/>
          <w:iCs/>
        </w:rPr>
        <w:t>blaZ</w:t>
      </w:r>
      <w:proofErr w:type="spellEnd"/>
      <w:r w:rsidRPr="00966E2A">
        <w:rPr>
          <w:b w:val="0"/>
          <w:bCs/>
          <w:i/>
          <w:iCs/>
        </w:rPr>
        <w:t xml:space="preserve"> </w:t>
      </w:r>
      <w:r w:rsidRPr="00966E2A">
        <w:rPr>
          <w:b w:val="0"/>
          <w:bCs/>
        </w:rPr>
        <w:t xml:space="preserve">positive, while no isolates belonging to ST25 and ST176 carried the gene. Only isolates belonging to ST6 were varied in </w:t>
      </w:r>
      <w:proofErr w:type="spellStart"/>
      <w:r w:rsidRPr="00966E2A">
        <w:rPr>
          <w:b w:val="0"/>
          <w:bCs/>
          <w:i/>
          <w:iCs/>
        </w:rPr>
        <w:t>blaZ</w:t>
      </w:r>
      <w:proofErr w:type="spellEnd"/>
      <w:r w:rsidRPr="00966E2A">
        <w:rPr>
          <w:b w:val="0"/>
          <w:bCs/>
        </w:rPr>
        <w:t xml:space="preserve"> carriage.</w:t>
      </w:r>
    </w:p>
    <w:p w14:paraId="65CF6FA2" w14:textId="3E23B75C" w:rsidR="000C2E08" w:rsidRDefault="000C2E08" w:rsidP="000C2E08">
      <w:pPr>
        <w:pStyle w:val="ChapSubSub"/>
      </w:pPr>
      <w:r>
        <w:t>4</w:t>
      </w:r>
      <w:r w:rsidRPr="00D62F80">
        <w:t>.</w:t>
      </w:r>
      <w:r>
        <w:t>4.4</w:t>
      </w:r>
      <w:r w:rsidRPr="00D62F80">
        <w:t xml:space="preserve"> </w:t>
      </w:r>
      <w:r w:rsidRPr="000C2E08">
        <w:t>Virulence genes identified and analysis of associations between VF and SCC category</w:t>
      </w:r>
    </w:p>
    <w:p w14:paraId="0AD4491C" w14:textId="12034AA2"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132" w:name="_Hlk173763423"/>
      <w:r w:rsidRPr="000C2E08">
        <w:rPr>
          <w:rFonts w:eastAsiaTheme="minorHAnsi"/>
          <w:kern w:val="2"/>
          <w14:ligatures w14:val="standardContextual"/>
        </w:rPr>
        <w:t xml:space="preserve">There were 62 different VF detected among the 30 </w:t>
      </w:r>
      <w:r w:rsidRPr="000C2E08">
        <w:rPr>
          <w:rFonts w:eastAsiaTheme="minorHAnsi"/>
          <w:i/>
          <w:iCs/>
          <w:kern w:val="2"/>
          <w14:ligatures w14:val="standardContextual"/>
        </w:rPr>
        <w:t>S. chromogenes</w:t>
      </w:r>
      <w:r w:rsidRPr="000C2E08">
        <w:rPr>
          <w:rFonts w:eastAsiaTheme="minorHAnsi"/>
          <w:kern w:val="2"/>
          <w14:ligatures w14:val="standardContextual"/>
        </w:rPr>
        <w:t xml:space="preserve"> isolates (Table </w:t>
      </w:r>
      <w:r w:rsidR="00B364BA">
        <w:rPr>
          <w:rFonts w:eastAsiaTheme="minorHAnsi"/>
          <w:kern w:val="2"/>
          <w14:ligatures w14:val="standardContextual"/>
        </w:rPr>
        <w:t>4.</w:t>
      </w:r>
      <w:r w:rsidRPr="000C2E08">
        <w:rPr>
          <w:rFonts w:eastAsiaTheme="minorHAnsi"/>
          <w:kern w:val="2"/>
          <w14:ligatures w14:val="standardContextual"/>
        </w:rPr>
        <w:t xml:space="preserve">4). There were 39 VF identified which were present in 100% of isolates (Figure </w:t>
      </w:r>
      <w:r w:rsidR="00631DF7">
        <w:rPr>
          <w:rFonts w:eastAsiaTheme="minorHAnsi"/>
          <w:kern w:val="2"/>
          <w14:ligatures w14:val="standardContextual"/>
        </w:rPr>
        <w:t>4.</w:t>
      </w:r>
      <w:r w:rsidRPr="000C2E08">
        <w:rPr>
          <w:rFonts w:eastAsiaTheme="minorHAnsi"/>
          <w:kern w:val="2"/>
          <w14:ligatures w14:val="standardContextual"/>
        </w:rPr>
        <w:t xml:space="preserve">3), which included all genes associated with iron uptake and metabolism, and those associated with production of phenol-soluble </w:t>
      </w:r>
      <w:proofErr w:type="spellStart"/>
      <w:r w:rsidRPr="000C2E08">
        <w:rPr>
          <w:rFonts w:eastAsiaTheme="minorHAnsi"/>
          <w:kern w:val="2"/>
          <w14:ligatures w14:val="standardContextual"/>
        </w:rPr>
        <w:t>modulins</w:t>
      </w:r>
      <w:proofErr w:type="spellEnd"/>
      <w:r w:rsidRPr="000C2E08">
        <w:rPr>
          <w:rFonts w:eastAsiaTheme="minorHAnsi"/>
          <w:kern w:val="2"/>
          <w14:ligatures w14:val="standardContextual"/>
        </w:rPr>
        <w:t xml:space="preserve">, hemolysins, and an exfoliative toxin. </w:t>
      </w:r>
      <w:proofErr w:type="gramStart"/>
      <w:r w:rsidRPr="000C2E08">
        <w:rPr>
          <w:rFonts w:eastAsiaTheme="minorHAnsi"/>
          <w:kern w:val="2"/>
          <w14:ligatures w14:val="standardContextual"/>
        </w:rPr>
        <w:t>Presence</w:t>
      </w:r>
      <w:proofErr w:type="gramEnd"/>
      <w:r w:rsidRPr="000C2E08">
        <w:rPr>
          <w:rFonts w:eastAsiaTheme="minorHAnsi"/>
          <w:kern w:val="2"/>
          <w14:ligatures w14:val="standardContextual"/>
        </w:rPr>
        <w:t xml:space="preserve"> of VF associated with adherence, host immune evasion, type VII secretion system, and production of exoenzymes and exotoxins varied between isolates</w:t>
      </w:r>
      <w:bookmarkEnd w:id="132"/>
      <w:r w:rsidRPr="000C2E08">
        <w:rPr>
          <w:rFonts w:eastAsiaTheme="minorHAnsi"/>
          <w:kern w:val="2"/>
          <w14:ligatures w14:val="standardContextual"/>
        </w:rPr>
        <w:t xml:space="preserve">. Some patterns of presence or absence of VF was specific to particular ST. This included the presence of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capsule formation), and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w:t>
      </w:r>
      <w:proofErr w:type="spellStart"/>
      <w:r w:rsidRPr="000C2E08">
        <w:rPr>
          <w:rFonts w:eastAsiaTheme="minorHAnsi"/>
          <w:kern w:val="2"/>
          <w14:ligatures w14:val="standardContextual"/>
        </w:rPr>
        <w:t>staphylocoagulase</w:t>
      </w:r>
      <w:proofErr w:type="spellEnd"/>
      <w:r w:rsidRPr="000C2E08">
        <w:rPr>
          <w:rFonts w:eastAsiaTheme="minorHAnsi"/>
          <w:kern w:val="2"/>
          <w14:ligatures w14:val="standardContextual"/>
        </w:rPr>
        <w:t xml:space="preserve"> enzyme), and the absence of </w:t>
      </w:r>
      <w:proofErr w:type="spellStart"/>
      <w:r w:rsidRPr="000C2E08">
        <w:rPr>
          <w:rFonts w:eastAsiaTheme="minorHAnsi"/>
          <w:i/>
          <w:iCs/>
          <w:kern w:val="2"/>
          <w14:ligatures w14:val="standardContextual"/>
        </w:rPr>
        <w:t>fnbA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fnbB</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adherence), and </w:t>
      </w:r>
      <w:proofErr w:type="spellStart"/>
      <w:r w:rsidRPr="000C2E08">
        <w:rPr>
          <w:rFonts w:eastAsiaTheme="minorHAnsi"/>
          <w:i/>
          <w:iCs/>
          <w:kern w:val="2"/>
          <w14:ligatures w14:val="standardContextual"/>
        </w:rPr>
        <w:t>capH</w:t>
      </w:r>
      <w:proofErr w:type="spellEnd"/>
      <w:r w:rsidRPr="000C2E08">
        <w:rPr>
          <w:rFonts w:eastAsiaTheme="minorHAnsi"/>
          <w:kern w:val="2"/>
          <w14:ligatures w14:val="standardContextual"/>
        </w:rPr>
        <w:t xml:space="preserve"> for both isolates belonging to ST25; and the presence of </w:t>
      </w:r>
      <w:r w:rsidRPr="000C2E08">
        <w:rPr>
          <w:rFonts w:eastAsiaTheme="minorHAnsi"/>
          <w:i/>
          <w:iCs/>
          <w:kern w:val="2"/>
          <w14:ligatures w14:val="standardContextual"/>
        </w:rPr>
        <w:t>set21</w:t>
      </w:r>
      <w:r w:rsidRPr="000C2E08">
        <w:rPr>
          <w:rFonts w:eastAsiaTheme="minorHAnsi"/>
          <w:kern w:val="2"/>
          <w14:ligatures w14:val="standardContextual"/>
        </w:rPr>
        <w:t xml:space="preserve"> (exotoxins) in both isolates belonging to ST48. The full complement of genes associated with the type VII secretion system (</w:t>
      </w:r>
      <w:proofErr w:type="spellStart"/>
      <w:r w:rsidRPr="000C2E08">
        <w:rPr>
          <w:rFonts w:eastAsiaTheme="minorHAnsi"/>
          <w:i/>
          <w:iCs/>
          <w:kern w:val="2"/>
          <w14:ligatures w14:val="standardContextual"/>
        </w:rPr>
        <w:t>esaA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esaB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essC</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esxA</w:t>
      </w:r>
      <w:proofErr w:type="spellEnd"/>
      <w:r w:rsidRPr="000C2E08">
        <w:rPr>
          <w:rFonts w:eastAsiaTheme="minorHAnsi"/>
          <w:kern w:val="2"/>
          <w14:ligatures w14:val="standardContextual"/>
        </w:rPr>
        <w:t xml:space="preserve">) were only found in isolates from ST48 and ST177, which were not clustered together in the phylogenetic analysis. </w:t>
      </w:r>
    </w:p>
    <w:p w14:paraId="0D057D9C" w14:textId="77777777"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133" w:name="_Hlk173763436"/>
      <w:r w:rsidRPr="000C2E08">
        <w:rPr>
          <w:rFonts w:eastAsiaTheme="minorHAnsi"/>
          <w:kern w:val="2"/>
          <w14:ligatures w14:val="standardContextual"/>
        </w:rPr>
        <w:t xml:space="preserve">A total of 677 VF were identified among the 15 isolates in the HIGH SCC IMI category, compared to 670 total VF for the 15 LOW SCC IMI isolates. The median number of VF found in both categories was 44, while the range for the HIGH category 44-51 and the range for the LOW category was 43-50. There were 61 different VF detected in isolates belonging to the HIGH SCC IMI category, and 57 different VF found in the LOW category. </w:t>
      </w:r>
      <w:bookmarkEnd w:id="133"/>
      <w:r w:rsidRPr="000C2E08">
        <w:rPr>
          <w:rFonts w:eastAsiaTheme="minorHAnsi"/>
          <w:kern w:val="2"/>
          <w14:ligatures w14:val="standardContextual"/>
        </w:rPr>
        <w:t xml:space="preserve">Five VF were unique to the isolates in the HIGH SCC IMI category: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set10, set34,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The two isolates positive for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in the HIGH group were both ST25, which was an ST unique to the HIGH SCC category. The two </w:t>
      </w:r>
      <w:proofErr w:type="gramStart"/>
      <w:r w:rsidRPr="000C2E08">
        <w:rPr>
          <w:rFonts w:eastAsiaTheme="minorHAnsi"/>
          <w:kern w:val="2"/>
          <w14:ligatures w14:val="standardContextual"/>
        </w:rPr>
        <w:t>isolates</w:t>
      </w:r>
      <w:proofErr w:type="gramEnd"/>
      <w:r w:rsidRPr="000C2E08">
        <w:rPr>
          <w:rFonts w:eastAsiaTheme="minorHAnsi"/>
          <w:kern w:val="2"/>
          <w14:ligatures w14:val="standardContextual"/>
        </w:rPr>
        <w:t xml:space="preserve"> positive for </w:t>
      </w:r>
      <w:r w:rsidRPr="000C2E08">
        <w:rPr>
          <w:rFonts w:eastAsiaTheme="minorHAnsi"/>
          <w:i/>
          <w:iCs/>
          <w:kern w:val="2"/>
          <w14:ligatures w14:val="standardContextual"/>
        </w:rPr>
        <w:t xml:space="preserve">set10 </w:t>
      </w:r>
      <w:r w:rsidRPr="000C2E08">
        <w:rPr>
          <w:rFonts w:eastAsiaTheme="minorHAnsi"/>
          <w:kern w:val="2"/>
          <w14:ligatures w14:val="standardContextual"/>
        </w:rPr>
        <w:t>and</w:t>
      </w:r>
      <w:r w:rsidRPr="000C2E08">
        <w:rPr>
          <w:rFonts w:eastAsiaTheme="minorHAnsi"/>
          <w:i/>
          <w:iCs/>
          <w:kern w:val="2"/>
          <w14:ligatures w14:val="standardContextual"/>
        </w:rPr>
        <w:t xml:space="preserve"> set34 </w:t>
      </w:r>
      <w:r w:rsidRPr="000C2E08">
        <w:rPr>
          <w:rFonts w:eastAsiaTheme="minorHAnsi"/>
          <w:kern w:val="2"/>
          <w14:ligatures w14:val="standardContextual"/>
        </w:rPr>
        <w:t>in the HIGH group belonged to ST136 and ST177, which were both unique to the HIGH SCC IMI category. In the phylogenetic analysis, ST136 and ST177 clustered together 42% of the time, which was below the 65% cutoff used to identify clusters of ST. Only 1 VF was unique to an isolate in the LOW category (</w:t>
      </w:r>
      <w:proofErr w:type="spellStart"/>
      <w:r w:rsidRPr="000C2E08">
        <w:rPr>
          <w:rFonts w:eastAsiaTheme="minorHAnsi"/>
          <w:i/>
          <w:iCs/>
          <w:kern w:val="2"/>
          <w14:ligatures w14:val="standardContextual"/>
        </w:rPr>
        <w:t>sdrD</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a gene associated with fibrinogen binding proteins rich in aspartic acid and serine). This isolate belonged to ST5, 2 of which were in the HIGH SCC IMI category and 1 of which was in the LOW category.</w:t>
      </w:r>
    </w:p>
    <w:p w14:paraId="26B07342" w14:textId="77777777" w:rsidR="000C2E08" w:rsidRDefault="000C2E08" w:rsidP="000C2E08">
      <w:pPr>
        <w:spacing w:after="160" w:line="480" w:lineRule="auto"/>
        <w:ind w:firstLine="720"/>
        <w:contextualSpacing/>
        <w:jc w:val="both"/>
        <w:rPr>
          <w:rFonts w:eastAsiaTheme="minorHAnsi"/>
          <w:kern w:val="2"/>
          <w14:ligatures w14:val="standardContextual"/>
        </w:rPr>
      </w:pPr>
      <w:bookmarkStart w:id="134" w:name="_Hlk173763449"/>
      <w:r w:rsidRPr="000C2E08">
        <w:rPr>
          <w:rFonts w:eastAsiaTheme="minorHAnsi"/>
          <w:kern w:val="2"/>
          <w14:ligatures w14:val="standardContextual"/>
        </w:rPr>
        <w:t>In a mixed-effects logistic regression, total number of VF identified per isolate was not found to be a significant predictor of whether an isolate would be in the HIGH or LOW SCC IMI category (</w:t>
      </w:r>
      <w:r w:rsidRPr="000C2E08">
        <w:rPr>
          <w:rFonts w:eastAsiaTheme="minorHAnsi"/>
          <w:i/>
          <w:iCs/>
          <w:kern w:val="2"/>
          <w14:ligatures w14:val="standardContextual"/>
        </w:rPr>
        <w:t xml:space="preserve">P </w:t>
      </w:r>
      <w:r w:rsidRPr="000C2E08">
        <w:rPr>
          <w:rFonts w:eastAsiaTheme="minorHAnsi"/>
          <w:kern w:val="2"/>
          <w14:ligatures w14:val="standardContextual"/>
        </w:rPr>
        <w:t xml:space="preserve">= 0.54). </w:t>
      </w:r>
      <w:bookmarkEnd w:id="134"/>
      <w:r w:rsidRPr="000C2E08">
        <w:rPr>
          <w:rFonts w:eastAsiaTheme="minorHAnsi"/>
          <w:kern w:val="2"/>
          <w14:ligatures w14:val="standardContextual"/>
        </w:rPr>
        <w:t xml:space="preserve">As the number of VF identified was </w:t>
      </w:r>
      <w:proofErr w:type="gramStart"/>
      <w:r w:rsidRPr="000C2E08">
        <w:rPr>
          <w:rFonts w:eastAsiaTheme="minorHAnsi"/>
          <w:kern w:val="2"/>
          <w14:ligatures w14:val="standardContextual"/>
        </w:rPr>
        <w:t>fairly consistent</w:t>
      </w:r>
      <w:proofErr w:type="gramEnd"/>
      <w:r w:rsidRPr="000C2E08">
        <w:rPr>
          <w:rFonts w:eastAsiaTheme="minorHAnsi"/>
          <w:kern w:val="2"/>
          <w14:ligatures w14:val="standardContextual"/>
        </w:rPr>
        <w:t xml:space="preserve"> across all isolates in a given ST, statistical analysis exploring if a particular ST (or ST cluster) was a significant predictor of VF number was not possible. All isolates belonging to ST6 (n = 9) and ST25 (n = 2) had 44 VF identified, both isolates in ST48 (n = 2) had 50 VF identified, and 8 of the 9 isolates belonging to ST176 had 44 (1 had 43). The 3 isolates of ST5 had some variation in number of VF (44, 47, 48 genes each).</w:t>
      </w:r>
    </w:p>
    <w:p w14:paraId="55729EED" w14:textId="04728D15" w:rsidR="00035567" w:rsidRPr="00117AEE" w:rsidRDefault="00035567" w:rsidP="00035567">
      <w:pPr>
        <w:pStyle w:val="ChapSub"/>
        <w:rPr>
          <w:rStyle w:val="Emphasis"/>
          <w:b w:val="0"/>
          <w:bCs/>
          <w:i w:val="0"/>
          <w:iCs w:val="0"/>
          <w:color w:val="0E101A"/>
        </w:rPr>
      </w:pPr>
      <w:bookmarkStart w:id="135" w:name="_Toc174382614"/>
      <w:r>
        <w:rPr>
          <w:rStyle w:val="Emphasis"/>
          <w:bCs/>
          <w:i w:val="0"/>
          <w:iCs w:val="0"/>
          <w:color w:val="0E101A"/>
        </w:rPr>
        <w:t>4.5 Discussion</w:t>
      </w:r>
      <w:bookmarkEnd w:id="135"/>
    </w:p>
    <w:p w14:paraId="2947BD58" w14:textId="14EA8FD6" w:rsidR="00035567" w:rsidRDefault="00035567" w:rsidP="00035567">
      <w:pPr>
        <w:pStyle w:val="ChapSubSub"/>
      </w:pPr>
      <w:r>
        <w:t>4</w:t>
      </w:r>
      <w:r w:rsidRPr="00D62F80">
        <w:t>.</w:t>
      </w:r>
      <w:r>
        <w:t>5.1</w:t>
      </w:r>
      <w:r w:rsidRPr="00D62F80">
        <w:t xml:space="preserve"> </w:t>
      </w:r>
      <w:r w:rsidRPr="00035567">
        <w:t>Diversity of strain type as determined by RAPD and MLST</w:t>
      </w:r>
    </w:p>
    <w:p w14:paraId="3E55D620" w14:textId="77777777"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In all 9 herds, there was at least 1 RAPD type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identified to be causing multiple IMI in quarters belonging to different cows. RAPD-typing has previously been used to compare ST of different isolates of the same species during outbreaks </w:t>
      </w:r>
      <w:proofErr w:type="gramStart"/>
      <w:r w:rsidRPr="00035567">
        <w:rPr>
          <w:rFonts w:eastAsiaTheme="minorHAnsi"/>
          <w:kern w:val="2"/>
          <w14:ligatures w14:val="standardContextual"/>
        </w:rPr>
        <w:t>in order to</w:t>
      </w:r>
      <w:proofErr w:type="gramEnd"/>
      <w:r w:rsidRPr="00035567">
        <w:rPr>
          <w:rFonts w:eastAsiaTheme="minorHAnsi"/>
          <w:kern w:val="2"/>
          <w14:ligatures w14:val="standardContextual"/>
        </w:rPr>
        <w:t xml:space="preserve"> see if transmission pattern was consistent with infections originating from a common source.</w:t>
      </w:r>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In combination with sequencing the 16S rRNA gene for representative isolates, RAPD was used to understand the diversity of ST associated with a multistate outbreak of </w:t>
      </w:r>
      <w:r w:rsidRPr="00035567">
        <w:rPr>
          <w:rFonts w:eastAsiaTheme="minorHAnsi"/>
          <w:i/>
          <w:iCs/>
          <w:kern w:val="2"/>
          <w14:ligatures w14:val="standardContextual"/>
        </w:rPr>
        <w:t>Corynebacterium tuberculosis</w:t>
      </w:r>
      <w:r w:rsidRPr="00035567">
        <w:rPr>
          <w:rFonts w:eastAsiaTheme="minorHAnsi"/>
          <w:kern w:val="2"/>
          <w14:ligatures w14:val="standardContextual"/>
        </w:rPr>
        <w:t xml:space="preserve"> in several species of animals (Foley et al., 2004), </w:t>
      </w:r>
      <w:proofErr w:type="gramStart"/>
      <w:r w:rsidRPr="00035567">
        <w:rPr>
          <w:rFonts w:eastAsiaTheme="minorHAnsi"/>
          <w:kern w:val="2"/>
          <w14:ligatures w14:val="standardContextual"/>
        </w:rPr>
        <w:t>and also</w:t>
      </w:r>
      <w:proofErr w:type="gramEnd"/>
      <w:r w:rsidRPr="00035567">
        <w:rPr>
          <w:rFonts w:eastAsiaTheme="minorHAnsi"/>
          <w:kern w:val="2"/>
          <w14:ligatures w14:val="standardContextual"/>
        </w:rPr>
        <w:t xml:space="preserve"> for investigation of a </w:t>
      </w:r>
      <w:r w:rsidRPr="00035567">
        <w:rPr>
          <w:rFonts w:eastAsiaTheme="minorHAnsi"/>
          <w:i/>
          <w:iCs/>
          <w:kern w:val="2"/>
          <w14:ligatures w14:val="standardContextual"/>
        </w:rPr>
        <w:t xml:space="preserve">Campylobacter </w:t>
      </w:r>
      <w:proofErr w:type="spellStart"/>
      <w:r w:rsidRPr="00035567">
        <w:rPr>
          <w:rFonts w:eastAsiaTheme="minorHAnsi"/>
          <w:i/>
          <w:iCs/>
          <w:kern w:val="2"/>
          <w14:ligatures w14:val="standardContextual"/>
        </w:rPr>
        <w:t>jejuni</w:t>
      </w:r>
      <w:proofErr w:type="spellEnd"/>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outbreak in multiple flocks from a single broiler farm (in combination with sequencing the 23S rRNA gene; Payne et al., 1999). RAPD alone was used by </w:t>
      </w:r>
      <w:proofErr w:type="spellStart"/>
      <w:r w:rsidRPr="00035567">
        <w:rPr>
          <w:rFonts w:eastAsiaTheme="minorHAnsi"/>
          <w:kern w:val="2"/>
          <w14:ligatures w14:val="standardContextual"/>
        </w:rPr>
        <w:t>Zadoks</w:t>
      </w:r>
      <w:proofErr w:type="spellEnd"/>
      <w:r w:rsidRPr="00035567">
        <w:rPr>
          <w:rFonts w:eastAsiaTheme="minorHAnsi"/>
          <w:kern w:val="2"/>
          <w14:ligatures w14:val="standardContextual"/>
        </w:rPr>
        <w:t xml:space="preserve"> et al. (2003) to identify transmission dynamics of the mastitis isolate </w:t>
      </w:r>
      <w:r w:rsidRPr="00035567">
        <w:rPr>
          <w:rFonts w:eastAsiaTheme="minorHAnsi"/>
          <w:i/>
          <w:iCs/>
          <w:kern w:val="2"/>
          <w14:ligatures w14:val="standardContextual"/>
        </w:rPr>
        <w:t xml:space="preserve">Streptococcus </w:t>
      </w:r>
      <w:proofErr w:type="spellStart"/>
      <w:r w:rsidRPr="00035567">
        <w:rPr>
          <w:rFonts w:eastAsiaTheme="minorHAnsi"/>
          <w:i/>
          <w:iCs/>
          <w:kern w:val="2"/>
          <w14:ligatures w14:val="standardContextual"/>
        </w:rPr>
        <w:t>uberis</w:t>
      </w:r>
      <w:proofErr w:type="spellEnd"/>
      <w:r w:rsidRPr="00035567">
        <w:rPr>
          <w:rFonts w:eastAsiaTheme="minorHAnsi"/>
          <w:kern w:val="2"/>
          <w14:ligatures w14:val="standardContextual"/>
        </w:rPr>
        <w:t xml:space="preserve"> within a single herd. In this study, RAPD-typing revealed that each cow was infected with a unique strain. These findings confirmed that the observed mastitis outbreak was not due to contagious transmission, but instead was a result of infections from environmental sources. Although the objective of the current study was not to identify the transmission dynamics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identifying the same RAPD type causing IMI in more than one cow in the same herd suggests cow-to-cow spread is occurring (or transmission via a common point source). These findings are consistent with </w:t>
      </w:r>
      <w:proofErr w:type="spellStart"/>
      <w:r w:rsidRPr="00035567">
        <w:rPr>
          <w:rFonts w:eastAsiaTheme="minorHAnsi"/>
          <w:kern w:val="2"/>
          <w14:ligatures w14:val="standardContextual"/>
        </w:rPr>
        <w:t>Wuytack</w:t>
      </w:r>
      <w:proofErr w:type="spellEnd"/>
      <w:r w:rsidRPr="00035567">
        <w:rPr>
          <w:rFonts w:eastAsiaTheme="minorHAnsi"/>
          <w:kern w:val="2"/>
          <w14:ligatures w14:val="standardContextual"/>
        </w:rPr>
        <w:t xml:space="preserve"> et al. (2020b) and </w:t>
      </w:r>
      <w:proofErr w:type="spellStart"/>
      <w:r w:rsidRPr="00035567">
        <w:rPr>
          <w:rFonts w:eastAsiaTheme="minorHAnsi"/>
          <w:kern w:val="2"/>
          <w14:ligatures w14:val="standardContextual"/>
        </w:rPr>
        <w:t>Reydams</w:t>
      </w:r>
      <w:proofErr w:type="spellEnd"/>
      <w:r w:rsidRPr="00035567">
        <w:rPr>
          <w:rFonts w:eastAsiaTheme="minorHAnsi"/>
          <w:kern w:val="2"/>
          <w14:ligatures w14:val="standardContextual"/>
        </w:rPr>
        <w:t xml:space="preserve"> et al. (2023), who also used RAPD-typing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and found that a given RAPD type was causing IMI in multiple cows in a herd. Studies using different methods of strain-typing (amplified fragment length polymorphisms: </w:t>
      </w:r>
      <w:proofErr w:type="spellStart"/>
      <w:r w:rsidRPr="00035567">
        <w:rPr>
          <w:rFonts w:eastAsiaTheme="minorHAnsi"/>
          <w:kern w:val="2"/>
          <w14:ligatures w14:val="standardContextual"/>
        </w:rPr>
        <w:t>Taponen</w:t>
      </w:r>
      <w:proofErr w:type="spellEnd"/>
      <w:r w:rsidRPr="00035567">
        <w:rPr>
          <w:rFonts w:eastAsiaTheme="minorHAnsi"/>
          <w:kern w:val="2"/>
          <w14:ligatures w14:val="standardContextual"/>
        </w:rPr>
        <w:t xml:space="preserve"> et al., 2007; PFGE: Gillespie et al., 2009, Mork et al., 2012) have also demonstrated the same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strains in IMI from multiple animals in a herd, providing additional evidence that some strains may act in a contagious manner.</w:t>
      </w:r>
    </w:p>
    <w:p w14:paraId="7E045F0A" w14:textId="77777777"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Ten different ST (as determined by MLST) were identified for the 30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included in the current study. As the MLST scheme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was described </w:t>
      </w:r>
      <w:proofErr w:type="gramStart"/>
      <w:r w:rsidRPr="00035567">
        <w:rPr>
          <w:rFonts w:eastAsiaTheme="minorHAnsi"/>
          <w:kern w:val="2"/>
          <w14:ligatures w14:val="standardContextual"/>
        </w:rPr>
        <w:t>fairly recently</w:t>
      </w:r>
      <w:proofErr w:type="gramEnd"/>
      <w:r w:rsidRPr="00035567">
        <w:rPr>
          <w:rFonts w:eastAsiaTheme="minorHAnsi"/>
          <w:kern w:val="2"/>
          <w14:ligatures w14:val="standardContextual"/>
        </w:rPr>
        <w:t xml:space="preserve"> (Huebner et al., 2021), the number of studies describing strain-typing results using this scheme to date is limited (</w:t>
      </w:r>
      <w:proofErr w:type="spellStart"/>
      <w:r w:rsidRPr="00035567">
        <w:rPr>
          <w:rFonts w:eastAsiaTheme="minorHAnsi"/>
          <w:kern w:val="2"/>
          <w14:ligatures w14:val="standardContextual"/>
        </w:rPr>
        <w:t>Petzer</w:t>
      </w:r>
      <w:proofErr w:type="spellEnd"/>
      <w:r w:rsidRPr="00035567">
        <w:rPr>
          <w:rFonts w:eastAsiaTheme="minorHAnsi"/>
          <w:kern w:val="2"/>
          <w14:ligatures w14:val="standardContextual"/>
        </w:rPr>
        <w:t xml:space="preserve"> et al., 2022; Persson Waller et al., 2023). In the phylogenetic analysis, study isolates belonging to ST174, ST175, and ST176 were identified as being closely related to ST1 isolates from </w:t>
      </w:r>
      <w:proofErr w:type="spellStart"/>
      <w:r w:rsidRPr="00035567">
        <w:rPr>
          <w:rFonts w:eastAsiaTheme="minorHAnsi"/>
          <w:kern w:val="2"/>
          <w14:ligatures w14:val="standardContextual"/>
        </w:rPr>
        <w:t>PubMLST</w:t>
      </w:r>
      <w:proofErr w:type="spellEnd"/>
      <w:r w:rsidRPr="00035567">
        <w:rPr>
          <w:rFonts w:eastAsiaTheme="minorHAnsi"/>
          <w:kern w:val="2"/>
          <w14:ligatures w14:val="standardContextual"/>
        </w:rPr>
        <w:t xml:space="preserve">. Furthermore, these 3 ST were identified as single locus variants of ST1 by the MLST 2.0 tool. Isolates in this ST1 cluster were the </w:t>
      </w:r>
      <w:proofErr w:type="gramStart"/>
      <w:r w:rsidRPr="00035567">
        <w:rPr>
          <w:rFonts w:eastAsiaTheme="minorHAnsi"/>
          <w:kern w:val="2"/>
          <w14:ligatures w14:val="standardContextual"/>
        </w:rPr>
        <w:t>most commonly found</w:t>
      </w:r>
      <w:proofErr w:type="gramEnd"/>
      <w:r w:rsidRPr="00035567">
        <w:rPr>
          <w:rFonts w:eastAsiaTheme="minorHAnsi"/>
          <w:kern w:val="2"/>
          <w14:ligatures w14:val="standardContextual"/>
        </w:rPr>
        <w:t xml:space="preserve"> ST in the current study (11/30 isolates, 36.7%). This agrees closely with the work of Huebner et al. (2021), who determined MLST for 120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from bovine subclinical IMI in Sweden, in a study from Persson Waller et al. (2023), although ST6 and a related novel ST (ST109) were more predominant. For Huebner et al. (2021), ST1 was the only ST found in all three geographical locations. ST6 was the second </w:t>
      </w:r>
      <w:proofErr w:type="gramStart"/>
      <w:r w:rsidRPr="00035567">
        <w:rPr>
          <w:rFonts w:eastAsiaTheme="minorHAnsi"/>
          <w:kern w:val="2"/>
          <w14:ligatures w14:val="standardContextual"/>
        </w:rPr>
        <w:t>most commonly found</w:t>
      </w:r>
      <w:proofErr w:type="gramEnd"/>
      <w:r w:rsidRPr="00035567">
        <w:rPr>
          <w:rFonts w:eastAsiaTheme="minorHAnsi"/>
          <w:kern w:val="2"/>
          <w14:ligatures w14:val="standardContextual"/>
        </w:rPr>
        <w:t xml:space="preserve"> ST in the current study (9/30 isolates, 30%), and the third most common (15/120, 12.5%) in Huebner et al. (2021). Persson Waller et al. (2023) identified 47 different ST among 105 isolates from Sweden. Huebner et al. (2021) found a similar degree of diversity, with 46 ST identified from 120 isolates from 3 geographical locations. After ST1, isolates related to ST15 were the second </w:t>
      </w:r>
      <w:proofErr w:type="gramStart"/>
      <w:r w:rsidRPr="00035567">
        <w:rPr>
          <w:rFonts w:eastAsiaTheme="minorHAnsi"/>
          <w:kern w:val="2"/>
          <w14:ligatures w14:val="standardContextual"/>
        </w:rPr>
        <w:t>most commonly identified</w:t>
      </w:r>
      <w:proofErr w:type="gramEnd"/>
      <w:r w:rsidRPr="00035567">
        <w:rPr>
          <w:rFonts w:eastAsiaTheme="minorHAnsi"/>
          <w:kern w:val="2"/>
          <w14:ligatures w14:val="standardContextual"/>
        </w:rPr>
        <w:t xml:space="preserve"> by Hubener et al. (2021), with 17/120 (14.2%) of isolates belonging to this nodal cluster. Isolates from nodal cluster ST15 were primarily identified in isolates from Vermont and Washington State (16/17 isolates), which Huebner et al. (2021) highlight as an example of geographic variation in the distribution of different ST. Interestingly, although all isolates in the current study are from Vermont, only 2 of 30 isolates belonged to ST15. Seven isolates related to nodal cluster ST15 described in Huebner et al. (2021) were found in Sweden (1 belonging to ST15, 6 belonging to ST19; Persson Waller et al., 2023). </w:t>
      </w:r>
    </w:p>
    <w:p w14:paraId="7B505FA8" w14:textId="08BF0589" w:rsidR="00035567" w:rsidRDefault="00035567" w:rsidP="00035567">
      <w:pPr>
        <w:spacing w:after="160" w:line="480" w:lineRule="auto"/>
        <w:ind w:firstLine="720"/>
        <w:contextualSpacing/>
        <w:jc w:val="both"/>
        <w:rPr>
          <w:rFonts w:eastAsiaTheme="minorHAnsi"/>
          <w:i/>
          <w:iCs/>
          <w:kern w:val="2"/>
          <w14:ligatures w14:val="standardContextual"/>
        </w:rPr>
      </w:pPr>
      <w:r w:rsidRPr="00035567">
        <w:rPr>
          <w:rFonts w:eastAsiaTheme="minorHAnsi"/>
          <w:kern w:val="2"/>
          <w14:ligatures w14:val="standardContextual"/>
        </w:rPr>
        <w:t xml:space="preserve">Both Persson Waller et al. (2023) and Huebner et al. (2021) observed that ST6 and ST1 were both central nodes of ST clusters, with single- and double-locus variants surrounding them. Both authors suggest this indicates occurrence of a clonal expansion for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belonging to these 2 ST. Results of the current study would support this, as the 3 ST in ST cluster 1 (ST174, ST175, ST176) were all </w:t>
      </w:r>
      <w:proofErr w:type="gramStart"/>
      <w:r w:rsidRPr="00035567">
        <w:rPr>
          <w:rFonts w:eastAsiaTheme="minorHAnsi"/>
          <w:kern w:val="2"/>
          <w14:ligatures w14:val="standardContextual"/>
        </w:rPr>
        <w:t>newly-identified</w:t>
      </w:r>
      <w:proofErr w:type="gramEnd"/>
      <w:r w:rsidRPr="00035567">
        <w:rPr>
          <w:rFonts w:eastAsiaTheme="minorHAnsi"/>
          <w:kern w:val="2"/>
          <w14:ligatures w14:val="standardContextual"/>
        </w:rPr>
        <w:t xml:space="preserve"> single-locus variants of ST1. Describing the diversity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Persson Waller et al. (2023). These results highlight the importance of contributing to </w:t>
      </w:r>
      <w:proofErr w:type="gramStart"/>
      <w:r w:rsidRPr="00035567">
        <w:rPr>
          <w:rFonts w:eastAsiaTheme="minorHAnsi"/>
          <w:kern w:val="2"/>
          <w14:ligatures w14:val="standardContextual"/>
        </w:rPr>
        <w:t>publicly-available</w:t>
      </w:r>
      <w:proofErr w:type="gramEnd"/>
      <w:r w:rsidRPr="00035567">
        <w:rPr>
          <w:rFonts w:eastAsiaTheme="minorHAnsi"/>
          <w:kern w:val="2"/>
          <w14:ligatures w14:val="standardContextual"/>
        </w:rPr>
        <w:t xml:space="preserve"> databases in order to improve our ability to better understand the diversity of this common mastitis pathogen</w:t>
      </w:r>
      <w:r w:rsidRPr="00035567">
        <w:rPr>
          <w:rFonts w:eastAsiaTheme="minorHAnsi"/>
          <w:i/>
          <w:iCs/>
          <w:kern w:val="2"/>
          <w14:ligatures w14:val="standardContextual"/>
        </w:rPr>
        <w:t>.</w:t>
      </w:r>
    </w:p>
    <w:p w14:paraId="2E99D0A2" w14:textId="1874BFB1" w:rsidR="00C5487C" w:rsidRDefault="00C5487C" w:rsidP="00C5487C">
      <w:pPr>
        <w:pStyle w:val="ChapSubSub"/>
      </w:pPr>
      <w:r>
        <w:t>4</w:t>
      </w:r>
      <w:r w:rsidRPr="00D62F80">
        <w:t>.</w:t>
      </w:r>
      <w:r>
        <w:t>5.2</w:t>
      </w:r>
      <w:r w:rsidRPr="00D62F80">
        <w:t xml:space="preserve"> </w:t>
      </w:r>
      <w:r w:rsidRPr="00C5487C">
        <w:t>Associations between ST and SCC category</w:t>
      </w:r>
    </w:p>
    <w:p w14:paraId="2682AEB8" w14:textId="77777777" w:rsidR="00C5487C" w:rsidRDefault="00C5487C" w:rsidP="00C5487C">
      <w:pPr>
        <w:spacing w:line="480" w:lineRule="auto"/>
        <w:ind w:firstLine="720"/>
        <w:contextualSpacing/>
        <w:jc w:val="both"/>
        <w:rPr>
          <w:rFonts w:eastAsiaTheme="minorHAnsi"/>
          <w:kern w:val="2"/>
          <w14:ligatures w14:val="standardContextual"/>
        </w:rPr>
      </w:pPr>
      <w:r w:rsidRPr="00C5487C">
        <w:rPr>
          <w:rFonts w:eastAsiaTheme="minorHAnsi"/>
          <w:kern w:val="2"/>
          <w14:ligatures w14:val="standardContextual"/>
        </w:rPr>
        <w:t xml:space="preserve">Our initial hypothesis that ST may be a significant predictor of SCC phenotype (HIGH vs. LOW SCC IMI) was not supported. Persson Waller et al. (2023) also explored associations between genotypes and phenotypic qualities, such as persistency of IMI (over a </w:t>
      </w:r>
      <w:proofErr w:type="gramStart"/>
      <w:r w:rsidRPr="00C5487C">
        <w:rPr>
          <w:rFonts w:eastAsiaTheme="minorHAnsi"/>
          <w:kern w:val="2"/>
          <w14:ligatures w14:val="standardContextual"/>
        </w:rPr>
        <w:t>1 month</w:t>
      </w:r>
      <w:proofErr w:type="gramEnd"/>
      <w:r w:rsidRPr="00C5487C">
        <w:rPr>
          <w:rFonts w:eastAsiaTheme="minorHAnsi"/>
          <w:kern w:val="2"/>
          <w14:ligatures w14:val="standardContextual"/>
        </w:rPr>
        <w:t xml:space="preserve">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in the current study) tended to be more likely to have a high CMT score vs. other ST in the cluster. However, this difference did not achieve the cut-off used for statistical significance. </w:t>
      </w:r>
    </w:p>
    <w:p w14:paraId="1176871C" w14:textId="7701D01F" w:rsidR="0066190A" w:rsidRDefault="0066190A" w:rsidP="0066190A">
      <w:pPr>
        <w:pStyle w:val="ChapSubSub"/>
      </w:pPr>
      <w:r>
        <w:t>4</w:t>
      </w:r>
      <w:r w:rsidRPr="00D62F80">
        <w:t>.</w:t>
      </w:r>
      <w:r>
        <w:t>5.3</w:t>
      </w:r>
      <w:r w:rsidRPr="00D62F80">
        <w:t xml:space="preserve"> </w:t>
      </w:r>
      <w:r w:rsidRPr="0066190A">
        <w:t>Antimicrobial resistance genes and associations between ARG and SCC category</w:t>
      </w:r>
    </w:p>
    <w:p w14:paraId="59F4106E" w14:textId="77777777" w:rsidR="009F3D2D" w:rsidRPr="009F3D2D" w:rsidRDefault="009F3D2D" w:rsidP="009F3D2D">
      <w:pPr>
        <w:spacing w:after="160" w:line="480" w:lineRule="auto"/>
        <w:ind w:firstLine="720"/>
        <w:contextualSpacing/>
        <w:jc w:val="both"/>
        <w:rPr>
          <w:rFonts w:eastAsiaTheme="minorHAnsi"/>
          <w:color w:val="212121"/>
          <w:kern w:val="2"/>
          <w:shd w:val="clear" w:color="auto" w:fill="FFFFFF"/>
          <w14:ligatures w14:val="standardContextual"/>
        </w:rPr>
      </w:pPr>
      <w:r w:rsidRPr="009F3D2D">
        <w:rPr>
          <w:rFonts w:eastAsiaTheme="minorHAnsi"/>
          <w:color w:val="212121"/>
          <w:kern w:val="2"/>
          <w:shd w:val="clear" w:color="auto" w:fill="FFFFFF"/>
          <w14:ligatures w14:val="standardContextual"/>
        </w:rPr>
        <w:t>Overall, both p</w:t>
      </w:r>
      <w:r w:rsidRPr="009F3D2D">
        <w:rPr>
          <w:rFonts w:eastAsiaTheme="minorHAnsi"/>
          <w:kern w:val="2"/>
          <w14:ligatures w14:val="standardContextual"/>
        </w:rPr>
        <w:t xml:space="preserve">henotypic resistance and ARG are relatively rare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when compared to other non-aureus staphylococci (NAS), with the important exception of the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gene </w:t>
      </w:r>
      <w:r w:rsidRPr="009F3D2D">
        <w:rPr>
          <w:rFonts w:eastAsiaTheme="minorHAnsi"/>
          <w:noProof/>
          <w:kern w:val="2"/>
          <w14:ligatures w14:val="standardContextual"/>
        </w:rPr>
        <w:t>(Sampimon, 2009; Persson Waller et al., 2011)</w:t>
      </w:r>
      <w:r w:rsidRPr="009F3D2D">
        <w:rPr>
          <w:rFonts w:eastAsiaTheme="minorHAnsi"/>
          <w:kern w:val="2"/>
          <w14:ligatures w14:val="standardContextual"/>
        </w:rPr>
        <w:t xml:space="preserve">. Our findings support this principle, as the only ARG identified in the 30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was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encodes a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 xml:space="preserve">lactamase enzyme which hydrolytically destroys </w:t>
      </w:r>
      <w:r w:rsidRPr="009F3D2D">
        <w:rPr>
          <w:rFonts w:eastAsiaTheme="minorHAnsi"/>
          <w:color w:val="212121"/>
          <w:kern w:val="2"/>
          <w:shd w:val="clear" w:color="auto" w:fill="FFFFFF"/>
          <w14:ligatures w14:val="standardContextual"/>
        </w:rPr>
        <w:t xml:space="preserve">β-lactam </w:t>
      </w:r>
      <w:proofErr w:type="gramStart"/>
      <w:r w:rsidRPr="009F3D2D">
        <w:rPr>
          <w:rFonts w:eastAsiaTheme="minorHAnsi"/>
          <w:color w:val="212121"/>
          <w:kern w:val="2"/>
          <w:shd w:val="clear" w:color="auto" w:fill="FFFFFF"/>
          <w14:ligatures w14:val="standardContextual"/>
        </w:rPr>
        <w:t>antibiotics, and</w:t>
      </w:r>
      <w:proofErr w:type="gramEnd"/>
      <w:r w:rsidRPr="009F3D2D">
        <w:rPr>
          <w:rFonts w:eastAsiaTheme="minorHAnsi"/>
          <w:color w:val="212121"/>
          <w:kern w:val="2"/>
          <w:shd w:val="clear" w:color="auto" w:fill="FFFFFF"/>
          <w14:ligatures w14:val="standardContextual"/>
        </w:rPr>
        <w:t xml:space="preserve"> is the primary determinant of p</w:t>
      </w:r>
      <w:r w:rsidRPr="009F3D2D">
        <w:rPr>
          <w:rFonts w:eastAsiaTheme="minorHAnsi"/>
          <w:kern w:val="2"/>
          <w14:ligatures w14:val="standardContextual"/>
        </w:rPr>
        <w:t xml:space="preserve">henotypic resistance to benzylpenicillin in staphylococci </w:t>
      </w:r>
      <w:r w:rsidRPr="009F3D2D">
        <w:rPr>
          <w:rFonts w:eastAsiaTheme="minorHAnsi"/>
          <w:noProof/>
          <w:kern w:val="2"/>
          <w14:ligatures w14:val="standardContextual"/>
        </w:rPr>
        <w:t>(Pinho, 2008)</w:t>
      </w:r>
      <w:r w:rsidRPr="009F3D2D">
        <w:rPr>
          <w:rFonts w:eastAsiaTheme="minorHAnsi"/>
          <w:kern w:val="2"/>
          <w14:ligatures w14:val="standardContextual"/>
        </w:rPr>
        <w:t>.</w:t>
      </w:r>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In the current study, 10/30 (33.3%) of isolates were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positive, which is higher than the 10% reported for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 a Canadian study </w:t>
      </w:r>
      <w:r w:rsidRPr="009F3D2D">
        <w:rPr>
          <w:rFonts w:eastAsiaTheme="minorHAnsi"/>
          <w:noProof/>
          <w:kern w:val="2"/>
          <w14:ligatures w14:val="standardContextual"/>
        </w:rPr>
        <w:t>(Condas et al., 2017a)</w:t>
      </w:r>
      <w:r w:rsidRPr="009F3D2D">
        <w:rPr>
          <w:rFonts w:eastAsiaTheme="minorHAnsi"/>
          <w:kern w:val="2"/>
          <w14:ligatures w14:val="standardContextual"/>
        </w:rPr>
        <w:t xml:space="preserve"> and the 22% reported in Persson Waller et al. (2023), but much less than the 87%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in a Flemish study </w:t>
      </w:r>
      <w:r w:rsidRPr="009F3D2D">
        <w:rPr>
          <w:rFonts w:eastAsiaTheme="minorHAnsi"/>
          <w:noProof/>
          <w:kern w:val="2"/>
          <w14:ligatures w14:val="standardContextual"/>
        </w:rPr>
        <w:t>(Sampimon, 2009)</w:t>
      </w:r>
      <w:r w:rsidRPr="009F3D2D">
        <w:rPr>
          <w:rFonts w:eastAsiaTheme="minorHAnsi"/>
          <w:kern w:val="2"/>
          <w14:ligatures w14:val="standardContextual"/>
        </w:rPr>
        <w:t>. R</w:t>
      </w:r>
      <w:r w:rsidRPr="009F3D2D">
        <w:rPr>
          <w:rFonts w:eastAsiaTheme="minorHAnsi"/>
          <w:color w:val="212121"/>
          <w:kern w:val="2"/>
          <w:shd w:val="clear" w:color="auto" w:fill="FFFFFF"/>
          <w14:ligatures w14:val="standardContextual"/>
        </w:rPr>
        <w:t xml:space="preserve">esistance to β-lactam antibiotics is the predominant type of AMR present in staphylococci, and the reported proportion of NAS isolates exhibiting β-lactamase resistance can be </w:t>
      </w:r>
      <w:proofErr w:type="gramStart"/>
      <w:r w:rsidRPr="009F3D2D">
        <w:rPr>
          <w:rFonts w:eastAsiaTheme="minorHAnsi"/>
          <w:color w:val="212121"/>
          <w:kern w:val="2"/>
          <w:shd w:val="clear" w:color="auto" w:fill="FFFFFF"/>
          <w14:ligatures w14:val="standardContextual"/>
        </w:rPr>
        <w:t>fairly high</w:t>
      </w:r>
      <w:proofErr w:type="gramEnd"/>
      <w:r w:rsidRPr="009F3D2D">
        <w:rPr>
          <w:rFonts w:eastAsiaTheme="minorHAnsi"/>
          <w:color w:val="212121"/>
          <w:kern w:val="2"/>
          <w:shd w:val="clear" w:color="auto" w:fill="FFFFFF"/>
          <w14:ligatures w14:val="standardContextual"/>
        </w:rPr>
        <w:t xml:space="preserve"> depending on geographical location (51.6% in Argentina, Raspanti et al. 2016; 63% in South Africa, </w:t>
      </w:r>
      <w:proofErr w:type="spellStart"/>
      <w:r w:rsidRPr="009F3D2D">
        <w:rPr>
          <w:rFonts w:eastAsiaTheme="minorHAnsi"/>
          <w:color w:val="212121"/>
          <w:kern w:val="2"/>
          <w:shd w:val="clear" w:color="auto" w:fill="FFFFFF"/>
          <w14:ligatures w14:val="standardContextual"/>
        </w:rPr>
        <w:t>Phophi</w:t>
      </w:r>
      <w:proofErr w:type="spellEnd"/>
      <w:r w:rsidRPr="009F3D2D">
        <w:rPr>
          <w:rFonts w:eastAsiaTheme="minorHAnsi"/>
          <w:color w:val="212121"/>
          <w:kern w:val="2"/>
          <w:shd w:val="clear" w:color="auto" w:fill="FFFFFF"/>
          <w14:ligatures w14:val="standardContextual"/>
        </w:rPr>
        <w:t xml:space="preserve"> et al. 2019; 23% in Belgium and Norway, </w:t>
      </w:r>
      <w:proofErr w:type="spellStart"/>
      <w:r w:rsidRPr="009F3D2D">
        <w:rPr>
          <w:rFonts w:eastAsiaTheme="minorHAnsi"/>
          <w:color w:val="212121"/>
          <w:kern w:val="2"/>
          <w:shd w:val="clear" w:color="auto" w:fill="FFFFFF"/>
          <w14:ligatures w14:val="standardContextual"/>
        </w:rPr>
        <w:t>Fergestad</w:t>
      </w:r>
      <w:proofErr w:type="spellEnd"/>
      <w:r w:rsidRPr="009F3D2D">
        <w:rPr>
          <w:rFonts w:eastAsiaTheme="minorHAnsi"/>
          <w:color w:val="212121"/>
          <w:kern w:val="2"/>
          <w:shd w:val="clear" w:color="auto" w:fill="FFFFFF"/>
          <w14:ligatures w14:val="standardContextual"/>
        </w:rPr>
        <w:t xml:space="preserve"> et al. 2021; 14% in Korea, Kim et al. 2019). β-lactam antibiotics are among the few choices for treating mastitis in the US. However, within this class, first- and third-generation cephalosporins are the </w:t>
      </w:r>
      <w:proofErr w:type="gramStart"/>
      <w:r w:rsidRPr="009F3D2D">
        <w:rPr>
          <w:rFonts w:eastAsiaTheme="minorHAnsi"/>
          <w:color w:val="212121"/>
          <w:kern w:val="2"/>
          <w:shd w:val="clear" w:color="auto" w:fill="FFFFFF"/>
          <w14:ligatures w14:val="standardContextual"/>
        </w:rPr>
        <w:t>most commonly used</w:t>
      </w:r>
      <w:proofErr w:type="gramEnd"/>
      <w:r w:rsidRPr="009F3D2D">
        <w:rPr>
          <w:rFonts w:eastAsiaTheme="minorHAnsi"/>
          <w:color w:val="212121"/>
          <w:kern w:val="2"/>
          <w:shd w:val="clear" w:color="auto" w:fill="FFFFFF"/>
          <w14:ligatures w14:val="standardContextual"/>
        </w:rPr>
        <w:t>, which are more resistant to</w:t>
      </w:r>
      <w:r w:rsidRPr="009F3D2D">
        <w:rPr>
          <w:rFonts w:eastAsiaTheme="minorHAnsi"/>
          <w:kern w:val="2"/>
          <w14:ligatures w14:val="standardContextual"/>
        </w:rPr>
        <w:t xml:space="preserve">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lactamases</w:t>
      </w:r>
      <w:r w:rsidRPr="009F3D2D">
        <w:rPr>
          <w:rFonts w:eastAsiaTheme="minorHAnsi"/>
          <w:color w:val="212121"/>
          <w:kern w:val="2"/>
          <w:shd w:val="clear" w:color="auto" w:fill="FFFFFF"/>
          <w14:ligatures w14:val="standardContextual"/>
        </w:rPr>
        <w:t xml:space="preserve"> than penicillin </w:t>
      </w:r>
      <w:r w:rsidRPr="009F3D2D">
        <w:rPr>
          <w:rFonts w:eastAsiaTheme="minorHAnsi"/>
          <w:noProof/>
          <w:color w:val="212121"/>
          <w:kern w:val="2"/>
          <w:shd w:val="clear" w:color="auto" w:fill="FFFFFF"/>
          <w14:ligatures w14:val="standardContextual"/>
        </w:rPr>
        <w:t>(USDA, 2016; de Campos et al., 2021)</w:t>
      </w:r>
      <w:r w:rsidRPr="009F3D2D">
        <w:rPr>
          <w:rFonts w:eastAsiaTheme="minorHAnsi"/>
          <w:color w:val="212121"/>
          <w:kern w:val="2"/>
          <w:shd w:val="clear" w:color="auto" w:fill="FFFFFF"/>
          <w14:ligatures w14:val="standardContextual"/>
        </w:rPr>
        <w:t>.</w:t>
      </w:r>
      <w:r w:rsidRPr="009F3D2D">
        <w:rPr>
          <w:rFonts w:eastAsiaTheme="minorHAnsi"/>
          <w:kern w:val="2"/>
          <w14:ligatures w14:val="standardContextual"/>
        </w:rPr>
        <w:t xml:space="preserve"> In addition to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Persson Waller et al. (2023) identified </w:t>
      </w:r>
      <w:r w:rsidRPr="009F3D2D">
        <w:rPr>
          <w:rFonts w:eastAsiaTheme="minorHAnsi"/>
          <w:i/>
          <w:iCs/>
          <w:kern w:val="2"/>
          <w14:ligatures w14:val="standardContextual"/>
        </w:rPr>
        <w:t>str</w:t>
      </w:r>
      <w:r w:rsidRPr="009F3D2D">
        <w:rPr>
          <w:rFonts w:eastAsiaTheme="minorHAnsi"/>
          <w:i/>
          <w:iCs/>
          <w:kern w:val="2"/>
          <w:vertAlign w:val="subscript"/>
          <w14:ligatures w14:val="standardContextual"/>
        </w:rPr>
        <w:t>pS194</w:t>
      </w:r>
      <w:r w:rsidRPr="009F3D2D">
        <w:rPr>
          <w:rFonts w:eastAsiaTheme="minorHAnsi"/>
          <w:kern w:val="2"/>
          <w14:ligatures w14:val="standardContextual"/>
        </w:rPr>
        <w:t xml:space="preserve"> (conferring resistance to streptomycin) in 7% of their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This ARG was not found in </w:t>
      </w:r>
      <w:proofErr w:type="gramStart"/>
      <w:r w:rsidRPr="009F3D2D">
        <w:rPr>
          <w:rFonts w:eastAsiaTheme="minorHAnsi"/>
          <w:kern w:val="2"/>
          <w14:ligatures w14:val="standardContextual"/>
        </w:rPr>
        <w:t>isolates</w:t>
      </w:r>
      <w:proofErr w:type="gramEnd"/>
      <w:r w:rsidRPr="009F3D2D">
        <w:rPr>
          <w:rFonts w:eastAsiaTheme="minorHAnsi"/>
          <w:kern w:val="2"/>
          <w14:ligatures w14:val="standardContextual"/>
        </w:rPr>
        <w:t xml:space="preserve"> from the current study. Nobrega et al. (2018) identified various other ARG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including genes associated with aminoglycoside resistance [</w:t>
      </w:r>
      <w:proofErr w:type="gramStart"/>
      <w:r w:rsidRPr="009F3D2D">
        <w:rPr>
          <w:rFonts w:eastAsiaTheme="minorHAnsi"/>
          <w:i/>
          <w:iCs/>
          <w:kern w:val="2"/>
          <w14:ligatures w14:val="standardContextual"/>
        </w:rPr>
        <w:t>ant(3’’</w:t>
      </w:r>
      <w:proofErr w:type="gramEnd"/>
      <w:r w:rsidRPr="009F3D2D">
        <w:rPr>
          <w:rFonts w:eastAsiaTheme="minorHAnsi"/>
          <w:kern w:val="2"/>
          <w14:ligatures w14:val="standardContextual"/>
        </w:rPr>
        <w:t xml:space="preserve">), </w:t>
      </w:r>
      <w:r w:rsidRPr="009F3D2D">
        <w:rPr>
          <w:rFonts w:eastAsiaTheme="minorHAnsi"/>
          <w:i/>
          <w:iCs/>
          <w:kern w:val="2"/>
          <w14:ligatures w14:val="standardContextual"/>
        </w:rPr>
        <w:t>ant(4’), ant(6)</w:t>
      </w:r>
      <w:r w:rsidRPr="009F3D2D">
        <w:rPr>
          <w:rFonts w:eastAsiaTheme="minorHAnsi"/>
          <w:kern w:val="2"/>
          <w14:ligatures w14:val="standardContextual"/>
        </w:rPr>
        <w:t>], resistance to amphenicols (</w:t>
      </w:r>
      <w:proofErr w:type="spellStart"/>
      <w:r w:rsidRPr="009F3D2D">
        <w:rPr>
          <w:rFonts w:eastAsiaTheme="minorHAnsi"/>
          <w:i/>
          <w:iCs/>
          <w:kern w:val="2"/>
          <w14:ligatures w14:val="standardContextual"/>
        </w:rPr>
        <w:t>fexA</w:t>
      </w:r>
      <w:proofErr w:type="spellEnd"/>
      <w:r w:rsidRPr="009F3D2D">
        <w:rPr>
          <w:rFonts w:eastAsiaTheme="minorHAnsi"/>
          <w:kern w:val="2"/>
          <w14:ligatures w14:val="standardContextual"/>
        </w:rPr>
        <w:t>), and resistance to tetracyclines (</w:t>
      </w:r>
      <w:proofErr w:type="spellStart"/>
      <w:r w:rsidRPr="009F3D2D">
        <w:rPr>
          <w:rFonts w:eastAsiaTheme="minorHAnsi"/>
          <w:i/>
          <w:iCs/>
          <w:kern w:val="2"/>
          <w14:ligatures w14:val="standardContextual"/>
        </w:rPr>
        <w:t>tetK</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tetL</w:t>
      </w:r>
      <w:proofErr w:type="spellEnd"/>
      <w:r w:rsidRPr="009F3D2D">
        <w:rPr>
          <w:rFonts w:eastAsiaTheme="minorHAnsi"/>
          <w:kern w:val="2"/>
          <w14:ligatures w14:val="standardContextual"/>
        </w:rPr>
        <w:t xml:space="preserve">). However, the estimated prevalence of these genes in the population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included in their study was low (2-3%).</w:t>
      </w:r>
    </w:p>
    <w:p w14:paraId="032739F6" w14:textId="77777777" w:rsidR="009F3D2D" w:rsidRP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was not found to be a significant predictor of whether an isolate would be associated with a persistently high SCC IMI in the current study. Work exploring the association of ARG carriage and clinical characteristics of IMI in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 limited, but previous research has identified a link between phenotypic resistance in </w:t>
      </w:r>
      <w:r w:rsidRPr="009F3D2D">
        <w:rPr>
          <w:rFonts w:eastAsiaTheme="minorHAnsi"/>
          <w:i/>
          <w:iCs/>
          <w:kern w:val="2"/>
          <w14:ligatures w14:val="standardContextual"/>
        </w:rPr>
        <w:t>S. aureus</w:t>
      </w:r>
      <w:r w:rsidRPr="009F3D2D">
        <w:rPr>
          <w:rFonts w:eastAsiaTheme="minorHAnsi"/>
          <w:kern w:val="2"/>
          <w14:ligatures w14:val="standardContextual"/>
        </w:rPr>
        <w:t xml:space="preserve"> and clinical IMI outcome. Both </w:t>
      </w:r>
      <w:r w:rsidRPr="009F3D2D">
        <w:rPr>
          <w:rFonts w:eastAsiaTheme="minorHAnsi"/>
          <w:noProof/>
          <w:kern w:val="2"/>
          <w14:ligatures w14:val="standardContextual"/>
        </w:rPr>
        <w:t>Sol et al. (2000)</w:t>
      </w:r>
      <w:r w:rsidRPr="009F3D2D">
        <w:rPr>
          <w:rFonts w:eastAsiaTheme="minorHAnsi"/>
          <w:kern w:val="2"/>
          <w14:ligatures w14:val="standardContextual"/>
        </w:rPr>
        <w:t xml:space="preserve"> and </w:t>
      </w:r>
      <w:r w:rsidRPr="009F3D2D">
        <w:rPr>
          <w:rFonts w:eastAsiaTheme="minorHAnsi"/>
          <w:noProof/>
          <w:kern w:val="2"/>
          <w14:ligatures w14:val="standardContextual"/>
        </w:rPr>
        <w:t>Taponen et al. (2003)</w:t>
      </w:r>
      <w:r w:rsidRPr="009F3D2D">
        <w:rPr>
          <w:rFonts w:eastAsiaTheme="minorHAnsi"/>
          <w:kern w:val="2"/>
          <w14:ligatures w14:val="standardContextual"/>
        </w:rPr>
        <w:t xml:space="preserve"> found that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(those which produced β-lactamase) had a lower bacteriological cure rate </w:t>
      </w:r>
      <w:r w:rsidRPr="009F3D2D">
        <w:rPr>
          <w:rFonts w:eastAsiaTheme="minorHAnsi"/>
          <w:i/>
          <w:iCs/>
          <w:kern w:val="2"/>
          <w14:ligatures w14:val="standardContextual"/>
        </w:rPr>
        <w:t>in vivo,</w:t>
      </w:r>
      <w:r w:rsidRPr="009F3D2D">
        <w:rPr>
          <w:rFonts w:eastAsiaTheme="minorHAnsi"/>
          <w:kern w:val="2"/>
          <w14:ligatures w14:val="standardContextual"/>
        </w:rPr>
        <w:t xml:space="preserve"> despite use of an appropriate intramammary antibiotic that the isolate was susceptible to </w:t>
      </w:r>
      <w:r w:rsidRPr="009F3D2D">
        <w:rPr>
          <w:rFonts w:eastAsiaTheme="minorHAnsi"/>
          <w:i/>
          <w:iCs/>
          <w:kern w:val="2"/>
          <w14:ligatures w14:val="standardContextual"/>
        </w:rPr>
        <w:t>in vitro</w:t>
      </w:r>
      <w:r w:rsidRPr="009F3D2D">
        <w:rPr>
          <w:rFonts w:eastAsiaTheme="minorHAnsi"/>
          <w:kern w:val="2"/>
          <w14:ligatures w14:val="standardContextual"/>
        </w:rPr>
        <w:t xml:space="preserv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in Sol et al. (2000) were associated with clinical mastitis, whereas isolates in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were from cases of subclinical mastitis. Further, Sol et al. (2000) reported that IMI due to penicillin-resistant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associated with a more persistently elevated SCC, indicating the IMI was associated with a higher degree of inflammation. Both Sol et al. (2000) and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conclude that either: 1) the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Pr="009F3D2D">
        <w:rPr>
          <w:rFonts w:eastAsiaTheme="minorHAnsi"/>
          <w:noProof/>
          <w:kern w:val="2"/>
          <w14:ligatures w14:val="standardContextual"/>
        </w:rPr>
        <w:t>Wuytack et al. (2020a)</w:t>
      </w:r>
      <w:r w:rsidRPr="009F3D2D">
        <w:rPr>
          <w:rFonts w:eastAsiaTheme="minorHAnsi"/>
          <w:kern w:val="2"/>
          <w14:ligatures w14:val="standardContextual"/>
        </w:rPr>
        <w:t xml:space="preserve">. When comparing NAS isolates associated with IMI which had an SCC of ≤50,000 cells/mL to isolates from cases of clinical mastitis, </w:t>
      </w:r>
      <w:proofErr w:type="spellStart"/>
      <w:r w:rsidRPr="009F3D2D">
        <w:rPr>
          <w:rFonts w:eastAsiaTheme="minorHAnsi"/>
          <w:kern w:val="2"/>
          <w14:ligatures w14:val="standardContextual"/>
        </w:rPr>
        <w:t>Wuytack</w:t>
      </w:r>
      <w:proofErr w:type="spellEnd"/>
      <w:r w:rsidRPr="009F3D2D">
        <w:rPr>
          <w:rFonts w:eastAsiaTheme="minorHAnsi"/>
          <w:kern w:val="2"/>
          <w14:ligatures w14:val="standardContextual"/>
        </w:rPr>
        <w:t xml:space="preserve"> et al. (2020a) identified </w:t>
      </w:r>
      <w:proofErr w:type="spellStart"/>
      <w:r w:rsidRPr="009F3D2D">
        <w:rPr>
          <w:rFonts w:eastAsiaTheme="minorHAnsi"/>
          <w:i/>
          <w:iCs/>
          <w:kern w:val="2"/>
          <w14:ligatures w14:val="standardContextual"/>
        </w:rPr>
        <w:t>mecA</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(a methicillin-resistance gene) in 21/43 (49%) of NAS isolates originating from clinical mastitis and only 1/16 (6%) isolates from quarters with an SCC of ≤50,000 cells/</w:t>
      </w:r>
      <w:proofErr w:type="spellStart"/>
      <w:r w:rsidRPr="009F3D2D">
        <w:rPr>
          <w:rFonts w:eastAsiaTheme="minorHAnsi"/>
          <w:kern w:val="2"/>
          <w14:ligatures w14:val="standardContextual"/>
        </w:rPr>
        <w:t>mL.</w:t>
      </w:r>
      <w:proofErr w:type="spellEnd"/>
      <w:r w:rsidRPr="009F3D2D">
        <w:rPr>
          <w:rFonts w:eastAsiaTheme="minorHAnsi"/>
          <w:kern w:val="2"/>
          <w14:ligatures w14:val="standardContextual"/>
        </w:rPr>
        <w:t xml:space="preserve"> Based on these findings, the authors suggest that </w:t>
      </w:r>
      <w:proofErr w:type="spellStart"/>
      <w:r w:rsidRPr="009F3D2D">
        <w:rPr>
          <w:rFonts w:eastAsiaTheme="minorHAnsi"/>
          <w:i/>
          <w:iCs/>
          <w:kern w:val="2"/>
          <w14:ligatures w14:val="standardContextual"/>
        </w:rPr>
        <w:t>mecA</w:t>
      </w:r>
      <w:proofErr w:type="spellEnd"/>
      <w:r w:rsidRPr="009F3D2D">
        <w:rPr>
          <w:rFonts w:eastAsiaTheme="minorHAnsi"/>
          <w:kern w:val="2"/>
          <w14:ligatures w14:val="standardContextual"/>
        </w:rPr>
        <w:t xml:space="preserve"> in NAS isolates from bovine IMI may be linked to virulence genes or pathogenicity islands, supposedly </w:t>
      </w:r>
      <w:proofErr w:type="gramStart"/>
      <w:r w:rsidRPr="009F3D2D">
        <w:rPr>
          <w:rFonts w:eastAsiaTheme="minorHAnsi"/>
          <w:kern w:val="2"/>
          <w14:ligatures w14:val="standardContextual"/>
        </w:rPr>
        <w:t>both present</w:t>
      </w:r>
      <w:proofErr w:type="gramEnd"/>
      <w:r w:rsidRPr="009F3D2D">
        <w:rPr>
          <w:rFonts w:eastAsiaTheme="minorHAnsi"/>
          <w:kern w:val="2"/>
          <w14:ligatures w14:val="standardContextual"/>
        </w:rPr>
        <w:t xml:space="preserve"> on a mobile genetic element (</w:t>
      </w:r>
      <w:proofErr w:type="spellStart"/>
      <w:r w:rsidRPr="009F3D2D">
        <w:rPr>
          <w:rFonts w:eastAsiaTheme="minorHAnsi"/>
          <w:i/>
          <w:iCs/>
          <w:kern w:val="2"/>
          <w14:ligatures w14:val="standardContextual"/>
        </w:rPr>
        <w:t>SCCmec</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staphylococcal cassette chromosome </w:t>
      </w:r>
      <w:proofErr w:type="spellStart"/>
      <w:r w:rsidRPr="009F3D2D">
        <w:rPr>
          <w:rFonts w:eastAsiaTheme="minorHAnsi"/>
          <w:i/>
          <w:iCs/>
          <w:kern w:val="2"/>
          <w14:ligatures w14:val="standardContextual"/>
        </w:rPr>
        <w:t>mec</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 Of the 22 NAS isolates identified as </w:t>
      </w:r>
      <w:proofErr w:type="spellStart"/>
      <w:r w:rsidRPr="009F3D2D">
        <w:rPr>
          <w:rFonts w:eastAsiaTheme="minorHAnsi"/>
          <w:i/>
          <w:iCs/>
          <w:kern w:val="2"/>
          <w14:ligatures w14:val="standardContextual"/>
        </w:rPr>
        <w:t>mec</w:t>
      </w:r>
      <w:proofErr w:type="spellEnd"/>
      <w:r w:rsidRPr="009F3D2D">
        <w:rPr>
          <w:rFonts w:eastAsiaTheme="minorHAnsi"/>
          <w:kern w:val="2"/>
          <w14:ligatures w14:val="standardContextual"/>
        </w:rPr>
        <w:t xml:space="preserve">-positive in </w:t>
      </w:r>
      <w:proofErr w:type="spellStart"/>
      <w:r w:rsidRPr="009F3D2D">
        <w:rPr>
          <w:rFonts w:eastAsiaTheme="minorHAnsi"/>
          <w:kern w:val="2"/>
          <w14:ligatures w14:val="standardContextual"/>
        </w:rPr>
        <w:t>Wuytack</w:t>
      </w:r>
      <w:proofErr w:type="spellEnd"/>
      <w:r w:rsidRPr="009F3D2D">
        <w:rPr>
          <w:rFonts w:eastAsiaTheme="minorHAnsi"/>
          <w:kern w:val="2"/>
          <w14:ligatures w14:val="standardContextual"/>
        </w:rPr>
        <w:t xml:space="preserve"> et al. (2020a), none were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Further research into exploring associations between ARG and clinical characteristics of IMI including a larger number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are certainly warranted, </w:t>
      </w:r>
      <w:proofErr w:type="gramStart"/>
      <w:r w:rsidRPr="009F3D2D">
        <w:rPr>
          <w:rFonts w:eastAsiaTheme="minorHAnsi"/>
          <w:kern w:val="2"/>
          <w14:ligatures w14:val="standardContextual"/>
        </w:rPr>
        <w:t>in order to</w:t>
      </w:r>
      <w:proofErr w:type="gramEnd"/>
      <w:r w:rsidRPr="009F3D2D">
        <w:rPr>
          <w:rFonts w:eastAsiaTheme="minorHAnsi"/>
          <w:kern w:val="2"/>
          <w14:ligatures w14:val="standardContextual"/>
        </w:rPr>
        <w:t xml:space="preserve"> better understand if particular undesirable traits (e.g., penicillin resistance and a greater inflammatory response) are genetically linked in this ubiquitous mastitis pathogen.</w:t>
      </w:r>
    </w:p>
    <w:p w14:paraId="12E7385C" w14:textId="77777777" w:rsid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Although we did not find any support for an association between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and the associated SCC category of an IMI, results from the current study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likely a function of ST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For all but 1 of the 5 MLST identified,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was uniform across a ST. Numerous s</w:t>
      </w:r>
      <w:r w:rsidRPr="009F3D2D">
        <w:rPr>
          <w:rFonts w:eastAsiaTheme="minorHAnsi"/>
          <w:color w:val="212121"/>
          <w:kern w:val="2"/>
          <w:shd w:val="clear" w:color="auto" w:fill="FFFFFF"/>
          <w14:ligatures w14:val="standardContextual"/>
        </w:rPr>
        <w:t xml:space="preserve">tudies have identified that resistance profiles for NAS are species-specific </w:t>
      </w:r>
      <w:r w:rsidRPr="009F3D2D">
        <w:rPr>
          <w:rFonts w:eastAsiaTheme="minorHAnsi"/>
          <w:noProof/>
          <w:color w:val="212121"/>
          <w:kern w:val="2"/>
          <w:shd w:val="clear" w:color="auto" w:fill="FFFFFF"/>
          <w14:ligatures w14:val="standardContextual"/>
        </w:rPr>
        <w:t>(Sampimon, 2009; Persson Waller et al., 2011; Taponen et al., 2016; Nobrega et al., 2018; Fergestad et al., 2021; Taponen et al., 2023)</w:t>
      </w:r>
      <w:r w:rsidRPr="009F3D2D">
        <w:rPr>
          <w:rFonts w:eastAsiaTheme="minorHAnsi"/>
          <w:color w:val="212121"/>
          <w:kern w:val="2"/>
          <w:shd w:val="clear" w:color="auto" w:fill="FFFFFF"/>
          <w14:ligatures w14:val="standardContextual"/>
        </w:rPr>
        <w:t xml:space="preserve">, so a genetic basis for carriage of </w:t>
      </w:r>
      <w:proofErr w:type="gramStart"/>
      <w:r w:rsidRPr="009F3D2D">
        <w:rPr>
          <w:rFonts w:eastAsiaTheme="minorHAnsi"/>
          <w:color w:val="212121"/>
          <w:kern w:val="2"/>
          <w:shd w:val="clear" w:color="auto" w:fill="FFFFFF"/>
          <w14:ligatures w14:val="standardContextual"/>
        </w:rPr>
        <w:t>particular AMR</w:t>
      </w:r>
      <w:proofErr w:type="gramEnd"/>
      <w:r w:rsidRPr="009F3D2D">
        <w:rPr>
          <w:rFonts w:eastAsiaTheme="minorHAnsi"/>
          <w:color w:val="212121"/>
          <w:kern w:val="2"/>
          <w:shd w:val="clear" w:color="auto" w:fill="FFFFFF"/>
          <w14:ligatures w14:val="standardContextual"/>
        </w:rPr>
        <w:t xml:space="preserve"> determinants at the strain level would not be surprising. </w:t>
      </w:r>
      <w:r w:rsidRPr="009F3D2D">
        <w:rPr>
          <w:rFonts w:eastAsiaTheme="minorHAnsi"/>
          <w:kern w:val="2"/>
          <w14:ligatures w14:val="standardContextual"/>
        </w:rPr>
        <w:t xml:space="preserve">For </w:t>
      </w:r>
      <w:r w:rsidRPr="009F3D2D">
        <w:rPr>
          <w:rFonts w:eastAsiaTheme="minorHAnsi"/>
          <w:i/>
          <w:iCs/>
          <w:kern w:val="2"/>
          <w14:ligatures w14:val="standardContextual"/>
        </w:rPr>
        <w:t>S. aureus</w:t>
      </w:r>
      <w:r w:rsidRPr="009F3D2D">
        <w:rPr>
          <w:rFonts w:eastAsiaTheme="minorHAnsi"/>
          <w:kern w:val="2"/>
          <w14:ligatures w14:val="standardContextual"/>
        </w:rPr>
        <w:t xml:space="preserve">, carriage of methicillin resistance has been associated with </w:t>
      </w:r>
      <w:proofErr w:type="gramStart"/>
      <w:r w:rsidRPr="009F3D2D">
        <w:rPr>
          <w:rFonts w:eastAsiaTheme="minorHAnsi"/>
          <w:kern w:val="2"/>
          <w14:ligatures w14:val="standardContextual"/>
        </w:rPr>
        <w:t>particular clonal</w:t>
      </w:r>
      <w:proofErr w:type="gramEnd"/>
      <w:r w:rsidRPr="009F3D2D">
        <w:rPr>
          <w:rFonts w:eastAsiaTheme="minorHAnsi"/>
          <w:kern w:val="2"/>
          <w14:ligatures w14:val="standardContextual"/>
        </w:rPr>
        <w:t xml:space="preserve"> complexes both in human medicine </w:t>
      </w:r>
      <w:r w:rsidRPr="009F3D2D">
        <w:rPr>
          <w:rFonts w:eastAsiaTheme="minorHAnsi"/>
          <w:noProof/>
          <w:kern w:val="2"/>
          <w14:ligatures w14:val="standardContextual"/>
        </w:rPr>
        <w:t>(Smith et al., 2021; Garrine et al., 2023)</w:t>
      </w:r>
      <w:r w:rsidRPr="009F3D2D">
        <w:rPr>
          <w:rFonts w:eastAsiaTheme="minorHAnsi"/>
          <w:kern w:val="2"/>
          <w14:ligatures w14:val="standardContextual"/>
        </w:rPr>
        <w:t xml:space="preserve"> and certain clusters of </w:t>
      </w:r>
      <w:r w:rsidRPr="009F3D2D">
        <w:rPr>
          <w:rFonts w:eastAsiaTheme="minorHAnsi"/>
          <w:i/>
          <w:iCs/>
          <w:kern w:val="2"/>
          <w14:ligatures w14:val="standardContextual"/>
        </w:rPr>
        <w:t xml:space="preserve">spa </w:t>
      </w:r>
      <w:r w:rsidRPr="009F3D2D">
        <w:rPr>
          <w:rFonts w:eastAsiaTheme="minorHAnsi"/>
          <w:kern w:val="2"/>
          <w14:ligatures w14:val="standardContextual"/>
        </w:rPr>
        <w:softHyphen/>
        <w:t xml:space="preserve">type for bovine clinical mastitis isolates </w:t>
      </w:r>
      <w:r w:rsidRPr="009F3D2D">
        <w:rPr>
          <w:rFonts w:eastAsiaTheme="minorHAnsi"/>
          <w:noProof/>
          <w:kern w:val="2"/>
          <w14:ligatures w14:val="standardContextual"/>
        </w:rPr>
        <w:t>(Freu et al., 2022)</w:t>
      </w:r>
      <w:r w:rsidRPr="009F3D2D">
        <w:rPr>
          <w:rFonts w:eastAsiaTheme="minorHAnsi"/>
          <w:kern w:val="2"/>
          <w14:ligatures w14:val="standardContextual"/>
        </w:rPr>
        <w:t xml:space="preserve">. Additionally, in a study comparing isolates from persistent and nonpersistent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w:t>
      </w:r>
      <w:r w:rsidRPr="009F3D2D">
        <w:rPr>
          <w:rFonts w:eastAsiaTheme="minorHAnsi"/>
          <w:i/>
          <w:iCs/>
          <w:kern w:val="2"/>
          <w14:ligatures w14:val="standardContextual"/>
        </w:rPr>
        <w:t>,</w:t>
      </w:r>
      <w:r w:rsidRPr="009F3D2D">
        <w:rPr>
          <w:rFonts w:eastAsiaTheme="minorHAnsi"/>
          <w:kern w:val="2"/>
          <w14:ligatures w14:val="standardContextual"/>
        </w:rPr>
        <w:t xml:space="preserve"> </w:t>
      </w:r>
      <w:r w:rsidRPr="009F3D2D">
        <w:rPr>
          <w:rFonts w:eastAsiaTheme="minorHAnsi"/>
          <w:noProof/>
          <w:kern w:val="2"/>
          <w14:ligatures w14:val="standardContextual"/>
        </w:rPr>
        <w:t>Haveri et al. (2007)</w:t>
      </w:r>
      <w:r w:rsidRPr="009F3D2D">
        <w:rPr>
          <w:rFonts w:eastAsiaTheme="minorHAnsi"/>
          <w:kern w:val="2"/>
          <w14:ligatures w14:val="standardContextual"/>
        </w:rPr>
        <w:t xml:space="preserve"> found that a particular </w:t>
      </w:r>
      <w:proofErr w:type="spellStart"/>
      <w:r w:rsidRPr="009F3D2D">
        <w:rPr>
          <w:rFonts w:eastAsiaTheme="minorHAnsi"/>
          <w:kern w:val="2"/>
          <w14:ligatures w14:val="standardContextual"/>
        </w:rPr>
        <w:t>pulsotype</w:t>
      </w:r>
      <w:proofErr w:type="spellEnd"/>
      <w:r w:rsidRPr="009F3D2D">
        <w:rPr>
          <w:rFonts w:eastAsiaTheme="minorHAnsi"/>
          <w:kern w:val="2"/>
          <w14:ligatures w14:val="standardContextual"/>
        </w:rPr>
        <w:t xml:space="preserve"> associated more with persistent IMI was significantly more likely to harbor the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 An association between genetic grouping and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was identified in Persson Waller et. al (2023). In their study, all isolates of ST19, ST102, ST103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When analyzing clusters of ST, they found that the two clusters comprised primarily of these 3 ST (clusters III and IV) were significantly more likely to be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-positive than other clusters of ST. As isolates belonging to these ST were distributed over different farms and counties in Sweden, the authors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mediated penicillin resistance is likely a result of the spread of certain lineages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instead of horizontal gene transfer between different strains or species (Persson Waller et al., 2023). Three of the 4 ST which had uniform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in the current study were also distributed over multiple farms. Consistent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from ST originating from different farms may suggest that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is located chromosomally for these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instead of on a plasmid. Location of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not well characterized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but a study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on a plasmid (vs. chromosomally) </w:t>
      </w:r>
      <w:r w:rsidRPr="009F3D2D">
        <w:rPr>
          <w:rFonts w:eastAsiaTheme="minorHAnsi"/>
          <w:noProof/>
          <w:kern w:val="2"/>
          <w14:ligatures w14:val="standardContextual"/>
        </w:rPr>
        <w:t>(Bagcigil et al., 2012)</w:t>
      </w:r>
      <w:r w:rsidRPr="009F3D2D">
        <w:rPr>
          <w:rFonts w:eastAsiaTheme="minorHAnsi"/>
          <w:kern w:val="2"/>
          <w14:ligatures w14:val="standardContextual"/>
        </w:rPr>
        <w:t xml:space="preserve">. They also characterized the diversity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genes among the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identifying 6 different protein signatures. Studies exploring whether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is more likely to be carried chromosomally or on a plasmid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from bovine IMI, as well as characterizing the genetic diversity of the gene present in this population of isolates, would be useful in understanding transmission of penicillin resistance for this predominant mastitis pathogen.</w:t>
      </w:r>
    </w:p>
    <w:p w14:paraId="6788C8B6" w14:textId="5EA678DD" w:rsidR="00BD27BC" w:rsidRDefault="00BD27BC" w:rsidP="00BD27BC">
      <w:pPr>
        <w:pStyle w:val="ChapSubSub"/>
      </w:pPr>
      <w:r>
        <w:t>4</w:t>
      </w:r>
      <w:r w:rsidRPr="00D62F80">
        <w:t>.</w:t>
      </w:r>
      <w:r>
        <w:t>5.4</w:t>
      </w:r>
      <w:r w:rsidRPr="00D62F80">
        <w:t xml:space="preserve"> </w:t>
      </w:r>
      <w:r w:rsidRPr="00BD27BC">
        <w:t>Virulence genes and associations between VF and SCC category</w:t>
      </w:r>
    </w:p>
    <w:p w14:paraId="4DD31F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The overall number of unique VF identified in the current study (62) from 30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was </w:t>
      </w:r>
      <w:proofErr w:type="gramStart"/>
      <w:r w:rsidRPr="00B63CCB">
        <w:rPr>
          <w:rFonts w:eastAsiaTheme="minorHAnsi"/>
          <w:kern w:val="2"/>
          <w14:ligatures w14:val="standardContextual"/>
        </w:rPr>
        <w:t>similar to</w:t>
      </w:r>
      <w:proofErr w:type="gramEnd"/>
      <w:r w:rsidRPr="00B63CCB">
        <w:rPr>
          <w:rFonts w:eastAsiaTheme="minorHAnsi"/>
          <w:kern w:val="2"/>
          <w14:ligatures w14:val="standardContextual"/>
        </w:rPr>
        <w:t xml:space="preserve"> the findings of Persson Waller et al. (2023), who identified 57 unique genes among the 105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from Sweden. The average number of VF per isolate reported by Persson Waller et al. (2023) was 30 (SD: 5.4, range: 25-45), which is somewhat lower than the median (44) and range (43-51) reported for isolates in the current study. The database and methodology for identifying VF used in the current study is consistent with Persson Waller et al. (2023), facilitating a direct comparison of these values. In a smaller-scale study of 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Finland using a different database, a range of 37-49 VF were identified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Although separate species-specific summary statistics are not provided for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B63CCB">
        <w:rPr>
          <w:rFonts w:eastAsiaTheme="minorHAnsi"/>
          <w:i/>
          <w:iCs/>
          <w:kern w:val="2"/>
          <w14:ligatures w14:val="standardContextual"/>
        </w:rPr>
        <w:t xml:space="preserve">S. chromogenes, 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and</w:t>
      </w:r>
      <w:r w:rsidRPr="00B63CCB">
        <w:rPr>
          <w:rFonts w:eastAsiaTheme="minorHAnsi"/>
          <w:i/>
          <w:iCs/>
          <w:kern w:val="2"/>
          <w14:ligatures w14:val="standardContextual"/>
        </w:rPr>
        <w:t xml:space="preserve"> S. </w:t>
      </w:r>
      <w:proofErr w:type="spellStart"/>
      <w:r w:rsidRPr="00B63CCB">
        <w:rPr>
          <w:rFonts w:eastAsiaTheme="minorHAnsi"/>
          <w:i/>
          <w:iCs/>
          <w:kern w:val="2"/>
          <w14:ligatures w14:val="standardContextual"/>
        </w:rPr>
        <w:t>hyicus</w:t>
      </w:r>
      <w:proofErr w:type="spellEnd"/>
      <w:r w:rsidRPr="00B63CCB">
        <w:rPr>
          <w:rFonts w:eastAsiaTheme="minorHAnsi"/>
          <w:kern w:val="2"/>
          <w14:ligatures w14:val="standardContextual"/>
        </w:rPr>
        <w:t>. A proportionately higher number of exotoxin genes, host evasion genes, and capsular genes contributed to clade B’s high virulence potential in their study.</w:t>
      </w:r>
    </w:p>
    <w:p w14:paraId="3772FFCC"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One of the better-studied virulence genes of NAS is </w:t>
      </w:r>
      <w:r w:rsidRPr="00B63CCB">
        <w:rPr>
          <w:rFonts w:eastAsiaTheme="minorHAnsi"/>
          <w:i/>
          <w:iCs/>
          <w:kern w:val="2"/>
          <w14:ligatures w14:val="standardContextual"/>
        </w:rPr>
        <w:t>bap</w:t>
      </w:r>
      <w:r w:rsidRPr="00B63CCB">
        <w:rPr>
          <w:rFonts w:eastAsiaTheme="minorHAnsi"/>
          <w:kern w:val="2"/>
          <w14:ligatures w14:val="standardContextual"/>
        </w:rPr>
        <w:t xml:space="preserve">, encoding a surface protein which is a pathogenic factor of biofilm formation. </w:t>
      </w:r>
      <w:r w:rsidRPr="00B63CCB">
        <w:rPr>
          <w:rFonts w:eastAsiaTheme="minorHAnsi"/>
          <w:i/>
          <w:iCs/>
          <w:kern w:val="2"/>
          <w14:ligatures w14:val="standardContextual"/>
        </w:rPr>
        <w:t xml:space="preserve">bap </w:t>
      </w:r>
      <w:r w:rsidRPr="00B63CCB">
        <w:rPr>
          <w:rFonts w:eastAsiaTheme="minorHAnsi"/>
          <w:kern w:val="2"/>
          <w14:ligatures w14:val="standardContextual"/>
        </w:rPr>
        <w:t xml:space="preserve">was not detected in any of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Naushad et al. (2019), or any of the 25 isolates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included in a Belgian study of clinical and low-SCC IMI </w:t>
      </w:r>
      <w:r w:rsidRPr="00B63CCB">
        <w:rPr>
          <w:rFonts w:eastAsiaTheme="minorHAnsi"/>
          <w:noProof/>
          <w:kern w:val="2"/>
          <w14:ligatures w14:val="standardContextual"/>
        </w:rPr>
        <w:t>(Wuytack et al., 2020a)</w:t>
      </w:r>
      <w:r w:rsidRPr="00B63CCB">
        <w:rPr>
          <w:rFonts w:eastAsiaTheme="minorHAnsi"/>
          <w:kern w:val="2"/>
          <w14:ligatures w14:val="standardContextual"/>
        </w:rPr>
        <w:t xml:space="preserve">. It was also rare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where it was only found in 1/8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was somewhat sporadically found in Persson Waller et al. (2023) in 13/105 isolates. </w:t>
      </w:r>
      <w:proofErr w:type="gramStart"/>
      <w:r w:rsidRPr="00B63CCB">
        <w:rPr>
          <w:rFonts w:eastAsiaTheme="minorHAnsi"/>
          <w:kern w:val="2"/>
          <w14:ligatures w14:val="standardContextual"/>
        </w:rPr>
        <w:t>In light of</w:t>
      </w:r>
      <w:proofErr w:type="gramEnd"/>
      <w:r w:rsidRPr="00B63CCB">
        <w:rPr>
          <w:rFonts w:eastAsiaTheme="minorHAnsi"/>
          <w:kern w:val="2"/>
          <w14:ligatures w14:val="standardContextual"/>
        </w:rPr>
        <w:t xml:space="preserve"> these findings, it was unexpected that </w:t>
      </w:r>
      <w:r w:rsidRPr="00B63CCB">
        <w:rPr>
          <w:rFonts w:eastAsiaTheme="minorHAnsi"/>
          <w:i/>
          <w:iCs/>
          <w:kern w:val="2"/>
          <w14:ligatures w14:val="standardContextual"/>
        </w:rPr>
        <w:t>bap</w:t>
      </w:r>
      <w:r w:rsidRPr="00B63CCB">
        <w:rPr>
          <w:rFonts w:eastAsiaTheme="minorHAnsi"/>
          <w:kern w:val="2"/>
          <w14:ligatures w14:val="standardContextual"/>
        </w:rPr>
        <w:t xml:space="preserve"> was identified in 28 of the 30 isolates (93.3%) in the current study. It has been suggested that biofilms increase the ability of NAS to persist in the udder </w:t>
      </w:r>
      <w:r w:rsidRPr="00B63CCB">
        <w:rPr>
          <w:rFonts w:eastAsiaTheme="minorHAnsi"/>
          <w:noProof/>
          <w:kern w:val="2"/>
          <w14:ligatures w14:val="standardContextual"/>
        </w:rPr>
        <w:t>(Piessens et al., 2012; Tremblay et al., 2013)</w:t>
      </w:r>
      <w:r w:rsidRPr="00B63CCB">
        <w:rPr>
          <w:rFonts w:eastAsiaTheme="minorHAnsi"/>
          <w:kern w:val="2"/>
          <w14:ligatures w14:val="standardContextual"/>
        </w:rPr>
        <w:t xml:space="preserve">. As all 30 isolates in the current study are from persistent IMI, finding </w:t>
      </w:r>
      <w:r w:rsidRPr="00B63CCB">
        <w:rPr>
          <w:rFonts w:eastAsiaTheme="minorHAnsi"/>
          <w:i/>
          <w:iCs/>
          <w:kern w:val="2"/>
          <w14:ligatures w14:val="standardContextual"/>
        </w:rPr>
        <w:t>bap</w:t>
      </w:r>
      <w:r w:rsidRPr="00B63CCB">
        <w:rPr>
          <w:rFonts w:eastAsiaTheme="minorHAnsi"/>
          <w:kern w:val="2"/>
          <w14:ligatures w14:val="standardContextual"/>
        </w:rPr>
        <w:t xml:space="preserve"> in such a high proportion is consistent with the notion that biofilms play a role in the ability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to cause chronic infections. Another staphylococcal virulence factor playing a role in evasion of the host immune response is a polysaccharide capsule which resists phagocytic cell uptake. In Naushad et al. (2019),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were seen to have 12 different capsular genes in low frequencies (7-11%). Only 1 of 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had any capsular genes, and only 2/25 isolates in </w:t>
      </w:r>
      <w:proofErr w:type="spellStart"/>
      <w:r w:rsidRPr="00B63CCB">
        <w:rPr>
          <w:rFonts w:eastAsiaTheme="minorHAnsi"/>
          <w:kern w:val="2"/>
          <w14:ligatures w14:val="standardContextual"/>
        </w:rPr>
        <w:t>Wuytack</w:t>
      </w:r>
      <w:proofErr w:type="spellEnd"/>
      <w:r w:rsidRPr="00B63CCB">
        <w:rPr>
          <w:rFonts w:eastAsiaTheme="minorHAnsi"/>
          <w:kern w:val="2"/>
          <w14:ligatures w14:val="standardContextual"/>
        </w:rPr>
        <w:t xml:space="preserve"> et al. (2020a) </w:t>
      </w:r>
      <w:proofErr w:type="gramStart"/>
      <w:r w:rsidRPr="00B63CCB">
        <w:rPr>
          <w:rFonts w:eastAsiaTheme="minorHAnsi"/>
          <w:kern w:val="2"/>
          <w14:ligatures w14:val="standardContextual"/>
        </w:rPr>
        <w:t>was</w:t>
      </w:r>
      <w:proofErr w:type="gramEnd"/>
      <w:r w:rsidRPr="00B63CCB">
        <w:rPr>
          <w:rFonts w:eastAsiaTheme="minorHAnsi"/>
          <w:kern w:val="2"/>
          <w14:ligatures w14:val="standardContextual"/>
        </w:rPr>
        <w:t xml:space="preserve"> positive for cap5H with PCR. All 30 isolates in the current study contained at least 3 different </w:t>
      </w:r>
      <w:r w:rsidRPr="00B63CCB">
        <w:rPr>
          <w:rFonts w:eastAsiaTheme="minorHAnsi"/>
          <w:i/>
          <w:iCs/>
          <w:kern w:val="2"/>
          <w14:ligatures w14:val="standardContextual"/>
        </w:rPr>
        <w:t>cap</w:t>
      </w:r>
      <w:r w:rsidRPr="00B63CCB">
        <w:rPr>
          <w:rFonts w:eastAsiaTheme="minorHAnsi"/>
          <w:kern w:val="2"/>
          <w14:ligatures w14:val="standardContextual"/>
        </w:rPr>
        <w:t xml:space="preserve"> genes, with 28 all having </w:t>
      </w:r>
      <w:proofErr w:type="spell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capO</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capP</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Two isolates in the current study were missing </w:t>
      </w:r>
      <w:proofErr w:type="spellStart"/>
      <w:proofErr w:type="gram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but</w:t>
      </w:r>
      <w:proofErr w:type="gramEnd"/>
      <w:r w:rsidRPr="00B63CCB">
        <w:rPr>
          <w:rFonts w:eastAsiaTheme="minorHAnsi"/>
          <w:kern w:val="2"/>
          <w14:ligatures w14:val="standardContextual"/>
        </w:rPr>
        <w:t xml:space="preserve"> possessed both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There is conflicting evidence on the associations between capsule genes and overall virulence of staphylococci. Some evidence exists that staphylococci lacking a capsule </w:t>
      </w:r>
      <w:proofErr w:type="gramStart"/>
      <w:r w:rsidRPr="00B63CCB">
        <w:rPr>
          <w:rFonts w:eastAsiaTheme="minorHAnsi"/>
          <w:kern w:val="2"/>
          <w14:ligatures w14:val="standardContextual"/>
        </w:rPr>
        <w:t>are able to</w:t>
      </w:r>
      <w:proofErr w:type="gramEnd"/>
      <w:r w:rsidRPr="00B63CCB">
        <w:rPr>
          <w:rFonts w:eastAsiaTheme="minorHAnsi"/>
          <w:kern w:val="2"/>
          <w14:ligatures w14:val="standardContextual"/>
        </w:rPr>
        <w:t xml:space="preserve"> better persist in the mammary gland, as encapsulated strains elicit more inflammation and are thereby eliminated faster </w:t>
      </w:r>
      <w:r w:rsidRPr="00B63CCB">
        <w:rPr>
          <w:rFonts w:eastAsiaTheme="minorHAnsi"/>
          <w:noProof/>
          <w:kern w:val="2"/>
          <w14:ligatures w14:val="standardContextual"/>
        </w:rPr>
        <w:t>(Tuchscherr et al., 2005)</w:t>
      </w:r>
      <w:r w:rsidRPr="00B63CCB">
        <w:rPr>
          <w:rFonts w:eastAsiaTheme="minorHAnsi"/>
          <w:kern w:val="2"/>
          <w14:ligatures w14:val="standardContextual"/>
        </w:rPr>
        <w:t xml:space="preserve">. Other research suggests that the antiphagocytic properties of the capsule allows staphylococci to persist in infected hosts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Citing work showing that lack of a capsule is advantageous for </w:t>
      </w:r>
      <w:r w:rsidRPr="00B63CCB">
        <w:rPr>
          <w:rFonts w:eastAsiaTheme="minorHAnsi"/>
          <w:i/>
          <w:iCs/>
          <w:kern w:val="2"/>
          <w14:ligatures w14:val="standardContextual"/>
        </w:rPr>
        <w:t>S. aureus</w:t>
      </w:r>
      <w:r w:rsidRPr="00B63CCB">
        <w:rPr>
          <w:rFonts w:eastAsiaTheme="minorHAnsi"/>
          <w:kern w:val="2"/>
          <w14:ligatures w14:val="standardContextual"/>
        </w:rPr>
        <w:t xml:space="preserve"> causing chronic IMI, Naushad et al. (2019) argue that the low prevalence of capsule genes in their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may explain the how the pathogen has become so widespread in the population of Canadian dairy animals. Finding such a large proportion of isolates carrying multiple capsular genes in the current study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isolates from persistent IMI instead supports the idea that a capsule enhances the ability of the organism to evade the host’s immune response.</w:t>
      </w:r>
    </w:p>
    <w:p w14:paraId="51CC07AE" w14:textId="66D4104B" w:rsidR="00B63CCB" w:rsidRPr="00B63CCB" w:rsidRDefault="00F61AD6"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Staphy</w:t>
      </w:r>
      <w:r>
        <w:rPr>
          <w:rFonts w:eastAsiaTheme="minorHAnsi"/>
          <w:kern w:val="2"/>
          <w14:ligatures w14:val="standardContextual"/>
        </w:rPr>
        <w:t>l</w:t>
      </w:r>
      <w:r w:rsidRPr="00B63CCB">
        <w:rPr>
          <w:rFonts w:eastAsiaTheme="minorHAnsi"/>
          <w:kern w:val="2"/>
          <w14:ligatures w14:val="standardContextual"/>
        </w:rPr>
        <w:t>ococcal</w:t>
      </w:r>
      <w:r w:rsidR="00B63CCB" w:rsidRPr="00B63CCB">
        <w:rPr>
          <w:rFonts w:eastAsiaTheme="minorHAnsi"/>
          <w:kern w:val="2"/>
          <w14:ligatures w14:val="standardContextual"/>
        </w:rPr>
        <w:t xml:space="preserve"> complement inhibitor (encoded by the gene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also plays a role in the ability of staphylococci to evade the host’s immune system.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in a high proportion (88%)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isolates in their study. In agreement with these findings, all 30 isolates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in their current study were positive for </w:t>
      </w:r>
      <w:proofErr w:type="spellStart"/>
      <w:r w:rsidR="00B63CCB" w:rsidRPr="00B63CCB">
        <w:rPr>
          <w:rFonts w:eastAsiaTheme="minorHAnsi"/>
          <w:i/>
          <w:iCs/>
          <w:kern w:val="2"/>
          <w14:ligatures w14:val="standardContextual"/>
        </w:rPr>
        <w:t>scn</w:t>
      </w:r>
      <w:proofErr w:type="spellEnd"/>
      <w:r w:rsidR="00B63CCB" w:rsidRPr="00B63CCB">
        <w:rPr>
          <w:rFonts w:eastAsiaTheme="minorHAnsi"/>
          <w:i/>
          <w:iCs/>
          <w:kern w:val="2"/>
          <w14:ligatures w14:val="standardContextual"/>
        </w:rPr>
        <w:t>.</w:t>
      </w:r>
      <w:r w:rsidR="00B63CCB" w:rsidRPr="00B63CCB">
        <w:rPr>
          <w:rFonts w:eastAsiaTheme="minorHAnsi"/>
          <w:kern w:val="2"/>
          <w14:ligatures w14:val="standardContextual"/>
        </w:rPr>
        <w:t xml:space="preserve"> Adenosine synthase A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is an immune evasion factor identified in </w:t>
      </w:r>
      <w:r w:rsidR="00B63CCB" w:rsidRPr="00B63CCB">
        <w:rPr>
          <w:rFonts w:eastAsiaTheme="minorHAnsi"/>
          <w:i/>
          <w:iCs/>
          <w:kern w:val="2"/>
          <w14:ligatures w14:val="standardContextual"/>
        </w:rPr>
        <w:t>S. aureus,</w:t>
      </w:r>
      <w:r w:rsidR="00B63CCB" w:rsidRPr="00B63CCB">
        <w:rPr>
          <w:rFonts w:eastAsiaTheme="minorHAnsi"/>
          <w:kern w:val="2"/>
          <w14:ligatures w14:val="standardContextual"/>
        </w:rPr>
        <w:t xml:space="preserve"> which is responsible for increasing the amount of extracellular adenosine, a potent immuno-suppressive signaling molecule. </w:t>
      </w:r>
      <w:proofErr w:type="spellStart"/>
      <w:r w:rsidR="00B63CCB" w:rsidRPr="00B63CCB">
        <w:rPr>
          <w:rFonts w:eastAsiaTheme="minorHAnsi"/>
          <w:i/>
          <w:iCs/>
          <w:kern w:val="2"/>
          <w14:ligatures w14:val="standardContextual"/>
        </w:rPr>
        <w:t>adsA</w:t>
      </w:r>
      <w:proofErr w:type="spellEnd"/>
      <w:r w:rsidR="00B63CCB" w:rsidRPr="00B63CCB">
        <w:rPr>
          <w:rFonts w:eastAsiaTheme="minorHAnsi"/>
          <w:i/>
          <w:iCs/>
          <w:kern w:val="2"/>
          <w14:ligatures w14:val="standardContextual"/>
        </w:rPr>
        <w:t xml:space="preserve"> </w:t>
      </w:r>
      <w:r w:rsidR="00B63CCB" w:rsidRPr="00B63CCB">
        <w:rPr>
          <w:rFonts w:eastAsiaTheme="minorHAnsi"/>
          <w:kern w:val="2"/>
          <w14:ligatures w14:val="standardContextual"/>
        </w:rPr>
        <w:t xml:space="preserve">allows staphylococci to survive after being engulfed by neutrophils, giving it the ability to evade the bactericidal activity of host leukocytes.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was found in a high proportion (99%) of isolates from Naushad et al. (2019), and all 30 isolates in the current study.</w:t>
      </w:r>
    </w:p>
    <w:p w14:paraId="1B4F7E7F"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Another </w:t>
      </w:r>
      <w:proofErr w:type="gramStart"/>
      <w:r w:rsidRPr="00B63CCB">
        <w:rPr>
          <w:rFonts w:eastAsiaTheme="minorHAnsi"/>
          <w:kern w:val="2"/>
          <w14:ligatures w14:val="standardContextual"/>
        </w:rPr>
        <w:t>widely-found</w:t>
      </w:r>
      <w:proofErr w:type="gramEnd"/>
      <w:r w:rsidRPr="00B63CCB">
        <w:rPr>
          <w:rFonts w:eastAsiaTheme="minorHAnsi"/>
          <w:kern w:val="2"/>
          <w14:ligatures w14:val="standardContextual"/>
        </w:rPr>
        <w:t xml:space="preserve"> VF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 β-hemolysin, a phospholipase C toxin secreted by </w:t>
      </w:r>
      <w:r w:rsidRPr="00B63CCB">
        <w:rPr>
          <w:rFonts w:eastAsiaTheme="minorHAnsi"/>
          <w:i/>
          <w:iCs/>
          <w:kern w:val="2"/>
          <w14:ligatures w14:val="standardContextual"/>
        </w:rPr>
        <w:t>S. aureus</w:t>
      </w:r>
      <w:r w:rsidRPr="00B63CCB">
        <w:rPr>
          <w:rFonts w:eastAsiaTheme="minorHAnsi"/>
          <w:kern w:val="2"/>
          <w14:ligatures w14:val="standardContextual"/>
        </w:rPr>
        <w:t xml:space="preserve">. β-hemolysin was the most </w:t>
      </w:r>
      <w:proofErr w:type="gramStart"/>
      <w:r w:rsidRPr="00B63CCB">
        <w:rPr>
          <w:rFonts w:eastAsiaTheme="minorHAnsi"/>
          <w:kern w:val="2"/>
          <w14:ligatures w14:val="standardContextual"/>
        </w:rPr>
        <w:t>frequently-found</w:t>
      </w:r>
      <w:proofErr w:type="gramEnd"/>
      <w:r w:rsidRPr="00B63CCB">
        <w:rPr>
          <w:rFonts w:eastAsiaTheme="minorHAnsi"/>
          <w:kern w:val="2"/>
          <w14:ligatures w14:val="standardContextual"/>
        </w:rPr>
        <w:t xml:space="preserve"> gene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other species of clade B in Naushad et al. (2019), was found in all 8 isolates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and all 30 of the isolates in the current study. In contrast, the gene encoding exfoliative toxin type C (</w:t>
      </w:r>
      <w:proofErr w:type="spellStart"/>
      <w:r w:rsidRPr="00B63CCB">
        <w:rPr>
          <w:rFonts w:eastAsiaTheme="minorHAnsi"/>
          <w:i/>
          <w:iCs/>
          <w:kern w:val="2"/>
          <w14:ligatures w14:val="standardContextual"/>
        </w:rPr>
        <w:t>etc</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causes the loss of cell‐cell adhesion in the superficial epidermis in humans) was not identified in any of the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or </w:t>
      </w:r>
      <w:r w:rsidRPr="00B63CCB">
        <w:rPr>
          <w:rFonts w:eastAsiaTheme="minorHAnsi"/>
          <w:noProof/>
          <w:kern w:val="2"/>
          <w14:ligatures w14:val="standardContextual"/>
        </w:rPr>
        <w:t>(Åvall-Jääskeläinen et al., 2018</w:t>
      </w:r>
      <w:proofErr w:type="gramStart"/>
      <w:r w:rsidRPr="00B63CCB">
        <w:rPr>
          <w:rFonts w:eastAsiaTheme="minorHAnsi"/>
          <w:noProof/>
          <w:kern w:val="2"/>
          <w14:ligatures w14:val="standardContextual"/>
        </w:rPr>
        <w:t>)</w:t>
      </w:r>
      <w:r w:rsidRPr="00B63CCB">
        <w:rPr>
          <w:rFonts w:eastAsiaTheme="minorHAnsi"/>
          <w:kern w:val="2"/>
          <w14:ligatures w14:val="standardContextual"/>
        </w:rPr>
        <w:t>, but</w:t>
      </w:r>
      <w:proofErr w:type="gramEnd"/>
      <w:r w:rsidRPr="00B63CCB">
        <w:rPr>
          <w:rFonts w:eastAsiaTheme="minorHAnsi"/>
          <w:kern w:val="2"/>
          <w14:ligatures w14:val="standardContextual"/>
        </w:rPr>
        <w:t xml:space="preserve"> was present in all 30 of the isolates in the current study. Exfoliative toxins in NAS have been identified in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broiler chickens (as reviewed in Szafraniec et al., 2020</w:t>
      </w:r>
      <w:proofErr w:type="gramStart"/>
      <w:r w:rsidRPr="00B63CCB">
        <w:rPr>
          <w:rFonts w:eastAsiaTheme="minorHAnsi"/>
          <w:kern w:val="2"/>
          <w14:ligatures w14:val="standardContextual"/>
        </w:rPr>
        <w:t>), but</w:t>
      </w:r>
      <w:proofErr w:type="gramEnd"/>
      <w:r w:rsidRPr="00B63CCB">
        <w:rPr>
          <w:rFonts w:eastAsiaTheme="minorHAnsi"/>
          <w:kern w:val="2"/>
          <w14:ligatures w14:val="standardContextual"/>
        </w:rPr>
        <w:t xml:space="preserve"> are not widely reported from isolates of bovine IMI. Another set of toxin genes commonly identified in NAS is the β-type phenol-soluble </w:t>
      </w:r>
      <w:proofErr w:type="spellStart"/>
      <w:r w:rsidRPr="00B63CCB">
        <w:rPr>
          <w:rFonts w:eastAsiaTheme="minorHAnsi"/>
          <w:kern w:val="2"/>
          <w14:ligatures w14:val="standardContextual"/>
        </w:rPr>
        <w:t>modulins</w:t>
      </w:r>
      <w:proofErr w:type="spellEnd"/>
      <w:r w:rsidRPr="00B63CCB">
        <w:rPr>
          <w:rFonts w:eastAsiaTheme="minorHAnsi"/>
          <w:kern w:val="2"/>
          <w14:ligatures w14:val="standardContextual"/>
        </w:rPr>
        <w:t xml:space="preserve"> (PSMs), which have been shown in </w:t>
      </w:r>
      <w:r w:rsidRPr="00B63CCB">
        <w:rPr>
          <w:rFonts w:eastAsiaTheme="minorHAnsi"/>
          <w:i/>
          <w:iCs/>
          <w:kern w:val="2"/>
          <w14:ligatures w14:val="standardContextual"/>
        </w:rPr>
        <w:t>S. aureus</w:t>
      </w:r>
      <w:r w:rsidRPr="00B63CCB">
        <w:rPr>
          <w:rFonts w:eastAsiaTheme="minorHAnsi"/>
          <w:kern w:val="2"/>
          <w14:ligatures w14:val="standardContextual"/>
        </w:rPr>
        <w:t xml:space="preserve"> to cause lysis of red and white blood cells, contributing to biofilm development and stimulation of inflammatory responses in the host. In Naushad et al. (2019), all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possessed a single gene associated with PSMs (</w:t>
      </w:r>
      <w:r w:rsidRPr="00B63CCB">
        <w:rPr>
          <w:rFonts w:eastAsiaTheme="minorHAnsi"/>
          <w:i/>
          <w:iCs/>
          <w:kern w:val="2"/>
          <w14:ligatures w14:val="standardContextual"/>
        </w:rPr>
        <w:t>PSMβ4</w:t>
      </w:r>
      <w:r w:rsidRPr="00B63CCB">
        <w:rPr>
          <w:rFonts w:eastAsiaTheme="minorHAnsi"/>
          <w:kern w:val="2"/>
          <w14:ligatures w14:val="standardContextual"/>
        </w:rPr>
        <w:t>)</w:t>
      </w:r>
      <w:r w:rsidRPr="00B63CCB">
        <w:rPr>
          <w:rFonts w:eastAsiaTheme="minorHAnsi"/>
          <w:i/>
          <w:iCs/>
          <w:kern w:val="2"/>
          <w14:ligatures w14:val="standardContextual"/>
        </w:rPr>
        <w:t xml:space="preserve">, </w:t>
      </w:r>
      <w:r w:rsidRPr="00B63CCB">
        <w:rPr>
          <w:rFonts w:eastAsiaTheme="minorHAnsi"/>
          <w:kern w:val="2"/>
          <w14:ligatures w14:val="standardContextual"/>
        </w:rPr>
        <w:t>which was also widely found in isolates from Persson Waller et al. (2023). All isolates in the current study had the entire suite of PSM-associated genes described in the comprehensive NAS database (</w:t>
      </w:r>
      <w:r w:rsidRPr="00B63CCB">
        <w:rPr>
          <w:rFonts w:eastAsiaTheme="minorHAnsi"/>
          <w:i/>
          <w:iCs/>
          <w:kern w:val="2"/>
          <w14:ligatures w14:val="standardContextual"/>
        </w:rPr>
        <w:t>PSMβ1- PSMβ6</w:t>
      </w:r>
      <w:r w:rsidRPr="00B63CCB">
        <w:rPr>
          <w:rFonts w:eastAsiaTheme="minorHAnsi"/>
          <w:kern w:val="2"/>
          <w14:ligatures w14:val="standardContextual"/>
        </w:rPr>
        <w:t xml:space="preserve">), although more research is needed to understand the significance of having a larger number of genetic determinants associated with PSMs for the pathogenesis of </w:t>
      </w:r>
      <w:r w:rsidRPr="00B63CCB">
        <w:rPr>
          <w:rFonts w:eastAsiaTheme="minorHAnsi"/>
          <w:i/>
          <w:iCs/>
          <w:kern w:val="2"/>
          <w14:ligatures w14:val="standardContextual"/>
        </w:rPr>
        <w:t>S. chromogenes.</w:t>
      </w:r>
    </w:p>
    <w:p w14:paraId="53B49146" w14:textId="77777777" w:rsidR="00B63CCB" w:rsidRPr="00B63CCB" w:rsidRDefault="00B63CCB" w:rsidP="00B63CCB">
      <w:pPr>
        <w:spacing w:before="240"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Two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the current study were positive for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 gene encoding for the </w:t>
      </w:r>
      <w:proofErr w:type="spellStart"/>
      <w:r w:rsidRPr="00B63CCB">
        <w:rPr>
          <w:rFonts w:eastAsiaTheme="minorHAnsi"/>
          <w:kern w:val="2"/>
          <w14:ligatures w14:val="standardContextual"/>
        </w:rPr>
        <w:t>staphylocoagulase</w:t>
      </w:r>
      <w:proofErr w:type="spellEnd"/>
      <w:r w:rsidRPr="00B63CCB">
        <w:rPr>
          <w:rFonts w:eastAsiaTheme="minorHAnsi"/>
          <w:kern w:val="2"/>
          <w14:ligatures w14:val="standardContextual"/>
        </w:rPr>
        <w:t xml:space="preserve"> enzyme. </w:t>
      </w:r>
      <w:proofErr w:type="spellStart"/>
      <w:r w:rsidRPr="00B63CCB">
        <w:rPr>
          <w:rFonts w:eastAsiaTheme="minorHAnsi"/>
          <w:kern w:val="2"/>
          <w14:ligatures w14:val="standardContextual"/>
        </w:rPr>
        <w:t>Staphylocoagulase</w:t>
      </w:r>
      <w:proofErr w:type="spellEnd"/>
      <w:r w:rsidRPr="00B63CCB">
        <w:rPr>
          <w:rFonts w:eastAsiaTheme="minorHAnsi"/>
          <w:kern w:val="2"/>
          <w14:ligatures w14:val="standardContextual"/>
        </w:rPr>
        <w:t xml:space="preserve"> binds to prothrombin in the host, ultimately forming a fibrin clot which shields the bacteria from the host's defenses and causes localized clotting.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has previously been identified in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hyicus</w:t>
      </w:r>
      <w:proofErr w:type="spellEnd"/>
      <w:r w:rsidRPr="00B63CCB">
        <w:rPr>
          <w:rFonts w:eastAsiaTheme="minorHAnsi"/>
          <w:kern w:val="2"/>
          <w14:ligatures w14:val="standardContextual"/>
        </w:rPr>
        <w:t xml:space="preserve"> from bovine IMI</w:t>
      </w:r>
      <w:r w:rsidRPr="00B63CCB">
        <w:rPr>
          <w:rFonts w:eastAsiaTheme="minorHAnsi"/>
          <w:i/>
          <w:iCs/>
          <w:kern w:val="2"/>
          <w14:ligatures w14:val="standardContextual"/>
        </w:rPr>
        <w:t>,</w:t>
      </w:r>
      <w:r w:rsidRPr="00B63CCB">
        <w:rPr>
          <w:rFonts w:eastAsiaTheme="minorHAnsi"/>
          <w:kern w:val="2"/>
          <w14:ligatures w14:val="standardContextual"/>
        </w:rPr>
        <w:t xml:space="preserve"> which are considered coagulase variable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Except for </w:t>
      </w:r>
      <w:r w:rsidRPr="00B63CCB">
        <w:rPr>
          <w:rFonts w:eastAsiaTheme="minorHAnsi"/>
          <w:i/>
          <w:iCs/>
          <w:kern w:val="2"/>
          <w14:ligatures w14:val="standardContextual"/>
        </w:rPr>
        <w:t xml:space="preserve">S. aureus, S. </w:t>
      </w:r>
      <w:proofErr w:type="spellStart"/>
      <w:r w:rsidRPr="00B63CCB">
        <w:rPr>
          <w:rFonts w:eastAsiaTheme="minorHAnsi"/>
          <w:i/>
          <w:iCs/>
          <w:kern w:val="2"/>
          <w14:ligatures w14:val="standardContextual"/>
        </w:rPr>
        <w:t>hyicus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kern w:val="2"/>
          <w14:ligatures w14:val="standardContextual"/>
        </w:rPr>
        <w:t xml:space="preserve">, coagulase positive staphylococci are rarely isolated from bovine IMI, which is why the coagulase test has been so widely used to classify staphylococci from mastitis into coagulase-positive (primarily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 coagulase-negative (largely, all other species of staphylococci)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None of the 441 NAS isolates in Naushad et al. (2019)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while 4/4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agnetis</w:t>
      </w:r>
      <w:proofErr w:type="spellEnd"/>
      <w:r w:rsidRPr="00B63CCB">
        <w:rPr>
          <w:rFonts w:eastAsiaTheme="minorHAnsi"/>
          <w:kern w:val="2"/>
          <w14:ligatures w14:val="standardContextual"/>
        </w:rPr>
        <w:t xml:space="preserve"> but 0/8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Carriage of the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gene by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bovine IMI has not yet been widely reported. Another protein exhibiting coagulating ability, the von Willebrand factor-binding protein, is widely present in NAS bovine IMI isolates. All 30 isolates in the current study were positive for </w:t>
      </w:r>
      <w:proofErr w:type="spellStart"/>
      <w:r w:rsidRPr="00B63CCB">
        <w:rPr>
          <w:rFonts w:eastAsiaTheme="minorHAnsi"/>
          <w:i/>
          <w:iCs/>
          <w:kern w:val="2"/>
          <w14:ligatures w14:val="standardContextual"/>
        </w:rPr>
        <w:t>vWbp</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as were 94%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w:t>
      </w:r>
    </w:p>
    <w:p w14:paraId="5135FA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VF found in 4 different staphylococcal species (4 isolates each of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w:t>
      </w:r>
      <w:r w:rsidRPr="00B63CCB">
        <w:rPr>
          <w:rFonts w:eastAsiaTheme="minorHAnsi"/>
          <w:i/>
          <w:iCs/>
          <w:kern w:val="2"/>
          <w14:ligatures w14:val="standardContextual"/>
        </w:rPr>
        <w:t xml:space="preserve"> S. </w:t>
      </w:r>
      <w:proofErr w:type="spellStart"/>
      <w:r w:rsidRPr="00B63CCB">
        <w:rPr>
          <w:rFonts w:eastAsiaTheme="minorHAnsi"/>
          <w:i/>
          <w:iCs/>
          <w:kern w:val="2"/>
          <w14:ligatures w14:val="standardContextual"/>
        </w:rPr>
        <w:t>agnetis</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8 isolates each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and </w:t>
      </w:r>
      <w:r w:rsidRPr="00B63CCB">
        <w:rPr>
          <w:rFonts w:eastAsiaTheme="minorHAnsi"/>
          <w:i/>
          <w:iCs/>
          <w:kern w:val="2"/>
          <w14:ligatures w14:val="standardContextual"/>
        </w:rPr>
        <w:t xml:space="preserve">S. </w:t>
      </w:r>
      <w:proofErr w:type="spellStart"/>
      <w:r w:rsidRPr="00B63CCB">
        <w:rPr>
          <w:rFonts w:eastAsiaTheme="minorHAnsi"/>
          <w:i/>
          <w:iCs/>
          <w:kern w:val="2"/>
          <w14:ligatures w14:val="standardContextual"/>
        </w:rPr>
        <w:t>simulans</w:t>
      </w:r>
      <w:proofErr w:type="spellEnd"/>
      <w:r w:rsidRPr="00B63CCB">
        <w:rPr>
          <w:rFonts w:eastAsiaTheme="minorHAnsi"/>
          <w:kern w:val="2"/>
          <w14:ligatures w14:val="standardContextual"/>
        </w:rPr>
        <w:t xml:space="preserve">),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mastitis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Most of the isolates had unique virulence gene profiles, and when two isolates of the same species shared an identical profile, 1 of the isolates was clinical while the other was subclinical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When comparing isolates from clinical and subclinical mastitis caused by </w:t>
      </w:r>
      <w:r w:rsidRPr="00B63CCB">
        <w:rPr>
          <w:rFonts w:eastAsiaTheme="minorHAnsi"/>
          <w:i/>
          <w:iCs/>
          <w:kern w:val="2"/>
          <w14:ligatures w14:val="standardContextual"/>
        </w:rPr>
        <w:t xml:space="preserve">S. aureus, </w:t>
      </w:r>
      <w:r w:rsidRPr="00B63CCB">
        <w:rPr>
          <w:rFonts w:eastAsiaTheme="minorHAnsi"/>
          <w:noProof/>
          <w:kern w:val="2"/>
          <w14:ligatures w14:val="standardContextual"/>
        </w:rPr>
        <w:t>Haveri et al. (2007)</w:t>
      </w:r>
      <w:r w:rsidRPr="00B63CCB">
        <w:rPr>
          <w:rFonts w:eastAsiaTheme="minorHAnsi"/>
          <w:kern w:val="2"/>
          <w14:ligatures w14:val="standardContextual"/>
        </w:rPr>
        <w:t xml:space="preserve"> found no difference in the cumulative number of VF between the two groups. In a Canadian study of 255 NAS IMI isolates, no association between biofilm formation and SCC associated with the IMI was observed </w:t>
      </w:r>
      <w:r w:rsidRPr="00B63CCB">
        <w:rPr>
          <w:rFonts w:eastAsiaTheme="minorHAnsi"/>
          <w:noProof/>
          <w:kern w:val="2"/>
          <w14:ligatures w14:val="standardContextual"/>
        </w:rPr>
        <w:t>(Tremblay et al., 2013)</w:t>
      </w:r>
      <w:r w:rsidRPr="00B63CCB">
        <w:rPr>
          <w:rFonts w:eastAsiaTheme="minorHAnsi"/>
          <w:kern w:val="2"/>
          <w14:ligatures w14:val="standardContextual"/>
        </w:rPr>
        <w:t xml:space="preserve">. Similarly, no association was found between the phenotypic ability of a NAS isolate to form biofilm and the persistence of IMI when isolates from 63 persistent and 55 </w:t>
      </w:r>
      <w:proofErr w:type="gramStart"/>
      <w:r w:rsidRPr="00B63CCB">
        <w:rPr>
          <w:rFonts w:eastAsiaTheme="minorHAnsi"/>
          <w:kern w:val="2"/>
          <w14:ligatures w14:val="standardContextual"/>
        </w:rPr>
        <w:t>transient</w:t>
      </w:r>
      <w:proofErr w:type="gramEnd"/>
      <w:r w:rsidRPr="00B63CCB">
        <w:rPr>
          <w:rFonts w:eastAsiaTheme="minorHAnsi"/>
          <w:kern w:val="2"/>
          <w14:ligatures w14:val="standardContextual"/>
        </w:rPr>
        <w:t xml:space="preserve"> were compared </w:t>
      </w:r>
      <w:r w:rsidRPr="00B63CCB">
        <w:rPr>
          <w:rFonts w:eastAsiaTheme="minorHAnsi"/>
          <w:noProof/>
          <w:kern w:val="2"/>
          <w14:ligatures w14:val="standardContextual"/>
        </w:rPr>
        <w:t>(Simojoki et al., 2012)</w:t>
      </w:r>
      <w:r w:rsidRPr="00B63CCB">
        <w:rPr>
          <w:rFonts w:eastAsiaTheme="minorHAnsi"/>
          <w:kern w:val="2"/>
          <w14:ligatures w14:val="standardContextual"/>
        </w:rPr>
        <w:t>. In the same study, researchers found no association between the ability of 114 NAS isolates to form biofilms and the severity of the associated mastitis (as measured by milk N-acetyl-b-D-</w:t>
      </w:r>
      <w:proofErr w:type="spellStart"/>
      <w:r w:rsidRPr="00B63CCB">
        <w:rPr>
          <w:rFonts w:eastAsiaTheme="minorHAnsi"/>
          <w:kern w:val="2"/>
          <w14:ligatures w14:val="standardContextual"/>
        </w:rPr>
        <w:t>glucosaminidase</w:t>
      </w:r>
      <w:proofErr w:type="spellEnd"/>
      <w:r w:rsidRPr="00B63CCB">
        <w:rPr>
          <w:rFonts w:eastAsiaTheme="minorHAnsi"/>
          <w:kern w:val="2"/>
          <w14:ligatures w14:val="standardContextual"/>
        </w:rPr>
        <w:t xml:space="preserve"> activity, an enzyme which reflects tissue damage and is an indicator of inflammation in the udder;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w:t>
      </w:r>
    </w:p>
    <w:p w14:paraId="1EDEAD4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However, when stratified by type of virulence, the presence of each additional toxin gene for a NAS isolate was associated with a 0.024 increase in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(Naushad et al., 2019). Similarly, in a logistic regression with ordinal categories for IMI severity (low SCC, medium SCC, high SCC, and clinical mastitis), an overall increase in the number of VF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w:t>
      </w:r>
      <w:proofErr w:type="gramStart"/>
      <w:r w:rsidRPr="00B63CCB">
        <w:rPr>
          <w:rFonts w:eastAsiaTheme="minorHAnsi"/>
          <w:kern w:val="2"/>
          <w14:ligatures w14:val="standardContextual"/>
        </w:rPr>
        <w:t>in order to</w:t>
      </w:r>
      <w:proofErr w:type="gramEnd"/>
      <w:r w:rsidRPr="00B63CCB">
        <w:rPr>
          <w:rFonts w:eastAsiaTheme="minorHAnsi"/>
          <w:kern w:val="2"/>
          <w14:ligatures w14:val="standardContextual"/>
        </w:rPr>
        <w:t xml:space="preserve"> determine whether particular VF distributions had any association with SCC category or occurrence of clinical mastitis, but no clustering of isolates representing low SCC, medium SCC, or high SCC or clinical mastitis was identified. For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Pr="00B63CCB">
        <w:rPr>
          <w:rFonts w:eastAsiaTheme="minorHAnsi"/>
          <w:noProof/>
          <w:kern w:val="2"/>
          <w14:ligatures w14:val="standardContextual"/>
        </w:rPr>
        <w:t>(Persson Waller et al., 2023)</w:t>
      </w:r>
      <w:r w:rsidRPr="00B63CCB">
        <w:rPr>
          <w:rFonts w:eastAsiaTheme="minorHAnsi"/>
          <w:kern w:val="2"/>
          <w14:ligatures w14:val="standardContextual"/>
        </w:rPr>
        <w:t xml:space="preserve">. Additionally, isolates from low CMT quarters had higher number of evasion genes than those with high CMT, and the </w:t>
      </w:r>
      <w:proofErr w:type="spellStart"/>
      <w:r w:rsidRPr="00B63CCB">
        <w:rPr>
          <w:rFonts w:eastAsiaTheme="minorHAnsi"/>
          <w:i/>
          <w:iCs/>
          <w:kern w:val="2"/>
          <w14:ligatures w14:val="standardContextual"/>
        </w:rPr>
        <w:t>geh</w:t>
      </w:r>
      <w:proofErr w:type="spellEnd"/>
      <w:r w:rsidRPr="00B63CCB">
        <w:rPr>
          <w:rFonts w:eastAsiaTheme="minorHAnsi"/>
          <w:kern w:val="2"/>
          <w14:ligatures w14:val="standardContextual"/>
        </w:rPr>
        <w:t xml:space="preserve"> gene (encoding a lipase) specifically was associated with increased odds of having a low CMT </w:t>
      </w:r>
      <w:r w:rsidRPr="00B63CCB">
        <w:rPr>
          <w:rFonts w:eastAsiaTheme="minorHAnsi"/>
          <w:noProof/>
          <w:kern w:val="2"/>
          <w14:ligatures w14:val="standardContextual"/>
        </w:rPr>
        <w:t>(Persson Waller et al., 2023)</w:t>
      </w:r>
      <w:r w:rsidRPr="00B63CCB">
        <w:rPr>
          <w:rFonts w:eastAsiaTheme="minorHAnsi"/>
          <w:kern w:val="2"/>
          <w14:ligatures w14:val="standardContextual"/>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proofErr w:type="spellStart"/>
      <w:r w:rsidRPr="00B63CCB">
        <w:rPr>
          <w:rFonts w:eastAsiaTheme="minorHAnsi"/>
          <w:i/>
          <w:iCs/>
          <w:kern w:val="2"/>
          <w14:ligatures w14:val="standardContextual"/>
        </w:rPr>
        <w:t>geh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w:t>
      </w:r>
      <w:proofErr w:type="gramStart"/>
      <w:r w:rsidRPr="00B63CCB">
        <w:rPr>
          <w:rFonts w:eastAsiaTheme="minorHAnsi"/>
          <w:kern w:val="2"/>
          <w14:ligatures w14:val="standardContextual"/>
        </w:rPr>
        <w:t>is in contrast to</w:t>
      </w:r>
      <w:proofErr w:type="gramEnd"/>
      <w:r w:rsidRPr="00B63CCB">
        <w:rPr>
          <w:rFonts w:eastAsiaTheme="minorHAnsi"/>
          <w:kern w:val="2"/>
          <w14:ligatures w14:val="standardContextual"/>
        </w:rPr>
        <w:t xml:space="preserve"> Persson Waller et al. (2023) finding it consistently in isolates from IMI with less inflammation occurring. Persson Waller et al. (2023) also found that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were significantly associated with IMI that came from quarters with a lower CMT. This would be consistent with the unencapsulated staphylococci being better able to persist in the udder, as they may cause less of an inflammatory response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In contrast, the only 2 isolates carrying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in the current study were associated with a persistently high SCC IMI.</w:t>
      </w:r>
    </w:p>
    <w:p w14:paraId="5FAAE60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VF with the host’s immune system are complex.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t>
      </w:r>
      <w:proofErr w:type="gramStart"/>
      <w:r w:rsidRPr="00B63CCB">
        <w:rPr>
          <w:rFonts w:eastAsiaTheme="minorHAnsi"/>
          <w:kern w:val="2"/>
          <w14:ligatures w14:val="standardContextual"/>
        </w:rPr>
        <w:t>suggest</w:t>
      </w:r>
      <w:proofErr w:type="gramEnd"/>
      <w:r w:rsidRPr="00B63CCB">
        <w:rPr>
          <w:rFonts w:eastAsiaTheme="minorHAnsi"/>
          <w:kern w:val="2"/>
          <w14:ligatures w14:val="standardContextual"/>
        </w:rPr>
        <w:t xml:space="preserve"> it is likely that similar symptoms can be caused by several different combinations of virulence factors, rather than by any </w:t>
      </w:r>
      <w:proofErr w:type="gramStart"/>
      <w:r w:rsidRPr="00B63CCB">
        <w:rPr>
          <w:rFonts w:eastAsiaTheme="minorHAnsi"/>
          <w:kern w:val="2"/>
          <w14:ligatures w14:val="standardContextual"/>
        </w:rPr>
        <w:t>particular one</w:t>
      </w:r>
      <w:proofErr w:type="gramEnd"/>
      <w:r w:rsidRPr="00B63CCB">
        <w:rPr>
          <w:rFonts w:eastAsiaTheme="minorHAnsi"/>
          <w:kern w:val="2"/>
          <w14:ligatures w14:val="standardContextual"/>
        </w:rPr>
        <w:t xml:space="preserve"> alone. Similarly, the progression of disease may be determined by the interplay of various VF rather than just the presence of any specific virulence gene. Evidence in support of this was found in Naushad et al. (2019), where they analyzed the relationships between the patterns of VF associated with isolates from low, medium, and high SCC and clinical mastitis. They were able to demonstrate unique patterns of associations between VF for low SCC and CM isolates, with many distinct positive and negative association patterns for clinical mastitis </w:t>
      </w:r>
      <w:proofErr w:type="gramStart"/>
      <w:r w:rsidRPr="00B63CCB">
        <w:rPr>
          <w:rFonts w:eastAsiaTheme="minorHAnsi"/>
          <w:kern w:val="2"/>
          <w14:ligatures w14:val="standardContextual"/>
        </w:rPr>
        <w:t>isolates in particular</w:t>
      </w:r>
      <w:proofErr w:type="gramEnd"/>
      <w:r w:rsidRPr="00B63CCB">
        <w:rPr>
          <w:rFonts w:eastAsiaTheme="minorHAnsi"/>
          <w:kern w:val="2"/>
          <w14:ligatures w14:val="standardContextual"/>
        </w:rPr>
        <w:t xml:space="preserve">. </w:t>
      </w:r>
      <w:proofErr w:type="gramStart"/>
      <w:r w:rsidRPr="00B63CCB">
        <w:rPr>
          <w:rFonts w:eastAsiaTheme="minorHAnsi"/>
          <w:kern w:val="2"/>
          <w14:ligatures w14:val="standardContextual"/>
        </w:rPr>
        <w:t>In regards to</w:t>
      </w:r>
      <w:proofErr w:type="gramEnd"/>
      <w:r w:rsidRPr="00B63CCB">
        <w:rPr>
          <w:rFonts w:eastAsiaTheme="minorHAnsi"/>
          <w:kern w:val="2"/>
          <w14:ligatures w14:val="standardContextual"/>
        </w:rPr>
        <w:t xml:space="preserve">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concentration of lactoferrin in </w:t>
      </w:r>
      <w:proofErr w:type="spellStart"/>
      <w:r w:rsidRPr="00B63CCB">
        <w:rPr>
          <w:rFonts w:eastAsiaTheme="minorHAnsi"/>
          <w:kern w:val="2"/>
          <w14:ligatures w14:val="standardContextual"/>
        </w:rPr>
        <w:t>mastitic</w:t>
      </w:r>
      <w:proofErr w:type="spellEnd"/>
      <w:r w:rsidRPr="00B63CCB">
        <w:rPr>
          <w:rFonts w:eastAsiaTheme="minorHAnsi"/>
          <w:kern w:val="2"/>
          <w14:ligatures w14:val="standardContextual"/>
        </w:rPr>
        <w:t xml:space="preserve"> milk, which likely inhibits the ability of staphylococci to form biofilms in the udder (as summarized in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3A481EFF" w14:textId="14ED44D6" w:rsidR="00B63CCB" w:rsidRPr="00B63CCB" w:rsidRDefault="00B63CCB" w:rsidP="00B63CCB">
      <w:pPr>
        <w:spacing w:after="160" w:line="480" w:lineRule="auto"/>
        <w:ind w:firstLine="720"/>
        <w:contextualSpacing/>
        <w:jc w:val="both"/>
        <w:rPr>
          <w:rFonts w:eastAsiaTheme="minorHAnsi"/>
          <w:kern w:val="2"/>
          <w14:ligatures w14:val="standardContextual"/>
        </w:rPr>
      </w:pPr>
      <w:proofErr w:type="gramStart"/>
      <w:r w:rsidRPr="00B63CCB">
        <w:rPr>
          <w:rFonts w:eastAsiaTheme="minorHAnsi"/>
          <w:kern w:val="2"/>
          <w14:ligatures w14:val="standardContextual"/>
        </w:rPr>
        <w:t>Similar to</w:t>
      </w:r>
      <w:proofErr w:type="gramEnd"/>
      <w:r w:rsidRPr="00B63CCB">
        <w:rPr>
          <w:rFonts w:eastAsiaTheme="minorHAnsi"/>
          <w:kern w:val="2"/>
          <w14:ligatures w14:val="standardContextual"/>
        </w:rPr>
        <w:t xml:space="preserve"> </w:t>
      </w:r>
      <w:proofErr w:type="spellStart"/>
      <w:r w:rsidRPr="00B63CCB">
        <w:rPr>
          <w:rFonts w:eastAsiaTheme="minorHAnsi"/>
          <w:i/>
          <w:iCs/>
          <w:kern w:val="2"/>
          <w14:ligatures w14:val="standardContextual"/>
        </w:rPr>
        <w:t>blaZ</w:t>
      </w:r>
      <w:proofErr w:type="spellEnd"/>
      <w:r w:rsidRPr="00B63CCB">
        <w:rPr>
          <w:rFonts w:eastAsiaTheme="minorHAnsi"/>
          <w:kern w:val="2"/>
          <w14:ligatures w14:val="standardContextual"/>
        </w:rPr>
        <w:t xml:space="preserve">, the carriage of VF by isolates in the current study appears to be more a function of phylogeny than a predictor of clinical outcome. The cumulative number of VF identified belonging to the 5 ST with multiple isolates showed little to no variation; total number of VF identified per isolate was uniform for 3 of the 5 ST, 8 of 9 for another ST contained the same number of VF (with the remaining isolate differing by 1 VF), and the remaining ST ranged from 44-48 VF identified per isolate. In a visual assessment of the heat map of VF with isolates organized by ST (Figure </w:t>
      </w:r>
      <w:r w:rsidR="00235D6C">
        <w:rPr>
          <w:rFonts w:eastAsiaTheme="minorHAnsi"/>
          <w:kern w:val="2"/>
          <w14:ligatures w14:val="standardContextual"/>
        </w:rPr>
        <w:t>4.</w:t>
      </w:r>
      <w:r w:rsidRPr="00B63CCB">
        <w:rPr>
          <w:rFonts w:eastAsiaTheme="minorHAnsi"/>
          <w:kern w:val="2"/>
          <w14:ligatures w14:val="standardContextual"/>
        </w:rPr>
        <w:t xml:space="preserve">3), many of the limited differences in presence or absence of VF occurred at the ST level. The only isolates lacking </w:t>
      </w:r>
      <w:proofErr w:type="spellStart"/>
      <w:r w:rsidRPr="00B63CCB">
        <w:rPr>
          <w:rFonts w:eastAsiaTheme="minorHAnsi"/>
          <w:i/>
          <w:iCs/>
          <w:kern w:val="2"/>
          <w14:ligatures w14:val="standardContextual"/>
        </w:rPr>
        <w:t>fnbA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t>
      </w:r>
      <w:proofErr w:type="spellStart"/>
      <w:r w:rsidRPr="00B63CCB">
        <w:rPr>
          <w:rFonts w:eastAsiaTheme="minorHAnsi"/>
          <w:i/>
          <w:iCs/>
          <w:kern w:val="2"/>
          <w14:ligatures w14:val="standardContextual"/>
        </w:rPr>
        <w:t>fnbB</w:t>
      </w:r>
      <w:proofErr w:type="spellEnd"/>
      <w:r w:rsidRPr="00B63CCB">
        <w:rPr>
          <w:rFonts w:eastAsiaTheme="minorHAnsi"/>
          <w:kern w:val="2"/>
          <w14:ligatures w14:val="standardContextual"/>
        </w:rPr>
        <w:t xml:space="preserve">, and </w:t>
      </w:r>
      <w:proofErr w:type="spellStart"/>
      <w:r w:rsidRPr="00B63CCB">
        <w:rPr>
          <w:rFonts w:eastAsiaTheme="minorHAnsi"/>
          <w:i/>
          <w:iCs/>
          <w:kern w:val="2"/>
          <w14:ligatures w14:val="standardContextual"/>
        </w:rPr>
        <w:t>capN</w:t>
      </w:r>
      <w:proofErr w:type="spellEnd"/>
      <w:r w:rsidRPr="00B63CCB">
        <w:rPr>
          <w:rFonts w:eastAsiaTheme="minorHAnsi"/>
          <w:kern w:val="2"/>
          <w14:ligatures w14:val="standardContextual"/>
        </w:rPr>
        <w:t xml:space="preserve">, and possessing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capJ</w:t>
      </w:r>
      <w:proofErr w:type="spellEnd"/>
      <w:r w:rsidRPr="00B63CCB">
        <w:rPr>
          <w:rFonts w:eastAsiaTheme="minorHAnsi"/>
          <w:kern w:val="2"/>
          <w14:ligatures w14:val="standardContextual"/>
        </w:rPr>
        <w:t xml:space="preserve"> both belong to ST25. The only isolates possessing the staphylococcal exotoxin gene </w:t>
      </w:r>
      <w:r w:rsidRPr="00B63CCB">
        <w:rPr>
          <w:rFonts w:eastAsiaTheme="minorHAnsi"/>
          <w:i/>
          <w:iCs/>
          <w:kern w:val="2"/>
          <w14:ligatures w14:val="standardContextual"/>
        </w:rPr>
        <w:t xml:space="preserve">set21 </w:t>
      </w:r>
      <w:r w:rsidRPr="00B63CCB">
        <w:rPr>
          <w:rFonts w:eastAsiaTheme="minorHAnsi"/>
          <w:kern w:val="2"/>
          <w14:ligatures w14:val="standardContextual"/>
        </w:rPr>
        <w:t xml:space="preserve">were the 2 isolates in ST48. Two isolates of singleton ST (ST177 and ST136) which were not classified as a cluster but were grouped together 42% of the time in the phylogenetic analysis were the only 2 isolates positive for the staphylococcal exotoxin genes </w:t>
      </w:r>
      <w:r w:rsidRPr="00B63CCB">
        <w:rPr>
          <w:rFonts w:eastAsiaTheme="minorHAnsi"/>
          <w:i/>
          <w:iCs/>
          <w:kern w:val="2"/>
          <w14:ligatures w14:val="standardContextual"/>
        </w:rPr>
        <w:t xml:space="preserve">set10 </w:t>
      </w:r>
      <w:r w:rsidRPr="00B63CCB">
        <w:rPr>
          <w:rFonts w:eastAsiaTheme="minorHAnsi"/>
          <w:kern w:val="2"/>
          <w14:ligatures w14:val="standardContextual"/>
        </w:rPr>
        <w:t xml:space="preserve">and </w:t>
      </w:r>
      <w:r w:rsidRPr="00B63CCB">
        <w:rPr>
          <w:rFonts w:eastAsiaTheme="minorHAnsi"/>
          <w:i/>
          <w:iCs/>
          <w:kern w:val="2"/>
          <w14:ligatures w14:val="standardContextual"/>
        </w:rPr>
        <w:t>set24.</w:t>
      </w:r>
      <w:r w:rsidRPr="00B63CCB">
        <w:rPr>
          <w:rFonts w:eastAsiaTheme="minorHAnsi"/>
          <w:kern w:val="2"/>
          <w14:ligatures w14:val="standardContextual"/>
        </w:rPr>
        <w:t xml:space="preserve"> Support for an association between phylogeny and VF presence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was also found in Persson Waller et al. (2023).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phylogenetic grouping was </w:t>
      </w:r>
      <w:proofErr w:type="spellStart"/>
      <w:r w:rsidRPr="00B63CCB">
        <w:rPr>
          <w:rFonts w:eastAsiaTheme="minorHAnsi"/>
          <w:i/>
          <w:iCs/>
          <w:kern w:val="2"/>
          <w14:ligatures w14:val="standardContextual"/>
        </w:rPr>
        <w:t>atl</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(autolysin), which was present in clusters V, VI, VII but absent in II, III, and IV (Persson Waller et al., 2023). In the current study, </w:t>
      </w:r>
      <w:proofErr w:type="spellStart"/>
      <w:r w:rsidRPr="00B63CCB">
        <w:rPr>
          <w:rFonts w:eastAsiaTheme="minorHAnsi"/>
          <w:i/>
          <w:iCs/>
          <w:kern w:val="2"/>
          <w14:ligatures w14:val="standardContextual"/>
        </w:rPr>
        <w:t>atl</w:t>
      </w:r>
      <w:proofErr w:type="spellEnd"/>
      <w:r w:rsidRPr="00B63CCB">
        <w:rPr>
          <w:rFonts w:eastAsiaTheme="minorHAnsi"/>
          <w:kern w:val="2"/>
          <w14:ligatures w14:val="standardContextual"/>
        </w:rPr>
        <w:t xml:space="preserve"> was consistently found in all 30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When Naushad et al. (2019) applied various clustering approaches </w:t>
      </w:r>
      <w:proofErr w:type="gramStart"/>
      <w:r w:rsidRPr="00B63CCB">
        <w:rPr>
          <w:rFonts w:eastAsiaTheme="minorHAnsi"/>
          <w:kern w:val="2"/>
          <w14:ligatures w14:val="standardContextual"/>
        </w:rPr>
        <w:t>in order to</w:t>
      </w:r>
      <w:proofErr w:type="gramEnd"/>
      <w:r w:rsidRPr="00B63CCB">
        <w:rPr>
          <w:rFonts w:eastAsiaTheme="minorHAnsi"/>
          <w:kern w:val="2"/>
          <w14:ligatures w14:val="standardContextual"/>
        </w:rPr>
        <w:t xml:space="preserve">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 </w:t>
      </w:r>
    </w:p>
    <w:p w14:paraId="1186481A" w14:textId="7BD9DECC" w:rsidR="00BD27BC"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Our ability to explore if pattern and number of VF vary by ST in the current study was limited both by the relatively small number of isolates assigned to most ST identified, as well as complete uniformity in the number and type of VF carried by a particular ST. The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(30) in this study which were submitted for WGS was a function of financial constraint. Future studies with larger isolate collections, isolates collected from a greater number of farms, and the ability to sequence a larger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B63CCB">
        <w:rPr>
          <w:rFonts w:eastAsiaTheme="minorHAnsi"/>
          <w:i/>
          <w:iCs/>
          <w:kern w:val="2"/>
          <w14:ligatures w14:val="standardContextual"/>
        </w:rPr>
        <w:t xml:space="preserve">S. aureus </w:t>
      </w:r>
      <w:r w:rsidRPr="00B63CCB">
        <w:rPr>
          <w:rFonts w:eastAsiaTheme="minorHAnsi"/>
          <w:kern w:val="2"/>
          <w14:ligatures w14:val="standardContextual"/>
        </w:rPr>
        <w:t xml:space="preserve">causing bovine IMI or NAS which were isolated from humans. Until research elucidating the specific pathogenesis for VF identified in NAS isolates of bovine origin is carried out, we are left to infer that VF which are genetically </w:t>
      </w:r>
      <w:proofErr w:type="gramStart"/>
      <w:r w:rsidRPr="00B63CCB">
        <w:rPr>
          <w:rFonts w:eastAsiaTheme="minorHAnsi"/>
          <w:kern w:val="2"/>
          <w14:ligatures w14:val="standardContextual"/>
        </w:rPr>
        <w:t>similar to</w:t>
      </w:r>
      <w:proofErr w:type="gramEnd"/>
      <w:r w:rsidRPr="00B63CCB">
        <w:rPr>
          <w:rFonts w:eastAsiaTheme="minorHAnsi"/>
          <w:kern w:val="2"/>
          <w14:ligatures w14:val="standardContextual"/>
        </w:rPr>
        <w:t xml:space="preserve"> those that are better described in other populations of staphylococci are relevant in bovine IMI. The database compiled and distributed by Naushad et al. (2019) and used in the current study is an extremely valuable contribution to our </w:t>
      </w:r>
      <w:proofErr w:type="gramStart"/>
      <w:r w:rsidRPr="00B63CCB">
        <w:rPr>
          <w:rFonts w:eastAsiaTheme="minorHAnsi"/>
          <w:kern w:val="2"/>
          <w14:ligatures w14:val="standardContextual"/>
        </w:rPr>
        <w:t>field, and</w:t>
      </w:r>
      <w:proofErr w:type="gramEnd"/>
      <w:r w:rsidRPr="00B63CCB">
        <w:rPr>
          <w:rFonts w:eastAsiaTheme="minorHAnsi"/>
          <w:kern w:val="2"/>
          <w14:ligatures w14:val="standardContextual"/>
        </w:rPr>
        <w:t xml:space="preserve">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B63CCB">
        <w:rPr>
          <w:rFonts w:eastAsiaTheme="minorHAnsi"/>
          <w:i/>
          <w:iCs/>
          <w:kern w:val="2"/>
          <w14:ligatures w14:val="standardContextual"/>
        </w:rPr>
        <w:t>S. aureus</w:t>
      </w:r>
      <w:r w:rsidRPr="00B63CCB">
        <w:rPr>
          <w:rFonts w:eastAsiaTheme="minorHAnsi"/>
          <w:kern w:val="2"/>
          <w14:ligatures w14:val="standardContextual"/>
        </w:rPr>
        <w:t xml:space="preserve"> has shown that the expression level of the VF may influence disease outcome in mastitis </w:t>
      </w:r>
      <w:r w:rsidRPr="00B63CCB">
        <w:rPr>
          <w:rFonts w:eastAsiaTheme="minorHAnsi"/>
          <w:noProof/>
          <w:kern w:val="2"/>
          <w14:ligatures w14:val="standardContextual"/>
        </w:rPr>
        <w:t>(Le Maréchal et al., 2011)</w:t>
      </w:r>
      <w:r w:rsidRPr="00B63CCB">
        <w:rPr>
          <w:rFonts w:eastAsiaTheme="minorHAnsi"/>
          <w:kern w:val="2"/>
          <w14:ligatures w14:val="standardContextual"/>
        </w:rPr>
        <w:t xml:space="preserve">. Studies exploring gene expression by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while causing an IMI would elucidate its pathogenicity </w:t>
      </w:r>
      <w:r w:rsidRPr="00B63CCB">
        <w:rPr>
          <w:rFonts w:eastAsiaTheme="minorHAnsi"/>
          <w:i/>
          <w:iCs/>
          <w:kern w:val="2"/>
          <w14:ligatures w14:val="standardContextual"/>
        </w:rPr>
        <w:t>in vivo</w:t>
      </w:r>
      <w:r w:rsidRPr="00B63CCB">
        <w:rPr>
          <w:rFonts w:eastAsiaTheme="minorHAnsi"/>
          <w:kern w:val="2"/>
          <w14:ligatures w14:val="standardContextual"/>
        </w:rPr>
        <w:t>.</w:t>
      </w:r>
    </w:p>
    <w:p w14:paraId="42625EBD" w14:textId="48DFFA66" w:rsidR="00281DD4" w:rsidRPr="00F2586A" w:rsidRDefault="00281DD4" w:rsidP="00281DD4">
      <w:pPr>
        <w:pStyle w:val="ChapSub"/>
      </w:pPr>
      <w:bookmarkStart w:id="136" w:name="_Toc174382615"/>
      <w:r>
        <w:t>4</w:t>
      </w:r>
      <w:r w:rsidRPr="00F2586A">
        <w:t>.</w:t>
      </w:r>
      <w:r>
        <w:t>6</w:t>
      </w:r>
      <w:r w:rsidRPr="00F2586A">
        <w:t xml:space="preserve"> </w:t>
      </w:r>
      <w:r>
        <w:t>Conclusions</w:t>
      </w:r>
      <w:bookmarkEnd w:id="136"/>
    </w:p>
    <w:p w14:paraId="3A02FCB1" w14:textId="77777777" w:rsidR="00963B73" w:rsidRDefault="00963B73" w:rsidP="00963B73">
      <w:pPr>
        <w:spacing w:after="160" w:line="480" w:lineRule="auto"/>
        <w:ind w:firstLine="720"/>
        <w:contextualSpacing/>
        <w:jc w:val="both"/>
        <w:rPr>
          <w:rFonts w:eastAsiaTheme="minorHAnsi"/>
          <w:kern w:val="2"/>
          <w14:ligatures w14:val="standardContextual"/>
        </w:rPr>
      </w:pPr>
      <w:proofErr w:type="gramStart"/>
      <w:r w:rsidRPr="00963B73">
        <w:rPr>
          <w:rFonts w:eastAsiaTheme="minorHAnsi"/>
          <w:kern w:val="2"/>
          <w14:ligatures w14:val="standardContextual"/>
        </w:rPr>
        <w:t>Particular ST</w:t>
      </w:r>
      <w:proofErr w:type="gramEnd"/>
      <w:r w:rsidRPr="00963B73">
        <w:rPr>
          <w:rFonts w:eastAsiaTheme="minorHAnsi"/>
          <w:kern w:val="2"/>
          <w14:ligatures w14:val="standardContextual"/>
        </w:rPr>
        <w:t xml:space="preserve"> (as determined by MLST) of </w:t>
      </w:r>
      <w:r w:rsidRPr="00963B73">
        <w:rPr>
          <w:rFonts w:eastAsiaTheme="minorHAnsi"/>
          <w:i/>
          <w:iCs/>
          <w:kern w:val="2"/>
          <w14:ligatures w14:val="standardContextual"/>
        </w:rPr>
        <w:t>S. chromogenes</w:t>
      </w:r>
      <w:r w:rsidRPr="00963B73">
        <w:rPr>
          <w:rFonts w:eastAsiaTheme="minorHAnsi"/>
          <w:kern w:val="2"/>
          <w14:ligatures w14:val="standardContextual"/>
        </w:rPr>
        <w:t xml:space="preserve"> were not associated with persistently HIGH or LOW SCC IMI. Ten different MLST were identified among the 30 isolates, including 4 novel ST. Seven ST were identified in each SCC category, with 4 ST found in both, 3 unique to HIGH, and 3 unique to LOW. The most common ST were ST6 and ST176, with 18 isolates (60%) belonging to 1 of these 2 ST. The only ARG identified was </w:t>
      </w:r>
      <w:proofErr w:type="spellStart"/>
      <w:r w:rsidRPr="00963B73">
        <w:rPr>
          <w:rFonts w:eastAsiaTheme="minorHAnsi"/>
          <w:i/>
          <w:iCs/>
          <w:kern w:val="2"/>
          <w14:ligatures w14:val="standardContextual"/>
        </w:rPr>
        <w:t>blaZ</w:t>
      </w:r>
      <w:proofErr w:type="spellEnd"/>
      <w:r w:rsidRPr="00963B73">
        <w:rPr>
          <w:rFonts w:eastAsiaTheme="minorHAnsi"/>
          <w:i/>
          <w:iCs/>
          <w:kern w:val="2"/>
          <w14:ligatures w14:val="standardContextual"/>
        </w:rPr>
        <w:t xml:space="preserve">, </w:t>
      </w:r>
      <w:r w:rsidRPr="00963B73">
        <w:rPr>
          <w:rFonts w:eastAsiaTheme="minorHAnsi"/>
          <w:kern w:val="2"/>
          <w14:ligatures w14:val="standardContextual"/>
        </w:rPr>
        <w:t xml:space="preserve">encoding for resistance to penicillin (33.3% of isolates). Sixty-two unique VF were detected, with a median of 44 VF per isolate, and a range of 43-21. Neither overall number of VF nor </w:t>
      </w:r>
      <w:proofErr w:type="spellStart"/>
      <w:r w:rsidRPr="00963B73">
        <w:rPr>
          <w:rFonts w:eastAsiaTheme="minorHAnsi"/>
          <w:i/>
          <w:iCs/>
          <w:kern w:val="2"/>
          <w14:ligatures w14:val="standardContextual"/>
        </w:rPr>
        <w:t>blaZ</w:t>
      </w:r>
      <w:proofErr w:type="spellEnd"/>
      <w:r w:rsidRPr="00963B73">
        <w:rPr>
          <w:rFonts w:eastAsiaTheme="minorHAnsi"/>
          <w:kern w:val="2"/>
          <w14:ligatures w14:val="standardContextual"/>
        </w:rPr>
        <w:t xml:space="preserve"> carriage was found to be a significant predictor of SCC category. </w:t>
      </w:r>
      <w:proofErr w:type="spellStart"/>
      <w:r w:rsidRPr="00963B73">
        <w:rPr>
          <w:rFonts w:eastAsiaTheme="minorHAnsi"/>
          <w:i/>
          <w:iCs/>
          <w:kern w:val="2"/>
          <w14:ligatures w14:val="standardContextual"/>
        </w:rPr>
        <w:t>blaZ</w:t>
      </w:r>
      <w:proofErr w:type="spellEnd"/>
      <w:r w:rsidRPr="00963B73">
        <w:rPr>
          <w:rFonts w:eastAsiaTheme="minorHAnsi"/>
          <w:kern w:val="2"/>
          <w14:ligatures w14:val="standardContextual"/>
        </w:rPr>
        <w:t xml:space="preserve"> carriage, number and type of VF appears to be a function of ST for </w:t>
      </w:r>
      <w:r w:rsidRPr="00963B73">
        <w:rPr>
          <w:rFonts w:eastAsiaTheme="minorHAnsi"/>
          <w:i/>
          <w:iCs/>
          <w:kern w:val="2"/>
          <w14:ligatures w14:val="standardContextual"/>
        </w:rPr>
        <w:t>S. chromogenes</w:t>
      </w:r>
      <w:r w:rsidRPr="00963B73">
        <w:rPr>
          <w:rFonts w:eastAsiaTheme="minorHAnsi"/>
          <w:kern w:val="2"/>
          <w14:ligatures w14:val="standardContextual"/>
        </w:rPr>
        <w:t>, but more research is needed to confirm these findings.</w:t>
      </w:r>
    </w:p>
    <w:p w14:paraId="7405D5D5" w14:textId="458966F6" w:rsidR="00D45915" w:rsidRDefault="00D45915" w:rsidP="00D45915">
      <w:pPr>
        <w:pStyle w:val="ChapSub"/>
      </w:pPr>
      <w:bookmarkStart w:id="137" w:name="_Toc174382616"/>
      <w:r>
        <w:t>4</w:t>
      </w:r>
      <w:r w:rsidRPr="00F2586A">
        <w:t>.</w:t>
      </w:r>
      <w:r>
        <w:t>7</w:t>
      </w:r>
      <w:r w:rsidRPr="00F2586A">
        <w:t xml:space="preserve"> </w:t>
      </w:r>
      <w:r>
        <w:t>Notes</w:t>
      </w:r>
      <w:bookmarkEnd w:id="137"/>
    </w:p>
    <w:p w14:paraId="57E2F202" w14:textId="0232F46A" w:rsidR="00844C24" w:rsidRPr="00E804E5" w:rsidRDefault="00844C24" w:rsidP="00E804E5">
      <w:pPr>
        <w:pStyle w:val="BodyText2"/>
        <w:ind w:firstLine="720"/>
        <w:jc w:val="both"/>
      </w:pPr>
      <w:r w:rsidRPr="00E804E5">
        <w:t xml:space="preserve">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Supplemental data is available at https://zenodo.org/records/13255274.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 Caitlin Jeffrey conceptualized the study, acquired funding, coordinated farm recruitment and sampling, conducted on-farm sample collection, completed work associated with strain-typing (RAPD and MLST), managed and curated the data, conducted the data analysis, prepared data visualizations and presentation, and wrote the original draft. Ashma </w:t>
      </w:r>
      <w:proofErr w:type="spellStart"/>
      <w:r w:rsidRPr="00E804E5">
        <w:t>Chakrawarti</w:t>
      </w:r>
      <w:proofErr w:type="spellEnd"/>
      <w:r w:rsidRPr="00E804E5">
        <w:t xml:space="preserve"> identified antimicrobial resistance genes and virulence factors from assembled genomes. Pamela Adkins conducted </w:t>
      </w:r>
      <w:proofErr w:type="gramStart"/>
      <w:r w:rsidRPr="00E804E5">
        <w:t>isolate</w:t>
      </w:r>
      <w:proofErr w:type="gramEnd"/>
      <w:r w:rsidRPr="00E804E5">
        <w:t xml:space="preserve"> species identification by MALDI-TOF, completed comparative analysis of RAPD types using </w:t>
      </w:r>
      <w:proofErr w:type="spellStart"/>
      <w:r w:rsidRPr="00E804E5">
        <w:t>BioNumerics</w:t>
      </w:r>
      <w:proofErr w:type="spellEnd"/>
      <w:r w:rsidRPr="00E804E5">
        <w:t xml:space="preserve"> Software, and reviewed and edited the manuscript. John Barlow conceptualized the study, acquired funding, supervised the research, conducted on-farm sample collection, and reviewed and edited the manuscript. The authors have not stated any conflicts of interest.</w:t>
      </w:r>
    </w:p>
    <w:p w14:paraId="6A41A939" w14:textId="77777777" w:rsidR="00D45915" w:rsidRPr="00963B73" w:rsidRDefault="00D45915" w:rsidP="00963B73">
      <w:pPr>
        <w:spacing w:after="160" w:line="480" w:lineRule="auto"/>
        <w:ind w:firstLine="720"/>
        <w:contextualSpacing/>
        <w:jc w:val="both"/>
        <w:rPr>
          <w:rFonts w:eastAsiaTheme="minorHAnsi"/>
          <w:kern w:val="2"/>
          <w14:ligatures w14:val="standardContextual"/>
        </w:rPr>
      </w:pPr>
    </w:p>
    <w:p w14:paraId="0307194D" w14:textId="77777777" w:rsidR="00281DD4" w:rsidRPr="009F3D2D" w:rsidRDefault="00281DD4" w:rsidP="00B63CCB">
      <w:pPr>
        <w:spacing w:after="160" w:line="480" w:lineRule="auto"/>
        <w:ind w:firstLine="720"/>
        <w:contextualSpacing/>
        <w:jc w:val="both"/>
        <w:rPr>
          <w:rFonts w:eastAsiaTheme="minorHAnsi"/>
          <w:kern w:val="2"/>
          <w14:ligatures w14:val="standardContextual"/>
        </w:rPr>
      </w:pPr>
    </w:p>
    <w:p w14:paraId="5DBC41CD" w14:textId="77777777" w:rsidR="009F3D2D" w:rsidRDefault="009F3D2D" w:rsidP="0066190A">
      <w:pPr>
        <w:pStyle w:val="ChapSubSub"/>
      </w:pPr>
    </w:p>
    <w:p w14:paraId="1E096EB8" w14:textId="522EE22D" w:rsidR="00446CD3" w:rsidRDefault="00446CD3">
      <w:pPr>
        <w:rPr>
          <w:rFonts w:eastAsiaTheme="minorHAnsi"/>
          <w:kern w:val="2"/>
          <w14:ligatures w14:val="standardContextual"/>
        </w:rPr>
      </w:pPr>
      <w:r>
        <w:rPr>
          <w:rFonts w:eastAsiaTheme="minorHAnsi"/>
          <w:kern w:val="2"/>
          <w14:ligatures w14:val="standardContextual"/>
        </w:rPr>
        <w:br w:type="page"/>
      </w:r>
    </w:p>
    <w:p w14:paraId="021D1902" w14:textId="3D22C301" w:rsidR="0013729C" w:rsidRPr="00CE67C9" w:rsidRDefault="008F1D68" w:rsidP="0013729C">
      <w:pPr>
        <w:pStyle w:val="ChapSub"/>
      </w:pPr>
      <w:bookmarkStart w:id="138" w:name="_Toc174382617"/>
      <w:r>
        <w:t>4</w:t>
      </w:r>
      <w:r w:rsidR="0013729C" w:rsidRPr="00B76322">
        <w:t>.</w:t>
      </w:r>
      <w:r w:rsidR="00446CD3">
        <w:t>8</w:t>
      </w:r>
      <w:r w:rsidR="0013729C" w:rsidRPr="00B76322">
        <w:t xml:space="preserve"> References</w:t>
      </w:r>
      <w:bookmarkEnd w:id="138"/>
    </w:p>
    <w:p w14:paraId="7549C578" w14:textId="77777777" w:rsidR="005D20E2" w:rsidRPr="00F3536A" w:rsidRDefault="005D20E2" w:rsidP="005D20E2">
      <w:pPr>
        <w:pStyle w:val="EndNoteBibliography"/>
        <w:spacing w:after="360"/>
        <w:jc w:val="both"/>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2A298F7F" w14:textId="77777777" w:rsidR="005D20E2" w:rsidRPr="00F3536A" w:rsidRDefault="005D20E2" w:rsidP="005D20E2">
      <w:pPr>
        <w:pStyle w:val="EndNoteBibliography"/>
        <w:spacing w:after="360"/>
        <w:jc w:val="both"/>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1772BB34" w14:textId="77777777" w:rsidR="005D20E2" w:rsidRPr="00F3536A" w:rsidRDefault="005D20E2" w:rsidP="005D20E2">
      <w:pPr>
        <w:pStyle w:val="EndNoteBibliography"/>
        <w:spacing w:after="360"/>
        <w:jc w:val="both"/>
      </w:pPr>
      <w:r w:rsidRPr="00F3536A">
        <w:t>Åvall-Jääskeläinen, S., J. Koort, H. Simojoki, and S. Taponen. 2013. Bovine-associated CNS species resist phagocytosis differently. BMC Veterinary Research 9(1):227.</w:t>
      </w:r>
    </w:p>
    <w:p w14:paraId="278478FB" w14:textId="77777777" w:rsidR="005D20E2" w:rsidRPr="00F3536A" w:rsidRDefault="005D20E2" w:rsidP="005D20E2">
      <w:pPr>
        <w:pStyle w:val="EndNoteBibliography"/>
        <w:spacing w:after="360"/>
        <w:jc w:val="both"/>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20220CC7" w14:textId="77777777" w:rsidR="005D20E2" w:rsidRPr="00F3536A" w:rsidRDefault="005D20E2" w:rsidP="005D20E2">
      <w:pPr>
        <w:pStyle w:val="EndNoteBibliography"/>
        <w:spacing w:after="360"/>
        <w:jc w:val="both"/>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5550EEBB" w14:textId="77777777" w:rsidR="005D20E2" w:rsidRPr="00F3536A" w:rsidRDefault="005D20E2" w:rsidP="005D20E2">
      <w:pPr>
        <w:pStyle w:val="EndNoteBibliography"/>
        <w:spacing w:after="360"/>
        <w:jc w:val="both"/>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CE35DDE" w14:textId="77777777" w:rsidR="005D20E2" w:rsidRPr="00F3536A" w:rsidRDefault="005D20E2" w:rsidP="005D20E2">
      <w:pPr>
        <w:pStyle w:val="EndNoteBibliography"/>
        <w:spacing w:after="360"/>
        <w:jc w:val="both"/>
      </w:pPr>
      <w:r w:rsidRPr="00F3536A">
        <w:t>Bolger, A. M., M. Lohse, and B. Usadel. 2014. Trimmomatic: a flexible trimmer for Illumina sequence data. Bioinformatics 30(15):2114-2120.</w:t>
      </w:r>
    </w:p>
    <w:p w14:paraId="5994D0A2" w14:textId="77777777" w:rsidR="005D20E2" w:rsidRPr="00F3536A" w:rsidRDefault="005D20E2" w:rsidP="005D20E2">
      <w:pPr>
        <w:pStyle w:val="EndNoteBibliography"/>
        <w:spacing w:after="360"/>
        <w:jc w:val="both"/>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D14BF87" w14:textId="77777777" w:rsidR="005D20E2" w:rsidRPr="00F3536A" w:rsidRDefault="005D20E2" w:rsidP="005D20E2">
      <w:pPr>
        <w:pStyle w:val="EndNoteBibliography"/>
        <w:spacing w:after="360"/>
        <w:jc w:val="both"/>
      </w:pPr>
      <w:r w:rsidRPr="00F3536A">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60046E5D" w14:textId="77777777" w:rsidR="005D20E2" w:rsidRPr="00F3536A" w:rsidRDefault="005D20E2" w:rsidP="005D20E2">
      <w:pPr>
        <w:pStyle w:val="EndNoteBibliography"/>
        <w:spacing w:after="360"/>
        <w:jc w:val="both"/>
      </w:pPr>
      <w:r w:rsidRPr="00F3536A">
        <w:t>Breyne, K., S. De Vliegher, A. De Visscher, S. Piepers, and E. Meyer. 2015. Technical note: a pilot study using a mouse mastitis model to study differences between bovine associated coagulase-negative staphylococci. J Dairy Sci 98(2):1090-1100.</w:t>
      </w:r>
    </w:p>
    <w:p w14:paraId="250ADB33" w14:textId="77777777" w:rsidR="005D20E2" w:rsidRPr="00F3536A" w:rsidRDefault="005D20E2" w:rsidP="005D20E2">
      <w:pPr>
        <w:pStyle w:val="EndNoteBibliography"/>
        <w:spacing w:after="360"/>
        <w:jc w:val="both"/>
      </w:pPr>
      <w:r w:rsidRPr="00F3536A">
        <w:t>Camacho, C., G. Coulouris, V. Avagyan, N. Ma, J. Papadopoulos, K. Bealer, and T. L. Madden. 2009. BLAST+: architecture and applications. BMC Bioinformatics 10(1):421.</w:t>
      </w:r>
    </w:p>
    <w:p w14:paraId="2C87FF35" w14:textId="77777777" w:rsidR="005D20E2" w:rsidRPr="00F3536A" w:rsidRDefault="005D20E2" w:rsidP="005D20E2">
      <w:pPr>
        <w:pStyle w:val="EndNoteBibliography"/>
        <w:spacing w:after="360"/>
        <w:jc w:val="both"/>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78565942" w14:textId="77777777" w:rsidR="005D20E2" w:rsidRPr="00F3536A" w:rsidRDefault="005D20E2" w:rsidP="005D20E2">
      <w:pPr>
        <w:pStyle w:val="EndNoteBibliography"/>
        <w:spacing w:after="360"/>
        <w:jc w:val="both"/>
      </w:pPr>
      <w:r w:rsidRPr="00F3536A">
        <w:t>Chen, L., D. Zheng, B. Liu, J. Yang, and Q. Jin. 2016. VFDB 2016: hierarchical and refined dataset for big data analysis—10 years on. Nucleic Acids Research 44(D1):D694-D697.</w:t>
      </w:r>
    </w:p>
    <w:p w14:paraId="23AB4458" w14:textId="77777777" w:rsidR="005D20E2" w:rsidRPr="00F3536A" w:rsidRDefault="005D20E2" w:rsidP="005D20E2">
      <w:pPr>
        <w:pStyle w:val="EndNoteBibliography"/>
        <w:spacing w:after="360"/>
        <w:jc w:val="both"/>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C69B81C" w14:textId="77777777" w:rsidR="005D20E2" w:rsidRPr="00F3536A" w:rsidRDefault="005D20E2" w:rsidP="005D20E2">
      <w:pPr>
        <w:pStyle w:val="EndNoteBibliography"/>
        <w:spacing w:after="360"/>
        <w:jc w:val="both"/>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7EC909B2" w14:textId="77777777" w:rsidR="005D20E2" w:rsidRPr="00F3536A" w:rsidRDefault="005D20E2" w:rsidP="005D20E2">
      <w:pPr>
        <w:pStyle w:val="EndNoteBibliography"/>
        <w:spacing w:after="360"/>
        <w:jc w:val="both"/>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0185F7DD" w14:textId="77777777" w:rsidR="005D20E2" w:rsidRPr="00F3536A" w:rsidRDefault="005D20E2" w:rsidP="005D20E2">
      <w:pPr>
        <w:pStyle w:val="EndNoteBibliography"/>
        <w:spacing w:after="360"/>
        <w:jc w:val="both"/>
      </w:pPr>
      <w:r w:rsidRPr="00F3536A">
        <w:t>De Visscher, A., S. Piepers, F. Haesebrouck, and S. De Vliegher. 2016. Intramammary infection with coagulase-negative staphylococci at parturition: Species-specific prevalence, risk factors, and effect on udder health. J Dairy Sci 99(8):6457-6469.</w:t>
      </w:r>
    </w:p>
    <w:p w14:paraId="0B82990D" w14:textId="77777777" w:rsidR="005D20E2" w:rsidRPr="00F3536A" w:rsidRDefault="005D20E2" w:rsidP="005D20E2">
      <w:pPr>
        <w:pStyle w:val="EndNoteBibliography"/>
        <w:spacing w:after="360"/>
        <w:jc w:val="both"/>
      </w:pPr>
      <w:r w:rsidRPr="00F3536A">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2C36514E" w14:textId="77777777" w:rsidR="005D20E2" w:rsidRPr="00F3536A" w:rsidRDefault="005D20E2" w:rsidP="005D20E2">
      <w:pPr>
        <w:pStyle w:val="EndNoteBibliography"/>
        <w:spacing w:after="360"/>
        <w:jc w:val="both"/>
      </w:pPr>
      <w:r w:rsidRPr="00F3536A">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3AD9EA8D" w14:textId="77777777" w:rsidR="005D20E2" w:rsidRPr="00F3536A" w:rsidRDefault="005D20E2" w:rsidP="005D20E2">
      <w:pPr>
        <w:pStyle w:val="EndNoteBibliography"/>
        <w:spacing w:after="360"/>
        <w:jc w:val="both"/>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5507F0CF" w14:textId="77777777" w:rsidR="005D20E2" w:rsidRPr="00F3536A" w:rsidRDefault="005D20E2" w:rsidP="005D20E2">
      <w:pPr>
        <w:pStyle w:val="EndNoteBibliography"/>
        <w:spacing w:after="360"/>
        <w:jc w:val="both"/>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2CAE2598" w14:textId="77777777" w:rsidR="005D20E2" w:rsidRPr="00F3536A" w:rsidRDefault="005D20E2" w:rsidP="005D20E2">
      <w:pPr>
        <w:pStyle w:val="EndNoteBibliography"/>
        <w:spacing w:after="360"/>
        <w:jc w:val="both"/>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2FE4FD61" w14:textId="77777777" w:rsidR="005D20E2" w:rsidRPr="00F3536A" w:rsidRDefault="005D20E2" w:rsidP="005D20E2">
      <w:pPr>
        <w:pStyle w:val="EndNoteBibliography"/>
        <w:spacing w:after="360"/>
        <w:jc w:val="both"/>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7ED93ED0" w14:textId="77777777" w:rsidR="005D20E2" w:rsidRPr="00F3536A" w:rsidRDefault="005D20E2" w:rsidP="005D20E2">
      <w:pPr>
        <w:pStyle w:val="EndNoteBibliography"/>
        <w:spacing w:after="360"/>
        <w:jc w:val="both"/>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6F4BA3D3" w14:textId="77777777" w:rsidR="005D20E2" w:rsidRPr="00F3536A" w:rsidRDefault="005D20E2" w:rsidP="005D20E2">
      <w:pPr>
        <w:pStyle w:val="EndNoteBibliography"/>
        <w:spacing w:after="360"/>
        <w:jc w:val="both"/>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43D8D601" w14:textId="77777777" w:rsidR="005D20E2" w:rsidRPr="00F3536A" w:rsidRDefault="005D20E2" w:rsidP="005D20E2">
      <w:pPr>
        <w:pStyle w:val="EndNoteBibliography"/>
        <w:spacing w:after="360"/>
        <w:jc w:val="both"/>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7096C40B" w14:textId="77777777" w:rsidR="005D20E2" w:rsidRPr="00F3536A" w:rsidRDefault="005D20E2" w:rsidP="005D20E2">
      <w:pPr>
        <w:pStyle w:val="EndNoteBibliography"/>
        <w:spacing w:after="360"/>
        <w:jc w:val="both"/>
      </w:pPr>
      <w:r w:rsidRPr="00F3536A">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62EBD879" w14:textId="77777777" w:rsidR="005D20E2" w:rsidRPr="00F3536A" w:rsidRDefault="005D20E2" w:rsidP="005D20E2">
      <w:pPr>
        <w:pStyle w:val="EndNoteBibliography"/>
        <w:spacing w:after="360"/>
        <w:jc w:val="both"/>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0CDC8B2D" w14:textId="77777777" w:rsidR="005D20E2" w:rsidRPr="00F3536A" w:rsidRDefault="005D20E2" w:rsidP="005D20E2">
      <w:pPr>
        <w:pStyle w:val="EndNoteBibliography"/>
        <w:spacing w:after="360"/>
        <w:jc w:val="both"/>
      </w:pPr>
      <w:r w:rsidRPr="00F3536A">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03D4026F" w14:textId="77777777" w:rsidR="005D20E2" w:rsidRPr="00F3536A" w:rsidRDefault="005D20E2" w:rsidP="005D20E2">
      <w:pPr>
        <w:pStyle w:val="EndNoteBibliography"/>
        <w:spacing w:after="360"/>
        <w:jc w:val="both"/>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776E21EE" w14:textId="77777777" w:rsidR="005D20E2" w:rsidRPr="00F3536A" w:rsidRDefault="005D20E2" w:rsidP="005D20E2">
      <w:pPr>
        <w:pStyle w:val="EndNoteBibliography"/>
        <w:spacing w:after="360"/>
        <w:jc w:val="both"/>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57189DD9" w14:textId="77777777" w:rsidR="005D20E2" w:rsidRPr="00F3536A" w:rsidRDefault="005D20E2" w:rsidP="005D20E2">
      <w:pPr>
        <w:pStyle w:val="EndNoteBibliography"/>
        <w:spacing w:after="360"/>
        <w:jc w:val="both"/>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666C675F" w14:textId="77777777" w:rsidR="005D20E2" w:rsidRPr="00F3536A" w:rsidRDefault="005D20E2" w:rsidP="005D20E2">
      <w:pPr>
        <w:pStyle w:val="EndNoteBibliography"/>
        <w:spacing w:after="360"/>
        <w:jc w:val="both"/>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67C683AC" w14:textId="77777777" w:rsidR="005D20E2" w:rsidRDefault="005D20E2" w:rsidP="005D20E2">
      <w:pPr>
        <w:pStyle w:val="EndNoteBibliography"/>
        <w:spacing w:after="360"/>
        <w:jc w:val="both"/>
      </w:pPr>
      <w:r w:rsidRPr="00F3536A">
        <w:t>Jeffrey, C. E., T. Andrews, S. M. Godden, D. A. Neher, and J. W. Barlow. 2024. Relationship Between Facility Type and Bulk Tank Milk Bacteriology, Udder Health, Udder Hygiene, and Milk Production on Vermont Organic Dairy Farms. J. Dairy Sci.</w:t>
      </w:r>
    </w:p>
    <w:p w14:paraId="45B6475C" w14:textId="77777777" w:rsidR="005D20E2" w:rsidRPr="00F3536A" w:rsidRDefault="005D20E2" w:rsidP="005D20E2">
      <w:pPr>
        <w:pStyle w:val="EndNoteBibliography"/>
        <w:spacing w:after="360"/>
        <w:jc w:val="both"/>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CDC6125" w14:textId="77777777" w:rsidR="005D20E2" w:rsidRPr="00F3536A" w:rsidRDefault="005D20E2" w:rsidP="005D20E2">
      <w:pPr>
        <w:pStyle w:val="EndNoteBibliography"/>
        <w:spacing w:after="360"/>
        <w:jc w:val="both"/>
      </w:pPr>
      <w:r w:rsidRPr="00F3536A">
        <w:t>Kim, S. J., D. C. Moon, S. C. Park, H. Y. Kang, S. H. Na, and S. K. Lim. 2019. Antimicrobial resistance and genetic characterization of coagulase-negative staphylococci from bovine mastitis milk samples in Korea. J Dairy Sci 102(12):11439-11448.</w:t>
      </w:r>
    </w:p>
    <w:p w14:paraId="2D87C8A5" w14:textId="77777777" w:rsidR="005D20E2" w:rsidRPr="00F3536A" w:rsidRDefault="005D20E2" w:rsidP="005D20E2">
      <w:pPr>
        <w:pStyle w:val="EndNoteBibliography"/>
        <w:spacing w:after="360"/>
        <w:jc w:val="both"/>
      </w:pPr>
      <w:r w:rsidRPr="00F3536A">
        <w:t>Kumar, S., G. Stecher, M. Li, C. Knyaz, and K. Tamura. 2018. MEGA X: Molecular Evolutionary Genetics Analysis across Computing Platforms. Mol Biol Evol 35(6):1547-1549.</w:t>
      </w:r>
    </w:p>
    <w:p w14:paraId="4D2933B0" w14:textId="77777777" w:rsidR="005D20E2" w:rsidRPr="00F3536A" w:rsidRDefault="005D20E2" w:rsidP="005D20E2">
      <w:pPr>
        <w:pStyle w:val="EndNoteBibliography"/>
        <w:spacing w:after="360"/>
        <w:jc w:val="both"/>
      </w:pPr>
      <w:r w:rsidRPr="00F3536A">
        <w:t>Langmead, B. and S. L. Salzberg. 2012. Fast gapped-read alignment with Bowtie 2. Nature Methods 9(4):357-359.</w:t>
      </w:r>
    </w:p>
    <w:p w14:paraId="40B0C74C" w14:textId="77777777" w:rsidR="005D20E2" w:rsidRPr="00F3536A" w:rsidRDefault="005D20E2" w:rsidP="005D20E2">
      <w:pPr>
        <w:pStyle w:val="EndNoteBibliography"/>
        <w:spacing w:after="360"/>
        <w:jc w:val="both"/>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58DA78B6" w14:textId="77777777" w:rsidR="005D20E2" w:rsidRPr="00F3536A" w:rsidRDefault="005D20E2" w:rsidP="005D20E2">
      <w:pPr>
        <w:pStyle w:val="EndNoteBibliography"/>
        <w:spacing w:after="360"/>
        <w:jc w:val="both"/>
      </w:pPr>
      <w:r w:rsidRPr="00F3536A">
        <w:t>Li, H., B. Handsaker, A. Wysoker, T. Fennell, J. Ruan, N. Homer, G. Marth, G. Abecasis, and R. Durbin. 2009. The Sequence Alignment/Map format and SAMtools. Bioinformatics 25(16):2078-2079.</w:t>
      </w:r>
    </w:p>
    <w:p w14:paraId="5055D09B" w14:textId="77777777" w:rsidR="005D20E2" w:rsidRPr="00F3536A" w:rsidRDefault="005D20E2" w:rsidP="005D20E2">
      <w:pPr>
        <w:pStyle w:val="EndNoteBibliography"/>
        <w:spacing w:after="360"/>
        <w:jc w:val="both"/>
      </w:pPr>
      <w:r w:rsidRPr="00F3536A">
        <w:t>Mork, T., H. J. Jorgensen, M. Sunde, B. Kvitle, S. Sviland, S. Waage, and T. Tollersrud. 2012. Persistence of staphylococcal species and genotypes in the bovine udder. Vet Microbiol 159(1-2):171-180.</w:t>
      </w:r>
    </w:p>
    <w:p w14:paraId="0730B922" w14:textId="77777777" w:rsidR="005D20E2" w:rsidRPr="00F3536A" w:rsidRDefault="005D20E2" w:rsidP="005D20E2">
      <w:pPr>
        <w:pStyle w:val="EndNoteBibliography"/>
        <w:spacing w:after="360"/>
        <w:jc w:val="both"/>
      </w:pPr>
      <w:r w:rsidRPr="00F3536A">
        <w:t>National Mastitis Council. 2017. Laboratory Handbook on Bovine Mastitis. Third ed. National Mastitis Council, Inc., New Prague, MI.</w:t>
      </w:r>
    </w:p>
    <w:p w14:paraId="733AF343" w14:textId="77777777" w:rsidR="005D20E2" w:rsidRPr="00F3536A" w:rsidRDefault="005D20E2" w:rsidP="005D20E2">
      <w:pPr>
        <w:pStyle w:val="EndNoteBibliography"/>
        <w:spacing w:after="360"/>
        <w:jc w:val="both"/>
      </w:pPr>
      <w:r w:rsidRPr="00F3536A">
        <w:t>Naushad, S., S. A. Naqvi, D. Nobrega, C. Luby, P. Kastelic John, W. Barkema Herman, and J. De Buck. 2019. Comprehensive Virulence Gene Profiling of Bovine Non-</w:t>
      </w:r>
      <w:r w:rsidRPr="005861C6">
        <w:rPr>
          <w:i/>
        </w:rPr>
        <w:t>aureus</w:t>
      </w:r>
      <w:r w:rsidRPr="00F3536A">
        <w:t xml:space="preserve"> Staphylococci Based on Whole-Genome Sequencing Data. mSystems 4(2):10.1128/msystems.00098-00018.</w:t>
      </w:r>
    </w:p>
    <w:p w14:paraId="37934E19" w14:textId="77777777" w:rsidR="005D20E2" w:rsidRPr="00F3536A" w:rsidRDefault="005D20E2" w:rsidP="005D20E2">
      <w:pPr>
        <w:pStyle w:val="EndNoteBibliography"/>
        <w:spacing w:after="360"/>
        <w:jc w:val="both"/>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2927D932" w14:textId="77777777" w:rsidR="005D20E2" w:rsidRPr="00F3536A" w:rsidRDefault="005D20E2" w:rsidP="005D20E2">
      <w:pPr>
        <w:pStyle w:val="EndNoteBibliography"/>
        <w:spacing w:after="360"/>
        <w:jc w:val="both"/>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8C40AE8" w14:textId="77777777" w:rsidR="005D20E2" w:rsidRPr="00F3536A" w:rsidRDefault="005D20E2" w:rsidP="005D20E2">
      <w:pPr>
        <w:pStyle w:val="EndNoteBibliography"/>
        <w:spacing w:after="360"/>
        <w:jc w:val="both"/>
      </w:pPr>
      <w:r w:rsidRPr="00F3536A">
        <w:t>Payne, R. E., M. D. Lee, D. W. Dreesen, and H. M. Barnhart. 1999. Molecular epidemiology of Campylobacter jejuni in broiler flocks using randomly amplified polymorphic DNA-PCR and 23S rRNA-PCR and role of litter in its transmission. Appl Environ Microbiol 65(1):260-263.</w:t>
      </w:r>
    </w:p>
    <w:p w14:paraId="13E36BE2" w14:textId="77777777" w:rsidR="005D20E2" w:rsidRPr="00F3536A" w:rsidRDefault="005D20E2" w:rsidP="005D20E2">
      <w:pPr>
        <w:pStyle w:val="EndNoteBibliography"/>
        <w:spacing w:after="360"/>
        <w:jc w:val="both"/>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6AE6B7C" w14:textId="77777777" w:rsidR="005D20E2" w:rsidRPr="00F3536A" w:rsidRDefault="005D20E2" w:rsidP="005D20E2">
      <w:pPr>
        <w:pStyle w:val="EndNoteBibliography"/>
        <w:spacing w:after="360"/>
        <w:jc w:val="both"/>
      </w:pPr>
      <w:r w:rsidRPr="00F3536A">
        <w:t>Persson Waller, K., A. Aspán, A. Nyman, Y. Persson, and U. Grönlund Andersson. 2011. CNS species and antimicrobial resistance in clinical and subclinical bovine mastitis. Veterinary Microbiology 152(1-2):112-116.</w:t>
      </w:r>
    </w:p>
    <w:p w14:paraId="3C5E383B" w14:textId="77777777" w:rsidR="005D20E2" w:rsidRPr="00F3536A" w:rsidRDefault="005D20E2" w:rsidP="005D20E2">
      <w:pPr>
        <w:pStyle w:val="EndNoteBibliography"/>
        <w:spacing w:after="360"/>
        <w:jc w:val="both"/>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5A01484" w14:textId="77777777" w:rsidR="005D20E2" w:rsidRPr="00F3536A" w:rsidRDefault="005D20E2" w:rsidP="005D20E2">
      <w:pPr>
        <w:pStyle w:val="EndNoteBibliography"/>
        <w:spacing w:after="360"/>
        <w:jc w:val="both"/>
      </w:pPr>
      <w:r w:rsidRPr="00F3536A">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693FC0B3" w14:textId="77777777" w:rsidR="005D20E2" w:rsidRPr="00F3536A" w:rsidRDefault="005D20E2" w:rsidP="005D20E2">
      <w:pPr>
        <w:pStyle w:val="EndNoteBibliography"/>
        <w:spacing w:after="360"/>
        <w:jc w:val="both"/>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4DD08E6F" w14:textId="77777777" w:rsidR="005D20E2" w:rsidRPr="00F3536A" w:rsidRDefault="005D20E2" w:rsidP="005D20E2">
      <w:pPr>
        <w:pStyle w:val="EndNoteBibliography"/>
        <w:spacing w:after="360"/>
        <w:jc w:val="both"/>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54F51862" w14:textId="77777777" w:rsidR="005D20E2" w:rsidRPr="00F3536A" w:rsidRDefault="005D20E2" w:rsidP="005D20E2">
      <w:pPr>
        <w:pStyle w:val="EndNoteBibliography"/>
        <w:spacing w:after="360"/>
        <w:jc w:val="both"/>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bap, icaA, and mecA genes and phenotypic susceptibility to antimicrobials and teat dips. J Dairy Sci 95(12):7027-7038.</w:t>
      </w:r>
    </w:p>
    <w:p w14:paraId="59B53C32" w14:textId="77777777" w:rsidR="005D20E2" w:rsidRPr="00F3536A" w:rsidRDefault="005D20E2" w:rsidP="005D20E2">
      <w:pPr>
        <w:pStyle w:val="EndNoteBibliography"/>
        <w:spacing w:after="360"/>
        <w:jc w:val="both"/>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18D326C7" w14:textId="77777777" w:rsidR="005D20E2" w:rsidRPr="00F3536A" w:rsidRDefault="005D20E2" w:rsidP="005D20E2">
      <w:pPr>
        <w:pStyle w:val="EndNoteBibliography"/>
        <w:spacing w:after="360"/>
        <w:jc w:val="both"/>
      </w:pPr>
      <w:r w:rsidRPr="00F3536A">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7783673F" w14:textId="77777777" w:rsidR="005D20E2" w:rsidRPr="00F3536A" w:rsidRDefault="005D20E2" w:rsidP="005D20E2">
      <w:pPr>
        <w:pStyle w:val="EndNoteBibliography"/>
        <w:spacing w:after="360"/>
        <w:jc w:val="both"/>
      </w:pPr>
      <w:r w:rsidRPr="00F3536A">
        <w:t>R Development Core Team. 2023. R: A Language and Environment for Statistical Computing. R Foundation for Statistical Computing, Vienna, Austria.</w:t>
      </w:r>
    </w:p>
    <w:p w14:paraId="071CDC9E" w14:textId="77777777" w:rsidR="005D20E2" w:rsidRPr="00F3536A" w:rsidRDefault="005D20E2" w:rsidP="005D20E2">
      <w:pPr>
        <w:pStyle w:val="EndNoteBibliography"/>
        <w:spacing w:after="360"/>
        <w:jc w:val="both"/>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79484F45" w14:textId="77777777" w:rsidR="005D20E2" w:rsidRPr="00F3536A" w:rsidRDefault="005D20E2" w:rsidP="005D20E2">
      <w:pPr>
        <w:pStyle w:val="EndNoteBibliography"/>
        <w:spacing w:after="360"/>
        <w:jc w:val="both"/>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6615FAE8" w14:textId="77777777" w:rsidR="005D20E2" w:rsidRPr="00F3536A" w:rsidRDefault="005D20E2" w:rsidP="005D20E2">
      <w:pPr>
        <w:pStyle w:val="EndNoteBibliography"/>
        <w:spacing w:after="360"/>
        <w:jc w:val="both"/>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74478566" w14:textId="77777777" w:rsidR="005D20E2" w:rsidRPr="00F3536A" w:rsidRDefault="005D20E2" w:rsidP="005D20E2">
      <w:pPr>
        <w:pStyle w:val="EndNoteBibliography"/>
        <w:spacing w:after="360"/>
        <w:jc w:val="both"/>
      </w:pPr>
      <w:r w:rsidRPr="00F3536A">
        <w:t>Sampimon, O. 2009. Coagulase-negative staphylococci mastitis in Dutch dairy herds. Utrecht University.</w:t>
      </w:r>
    </w:p>
    <w:p w14:paraId="76D58234" w14:textId="77777777" w:rsidR="005D20E2" w:rsidRPr="00F3536A" w:rsidRDefault="005D20E2" w:rsidP="005D20E2">
      <w:pPr>
        <w:pStyle w:val="EndNoteBibliography"/>
        <w:spacing w:after="360"/>
        <w:jc w:val="both"/>
      </w:pPr>
      <w:r w:rsidRPr="00F3536A">
        <w:t>Schwengers, O., L. Jelonek, M. A. Dieckmann, S. Beyvers, J. Blom, and A. Goesmann. 2021. Bakta: rapid and standardized annotation of bacterial genomes via alignment-free sequence identification. Microb Genom 7(11).</w:t>
      </w:r>
    </w:p>
    <w:p w14:paraId="77F0F14F" w14:textId="77777777" w:rsidR="005D20E2" w:rsidRPr="00F3536A" w:rsidRDefault="005D20E2" w:rsidP="005D20E2">
      <w:pPr>
        <w:pStyle w:val="EndNoteBibliography"/>
        <w:spacing w:after="360"/>
        <w:jc w:val="both"/>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71665D9B" w14:textId="77777777" w:rsidR="005D20E2" w:rsidRPr="00F3536A" w:rsidRDefault="005D20E2" w:rsidP="005D20E2">
      <w:pPr>
        <w:pStyle w:val="EndNoteBibliography"/>
        <w:spacing w:after="360"/>
        <w:jc w:val="both"/>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7F21F186" w14:textId="77777777" w:rsidR="005D20E2" w:rsidRPr="00F3536A" w:rsidRDefault="005D20E2" w:rsidP="005D20E2">
      <w:pPr>
        <w:pStyle w:val="EndNoteBibliography"/>
        <w:spacing w:after="360"/>
        <w:jc w:val="both"/>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543BA960" w14:textId="77777777" w:rsidR="005D20E2" w:rsidRPr="00F3536A" w:rsidRDefault="005D20E2" w:rsidP="005D20E2">
      <w:pPr>
        <w:pStyle w:val="EndNoteBibliography"/>
        <w:spacing w:after="360"/>
        <w:jc w:val="both"/>
      </w:pPr>
      <w:r w:rsidRPr="00F3536A">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FDD9FEB" w14:textId="77777777" w:rsidR="005D20E2" w:rsidRPr="00F3536A" w:rsidRDefault="005D20E2" w:rsidP="005D20E2">
      <w:pPr>
        <w:pStyle w:val="EndNoteBibliography"/>
        <w:spacing w:after="360"/>
        <w:jc w:val="both"/>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444CBE42" w14:textId="77777777" w:rsidR="005D20E2" w:rsidRPr="00F3536A" w:rsidRDefault="005D20E2" w:rsidP="005D20E2">
      <w:pPr>
        <w:pStyle w:val="EndNoteBibliography"/>
        <w:spacing w:after="360"/>
        <w:jc w:val="both"/>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4F2BB32E" w14:textId="77777777" w:rsidR="005D20E2" w:rsidRPr="00F3536A" w:rsidRDefault="005D20E2" w:rsidP="005D20E2">
      <w:pPr>
        <w:pStyle w:val="EndNoteBibliography"/>
        <w:spacing w:after="360"/>
        <w:jc w:val="both"/>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5A85D74F" w14:textId="77777777" w:rsidR="005D20E2" w:rsidRPr="00F3536A" w:rsidRDefault="005D20E2" w:rsidP="005D20E2">
      <w:pPr>
        <w:pStyle w:val="EndNoteBibliography"/>
        <w:spacing w:after="360"/>
        <w:jc w:val="both"/>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5BA1C53E" w14:textId="77777777" w:rsidR="005D20E2" w:rsidRPr="00F3536A" w:rsidRDefault="005D20E2" w:rsidP="005D20E2">
      <w:pPr>
        <w:pStyle w:val="EndNoteBibliography"/>
        <w:spacing w:after="360"/>
        <w:jc w:val="both"/>
      </w:pPr>
      <w:r w:rsidRPr="00F3536A">
        <w:t>Taponen, S., S. Nykäsenoja, T. Pohjanvirta, A. Pitkälä, and S. Pyörälä. 2016. Species distribution and in vitro antimicrobial susceptibility of coagulase-negative staphylococci isolated from bovine mastitic milk. Acta Veterinaria Scandinavica 58(1):12.</w:t>
      </w:r>
    </w:p>
    <w:p w14:paraId="6818C9AA" w14:textId="77777777" w:rsidR="005D20E2" w:rsidRPr="00F3536A" w:rsidRDefault="005D20E2" w:rsidP="005D20E2">
      <w:pPr>
        <w:pStyle w:val="EndNoteBibliography"/>
        <w:spacing w:after="360"/>
        <w:jc w:val="both"/>
      </w:pPr>
      <w:r w:rsidRPr="00F3536A">
        <w:t>Taponen, S., H.-T. Tölli, and P. J. Rajala-Schultz. 2023. Antimicrobial susceptibility of staphylococci from bovine milk samples in routine microbiological mastitis analysis in Finland. Frontiers in Veterinary Science 10.</w:t>
      </w:r>
    </w:p>
    <w:p w14:paraId="19FD7F6A" w14:textId="77777777" w:rsidR="005D20E2" w:rsidRPr="00F3536A" w:rsidRDefault="005D20E2" w:rsidP="005D20E2">
      <w:pPr>
        <w:pStyle w:val="EndNoteBibliography"/>
        <w:spacing w:after="360"/>
        <w:jc w:val="both"/>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D0DB444" w14:textId="77777777" w:rsidR="005D20E2" w:rsidRPr="00F3536A" w:rsidRDefault="005D20E2" w:rsidP="005D20E2">
      <w:pPr>
        <w:pStyle w:val="EndNoteBibliography"/>
        <w:spacing w:after="360"/>
        <w:jc w:val="both"/>
      </w:pPr>
      <w:r w:rsidRPr="00F3536A">
        <w:t>Thorberg, B. M., M. L. Danielsson-Tham, U. Emanuelson, and K. Persson Waller. 2009. Bovine subclinical mastitis caused by different types of coagulase-negative staphylococci. J. Dairy Sci. 92(10):4962-4970.</w:t>
      </w:r>
    </w:p>
    <w:p w14:paraId="01C9555F" w14:textId="77777777" w:rsidR="005D20E2" w:rsidRPr="00F3536A" w:rsidRDefault="005D20E2" w:rsidP="005D20E2">
      <w:pPr>
        <w:pStyle w:val="EndNoteBibliography"/>
        <w:spacing w:after="360"/>
        <w:jc w:val="both"/>
      </w:pPr>
      <w:r w:rsidRPr="00F3536A">
        <w:t>Tremblay, Y. D. N., D. Lamarche, P. Chever, D. Haine, S. Messier, and M. Jacques. 2013. Characterization of the ability of coagulase-negative staphylococci isolated from the milk of Canadian farms to form biofilms. J. Dairy Sci. 96(1):234-246.</w:t>
      </w:r>
    </w:p>
    <w:p w14:paraId="23DCC7A0" w14:textId="77777777" w:rsidR="005D20E2" w:rsidRPr="00F3536A" w:rsidRDefault="005D20E2" w:rsidP="005D20E2">
      <w:pPr>
        <w:pStyle w:val="EndNoteBibliography"/>
        <w:spacing w:after="360"/>
        <w:jc w:val="both"/>
      </w:pPr>
      <w:r w:rsidRPr="00F3536A">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7E2FBBF" w14:textId="77777777" w:rsidR="005D20E2" w:rsidRPr="00F3536A" w:rsidRDefault="005D20E2" w:rsidP="005D20E2">
      <w:pPr>
        <w:pStyle w:val="EndNoteBibliography"/>
        <w:spacing w:after="360"/>
        <w:jc w:val="both"/>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09E0CF31" w14:textId="77777777" w:rsidR="005D20E2" w:rsidRPr="00F3536A" w:rsidRDefault="005D20E2" w:rsidP="005D20E2">
      <w:pPr>
        <w:pStyle w:val="EndNoteBibliography"/>
        <w:spacing w:after="360"/>
        <w:jc w:val="both"/>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1079477F" w14:textId="77777777" w:rsidR="005D20E2" w:rsidRPr="00F3536A" w:rsidRDefault="005D20E2" w:rsidP="005D20E2">
      <w:pPr>
        <w:pStyle w:val="EndNoteBibliography"/>
        <w:spacing w:after="360"/>
        <w:jc w:val="both"/>
      </w:pPr>
      <w:r w:rsidRPr="00F3536A">
        <w:t>Vanderhaeghen, W., S. Piepers, F. Leroy, E. Van Coillie, F. Haesebrouck, and S. De Vliegher. 2015. Identification, typing, ecology and epidemiology of coagulase negative staphylococci associated with ruminants. Vet J 203(1):44-51.</w:t>
      </w:r>
    </w:p>
    <w:p w14:paraId="17B88B8F" w14:textId="77777777" w:rsidR="005D20E2" w:rsidRPr="00F3536A" w:rsidRDefault="005D20E2" w:rsidP="005D20E2">
      <w:pPr>
        <w:pStyle w:val="EndNoteBibliography"/>
        <w:spacing w:after="360"/>
        <w:jc w:val="both"/>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1DCEBE2D" w14:textId="77777777" w:rsidR="005D20E2" w:rsidRPr="00F3536A" w:rsidRDefault="005D20E2" w:rsidP="005D20E2">
      <w:pPr>
        <w:pStyle w:val="EndNoteBibliography"/>
        <w:spacing w:after="360"/>
        <w:jc w:val="both"/>
      </w:pPr>
      <w:r w:rsidRPr="00F3536A">
        <w:t>Wick, R. R., L. M. Judd, C. L. Gorrie, and K. E. Holt. 2017. Unicycler: Resolving bacterial genome assemblies from short and long sequencing reads. PLOS Computational Biology 13(6):e1005595.</w:t>
      </w:r>
    </w:p>
    <w:p w14:paraId="1F6273EE" w14:textId="77777777" w:rsidR="005D20E2" w:rsidRPr="00F3536A" w:rsidRDefault="005D20E2" w:rsidP="005D20E2">
      <w:pPr>
        <w:pStyle w:val="EndNoteBibliography"/>
        <w:spacing w:after="360"/>
        <w:jc w:val="both"/>
      </w:pPr>
      <w:r w:rsidRPr="00F3536A">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1F06320D" w14:textId="77777777" w:rsidR="005D20E2" w:rsidRPr="00F3536A" w:rsidRDefault="005D20E2" w:rsidP="005D20E2">
      <w:pPr>
        <w:pStyle w:val="EndNoteBibliography"/>
        <w:spacing w:after="360"/>
        <w:jc w:val="both"/>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4BBAE63A" w14:textId="77777777" w:rsidR="005D20E2" w:rsidRPr="00F3536A" w:rsidRDefault="005D20E2" w:rsidP="005D20E2">
      <w:pPr>
        <w:pStyle w:val="EndNoteBibliography"/>
        <w:spacing w:after="360"/>
        <w:jc w:val="both"/>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2400BC77" w14:textId="555BCEF4" w:rsidR="0048035C" w:rsidRDefault="005D20E2" w:rsidP="0048035C">
      <w:pPr>
        <w:jc w:val="both"/>
      </w:pPr>
      <w:proofErr w:type="spellStart"/>
      <w:r w:rsidRPr="008F1CF1">
        <w:t>Zadoks</w:t>
      </w:r>
      <w:proofErr w:type="spellEnd"/>
      <w:r w:rsidRPr="008F1CF1">
        <w:t xml:space="preserve">, R. N., B. E. Gillespie, H. W. Barkema, O. C. </w:t>
      </w:r>
      <w:proofErr w:type="spellStart"/>
      <w:r w:rsidRPr="008F1CF1">
        <w:t>Sampimon</w:t>
      </w:r>
      <w:proofErr w:type="spellEnd"/>
      <w:r w:rsidRPr="008F1CF1">
        <w:t xml:space="preserve">, S. P. Oliver, and Y. H. </w:t>
      </w:r>
      <w:proofErr w:type="spellStart"/>
      <w:r w:rsidRPr="008F1CF1">
        <w:t>Schukken</w:t>
      </w:r>
      <w:proofErr w:type="spellEnd"/>
      <w:r w:rsidRPr="008F1CF1">
        <w:t xml:space="preserve">. 2003. Clinical, epidemiological and molecular characteristics of </w:t>
      </w:r>
      <w:r w:rsidRPr="008F1CF1">
        <w:rPr>
          <w:i/>
          <w:iCs/>
        </w:rPr>
        <w:t xml:space="preserve">Streptococcus </w:t>
      </w:r>
      <w:proofErr w:type="spellStart"/>
      <w:r w:rsidRPr="008F1CF1">
        <w:rPr>
          <w:i/>
          <w:iCs/>
        </w:rPr>
        <w:t>uberis</w:t>
      </w:r>
      <w:proofErr w:type="spellEnd"/>
      <w:r w:rsidRPr="008F1CF1">
        <w:t xml:space="preserve"> infections in dairy herds. Epidemiol Infect 130(2):335-349.</w:t>
      </w:r>
      <w:r w:rsidR="0048035C">
        <w:br w:type="page"/>
      </w:r>
    </w:p>
    <w:p w14:paraId="57A66365" w14:textId="77777777" w:rsidR="005D20E2" w:rsidRDefault="005D20E2" w:rsidP="005D20E2">
      <w:pPr>
        <w:jc w:val="both"/>
      </w:pPr>
    </w:p>
    <w:p w14:paraId="7B8388E8" w14:textId="794E4F66" w:rsidR="0013729C" w:rsidRPr="00AE60A8" w:rsidRDefault="0013729C" w:rsidP="0013729C">
      <w:pPr>
        <w:pStyle w:val="ChapSub"/>
      </w:pPr>
      <w:bookmarkStart w:id="139" w:name="_Toc174382618"/>
      <w:r>
        <w:t>4.</w:t>
      </w:r>
      <w:r w:rsidR="005A5CFB">
        <w:t>9</w:t>
      </w:r>
      <w:r>
        <w:t xml:space="preserve"> </w:t>
      </w:r>
      <w:r w:rsidR="005A5CFB">
        <w:t>Tables</w:t>
      </w:r>
      <w:bookmarkEnd w:id="139"/>
    </w:p>
    <w:tbl>
      <w:tblPr>
        <w:tblW w:w="5000" w:type="pct"/>
        <w:tblLook w:val="04A0" w:firstRow="1" w:lastRow="0" w:firstColumn="1" w:lastColumn="0" w:noHBand="0" w:noVBand="1"/>
      </w:tblPr>
      <w:tblGrid>
        <w:gridCol w:w="1942"/>
        <w:gridCol w:w="2863"/>
        <w:gridCol w:w="3835"/>
      </w:tblGrid>
      <w:tr w:rsidR="005A5CFB" w:rsidRPr="005A5CFB" w14:paraId="5C5FBCB2" w14:textId="77777777" w:rsidTr="00C4006C">
        <w:trPr>
          <w:trHeight w:val="290"/>
        </w:trPr>
        <w:tc>
          <w:tcPr>
            <w:tcW w:w="5000" w:type="pct"/>
            <w:gridSpan w:val="3"/>
            <w:tcBorders>
              <w:top w:val="nil"/>
              <w:left w:val="nil"/>
              <w:bottom w:val="nil"/>
              <w:right w:val="nil"/>
            </w:tcBorders>
            <w:shd w:val="clear" w:color="auto" w:fill="auto"/>
            <w:noWrap/>
            <w:vAlign w:val="bottom"/>
          </w:tcPr>
          <w:p w14:paraId="7291BF2B" w14:textId="7E8C890D" w:rsidR="005A5CFB" w:rsidRPr="00567CDE" w:rsidRDefault="005A5CFB" w:rsidP="00567CDE">
            <w:pPr>
              <w:pStyle w:val="TableCap1"/>
              <w:ind w:firstLine="0"/>
              <w:rPr>
                <w:sz w:val="24"/>
              </w:rPr>
            </w:pPr>
            <w:bookmarkStart w:id="140" w:name="_Toc174383362"/>
            <w:r w:rsidRPr="00567CDE">
              <w:rPr>
                <w:color w:val="000000"/>
                <w:sz w:val="24"/>
              </w:rPr>
              <w:t xml:space="preserve">Table 4.1 Diversity of RAPD types causing </w:t>
            </w:r>
            <w:r w:rsidRPr="00567CDE">
              <w:rPr>
                <w:sz w:val="24"/>
              </w:rPr>
              <w:t xml:space="preserve">persistently high and low SCC </w:t>
            </w:r>
            <w:r w:rsidRPr="00567CDE">
              <w:rPr>
                <w:i/>
                <w:iCs/>
                <w:sz w:val="24"/>
              </w:rPr>
              <w:t>Staphylococcus chromogenes</w:t>
            </w:r>
            <w:r w:rsidRPr="00567CDE">
              <w:rPr>
                <w:sz w:val="24"/>
              </w:rPr>
              <w:t xml:space="preserve"> intramammary infections</w:t>
            </w:r>
            <w:r w:rsidRPr="00567CDE">
              <w:rPr>
                <w:color w:val="000000"/>
                <w:sz w:val="24"/>
              </w:rPr>
              <w:t xml:space="preserve"> by farm.</w:t>
            </w:r>
            <w:r w:rsidRPr="00567CDE">
              <w:rPr>
                <w:sz w:val="24"/>
              </w:rPr>
              <w:t xml:space="preserve"> An </w:t>
            </w:r>
            <w:r w:rsidRPr="00567CDE">
              <w:rPr>
                <w:i/>
                <w:iCs/>
                <w:sz w:val="24"/>
              </w:rPr>
              <w:t xml:space="preserve">S. chromogenes </w:t>
            </w:r>
            <w:r w:rsidRPr="00567CDE">
              <w:rPr>
                <w:sz w:val="24"/>
              </w:rPr>
              <w:t xml:space="preserve">IMI was considered persistent if it had ≥ 2 quarter-day observations (from sequential sampling events approximately 30 days apart) and it was infected with </w:t>
            </w:r>
            <w:r w:rsidRPr="00567CDE">
              <w:rPr>
                <w:i/>
                <w:iCs/>
                <w:sz w:val="24"/>
              </w:rPr>
              <w:t xml:space="preserve">S. chromogenes </w:t>
            </w:r>
            <w:r w:rsidRPr="00567CDE">
              <w:rPr>
                <w:sz w:val="24"/>
              </w:rPr>
              <w:t xml:space="preserve">only for all quarter-day observations. Persistent </w:t>
            </w:r>
            <w:proofErr w:type="gramStart"/>
            <w:r w:rsidRPr="00567CDE">
              <w:rPr>
                <w:sz w:val="24"/>
              </w:rPr>
              <w:t>IMI</w:t>
            </w:r>
            <w:proofErr w:type="gramEnd"/>
            <w:r w:rsidRPr="00567CDE">
              <w:rPr>
                <w:sz w:val="24"/>
              </w:rPr>
              <w:t xml:space="preserve"> were then selected where all quarter-day observations had an associated SCC of ≥200,000 cells/mL or &lt;200,000 cells/</w:t>
            </w:r>
            <w:proofErr w:type="spellStart"/>
            <w:r w:rsidRPr="00567CDE">
              <w:rPr>
                <w:sz w:val="24"/>
              </w:rPr>
              <w:t>mL.</w:t>
            </w:r>
            <w:proofErr w:type="spellEnd"/>
            <w:r w:rsidRPr="00567CDE">
              <w:rPr>
                <w:sz w:val="24"/>
              </w:rPr>
              <w:t xml:space="preserve"> All isolates associated with each IMI were strain-typed using RAPD to ensure persistency; 74 out of 75 IMI were found to be caused by the same strain of </w:t>
            </w:r>
            <w:r w:rsidRPr="00567CDE">
              <w:rPr>
                <w:i/>
                <w:iCs/>
                <w:sz w:val="24"/>
              </w:rPr>
              <w:t>S. chromogenes.</w:t>
            </w:r>
            <w:bookmarkEnd w:id="140"/>
            <w:r w:rsidRPr="00567CDE">
              <w:rPr>
                <w:sz w:val="24"/>
              </w:rPr>
              <w:t xml:space="preserve"> </w:t>
            </w:r>
          </w:p>
        </w:tc>
      </w:tr>
      <w:tr w:rsidR="005A5CFB" w:rsidRPr="005A5CFB" w14:paraId="120F5F59" w14:textId="77777777" w:rsidTr="005A5CFB">
        <w:trPr>
          <w:trHeight w:val="405"/>
        </w:trPr>
        <w:tc>
          <w:tcPr>
            <w:tcW w:w="1092" w:type="pct"/>
            <w:tcBorders>
              <w:top w:val="nil"/>
              <w:left w:val="nil"/>
              <w:bottom w:val="nil"/>
              <w:right w:val="nil"/>
            </w:tcBorders>
            <w:shd w:val="clear" w:color="auto" w:fill="auto"/>
            <w:noWrap/>
            <w:vAlign w:val="bottom"/>
            <w:hideMark/>
          </w:tcPr>
          <w:p w14:paraId="5FD6DE0A" w14:textId="77777777" w:rsidR="005A5CFB" w:rsidRPr="005A5CFB" w:rsidRDefault="005A5CFB" w:rsidP="005A5CFB">
            <w:pPr>
              <w:jc w:val="center"/>
            </w:pPr>
            <w:r w:rsidRPr="005A5CFB">
              <w:t>Farm</w:t>
            </w:r>
          </w:p>
        </w:tc>
        <w:tc>
          <w:tcPr>
            <w:tcW w:w="1656" w:type="pct"/>
            <w:tcBorders>
              <w:top w:val="nil"/>
              <w:left w:val="nil"/>
              <w:bottom w:val="nil"/>
              <w:right w:val="nil"/>
            </w:tcBorders>
            <w:shd w:val="clear" w:color="auto" w:fill="auto"/>
            <w:noWrap/>
            <w:vAlign w:val="bottom"/>
            <w:hideMark/>
          </w:tcPr>
          <w:p w14:paraId="51111C9E" w14:textId="77777777" w:rsidR="005A5CFB" w:rsidRPr="005A5CFB" w:rsidRDefault="005A5CFB" w:rsidP="005A5CFB">
            <w:pPr>
              <w:jc w:val="center"/>
              <w:rPr>
                <w:color w:val="000000"/>
              </w:rPr>
            </w:pPr>
            <w:r w:rsidRPr="005A5CFB">
              <w:rPr>
                <w:color w:val="000000"/>
              </w:rPr>
              <w:t>No. persistent IMI</w:t>
            </w:r>
          </w:p>
        </w:tc>
        <w:tc>
          <w:tcPr>
            <w:tcW w:w="2252" w:type="pct"/>
            <w:tcBorders>
              <w:top w:val="nil"/>
              <w:left w:val="nil"/>
              <w:bottom w:val="nil"/>
              <w:right w:val="nil"/>
            </w:tcBorders>
            <w:shd w:val="clear" w:color="auto" w:fill="auto"/>
            <w:noWrap/>
            <w:vAlign w:val="bottom"/>
            <w:hideMark/>
          </w:tcPr>
          <w:p w14:paraId="1883C453" w14:textId="77777777" w:rsidR="005A5CFB" w:rsidRPr="005A5CFB" w:rsidRDefault="005A5CFB" w:rsidP="005A5CFB">
            <w:pPr>
              <w:jc w:val="center"/>
              <w:rPr>
                <w:color w:val="000000"/>
              </w:rPr>
            </w:pPr>
            <w:r w:rsidRPr="005A5CFB">
              <w:rPr>
                <w:color w:val="000000"/>
              </w:rPr>
              <w:t>No. RAPD types</w:t>
            </w:r>
          </w:p>
        </w:tc>
      </w:tr>
      <w:tr w:rsidR="005A5CFB" w:rsidRPr="005A5CFB" w14:paraId="12734726" w14:textId="77777777" w:rsidTr="005A5CFB">
        <w:trPr>
          <w:trHeight w:val="290"/>
        </w:trPr>
        <w:tc>
          <w:tcPr>
            <w:tcW w:w="1092" w:type="pct"/>
            <w:tcBorders>
              <w:top w:val="nil"/>
              <w:left w:val="nil"/>
              <w:bottom w:val="nil"/>
              <w:right w:val="nil"/>
            </w:tcBorders>
            <w:shd w:val="clear" w:color="auto" w:fill="auto"/>
            <w:noWrap/>
            <w:vAlign w:val="bottom"/>
            <w:hideMark/>
          </w:tcPr>
          <w:p w14:paraId="72C99FD6" w14:textId="77777777" w:rsidR="005A5CFB" w:rsidRPr="005A5CFB" w:rsidRDefault="005A5CFB" w:rsidP="005A5CFB">
            <w:pPr>
              <w:jc w:val="center"/>
              <w:rPr>
                <w:color w:val="000000"/>
              </w:rPr>
            </w:pPr>
            <w:r w:rsidRPr="005A5CFB">
              <w:rPr>
                <w:color w:val="000000"/>
              </w:rPr>
              <w:t>Farm A</w:t>
            </w:r>
          </w:p>
        </w:tc>
        <w:tc>
          <w:tcPr>
            <w:tcW w:w="1656" w:type="pct"/>
            <w:tcBorders>
              <w:top w:val="nil"/>
              <w:left w:val="nil"/>
              <w:bottom w:val="nil"/>
              <w:right w:val="nil"/>
            </w:tcBorders>
            <w:shd w:val="clear" w:color="auto" w:fill="auto"/>
            <w:noWrap/>
            <w:vAlign w:val="bottom"/>
            <w:hideMark/>
          </w:tcPr>
          <w:p w14:paraId="3C05D206"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4656FEA1" w14:textId="77777777" w:rsidR="005A5CFB" w:rsidRPr="005A5CFB" w:rsidRDefault="005A5CFB" w:rsidP="005A5CFB">
            <w:pPr>
              <w:jc w:val="center"/>
              <w:rPr>
                <w:color w:val="000000"/>
              </w:rPr>
            </w:pPr>
            <w:r w:rsidRPr="005A5CFB">
              <w:rPr>
                <w:color w:val="000000"/>
              </w:rPr>
              <w:t>3</w:t>
            </w:r>
          </w:p>
        </w:tc>
      </w:tr>
      <w:tr w:rsidR="005A5CFB" w:rsidRPr="005A5CFB" w14:paraId="7EFA2DDA" w14:textId="77777777" w:rsidTr="005A5CFB">
        <w:trPr>
          <w:trHeight w:val="290"/>
        </w:trPr>
        <w:tc>
          <w:tcPr>
            <w:tcW w:w="1092" w:type="pct"/>
            <w:tcBorders>
              <w:top w:val="nil"/>
              <w:left w:val="nil"/>
              <w:bottom w:val="nil"/>
              <w:right w:val="nil"/>
            </w:tcBorders>
            <w:shd w:val="clear" w:color="auto" w:fill="auto"/>
            <w:noWrap/>
            <w:vAlign w:val="bottom"/>
            <w:hideMark/>
          </w:tcPr>
          <w:p w14:paraId="6B7D3C6B" w14:textId="77777777" w:rsidR="005A5CFB" w:rsidRPr="005A5CFB" w:rsidRDefault="005A5CFB" w:rsidP="005A5CFB">
            <w:pPr>
              <w:jc w:val="center"/>
              <w:rPr>
                <w:color w:val="000000"/>
              </w:rPr>
            </w:pPr>
            <w:r w:rsidRPr="005A5CFB">
              <w:rPr>
                <w:color w:val="000000"/>
              </w:rPr>
              <w:t>Farm C</w:t>
            </w:r>
          </w:p>
        </w:tc>
        <w:tc>
          <w:tcPr>
            <w:tcW w:w="1656" w:type="pct"/>
            <w:tcBorders>
              <w:top w:val="nil"/>
              <w:left w:val="nil"/>
              <w:bottom w:val="nil"/>
              <w:right w:val="nil"/>
            </w:tcBorders>
            <w:shd w:val="clear" w:color="auto" w:fill="auto"/>
            <w:noWrap/>
            <w:vAlign w:val="bottom"/>
            <w:hideMark/>
          </w:tcPr>
          <w:p w14:paraId="3E83B6E1" w14:textId="77777777" w:rsidR="005A5CFB" w:rsidRPr="005A5CFB" w:rsidRDefault="005A5CFB" w:rsidP="005A5CFB">
            <w:pPr>
              <w:jc w:val="center"/>
              <w:rPr>
                <w:color w:val="000000"/>
              </w:rPr>
            </w:pPr>
            <w:r w:rsidRPr="005A5CFB">
              <w:rPr>
                <w:color w:val="000000"/>
              </w:rPr>
              <w:t>14</w:t>
            </w:r>
          </w:p>
        </w:tc>
        <w:tc>
          <w:tcPr>
            <w:tcW w:w="2252" w:type="pct"/>
            <w:tcBorders>
              <w:top w:val="nil"/>
              <w:left w:val="nil"/>
              <w:bottom w:val="nil"/>
              <w:right w:val="nil"/>
            </w:tcBorders>
            <w:shd w:val="clear" w:color="auto" w:fill="auto"/>
            <w:noWrap/>
            <w:vAlign w:val="bottom"/>
            <w:hideMark/>
          </w:tcPr>
          <w:p w14:paraId="5E0B9FB1" w14:textId="77777777" w:rsidR="005A5CFB" w:rsidRPr="005A5CFB" w:rsidRDefault="005A5CFB" w:rsidP="005A5CFB">
            <w:pPr>
              <w:jc w:val="center"/>
              <w:rPr>
                <w:color w:val="000000"/>
              </w:rPr>
            </w:pPr>
            <w:r w:rsidRPr="005A5CFB">
              <w:rPr>
                <w:color w:val="000000"/>
              </w:rPr>
              <w:t>9</w:t>
            </w:r>
          </w:p>
        </w:tc>
      </w:tr>
      <w:tr w:rsidR="005A5CFB" w:rsidRPr="005A5CFB" w14:paraId="674D32BE" w14:textId="77777777" w:rsidTr="005A5CFB">
        <w:trPr>
          <w:trHeight w:val="290"/>
        </w:trPr>
        <w:tc>
          <w:tcPr>
            <w:tcW w:w="1092" w:type="pct"/>
            <w:tcBorders>
              <w:top w:val="nil"/>
              <w:left w:val="nil"/>
              <w:bottom w:val="nil"/>
              <w:right w:val="nil"/>
            </w:tcBorders>
            <w:shd w:val="clear" w:color="auto" w:fill="auto"/>
            <w:noWrap/>
            <w:vAlign w:val="bottom"/>
            <w:hideMark/>
          </w:tcPr>
          <w:p w14:paraId="5EBDFB41" w14:textId="77777777" w:rsidR="005A5CFB" w:rsidRPr="005A5CFB" w:rsidRDefault="005A5CFB" w:rsidP="005A5CFB">
            <w:pPr>
              <w:jc w:val="center"/>
              <w:rPr>
                <w:color w:val="000000"/>
              </w:rPr>
            </w:pPr>
            <w:r w:rsidRPr="005A5CFB">
              <w:rPr>
                <w:color w:val="000000"/>
              </w:rPr>
              <w:t>Farm D</w:t>
            </w:r>
          </w:p>
        </w:tc>
        <w:tc>
          <w:tcPr>
            <w:tcW w:w="1656" w:type="pct"/>
            <w:tcBorders>
              <w:top w:val="nil"/>
              <w:left w:val="nil"/>
              <w:bottom w:val="nil"/>
              <w:right w:val="nil"/>
            </w:tcBorders>
            <w:shd w:val="clear" w:color="auto" w:fill="auto"/>
            <w:noWrap/>
            <w:vAlign w:val="bottom"/>
            <w:hideMark/>
          </w:tcPr>
          <w:p w14:paraId="395CDE94" w14:textId="77777777" w:rsidR="005A5CFB" w:rsidRPr="005A5CFB" w:rsidRDefault="005A5CFB" w:rsidP="005A5CFB">
            <w:pPr>
              <w:jc w:val="center"/>
              <w:rPr>
                <w:color w:val="000000"/>
              </w:rPr>
            </w:pPr>
            <w:r w:rsidRPr="005A5CFB">
              <w:rPr>
                <w:color w:val="000000"/>
              </w:rPr>
              <w:t>6</w:t>
            </w:r>
          </w:p>
        </w:tc>
        <w:tc>
          <w:tcPr>
            <w:tcW w:w="2252" w:type="pct"/>
            <w:tcBorders>
              <w:top w:val="nil"/>
              <w:left w:val="nil"/>
              <w:bottom w:val="nil"/>
              <w:right w:val="nil"/>
            </w:tcBorders>
            <w:shd w:val="clear" w:color="auto" w:fill="auto"/>
            <w:noWrap/>
            <w:vAlign w:val="bottom"/>
            <w:hideMark/>
          </w:tcPr>
          <w:p w14:paraId="3AD3B82C" w14:textId="77777777" w:rsidR="005A5CFB" w:rsidRPr="005A5CFB" w:rsidRDefault="005A5CFB" w:rsidP="005A5CFB">
            <w:pPr>
              <w:jc w:val="center"/>
              <w:rPr>
                <w:color w:val="000000"/>
              </w:rPr>
            </w:pPr>
            <w:r w:rsidRPr="005A5CFB">
              <w:rPr>
                <w:color w:val="000000"/>
              </w:rPr>
              <w:t>3</w:t>
            </w:r>
          </w:p>
        </w:tc>
      </w:tr>
      <w:tr w:rsidR="005A5CFB" w:rsidRPr="005A5CFB" w14:paraId="017E5B50" w14:textId="77777777" w:rsidTr="005A5CFB">
        <w:trPr>
          <w:trHeight w:val="290"/>
        </w:trPr>
        <w:tc>
          <w:tcPr>
            <w:tcW w:w="1092" w:type="pct"/>
            <w:tcBorders>
              <w:top w:val="nil"/>
              <w:left w:val="nil"/>
              <w:bottom w:val="nil"/>
              <w:right w:val="nil"/>
            </w:tcBorders>
            <w:shd w:val="clear" w:color="auto" w:fill="auto"/>
            <w:noWrap/>
            <w:vAlign w:val="bottom"/>
            <w:hideMark/>
          </w:tcPr>
          <w:p w14:paraId="17A09D29" w14:textId="77777777" w:rsidR="005A5CFB" w:rsidRPr="005A5CFB" w:rsidRDefault="005A5CFB" w:rsidP="005A5CFB">
            <w:pPr>
              <w:jc w:val="center"/>
              <w:rPr>
                <w:color w:val="000000"/>
              </w:rPr>
            </w:pPr>
            <w:r w:rsidRPr="005A5CFB">
              <w:rPr>
                <w:color w:val="000000"/>
              </w:rPr>
              <w:t>Farm E</w:t>
            </w:r>
          </w:p>
        </w:tc>
        <w:tc>
          <w:tcPr>
            <w:tcW w:w="1656" w:type="pct"/>
            <w:tcBorders>
              <w:top w:val="nil"/>
              <w:left w:val="nil"/>
              <w:bottom w:val="nil"/>
              <w:right w:val="nil"/>
            </w:tcBorders>
            <w:shd w:val="clear" w:color="auto" w:fill="auto"/>
            <w:noWrap/>
            <w:vAlign w:val="bottom"/>
            <w:hideMark/>
          </w:tcPr>
          <w:p w14:paraId="07B9E439" w14:textId="77777777" w:rsidR="005A5CFB" w:rsidRPr="005A5CFB" w:rsidRDefault="005A5CFB" w:rsidP="005A5CFB">
            <w:pPr>
              <w:jc w:val="center"/>
              <w:rPr>
                <w:color w:val="000000"/>
              </w:rPr>
            </w:pPr>
            <w:r w:rsidRPr="005A5CFB">
              <w:rPr>
                <w:color w:val="000000"/>
              </w:rPr>
              <w:t>7</w:t>
            </w:r>
          </w:p>
        </w:tc>
        <w:tc>
          <w:tcPr>
            <w:tcW w:w="2252" w:type="pct"/>
            <w:tcBorders>
              <w:top w:val="nil"/>
              <w:left w:val="nil"/>
              <w:bottom w:val="nil"/>
              <w:right w:val="nil"/>
            </w:tcBorders>
            <w:shd w:val="clear" w:color="auto" w:fill="auto"/>
            <w:noWrap/>
            <w:vAlign w:val="bottom"/>
            <w:hideMark/>
          </w:tcPr>
          <w:p w14:paraId="01750646" w14:textId="77777777" w:rsidR="005A5CFB" w:rsidRPr="005A5CFB" w:rsidRDefault="005A5CFB" w:rsidP="005A5CFB">
            <w:pPr>
              <w:jc w:val="center"/>
              <w:rPr>
                <w:color w:val="000000"/>
              </w:rPr>
            </w:pPr>
            <w:r w:rsidRPr="005A5CFB">
              <w:rPr>
                <w:color w:val="000000"/>
              </w:rPr>
              <w:t>5</w:t>
            </w:r>
          </w:p>
        </w:tc>
      </w:tr>
      <w:tr w:rsidR="005A5CFB" w:rsidRPr="005A5CFB" w14:paraId="1F4E3653" w14:textId="77777777" w:rsidTr="005A5CFB">
        <w:trPr>
          <w:trHeight w:val="290"/>
        </w:trPr>
        <w:tc>
          <w:tcPr>
            <w:tcW w:w="1092" w:type="pct"/>
            <w:tcBorders>
              <w:top w:val="nil"/>
              <w:left w:val="nil"/>
              <w:bottom w:val="nil"/>
              <w:right w:val="nil"/>
            </w:tcBorders>
            <w:shd w:val="clear" w:color="auto" w:fill="auto"/>
            <w:noWrap/>
            <w:vAlign w:val="bottom"/>
            <w:hideMark/>
          </w:tcPr>
          <w:p w14:paraId="6781C229" w14:textId="77777777" w:rsidR="005A5CFB" w:rsidRPr="005A5CFB" w:rsidRDefault="005A5CFB" w:rsidP="005A5CFB">
            <w:pPr>
              <w:jc w:val="center"/>
              <w:rPr>
                <w:color w:val="000000"/>
              </w:rPr>
            </w:pPr>
            <w:r w:rsidRPr="005A5CFB">
              <w:rPr>
                <w:color w:val="000000"/>
              </w:rPr>
              <w:t>Farm F</w:t>
            </w:r>
          </w:p>
        </w:tc>
        <w:tc>
          <w:tcPr>
            <w:tcW w:w="1656" w:type="pct"/>
            <w:tcBorders>
              <w:top w:val="nil"/>
              <w:left w:val="nil"/>
              <w:bottom w:val="nil"/>
              <w:right w:val="nil"/>
            </w:tcBorders>
            <w:shd w:val="clear" w:color="auto" w:fill="auto"/>
            <w:noWrap/>
            <w:vAlign w:val="bottom"/>
            <w:hideMark/>
          </w:tcPr>
          <w:p w14:paraId="780289C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146C7196" w14:textId="77777777" w:rsidR="005A5CFB" w:rsidRPr="005A5CFB" w:rsidRDefault="005A5CFB" w:rsidP="005A5CFB">
            <w:pPr>
              <w:jc w:val="center"/>
              <w:rPr>
                <w:color w:val="000000"/>
              </w:rPr>
            </w:pPr>
            <w:r w:rsidRPr="005A5CFB">
              <w:rPr>
                <w:color w:val="000000"/>
              </w:rPr>
              <w:t>2</w:t>
            </w:r>
          </w:p>
        </w:tc>
      </w:tr>
      <w:tr w:rsidR="005A5CFB" w:rsidRPr="005A5CFB" w14:paraId="28F8124A" w14:textId="77777777" w:rsidTr="005A5CFB">
        <w:trPr>
          <w:trHeight w:val="290"/>
        </w:trPr>
        <w:tc>
          <w:tcPr>
            <w:tcW w:w="1092" w:type="pct"/>
            <w:tcBorders>
              <w:top w:val="nil"/>
              <w:left w:val="nil"/>
              <w:bottom w:val="nil"/>
              <w:right w:val="nil"/>
            </w:tcBorders>
            <w:shd w:val="clear" w:color="auto" w:fill="auto"/>
            <w:noWrap/>
            <w:vAlign w:val="bottom"/>
            <w:hideMark/>
          </w:tcPr>
          <w:p w14:paraId="1686D5C9" w14:textId="77777777" w:rsidR="005A5CFB" w:rsidRPr="005A5CFB" w:rsidRDefault="005A5CFB" w:rsidP="005A5CFB">
            <w:pPr>
              <w:jc w:val="center"/>
              <w:rPr>
                <w:color w:val="000000"/>
              </w:rPr>
            </w:pPr>
            <w:r w:rsidRPr="005A5CFB">
              <w:rPr>
                <w:color w:val="000000"/>
              </w:rPr>
              <w:t>Farm G</w:t>
            </w:r>
          </w:p>
        </w:tc>
        <w:tc>
          <w:tcPr>
            <w:tcW w:w="1656" w:type="pct"/>
            <w:tcBorders>
              <w:top w:val="nil"/>
              <w:left w:val="nil"/>
              <w:bottom w:val="nil"/>
              <w:right w:val="nil"/>
            </w:tcBorders>
            <w:shd w:val="clear" w:color="auto" w:fill="auto"/>
            <w:noWrap/>
            <w:vAlign w:val="bottom"/>
            <w:hideMark/>
          </w:tcPr>
          <w:p w14:paraId="4DC44C5F"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7EB2B5DE" w14:textId="77777777" w:rsidR="005A5CFB" w:rsidRPr="005A5CFB" w:rsidRDefault="005A5CFB" w:rsidP="005A5CFB">
            <w:pPr>
              <w:jc w:val="center"/>
              <w:rPr>
                <w:color w:val="000000"/>
              </w:rPr>
            </w:pPr>
            <w:r w:rsidRPr="005A5CFB">
              <w:rPr>
                <w:color w:val="000000"/>
              </w:rPr>
              <w:t>5</w:t>
            </w:r>
          </w:p>
        </w:tc>
      </w:tr>
      <w:tr w:rsidR="005A5CFB" w:rsidRPr="005A5CFB" w14:paraId="4503C321" w14:textId="77777777" w:rsidTr="005A5CFB">
        <w:trPr>
          <w:trHeight w:val="290"/>
        </w:trPr>
        <w:tc>
          <w:tcPr>
            <w:tcW w:w="1092" w:type="pct"/>
            <w:tcBorders>
              <w:top w:val="nil"/>
              <w:left w:val="nil"/>
              <w:bottom w:val="nil"/>
              <w:right w:val="nil"/>
            </w:tcBorders>
            <w:shd w:val="clear" w:color="auto" w:fill="auto"/>
            <w:noWrap/>
            <w:vAlign w:val="bottom"/>
            <w:hideMark/>
          </w:tcPr>
          <w:p w14:paraId="4FE27879" w14:textId="77777777" w:rsidR="005A5CFB" w:rsidRPr="005A5CFB" w:rsidRDefault="005A5CFB" w:rsidP="005A5CFB">
            <w:pPr>
              <w:jc w:val="center"/>
              <w:rPr>
                <w:color w:val="000000"/>
              </w:rPr>
            </w:pPr>
            <w:r w:rsidRPr="005A5CFB">
              <w:rPr>
                <w:color w:val="000000"/>
              </w:rPr>
              <w:t>Farm H</w:t>
            </w:r>
          </w:p>
        </w:tc>
        <w:tc>
          <w:tcPr>
            <w:tcW w:w="1656" w:type="pct"/>
            <w:tcBorders>
              <w:top w:val="nil"/>
              <w:left w:val="nil"/>
              <w:bottom w:val="nil"/>
              <w:right w:val="nil"/>
            </w:tcBorders>
            <w:shd w:val="clear" w:color="auto" w:fill="auto"/>
            <w:noWrap/>
            <w:vAlign w:val="bottom"/>
            <w:hideMark/>
          </w:tcPr>
          <w:p w14:paraId="3E34A0C2" w14:textId="77777777" w:rsidR="005A5CFB" w:rsidRPr="005A5CFB" w:rsidRDefault="005A5CFB" w:rsidP="005A5CFB">
            <w:pPr>
              <w:jc w:val="center"/>
              <w:rPr>
                <w:color w:val="000000"/>
              </w:rPr>
            </w:pPr>
            <w:r w:rsidRPr="005A5CFB">
              <w:rPr>
                <w:color w:val="000000"/>
              </w:rPr>
              <w:t>13</w:t>
            </w:r>
          </w:p>
        </w:tc>
        <w:tc>
          <w:tcPr>
            <w:tcW w:w="2252" w:type="pct"/>
            <w:tcBorders>
              <w:top w:val="nil"/>
              <w:left w:val="nil"/>
              <w:bottom w:val="nil"/>
              <w:right w:val="nil"/>
            </w:tcBorders>
            <w:shd w:val="clear" w:color="auto" w:fill="auto"/>
            <w:noWrap/>
            <w:vAlign w:val="bottom"/>
            <w:hideMark/>
          </w:tcPr>
          <w:p w14:paraId="04081469" w14:textId="77777777" w:rsidR="005A5CFB" w:rsidRPr="005A5CFB" w:rsidRDefault="005A5CFB" w:rsidP="005A5CFB">
            <w:pPr>
              <w:jc w:val="center"/>
              <w:rPr>
                <w:color w:val="000000"/>
              </w:rPr>
            </w:pPr>
            <w:r w:rsidRPr="005A5CFB">
              <w:rPr>
                <w:color w:val="000000"/>
              </w:rPr>
              <w:t>7</w:t>
            </w:r>
          </w:p>
        </w:tc>
      </w:tr>
      <w:tr w:rsidR="005A5CFB" w:rsidRPr="005A5CFB" w14:paraId="7D0D11E3" w14:textId="77777777" w:rsidTr="005A5CFB">
        <w:trPr>
          <w:trHeight w:val="290"/>
        </w:trPr>
        <w:tc>
          <w:tcPr>
            <w:tcW w:w="1092" w:type="pct"/>
            <w:tcBorders>
              <w:top w:val="nil"/>
              <w:left w:val="nil"/>
              <w:bottom w:val="nil"/>
              <w:right w:val="nil"/>
            </w:tcBorders>
            <w:shd w:val="clear" w:color="auto" w:fill="auto"/>
            <w:noWrap/>
            <w:vAlign w:val="bottom"/>
            <w:hideMark/>
          </w:tcPr>
          <w:p w14:paraId="3C61B1AA" w14:textId="77777777" w:rsidR="005A5CFB" w:rsidRPr="005A5CFB" w:rsidRDefault="005A5CFB" w:rsidP="005A5CFB">
            <w:pPr>
              <w:jc w:val="center"/>
              <w:rPr>
                <w:color w:val="000000"/>
              </w:rPr>
            </w:pPr>
            <w:r w:rsidRPr="005A5CFB">
              <w:rPr>
                <w:color w:val="000000"/>
              </w:rPr>
              <w:t>Farm I</w:t>
            </w:r>
          </w:p>
        </w:tc>
        <w:tc>
          <w:tcPr>
            <w:tcW w:w="1656" w:type="pct"/>
            <w:tcBorders>
              <w:top w:val="nil"/>
              <w:left w:val="nil"/>
              <w:bottom w:val="nil"/>
              <w:right w:val="nil"/>
            </w:tcBorders>
            <w:shd w:val="clear" w:color="auto" w:fill="auto"/>
            <w:noWrap/>
            <w:vAlign w:val="bottom"/>
            <w:hideMark/>
          </w:tcPr>
          <w:p w14:paraId="0AE9971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3E55CFAE" w14:textId="77777777" w:rsidR="005A5CFB" w:rsidRPr="005A5CFB" w:rsidRDefault="005A5CFB" w:rsidP="005A5CFB">
            <w:pPr>
              <w:jc w:val="center"/>
              <w:rPr>
                <w:color w:val="000000"/>
              </w:rPr>
            </w:pPr>
            <w:r w:rsidRPr="005A5CFB">
              <w:rPr>
                <w:color w:val="000000"/>
              </w:rPr>
              <w:t>2</w:t>
            </w:r>
          </w:p>
        </w:tc>
      </w:tr>
      <w:tr w:rsidR="005A5CFB" w:rsidRPr="005A5CFB" w14:paraId="499AFD68" w14:textId="77777777" w:rsidTr="005A5CFB">
        <w:trPr>
          <w:trHeight w:val="290"/>
        </w:trPr>
        <w:tc>
          <w:tcPr>
            <w:tcW w:w="1092" w:type="pct"/>
            <w:tcBorders>
              <w:top w:val="nil"/>
              <w:left w:val="nil"/>
              <w:bottom w:val="nil"/>
              <w:right w:val="nil"/>
            </w:tcBorders>
            <w:shd w:val="clear" w:color="auto" w:fill="auto"/>
            <w:noWrap/>
            <w:vAlign w:val="bottom"/>
            <w:hideMark/>
          </w:tcPr>
          <w:p w14:paraId="79741CD5" w14:textId="77777777" w:rsidR="005A5CFB" w:rsidRPr="005A5CFB" w:rsidRDefault="005A5CFB" w:rsidP="005A5CFB">
            <w:pPr>
              <w:jc w:val="center"/>
              <w:rPr>
                <w:color w:val="000000"/>
              </w:rPr>
            </w:pPr>
            <w:r w:rsidRPr="005A5CFB">
              <w:rPr>
                <w:color w:val="000000"/>
              </w:rPr>
              <w:t>Farm J</w:t>
            </w:r>
          </w:p>
        </w:tc>
        <w:tc>
          <w:tcPr>
            <w:tcW w:w="1656" w:type="pct"/>
            <w:tcBorders>
              <w:top w:val="nil"/>
              <w:left w:val="nil"/>
              <w:bottom w:val="nil"/>
              <w:right w:val="nil"/>
            </w:tcBorders>
            <w:shd w:val="clear" w:color="auto" w:fill="auto"/>
            <w:noWrap/>
            <w:vAlign w:val="bottom"/>
            <w:hideMark/>
          </w:tcPr>
          <w:p w14:paraId="768322D1" w14:textId="77777777" w:rsidR="005A5CFB" w:rsidRPr="005A5CFB" w:rsidRDefault="005A5CFB" w:rsidP="005A5CFB">
            <w:pPr>
              <w:jc w:val="center"/>
              <w:rPr>
                <w:color w:val="000000"/>
              </w:rPr>
            </w:pPr>
            <w:r w:rsidRPr="005A5CFB">
              <w:rPr>
                <w:color w:val="000000"/>
              </w:rPr>
              <w:t>11</w:t>
            </w:r>
          </w:p>
        </w:tc>
        <w:tc>
          <w:tcPr>
            <w:tcW w:w="2252" w:type="pct"/>
            <w:tcBorders>
              <w:top w:val="nil"/>
              <w:left w:val="nil"/>
              <w:bottom w:val="nil"/>
              <w:right w:val="nil"/>
            </w:tcBorders>
            <w:shd w:val="clear" w:color="auto" w:fill="auto"/>
            <w:noWrap/>
            <w:vAlign w:val="bottom"/>
            <w:hideMark/>
          </w:tcPr>
          <w:p w14:paraId="1FDBAD7B" w14:textId="77777777" w:rsidR="005A5CFB" w:rsidRPr="005A5CFB" w:rsidRDefault="005A5CFB" w:rsidP="005A5CFB">
            <w:pPr>
              <w:jc w:val="center"/>
              <w:rPr>
                <w:color w:val="000000"/>
              </w:rPr>
            </w:pPr>
            <w:r w:rsidRPr="005A5CFB">
              <w:rPr>
                <w:color w:val="000000"/>
              </w:rPr>
              <w:t>6</w:t>
            </w:r>
          </w:p>
        </w:tc>
      </w:tr>
    </w:tbl>
    <w:p w14:paraId="1F08F0C3" w14:textId="4C4904CC" w:rsidR="0013729C" w:rsidRDefault="0013729C" w:rsidP="0013729C"/>
    <w:p w14:paraId="29D71F35" w14:textId="77777777" w:rsidR="005A5CFB" w:rsidRDefault="005A5CFB" w:rsidP="0013729C"/>
    <w:p w14:paraId="52291BCF" w14:textId="77777777" w:rsidR="005A5CFB" w:rsidRDefault="005A5CFB" w:rsidP="0013729C"/>
    <w:p w14:paraId="7BEED714" w14:textId="77777777" w:rsidR="005A5CFB" w:rsidRDefault="005A5CFB" w:rsidP="0013729C"/>
    <w:p w14:paraId="5C943922" w14:textId="77777777" w:rsidR="005A5CFB" w:rsidRDefault="005A5CFB" w:rsidP="0013729C"/>
    <w:p w14:paraId="400EF391" w14:textId="71524BE5" w:rsidR="00EA44AA" w:rsidRDefault="00EA44A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2145"/>
        <w:gridCol w:w="2154"/>
        <w:gridCol w:w="2164"/>
      </w:tblGrid>
      <w:tr w:rsidR="00EA44AA" w:rsidRPr="00501989" w14:paraId="5A759206" w14:textId="77777777" w:rsidTr="00C4006C">
        <w:tc>
          <w:tcPr>
            <w:tcW w:w="9350" w:type="dxa"/>
            <w:gridSpan w:val="4"/>
          </w:tcPr>
          <w:p w14:paraId="2D4C12AF" w14:textId="6455C864" w:rsidR="00EA44AA" w:rsidRPr="00567CDE" w:rsidRDefault="00EA44AA" w:rsidP="00567CDE">
            <w:pPr>
              <w:pStyle w:val="TableCap1"/>
              <w:ind w:firstLine="0"/>
              <w:rPr>
                <w:sz w:val="24"/>
              </w:rPr>
            </w:pPr>
            <w:bookmarkStart w:id="141" w:name="_Toc174383363"/>
            <w:r w:rsidRPr="00567CDE">
              <w:rPr>
                <w:color w:val="000000"/>
                <w:sz w:val="24"/>
              </w:rPr>
              <w:t xml:space="preserve">Table 4.2 Number of </w:t>
            </w:r>
            <w:r w:rsidRPr="00567CDE">
              <w:rPr>
                <w:i/>
                <w:iCs/>
                <w:color w:val="000000"/>
                <w:sz w:val="24"/>
              </w:rPr>
              <w:t xml:space="preserve">Staphylococcus chromogenes </w:t>
            </w:r>
            <w:r w:rsidRPr="00567CDE">
              <w:rPr>
                <w:color w:val="000000"/>
                <w:sz w:val="24"/>
              </w:rPr>
              <w:t>isolates associated</w:t>
            </w:r>
            <w:r w:rsidRPr="00567CDE">
              <w:rPr>
                <w:i/>
                <w:iCs/>
                <w:color w:val="000000"/>
                <w:sz w:val="24"/>
              </w:rPr>
              <w:t xml:space="preserve"> </w:t>
            </w:r>
            <w:r w:rsidRPr="00567CDE">
              <w:rPr>
                <w:color w:val="000000"/>
                <w:sz w:val="24"/>
              </w:rPr>
              <w:t xml:space="preserve">with persistent bovine intramammary infections belonging to each strain type (ST; as determined by </w:t>
            </w:r>
            <w:proofErr w:type="spellStart"/>
            <w:r w:rsidRPr="00567CDE">
              <w:rPr>
                <w:color w:val="000000"/>
                <w:sz w:val="24"/>
              </w:rPr>
              <w:t>multilocus</w:t>
            </w:r>
            <w:proofErr w:type="spellEnd"/>
            <w:r w:rsidRPr="00567CDE">
              <w:rPr>
                <w:color w:val="000000"/>
                <w:sz w:val="24"/>
              </w:rPr>
              <w:t xml:space="preserve">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w:t>
            </w:r>
            <w:proofErr w:type="gramStart"/>
            <w:r w:rsidRPr="00567CDE">
              <w:rPr>
                <w:color w:val="000000"/>
                <w:sz w:val="24"/>
              </w:rPr>
              <w:t>publicly-available</w:t>
            </w:r>
            <w:proofErr w:type="gramEnd"/>
            <w:r w:rsidRPr="00567CDE">
              <w:rPr>
                <w:color w:val="000000"/>
                <w:sz w:val="24"/>
              </w:rPr>
              <w:t xml:space="preserve"> concatenated MLST sequences for </w:t>
            </w:r>
            <w:r w:rsidRPr="00567CDE">
              <w:rPr>
                <w:i/>
                <w:iCs/>
                <w:color w:val="000000"/>
                <w:sz w:val="24"/>
              </w:rPr>
              <w:t xml:space="preserve">S. chromogenes. </w:t>
            </w:r>
            <w:r w:rsidRPr="00567CDE">
              <w:rPr>
                <w:color w:val="000000"/>
                <w:sz w:val="24"/>
              </w:rPr>
              <w:t>Study isolates which grouped together with a bootstrap value of ≥65% were classified as ST clusters.</w:t>
            </w:r>
            <w:bookmarkEnd w:id="141"/>
          </w:p>
        </w:tc>
      </w:tr>
      <w:tr w:rsidR="00EA44AA" w:rsidRPr="00501989" w14:paraId="55733840" w14:textId="77777777" w:rsidTr="00C4006C">
        <w:trPr>
          <w:trHeight w:val="531"/>
        </w:trPr>
        <w:tc>
          <w:tcPr>
            <w:tcW w:w="2337" w:type="dxa"/>
            <w:vAlign w:val="bottom"/>
          </w:tcPr>
          <w:p w14:paraId="6B6FD0D6" w14:textId="77777777" w:rsidR="00EA44AA" w:rsidRPr="00501989" w:rsidRDefault="00EA44AA" w:rsidP="00C4006C">
            <w:pPr>
              <w:jc w:val="center"/>
            </w:pPr>
            <w:r w:rsidRPr="00501989">
              <w:t>SCC category</w:t>
            </w:r>
          </w:p>
        </w:tc>
        <w:tc>
          <w:tcPr>
            <w:tcW w:w="2337" w:type="dxa"/>
            <w:vAlign w:val="bottom"/>
          </w:tcPr>
          <w:p w14:paraId="3BAB87B8" w14:textId="77777777" w:rsidR="00EA44AA" w:rsidRPr="00501989" w:rsidRDefault="00EA44AA" w:rsidP="00C4006C">
            <w:pPr>
              <w:jc w:val="center"/>
            </w:pPr>
            <w:r w:rsidRPr="00501989">
              <w:t>Strain type</w:t>
            </w:r>
          </w:p>
        </w:tc>
        <w:tc>
          <w:tcPr>
            <w:tcW w:w="2338" w:type="dxa"/>
            <w:vAlign w:val="bottom"/>
          </w:tcPr>
          <w:p w14:paraId="3E827FED" w14:textId="77777777" w:rsidR="00EA44AA" w:rsidRPr="00501989" w:rsidRDefault="00EA44AA" w:rsidP="00C4006C">
            <w:pPr>
              <w:jc w:val="center"/>
            </w:pPr>
            <w:r w:rsidRPr="00501989">
              <w:t>ST cluster</w:t>
            </w:r>
          </w:p>
        </w:tc>
        <w:tc>
          <w:tcPr>
            <w:tcW w:w="2338" w:type="dxa"/>
            <w:vAlign w:val="bottom"/>
          </w:tcPr>
          <w:p w14:paraId="2F727806" w14:textId="77777777" w:rsidR="00EA44AA" w:rsidRPr="00501989" w:rsidRDefault="00EA44AA" w:rsidP="00C4006C">
            <w:pPr>
              <w:jc w:val="center"/>
            </w:pPr>
            <w:r w:rsidRPr="00501989">
              <w:t>No. isolates</w:t>
            </w:r>
          </w:p>
        </w:tc>
      </w:tr>
      <w:tr w:rsidR="00EA44AA" w:rsidRPr="00501989" w14:paraId="5CCF4D60" w14:textId="77777777" w:rsidTr="00C4006C">
        <w:trPr>
          <w:trHeight w:val="540"/>
        </w:trPr>
        <w:tc>
          <w:tcPr>
            <w:tcW w:w="2337" w:type="dxa"/>
            <w:vAlign w:val="bottom"/>
          </w:tcPr>
          <w:p w14:paraId="4041C053" w14:textId="77777777" w:rsidR="00EA44AA" w:rsidRPr="00501989" w:rsidRDefault="00EA44AA" w:rsidP="00C4006C">
            <w:pPr>
              <w:jc w:val="right"/>
            </w:pPr>
            <w:r w:rsidRPr="00501989">
              <w:t>HIGH</w:t>
            </w:r>
          </w:p>
        </w:tc>
        <w:tc>
          <w:tcPr>
            <w:tcW w:w="2337" w:type="dxa"/>
            <w:vAlign w:val="bottom"/>
          </w:tcPr>
          <w:p w14:paraId="357BF829" w14:textId="77777777" w:rsidR="00EA44AA" w:rsidRPr="00501989" w:rsidRDefault="00EA44AA" w:rsidP="00C4006C">
            <w:pPr>
              <w:jc w:val="center"/>
            </w:pPr>
            <w:r w:rsidRPr="00501989">
              <w:t>5</w:t>
            </w:r>
          </w:p>
        </w:tc>
        <w:tc>
          <w:tcPr>
            <w:tcW w:w="2338" w:type="dxa"/>
            <w:vAlign w:val="bottom"/>
          </w:tcPr>
          <w:p w14:paraId="6FEC05B9" w14:textId="77777777" w:rsidR="00EA44AA" w:rsidRPr="00501989" w:rsidRDefault="00EA44AA" w:rsidP="00C4006C">
            <w:pPr>
              <w:jc w:val="center"/>
            </w:pPr>
            <w:r w:rsidRPr="00501989">
              <w:t>5</w:t>
            </w:r>
          </w:p>
        </w:tc>
        <w:tc>
          <w:tcPr>
            <w:tcW w:w="2338" w:type="dxa"/>
            <w:vAlign w:val="bottom"/>
          </w:tcPr>
          <w:p w14:paraId="4CA47953" w14:textId="77777777" w:rsidR="00EA44AA" w:rsidRPr="00501989" w:rsidRDefault="00EA44AA" w:rsidP="00C4006C">
            <w:pPr>
              <w:jc w:val="center"/>
            </w:pPr>
            <w:r w:rsidRPr="00501989">
              <w:t>1</w:t>
            </w:r>
          </w:p>
        </w:tc>
      </w:tr>
      <w:tr w:rsidR="00EA44AA" w:rsidRPr="00501989" w14:paraId="16D1FC31" w14:textId="77777777" w:rsidTr="00C4006C">
        <w:tc>
          <w:tcPr>
            <w:tcW w:w="2337" w:type="dxa"/>
            <w:vAlign w:val="bottom"/>
          </w:tcPr>
          <w:p w14:paraId="17D84F1E" w14:textId="77777777" w:rsidR="00EA44AA" w:rsidRPr="00501989" w:rsidRDefault="00EA44AA" w:rsidP="00C4006C">
            <w:pPr>
              <w:jc w:val="right"/>
            </w:pPr>
          </w:p>
        </w:tc>
        <w:tc>
          <w:tcPr>
            <w:tcW w:w="2337" w:type="dxa"/>
            <w:vAlign w:val="bottom"/>
          </w:tcPr>
          <w:p w14:paraId="605FF34F" w14:textId="77777777" w:rsidR="00EA44AA" w:rsidRPr="00501989" w:rsidRDefault="00EA44AA" w:rsidP="00C4006C">
            <w:pPr>
              <w:jc w:val="center"/>
            </w:pPr>
            <w:r w:rsidRPr="00501989">
              <w:t>6</w:t>
            </w:r>
          </w:p>
        </w:tc>
        <w:tc>
          <w:tcPr>
            <w:tcW w:w="2338" w:type="dxa"/>
            <w:vAlign w:val="bottom"/>
          </w:tcPr>
          <w:p w14:paraId="5C060D7E" w14:textId="77777777" w:rsidR="00EA44AA" w:rsidRPr="00501989" w:rsidRDefault="00EA44AA" w:rsidP="00C4006C">
            <w:pPr>
              <w:jc w:val="center"/>
            </w:pPr>
            <w:r w:rsidRPr="00501989">
              <w:t>6</w:t>
            </w:r>
          </w:p>
        </w:tc>
        <w:tc>
          <w:tcPr>
            <w:tcW w:w="2338" w:type="dxa"/>
            <w:vAlign w:val="bottom"/>
          </w:tcPr>
          <w:p w14:paraId="6F4074E9" w14:textId="77777777" w:rsidR="00EA44AA" w:rsidRPr="00501989" w:rsidRDefault="00EA44AA" w:rsidP="00C4006C">
            <w:pPr>
              <w:jc w:val="center"/>
            </w:pPr>
            <w:r w:rsidRPr="00501989">
              <w:t>5</w:t>
            </w:r>
          </w:p>
        </w:tc>
      </w:tr>
      <w:tr w:rsidR="00EA44AA" w:rsidRPr="00501989" w14:paraId="1303AAF0" w14:textId="77777777" w:rsidTr="00C4006C">
        <w:tc>
          <w:tcPr>
            <w:tcW w:w="2337" w:type="dxa"/>
            <w:vAlign w:val="bottom"/>
          </w:tcPr>
          <w:p w14:paraId="10C4ACDC" w14:textId="77777777" w:rsidR="00EA44AA" w:rsidRPr="00501989" w:rsidRDefault="00EA44AA" w:rsidP="00C4006C">
            <w:pPr>
              <w:jc w:val="right"/>
            </w:pPr>
          </w:p>
        </w:tc>
        <w:tc>
          <w:tcPr>
            <w:tcW w:w="2337" w:type="dxa"/>
            <w:vAlign w:val="bottom"/>
          </w:tcPr>
          <w:p w14:paraId="64282B38" w14:textId="77777777" w:rsidR="00EA44AA" w:rsidRPr="00501989" w:rsidRDefault="00EA44AA" w:rsidP="00C4006C">
            <w:pPr>
              <w:jc w:val="center"/>
            </w:pPr>
            <w:r w:rsidRPr="00501989">
              <w:t>25</w:t>
            </w:r>
          </w:p>
        </w:tc>
        <w:tc>
          <w:tcPr>
            <w:tcW w:w="2338" w:type="dxa"/>
            <w:vAlign w:val="bottom"/>
          </w:tcPr>
          <w:p w14:paraId="740EDF21" w14:textId="77777777" w:rsidR="00EA44AA" w:rsidRPr="00501989" w:rsidRDefault="00EA44AA" w:rsidP="00C4006C">
            <w:pPr>
              <w:jc w:val="center"/>
            </w:pPr>
            <w:r w:rsidRPr="00501989">
              <w:t>25</w:t>
            </w:r>
          </w:p>
        </w:tc>
        <w:tc>
          <w:tcPr>
            <w:tcW w:w="2338" w:type="dxa"/>
            <w:vAlign w:val="bottom"/>
          </w:tcPr>
          <w:p w14:paraId="7992E261" w14:textId="77777777" w:rsidR="00EA44AA" w:rsidRPr="00501989" w:rsidRDefault="00EA44AA" w:rsidP="00C4006C">
            <w:pPr>
              <w:jc w:val="center"/>
            </w:pPr>
            <w:r w:rsidRPr="00501989">
              <w:t>2</w:t>
            </w:r>
          </w:p>
        </w:tc>
      </w:tr>
      <w:tr w:rsidR="00EA44AA" w:rsidRPr="00501989" w14:paraId="3A223AA2" w14:textId="77777777" w:rsidTr="00C4006C">
        <w:tc>
          <w:tcPr>
            <w:tcW w:w="2337" w:type="dxa"/>
            <w:vAlign w:val="bottom"/>
          </w:tcPr>
          <w:p w14:paraId="0EC16ADE" w14:textId="77777777" w:rsidR="00EA44AA" w:rsidRPr="00501989" w:rsidRDefault="00EA44AA" w:rsidP="00C4006C">
            <w:pPr>
              <w:jc w:val="right"/>
            </w:pPr>
          </w:p>
        </w:tc>
        <w:tc>
          <w:tcPr>
            <w:tcW w:w="2337" w:type="dxa"/>
            <w:vAlign w:val="bottom"/>
          </w:tcPr>
          <w:p w14:paraId="2D2D8A89" w14:textId="77777777" w:rsidR="00EA44AA" w:rsidRPr="00501989" w:rsidRDefault="00EA44AA" w:rsidP="00C4006C">
            <w:pPr>
              <w:jc w:val="center"/>
            </w:pPr>
            <w:r w:rsidRPr="00501989">
              <w:t>48</w:t>
            </w:r>
          </w:p>
        </w:tc>
        <w:tc>
          <w:tcPr>
            <w:tcW w:w="2338" w:type="dxa"/>
            <w:vAlign w:val="bottom"/>
          </w:tcPr>
          <w:p w14:paraId="472872F9" w14:textId="77777777" w:rsidR="00EA44AA" w:rsidRPr="00501989" w:rsidRDefault="00EA44AA" w:rsidP="00C4006C">
            <w:pPr>
              <w:jc w:val="center"/>
            </w:pPr>
            <w:r w:rsidRPr="00501989">
              <w:t>48</w:t>
            </w:r>
          </w:p>
        </w:tc>
        <w:tc>
          <w:tcPr>
            <w:tcW w:w="2338" w:type="dxa"/>
            <w:vAlign w:val="bottom"/>
          </w:tcPr>
          <w:p w14:paraId="75CFA60D" w14:textId="77777777" w:rsidR="00EA44AA" w:rsidRPr="00501989" w:rsidRDefault="00EA44AA" w:rsidP="00C4006C">
            <w:pPr>
              <w:jc w:val="center"/>
            </w:pPr>
            <w:r w:rsidRPr="00501989">
              <w:t>1</w:t>
            </w:r>
          </w:p>
        </w:tc>
      </w:tr>
      <w:tr w:rsidR="00EA44AA" w:rsidRPr="00501989" w14:paraId="69E8FFA4" w14:textId="77777777" w:rsidTr="00C4006C">
        <w:tc>
          <w:tcPr>
            <w:tcW w:w="2337" w:type="dxa"/>
            <w:vAlign w:val="bottom"/>
          </w:tcPr>
          <w:p w14:paraId="4E3020B5" w14:textId="77777777" w:rsidR="00EA44AA" w:rsidRPr="00501989" w:rsidRDefault="00EA44AA" w:rsidP="00C4006C">
            <w:pPr>
              <w:jc w:val="right"/>
            </w:pPr>
          </w:p>
        </w:tc>
        <w:tc>
          <w:tcPr>
            <w:tcW w:w="2337" w:type="dxa"/>
            <w:vAlign w:val="bottom"/>
          </w:tcPr>
          <w:p w14:paraId="2763A103" w14:textId="77777777" w:rsidR="00EA44AA" w:rsidRPr="00501989" w:rsidRDefault="00EA44AA" w:rsidP="00C4006C">
            <w:pPr>
              <w:jc w:val="center"/>
            </w:pPr>
            <w:r w:rsidRPr="00501989">
              <w:t>136</w:t>
            </w:r>
          </w:p>
        </w:tc>
        <w:tc>
          <w:tcPr>
            <w:tcW w:w="2338" w:type="dxa"/>
            <w:vAlign w:val="bottom"/>
          </w:tcPr>
          <w:p w14:paraId="3424C117" w14:textId="77777777" w:rsidR="00EA44AA" w:rsidRPr="00501989" w:rsidRDefault="00EA44AA" w:rsidP="00C4006C">
            <w:pPr>
              <w:jc w:val="center"/>
            </w:pPr>
            <w:r w:rsidRPr="00501989">
              <w:t>-</w:t>
            </w:r>
          </w:p>
        </w:tc>
        <w:tc>
          <w:tcPr>
            <w:tcW w:w="2338" w:type="dxa"/>
            <w:vAlign w:val="bottom"/>
          </w:tcPr>
          <w:p w14:paraId="01105066" w14:textId="77777777" w:rsidR="00EA44AA" w:rsidRPr="00501989" w:rsidRDefault="00EA44AA" w:rsidP="00C4006C">
            <w:pPr>
              <w:jc w:val="center"/>
            </w:pPr>
            <w:r w:rsidRPr="00501989">
              <w:t>1</w:t>
            </w:r>
          </w:p>
        </w:tc>
      </w:tr>
      <w:tr w:rsidR="00EA44AA" w:rsidRPr="00501989" w14:paraId="6FAA49F8" w14:textId="77777777" w:rsidTr="00C4006C">
        <w:tc>
          <w:tcPr>
            <w:tcW w:w="2337" w:type="dxa"/>
            <w:vAlign w:val="bottom"/>
          </w:tcPr>
          <w:p w14:paraId="2AA42553" w14:textId="77777777" w:rsidR="00EA44AA" w:rsidRPr="00501989" w:rsidRDefault="00EA44AA" w:rsidP="00C4006C">
            <w:pPr>
              <w:jc w:val="right"/>
            </w:pPr>
          </w:p>
        </w:tc>
        <w:tc>
          <w:tcPr>
            <w:tcW w:w="2337" w:type="dxa"/>
            <w:vAlign w:val="bottom"/>
          </w:tcPr>
          <w:p w14:paraId="7638B1EC" w14:textId="77777777" w:rsidR="00EA44AA" w:rsidRPr="00501989" w:rsidRDefault="00EA44AA" w:rsidP="00C4006C">
            <w:pPr>
              <w:jc w:val="center"/>
            </w:pPr>
            <w:r w:rsidRPr="00501989">
              <w:t>176*</w:t>
            </w:r>
          </w:p>
        </w:tc>
        <w:tc>
          <w:tcPr>
            <w:tcW w:w="2338" w:type="dxa"/>
            <w:vAlign w:val="bottom"/>
          </w:tcPr>
          <w:p w14:paraId="780EA397" w14:textId="77777777" w:rsidR="00EA44AA" w:rsidRPr="00501989" w:rsidRDefault="00EA44AA" w:rsidP="00C4006C">
            <w:pPr>
              <w:jc w:val="center"/>
            </w:pPr>
            <w:r w:rsidRPr="00501989">
              <w:t>1</w:t>
            </w:r>
          </w:p>
        </w:tc>
        <w:tc>
          <w:tcPr>
            <w:tcW w:w="2338" w:type="dxa"/>
            <w:vAlign w:val="bottom"/>
          </w:tcPr>
          <w:p w14:paraId="64A6D79B" w14:textId="77777777" w:rsidR="00EA44AA" w:rsidRPr="00501989" w:rsidRDefault="00EA44AA" w:rsidP="00C4006C">
            <w:pPr>
              <w:jc w:val="center"/>
            </w:pPr>
            <w:r w:rsidRPr="00501989">
              <w:t>4</w:t>
            </w:r>
          </w:p>
        </w:tc>
      </w:tr>
      <w:tr w:rsidR="00EA44AA" w:rsidRPr="00501989" w14:paraId="17A57D95" w14:textId="77777777" w:rsidTr="00C4006C">
        <w:tc>
          <w:tcPr>
            <w:tcW w:w="2337" w:type="dxa"/>
            <w:vAlign w:val="bottom"/>
          </w:tcPr>
          <w:p w14:paraId="72E4A82D" w14:textId="77777777" w:rsidR="00EA44AA" w:rsidRPr="00501989" w:rsidRDefault="00EA44AA" w:rsidP="00C4006C">
            <w:pPr>
              <w:jc w:val="right"/>
            </w:pPr>
          </w:p>
        </w:tc>
        <w:tc>
          <w:tcPr>
            <w:tcW w:w="2337" w:type="dxa"/>
            <w:vAlign w:val="bottom"/>
          </w:tcPr>
          <w:p w14:paraId="4914B491" w14:textId="77777777" w:rsidR="00EA44AA" w:rsidRPr="00501989" w:rsidRDefault="00EA44AA" w:rsidP="00C4006C">
            <w:pPr>
              <w:jc w:val="center"/>
            </w:pPr>
            <w:r w:rsidRPr="00501989">
              <w:t>177*</w:t>
            </w:r>
          </w:p>
        </w:tc>
        <w:tc>
          <w:tcPr>
            <w:tcW w:w="2338" w:type="dxa"/>
            <w:vAlign w:val="bottom"/>
          </w:tcPr>
          <w:p w14:paraId="3A600002" w14:textId="77777777" w:rsidR="00EA44AA" w:rsidRPr="00501989" w:rsidRDefault="00EA44AA" w:rsidP="00C4006C">
            <w:pPr>
              <w:jc w:val="center"/>
            </w:pPr>
            <w:r w:rsidRPr="00501989">
              <w:t>-</w:t>
            </w:r>
          </w:p>
        </w:tc>
        <w:tc>
          <w:tcPr>
            <w:tcW w:w="2338" w:type="dxa"/>
            <w:vAlign w:val="bottom"/>
          </w:tcPr>
          <w:p w14:paraId="0FED24B2" w14:textId="77777777" w:rsidR="00EA44AA" w:rsidRPr="00501989" w:rsidRDefault="00EA44AA" w:rsidP="00C4006C">
            <w:pPr>
              <w:jc w:val="center"/>
            </w:pPr>
            <w:r w:rsidRPr="00501989">
              <w:t>1</w:t>
            </w:r>
          </w:p>
        </w:tc>
      </w:tr>
      <w:tr w:rsidR="00EA44AA" w:rsidRPr="00501989" w14:paraId="799FD88B" w14:textId="77777777" w:rsidTr="00C4006C">
        <w:tc>
          <w:tcPr>
            <w:tcW w:w="2337" w:type="dxa"/>
            <w:vAlign w:val="bottom"/>
          </w:tcPr>
          <w:p w14:paraId="42CF8A74" w14:textId="77777777" w:rsidR="00EA44AA" w:rsidRPr="00501989" w:rsidRDefault="00EA44AA" w:rsidP="00C4006C">
            <w:pPr>
              <w:jc w:val="right"/>
            </w:pPr>
            <w:r w:rsidRPr="00501989">
              <w:t>LOW</w:t>
            </w:r>
          </w:p>
        </w:tc>
        <w:tc>
          <w:tcPr>
            <w:tcW w:w="2337" w:type="dxa"/>
            <w:tcBorders>
              <w:top w:val="nil"/>
              <w:left w:val="nil"/>
              <w:bottom w:val="nil"/>
              <w:right w:val="nil"/>
            </w:tcBorders>
            <w:shd w:val="clear" w:color="auto" w:fill="auto"/>
            <w:vAlign w:val="bottom"/>
          </w:tcPr>
          <w:p w14:paraId="2EFF6F5D" w14:textId="77777777" w:rsidR="00EA44AA" w:rsidRPr="00501989" w:rsidRDefault="00EA44AA" w:rsidP="00C4006C">
            <w:pPr>
              <w:jc w:val="center"/>
            </w:pPr>
            <w:r w:rsidRPr="00501989">
              <w:rPr>
                <w:color w:val="000000"/>
              </w:rPr>
              <w:t>5</w:t>
            </w:r>
          </w:p>
        </w:tc>
        <w:tc>
          <w:tcPr>
            <w:tcW w:w="2338" w:type="dxa"/>
            <w:tcBorders>
              <w:top w:val="nil"/>
              <w:left w:val="nil"/>
              <w:bottom w:val="nil"/>
              <w:right w:val="nil"/>
            </w:tcBorders>
            <w:shd w:val="clear" w:color="auto" w:fill="auto"/>
            <w:vAlign w:val="bottom"/>
          </w:tcPr>
          <w:p w14:paraId="186019DB" w14:textId="77777777" w:rsidR="00EA44AA" w:rsidRPr="00501989" w:rsidRDefault="00EA44AA" w:rsidP="00C4006C">
            <w:pPr>
              <w:jc w:val="center"/>
            </w:pPr>
            <w:r w:rsidRPr="00501989">
              <w:rPr>
                <w:color w:val="000000"/>
              </w:rPr>
              <w:t>5</w:t>
            </w:r>
          </w:p>
        </w:tc>
        <w:tc>
          <w:tcPr>
            <w:tcW w:w="2338" w:type="dxa"/>
            <w:tcBorders>
              <w:top w:val="nil"/>
              <w:left w:val="nil"/>
              <w:bottom w:val="nil"/>
              <w:right w:val="nil"/>
            </w:tcBorders>
            <w:shd w:val="clear" w:color="auto" w:fill="auto"/>
            <w:vAlign w:val="bottom"/>
          </w:tcPr>
          <w:p w14:paraId="39CC9C95" w14:textId="77777777" w:rsidR="00EA44AA" w:rsidRPr="00501989" w:rsidRDefault="00EA44AA" w:rsidP="00C4006C">
            <w:pPr>
              <w:jc w:val="center"/>
            </w:pPr>
            <w:r w:rsidRPr="00501989">
              <w:rPr>
                <w:color w:val="000000"/>
              </w:rPr>
              <w:t>2</w:t>
            </w:r>
          </w:p>
        </w:tc>
      </w:tr>
      <w:tr w:rsidR="00EA44AA" w:rsidRPr="00501989" w14:paraId="1CB03895" w14:textId="77777777" w:rsidTr="00C4006C">
        <w:tc>
          <w:tcPr>
            <w:tcW w:w="2337" w:type="dxa"/>
            <w:vAlign w:val="bottom"/>
          </w:tcPr>
          <w:p w14:paraId="0443333A" w14:textId="77777777" w:rsidR="00EA44AA" w:rsidRPr="00501989" w:rsidRDefault="00EA44AA" w:rsidP="00C4006C"/>
        </w:tc>
        <w:tc>
          <w:tcPr>
            <w:tcW w:w="2337" w:type="dxa"/>
            <w:tcBorders>
              <w:top w:val="nil"/>
              <w:left w:val="nil"/>
              <w:bottom w:val="nil"/>
              <w:right w:val="nil"/>
            </w:tcBorders>
            <w:shd w:val="clear" w:color="auto" w:fill="auto"/>
            <w:vAlign w:val="bottom"/>
          </w:tcPr>
          <w:p w14:paraId="2110ECBF" w14:textId="77777777" w:rsidR="00EA44AA" w:rsidRPr="00501989" w:rsidRDefault="00EA44AA" w:rsidP="00C4006C">
            <w:pPr>
              <w:jc w:val="center"/>
            </w:pPr>
            <w:r w:rsidRPr="00501989">
              <w:rPr>
                <w:color w:val="000000"/>
              </w:rPr>
              <w:t>6</w:t>
            </w:r>
          </w:p>
        </w:tc>
        <w:tc>
          <w:tcPr>
            <w:tcW w:w="2338" w:type="dxa"/>
            <w:tcBorders>
              <w:top w:val="nil"/>
              <w:left w:val="nil"/>
              <w:bottom w:val="nil"/>
              <w:right w:val="nil"/>
            </w:tcBorders>
            <w:shd w:val="clear" w:color="auto" w:fill="auto"/>
            <w:vAlign w:val="bottom"/>
          </w:tcPr>
          <w:p w14:paraId="21572977" w14:textId="77777777" w:rsidR="00EA44AA" w:rsidRPr="00501989" w:rsidRDefault="00EA44AA" w:rsidP="00C4006C">
            <w:pPr>
              <w:jc w:val="center"/>
            </w:pPr>
            <w:r w:rsidRPr="00501989">
              <w:rPr>
                <w:color w:val="000000"/>
              </w:rPr>
              <w:t>6</w:t>
            </w:r>
          </w:p>
        </w:tc>
        <w:tc>
          <w:tcPr>
            <w:tcW w:w="2338" w:type="dxa"/>
            <w:tcBorders>
              <w:top w:val="nil"/>
              <w:left w:val="nil"/>
              <w:bottom w:val="nil"/>
              <w:right w:val="nil"/>
            </w:tcBorders>
            <w:shd w:val="clear" w:color="auto" w:fill="auto"/>
            <w:vAlign w:val="bottom"/>
          </w:tcPr>
          <w:p w14:paraId="27DE780C" w14:textId="77777777" w:rsidR="00EA44AA" w:rsidRPr="00501989" w:rsidRDefault="00EA44AA" w:rsidP="00C4006C">
            <w:pPr>
              <w:jc w:val="center"/>
            </w:pPr>
            <w:r w:rsidRPr="00501989">
              <w:rPr>
                <w:color w:val="000000"/>
              </w:rPr>
              <w:t>4</w:t>
            </w:r>
          </w:p>
        </w:tc>
      </w:tr>
      <w:tr w:rsidR="00EA44AA" w:rsidRPr="00501989" w14:paraId="5DE7643C" w14:textId="77777777" w:rsidTr="00C4006C">
        <w:tc>
          <w:tcPr>
            <w:tcW w:w="2337" w:type="dxa"/>
            <w:vAlign w:val="bottom"/>
          </w:tcPr>
          <w:p w14:paraId="2F7765E6" w14:textId="77777777" w:rsidR="00EA44AA" w:rsidRPr="00501989" w:rsidRDefault="00EA44AA" w:rsidP="00C4006C"/>
        </w:tc>
        <w:tc>
          <w:tcPr>
            <w:tcW w:w="2337" w:type="dxa"/>
            <w:tcBorders>
              <w:top w:val="nil"/>
              <w:left w:val="nil"/>
              <w:bottom w:val="nil"/>
              <w:right w:val="nil"/>
            </w:tcBorders>
            <w:shd w:val="clear" w:color="auto" w:fill="auto"/>
            <w:vAlign w:val="bottom"/>
          </w:tcPr>
          <w:p w14:paraId="128D041F" w14:textId="77777777" w:rsidR="00EA44AA" w:rsidRPr="00501989" w:rsidRDefault="00EA44AA" w:rsidP="00C4006C">
            <w:pPr>
              <w:jc w:val="center"/>
            </w:pPr>
            <w:r w:rsidRPr="00501989">
              <w:rPr>
                <w:color w:val="000000"/>
              </w:rPr>
              <w:t>48</w:t>
            </w:r>
          </w:p>
        </w:tc>
        <w:tc>
          <w:tcPr>
            <w:tcW w:w="2338" w:type="dxa"/>
            <w:tcBorders>
              <w:top w:val="nil"/>
              <w:left w:val="nil"/>
              <w:bottom w:val="nil"/>
              <w:right w:val="nil"/>
            </w:tcBorders>
            <w:shd w:val="clear" w:color="auto" w:fill="auto"/>
            <w:vAlign w:val="bottom"/>
          </w:tcPr>
          <w:p w14:paraId="46E3CB63" w14:textId="77777777" w:rsidR="00EA44AA" w:rsidRPr="00501989" w:rsidRDefault="00EA44AA" w:rsidP="00C4006C">
            <w:pPr>
              <w:jc w:val="center"/>
            </w:pPr>
            <w:r w:rsidRPr="00501989">
              <w:rPr>
                <w:color w:val="000000"/>
              </w:rPr>
              <w:t>48</w:t>
            </w:r>
          </w:p>
        </w:tc>
        <w:tc>
          <w:tcPr>
            <w:tcW w:w="2338" w:type="dxa"/>
            <w:tcBorders>
              <w:top w:val="nil"/>
              <w:left w:val="nil"/>
              <w:bottom w:val="nil"/>
              <w:right w:val="nil"/>
            </w:tcBorders>
            <w:shd w:val="clear" w:color="auto" w:fill="auto"/>
            <w:vAlign w:val="bottom"/>
          </w:tcPr>
          <w:p w14:paraId="2BFE82A9" w14:textId="77777777" w:rsidR="00EA44AA" w:rsidRPr="00501989" w:rsidRDefault="00EA44AA" w:rsidP="00C4006C">
            <w:pPr>
              <w:jc w:val="center"/>
            </w:pPr>
            <w:r w:rsidRPr="00501989">
              <w:rPr>
                <w:color w:val="000000"/>
              </w:rPr>
              <w:t>1</w:t>
            </w:r>
          </w:p>
        </w:tc>
      </w:tr>
      <w:tr w:rsidR="00EA44AA" w:rsidRPr="00501989" w14:paraId="5334234B" w14:textId="77777777" w:rsidTr="00C4006C">
        <w:tc>
          <w:tcPr>
            <w:tcW w:w="2337" w:type="dxa"/>
            <w:vAlign w:val="bottom"/>
          </w:tcPr>
          <w:p w14:paraId="10FD3FA5" w14:textId="77777777" w:rsidR="00EA44AA" w:rsidRPr="00501989" w:rsidRDefault="00EA44AA" w:rsidP="00C4006C"/>
        </w:tc>
        <w:tc>
          <w:tcPr>
            <w:tcW w:w="2337" w:type="dxa"/>
            <w:tcBorders>
              <w:top w:val="nil"/>
              <w:left w:val="nil"/>
              <w:bottom w:val="nil"/>
              <w:right w:val="nil"/>
            </w:tcBorders>
            <w:shd w:val="clear" w:color="auto" w:fill="auto"/>
            <w:vAlign w:val="bottom"/>
          </w:tcPr>
          <w:p w14:paraId="5E7F5B5B" w14:textId="77777777" w:rsidR="00EA44AA" w:rsidRPr="00501989" w:rsidRDefault="00EA44AA" w:rsidP="00C4006C">
            <w:pPr>
              <w:jc w:val="center"/>
            </w:pPr>
            <w:r w:rsidRPr="00501989">
              <w:rPr>
                <w:color w:val="000000"/>
              </w:rPr>
              <w:t>51</w:t>
            </w:r>
          </w:p>
        </w:tc>
        <w:tc>
          <w:tcPr>
            <w:tcW w:w="2338" w:type="dxa"/>
            <w:tcBorders>
              <w:top w:val="nil"/>
              <w:left w:val="nil"/>
              <w:bottom w:val="nil"/>
              <w:right w:val="nil"/>
            </w:tcBorders>
            <w:shd w:val="clear" w:color="auto" w:fill="auto"/>
            <w:vAlign w:val="bottom"/>
          </w:tcPr>
          <w:p w14:paraId="56E097A9" w14:textId="77777777" w:rsidR="00EA44AA" w:rsidRPr="00501989" w:rsidRDefault="00EA44AA" w:rsidP="00C4006C">
            <w:pPr>
              <w:jc w:val="center"/>
            </w:pPr>
            <w:r w:rsidRPr="00501989">
              <w:rPr>
                <w:color w:val="000000"/>
              </w:rPr>
              <w:t>-</w:t>
            </w:r>
          </w:p>
        </w:tc>
        <w:tc>
          <w:tcPr>
            <w:tcW w:w="2338" w:type="dxa"/>
            <w:tcBorders>
              <w:top w:val="nil"/>
              <w:left w:val="nil"/>
              <w:bottom w:val="nil"/>
              <w:right w:val="nil"/>
            </w:tcBorders>
            <w:shd w:val="clear" w:color="auto" w:fill="auto"/>
            <w:vAlign w:val="bottom"/>
          </w:tcPr>
          <w:p w14:paraId="012713ED" w14:textId="77777777" w:rsidR="00EA44AA" w:rsidRPr="00501989" w:rsidRDefault="00EA44AA" w:rsidP="00C4006C">
            <w:pPr>
              <w:jc w:val="center"/>
            </w:pPr>
            <w:r w:rsidRPr="00501989">
              <w:rPr>
                <w:color w:val="000000"/>
              </w:rPr>
              <w:t>1</w:t>
            </w:r>
          </w:p>
        </w:tc>
      </w:tr>
      <w:tr w:rsidR="00EA44AA" w:rsidRPr="00501989" w14:paraId="0FC09D3A" w14:textId="77777777" w:rsidTr="00C4006C">
        <w:tc>
          <w:tcPr>
            <w:tcW w:w="2337" w:type="dxa"/>
            <w:vAlign w:val="bottom"/>
          </w:tcPr>
          <w:p w14:paraId="123AD6EE" w14:textId="77777777" w:rsidR="00EA44AA" w:rsidRPr="00501989" w:rsidRDefault="00EA44AA" w:rsidP="00C4006C"/>
        </w:tc>
        <w:tc>
          <w:tcPr>
            <w:tcW w:w="2337" w:type="dxa"/>
            <w:tcBorders>
              <w:top w:val="nil"/>
              <w:left w:val="nil"/>
              <w:bottom w:val="nil"/>
              <w:right w:val="nil"/>
            </w:tcBorders>
            <w:shd w:val="clear" w:color="auto" w:fill="auto"/>
            <w:vAlign w:val="bottom"/>
          </w:tcPr>
          <w:p w14:paraId="76542FDD" w14:textId="77777777" w:rsidR="00EA44AA" w:rsidRPr="00501989" w:rsidRDefault="00EA44AA" w:rsidP="00C4006C">
            <w:pPr>
              <w:jc w:val="center"/>
            </w:pPr>
            <w:r w:rsidRPr="00501989">
              <w:rPr>
                <w:color w:val="000000"/>
              </w:rPr>
              <w:t>174*</w:t>
            </w:r>
          </w:p>
        </w:tc>
        <w:tc>
          <w:tcPr>
            <w:tcW w:w="2338" w:type="dxa"/>
            <w:tcBorders>
              <w:top w:val="nil"/>
              <w:left w:val="nil"/>
              <w:bottom w:val="nil"/>
              <w:right w:val="nil"/>
            </w:tcBorders>
            <w:shd w:val="clear" w:color="auto" w:fill="auto"/>
            <w:vAlign w:val="bottom"/>
          </w:tcPr>
          <w:p w14:paraId="16BD3576" w14:textId="77777777" w:rsidR="00EA44AA" w:rsidRPr="00501989" w:rsidRDefault="00EA44AA" w:rsidP="00C4006C">
            <w:pPr>
              <w:jc w:val="center"/>
            </w:pPr>
            <w:r w:rsidRPr="00501989">
              <w:rPr>
                <w:color w:val="000000"/>
              </w:rPr>
              <w:t>1</w:t>
            </w:r>
          </w:p>
        </w:tc>
        <w:tc>
          <w:tcPr>
            <w:tcW w:w="2338" w:type="dxa"/>
            <w:tcBorders>
              <w:top w:val="nil"/>
              <w:left w:val="nil"/>
              <w:bottom w:val="nil"/>
              <w:right w:val="nil"/>
            </w:tcBorders>
            <w:shd w:val="clear" w:color="auto" w:fill="auto"/>
            <w:vAlign w:val="bottom"/>
          </w:tcPr>
          <w:p w14:paraId="73B8B33A" w14:textId="77777777" w:rsidR="00EA44AA" w:rsidRPr="00501989" w:rsidRDefault="00EA44AA" w:rsidP="00C4006C">
            <w:pPr>
              <w:jc w:val="center"/>
            </w:pPr>
            <w:r w:rsidRPr="00501989">
              <w:rPr>
                <w:color w:val="000000"/>
              </w:rPr>
              <w:t>1</w:t>
            </w:r>
          </w:p>
        </w:tc>
      </w:tr>
      <w:tr w:rsidR="00EA44AA" w:rsidRPr="00501989" w14:paraId="51481F1A" w14:textId="77777777" w:rsidTr="00C4006C">
        <w:tc>
          <w:tcPr>
            <w:tcW w:w="2337" w:type="dxa"/>
            <w:vAlign w:val="bottom"/>
          </w:tcPr>
          <w:p w14:paraId="6B5C75F0" w14:textId="77777777" w:rsidR="00EA44AA" w:rsidRPr="00501989" w:rsidRDefault="00EA44AA" w:rsidP="00C4006C"/>
        </w:tc>
        <w:tc>
          <w:tcPr>
            <w:tcW w:w="2337" w:type="dxa"/>
            <w:tcBorders>
              <w:top w:val="nil"/>
              <w:left w:val="nil"/>
              <w:bottom w:val="nil"/>
              <w:right w:val="nil"/>
            </w:tcBorders>
            <w:shd w:val="clear" w:color="auto" w:fill="auto"/>
            <w:vAlign w:val="bottom"/>
          </w:tcPr>
          <w:p w14:paraId="5525570C" w14:textId="77777777" w:rsidR="00EA44AA" w:rsidRPr="00501989" w:rsidRDefault="00EA44AA" w:rsidP="00C4006C">
            <w:pPr>
              <w:jc w:val="center"/>
            </w:pPr>
            <w:r w:rsidRPr="00501989">
              <w:rPr>
                <w:color w:val="000000"/>
              </w:rPr>
              <w:t>175*</w:t>
            </w:r>
          </w:p>
        </w:tc>
        <w:tc>
          <w:tcPr>
            <w:tcW w:w="2338" w:type="dxa"/>
            <w:tcBorders>
              <w:top w:val="nil"/>
              <w:left w:val="nil"/>
              <w:bottom w:val="nil"/>
              <w:right w:val="nil"/>
            </w:tcBorders>
            <w:shd w:val="clear" w:color="auto" w:fill="auto"/>
            <w:vAlign w:val="bottom"/>
          </w:tcPr>
          <w:p w14:paraId="14893FB4" w14:textId="77777777" w:rsidR="00EA44AA" w:rsidRPr="00501989" w:rsidRDefault="00EA44AA" w:rsidP="00C4006C">
            <w:pPr>
              <w:jc w:val="center"/>
            </w:pPr>
            <w:r w:rsidRPr="00501989">
              <w:rPr>
                <w:color w:val="000000"/>
              </w:rPr>
              <w:t>1</w:t>
            </w:r>
          </w:p>
        </w:tc>
        <w:tc>
          <w:tcPr>
            <w:tcW w:w="2338" w:type="dxa"/>
            <w:tcBorders>
              <w:top w:val="nil"/>
              <w:left w:val="nil"/>
              <w:bottom w:val="nil"/>
              <w:right w:val="nil"/>
            </w:tcBorders>
            <w:shd w:val="clear" w:color="auto" w:fill="auto"/>
            <w:vAlign w:val="bottom"/>
          </w:tcPr>
          <w:p w14:paraId="705D95C8" w14:textId="77777777" w:rsidR="00EA44AA" w:rsidRPr="00501989" w:rsidRDefault="00EA44AA" w:rsidP="00C4006C">
            <w:pPr>
              <w:jc w:val="center"/>
            </w:pPr>
            <w:r w:rsidRPr="00501989">
              <w:rPr>
                <w:color w:val="000000"/>
              </w:rPr>
              <w:t>1</w:t>
            </w:r>
          </w:p>
        </w:tc>
      </w:tr>
      <w:tr w:rsidR="00EA44AA" w:rsidRPr="00501989" w14:paraId="5238987F" w14:textId="77777777" w:rsidTr="00C4006C">
        <w:tc>
          <w:tcPr>
            <w:tcW w:w="2337" w:type="dxa"/>
            <w:vAlign w:val="bottom"/>
          </w:tcPr>
          <w:p w14:paraId="56DE159D" w14:textId="77777777" w:rsidR="00EA44AA" w:rsidRPr="00501989" w:rsidRDefault="00EA44AA" w:rsidP="00C4006C"/>
        </w:tc>
        <w:tc>
          <w:tcPr>
            <w:tcW w:w="2337" w:type="dxa"/>
            <w:tcBorders>
              <w:top w:val="nil"/>
              <w:left w:val="nil"/>
              <w:bottom w:val="nil"/>
              <w:right w:val="nil"/>
            </w:tcBorders>
            <w:shd w:val="clear" w:color="auto" w:fill="auto"/>
            <w:vAlign w:val="bottom"/>
          </w:tcPr>
          <w:p w14:paraId="20F01AD4" w14:textId="77777777" w:rsidR="00EA44AA" w:rsidRPr="00501989" w:rsidRDefault="00EA44AA" w:rsidP="00C4006C">
            <w:pPr>
              <w:jc w:val="center"/>
            </w:pPr>
            <w:r w:rsidRPr="00501989">
              <w:rPr>
                <w:color w:val="000000"/>
              </w:rPr>
              <w:t>176*</w:t>
            </w:r>
          </w:p>
        </w:tc>
        <w:tc>
          <w:tcPr>
            <w:tcW w:w="2338" w:type="dxa"/>
            <w:tcBorders>
              <w:top w:val="nil"/>
              <w:left w:val="nil"/>
              <w:bottom w:val="nil"/>
              <w:right w:val="nil"/>
            </w:tcBorders>
            <w:shd w:val="clear" w:color="auto" w:fill="auto"/>
            <w:vAlign w:val="bottom"/>
          </w:tcPr>
          <w:p w14:paraId="3641F4FB" w14:textId="77777777" w:rsidR="00EA44AA" w:rsidRPr="00501989" w:rsidRDefault="00EA44AA" w:rsidP="00C4006C">
            <w:pPr>
              <w:jc w:val="center"/>
            </w:pPr>
            <w:r w:rsidRPr="00501989">
              <w:rPr>
                <w:color w:val="000000"/>
              </w:rPr>
              <w:t>1</w:t>
            </w:r>
          </w:p>
        </w:tc>
        <w:tc>
          <w:tcPr>
            <w:tcW w:w="2338" w:type="dxa"/>
            <w:tcBorders>
              <w:top w:val="nil"/>
              <w:left w:val="nil"/>
              <w:bottom w:val="nil"/>
              <w:right w:val="nil"/>
            </w:tcBorders>
            <w:shd w:val="clear" w:color="auto" w:fill="auto"/>
            <w:vAlign w:val="bottom"/>
          </w:tcPr>
          <w:p w14:paraId="1B602358" w14:textId="77777777" w:rsidR="00EA44AA" w:rsidRPr="00501989" w:rsidRDefault="00EA44AA" w:rsidP="00C4006C">
            <w:pPr>
              <w:jc w:val="center"/>
            </w:pPr>
            <w:r w:rsidRPr="00501989">
              <w:rPr>
                <w:color w:val="000000"/>
              </w:rPr>
              <w:t>5</w:t>
            </w:r>
          </w:p>
        </w:tc>
      </w:tr>
      <w:tr w:rsidR="00EA44AA" w:rsidRPr="00501989" w14:paraId="70333939" w14:textId="77777777" w:rsidTr="00C4006C">
        <w:tc>
          <w:tcPr>
            <w:tcW w:w="9350" w:type="dxa"/>
            <w:gridSpan w:val="4"/>
            <w:vAlign w:val="bottom"/>
          </w:tcPr>
          <w:p w14:paraId="603F1C72" w14:textId="77777777" w:rsidR="00EA44AA" w:rsidRPr="00501989" w:rsidRDefault="00EA44AA" w:rsidP="00C4006C">
            <w:r w:rsidRPr="00501989">
              <w:t xml:space="preserve">* Indicates a novel strain type of </w:t>
            </w:r>
            <w:r w:rsidRPr="00501989">
              <w:rPr>
                <w:i/>
                <w:iCs/>
              </w:rPr>
              <w:t>S. chromogenes</w:t>
            </w:r>
            <w:r w:rsidRPr="00501989">
              <w:t xml:space="preserve"> not previously identified in </w:t>
            </w:r>
            <w:proofErr w:type="spellStart"/>
            <w:r w:rsidRPr="00501989">
              <w:t>PubMLST</w:t>
            </w:r>
            <w:proofErr w:type="spellEnd"/>
          </w:p>
        </w:tc>
      </w:tr>
    </w:tbl>
    <w:p w14:paraId="7D3675A4" w14:textId="264BB698" w:rsidR="00F05060" w:rsidRDefault="00F05060" w:rsidP="0013729C"/>
    <w:p w14:paraId="41A8BE29" w14:textId="77777777" w:rsidR="00F05060" w:rsidRDefault="00F05060">
      <w:r>
        <w:br w:type="page"/>
      </w: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F05060" w:rsidRPr="00E73462" w14:paraId="1A8F5BB4" w14:textId="77777777" w:rsidTr="00C4006C">
        <w:trPr>
          <w:trHeight w:val="531"/>
        </w:trPr>
        <w:tc>
          <w:tcPr>
            <w:tcW w:w="7110" w:type="dxa"/>
            <w:gridSpan w:val="3"/>
            <w:vAlign w:val="bottom"/>
          </w:tcPr>
          <w:p w14:paraId="56BC8D8E" w14:textId="759E6DFA" w:rsidR="00F05060" w:rsidRPr="006D14B4" w:rsidRDefault="00F05060" w:rsidP="006D14B4">
            <w:pPr>
              <w:pStyle w:val="TableCap1"/>
              <w:ind w:firstLine="0"/>
              <w:rPr>
                <w:sz w:val="24"/>
              </w:rPr>
            </w:pPr>
            <w:bookmarkStart w:id="142" w:name="_Toc174383364"/>
            <w:r w:rsidRPr="006D14B4">
              <w:rPr>
                <w:color w:val="000000"/>
                <w:sz w:val="24"/>
              </w:rPr>
              <w:t xml:space="preserve">Table </w:t>
            </w:r>
            <w:r w:rsidR="00A4729C" w:rsidRPr="006D14B4">
              <w:rPr>
                <w:color w:val="000000"/>
                <w:sz w:val="24"/>
              </w:rPr>
              <w:t>4.</w:t>
            </w:r>
            <w:r w:rsidRPr="006D14B4">
              <w:rPr>
                <w:color w:val="000000"/>
                <w:sz w:val="24"/>
              </w:rPr>
              <w:t xml:space="preserve">3 </w:t>
            </w:r>
            <w:proofErr w:type="spellStart"/>
            <w:r w:rsidRPr="006D14B4">
              <w:rPr>
                <w:i/>
                <w:iCs/>
                <w:color w:val="000000"/>
                <w:sz w:val="24"/>
              </w:rPr>
              <w:t>blaZ</w:t>
            </w:r>
            <w:proofErr w:type="spellEnd"/>
            <w:r w:rsidRPr="006D14B4">
              <w:rPr>
                <w:i/>
                <w:iCs/>
                <w:color w:val="000000"/>
                <w:sz w:val="24"/>
              </w:rPr>
              <w:t xml:space="preserve"> </w:t>
            </w:r>
            <w:r w:rsidRPr="006D14B4">
              <w:rPr>
                <w:color w:val="000000"/>
                <w:sz w:val="24"/>
              </w:rPr>
              <w:t xml:space="preserve">gene carriage by strain type (as determined by </w:t>
            </w:r>
            <w:proofErr w:type="spellStart"/>
            <w:r w:rsidRPr="006D14B4">
              <w:rPr>
                <w:color w:val="000000"/>
                <w:sz w:val="24"/>
              </w:rPr>
              <w:t>multilocus</w:t>
            </w:r>
            <w:proofErr w:type="spellEnd"/>
            <w:r w:rsidRPr="006D14B4">
              <w:rPr>
                <w:color w:val="000000"/>
                <w:sz w:val="24"/>
              </w:rPr>
              <w:t xml:space="preserve"> sequence typing) and ST cluster for 30 </w:t>
            </w:r>
            <w:r w:rsidRPr="006D14B4">
              <w:rPr>
                <w:i/>
                <w:iCs/>
                <w:color w:val="000000"/>
                <w:sz w:val="24"/>
              </w:rPr>
              <w:t xml:space="preserve">Staphylococcus chromogenes </w:t>
            </w:r>
            <w:r w:rsidRPr="006D14B4">
              <w:rPr>
                <w:color w:val="000000"/>
                <w:sz w:val="24"/>
              </w:rPr>
              <w:t>isolates associated</w:t>
            </w:r>
            <w:r w:rsidRPr="006D14B4">
              <w:rPr>
                <w:i/>
                <w:iCs/>
                <w:color w:val="000000"/>
                <w:sz w:val="24"/>
              </w:rPr>
              <w:t xml:space="preserve"> </w:t>
            </w:r>
            <w:r w:rsidRPr="006D14B4">
              <w:rPr>
                <w:color w:val="000000"/>
                <w:sz w:val="24"/>
              </w:rPr>
              <w:t>with persistent bovine intramammary infections.</w:t>
            </w:r>
            <w:bookmarkEnd w:id="142"/>
          </w:p>
        </w:tc>
      </w:tr>
      <w:tr w:rsidR="00F05060" w:rsidRPr="00E73462" w14:paraId="298D4A09" w14:textId="77777777" w:rsidTr="00C4006C">
        <w:trPr>
          <w:trHeight w:val="648"/>
        </w:trPr>
        <w:tc>
          <w:tcPr>
            <w:tcW w:w="1627" w:type="dxa"/>
            <w:vAlign w:val="bottom"/>
          </w:tcPr>
          <w:p w14:paraId="08BDB713" w14:textId="77777777" w:rsidR="00F05060" w:rsidRPr="00E73462" w:rsidRDefault="00F05060" w:rsidP="00C4006C">
            <w:pPr>
              <w:jc w:val="center"/>
            </w:pPr>
            <w:r w:rsidRPr="00E73462">
              <w:t>Strain type</w:t>
            </w:r>
          </w:p>
        </w:tc>
        <w:tc>
          <w:tcPr>
            <w:tcW w:w="1627" w:type="dxa"/>
            <w:vAlign w:val="bottom"/>
          </w:tcPr>
          <w:p w14:paraId="71250D98" w14:textId="77777777" w:rsidR="00F05060" w:rsidRPr="00E73462" w:rsidRDefault="00F05060" w:rsidP="00C4006C">
            <w:pPr>
              <w:jc w:val="center"/>
            </w:pPr>
            <w:r w:rsidRPr="00E73462">
              <w:t>ST cluster</w:t>
            </w:r>
          </w:p>
        </w:tc>
        <w:tc>
          <w:tcPr>
            <w:tcW w:w="3856" w:type="dxa"/>
            <w:vAlign w:val="bottom"/>
          </w:tcPr>
          <w:p w14:paraId="35877B2D" w14:textId="77777777" w:rsidR="00F05060" w:rsidRPr="00E73462" w:rsidRDefault="00F05060" w:rsidP="00C4006C">
            <w:pPr>
              <w:jc w:val="center"/>
            </w:pPr>
            <w:r w:rsidRPr="00E73462">
              <w:t xml:space="preserve">Prop. isolates + for </w:t>
            </w:r>
            <w:proofErr w:type="spellStart"/>
            <w:r w:rsidRPr="00E73462">
              <w:rPr>
                <w:i/>
                <w:iCs/>
              </w:rPr>
              <w:t>blaZ</w:t>
            </w:r>
            <w:proofErr w:type="spellEnd"/>
            <w:r w:rsidRPr="00E73462">
              <w:rPr>
                <w:i/>
                <w:iCs/>
              </w:rPr>
              <w:t xml:space="preserve"> </w:t>
            </w:r>
            <w:r w:rsidRPr="00E73462">
              <w:t>(%)</w:t>
            </w:r>
          </w:p>
        </w:tc>
      </w:tr>
      <w:tr w:rsidR="00F05060" w:rsidRPr="00E73462" w14:paraId="5E2FB4E8" w14:textId="77777777" w:rsidTr="00C4006C">
        <w:trPr>
          <w:trHeight w:val="360"/>
        </w:trPr>
        <w:tc>
          <w:tcPr>
            <w:tcW w:w="1627" w:type="dxa"/>
            <w:vAlign w:val="bottom"/>
            <w:hideMark/>
          </w:tcPr>
          <w:p w14:paraId="2C5E0932" w14:textId="77777777" w:rsidR="00F05060" w:rsidRPr="00E73462" w:rsidRDefault="00F05060" w:rsidP="00C4006C">
            <w:pPr>
              <w:jc w:val="center"/>
              <w:rPr>
                <w:color w:val="000000"/>
              </w:rPr>
            </w:pPr>
            <w:r w:rsidRPr="00E73462">
              <w:rPr>
                <w:color w:val="000000"/>
              </w:rPr>
              <w:t>6</w:t>
            </w:r>
          </w:p>
        </w:tc>
        <w:tc>
          <w:tcPr>
            <w:tcW w:w="1627" w:type="dxa"/>
            <w:vAlign w:val="bottom"/>
            <w:hideMark/>
          </w:tcPr>
          <w:p w14:paraId="2E939968" w14:textId="77777777" w:rsidR="00F05060" w:rsidRPr="00E73462" w:rsidRDefault="00F05060" w:rsidP="00C4006C">
            <w:pPr>
              <w:jc w:val="center"/>
              <w:rPr>
                <w:color w:val="000000"/>
              </w:rPr>
            </w:pPr>
            <w:r w:rsidRPr="00E73462">
              <w:rPr>
                <w:color w:val="000000"/>
              </w:rPr>
              <w:t>6</w:t>
            </w:r>
          </w:p>
        </w:tc>
        <w:tc>
          <w:tcPr>
            <w:tcW w:w="3856" w:type="dxa"/>
            <w:vAlign w:val="bottom"/>
            <w:hideMark/>
          </w:tcPr>
          <w:p w14:paraId="6F71073D" w14:textId="77777777" w:rsidR="00F05060" w:rsidRPr="00E73462" w:rsidRDefault="00F05060" w:rsidP="00C4006C">
            <w:pPr>
              <w:jc w:val="center"/>
              <w:rPr>
                <w:color w:val="000000"/>
              </w:rPr>
            </w:pPr>
            <w:r w:rsidRPr="00E73462">
              <w:rPr>
                <w:color w:val="000000"/>
              </w:rPr>
              <w:t>4/9 (44%)</w:t>
            </w:r>
          </w:p>
        </w:tc>
      </w:tr>
      <w:tr w:rsidR="00F05060" w:rsidRPr="00E73462" w14:paraId="74BB7621" w14:textId="77777777" w:rsidTr="00C4006C">
        <w:trPr>
          <w:trHeight w:val="360"/>
        </w:trPr>
        <w:tc>
          <w:tcPr>
            <w:tcW w:w="1627" w:type="dxa"/>
            <w:vAlign w:val="bottom"/>
            <w:hideMark/>
          </w:tcPr>
          <w:p w14:paraId="673C0AF6" w14:textId="77777777" w:rsidR="00F05060" w:rsidRPr="00E73462" w:rsidRDefault="00F05060" w:rsidP="00C4006C">
            <w:pPr>
              <w:jc w:val="center"/>
              <w:rPr>
                <w:color w:val="000000"/>
              </w:rPr>
            </w:pPr>
            <w:r w:rsidRPr="00E73462">
              <w:rPr>
                <w:color w:val="000000"/>
              </w:rPr>
              <w:t>176</w:t>
            </w:r>
          </w:p>
        </w:tc>
        <w:tc>
          <w:tcPr>
            <w:tcW w:w="1627" w:type="dxa"/>
            <w:vAlign w:val="bottom"/>
            <w:hideMark/>
          </w:tcPr>
          <w:p w14:paraId="057D61AD" w14:textId="77777777" w:rsidR="00F05060" w:rsidRPr="00E73462" w:rsidRDefault="00F05060" w:rsidP="00C4006C">
            <w:pPr>
              <w:jc w:val="center"/>
              <w:rPr>
                <w:color w:val="000000"/>
              </w:rPr>
            </w:pPr>
            <w:r w:rsidRPr="00E73462">
              <w:rPr>
                <w:color w:val="000000"/>
              </w:rPr>
              <w:t>1</w:t>
            </w:r>
          </w:p>
        </w:tc>
        <w:tc>
          <w:tcPr>
            <w:tcW w:w="3856" w:type="dxa"/>
            <w:vAlign w:val="bottom"/>
            <w:hideMark/>
          </w:tcPr>
          <w:p w14:paraId="3618E950" w14:textId="77777777" w:rsidR="00F05060" w:rsidRPr="00E73462" w:rsidRDefault="00F05060" w:rsidP="00C4006C">
            <w:pPr>
              <w:jc w:val="center"/>
              <w:rPr>
                <w:color w:val="000000"/>
              </w:rPr>
            </w:pPr>
            <w:r w:rsidRPr="00E73462">
              <w:rPr>
                <w:color w:val="000000"/>
              </w:rPr>
              <w:t>0/9 (0%)</w:t>
            </w:r>
          </w:p>
        </w:tc>
      </w:tr>
      <w:tr w:rsidR="00F05060" w:rsidRPr="00E73462" w14:paraId="648409C4" w14:textId="77777777" w:rsidTr="00C4006C">
        <w:trPr>
          <w:trHeight w:val="360"/>
        </w:trPr>
        <w:tc>
          <w:tcPr>
            <w:tcW w:w="1627" w:type="dxa"/>
            <w:vAlign w:val="bottom"/>
            <w:hideMark/>
          </w:tcPr>
          <w:p w14:paraId="56AFC88C" w14:textId="77777777" w:rsidR="00F05060" w:rsidRPr="00E73462" w:rsidRDefault="00F05060" w:rsidP="00C4006C">
            <w:pPr>
              <w:jc w:val="center"/>
              <w:rPr>
                <w:color w:val="000000"/>
              </w:rPr>
            </w:pPr>
            <w:r w:rsidRPr="00E73462">
              <w:rPr>
                <w:color w:val="000000"/>
              </w:rPr>
              <w:t>5</w:t>
            </w:r>
          </w:p>
        </w:tc>
        <w:tc>
          <w:tcPr>
            <w:tcW w:w="1627" w:type="dxa"/>
            <w:vAlign w:val="bottom"/>
            <w:hideMark/>
          </w:tcPr>
          <w:p w14:paraId="30AD86BD" w14:textId="77777777" w:rsidR="00F05060" w:rsidRPr="00E73462" w:rsidRDefault="00F05060" w:rsidP="00C4006C">
            <w:pPr>
              <w:jc w:val="center"/>
              <w:rPr>
                <w:color w:val="000000"/>
              </w:rPr>
            </w:pPr>
            <w:r w:rsidRPr="00E73462">
              <w:rPr>
                <w:color w:val="000000"/>
              </w:rPr>
              <w:t>5</w:t>
            </w:r>
          </w:p>
        </w:tc>
        <w:tc>
          <w:tcPr>
            <w:tcW w:w="3856" w:type="dxa"/>
            <w:vAlign w:val="bottom"/>
            <w:hideMark/>
          </w:tcPr>
          <w:p w14:paraId="0C16DF5F" w14:textId="77777777" w:rsidR="00F05060" w:rsidRPr="00E73462" w:rsidRDefault="00F05060" w:rsidP="00C4006C">
            <w:pPr>
              <w:jc w:val="center"/>
              <w:rPr>
                <w:color w:val="000000"/>
              </w:rPr>
            </w:pPr>
            <w:r w:rsidRPr="00E73462">
              <w:rPr>
                <w:color w:val="000000"/>
              </w:rPr>
              <w:t>3/3 (100%)</w:t>
            </w:r>
          </w:p>
        </w:tc>
      </w:tr>
      <w:tr w:rsidR="00F05060" w:rsidRPr="00E73462" w14:paraId="3BF13A6D" w14:textId="77777777" w:rsidTr="00C4006C">
        <w:trPr>
          <w:trHeight w:val="360"/>
        </w:trPr>
        <w:tc>
          <w:tcPr>
            <w:tcW w:w="1627" w:type="dxa"/>
            <w:vAlign w:val="bottom"/>
            <w:hideMark/>
          </w:tcPr>
          <w:p w14:paraId="38777E45" w14:textId="77777777" w:rsidR="00F05060" w:rsidRPr="00E73462" w:rsidRDefault="00F05060" w:rsidP="00C4006C">
            <w:pPr>
              <w:jc w:val="center"/>
              <w:rPr>
                <w:color w:val="000000"/>
              </w:rPr>
            </w:pPr>
            <w:r w:rsidRPr="00E73462">
              <w:rPr>
                <w:color w:val="000000"/>
              </w:rPr>
              <w:t>25</w:t>
            </w:r>
          </w:p>
        </w:tc>
        <w:tc>
          <w:tcPr>
            <w:tcW w:w="1627" w:type="dxa"/>
            <w:vAlign w:val="bottom"/>
            <w:hideMark/>
          </w:tcPr>
          <w:p w14:paraId="5B33DD47" w14:textId="77777777" w:rsidR="00F05060" w:rsidRPr="00E73462" w:rsidRDefault="00F05060" w:rsidP="00C4006C">
            <w:pPr>
              <w:jc w:val="center"/>
              <w:rPr>
                <w:color w:val="000000"/>
              </w:rPr>
            </w:pPr>
            <w:r w:rsidRPr="00E73462">
              <w:rPr>
                <w:color w:val="000000"/>
              </w:rPr>
              <w:t>25</w:t>
            </w:r>
          </w:p>
        </w:tc>
        <w:tc>
          <w:tcPr>
            <w:tcW w:w="3856" w:type="dxa"/>
            <w:vAlign w:val="bottom"/>
            <w:hideMark/>
          </w:tcPr>
          <w:p w14:paraId="6FBCE02E" w14:textId="77777777" w:rsidR="00F05060" w:rsidRPr="00E73462" w:rsidRDefault="00F05060" w:rsidP="00C4006C">
            <w:pPr>
              <w:jc w:val="center"/>
              <w:rPr>
                <w:color w:val="000000"/>
              </w:rPr>
            </w:pPr>
            <w:r w:rsidRPr="00E73462">
              <w:rPr>
                <w:color w:val="000000"/>
              </w:rPr>
              <w:t>0/2 (0%)</w:t>
            </w:r>
          </w:p>
        </w:tc>
      </w:tr>
      <w:tr w:rsidR="00F05060" w:rsidRPr="00E73462" w14:paraId="089E4049" w14:textId="77777777" w:rsidTr="00C4006C">
        <w:trPr>
          <w:trHeight w:val="360"/>
        </w:trPr>
        <w:tc>
          <w:tcPr>
            <w:tcW w:w="1627" w:type="dxa"/>
            <w:vAlign w:val="bottom"/>
            <w:hideMark/>
          </w:tcPr>
          <w:p w14:paraId="305B28DD" w14:textId="77777777" w:rsidR="00F05060" w:rsidRPr="00E73462" w:rsidRDefault="00F05060" w:rsidP="00C4006C">
            <w:pPr>
              <w:jc w:val="center"/>
              <w:rPr>
                <w:color w:val="000000"/>
              </w:rPr>
            </w:pPr>
            <w:r w:rsidRPr="00E73462">
              <w:rPr>
                <w:color w:val="000000"/>
              </w:rPr>
              <w:t>48</w:t>
            </w:r>
          </w:p>
        </w:tc>
        <w:tc>
          <w:tcPr>
            <w:tcW w:w="1627" w:type="dxa"/>
            <w:vAlign w:val="bottom"/>
            <w:hideMark/>
          </w:tcPr>
          <w:p w14:paraId="343B61C7" w14:textId="77777777" w:rsidR="00F05060" w:rsidRPr="00E73462" w:rsidRDefault="00F05060" w:rsidP="00C4006C">
            <w:pPr>
              <w:jc w:val="center"/>
              <w:rPr>
                <w:color w:val="000000"/>
              </w:rPr>
            </w:pPr>
            <w:r w:rsidRPr="00E73462">
              <w:rPr>
                <w:color w:val="000000"/>
              </w:rPr>
              <w:t>48</w:t>
            </w:r>
          </w:p>
        </w:tc>
        <w:tc>
          <w:tcPr>
            <w:tcW w:w="3856" w:type="dxa"/>
            <w:vAlign w:val="bottom"/>
            <w:hideMark/>
          </w:tcPr>
          <w:p w14:paraId="6522F1AC" w14:textId="77777777" w:rsidR="00F05060" w:rsidRPr="00E73462" w:rsidRDefault="00F05060" w:rsidP="00C4006C">
            <w:pPr>
              <w:jc w:val="center"/>
              <w:rPr>
                <w:color w:val="000000"/>
              </w:rPr>
            </w:pPr>
            <w:r w:rsidRPr="00E73462">
              <w:rPr>
                <w:color w:val="000000"/>
              </w:rPr>
              <w:t>2/2 (100%)</w:t>
            </w:r>
          </w:p>
        </w:tc>
      </w:tr>
      <w:tr w:rsidR="00F05060" w:rsidRPr="00E73462" w14:paraId="76888CD0" w14:textId="77777777" w:rsidTr="00C4006C">
        <w:trPr>
          <w:trHeight w:val="360"/>
        </w:trPr>
        <w:tc>
          <w:tcPr>
            <w:tcW w:w="1627" w:type="dxa"/>
            <w:vAlign w:val="bottom"/>
            <w:hideMark/>
          </w:tcPr>
          <w:p w14:paraId="3A14DA1B" w14:textId="77777777" w:rsidR="00F05060" w:rsidRPr="00E73462" w:rsidRDefault="00F05060" w:rsidP="00C4006C">
            <w:pPr>
              <w:jc w:val="center"/>
              <w:rPr>
                <w:color w:val="000000"/>
              </w:rPr>
            </w:pPr>
            <w:r w:rsidRPr="00E73462">
              <w:rPr>
                <w:color w:val="000000"/>
              </w:rPr>
              <w:t>51</w:t>
            </w:r>
          </w:p>
        </w:tc>
        <w:tc>
          <w:tcPr>
            <w:tcW w:w="1627" w:type="dxa"/>
            <w:vAlign w:val="bottom"/>
            <w:hideMark/>
          </w:tcPr>
          <w:p w14:paraId="4D001061" w14:textId="77777777" w:rsidR="00F05060" w:rsidRPr="00E73462" w:rsidRDefault="00F05060" w:rsidP="00C4006C">
            <w:pPr>
              <w:jc w:val="center"/>
              <w:rPr>
                <w:color w:val="000000"/>
              </w:rPr>
            </w:pPr>
            <w:r w:rsidRPr="00E73462">
              <w:rPr>
                <w:color w:val="000000"/>
              </w:rPr>
              <w:t>-</w:t>
            </w:r>
          </w:p>
        </w:tc>
        <w:tc>
          <w:tcPr>
            <w:tcW w:w="3856" w:type="dxa"/>
            <w:vAlign w:val="bottom"/>
            <w:hideMark/>
          </w:tcPr>
          <w:p w14:paraId="16813986" w14:textId="77777777" w:rsidR="00F05060" w:rsidRPr="00E73462" w:rsidRDefault="00F05060" w:rsidP="00C4006C">
            <w:pPr>
              <w:jc w:val="center"/>
              <w:rPr>
                <w:color w:val="000000"/>
              </w:rPr>
            </w:pPr>
            <w:r w:rsidRPr="00E73462">
              <w:rPr>
                <w:color w:val="000000"/>
              </w:rPr>
              <w:t>1/1 (100%)</w:t>
            </w:r>
          </w:p>
        </w:tc>
      </w:tr>
      <w:tr w:rsidR="00F05060" w:rsidRPr="00E73462" w14:paraId="20B6B23D" w14:textId="77777777" w:rsidTr="00C4006C">
        <w:trPr>
          <w:trHeight w:val="360"/>
        </w:trPr>
        <w:tc>
          <w:tcPr>
            <w:tcW w:w="1627" w:type="dxa"/>
            <w:vAlign w:val="bottom"/>
            <w:hideMark/>
          </w:tcPr>
          <w:p w14:paraId="6F8EFE2C" w14:textId="77777777" w:rsidR="00F05060" w:rsidRPr="00E73462" w:rsidRDefault="00F05060" w:rsidP="00C4006C">
            <w:pPr>
              <w:jc w:val="center"/>
              <w:rPr>
                <w:color w:val="000000"/>
              </w:rPr>
            </w:pPr>
            <w:r w:rsidRPr="00E73462">
              <w:rPr>
                <w:color w:val="000000"/>
              </w:rPr>
              <w:t>136</w:t>
            </w:r>
          </w:p>
        </w:tc>
        <w:tc>
          <w:tcPr>
            <w:tcW w:w="1627" w:type="dxa"/>
            <w:vAlign w:val="bottom"/>
            <w:hideMark/>
          </w:tcPr>
          <w:p w14:paraId="5BB9CC81" w14:textId="77777777" w:rsidR="00F05060" w:rsidRPr="00E73462" w:rsidRDefault="00F05060" w:rsidP="00C4006C">
            <w:pPr>
              <w:jc w:val="center"/>
              <w:rPr>
                <w:color w:val="000000"/>
              </w:rPr>
            </w:pPr>
            <w:r w:rsidRPr="00E73462">
              <w:rPr>
                <w:color w:val="000000"/>
              </w:rPr>
              <w:t>-</w:t>
            </w:r>
          </w:p>
        </w:tc>
        <w:tc>
          <w:tcPr>
            <w:tcW w:w="3856" w:type="dxa"/>
            <w:vAlign w:val="bottom"/>
            <w:hideMark/>
          </w:tcPr>
          <w:p w14:paraId="01E747B6" w14:textId="77777777" w:rsidR="00F05060" w:rsidRPr="00E73462" w:rsidRDefault="00F05060" w:rsidP="00C4006C">
            <w:pPr>
              <w:jc w:val="center"/>
              <w:rPr>
                <w:color w:val="000000"/>
              </w:rPr>
            </w:pPr>
            <w:r w:rsidRPr="00E73462">
              <w:rPr>
                <w:color w:val="000000"/>
              </w:rPr>
              <w:t>0/1 (0%)</w:t>
            </w:r>
          </w:p>
        </w:tc>
      </w:tr>
      <w:tr w:rsidR="00F05060" w:rsidRPr="00E73462" w14:paraId="6426D5D2" w14:textId="77777777" w:rsidTr="00C4006C">
        <w:trPr>
          <w:trHeight w:val="360"/>
        </w:trPr>
        <w:tc>
          <w:tcPr>
            <w:tcW w:w="1627" w:type="dxa"/>
            <w:vAlign w:val="bottom"/>
            <w:hideMark/>
          </w:tcPr>
          <w:p w14:paraId="1BE08C95" w14:textId="77777777" w:rsidR="00F05060" w:rsidRPr="00E73462" w:rsidRDefault="00F05060" w:rsidP="00C4006C">
            <w:pPr>
              <w:jc w:val="center"/>
              <w:rPr>
                <w:color w:val="000000"/>
              </w:rPr>
            </w:pPr>
            <w:r w:rsidRPr="00E73462">
              <w:rPr>
                <w:color w:val="000000"/>
              </w:rPr>
              <w:t>174</w:t>
            </w:r>
          </w:p>
        </w:tc>
        <w:tc>
          <w:tcPr>
            <w:tcW w:w="1627" w:type="dxa"/>
            <w:vAlign w:val="bottom"/>
            <w:hideMark/>
          </w:tcPr>
          <w:p w14:paraId="107DE003" w14:textId="77777777" w:rsidR="00F05060" w:rsidRPr="00E73462" w:rsidRDefault="00F05060" w:rsidP="00C4006C">
            <w:pPr>
              <w:jc w:val="center"/>
              <w:rPr>
                <w:color w:val="000000"/>
              </w:rPr>
            </w:pPr>
            <w:r w:rsidRPr="00E73462">
              <w:rPr>
                <w:color w:val="000000"/>
              </w:rPr>
              <w:t>1</w:t>
            </w:r>
          </w:p>
        </w:tc>
        <w:tc>
          <w:tcPr>
            <w:tcW w:w="3856" w:type="dxa"/>
            <w:vAlign w:val="bottom"/>
            <w:hideMark/>
          </w:tcPr>
          <w:p w14:paraId="48078930" w14:textId="77777777" w:rsidR="00F05060" w:rsidRPr="00E73462" w:rsidRDefault="00F05060" w:rsidP="00C4006C">
            <w:pPr>
              <w:jc w:val="center"/>
              <w:rPr>
                <w:color w:val="000000"/>
              </w:rPr>
            </w:pPr>
            <w:r w:rsidRPr="00E73462">
              <w:rPr>
                <w:color w:val="000000"/>
              </w:rPr>
              <w:t>0/1 (0%)</w:t>
            </w:r>
          </w:p>
        </w:tc>
      </w:tr>
      <w:tr w:rsidR="00F05060" w:rsidRPr="00E73462" w14:paraId="40AF2AF8" w14:textId="77777777" w:rsidTr="00C4006C">
        <w:trPr>
          <w:trHeight w:val="360"/>
        </w:trPr>
        <w:tc>
          <w:tcPr>
            <w:tcW w:w="1627" w:type="dxa"/>
            <w:vAlign w:val="bottom"/>
            <w:hideMark/>
          </w:tcPr>
          <w:p w14:paraId="40E5BBE5" w14:textId="77777777" w:rsidR="00F05060" w:rsidRPr="00E73462" w:rsidRDefault="00F05060" w:rsidP="00C4006C">
            <w:pPr>
              <w:jc w:val="center"/>
              <w:rPr>
                <w:color w:val="000000"/>
              </w:rPr>
            </w:pPr>
            <w:r w:rsidRPr="00E73462">
              <w:rPr>
                <w:color w:val="000000"/>
              </w:rPr>
              <w:t>175</w:t>
            </w:r>
          </w:p>
        </w:tc>
        <w:tc>
          <w:tcPr>
            <w:tcW w:w="1627" w:type="dxa"/>
            <w:vAlign w:val="bottom"/>
            <w:hideMark/>
          </w:tcPr>
          <w:p w14:paraId="48661B87" w14:textId="77777777" w:rsidR="00F05060" w:rsidRPr="00E73462" w:rsidRDefault="00F05060" w:rsidP="00C4006C">
            <w:pPr>
              <w:jc w:val="center"/>
              <w:rPr>
                <w:color w:val="000000"/>
              </w:rPr>
            </w:pPr>
            <w:r w:rsidRPr="00E73462">
              <w:rPr>
                <w:color w:val="000000"/>
              </w:rPr>
              <w:t>1</w:t>
            </w:r>
          </w:p>
        </w:tc>
        <w:tc>
          <w:tcPr>
            <w:tcW w:w="3856" w:type="dxa"/>
            <w:vAlign w:val="bottom"/>
            <w:hideMark/>
          </w:tcPr>
          <w:p w14:paraId="103AF3FF" w14:textId="77777777" w:rsidR="00F05060" w:rsidRPr="00E73462" w:rsidRDefault="00F05060" w:rsidP="00C4006C">
            <w:pPr>
              <w:jc w:val="center"/>
              <w:rPr>
                <w:color w:val="000000"/>
              </w:rPr>
            </w:pPr>
            <w:r w:rsidRPr="00E73462">
              <w:rPr>
                <w:color w:val="000000"/>
              </w:rPr>
              <w:t>0/1 (0%)</w:t>
            </w:r>
          </w:p>
        </w:tc>
      </w:tr>
      <w:tr w:rsidR="00F05060" w:rsidRPr="00E73462" w14:paraId="36B9161E" w14:textId="77777777" w:rsidTr="00C4006C">
        <w:trPr>
          <w:trHeight w:val="360"/>
        </w:trPr>
        <w:tc>
          <w:tcPr>
            <w:tcW w:w="1627" w:type="dxa"/>
            <w:vAlign w:val="bottom"/>
            <w:hideMark/>
          </w:tcPr>
          <w:p w14:paraId="1B1041D0" w14:textId="77777777" w:rsidR="00F05060" w:rsidRPr="00E73462" w:rsidRDefault="00F05060" w:rsidP="00C4006C">
            <w:pPr>
              <w:jc w:val="center"/>
              <w:rPr>
                <w:color w:val="000000"/>
              </w:rPr>
            </w:pPr>
            <w:r w:rsidRPr="00E73462">
              <w:rPr>
                <w:color w:val="000000"/>
              </w:rPr>
              <w:t>177</w:t>
            </w:r>
          </w:p>
        </w:tc>
        <w:tc>
          <w:tcPr>
            <w:tcW w:w="1627" w:type="dxa"/>
            <w:vAlign w:val="bottom"/>
            <w:hideMark/>
          </w:tcPr>
          <w:p w14:paraId="59B99A9C" w14:textId="77777777" w:rsidR="00F05060" w:rsidRPr="00E73462" w:rsidRDefault="00F05060" w:rsidP="00C4006C">
            <w:pPr>
              <w:jc w:val="center"/>
              <w:rPr>
                <w:color w:val="000000"/>
              </w:rPr>
            </w:pPr>
            <w:r w:rsidRPr="00E73462">
              <w:rPr>
                <w:color w:val="000000"/>
              </w:rPr>
              <w:t>-</w:t>
            </w:r>
          </w:p>
        </w:tc>
        <w:tc>
          <w:tcPr>
            <w:tcW w:w="3856" w:type="dxa"/>
            <w:vAlign w:val="bottom"/>
            <w:hideMark/>
          </w:tcPr>
          <w:p w14:paraId="406D288A" w14:textId="77777777" w:rsidR="00F05060" w:rsidRPr="00E73462" w:rsidRDefault="00F05060" w:rsidP="00C4006C">
            <w:pPr>
              <w:jc w:val="center"/>
              <w:rPr>
                <w:color w:val="000000"/>
              </w:rPr>
            </w:pPr>
            <w:r w:rsidRPr="00E73462">
              <w:rPr>
                <w:color w:val="000000"/>
              </w:rPr>
              <w:t>0/1 (0%)</w:t>
            </w:r>
          </w:p>
        </w:tc>
      </w:tr>
    </w:tbl>
    <w:p w14:paraId="3C27F8FA" w14:textId="77777777" w:rsidR="005A5CFB" w:rsidRDefault="005A5CFB" w:rsidP="0013729C"/>
    <w:p w14:paraId="1AB0ADC9" w14:textId="77777777" w:rsidR="005A5CFB" w:rsidRDefault="005A5CFB" w:rsidP="0013729C"/>
    <w:p w14:paraId="121FDF75" w14:textId="1C83B2FB" w:rsidR="006E59DA" w:rsidRDefault="006E59DA">
      <w:pPr>
        <w:rPr>
          <w:bCs/>
          <w:sz w:val="20"/>
          <w:szCs w:val="20"/>
        </w:rPr>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47"/>
        <w:gridCol w:w="3902"/>
        <w:gridCol w:w="867"/>
        <w:gridCol w:w="1063"/>
        <w:gridCol w:w="1061"/>
      </w:tblGrid>
      <w:tr w:rsidR="006E59DA" w:rsidRPr="00053439" w14:paraId="079506DE" w14:textId="77777777" w:rsidTr="00C4006C">
        <w:trPr>
          <w:trHeight w:val="1503"/>
        </w:trPr>
        <w:tc>
          <w:tcPr>
            <w:tcW w:w="5000" w:type="pct"/>
            <w:gridSpan w:val="5"/>
            <w:noWrap/>
            <w:vAlign w:val="bottom"/>
          </w:tcPr>
          <w:p w14:paraId="64CF8102" w14:textId="4CFBBD24" w:rsidR="006E59DA" w:rsidRPr="00053439" w:rsidRDefault="006E59DA" w:rsidP="00196284">
            <w:pPr>
              <w:pStyle w:val="TableCap1"/>
              <w:ind w:firstLine="0"/>
              <w:rPr>
                <w:szCs w:val="20"/>
              </w:rPr>
            </w:pPr>
            <w:bookmarkStart w:id="143" w:name="_Toc174383365"/>
            <w:r w:rsidRPr="00196284">
              <w:rPr>
                <w:szCs w:val="20"/>
              </w:rPr>
              <w:t>Table 4</w:t>
            </w:r>
            <w:r w:rsidR="00A4729C" w:rsidRPr="00196284">
              <w:rPr>
                <w:szCs w:val="20"/>
              </w:rPr>
              <w:t>.4</w:t>
            </w:r>
            <w:r w:rsidRPr="00053439">
              <w:rPr>
                <w:szCs w:val="20"/>
              </w:rPr>
              <w:t xml:space="preserve"> Presence of potential virulence factors and related genes for 30 </w:t>
            </w:r>
            <w:r w:rsidRPr="00053439">
              <w:rPr>
                <w:i/>
                <w:iCs/>
                <w:szCs w:val="20"/>
              </w:rPr>
              <w:t>Staphylococcus chromogenes</w:t>
            </w:r>
            <w:r w:rsidRPr="00053439">
              <w:rPr>
                <w:szCs w:val="20"/>
              </w:rPr>
              <w:t xml:space="preserve"> isolates from subclinical bovine intramammary infections, stratified by SCC category. </w:t>
            </w:r>
            <w:r w:rsidRPr="00053439">
              <w:rPr>
                <w:color w:val="00000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bookmarkEnd w:id="143"/>
          </w:p>
        </w:tc>
      </w:tr>
      <w:tr w:rsidR="006E59DA" w:rsidRPr="00053439" w14:paraId="6E56A804" w14:textId="77777777" w:rsidTr="00C4006C">
        <w:trPr>
          <w:trHeight w:val="468"/>
        </w:trPr>
        <w:tc>
          <w:tcPr>
            <w:tcW w:w="1011" w:type="pct"/>
            <w:noWrap/>
            <w:vAlign w:val="bottom"/>
          </w:tcPr>
          <w:p w14:paraId="7B351DA7" w14:textId="77777777" w:rsidR="006E59DA" w:rsidRPr="00053439" w:rsidRDefault="006E59DA" w:rsidP="00C4006C">
            <w:pPr>
              <w:jc w:val="center"/>
              <w:rPr>
                <w:sz w:val="20"/>
                <w:szCs w:val="20"/>
              </w:rPr>
            </w:pPr>
            <w:r w:rsidRPr="00053439">
              <w:rPr>
                <w:sz w:val="20"/>
                <w:szCs w:val="20"/>
              </w:rPr>
              <w:t>Type of virulence</w:t>
            </w:r>
          </w:p>
        </w:tc>
        <w:tc>
          <w:tcPr>
            <w:tcW w:w="2258" w:type="pct"/>
            <w:noWrap/>
            <w:vAlign w:val="bottom"/>
          </w:tcPr>
          <w:p w14:paraId="3FBF99E9" w14:textId="77777777" w:rsidR="006E59DA" w:rsidRPr="00053439" w:rsidRDefault="006E59DA" w:rsidP="00C4006C">
            <w:pPr>
              <w:jc w:val="center"/>
              <w:rPr>
                <w:sz w:val="20"/>
                <w:szCs w:val="20"/>
              </w:rPr>
            </w:pPr>
          </w:p>
        </w:tc>
        <w:tc>
          <w:tcPr>
            <w:tcW w:w="502" w:type="pct"/>
            <w:noWrap/>
            <w:vAlign w:val="bottom"/>
          </w:tcPr>
          <w:p w14:paraId="34805E6E" w14:textId="77777777" w:rsidR="006E59DA" w:rsidRPr="00053439" w:rsidRDefault="006E59DA" w:rsidP="00C4006C">
            <w:pPr>
              <w:jc w:val="center"/>
              <w:rPr>
                <w:sz w:val="20"/>
                <w:szCs w:val="20"/>
              </w:rPr>
            </w:pPr>
          </w:p>
        </w:tc>
        <w:tc>
          <w:tcPr>
            <w:tcW w:w="1229" w:type="pct"/>
            <w:gridSpan w:val="2"/>
            <w:noWrap/>
            <w:vAlign w:val="bottom"/>
          </w:tcPr>
          <w:p w14:paraId="3BB3732F" w14:textId="77777777" w:rsidR="006E59DA" w:rsidRPr="00053439" w:rsidRDefault="006E59DA" w:rsidP="00C4006C">
            <w:pPr>
              <w:jc w:val="center"/>
              <w:rPr>
                <w:sz w:val="20"/>
                <w:szCs w:val="20"/>
              </w:rPr>
            </w:pPr>
            <w:r w:rsidRPr="00053439">
              <w:rPr>
                <w:sz w:val="20"/>
                <w:szCs w:val="20"/>
              </w:rPr>
              <w:t>SCC category</w:t>
            </w:r>
          </w:p>
        </w:tc>
      </w:tr>
      <w:tr w:rsidR="006E59DA" w:rsidRPr="00053439" w14:paraId="113F256A" w14:textId="77777777" w:rsidTr="00C4006C">
        <w:trPr>
          <w:trHeight w:val="290"/>
        </w:trPr>
        <w:tc>
          <w:tcPr>
            <w:tcW w:w="1011" w:type="pct"/>
            <w:noWrap/>
            <w:vAlign w:val="bottom"/>
          </w:tcPr>
          <w:p w14:paraId="0D788868" w14:textId="77777777" w:rsidR="006E59DA" w:rsidRPr="00053439" w:rsidRDefault="006E59DA" w:rsidP="00C4006C">
            <w:pPr>
              <w:jc w:val="right"/>
              <w:rPr>
                <w:i/>
                <w:iCs/>
                <w:sz w:val="20"/>
                <w:szCs w:val="20"/>
              </w:rPr>
            </w:pPr>
            <w:r w:rsidRPr="00053439">
              <w:rPr>
                <w:i/>
                <w:iCs/>
                <w:sz w:val="20"/>
                <w:szCs w:val="20"/>
              </w:rPr>
              <w:t>Adherence</w:t>
            </w:r>
          </w:p>
        </w:tc>
        <w:tc>
          <w:tcPr>
            <w:tcW w:w="2258" w:type="pct"/>
            <w:noWrap/>
            <w:vAlign w:val="bottom"/>
          </w:tcPr>
          <w:p w14:paraId="6415C76F" w14:textId="77777777" w:rsidR="006E59DA" w:rsidRPr="00053439" w:rsidRDefault="006E59DA" w:rsidP="00C4006C">
            <w:pPr>
              <w:jc w:val="center"/>
              <w:rPr>
                <w:sz w:val="20"/>
                <w:szCs w:val="20"/>
              </w:rPr>
            </w:pPr>
            <w:r w:rsidRPr="00053439">
              <w:rPr>
                <w:sz w:val="20"/>
                <w:szCs w:val="20"/>
              </w:rPr>
              <w:t>Virulence factor</w:t>
            </w:r>
          </w:p>
        </w:tc>
        <w:tc>
          <w:tcPr>
            <w:tcW w:w="502" w:type="pct"/>
            <w:noWrap/>
            <w:vAlign w:val="bottom"/>
          </w:tcPr>
          <w:p w14:paraId="3290DC5E" w14:textId="77777777" w:rsidR="006E59DA" w:rsidRPr="00053439" w:rsidRDefault="006E59DA" w:rsidP="00C4006C">
            <w:pPr>
              <w:jc w:val="center"/>
              <w:rPr>
                <w:i/>
                <w:iCs/>
                <w:sz w:val="20"/>
                <w:szCs w:val="20"/>
              </w:rPr>
            </w:pPr>
            <w:r w:rsidRPr="00053439">
              <w:rPr>
                <w:sz w:val="20"/>
                <w:szCs w:val="20"/>
              </w:rPr>
              <w:t>Related genes</w:t>
            </w:r>
          </w:p>
        </w:tc>
        <w:tc>
          <w:tcPr>
            <w:tcW w:w="615" w:type="pct"/>
            <w:noWrap/>
            <w:vAlign w:val="bottom"/>
          </w:tcPr>
          <w:p w14:paraId="7A62E354" w14:textId="77777777" w:rsidR="006E59DA" w:rsidRPr="00053439" w:rsidRDefault="006E59DA" w:rsidP="00C4006C">
            <w:pPr>
              <w:jc w:val="center"/>
              <w:rPr>
                <w:sz w:val="20"/>
                <w:szCs w:val="20"/>
              </w:rPr>
            </w:pPr>
            <w:r w:rsidRPr="00053439">
              <w:rPr>
                <w:sz w:val="20"/>
                <w:szCs w:val="20"/>
              </w:rPr>
              <w:t>LOW</w:t>
            </w:r>
          </w:p>
          <w:p w14:paraId="3EB7FDE9" w14:textId="77777777" w:rsidR="006E59DA" w:rsidRPr="00053439" w:rsidRDefault="006E59DA" w:rsidP="00C4006C">
            <w:pPr>
              <w:jc w:val="center"/>
              <w:rPr>
                <w:sz w:val="20"/>
                <w:szCs w:val="20"/>
              </w:rPr>
            </w:pPr>
            <w:r w:rsidRPr="00053439">
              <w:rPr>
                <w:sz w:val="20"/>
                <w:szCs w:val="20"/>
              </w:rPr>
              <w:t>n (%)</w:t>
            </w:r>
          </w:p>
        </w:tc>
        <w:tc>
          <w:tcPr>
            <w:tcW w:w="614" w:type="pct"/>
            <w:noWrap/>
            <w:vAlign w:val="bottom"/>
          </w:tcPr>
          <w:p w14:paraId="339498CE" w14:textId="77777777" w:rsidR="006E59DA" w:rsidRPr="00053439" w:rsidRDefault="006E59DA" w:rsidP="00C4006C">
            <w:pPr>
              <w:jc w:val="center"/>
              <w:rPr>
                <w:sz w:val="20"/>
                <w:szCs w:val="20"/>
              </w:rPr>
            </w:pPr>
            <w:r w:rsidRPr="00053439">
              <w:rPr>
                <w:sz w:val="20"/>
                <w:szCs w:val="20"/>
              </w:rPr>
              <w:t>HIGH</w:t>
            </w:r>
          </w:p>
          <w:p w14:paraId="66B6E369" w14:textId="77777777" w:rsidR="006E59DA" w:rsidRPr="00053439" w:rsidRDefault="006E59DA" w:rsidP="00C4006C">
            <w:pPr>
              <w:jc w:val="center"/>
              <w:rPr>
                <w:sz w:val="20"/>
                <w:szCs w:val="20"/>
              </w:rPr>
            </w:pPr>
            <w:r w:rsidRPr="00053439">
              <w:rPr>
                <w:sz w:val="20"/>
                <w:szCs w:val="20"/>
              </w:rPr>
              <w:t>n (%)</w:t>
            </w:r>
          </w:p>
        </w:tc>
      </w:tr>
      <w:tr w:rsidR="006E59DA" w:rsidRPr="00053439" w14:paraId="3D6D92FD" w14:textId="77777777" w:rsidTr="00C4006C">
        <w:trPr>
          <w:trHeight w:val="290"/>
        </w:trPr>
        <w:tc>
          <w:tcPr>
            <w:tcW w:w="1011" w:type="pct"/>
            <w:noWrap/>
            <w:vAlign w:val="bottom"/>
            <w:hideMark/>
          </w:tcPr>
          <w:p w14:paraId="3E8B070F" w14:textId="77777777" w:rsidR="006E59DA" w:rsidRPr="00053439" w:rsidRDefault="006E59DA" w:rsidP="00C4006C">
            <w:pPr>
              <w:rPr>
                <w:sz w:val="20"/>
                <w:szCs w:val="20"/>
              </w:rPr>
            </w:pPr>
          </w:p>
        </w:tc>
        <w:tc>
          <w:tcPr>
            <w:tcW w:w="2258" w:type="pct"/>
            <w:noWrap/>
            <w:hideMark/>
          </w:tcPr>
          <w:p w14:paraId="769AA316" w14:textId="77777777" w:rsidR="006E59DA" w:rsidRPr="00053439" w:rsidRDefault="006E59DA" w:rsidP="00C4006C">
            <w:pPr>
              <w:rPr>
                <w:sz w:val="20"/>
                <w:szCs w:val="20"/>
              </w:rPr>
            </w:pPr>
            <w:r w:rsidRPr="00053439">
              <w:rPr>
                <w:sz w:val="20"/>
                <w:szCs w:val="20"/>
              </w:rPr>
              <w:t>Autolysin</w:t>
            </w:r>
          </w:p>
        </w:tc>
        <w:tc>
          <w:tcPr>
            <w:tcW w:w="502" w:type="pct"/>
            <w:noWrap/>
            <w:hideMark/>
          </w:tcPr>
          <w:p w14:paraId="256F7EA0" w14:textId="77777777" w:rsidR="006E59DA" w:rsidRPr="00053439" w:rsidRDefault="006E59DA" w:rsidP="00C4006C">
            <w:pPr>
              <w:jc w:val="center"/>
              <w:rPr>
                <w:i/>
                <w:iCs/>
                <w:sz w:val="20"/>
                <w:szCs w:val="20"/>
              </w:rPr>
            </w:pPr>
            <w:proofErr w:type="spellStart"/>
            <w:r w:rsidRPr="00053439">
              <w:rPr>
                <w:i/>
                <w:iCs/>
                <w:sz w:val="20"/>
                <w:szCs w:val="20"/>
              </w:rPr>
              <w:t>atl</w:t>
            </w:r>
            <w:proofErr w:type="spellEnd"/>
          </w:p>
        </w:tc>
        <w:tc>
          <w:tcPr>
            <w:tcW w:w="615" w:type="pct"/>
            <w:tcBorders>
              <w:top w:val="nil"/>
              <w:left w:val="nil"/>
              <w:bottom w:val="nil"/>
              <w:right w:val="nil"/>
            </w:tcBorders>
            <w:shd w:val="clear" w:color="auto" w:fill="auto"/>
            <w:noWrap/>
            <w:vAlign w:val="bottom"/>
          </w:tcPr>
          <w:p w14:paraId="41598EE0"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3CAFD8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7B7726AF" w14:textId="77777777" w:rsidTr="00C4006C">
        <w:trPr>
          <w:trHeight w:val="290"/>
        </w:trPr>
        <w:tc>
          <w:tcPr>
            <w:tcW w:w="1011" w:type="pct"/>
            <w:noWrap/>
            <w:vAlign w:val="bottom"/>
            <w:hideMark/>
          </w:tcPr>
          <w:p w14:paraId="2FACD76B" w14:textId="77777777" w:rsidR="006E59DA" w:rsidRPr="00053439" w:rsidRDefault="006E59DA" w:rsidP="00C4006C">
            <w:pPr>
              <w:rPr>
                <w:sz w:val="20"/>
                <w:szCs w:val="20"/>
              </w:rPr>
            </w:pPr>
            <w:r w:rsidRPr="00053439">
              <w:rPr>
                <w:sz w:val="20"/>
                <w:szCs w:val="20"/>
              </w:rPr>
              <w:t> </w:t>
            </w:r>
          </w:p>
        </w:tc>
        <w:tc>
          <w:tcPr>
            <w:tcW w:w="2258" w:type="pct"/>
            <w:noWrap/>
            <w:hideMark/>
          </w:tcPr>
          <w:p w14:paraId="14D0DFBE" w14:textId="77777777" w:rsidR="006E59DA" w:rsidRPr="00053439" w:rsidRDefault="006E59DA" w:rsidP="00C4006C">
            <w:pPr>
              <w:rPr>
                <w:sz w:val="20"/>
                <w:szCs w:val="20"/>
              </w:rPr>
            </w:pPr>
            <w:r w:rsidRPr="00053439">
              <w:rPr>
                <w:sz w:val="20"/>
                <w:szCs w:val="20"/>
              </w:rPr>
              <w:t xml:space="preserve">Biofilm-associated surface protein  </w:t>
            </w:r>
          </w:p>
        </w:tc>
        <w:tc>
          <w:tcPr>
            <w:tcW w:w="502" w:type="pct"/>
            <w:noWrap/>
            <w:hideMark/>
          </w:tcPr>
          <w:p w14:paraId="2C243485" w14:textId="77777777" w:rsidR="006E59DA" w:rsidRPr="00053439" w:rsidRDefault="006E59DA" w:rsidP="00C4006C">
            <w:pPr>
              <w:jc w:val="center"/>
              <w:rPr>
                <w:i/>
                <w:iCs/>
                <w:sz w:val="20"/>
                <w:szCs w:val="20"/>
              </w:rPr>
            </w:pPr>
            <w:r w:rsidRPr="00053439">
              <w:rPr>
                <w:i/>
                <w:iCs/>
                <w:sz w:val="20"/>
                <w:szCs w:val="20"/>
              </w:rPr>
              <w:t>bap</w:t>
            </w:r>
          </w:p>
        </w:tc>
        <w:tc>
          <w:tcPr>
            <w:tcW w:w="615" w:type="pct"/>
            <w:tcBorders>
              <w:top w:val="nil"/>
              <w:left w:val="nil"/>
              <w:bottom w:val="nil"/>
              <w:right w:val="nil"/>
            </w:tcBorders>
            <w:shd w:val="clear" w:color="auto" w:fill="auto"/>
            <w:noWrap/>
            <w:vAlign w:val="bottom"/>
          </w:tcPr>
          <w:p w14:paraId="03FFAA83" w14:textId="77777777" w:rsidR="006E59DA" w:rsidRPr="00053439" w:rsidRDefault="006E59DA" w:rsidP="00C4006C">
            <w:pPr>
              <w:jc w:val="center"/>
              <w:rPr>
                <w:sz w:val="20"/>
                <w:szCs w:val="20"/>
              </w:rPr>
            </w:pPr>
            <w:r w:rsidRPr="00053439">
              <w:rPr>
                <w:color w:val="000000"/>
                <w:sz w:val="20"/>
                <w:szCs w:val="20"/>
              </w:rPr>
              <w:t>14 (93.3)</w:t>
            </w:r>
          </w:p>
        </w:tc>
        <w:tc>
          <w:tcPr>
            <w:tcW w:w="614" w:type="pct"/>
            <w:tcBorders>
              <w:top w:val="nil"/>
              <w:left w:val="nil"/>
              <w:bottom w:val="nil"/>
              <w:right w:val="nil"/>
            </w:tcBorders>
            <w:shd w:val="clear" w:color="auto" w:fill="auto"/>
            <w:noWrap/>
            <w:vAlign w:val="bottom"/>
          </w:tcPr>
          <w:p w14:paraId="023D0F0D" w14:textId="77777777" w:rsidR="006E59DA" w:rsidRPr="00053439" w:rsidRDefault="006E59DA" w:rsidP="00C4006C">
            <w:pPr>
              <w:jc w:val="center"/>
              <w:rPr>
                <w:sz w:val="20"/>
                <w:szCs w:val="20"/>
              </w:rPr>
            </w:pPr>
            <w:r w:rsidRPr="00053439">
              <w:rPr>
                <w:color w:val="000000"/>
                <w:sz w:val="20"/>
                <w:szCs w:val="20"/>
              </w:rPr>
              <w:t>13 (86.7)</w:t>
            </w:r>
          </w:p>
        </w:tc>
      </w:tr>
      <w:tr w:rsidR="006E59DA" w:rsidRPr="00053439" w14:paraId="3E8727AE" w14:textId="77777777" w:rsidTr="00C4006C">
        <w:trPr>
          <w:trHeight w:val="290"/>
        </w:trPr>
        <w:tc>
          <w:tcPr>
            <w:tcW w:w="1011" w:type="pct"/>
            <w:noWrap/>
            <w:vAlign w:val="bottom"/>
            <w:hideMark/>
          </w:tcPr>
          <w:p w14:paraId="2513F3ED" w14:textId="77777777" w:rsidR="006E59DA" w:rsidRPr="00053439" w:rsidRDefault="006E59DA" w:rsidP="00C4006C">
            <w:pPr>
              <w:rPr>
                <w:sz w:val="20"/>
                <w:szCs w:val="20"/>
              </w:rPr>
            </w:pPr>
            <w:r w:rsidRPr="00053439">
              <w:rPr>
                <w:sz w:val="20"/>
                <w:szCs w:val="20"/>
              </w:rPr>
              <w:t> </w:t>
            </w:r>
          </w:p>
        </w:tc>
        <w:tc>
          <w:tcPr>
            <w:tcW w:w="2258" w:type="pct"/>
            <w:noWrap/>
            <w:hideMark/>
          </w:tcPr>
          <w:p w14:paraId="09818851" w14:textId="77777777" w:rsidR="006E59DA" w:rsidRPr="00053439" w:rsidRDefault="006E59DA" w:rsidP="00C4006C">
            <w:pPr>
              <w:rPr>
                <w:sz w:val="20"/>
                <w:szCs w:val="20"/>
              </w:rPr>
            </w:pPr>
            <w:r w:rsidRPr="00053439">
              <w:rPr>
                <w:sz w:val="20"/>
                <w:szCs w:val="20"/>
              </w:rPr>
              <w:t>Fibronectin binding proteins</w:t>
            </w:r>
          </w:p>
        </w:tc>
        <w:tc>
          <w:tcPr>
            <w:tcW w:w="502" w:type="pct"/>
            <w:noWrap/>
            <w:hideMark/>
          </w:tcPr>
          <w:p w14:paraId="49574E43" w14:textId="77777777" w:rsidR="006E59DA" w:rsidRPr="00053439" w:rsidRDefault="006E59DA" w:rsidP="00C4006C">
            <w:pPr>
              <w:jc w:val="center"/>
              <w:rPr>
                <w:i/>
                <w:iCs/>
                <w:sz w:val="20"/>
                <w:szCs w:val="20"/>
              </w:rPr>
            </w:pPr>
            <w:proofErr w:type="spellStart"/>
            <w:r w:rsidRPr="00053439">
              <w:rPr>
                <w:i/>
                <w:iCs/>
                <w:sz w:val="20"/>
                <w:szCs w:val="20"/>
              </w:rPr>
              <w:t>fnbA</w:t>
            </w:r>
            <w:proofErr w:type="spellEnd"/>
          </w:p>
        </w:tc>
        <w:tc>
          <w:tcPr>
            <w:tcW w:w="615" w:type="pct"/>
            <w:tcBorders>
              <w:top w:val="nil"/>
              <w:left w:val="nil"/>
              <w:bottom w:val="nil"/>
              <w:right w:val="nil"/>
            </w:tcBorders>
            <w:shd w:val="clear" w:color="auto" w:fill="auto"/>
            <w:noWrap/>
            <w:vAlign w:val="bottom"/>
          </w:tcPr>
          <w:p w14:paraId="35623B14"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48146D5" w14:textId="77777777" w:rsidR="006E59DA" w:rsidRPr="00053439" w:rsidRDefault="006E59DA" w:rsidP="00C4006C">
            <w:pPr>
              <w:jc w:val="center"/>
              <w:rPr>
                <w:sz w:val="20"/>
                <w:szCs w:val="20"/>
              </w:rPr>
            </w:pPr>
            <w:r w:rsidRPr="00053439">
              <w:rPr>
                <w:color w:val="000000"/>
                <w:sz w:val="20"/>
                <w:szCs w:val="20"/>
              </w:rPr>
              <w:t>13 (86.7)</w:t>
            </w:r>
          </w:p>
        </w:tc>
      </w:tr>
      <w:tr w:rsidR="006E59DA" w:rsidRPr="00053439" w14:paraId="5240F0ED" w14:textId="77777777" w:rsidTr="00C4006C">
        <w:trPr>
          <w:trHeight w:val="290"/>
        </w:trPr>
        <w:tc>
          <w:tcPr>
            <w:tcW w:w="1011" w:type="pct"/>
            <w:noWrap/>
            <w:vAlign w:val="bottom"/>
            <w:hideMark/>
          </w:tcPr>
          <w:p w14:paraId="620A10EE" w14:textId="77777777" w:rsidR="006E59DA" w:rsidRPr="00053439" w:rsidRDefault="006E59DA" w:rsidP="00C4006C">
            <w:pPr>
              <w:rPr>
                <w:sz w:val="20"/>
                <w:szCs w:val="20"/>
              </w:rPr>
            </w:pPr>
            <w:r w:rsidRPr="00053439">
              <w:rPr>
                <w:sz w:val="20"/>
                <w:szCs w:val="20"/>
              </w:rPr>
              <w:t> </w:t>
            </w:r>
          </w:p>
        </w:tc>
        <w:tc>
          <w:tcPr>
            <w:tcW w:w="2258" w:type="pct"/>
            <w:noWrap/>
            <w:hideMark/>
          </w:tcPr>
          <w:p w14:paraId="373868AE" w14:textId="77777777" w:rsidR="006E59DA" w:rsidRPr="00053439" w:rsidRDefault="006E59DA" w:rsidP="00C4006C">
            <w:pPr>
              <w:rPr>
                <w:sz w:val="20"/>
                <w:szCs w:val="20"/>
              </w:rPr>
            </w:pPr>
            <w:r w:rsidRPr="00053439">
              <w:rPr>
                <w:sz w:val="20"/>
                <w:szCs w:val="20"/>
              </w:rPr>
              <w:t>Fibronectin binding proteins</w:t>
            </w:r>
          </w:p>
        </w:tc>
        <w:tc>
          <w:tcPr>
            <w:tcW w:w="502" w:type="pct"/>
            <w:noWrap/>
            <w:hideMark/>
          </w:tcPr>
          <w:p w14:paraId="0A14BC79" w14:textId="77777777" w:rsidR="006E59DA" w:rsidRPr="00053439" w:rsidRDefault="006E59DA" w:rsidP="00C4006C">
            <w:pPr>
              <w:jc w:val="center"/>
              <w:rPr>
                <w:i/>
                <w:iCs/>
                <w:sz w:val="20"/>
                <w:szCs w:val="20"/>
              </w:rPr>
            </w:pPr>
            <w:proofErr w:type="spellStart"/>
            <w:r w:rsidRPr="00053439">
              <w:rPr>
                <w:i/>
                <w:iCs/>
                <w:sz w:val="20"/>
                <w:szCs w:val="20"/>
              </w:rPr>
              <w:t>fnbB</w:t>
            </w:r>
            <w:proofErr w:type="spellEnd"/>
          </w:p>
        </w:tc>
        <w:tc>
          <w:tcPr>
            <w:tcW w:w="615" w:type="pct"/>
            <w:tcBorders>
              <w:top w:val="nil"/>
              <w:left w:val="nil"/>
              <w:bottom w:val="nil"/>
              <w:right w:val="nil"/>
            </w:tcBorders>
            <w:shd w:val="clear" w:color="auto" w:fill="auto"/>
            <w:noWrap/>
            <w:vAlign w:val="bottom"/>
          </w:tcPr>
          <w:p w14:paraId="588F1897"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4AF4043" w14:textId="77777777" w:rsidR="006E59DA" w:rsidRPr="00053439" w:rsidRDefault="006E59DA" w:rsidP="00C4006C">
            <w:pPr>
              <w:jc w:val="center"/>
              <w:rPr>
                <w:sz w:val="20"/>
                <w:szCs w:val="20"/>
              </w:rPr>
            </w:pPr>
            <w:r w:rsidRPr="00053439">
              <w:rPr>
                <w:color w:val="000000"/>
                <w:sz w:val="20"/>
                <w:szCs w:val="20"/>
              </w:rPr>
              <w:t>13 (86.7)</w:t>
            </w:r>
          </w:p>
        </w:tc>
      </w:tr>
      <w:tr w:rsidR="006E59DA" w:rsidRPr="00053439" w14:paraId="3A0C66F6" w14:textId="77777777" w:rsidTr="00C4006C">
        <w:trPr>
          <w:trHeight w:val="290"/>
        </w:trPr>
        <w:tc>
          <w:tcPr>
            <w:tcW w:w="1011" w:type="pct"/>
            <w:noWrap/>
            <w:vAlign w:val="bottom"/>
            <w:hideMark/>
          </w:tcPr>
          <w:p w14:paraId="2067A2D8" w14:textId="77777777" w:rsidR="006E59DA" w:rsidRPr="00053439" w:rsidRDefault="006E59DA" w:rsidP="00C4006C">
            <w:pPr>
              <w:rPr>
                <w:sz w:val="20"/>
                <w:szCs w:val="20"/>
              </w:rPr>
            </w:pPr>
            <w:r w:rsidRPr="00053439">
              <w:rPr>
                <w:sz w:val="20"/>
                <w:szCs w:val="20"/>
              </w:rPr>
              <w:t> </w:t>
            </w:r>
          </w:p>
        </w:tc>
        <w:tc>
          <w:tcPr>
            <w:tcW w:w="2258" w:type="pct"/>
            <w:noWrap/>
            <w:hideMark/>
          </w:tcPr>
          <w:p w14:paraId="42DEFDC7" w14:textId="77777777" w:rsidR="006E59DA" w:rsidRPr="00053439" w:rsidRDefault="006E59DA" w:rsidP="00C4006C">
            <w:pPr>
              <w:rPr>
                <w:sz w:val="20"/>
                <w:szCs w:val="20"/>
              </w:rPr>
            </w:pPr>
            <w:r w:rsidRPr="00053439">
              <w:rPr>
                <w:sz w:val="20"/>
                <w:szCs w:val="20"/>
              </w:rPr>
              <w:t>Ser-Asp-rich fibrinogen binding proteins</w:t>
            </w:r>
          </w:p>
        </w:tc>
        <w:tc>
          <w:tcPr>
            <w:tcW w:w="502" w:type="pct"/>
            <w:noWrap/>
            <w:hideMark/>
          </w:tcPr>
          <w:p w14:paraId="7FBA95CE" w14:textId="77777777" w:rsidR="006E59DA" w:rsidRPr="00053439" w:rsidRDefault="006E59DA" w:rsidP="00C4006C">
            <w:pPr>
              <w:jc w:val="center"/>
              <w:rPr>
                <w:i/>
                <w:iCs/>
                <w:sz w:val="20"/>
                <w:szCs w:val="20"/>
              </w:rPr>
            </w:pPr>
            <w:proofErr w:type="spellStart"/>
            <w:r w:rsidRPr="00053439">
              <w:rPr>
                <w:i/>
                <w:iCs/>
                <w:sz w:val="20"/>
                <w:szCs w:val="20"/>
              </w:rPr>
              <w:t>sdrC</w:t>
            </w:r>
            <w:proofErr w:type="spellEnd"/>
          </w:p>
        </w:tc>
        <w:tc>
          <w:tcPr>
            <w:tcW w:w="615" w:type="pct"/>
            <w:tcBorders>
              <w:top w:val="nil"/>
              <w:left w:val="nil"/>
              <w:bottom w:val="nil"/>
              <w:right w:val="nil"/>
            </w:tcBorders>
            <w:shd w:val="clear" w:color="auto" w:fill="auto"/>
            <w:noWrap/>
            <w:vAlign w:val="bottom"/>
          </w:tcPr>
          <w:p w14:paraId="3411E9DC"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E4577A9" w14:textId="77777777" w:rsidR="006E59DA" w:rsidRPr="00053439" w:rsidRDefault="006E59DA" w:rsidP="00C4006C">
            <w:pPr>
              <w:jc w:val="center"/>
              <w:rPr>
                <w:sz w:val="20"/>
                <w:szCs w:val="20"/>
              </w:rPr>
            </w:pPr>
            <w:r w:rsidRPr="00053439">
              <w:rPr>
                <w:color w:val="000000"/>
                <w:sz w:val="20"/>
                <w:szCs w:val="20"/>
              </w:rPr>
              <w:t>1 (6.7)</w:t>
            </w:r>
          </w:p>
        </w:tc>
      </w:tr>
      <w:tr w:rsidR="006E59DA" w:rsidRPr="00053439" w14:paraId="3685337B" w14:textId="77777777" w:rsidTr="00C4006C">
        <w:trPr>
          <w:trHeight w:val="290"/>
        </w:trPr>
        <w:tc>
          <w:tcPr>
            <w:tcW w:w="1011" w:type="pct"/>
            <w:noWrap/>
            <w:vAlign w:val="bottom"/>
            <w:hideMark/>
          </w:tcPr>
          <w:p w14:paraId="08D6B9AC" w14:textId="77777777" w:rsidR="006E59DA" w:rsidRPr="00053439" w:rsidRDefault="006E59DA" w:rsidP="00C4006C">
            <w:pPr>
              <w:rPr>
                <w:sz w:val="20"/>
                <w:szCs w:val="20"/>
              </w:rPr>
            </w:pPr>
            <w:r w:rsidRPr="00053439">
              <w:rPr>
                <w:sz w:val="20"/>
                <w:szCs w:val="20"/>
              </w:rPr>
              <w:t> </w:t>
            </w:r>
          </w:p>
        </w:tc>
        <w:tc>
          <w:tcPr>
            <w:tcW w:w="2258" w:type="pct"/>
            <w:noWrap/>
            <w:hideMark/>
          </w:tcPr>
          <w:p w14:paraId="309DA7D8" w14:textId="77777777" w:rsidR="006E59DA" w:rsidRPr="00053439" w:rsidRDefault="006E59DA" w:rsidP="00C4006C">
            <w:pPr>
              <w:rPr>
                <w:b/>
                <w:bCs/>
                <w:sz w:val="20"/>
                <w:szCs w:val="20"/>
              </w:rPr>
            </w:pPr>
            <w:r w:rsidRPr="00053439">
              <w:rPr>
                <w:b/>
                <w:bCs/>
                <w:sz w:val="20"/>
                <w:szCs w:val="20"/>
              </w:rPr>
              <w:t>Ser-Asp-rich fibrinogen binding proteins*</w:t>
            </w:r>
          </w:p>
        </w:tc>
        <w:tc>
          <w:tcPr>
            <w:tcW w:w="502" w:type="pct"/>
            <w:noWrap/>
            <w:hideMark/>
          </w:tcPr>
          <w:p w14:paraId="2B3CD154" w14:textId="77777777" w:rsidR="006E59DA" w:rsidRPr="00053439" w:rsidRDefault="006E59DA" w:rsidP="00C4006C">
            <w:pPr>
              <w:jc w:val="center"/>
              <w:rPr>
                <w:i/>
                <w:iCs/>
                <w:sz w:val="20"/>
                <w:szCs w:val="20"/>
              </w:rPr>
            </w:pPr>
            <w:proofErr w:type="spellStart"/>
            <w:r w:rsidRPr="00053439">
              <w:rPr>
                <w:i/>
                <w:iCs/>
                <w:sz w:val="20"/>
                <w:szCs w:val="20"/>
              </w:rPr>
              <w:t>sdrD</w:t>
            </w:r>
            <w:proofErr w:type="spellEnd"/>
          </w:p>
        </w:tc>
        <w:tc>
          <w:tcPr>
            <w:tcW w:w="615" w:type="pct"/>
            <w:tcBorders>
              <w:top w:val="nil"/>
              <w:left w:val="nil"/>
              <w:bottom w:val="nil"/>
              <w:right w:val="nil"/>
            </w:tcBorders>
            <w:shd w:val="clear" w:color="auto" w:fill="auto"/>
            <w:noWrap/>
            <w:vAlign w:val="bottom"/>
          </w:tcPr>
          <w:p w14:paraId="57373E68"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D621323" w14:textId="77777777" w:rsidR="006E59DA" w:rsidRPr="00053439" w:rsidRDefault="006E59DA" w:rsidP="00C4006C">
            <w:pPr>
              <w:jc w:val="center"/>
              <w:rPr>
                <w:sz w:val="20"/>
                <w:szCs w:val="20"/>
              </w:rPr>
            </w:pPr>
            <w:r w:rsidRPr="00053439">
              <w:rPr>
                <w:color w:val="000000"/>
                <w:sz w:val="20"/>
                <w:szCs w:val="20"/>
              </w:rPr>
              <w:t>0 (0)</w:t>
            </w:r>
          </w:p>
        </w:tc>
      </w:tr>
      <w:tr w:rsidR="006E59DA" w:rsidRPr="00053439" w14:paraId="2A658827" w14:textId="77777777" w:rsidTr="00C4006C">
        <w:trPr>
          <w:trHeight w:val="290"/>
        </w:trPr>
        <w:tc>
          <w:tcPr>
            <w:tcW w:w="1011" w:type="pct"/>
            <w:noWrap/>
            <w:vAlign w:val="bottom"/>
            <w:hideMark/>
          </w:tcPr>
          <w:p w14:paraId="2F14C2A3" w14:textId="77777777" w:rsidR="006E59DA" w:rsidRPr="00053439" w:rsidRDefault="006E59DA" w:rsidP="00C4006C">
            <w:pPr>
              <w:rPr>
                <w:sz w:val="20"/>
                <w:szCs w:val="20"/>
              </w:rPr>
            </w:pPr>
            <w:r w:rsidRPr="00053439">
              <w:rPr>
                <w:sz w:val="20"/>
                <w:szCs w:val="20"/>
              </w:rPr>
              <w:t> </w:t>
            </w:r>
          </w:p>
        </w:tc>
        <w:tc>
          <w:tcPr>
            <w:tcW w:w="2258" w:type="pct"/>
            <w:noWrap/>
            <w:hideMark/>
          </w:tcPr>
          <w:p w14:paraId="4A7BAF98" w14:textId="77777777" w:rsidR="006E59DA" w:rsidRPr="00053439" w:rsidRDefault="006E59DA" w:rsidP="00C4006C">
            <w:pPr>
              <w:rPr>
                <w:sz w:val="20"/>
                <w:szCs w:val="20"/>
              </w:rPr>
            </w:pPr>
            <w:r w:rsidRPr="00053439">
              <w:rPr>
                <w:sz w:val="20"/>
                <w:szCs w:val="20"/>
              </w:rPr>
              <w:t>Ser-Asp-rich fibrinogen binding proteins</w:t>
            </w:r>
          </w:p>
        </w:tc>
        <w:tc>
          <w:tcPr>
            <w:tcW w:w="502" w:type="pct"/>
            <w:noWrap/>
            <w:hideMark/>
          </w:tcPr>
          <w:p w14:paraId="060C45E5" w14:textId="77777777" w:rsidR="006E59DA" w:rsidRPr="00053439" w:rsidRDefault="006E59DA" w:rsidP="00C4006C">
            <w:pPr>
              <w:jc w:val="center"/>
              <w:rPr>
                <w:i/>
                <w:iCs/>
                <w:sz w:val="20"/>
                <w:szCs w:val="20"/>
              </w:rPr>
            </w:pPr>
            <w:proofErr w:type="spellStart"/>
            <w:r w:rsidRPr="00053439">
              <w:rPr>
                <w:i/>
                <w:iCs/>
                <w:sz w:val="20"/>
                <w:szCs w:val="20"/>
              </w:rPr>
              <w:t>sdrE</w:t>
            </w:r>
            <w:proofErr w:type="spellEnd"/>
          </w:p>
        </w:tc>
        <w:tc>
          <w:tcPr>
            <w:tcW w:w="615" w:type="pct"/>
            <w:tcBorders>
              <w:top w:val="nil"/>
              <w:left w:val="nil"/>
              <w:bottom w:val="nil"/>
              <w:right w:val="nil"/>
            </w:tcBorders>
            <w:shd w:val="clear" w:color="auto" w:fill="auto"/>
            <w:noWrap/>
            <w:vAlign w:val="bottom"/>
          </w:tcPr>
          <w:p w14:paraId="1FE21658"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F7FF1A1" w14:textId="77777777" w:rsidR="006E59DA" w:rsidRPr="00053439" w:rsidRDefault="006E59DA" w:rsidP="00C4006C">
            <w:pPr>
              <w:jc w:val="center"/>
              <w:rPr>
                <w:sz w:val="20"/>
                <w:szCs w:val="20"/>
              </w:rPr>
            </w:pPr>
            <w:r w:rsidRPr="00053439">
              <w:rPr>
                <w:color w:val="000000"/>
                <w:sz w:val="20"/>
                <w:szCs w:val="20"/>
              </w:rPr>
              <w:t>1 (6.7)</w:t>
            </w:r>
          </w:p>
        </w:tc>
      </w:tr>
      <w:tr w:rsidR="006E59DA" w:rsidRPr="00053439" w14:paraId="44802B0A" w14:textId="77777777" w:rsidTr="00C4006C">
        <w:trPr>
          <w:trHeight w:val="300"/>
        </w:trPr>
        <w:tc>
          <w:tcPr>
            <w:tcW w:w="1011" w:type="pct"/>
            <w:noWrap/>
            <w:vAlign w:val="bottom"/>
            <w:hideMark/>
          </w:tcPr>
          <w:p w14:paraId="142511C5" w14:textId="77777777" w:rsidR="006E59DA" w:rsidRPr="00053439" w:rsidRDefault="006E59DA" w:rsidP="00C4006C">
            <w:pPr>
              <w:rPr>
                <w:sz w:val="20"/>
                <w:szCs w:val="20"/>
              </w:rPr>
            </w:pPr>
            <w:r w:rsidRPr="00053439">
              <w:rPr>
                <w:sz w:val="20"/>
                <w:szCs w:val="20"/>
              </w:rPr>
              <w:t> </w:t>
            </w:r>
          </w:p>
        </w:tc>
        <w:tc>
          <w:tcPr>
            <w:tcW w:w="2258" w:type="pct"/>
            <w:noWrap/>
            <w:hideMark/>
          </w:tcPr>
          <w:p w14:paraId="6D275E9F" w14:textId="77777777" w:rsidR="006E59DA" w:rsidRPr="00053439" w:rsidRDefault="006E59DA" w:rsidP="00C4006C">
            <w:pPr>
              <w:rPr>
                <w:sz w:val="20"/>
                <w:szCs w:val="20"/>
              </w:rPr>
            </w:pPr>
            <w:r w:rsidRPr="00053439">
              <w:rPr>
                <w:sz w:val="20"/>
                <w:szCs w:val="20"/>
              </w:rPr>
              <w:t>Ser-Asp-rich fibrinogen binding proteins</w:t>
            </w:r>
          </w:p>
        </w:tc>
        <w:tc>
          <w:tcPr>
            <w:tcW w:w="502" w:type="pct"/>
            <w:noWrap/>
            <w:hideMark/>
          </w:tcPr>
          <w:p w14:paraId="1A65F279" w14:textId="77777777" w:rsidR="006E59DA" w:rsidRPr="00053439" w:rsidRDefault="006E59DA" w:rsidP="00C4006C">
            <w:pPr>
              <w:jc w:val="center"/>
              <w:rPr>
                <w:i/>
                <w:iCs/>
                <w:sz w:val="20"/>
                <w:szCs w:val="20"/>
              </w:rPr>
            </w:pPr>
            <w:proofErr w:type="spellStart"/>
            <w:r w:rsidRPr="00053439">
              <w:rPr>
                <w:i/>
                <w:iCs/>
                <w:sz w:val="20"/>
                <w:szCs w:val="20"/>
              </w:rPr>
              <w:t>sdrG</w:t>
            </w:r>
            <w:proofErr w:type="spellEnd"/>
          </w:p>
        </w:tc>
        <w:tc>
          <w:tcPr>
            <w:tcW w:w="615" w:type="pct"/>
            <w:tcBorders>
              <w:top w:val="nil"/>
              <w:left w:val="nil"/>
              <w:bottom w:val="nil"/>
              <w:right w:val="nil"/>
            </w:tcBorders>
            <w:shd w:val="clear" w:color="auto" w:fill="auto"/>
            <w:noWrap/>
            <w:vAlign w:val="bottom"/>
          </w:tcPr>
          <w:p w14:paraId="5413D769"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183BAD9D" w14:textId="77777777" w:rsidR="006E59DA" w:rsidRPr="00053439" w:rsidRDefault="006E59DA" w:rsidP="00C4006C">
            <w:pPr>
              <w:jc w:val="center"/>
              <w:rPr>
                <w:sz w:val="20"/>
                <w:szCs w:val="20"/>
              </w:rPr>
            </w:pPr>
            <w:r w:rsidRPr="00053439">
              <w:rPr>
                <w:color w:val="000000"/>
                <w:sz w:val="20"/>
                <w:szCs w:val="20"/>
              </w:rPr>
              <w:t>1 (6.7)</w:t>
            </w:r>
          </w:p>
        </w:tc>
      </w:tr>
      <w:tr w:rsidR="006E59DA" w:rsidRPr="00053439" w14:paraId="6AB21C0A" w14:textId="77777777" w:rsidTr="00C4006C">
        <w:trPr>
          <w:trHeight w:val="290"/>
        </w:trPr>
        <w:tc>
          <w:tcPr>
            <w:tcW w:w="1011" w:type="pct"/>
            <w:noWrap/>
            <w:vAlign w:val="bottom"/>
          </w:tcPr>
          <w:p w14:paraId="03FFF1A8" w14:textId="77777777" w:rsidR="006E59DA" w:rsidRPr="00053439" w:rsidRDefault="006E59DA" w:rsidP="00C4006C">
            <w:pPr>
              <w:jc w:val="right"/>
              <w:rPr>
                <w:i/>
                <w:iCs/>
                <w:sz w:val="20"/>
                <w:szCs w:val="20"/>
              </w:rPr>
            </w:pPr>
            <w:r w:rsidRPr="00053439">
              <w:rPr>
                <w:i/>
                <w:iCs/>
                <w:sz w:val="20"/>
                <w:szCs w:val="20"/>
              </w:rPr>
              <w:t>Host immune evasion</w:t>
            </w:r>
          </w:p>
        </w:tc>
        <w:tc>
          <w:tcPr>
            <w:tcW w:w="2258" w:type="pct"/>
            <w:noWrap/>
          </w:tcPr>
          <w:p w14:paraId="0CE67767" w14:textId="77777777" w:rsidR="006E59DA" w:rsidRPr="00053439" w:rsidRDefault="006E59DA" w:rsidP="00C4006C">
            <w:pPr>
              <w:rPr>
                <w:b/>
                <w:bCs/>
                <w:sz w:val="20"/>
                <w:szCs w:val="20"/>
              </w:rPr>
            </w:pPr>
          </w:p>
        </w:tc>
        <w:tc>
          <w:tcPr>
            <w:tcW w:w="502" w:type="pct"/>
            <w:noWrap/>
          </w:tcPr>
          <w:p w14:paraId="007F54D5" w14:textId="77777777" w:rsidR="006E59DA" w:rsidRPr="00053439" w:rsidRDefault="006E59DA" w:rsidP="00C4006C">
            <w:pPr>
              <w:jc w:val="center"/>
              <w:rPr>
                <w:i/>
                <w:iCs/>
                <w:sz w:val="20"/>
                <w:szCs w:val="20"/>
              </w:rPr>
            </w:pPr>
          </w:p>
        </w:tc>
        <w:tc>
          <w:tcPr>
            <w:tcW w:w="615" w:type="pct"/>
            <w:noWrap/>
          </w:tcPr>
          <w:p w14:paraId="2FE61B83" w14:textId="77777777" w:rsidR="006E59DA" w:rsidRPr="00053439" w:rsidRDefault="006E59DA" w:rsidP="00C4006C">
            <w:pPr>
              <w:jc w:val="center"/>
              <w:rPr>
                <w:sz w:val="20"/>
                <w:szCs w:val="20"/>
              </w:rPr>
            </w:pPr>
          </w:p>
        </w:tc>
        <w:tc>
          <w:tcPr>
            <w:tcW w:w="614" w:type="pct"/>
            <w:noWrap/>
          </w:tcPr>
          <w:p w14:paraId="29BA49E8" w14:textId="77777777" w:rsidR="006E59DA" w:rsidRPr="00053439" w:rsidRDefault="006E59DA" w:rsidP="00C4006C">
            <w:pPr>
              <w:jc w:val="center"/>
              <w:rPr>
                <w:sz w:val="20"/>
                <w:szCs w:val="20"/>
              </w:rPr>
            </w:pPr>
          </w:p>
        </w:tc>
      </w:tr>
      <w:tr w:rsidR="006E59DA" w:rsidRPr="00053439" w14:paraId="54634BFE" w14:textId="77777777" w:rsidTr="00C4006C">
        <w:trPr>
          <w:trHeight w:val="290"/>
        </w:trPr>
        <w:tc>
          <w:tcPr>
            <w:tcW w:w="1011" w:type="pct"/>
            <w:noWrap/>
            <w:vAlign w:val="bottom"/>
            <w:hideMark/>
          </w:tcPr>
          <w:p w14:paraId="4DEA8A28" w14:textId="77777777" w:rsidR="006E59DA" w:rsidRPr="00053439" w:rsidRDefault="006E59DA" w:rsidP="00C4006C">
            <w:pPr>
              <w:rPr>
                <w:sz w:val="20"/>
                <w:szCs w:val="20"/>
              </w:rPr>
            </w:pPr>
          </w:p>
        </w:tc>
        <w:tc>
          <w:tcPr>
            <w:tcW w:w="2258" w:type="pct"/>
            <w:noWrap/>
            <w:hideMark/>
          </w:tcPr>
          <w:p w14:paraId="39C2EC82" w14:textId="77777777" w:rsidR="006E59DA" w:rsidRPr="00053439" w:rsidRDefault="006E59DA" w:rsidP="00C4006C">
            <w:pPr>
              <w:rPr>
                <w:b/>
                <w:bCs/>
                <w:sz w:val="20"/>
                <w:szCs w:val="20"/>
              </w:rPr>
            </w:pPr>
            <w:r w:rsidRPr="00053439">
              <w:rPr>
                <w:b/>
                <w:bCs/>
                <w:sz w:val="20"/>
                <w:szCs w:val="20"/>
              </w:rPr>
              <w:t>Capsule formation*</w:t>
            </w:r>
          </w:p>
        </w:tc>
        <w:tc>
          <w:tcPr>
            <w:tcW w:w="502" w:type="pct"/>
            <w:noWrap/>
            <w:hideMark/>
          </w:tcPr>
          <w:p w14:paraId="05F8181D" w14:textId="77777777" w:rsidR="006E59DA" w:rsidRPr="00053439" w:rsidRDefault="006E59DA" w:rsidP="00C4006C">
            <w:pPr>
              <w:jc w:val="center"/>
              <w:rPr>
                <w:i/>
                <w:iCs/>
                <w:sz w:val="20"/>
                <w:szCs w:val="20"/>
              </w:rPr>
            </w:pPr>
            <w:proofErr w:type="spellStart"/>
            <w:r w:rsidRPr="00053439">
              <w:rPr>
                <w:i/>
                <w:iCs/>
                <w:sz w:val="20"/>
                <w:szCs w:val="20"/>
              </w:rPr>
              <w:t>capH</w:t>
            </w:r>
            <w:proofErr w:type="spellEnd"/>
          </w:p>
        </w:tc>
        <w:tc>
          <w:tcPr>
            <w:tcW w:w="615" w:type="pct"/>
            <w:tcBorders>
              <w:top w:val="nil"/>
              <w:left w:val="nil"/>
              <w:bottom w:val="nil"/>
              <w:right w:val="nil"/>
            </w:tcBorders>
            <w:shd w:val="clear" w:color="auto" w:fill="auto"/>
            <w:noWrap/>
            <w:vAlign w:val="bottom"/>
          </w:tcPr>
          <w:p w14:paraId="19C1BEB2"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8BD61F2"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77CF5F2A" w14:textId="77777777" w:rsidTr="00C4006C">
        <w:trPr>
          <w:trHeight w:val="290"/>
        </w:trPr>
        <w:tc>
          <w:tcPr>
            <w:tcW w:w="1011" w:type="pct"/>
            <w:noWrap/>
            <w:vAlign w:val="bottom"/>
            <w:hideMark/>
          </w:tcPr>
          <w:p w14:paraId="00672944" w14:textId="77777777" w:rsidR="006E59DA" w:rsidRPr="00053439" w:rsidRDefault="006E59DA" w:rsidP="00C4006C">
            <w:pPr>
              <w:rPr>
                <w:sz w:val="20"/>
                <w:szCs w:val="20"/>
              </w:rPr>
            </w:pPr>
          </w:p>
        </w:tc>
        <w:tc>
          <w:tcPr>
            <w:tcW w:w="2258" w:type="pct"/>
            <w:noWrap/>
            <w:hideMark/>
          </w:tcPr>
          <w:p w14:paraId="10A6CEF4" w14:textId="77777777" w:rsidR="006E59DA" w:rsidRPr="00053439" w:rsidRDefault="006E59DA" w:rsidP="00C4006C">
            <w:pPr>
              <w:rPr>
                <w:b/>
                <w:bCs/>
                <w:sz w:val="20"/>
                <w:szCs w:val="20"/>
              </w:rPr>
            </w:pPr>
            <w:r w:rsidRPr="00053439">
              <w:rPr>
                <w:b/>
                <w:bCs/>
                <w:sz w:val="20"/>
                <w:szCs w:val="20"/>
              </w:rPr>
              <w:t>Capsule formation*</w:t>
            </w:r>
          </w:p>
        </w:tc>
        <w:tc>
          <w:tcPr>
            <w:tcW w:w="502" w:type="pct"/>
            <w:noWrap/>
            <w:hideMark/>
          </w:tcPr>
          <w:p w14:paraId="6A5E116D" w14:textId="77777777" w:rsidR="006E59DA" w:rsidRPr="00053439" w:rsidRDefault="006E59DA" w:rsidP="00C4006C">
            <w:pPr>
              <w:jc w:val="center"/>
              <w:rPr>
                <w:i/>
                <w:iCs/>
                <w:sz w:val="20"/>
                <w:szCs w:val="20"/>
              </w:rPr>
            </w:pPr>
            <w:proofErr w:type="spellStart"/>
            <w:r w:rsidRPr="00053439">
              <w:rPr>
                <w:i/>
                <w:iCs/>
                <w:sz w:val="20"/>
                <w:szCs w:val="20"/>
              </w:rPr>
              <w:t>capJ</w:t>
            </w:r>
            <w:proofErr w:type="spellEnd"/>
          </w:p>
        </w:tc>
        <w:tc>
          <w:tcPr>
            <w:tcW w:w="615" w:type="pct"/>
            <w:tcBorders>
              <w:top w:val="nil"/>
              <w:left w:val="nil"/>
              <w:bottom w:val="nil"/>
              <w:right w:val="nil"/>
            </w:tcBorders>
            <w:shd w:val="clear" w:color="auto" w:fill="auto"/>
            <w:noWrap/>
            <w:vAlign w:val="bottom"/>
          </w:tcPr>
          <w:p w14:paraId="35CF5FF1"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6FA06854"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63246391" w14:textId="77777777" w:rsidTr="00C4006C">
        <w:trPr>
          <w:trHeight w:val="290"/>
        </w:trPr>
        <w:tc>
          <w:tcPr>
            <w:tcW w:w="1011" w:type="pct"/>
            <w:noWrap/>
            <w:vAlign w:val="bottom"/>
            <w:hideMark/>
          </w:tcPr>
          <w:p w14:paraId="6982C9D0" w14:textId="77777777" w:rsidR="006E59DA" w:rsidRPr="00053439" w:rsidRDefault="006E59DA" w:rsidP="00C4006C">
            <w:pPr>
              <w:rPr>
                <w:sz w:val="20"/>
                <w:szCs w:val="20"/>
              </w:rPr>
            </w:pPr>
          </w:p>
        </w:tc>
        <w:tc>
          <w:tcPr>
            <w:tcW w:w="2258" w:type="pct"/>
            <w:noWrap/>
            <w:hideMark/>
          </w:tcPr>
          <w:p w14:paraId="59851EA2" w14:textId="77777777" w:rsidR="006E59DA" w:rsidRPr="00053439" w:rsidRDefault="006E59DA" w:rsidP="00C4006C">
            <w:pPr>
              <w:rPr>
                <w:sz w:val="20"/>
                <w:szCs w:val="20"/>
              </w:rPr>
            </w:pPr>
            <w:r w:rsidRPr="00053439">
              <w:rPr>
                <w:sz w:val="20"/>
                <w:szCs w:val="20"/>
              </w:rPr>
              <w:t>Capsule formation</w:t>
            </w:r>
          </w:p>
        </w:tc>
        <w:tc>
          <w:tcPr>
            <w:tcW w:w="502" w:type="pct"/>
            <w:noWrap/>
            <w:hideMark/>
          </w:tcPr>
          <w:p w14:paraId="62F5002C" w14:textId="77777777" w:rsidR="006E59DA" w:rsidRPr="00053439" w:rsidRDefault="006E59DA" w:rsidP="00C4006C">
            <w:pPr>
              <w:jc w:val="center"/>
              <w:rPr>
                <w:i/>
                <w:iCs/>
                <w:sz w:val="20"/>
                <w:szCs w:val="20"/>
              </w:rPr>
            </w:pPr>
            <w:proofErr w:type="spellStart"/>
            <w:r w:rsidRPr="00053439">
              <w:rPr>
                <w:i/>
                <w:iCs/>
                <w:sz w:val="20"/>
                <w:szCs w:val="20"/>
              </w:rPr>
              <w:t>capN</w:t>
            </w:r>
            <w:proofErr w:type="spellEnd"/>
          </w:p>
        </w:tc>
        <w:tc>
          <w:tcPr>
            <w:tcW w:w="615" w:type="pct"/>
            <w:tcBorders>
              <w:top w:val="nil"/>
              <w:left w:val="nil"/>
              <w:bottom w:val="nil"/>
              <w:right w:val="nil"/>
            </w:tcBorders>
            <w:shd w:val="clear" w:color="auto" w:fill="auto"/>
            <w:noWrap/>
            <w:vAlign w:val="bottom"/>
          </w:tcPr>
          <w:p w14:paraId="6C147139"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7487E5B" w14:textId="77777777" w:rsidR="006E59DA" w:rsidRPr="00053439" w:rsidRDefault="006E59DA" w:rsidP="00C4006C">
            <w:pPr>
              <w:jc w:val="center"/>
              <w:rPr>
                <w:sz w:val="20"/>
                <w:szCs w:val="20"/>
              </w:rPr>
            </w:pPr>
            <w:r w:rsidRPr="00053439">
              <w:rPr>
                <w:color w:val="000000"/>
                <w:sz w:val="20"/>
                <w:szCs w:val="20"/>
              </w:rPr>
              <w:t>13 (86.7)</w:t>
            </w:r>
          </w:p>
        </w:tc>
      </w:tr>
      <w:tr w:rsidR="006E59DA" w:rsidRPr="00053439" w14:paraId="798DB40C" w14:textId="77777777" w:rsidTr="00C4006C">
        <w:trPr>
          <w:trHeight w:val="290"/>
        </w:trPr>
        <w:tc>
          <w:tcPr>
            <w:tcW w:w="1011" w:type="pct"/>
            <w:noWrap/>
            <w:vAlign w:val="bottom"/>
            <w:hideMark/>
          </w:tcPr>
          <w:p w14:paraId="060C8AD8" w14:textId="77777777" w:rsidR="006E59DA" w:rsidRPr="00053439" w:rsidRDefault="006E59DA" w:rsidP="00C4006C">
            <w:pPr>
              <w:rPr>
                <w:sz w:val="20"/>
                <w:szCs w:val="20"/>
              </w:rPr>
            </w:pPr>
          </w:p>
        </w:tc>
        <w:tc>
          <w:tcPr>
            <w:tcW w:w="2258" w:type="pct"/>
            <w:noWrap/>
            <w:hideMark/>
          </w:tcPr>
          <w:p w14:paraId="2A3739CA" w14:textId="77777777" w:rsidR="006E59DA" w:rsidRPr="00053439" w:rsidRDefault="006E59DA" w:rsidP="00C4006C">
            <w:pPr>
              <w:rPr>
                <w:sz w:val="20"/>
                <w:szCs w:val="20"/>
              </w:rPr>
            </w:pPr>
            <w:r w:rsidRPr="00053439">
              <w:rPr>
                <w:sz w:val="20"/>
                <w:szCs w:val="20"/>
              </w:rPr>
              <w:t>Capsule formation</w:t>
            </w:r>
          </w:p>
        </w:tc>
        <w:tc>
          <w:tcPr>
            <w:tcW w:w="502" w:type="pct"/>
            <w:noWrap/>
            <w:hideMark/>
          </w:tcPr>
          <w:p w14:paraId="23B0D280" w14:textId="77777777" w:rsidR="006E59DA" w:rsidRPr="00053439" w:rsidRDefault="006E59DA" w:rsidP="00C4006C">
            <w:pPr>
              <w:jc w:val="center"/>
              <w:rPr>
                <w:i/>
                <w:iCs/>
                <w:sz w:val="20"/>
                <w:szCs w:val="20"/>
              </w:rPr>
            </w:pPr>
            <w:proofErr w:type="spellStart"/>
            <w:r w:rsidRPr="00053439">
              <w:rPr>
                <w:i/>
                <w:iCs/>
                <w:sz w:val="20"/>
                <w:szCs w:val="20"/>
              </w:rPr>
              <w:t>capO</w:t>
            </w:r>
            <w:proofErr w:type="spellEnd"/>
          </w:p>
        </w:tc>
        <w:tc>
          <w:tcPr>
            <w:tcW w:w="615" w:type="pct"/>
            <w:tcBorders>
              <w:top w:val="nil"/>
              <w:left w:val="nil"/>
              <w:bottom w:val="nil"/>
              <w:right w:val="nil"/>
            </w:tcBorders>
            <w:shd w:val="clear" w:color="auto" w:fill="auto"/>
            <w:noWrap/>
            <w:vAlign w:val="bottom"/>
          </w:tcPr>
          <w:p w14:paraId="5188435A"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38CBF24"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9F287DA" w14:textId="77777777" w:rsidTr="00C4006C">
        <w:trPr>
          <w:trHeight w:val="290"/>
        </w:trPr>
        <w:tc>
          <w:tcPr>
            <w:tcW w:w="1011" w:type="pct"/>
            <w:noWrap/>
            <w:vAlign w:val="bottom"/>
            <w:hideMark/>
          </w:tcPr>
          <w:p w14:paraId="4C4126D2" w14:textId="77777777" w:rsidR="006E59DA" w:rsidRPr="00053439" w:rsidRDefault="006E59DA" w:rsidP="00C4006C">
            <w:pPr>
              <w:rPr>
                <w:sz w:val="20"/>
                <w:szCs w:val="20"/>
              </w:rPr>
            </w:pPr>
          </w:p>
        </w:tc>
        <w:tc>
          <w:tcPr>
            <w:tcW w:w="2258" w:type="pct"/>
            <w:noWrap/>
            <w:hideMark/>
          </w:tcPr>
          <w:p w14:paraId="7A7B26DE" w14:textId="77777777" w:rsidR="006E59DA" w:rsidRPr="00053439" w:rsidRDefault="006E59DA" w:rsidP="00C4006C">
            <w:pPr>
              <w:rPr>
                <w:sz w:val="20"/>
                <w:szCs w:val="20"/>
              </w:rPr>
            </w:pPr>
            <w:r w:rsidRPr="00053439">
              <w:rPr>
                <w:sz w:val="20"/>
                <w:szCs w:val="20"/>
              </w:rPr>
              <w:t>Capsule formation</w:t>
            </w:r>
          </w:p>
        </w:tc>
        <w:tc>
          <w:tcPr>
            <w:tcW w:w="502" w:type="pct"/>
            <w:noWrap/>
            <w:hideMark/>
          </w:tcPr>
          <w:p w14:paraId="618F1805" w14:textId="77777777" w:rsidR="006E59DA" w:rsidRPr="00053439" w:rsidRDefault="006E59DA" w:rsidP="00C4006C">
            <w:pPr>
              <w:jc w:val="center"/>
              <w:rPr>
                <w:i/>
                <w:iCs/>
                <w:sz w:val="20"/>
                <w:szCs w:val="20"/>
              </w:rPr>
            </w:pPr>
            <w:proofErr w:type="spellStart"/>
            <w:r w:rsidRPr="00053439">
              <w:rPr>
                <w:i/>
                <w:iCs/>
                <w:sz w:val="20"/>
                <w:szCs w:val="20"/>
              </w:rPr>
              <w:t>capP</w:t>
            </w:r>
            <w:proofErr w:type="spellEnd"/>
          </w:p>
        </w:tc>
        <w:tc>
          <w:tcPr>
            <w:tcW w:w="615" w:type="pct"/>
            <w:tcBorders>
              <w:top w:val="nil"/>
              <w:left w:val="nil"/>
              <w:bottom w:val="nil"/>
              <w:right w:val="nil"/>
            </w:tcBorders>
            <w:shd w:val="clear" w:color="auto" w:fill="auto"/>
            <w:noWrap/>
            <w:vAlign w:val="bottom"/>
          </w:tcPr>
          <w:p w14:paraId="49995DF2"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BB5D67F"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47D4E9B5" w14:textId="77777777" w:rsidTr="00C4006C">
        <w:trPr>
          <w:trHeight w:val="300"/>
        </w:trPr>
        <w:tc>
          <w:tcPr>
            <w:tcW w:w="1011" w:type="pct"/>
            <w:noWrap/>
            <w:vAlign w:val="bottom"/>
            <w:hideMark/>
          </w:tcPr>
          <w:p w14:paraId="58527522" w14:textId="77777777" w:rsidR="006E59DA" w:rsidRPr="00053439" w:rsidRDefault="006E59DA" w:rsidP="00C4006C">
            <w:pPr>
              <w:rPr>
                <w:sz w:val="20"/>
                <w:szCs w:val="20"/>
              </w:rPr>
            </w:pPr>
            <w:r w:rsidRPr="00053439">
              <w:rPr>
                <w:sz w:val="20"/>
                <w:szCs w:val="20"/>
              </w:rPr>
              <w:t> </w:t>
            </w:r>
          </w:p>
        </w:tc>
        <w:tc>
          <w:tcPr>
            <w:tcW w:w="2258" w:type="pct"/>
            <w:noWrap/>
            <w:hideMark/>
          </w:tcPr>
          <w:p w14:paraId="6E64895E" w14:textId="77777777" w:rsidR="006E59DA" w:rsidRPr="00053439" w:rsidRDefault="006E59DA" w:rsidP="00C4006C">
            <w:pPr>
              <w:rPr>
                <w:sz w:val="20"/>
                <w:szCs w:val="20"/>
              </w:rPr>
            </w:pPr>
            <w:r w:rsidRPr="00053439">
              <w:rPr>
                <w:sz w:val="20"/>
                <w:szCs w:val="20"/>
              </w:rPr>
              <w:t>Staphylococcal complement inhibitor</w:t>
            </w:r>
          </w:p>
        </w:tc>
        <w:tc>
          <w:tcPr>
            <w:tcW w:w="502" w:type="pct"/>
            <w:noWrap/>
            <w:hideMark/>
          </w:tcPr>
          <w:p w14:paraId="21F6CA32" w14:textId="77777777" w:rsidR="006E59DA" w:rsidRPr="00053439" w:rsidRDefault="006E59DA" w:rsidP="00C4006C">
            <w:pPr>
              <w:jc w:val="center"/>
              <w:rPr>
                <w:i/>
                <w:iCs/>
                <w:sz w:val="20"/>
                <w:szCs w:val="20"/>
              </w:rPr>
            </w:pPr>
            <w:proofErr w:type="spellStart"/>
            <w:r w:rsidRPr="00053439">
              <w:rPr>
                <w:i/>
                <w:iCs/>
                <w:sz w:val="20"/>
                <w:szCs w:val="20"/>
              </w:rPr>
              <w:t>scn</w:t>
            </w:r>
            <w:proofErr w:type="spellEnd"/>
          </w:p>
        </w:tc>
        <w:tc>
          <w:tcPr>
            <w:tcW w:w="615" w:type="pct"/>
            <w:tcBorders>
              <w:top w:val="nil"/>
              <w:left w:val="nil"/>
              <w:bottom w:val="nil"/>
              <w:right w:val="nil"/>
            </w:tcBorders>
            <w:shd w:val="clear" w:color="auto" w:fill="auto"/>
            <w:noWrap/>
            <w:vAlign w:val="bottom"/>
          </w:tcPr>
          <w:p w14:paraId="13B79B23"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5C73F5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D5EC258" w14:textId="77777777" w:rsidTr="00C4006C">
        <w:trPr>
          <w:trHeight w:val="290"/>
        </w:trPr>
        <w:tc>
          <w:tcPr>
            <w:tcW w:w="1011" w:type="pct"/>
            <w:noWrap/>
            <w:vAlign w:val="bottom"/>
          </w:tcPr>
          <w:p w14:paraId="4E169214" w14:textId="77777777" w:rsidR="006E59DA" w:rsidRPr="00053439" w:rsidRDefault="006E59DA" w:rsidP="00C4006C">
            <w:pPr>
              <w:jc w:val="right"/>
              <w:rPr>
                <w:i/>
                <w:iCs/>
                <w:sz w:val="20"/>
                <w:szCs w:val="20"/>
              </w:rPr>
            </w:pPr>
            <w:r w:rsidRPr="00053439">
              <w:rPr>
                <w:i/>
                <w:iCs/>
                <w:sz w:val="20"/>
                <w:szCs w:val="20"/>
              </w:rPr>
              <w:t>Iron uptake and metabolism</w:t>
            </w:r>
          </w:p>
        </w:tc>
        <w:tc>
          <w:tcPr>
            <w:tcW w:w="2258" w:type="pct"/>
            <w:noWrap/>
          </w:tcPr>
          <w:p w14:paraId="52EEF47D" w14:textId="77777777" w:rsidR="006E59DA" w:rsidRPr="00053439" w:rsidRDefault="006E59DA" w:rsidP="00C4006C">
            <w:pPr>
              <w:rPr>
                <w:sz w:val="20"/>
                <w:szCs w:val="20"/>
              </w:rPr>
            </w:pPr>
          </w:p>
        </w:tc>
        <w:tc>
          <w:tcPr>
            <w:tcW w:w="502" w:type="pct"/>
            <w:noWrap/>
          </w:tcPr>
          <w:p w14:paraId="3426367A" w14:textId="77777777" w:rsidR="006E59DA" w:rsidRPr="00053439" w:rsidRDefault="006E59DA" w:rsidP="00C4006C">
            <w:pPr>
              <w:jc w:val="center"/>
              <w:rPr>
                <w:i/>
                <w:iCs/>
                <w:sz w:val="20"/>
                <w:szCs w:val="20"/>
              </w:rPr>
            </w:pPr>
          </w:p>
        </w:tc>
        <w:tc>
          <w:tcPr>
            <w:tcW w:w="615" w:type="pct"/>
            <w:noWrap/>
          </w:tcPr>
          <w:p w14:paraId="3904C2B5" w14:textId="77777777" w:rsidR="006E59DA" w:rsidRPr="00053439" w:rsidRDefault="006E59DA" w:rsidP="00C4006C">
            <w:pPr>
              <w:jc w:val="center"/>
              <w:rPr>
                <w:sz w:val="20"/>
                <w:szCs w:val="20"/>
              </w:rPr>
            </w:pPr>
          </w:p>
        </w:tc>
        <w:tc>
          <w:tcPr>
            <w:tcW w:w="614" w:type="pct"/>
            <w:noWrap/>
          </w:tcPr>
          <w:p w14:paraId="06AE722C" w14:textId="77777777" w:rsidR="006E59DA" w:rsidRPr="00053439" w:rsidRDefault="006E59DA" w:rsidP="00C4006C">
            <w:pPr>
              <w:jc w:val="center"/>
              <w:rPr>
                <w:sz w:val="20"/>
                <w:szCs w:val="20"/>
              </w:rPr>
            </w:pPr>
          </w:p>
        </w:tc>
      </w:tr>
      <w:tr w:rsidR="006E59DA" w:rsidRPr="00053439" w14:paraId="5B036A13" w14:textId="77777777" w:rsidTr="00C4006C">
        <w:trPr>
          <w:trHeight w:val="290"/>
        </w:trPr>
        <w:tc>
          <w:tcPr>
            <w:tcW w:w="1011" w:type="pct"/>
            <w:noWrap/>
            <w:vAlign w:val="bottom"/>
            <w:hideMark/>
          </w:tcPr>
          <w:p w14:paraId="6752AB4B" w14:textId="77777777" w:rsidR="006E59DA" w:rsidRPr="00053439" w:rsidRDefault="006E59DA" w:rsidP="00C4006C">
            <w:pPr>
              <w:rPr>
                <w:sz w:val="20"/>
                <w:szCs w:val="20"/>
              </w:rPr>
            </w:pPr>
          </w:p>
        </w:tc>
        <w:tc>
          <w:tcPr>
            <w:tcW w:w="2258" w:type="pct"/>
            <w:noWrap/>
            <w:hideMark/>
          </w:tcPr>
          <w:p w14:paraId="698249DD"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46589986" w14:textId="77777777" w:rsidR="006E59DA" w:rsidRPr="00053439" w:rsidRDefault="006E59DA" w:rsidP="00C4006C">
            <w:pPr>
              <w:jc w:val="center"/>
              <w:rPr>
                <w:i/>
                <w:iCs/>
                <w:sz w:val="20"/>
                <w:szCs w:val="20"/>
              </w:rPr>
            </w:pPr>
            <w:proofErr w:type="spellStart"/>
            <w:r w:rsidRPr="00053439">
              <w:rPr>
                <w:i/>
                <w:iCs/>
                <w:sz w:val="20"/>
                <w:szCs w:val="20"/>
              </w:rPr>
              <w:t>htsA</w:t>
            </w:r>
            <w:proofErr w:type="spellEnd"/>
          </w:p>
        </w:tc>
        <w:tc>
          <w:tcPr>
            <w:tcW w:w="615" w:type="pct"/>
            <w:tcBorders>
              <w:top w:val="nil"/>
              <w:left w:val="nil"/>
              <w:bottom w:val="nil"/>
              <w:right w:val="nil"/>
            </w:tcBorders>
            <w:shd w:val="clear" w:color="auto" w:fill="auto"/>
            <w:noWrap/>
            <w:vAlign w:val="bottom"/>
          </w:tcPr>
          <w:p w14:paraId="50067548"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2CE2F90"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066257C" w14:textId="77777777" w:rsidTr="00C4006C">
        <w:trPr>
          <w:trHeight w:val="290"/>
        </w:trPr>
        <w:tc>
          <w:tcPr>
            <w:tcW w:w="1011" w:type="pct"/>
            <w:noWrap/>
            <w:vAlign w:val="bottom"/>
            <w:hideMark/>
          </w:tcPr>
          <w:p w14:paraId="2D092EAC" w14:textId="77777777" w:rsidR="006E59DA" w:rsidRPr="00053439" w:rsidRDefault="006E59DA" w:rsidP="00C4006C">
            <w:pPr>
              <w:rPr>
                <w:sz w:val="20"/>
                <w:szCs w:val="20"/>
              </w:rPr>
            </w:pPr>
          </w:p>
        </w:tc>
        <w:tc>
          <w:tcPr>
            <w:tcW w:w="2258" w:type="pct"/>
            <w:noWrap/>
            <w:hideMark/>
          </w:tcPr>
          <w:p w14:paraId="5450592B"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2979BAE9" w14:textId="77777777" w:rsidR="006E59DA" w:rsidRPr="00053439" w:rsidRDefault="006E59DA" w:rsidP="00C4006C">
            <w:pPr>
              <w:jc w:val="center"/>
              <w:rPr>
                <w:i/>
                <w:iCs/>
                <w:sz w:val="20"/>
                <w:szCs w:val="20"/>
              </w:rPr>
            </w:pPr>
            <w:proofErr w:type="spellStart"/>
            <w:r w:rsidRPr="00053439">
              <w:rPr>
                <w:i/>
                <w:iCs/>
                <w:sz w:val="20"/>
                <w:szCs w:val="20"/>
              </w:rPr>
              <w:t>htsB</w:t>
            </w:r>
            <w:proofErr w:type="spellEnd"/>
          </w:p>
        </w:tc>
        <w:tc>
          <w:tcPr>
            <w:tcW w:w="615" w:type="pct"/>
            <w:tcBorders>
              <w:top w:val="nil"/>
              <w:left w:val="nil"/>
              <w:bottom w:val="nil"/>
              <w:right w:val="nil"/>
            </w:tcBorders>
            <w:shd w:val="clear" w:color="auto" w:fill="auto"/>
            <w:noWrap/>
            <w:vAlign w:val="bottom"/>
          </w:tcPr>
          <w:p w14:paraId="3E0452E3"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ECAAED"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7137ACF9" w14:textId="77777777" w:rsidTr="00C4006C">
        <w:trPr>
          <w:trHeight w:val="290"/>
        </w:trPr>
        <w:tc>
          <w:tcPr>
            <w:tcW w:w="1011" w:type="pct"/>
            <w:noWrap/>
            <w:vAlign w:val="bottom"/>
            <w:hideMark/>
          </w:tcPr>
          <w:p w14:paraId="69B8C249" w14:textId="77777777" w:rsidR="006E59DA" w:rsidRPr="00053439" w:rsidRDefault="006E59DA" w:rsidP="00C4006C">
            <w:pPr>
              <w:rPr>
                <w:sz w:val="20"/>
                <w:szCs w:val="20"/>
              </w:rPr>
            </w:pPr>
          </w:p>
        </w:tc>
        <w:tc>
          <w:tcPr>
            <w:tcW w:w="2258" w:type="pct"/>
            <w:noWrap/>
            <w:hideMark/>
          </w:tcPr>
          <w:p w14:paraId="70026C38"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27FE98AE" w14:textId="77777777" w:rsidR="006E59DA" w:rsidRPr="00053439" w:rsidRDefault="006E59DA" w:rsidP="00C4006C">
            <w:pPr>
              <w:jc w:val="center"/>
              <w:rPr>
                <w:i/>
                <w:iCs/>
                <w:sz w:val="20"/>
                <w:szCs w:val="20"/>
              </w:rPr>
            </w:pPr>
            <w:proofErr w:type="spellStart"/>
            <w:r w:rsidRPr="00053439">
              <w:rPr>
                <w:i/>
                <w:iCs/>
                <w:sz w:val="20"/>
                <w:szCs w:val="20"/>
              </w:rPr>
              <w:t>htsC</w:t>
            </w:r>
            <w:proofErr w:type="spellEnd"/>
          </w:p>
        </w:tc>
        <w:tc>
          <w:tcPr>
            <w:tcW w:w="615" w:type="pct"/>
            <w:tcBorders>
              <w:top w:val="nil"/>
              <w:left w:val="nil"/>
              <w:bottom w:val="nil"/>
              <w:right w:val="nil"/>
            </w:tcBorders>
            <w:shd w:val="clear" w:color="auto" w:fill="auto"/>
            <w:noWrap/>
            <w:vAlign w:val="bottom"/>
          </w:tcPr>
          <w:p w14:paraId="6D341A42"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E04806"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4E55B4E0" w14:textId="77777777" w:rsidTr="00C4006C">
        <w:trPr>
          <w:trHeight w:val="290"/>
        </w:trPr>
        <w:tc>
          <w:tcPr>
            <w:tcW w:w="1011" w:type="pct"/>
            <w:noWrap/>
            <w:vAlign w:val="bottom"/>
            <w:hideMark/>
          </w:tcPr>
          <w:p w14:paraId="7FF3BF65" w14:textId="77777777" w:rsidR="006E59DA" w:rsidRPr="00053439" w:rsidRDefault="006E59DA" w:rsidP="00C4006C">
            <w:pPr>
              <w:rPr>
                <w:sz w:val="20"/>
                <w:szCs w:val="20"/>
              </w:rPr>
            </w:pPr>
          </w:p>
        </w:tc>
        <w:tc>
          <w:tcPr>
            <w:tcW w:w="2258" w:type="pct"/>
            <w:noWrap/>
            <w:hideMark/>
          </w:tcPr>
          <w:p w14:paraId="45028F09" w14:textId="77777777" w:rsidR="006E59DA" w:rsidRPr="00053439" w:rsidRDefault="006E59DA" w:rsidP="00C4006C">
            <w:pPr>
              <w:rPr>
                <w:sz w:val="20"/>
                <w:szCs w:val="20"/>
              </w:rPr>
            </w:pPr>
            <w:r w:rsidRPr="00053439">
              <w:rPr>
                <w:sz w:val="20"/>
                <w:szCs w:val="20"/>
              </w:rPr>
              <w:t>Iron-regulated surface determinant protein</w:t>
            </w:r>
          </w:p>
        </w:tc>
        <w:tc>
          <w:tcPr>
            <w:tcW w:w="502" w:type="pct"/>
            <w:noWrap/>
            <w:hideMark/>
          </w:tcPr>
          <w:p w14:paraId="0E36242A" w14:textId="77777777" w:rsidR="006E59DA" w:rsidRPr="00053439" w:rsidRDefault="006E59DA" w:rsidP="00C4006C">
            <w:pPr>
              <w:jc w:val="center"/>
              <w:rPr>
                <w:i/>
                <w:iCs/>
                <w:sz w:val="20"/>
                <w:szCs w:val="20"/>
              </w:rPr>
            </w:pPr>
            <w:proofErr w:type="spellStart"/>
            <w:r w:rsidRPr="00053439">
              <w:rPr>
                <w:i/>
                <w:iCs/>
                <w:sz w:val="20"/>
                <w:szCs w:val="20"/>
              </w:rPr>
              <w:t>isdF</w:t>
            </w:r>
            <w:proofErr w:type="spellEnd"/>
          </w:p>
        </w:tc>
        <w:tc>
          <w:tcPr>
            <w:tcW w:w="615" w:type="pct"/>
            <w:tcBorders>
              <w:top w:val="nil"/>
              <w:left w:val="nil"/>
              <w:bottom w:val="nil"/>
              <w:right w:val="nil"/>
            </w:tcBorders>
            <w:shd w:val="clear" w:color="auto" w:fill="auto"/>
            <w:noWrap/>
            <w:vAlign w:val="bottom"/>
          </w:tcPr>
          <w:p w14:paraId="4E161535"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03863B4"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35735E2" w14:textId="77777777" w:rsidTr="00C4006C">
        <w:trPr>
          <w:trHeight w:val="290"/>
        </w:trPr>
        <w:tc>
          <w:tcPr>
            <w:tcW w:w="1011" w:type="pct"/>
            <w:noWrap/>
            <w:vAlign w:val="bottom"/>
            <w:hideMark/>
          </w:tcPr>
          <w:p w14:paraId="4908CFF7" w14:textId="77777777" w:rsidR="006E59DA" w:rsidRPr="00053439" w:rsidRDefault="006E59DA" w:rsidP="00C4006C">
            <w:pPr>
              <w:rPr>
                <w:sz w:val="20"/>
                <w:szCs w:val="20"/>
              </w:rPr>
            </w:pPr>
          </w:p>
        </w:tc>
        <w:tc>
          <w:tcPr>
            <w:tcW w:w="2258" w:type="pct"/>
            <w:noWrap/>
            <w:hideMark/>
          </w:tcPr>
          <w:p w14:paraId="721F015B" w14:textId="77777777" w:rsidR="006E59DA" w:rsidRPr="00053439" w:rsidRDefault="006E59DA" w:rsidP="00C4006C">
            <w:pPr>
              <w:rPr>
                <w:sz w:val="20"/>
                <w:szCs w:val="20"/>
              </w:rPr>
            </w:pPr>
            <w:r w:rsidRPr="00053439">
              <w:rPr>
                <w:sz w:val="20"/>
                <w:szCs w:val="20"/>
              </w:rPr>
              <w:t>Iron-regulated surface determinant protein</w:t>
            </w:r>
          </w:p>
        </w:tc>
        <w:tc>
          <w:tcPr>
            <w:tcW w:w="502" w:type="pct"/>
            <w:noWrap/>
            <w:hideMark/>
          </w:tcPr>
          <w:p w14:paraId="2A83FCF7" w14:textId="77777777" w:rsidR="006E59DA" w:rsidRPr="00053439" w:rsidRDefault="006E59DA" w:rsidP="00C4006C">
            <w:pPr>
              <w:jc w:val="center"/>
              <w:rPr>
                <w:i/>
                <w:iCs/>
                <w:sz w:val="20"/>
                <w:szCs w:val="20"/>
              </w:rPr>
            </w:pPr>
            <w:proofErr w:type="spellStart"/>
            <w:r w:rsidRPr="00053439">
              <w:rPr>
                <w:i/>
                <w:iCs/>
                <w:sz w:val="20"/>
                <w:szCs w:val="20"/>
              </w:rPr>
              <w:t>isdG</w:t>
            </w:r>
            <w:proofErr w:type="spellEnd"/>
          </w:p>
        </w:tc>
        <w:tc>
          <w:tcPr>
            <w:tcW w:w="615" w:type="pct"/>
            <w:tcBorders>
              <w:top w:val="nil"/>
              <w:left w:val="nil"/>
              <w:bottom w:val="nil"/>
              <w:right w:val="nil"/>
            </w:tcBorders>
            <w:shd w:val="clear" w:color="auto" w:fill="auto"/>
            <w:noWrap/>
            <w:vAlign w:val="bottom"/>
          </w:tcPr>
          <w:p w14:paraId="248C61C7"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88FE529"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BFDD20D" w14:textId="77777777" w:rsidTr="00C4006C">
        <w:trPr>
          <w:trHeight w:val="290"/>
        </w:trPr>
        <w:tc>
          <w:tcPr>
            <w:tcW w:w="1011" w:type="pct"/>
            <w:noWrap/>
            <w:vAlign w:val="bottom"/>
            <w:hideMark/>
          </w:tcPr>
          <w:p w14:paraId="43BAC65D" w14:textId="77777777" w:rsidR="006E59DA" w:rsidRPr="00053439" w:rsidRDefault="006E59DA" w:rsidP="00C4006C">
            <w:pPr>
              <w:rPr>
                <w:sz w:val="20"/>
                <w:szCs w:val="20"/>
              </w:rPr>
            </w:pPr>
          </w:p>
        </w:tc>
        <w:tc>
          <w:tcPr>
            <w:tcW w:w="2258" w:type="pct"/>
            <w:noWrap/>
            <w:hideMark/>
          </w:tcPr>
          <w:p w14:paraId="6F58BE84" w14:textId="77777777" w:rsidR="006E59DA" w:rsidRPr="00053439" w:rsidRDefault="006E59DA" w:rsidP="00C4006C">
            <w:pPr>
              <w:rPr>
                <w:sz w:val="20"/>
                <w:szCs w:val="20"/>
              </w:rPr>
            </w:pPr>
            <w:r w:rsidRPr="00053439">
              <w:rPr>
                <w:sz w:val="20"/>
                <w:szCs w:val="20"/>
              </w:rPr>
              <w:t>Iron-regulated surface determinant protein</w:t>
            </w:r>
          </w:p>
        </w:tc>
        <w:tc>
          <w:tcPr>
            <w:tcW w:w="502" w:type="pct"/>
            <w:noWrap/>
            <w:hideMark/>
          </w:tcPr>
          <w:p w14:paraId="3A91BAE6" w14:textId="77777777" w:rsidR="006E59DA" w:rsidRPr="00053439" w:rsidRDefault="006E59DA" w:rsidP="00C4006C">
            <w:pPr>
              <w:jc w:val="center"/>
              <w:rPr>
                <w:i/>
                <w:iCs/>
                <w:sz w:val="20"/>
                <w:szCs w:val="20"/>
              </w:rPr>
            </w:pPr>
            <w:proofErr w:type="spellStart"/>
            <w:r w:rsidRPr="00053439">
              <w:rPr>
                <w:i/>
                <w:iCs/>
                <w:sz w:val="20"/>
                <w:szCs w:val="20"/>
              </w:rPr>
              <w:t>isdI</w:t>
            </w:r>
            <w:proofErr w:type="spellEnd"/>
          </w:p>
        </w:tc>
        <w:tc>
          <w:tcPr>
            <w:tcW w:w="615" w:type="pct"/>
            <w:tcBorders>
              <w:top w:val="nil"/>
              <w:left w:val="nil"/>
              <w:bottom w:val="nil"/>
              <w:right w:val="nil"/>
            </w:tcBorders>
            <w:shd w:val="clear" w:color="auto" w:fill="auto"/>
            <w:noWrap/>
            <w:vAlign w:val="bottom"/>
          </w:tcPr>
          <w:p w14:paraId="03BBE798"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B0641F"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C81439F" w14:textId="77777777" w:rsidTr="00C4006C">
        <w:trPr>
          <w:trHeight w:val="290"/>
        </w:trPr>
        <w:tc>
          <w:tcPr>
            <w:tcW w:w="1011" w:type="pct"/>
            <w:noWrap/>
            <w:vAlign w:val="bottom"/>
            <w:hideMark/>
          </w:tcPr>
          <w:p w14:paraId="13701FEE" w14:textId="77777777" w:rsidR="006E59DA" w:rsidRPr="00053439" w:rsidRDefault="006E59DA" w:rsidP="00C4006C">
            <w:pPr>
              <w:rPr>
                <w:sz w:val="20"/>
                <w:szCs w:val="20"/>
              </w:rPr>
            </w:pPr>
          </w:p>
        </w:tc>
        <w:tc>
          <w:tcPr>
            <w:tcW w:w="2258" w:type="pct"/>
            <w:noWrap/>
            <w:hideMark/>
          </w:tcPr>
          <w:p w14:paraId="4F85B3D1" w14:textId="77777777" w:rsidR="006E59DA" w:rsidRPr="00053439" w:rsidRDefault="006E59DA" w:rsidP="00C4006C">
            <w:pPr>
              <w:rPr>
                <w:sz w:val="20"/>
                <w:szCs w:val="20"/>
              </w:rPr>
            </w:pPr>
            <w:proofErr w:type="spellStart"/>
            <w:r w:rsidRPr="00053439">
              <w:rPr>
                <w:sz w:val="20"/>
                <w:szCs w:val="20"/>
              </w:rPr>
              <w:t>Staphyloferrin</w:t>
            </w:r>
            <w:proofErr w:type="spellEnd"/>
            <w:r w:rsidRPr="00053439">
              <w:rPr>
                <w:sz w:val="20"/>
                <w:szCs w:val="20"/>
              </w:rPr>
              <w:t xml:space="preserve"> B synthesis-related genes</w:t>
            </w:r>
          </w:p>
        </w:tc>
        <w:tc>
          <w:tcPr>
            <w:tcW w:w="502" w:type="pct"/>
            <w:noWrap/>
            <w:hideMark/>
          </w:tcPr>
          <w:p w14:paraId="57504845" w14:textId="77777777" w:rsidR="006E59DA" w:rsidRPr="00053439" w:rsidRDefault="006E59DA" w:rsidP="00C4006C">
            <w:pPr>
              <w:jc w:val="center"/>
              <w:rPr>
                <w:i/>
                <w:iCs/>
                <w:sz w:val="20"/>
                <w:szCs w:val="20"/>
              </w:rPr>
            </w:pPr>
            <w:proofErr w:type="spellStart"/>
            <w:r w:rsidRPr="00053439">
              <w:rPr>
                <w:i/>
                <w:iCs/>
                <w:sz w:val="20"/>
                <w:szCs w:val="20"/>
              </w:rPr>
              <w:t>sbnA</w:t>
            </w:r>
            <w:proofErr w:type="spellEnd"/>
          </w:p>
        </w:tc>
        <w:tc>
          <w:tcPr>
            <w:tcW w:w="615" w:type="pct"/>
            <w:tcBorders>
              <w:top w:val="nil"/>
              <w:left w:val="nil"/>
              <w:bottom w:val="nil"/>
              <w:right w:val="nil"/>
            </w:tcBorders>
            <w:shd w:val="clear" w:color="auto" w:fill="auto"/>
            <w:noWrap/>
            <w:vAlign w:val="bottom"/>
          </w:tcPr>
          <w:p w14:paraId="3DF155C2"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73D36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648D519" w14:textId="77777777" w:rsidTr="00C4006C">
        <w:trPr>
          <w:trHeight w:val="290"/>
        </w:trPr>
        <w:tc>
          <w:tcPr>
            <w:tcW w:w="1011" w:type="pct"/>
            <w:noWrap/>
            <w:vAlign w:val="bottom"/>
            <w:hideMark/>
          </w:tcPr>
          <w:p w14:paraId="360C0FB1" w14:textId="77777777" w:rsidR="006E59DA" w:rsidRPr="00053439" w:rsidRDefault="006E59DA" w:rsidP="00C4006C">
            <w:pPr>
              <w:rPr>
                <w:sz w:val="20"/>
                <w:szCs w:val="20"/>
              </w:rPr>
            </w:pPr>
          </w:p>
        </w:tc>
        <w:tc>
          <w:tcPr>
            <w:tcW w:w="2258" w:type="pct"/>
            <w:noWrap/>
            <w:hideMark/>
          </w:tcPr>
          <w:p w14:paraId="07C2C68E"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5647F37A" w14:textId="77777777" w:rsidR="006E59DA" w:rsidRPr="00053439" w:rsidRDefault="006E59DA" w:rsidP="00C4006C">
            <w:pPr>
              <w:jc w:val="center"/>
              <w:rPr>
                <w:i/>
                <w:iCs/>
                <w:sz w:val="20"/>
                <w:szCs w:val="20"/>
              </w:rPr>
            </w:pPr>
            <w:proofErr w:type="spellStart"/>
            <w:r w:rsidRPr="00053439">
              <w:rPr>
                <w:i/>
                <w:iCs/>
                <w:sz w:val="20"/>
                <w:szCs w:val="20"/>
              </w:rPr>
              <w:t>sfaA</w:t>
            </w:r>
            <w:proofErr w:type="spellEnd"/>
          </w:p>
        </w:tc>
        <w:tc>
          <w:tcPr>
            <w:tcW w:w="615" w:type="pct"/>
            <w:tcBorders>
              <w:top w:val="nil"/>
              <w:left w:val="nil"/>
              <w:bottom w:val="nil"/>
              <w:right w:val="nil"/>
            </w:tcBorders>
            <w:shd w:val="clear" w:color="auto" w:fill="auto"/>
            <w:noWrap/>
            <w:vAlign w:val="bottom"/>
          </w:tcPr>
          <w:p w14:paraId="21546A83"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E86D93D"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9A4A7B8" w14:textId="77777777" w:rsidTr="00C4006C">
        <w:trPr>
          <w:trHeight w:val="290"/>
        </w:trPr>
        <w:tc>
          <w:tcPr>
            <w:tcW w:w="1011" w:type="pct"/>
            <w:noWrap/>
            <w:vAlign w:val="bottom"/>
            <w:hideMark/>
          </w:tcPr>
          <w:p w14:paraId="4323F50D" w14:textId="77777777" w:rsidR="006E59DA" w:rsidRPr="00053439" w:rsidRDefault="006E59DA" w:rsidP="00C4006C">
            <w:pPr>
              <w:rPr>
                <w:sz w:val="20"/>
                <w:szCs w:val="20"/>
              </w:rPr>
            </w:pPr>
          </w:p>
        </w:tc>
        <w:tc>
          <w:tcPr>
            <w:tcW w:w="2258" w:type="pct"/>
            <w:noWrap/>
            <w:hideMark/>
          </w:tcPr>
          <w:p w14:paraId="557CCCD0"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2FCA2047" w14:textId="77777777" w:rsidR="006E59DA" w:rsidRPr="00053439" w:rsidRDefault="006E59DA" w:rsidP="00C4006C">
            <w:pPr>
              <w:jc w:val="center"/>
              <w:rPr>
                <w:i/>
                <w:iCs/>
                <w:sz w:val="20"/>
                <w:szCs w:val="20"/>
              </w:rPr>
            </w:pPr>
            <w:proofErr w:type="spellStart"/>
            <w:r w:rsidRPr="00053439">
              <w:rPr>
                <w:i/>
                <w:iCs/>
                <w:sz w:val="20"/>
                <w:szCs w:val="20"/>
              </w:rPr>
              <w:t>sfaB</w:t>
            </w:r>
            <w:proofErr w:type="spellEnd"/>
          </w:p>
        </w:tc>
        <w:tc>
          <w:tcPr>
            <w:tcW w:w="615" w:type="pct"/>
            <w:tcBorders>
              <w:top w:val="nil"/>
              <w:left w:val="nil"/>
              <w:bottom w:val="nil"/>
              <w:right w:val="nil"/>
            </w:tcBorders>
            <w:shd w:val="clear" w:color="auto" w:fill="auto"/>
            <w:noWrap/>
            <w:vAlign w:val="bottom"/>
          </w:tcPr>
          <w:p w14:paraId="78452007"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EEA9D63"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4F9B514C" w14:textId="77777777" w:rsidTr="00C4006C">
        <w:trPr>
          <w:trHeight w:val="290"/>
        </w:trPr>
        <w:tc>
          <w:tcPr>
            <w:tcW w:w="1011" w:type="pct"/>
            <w:noWrap/>
            <w:vAlign w:val="bottom"/>
            <w:hideMark/>
          </w:tcPr>
          <w:p w14:paraId="1CC325FF" w14:textId="77777777" w:rsidR="006E59DA" w:rsidRPr="00053439" w:rsidRDefault="006E59DA" w:rsidP="00C4006C">
            <w:pPr>
              <w:rPr>
                <w:sz w:val="20"/>
                <w:szCs w:val="20"/>
              </w:rPr>
            </w:pPr>
          </w:p>
        </w:tc>
        <w:tc>
          <w:tcPr>
            <w:tcW w:w="2258" w:type="pct"/>
            <w:noWrap/>
            <w:hideMark/>
          </w:tcPr>
          <w:p w14:paraId="05956D8C"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50985964" w14:textId="77777777" w:rsidR="006E59DA" w:rsidRPr="00053439" w:rsidRDefault="006E59DA" w:rsidP="00C4006C">
            <w:pPr>
              <w:jc w:val="center"/>
              <w:rPr>
                <w:i/>
                <w:iCs/>
                <w:sz w:val="20"/>
                <w:szCs w:val="20"/>
              </w:rPr>
            </w:pPr>
            <w:proofErr w:type="spellStart"/>
            <w:r w:rsidRPr="00053439">
              <w:rPr>
                <w:i/>
                <w:iCs/>
                <w:sz w:val="20"/>
                <w:szCs w:val="20"/>
              </w:rPr>
              <w:t>sfaC</w:t>
            </w:r>
            <w:proofErr w:type="spellEnd"/>
          </w:p>
        </w:tc>
        <w:tc>
          <w:tcPr>
            <w:tcW w:w="615" w:type="pct"/>
            <w:tcBorders>
              <w:top w:val="nil"/>
              <w:left w:val="nil"/>
              <w:bottom w:val="nil"/>
              <w:right w:val="nil"/>
            </w:tcBorders>
            <w:shd w:val="clear" w:color="auto" w:fill="auto"/>
            <w:noWrap/>
            <w:vAlign w:val="bottom"/>
          </w:tcPr>
          <w:p w14:paraId="7FAA40BE"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182BD0C"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21B388D" w14:textId="77777777" w:rsidTr="00C4006C">
        <w:trPr>
          <w:trHeight w:val="290"/>
        </w:trPr>
        <w:tc>
          <w:tcPr>
            <w:tcW w:w="1011" w:type="pct"/>
            <w:noWrap/>
            <w:vAlign w:val="bottom"/>
            <w:hideMark/>
          </w:tcPr>
          <w:p w14:paraId="148AA595" w14:textId="77777777" w:rsidR="006E59DA" w:rsidRPr="00053439" w:rsidRDefault="006E59DA" w:rsidP="00C4006C">
            <w:pPr>
              <w:rPr>
                <w:sz w:val="20"/>
                <w:szCs w:val="20"/>
              </w:rPr>
            </w:pPr>
          </w:p>
        </w:tc>
        <w:tc>
          <w:tcPr>
            <w:tcW w:w="2258" w:type="pct"/>
            <w:noWrap/>
            <w:hideMark/>
          </w:tcPr>
          <w:p w14:paraId="25FEF7DB" w14:textId="77777777" w:rsidR="006E59DA" w:rsidRPr="00053439" w:rsidRDefault="006E59DA" w:rsidP="00C4006C">
            <w:pPr>
              <w:rPr>
                <w:sz w:val="20"/>
                <w:szCs w:val="20"/>
              </w:rPr>
            </w:pPr>
            <w:r w:rsidRPr="00053439">
              <w:rPr>
                <w:sz w:val="20"/>
                <w:szCs w:val="20"/>
              </w:rPr>
              <w:t>ABC transporter (siderophore receptor)</w:t>
            </w:r>
          </w:p>
        </w:tc>
        <w:tc>
          <w:tcPr>
            <w:tcW w:w="502" w:type="pct"/>
            <w:noWrap/>
            <w:hideMark/>
          </w:tcPr>
          <w:p w14:paraId="41776546" w14:textId="77777777" w:rsidR="006E59DA" w:rsidRPr="00053439" w:rsidRDefault="006E59DA" w:rsidP="00C4006C">
            <w:pPr>
              <w:jc w:val="center"/>
              <w:rPr>
                <w:i/>
                <w:iCs/>
                <w:sz w:val="20"/>
                <w:szCs w:val="20"/>
              </w:rPr>
            </w:pPr>
            <w:proofErr w:type="spellStart"/>
            <w:r w:rsidRPr="00053439">
              <w:rPr>
                <w:i/>
                <w:iCs/>
                <w:sz w:val="20"/>
                <w:szCs w:val="20"/>
              </w:rPr>
              <w:t>sfaD</w:t>
            </w:r>
            <w:proofErr w:type="spellEnd"/>
          </w:p>
        </w:tc>
        <w:tc>
          <w:tcPr>
            <w:tcW w:w="615" w:type="pct"/>
            <w:tcBorders>
              <w:top w:val="nil"/>
              <w:left w:val="nil"/>
              <w:bottom w:val="nil"/>
              <w:right w:val="nil"/>
            </w:tcBorders>
            <w:shd w:val="clear" w:color="auto" w:fill="auto"/>
            <w:noWrap/>
            <w:vAlign w:val="bottom"/>
          </w:tcPr>
          <w:p w14:paraId="1C750AAB"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1270C99"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938E959" w14:textId="77777777" w:rsidTr="00C4006C">
        <w:trPr>
          <w:trHeight w:val="290"/>
        </w:trPr>
        <w:tc>
          <w:tcPr>
            <w:tcW w:w="1011" w:type="pct"/>
            <w:noWrap/>
            <w:vAlign w:val="bottom"/>
            <w:hideMark/>
          </w:tcPr>
          <w:p w14:paraId="49555370" w14:textId="77777777" w:rsidR="006E59DA" w:rsidRPr="00053439" w:rsidRDefault="006E59DA" w:rsidP="00C4006C">
            <w:pPr>
              <w:rPr>
                <w:sz w:val="20"/>
                <w:szCs w:val="20"/>
              </w:rPr>
            </w:pPr>
          </w:p>
        </w:tc>
        <w:tc>
          <w:tcPr>
            <w:tcW w:w="2258" w:type="pct"/>
            <w:noWrap/>
            <w:hideMark/>
          </w:tcPr>
          <w:p w14:paraId="696EBDD6" w14:textId="77777777" w:rsidR="006E59DA" w:rsidRPr="00053439" w:rsidRDefault="006E59DA" w:rsidP="00C4006C">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875A5E3" w14:textId="77777777" w:rsidR="006E59DA" w:rsidRPr="00053439" w:rsidRDefault="006E59DA" w:rsidP="00C4006C">
            <w:pPr>
              <w:jc w:val="center"/>
              <w:rPr>
                <w:i/>
                <w:iCs/>
                <w:sz w:val="20"/>
                <w:szCs w:val="20"/>
              </w:rPr>
            </w:pPr>
            <w:proofErr w:type="spellStart"/>
            <w:r w:rsidRPr="00053439">
              <w:rPr>
                <w:i/>
                <w:iCs/>
                <w:sz w:val="20"/>
                <w:szCs w:val="20"/>
              </w:rPr>
              <w:t>sirA</w:t>
            </w:r>
            <w:proofErr w:type="spellEnd"/>
          </w:p>
        </w:tc>
        <w:tc>
          <w:tcPr>
            <w:tcW w:w="615" w:type="pct"/>
            <w:tcBorders>
              <w:top w:val="nil"/>
              <w:left w:val="nil"/>
              <w:bottom w:val="nil"/>
              <w:right w:val="nil"/>
            </w:tcBorders>
            <w:shd w:val="clear" w:color="auto" w:fill="auto"/>
            <w:noWrap/>
            <w:vAlign w:val="bottom"/>
          </w:tcPr>
          <w:p w14:paraId="3469EBED"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E8CC39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D892B75" w14:textId="77777777" w:rsidTr="00C4006C">
        <w:trPr>
          <w:trHeight w:val="290"/>
        </w:trPr>
        <w:tc>
          <w:tcPr>
            <w:tcW w:w="1011" w:type="pct"/>
            <w:noWrap/>
            <w:vAlign w:val="bottom"/>
            <w:hideMark/>
          </w:tcPr>
          <w:p w14:paraId="775CE594" w14:textId="77777777" w:rsidR="006E59DA" w:rsidRPr="00053439" w:rsidRDefault="006E59DA" w:rsidP="00C4006C">
            <w:pPr>
              <w:rPr>
                <w:sz w:val="20"/>
                <w:szCs w:val="20"/>
              </w:rPr>
            </w:pPr>
          </w:p>
        </w:tc>
        <w:tc>
          <w:tcPr>
            <w:tcW w:w="2258" w:type="pct"/>
            <w:noWrap/>
            <w:hideMark/>
          </w:tcPr>
          <w:p w14:paraId="41E04E56" w14:textId="77777777" w:rsidR="006E59DA" w:rsidRPr="00053439" w:rsidRDefault="006E59DA" w:rsidP="00C4006C">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529FE8D" w14:textId="77777777" w:rsidR="006E59DA" w:rsidRPr="00053439" w:rsidRDefault="006E59DA" w:rsidP="00C4006C">
            <w:pPr>
              <w:jc w:val="center"/>
              <w:rPr>
                <w:i/>
                <w:iCs/>
                <w:sz w:val="20"/>
                <w:szCs w:val="20"/>
              </w:rPr>
            </w:pPr>
            <w:proofErr w:type="spellStart"/>
            <w:r w:rsidRPr="00053439">
              <w:rPr>
                <w:i/>
                <w:iCs/>
                <w:sz w:val="20"/>
                <w:szCs w:val="20"/>
              </w:rPr>
              <w:t>sirB</w:t>
            </w:r>
            <w:proofErr w:type="spellEnd"/>
          </w:p>
        </w:tc>
        <w:tc>
          <w:tcPr>
            <w:tcW w:w="615" w:type="pct"/>
            <w:tcBorders>
              <w:top w:val="nil"/>
              <w:left w:val="nil"/>
              <w:bottom w:val="nil"/>
              <w:right w:val="nil"/>
            </w:tcBorders>
            <w:shd w:val="clear" w:color="auto" w:fill="auto"/>
            <w:noWrap/>
            <w:vAlign w:val="bottom"/>
          </w:tcPr>
          <w:p w14:paraId="471741BC"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241B35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1AAAAD8F" w14:textId="77777777" w:rsidTr="00C4006C">
        <w:trPr>
          <w:trHeight w:val="300"/>
        </w:trPr>
        <w:tc>
          <w:tcPr>
            <w:tcW w:w="1011" w:type="pct"/>
            <w:noWrap/>
            <w:vAlign w:val="bottom"/>
            <w:hideMark/>
          </w:tcPr>
          <w:p w14:paraId="6254D2BC" w14:textId="77777777" w:rsidR="006E59DA" w:rsidRPr="00053439" w:rsidRDefault="006E59DA" w:rsidP="00C4006C">
            <w:pPr>
              <w:rPr>
                <w:sz w:val="20"/>
                <w:szCs w:val="20"/>
              </w:rPr>
            </w:pPr>
            <w:r w:rsidRPr="00053439">
              <w:rPr>
                <w:sz w:val="20"/>
                <w:szCs w:val="20"/>
              </w:rPr>
              <w:t> </w:t>
            </w:r>
          </w:p>
        </w:tc>
        <w:tc>
          <w:tcPr>
            <w:tcW w:w="2258" w:type="pct"/>
            <w:noWrap/>
            <w:hideMark/>
          </w:tcPr>
          <w:p w14:paraId="6B256F14" w14:textId="77777777" w:rsidR="006E59DA" w:rsidRPr="00053439" w:rsidRDefault="006E59DA" w:rsidP="00C4006C">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16234AFA" w14:textId="77777777" w:rsidR="006E59DA" w:rsidRPr="00053439" w:rsidRDefault="006E59DA" w:rsidP="00C4006C">
            <w:pPr>
              <w:jc w:val="center"/>
              <w:rPr>
                <w:i/>
                <w:iCs/>
                <w:sz w:val="20"/>
                <w:szCs w:val="20"/>
              </w:rPr>
            </w:pPr>
            <w:proofErr w:type="spellStart"/>
            <w:r w:rsidRPr="00053439">
              <w:rPr>
                <w:i/>
                <w:iCs/>
                <w:sz w:val="20"/>
                <w:szCs w:val="20"/>
              </w:rPr>
              <w:t>sirC</w:t>
            </w:r>
            <w:proofErr w:type="spellEnd"/>
          </w:p>
        </w:tc>
        <w:tc>
          <w:tcPr>
            <w:tcW w:w="615" w:type="pct"/>
            <w:tcBorders>
              <w:top w:val="nil"/>
              <w:left w:val="nil"/>
              <w:bottom w:val="nil"/>
              <w:right w:val="nil"/>
            </w:tcBorders>
            <w:shd w:val="clear" w:color="auto" w:fill="auto"/>
            <w:noWrap/>
            <w:vAlign w:val="bottom"/>
          </w:tcPr>
          <w:p w14:paraId="63002445"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77C67E6"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9FDDF87" w14:textId="77777777" w:rsidTr="00C4006C">
        <w:trPr>
          <w:trHeight w:val="290"/>
        </w:trPr>
        <w:tc>
          <w:tcPr>
            <w:tcW w:w="1011" w:type="pct"/>
            <w:noWrap/>
            <w:vAlign w:val="bottom"/>
          </w:tcPr>
          <w:p w14:paraId="20D119F9" w14:textId="77777777" w:rsidR="006E59DA" w:rsidRPr="00053439" w:rsidRDefault="006E59DA" w:rsidP="00C4006C">
            <w:pPr>
              <w:jc w:val="right"/>
              <w:rPr>
                <w:i/>
                <w:iCs/>
                <w:sz w:val="20"/>
                <w:szCs w:val="20"/>
              </w:rPr>
            </w:pPr>
            <w:r w:rsidRPr="00053439">
              <w:rPr>
                <w:i/>
                <w:iCs/>
                <w:sz w:val="20"/>
                <w:szCs w:val="20"/>
              </w:rPr>
              <w:t>Exoenzymes</w:t>
            </w:r>
          </w:p>
        </w:tc>
        <w:tc>
          <w:tcPr>
            <w:tcW w:w="2258" w:type="pct"/>
            <w:noWrap/>
          </w:tcPr>
          <w:p w14:paraId="10DE22D4" w14:textId="77777777" w:rsidR="006E59DA" w:rsidRPr="00053439" w:rsidRDefault="006E59DA" w:rsidP="00C4006C">
            <w:pPr>
              <w:rPr>
                <w:sz w:val="20"/>
                <w:szCs w:val="20"/>
              </w:rPr>
            </w:pPr>
          </w:p>
        </w:tc>
        <w:tc>
          <w:tcPr>
            <w:tcW w:w="502" w:type="pct"/>
            <w:noWrap/>
          </w:tcPr>
          <w:p w14:paraId="34EAC96D" w14:textId="77777777" w:rsidR="006E59DA" w:rsidRPr="00053439" w:rsidRDefault="006E59DA" w:rsidP="00C4006C">
            <w:pPr>
              <w:jc w:val="center"/>
              <w:rPr>
                <w:i/>
                <w:iCs/>
                <w:sz w:val="20"/>
                <w:szCs w:val="20"/>
              </w:rPr>
            </w:pPr>
          </w:p>
        </w:tc>
        <w:tc>
          <w:tcPr>
            <w:tcW w:w="615" w:type="pct"/>
            <w:noWrap/>
          </w:tcPr>
          <w:p w14:paraId="2E3E2D18" w14:textId="77777777" w:rsidR="006E59DA" w:rsidRPr="00053439" w:rsidRDefault="006E59DA" w:rsidP="00C4006C">
            <w:pPr>
              <w:jc w:val="center"/>
              <w:rPr>
                <w:sz w:val="20"/>
                <w:szCs w:val="20"/>
              </w:rPr>
            </w:pPr>
          </w:p>
        </w:tc>
        <w:tc>
          <w:tcPr>
            <w:tcW w:w="614" w:type="pct"/>
            <w:noWrap/>
          </w:tcPr>
          <w:p w14:paraId="2254CB09" w14:textId="77777777" w:rsidR="006E59DA" w:rsidRPr="00053439" w:rsidRDefault="006E59DA" w:rsidP="00C4006C">
            <w:pPr>
              <w:jc w:val="center"/>
              <w:rPr>
                <w:sz w:val="20"/>
                <w:szCs w:val="20"/>
              </w:rPr>
            </w:pPr>
          </w:p>
        </w:tc>
      </w:tr>
      <w:tr w:rsidR="006E59DA" w:rsidRPr="00053439" w14:paraId="76C846AC" w14:textId="77777777" w:rsidTr="00C4006C">
        <w:trPr>
          <w:trHeight w:val="290"/>
        </w:trPr>
        <w:tc>
          <w:tcPr>
            <w:tcW w:w="1011" w:type="pct"/>
            <w:noWrap/>
            <w:vAlign w:val="bottom"/>
            <w:hideMark/>
          </w:tcPr>
          <w:p w14:paraId="0B750DEC" w14:textId="77777777" w:rsidR="006E59DA" w:rsidRPr="00053439" w:rsidRDefault="006E59DA" w:rsidP="00C4006C">
            <w:pPr>
              <w:rPr>
                <w:sz w:val="20"/>
                <w:szCs w:val="20"/>
              </w:rPr>
            </w:pPr>
          </w:p>
        </w:tc>
        <w:tc>
          <w:tcPr>
            <w:tcW w:w="2258" w:type="pct"/>
            <w:noWrap/>
            <w:hideMark/>
          </w:tcPr>
          <w:p w14:paraId="24A3BBFA" w14:textId="77777777" w:rsidR="006E59DA" w:rsidRPr="00053439" w:rsidRDefault="006E59DA" w:rsidP="00C4006C">
            <w:pPr>
              <w:rPr>
                <w:sz w:val="20"/>
                <w:szCs w:val="20"/>
              </w:rPr>
            </w:pPr>
            <w:r w:rsidRPr="00053439">
              <w:rPr>
                <w:sz w:val="20"/>
                <w:szCs w:val="20"/>
              </w:rPr>
              <w:t>Adenosine synthase A</w:t>
            </w:r>
          </w:p>
        </w:tc>
        <w:tc>
          <w:tcPr>
            <w:tcW w:w="502" w:type="pct"/>
            <w:noWrap/>
            <w:hideMark/>
          </w:tcPr>
          <w:p w14:paraId="386F23DD" w14:textId="77777777" w:rsidR="006E59DA" w:rsidRPr="00053439" w:rsidRDefault="006E59DA" w:rsidP="00C4006C">
            <w:pPr>
              <w:jc w:val="center"/>
              <w:rPr>
                <w:i/>
                <w:iCs/>
                <w:sz w:val="20"/>
                <w:szCs w:val="20"/>
              </w:rPr>
            </w:pPr>
            <w:proofErr w:type="spellStart"/>
            <w:r w:rsidRPr="00053439">
              <w:rPr>
                <w:i/>
                <w:iCs/>
                <w:sz w:val="20"/>
                <w:szCs w:val="20"/>
              </w:rPr>
              <w:t>adsA</w:t>
            </w:r>
            <w:proofErr w:type="spellEnd"/>
          </w:p>
        </w:tc>
        <w:tc>
          <w:tcPr>
            <w:tcW w:w="615" w:type="pct"/>
            <w:tcBorders>
              <w:top w:val="nil"/>
              <w:left w:val="nil"/>
              <w:bottom w:val="nil"/>
              <w:right w:val="nil"/>
            </w:tcBorders>
            <w:shd w:val="clear" w:color="auto" w:fill="auto"/>
            <w:noWrap/>
            <w:vAlign w:val="bottom"/>
          </w:tcPr>
          <w:p w14:paraId="1ABF980D"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338D821"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72087DD6" w14:textId="77777777" w:rsidTr="00C4006C">
        <w:trPr>
          <w:trHeight w:val="290"/>
        </w:trPr>
        <w:tc>
          <w:tcPr>
            <w:tcW w:w="1011" w:type="pct"/>
            <w:noWrap/>
            <w:vAlign w:val="bottom"/>
            <w:hideMark/>
          </w:tcPr>
          <w:p w14:paraId="7C4C28C5" w14:textId="77777777" w:rsidR="006E59DA" w:rsidRPr="00053439" w:rsidRDefault="006E59DA" w:rsidP="00C4006C">
            <w:pPr>
              <w:rPr>
                <w:sz w:val="20"/>
                <w:szCs w:val="20"/>
              </w:rPr>
            </w:pPr>
            <w:r w:rsidRPr="00053439">
              <w:rPr>
                <w:sz w:val="20"/>
                <w:szCs w:val="20"/>
              </w:rPr>
              <w:t> </w:t>
            </w:r>
          </w:p>
        </w:tc>
        <w:tc>
          <w:tcPr>
            <w:tcW w:w="2258" w:type="pct"/>
            <w:noWrap/>
            <w:hideMark/>
          </w:tcPr>
          <w:p w14:paraId="10C50A2D" w14:textId="77777777" w:rsidR="006E59DA" w:rsidRPr="00053439" w:rsidRDefault="006E59DA" w:rsidP="00C4006C">
            <w:pPr>
              <w:rPr>
                <w:sz w:val="20"/>
                <w:szCs w:val="20"/>
              </w:rPr>
            </w:pPr>
            <w:proofErr w:type="spellStart"/>
            <w:r w:rsidRPr="00053439">
              <w:rPr>
                <w:sz w:val="20"/>
                <w:szCs w:val="20"/>
              </w:rPr>
              <w:t>Aureolysin</w:t>
            </w:r>
            <w:proofErr w:type="spellEnd"/>
          </w:p>
        </w:tc>
        <w:tc>
          <w:tcPr>
            <w:tcW w:w="502" w:type="pct"/>
            <w:noWrap/>
            <w:hideMark/>
          </w:tcPr>
          <w:p w14:paraId="72241685" w14:textId="77777777" w:rsidR="006E59DA" w:rsidRPr="00053439" w:rsidRDefault="006E59DA" w:rsidP="00C4006C">
            <w:pPr>
              <w:jc w:val="center"/>
              <w:rPr>
                <w:i/>
                <w:iCs/>
                <w:sz w:val="20"/>
                <w:szCs w:val="20"/>
              </w:rPr>
            </w:pPr>
            <w:r w:rsidRPr="00053439">
              <w:rPr>
                <w:i/>
                <w:iCs/>
                <w:sz w:val="20"/>
                <w:szCs w:val="20"/>
              </w:rPr>
              <w:t>aur</w:t>
            </w:r>
          </w:p>
        </w:tc>
        <w:tc>
          <w:tcPr>
            <w:tcW w:w="615" w:type="pct"/>
            <w:tcBorders>
              <w:top w:val="nil"/>
              <w:left w:val="nil"/>
              <w:bottom w:val="nil"/>
              <w:right w:val="nil"/>
            </w:tcBorders>
            <w:shd w:val="clear" w:color="auto" w:fill="auto"/>
            <w:noWrap/>
            <w:vAlign w:val="bottom"/>
          </w:tcPr>
          <w:p w14:paraId="6D80D2AA"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1EC8C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1E752358" w14:textId="77777777" w:rsidTr="00C4006C">
        <w:trPr>
          <w:trHeight w:val="290"/>
        </w:trPr>
        <w:tc>
          <w:tcPr>
            <w:tcW w:w="1011" w:type="pct"/>
            <w:noWrap/>
            <w:vAlign w:val="bottom"/>
            <w:hideMark/>
          </w:tcPr>
          <w:p w14:paraId="4AD05FE6" w14:textId="77777777" w:rsidR="006E59DA" w:rsidRPr="00053439" w:rsidRDefault="006E59DA" w:rsidP="00C4006C">
            <w:pPr>
              <w:rPr>
                <w:sz w:val="20"/>
                <w:szCs w:val="20"/>
              </w:rPr>
            </w:pPr>
            <w:r w:rsidRPr="00053439">
              <w:rPr>
                <w:sz w:val="20"/>
                <w:szCs w:val="20"/>
              </w:rPr>
              <w:t> </w:t>
            </w:r>
          </w:p>
        </w:tc>
        <w:tc>
          <w:tcPr>
            <w:tcW w:w="2258" w:type="pct"/>
            <w:noWrap/>
            <w:hideMark/>
          </w:tcPr>
          <w:p w14:paraId="36FBCD5A" w14:textId="77777777" w:rsidR="006E59DA" w:rsidRPr="00053439" w:rsidRDefault="006E59DA" w:rsidP="00C4006C">
            <w:pPr>
              <w:rPr>
                <w:b/>
                <w:bCs/>
                <w:sz w:val="20"/>
                <w:szCs w:val="20"/>
              </w:rPr>
            </w:pPr>
            <w:proofErr w:type="spellStart"/>
            <w:r w:rsidRPr="00053439">
              <w:rPr>
                <w:b/>
                <w:bCs/>
                <w:sz w:val="20"/>
                <w:szCs w:val="20"/>
              </w:rPr>
              <w:t>Staphylocoagulase</w:t>
            </w:r>
            <w:proofErr w:type="spellEnd"/>
            <w:r w:rsidRPr="00053439">
              <w:rPr>
                <w:b/>
                <w:bCs/>
                <w:sz w:val="20"/>
                <w:szCs w:val="20"/>
              </w:rPr>
              <w:t>*</w:t>
            </w:r>
          </w:p>
        </w:tc>
        <w:tc>
          <w:tcPr>
            <w:tcW w:w="502" w:type="pct"/>
            <w:noWrap/>
            <w:hideMark/>
          </w:tcPr>
          <w:p w14:paraId="7501C484" w14:textId="77777777" w:rsidR="006E59DA" w:rsidRPr="00053439" w:rsidRDefault="006E59DA" w:rsidP="00C4006C">
            <w:pPr>
              <w:jc w:val="center"/>
              <w:rPr>
                <w:i/>
                <w:iCs/>
                <w:sz w:val="20"/>
                <w:szCs w:val="20"/>
              </w:rPr>
            </w:pPr>
            <w:proofErr w:type="spellStart"/>
            <w:r w:rsidRPr="00053439">
              <w:rPr>
                <w:i/>
                <w:iCs/>
                <w:sz w:val="20"/>
                <w:szCs w:val="20"/>
              </w:rPr>
              <w:t>coa</w:t>
            </w:r>
            <w:proofErr w:type="spellEnd"/>
          </w:p>
        </w:tc>
        <w:tc>
          <w:tcPr>
            <w:tcW w:w="615" w:type="pct"/>
            <w:tcBorders>
              <w:top w:val="nil"/>
              <w:left w:val="nil"/>
              <w:bottom w:val="nil"/>
              <w:right w:val="nil"/>
            </w:tcBorders>
            <w:shd w:val="clear" w:color="auto" w:fill="auto"/>
            <w:noWrap/>
            <w:vAlign w:val="bottom"/>
          </w:tcPr>
          <w:p w14:paraId="5FDCFF73"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C40D697"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29B6459C" w14:textId="77777777" w:rsidTr="00C4006C">
        <w:trPr>
          <w:trHeight w:val="290"/>
        </w:trPr>
        <w:tc>
          <w:tcPr>
            <w:tcW w:w="1011" w:type="pct"/>
            <w:noWrap/>
            <w:vAlign w:val="bottom"/>
            <w:hideMark/>
          </w:tcPr>
          <w:p w14:paraId="0ED99B32" w14:textId="77777777" w:rsidR="006E59DA" w:rsidRPr="00053439" w:rsidRDefault="006E59DA" w:rsidP="00C4006C">
            <w:pPr>
              <w:rPr>
                <w:sz w:val="20"/>
                <w:szCs w:val="20"/>
              </w:rPr>
            </w:pPr>
            <w:r w:rsidRPr="00053439">
              <w:rPr>
                <w:sz w:val="20"/>
                <w:szCs w:val="20"/>
              </w:rPr>
              <w:t> </w:t>
            </w:r>
          </w:p>
        </w:tc>
        <w:tc>
          <w:tcPr>
            <w:tcW w:w="2258" w:type="pct"/>
            <w:noWrap/>
            <w:hideMark/>
          </w:tcPr>
          <w:p w14:paraId="4D2397CB" w14:textId="77777777" w:rsidR="006E59DA" w:rsidRPr="00053439" w:rsidRDefault="006E59DA" w:rsidP="00C4006C">
            <w:pPr>
              <w:rPr>
                <w:sz w:val="20"/>
                <w:szCs w:val="20"/>
              </w:rPr>
            </w:pPr>
            <w:r w:rsidRPr="00053439">
              <w:rPr>
                <w:sz w:val="20"/>
                <w:szCs w:val="20"/>
              </w:rPr>
              <w:t>Lipase</w:t>
            </w:r>
          </w:p>
        </w:tc>
        <w:tc>
          <w:tcPr>
            <w:tcW w:w="502" w:type="pct"/>
            <w:noWrap/>
            <w:hideMark/>
          </w:tcPr>
          <w:p w14:paraId="69831D49" w14:textId="77777777" w:rsidR="006E59DA" w:rsidRPr="00053439" w:rsidRDefault="006E59DA" w:rsidP="00C4006C">
            <w:pPr>
              <w:jc w:val="center"/>
              <w:rPr>
                <w:i/>
                <w:iCs/>
                <w:sz w:val="20"/>
                <w:szCs w:val="20"/>
              </w:rPr>
            </w:pPr>
            <w:proofErr w:type="spellStart"/>
            <w:r w:rsidRPr="00053439">
              <w:rPr>
                <w:i/>
                <w:iCs/>
                <w:sz w:val="20"/>
                <w:szCs w:val="20"/>
              </w:rPr>
              <w:t>geh</w:t>
            </w:r>
            <w:proofErr w:type="spellEnd"/>
          </w:p>
        </w:tc>
        <w:tc>
          <w:tcPr>
            <w:tcW w:w="615" w:type="pct"/>
            <w:tcBorders>
              <w:top w:val="nil"/>
              <w:left w:val="nil"/>
              <w:bottom w:val="nil"/>
              <w:right w:val="nil"/>
            </w:tcBorders>
            <w:shd w:val="clear" w:color="auto" w:fill="auto"/>
            <w:noWrap/>
            <w:vAlign w:val="bottom"/>
          </w:tcPr>
          <w:p w14:paraId="660771DA"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7AD75"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1A92901" w14:textId="77777777" w:rsidTr="00C4006C">
        <w:trPr>
          <w:trHeight w:val="290"/>
        </w:trPr>
        <w:tc>
          <w:tcPr>
            <w:tcW w:w="1011" w:type="pct"/>
            <w:noWrap/>
            <w:vAlign w:val="bottom"/>
            <w:hideMark/>
          </w:tcPr>
          <w:p w14:paraId="50993EEC" w14:textId="77777777" w:rsidR="006E59DA" w:rsidRPr="00053439" w:rsidRDefault="006E59DA" w:rsidP="00C4006C">
            <w:pPr>
              <w:rPr>
                <w:sz w:val="20"/>
                <w:szCs w:val="20"/>
              </w:rPr>
            </w:pPr>
            <w:r w:rsidRPr="00053439">
              <w:rPr>
                <w:sz w:val="20"/>
                <w:szCs w:val="20"/>
              </w:rPr>
              <w:t> </w:t>
            </w:r>
          </w:p>
        </w:tc>
        <w:tc>
          <w:tcPr>
            <w:tcW w:w="2258" w:type="pct"/>
            <w:noWrap/>
            <w:hideMark/>
          </w:tcPr>
          <w:p w14:paraId="220FC7FE" w14:textId="77777777" w:rsidR="006E59DA" w:rsidRPr="00053439" w:rsidRDefault="006E59DA" w:rsidP="00C4006C">
            <w:pPr>
              <w:rPr>
                <w:sz w:val="20"/>
                <w:szCs w:val="20"/>
              </w:rPr>
            </w:pPr>
            <w:r w:rsidRPr="00053439">
              <w:rPr>
                <w:sz w:val="20"/>
                <w:szCs w:val="20"/>
              </w:rPr>
              <w:t>Lipase</w:t>
            </w:r>
          </w:p>
        </w:tc>
        <w:tc>
          <w:tcPr>
            <w:tcW w:w="502" w:type="pct"/>
            <w:noWrap/>
            <w:hideMark/>
          </w:tcPr>
          <w:p w14:paraId="52781019" w14:textId="77777777" w:rsidR="006E59DA" w:rsidRPr="00053439" w:rsidRDefault="006E59DA" w:rsidP="00C4006C">
            <w:pPr>
              <w:jc w:val="center"/>
              <w:rPr>
                <w:i/>
                <w:iCs/>
                <w:sz w:val="20"/>
                <w:szCs w:val="20"/>
              </w:rPr>
            </w:pPr>
            <w:r w:rsidRPr="00053439">
              <w:rPr>
                <w:i/>
                <w:iCs/>
                <w:sz w:val="20"/>
                <w:szCs w:val="20"/>
              </w:rPr>
              <w:t>lip</w:t>
            </w:r>
          </w:p>
        </w:tc>
        <w:tc>
          <w:tcPr>
            <w:tcW w:w="615" w:type="pct"/>
            <w:tcBorders>
              <w:top w:val="nil"/>
              <w:left w:val="nil"/>
              <w:bottom w:val="nil"/>
              <w:right w:val="nil"/>
            </w:tcBorders>
            <w:shd w:val="clear" w:color="auto" w:fill="auto"/>
            <w:noWrap/>
            <w:vAlign w:val="bottom"/>
          </w:tcPr>
          <w:p w14:paraId="630E6B18"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B2F53A8"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333E8FC" w14:textId="77777777" w:rsidTr="00C4006C">
        <w:trPr>
          <w:trHeight w:val="290"/>
        </w:trPr>
        <w:tc>
          <w:tcPr>
            <w:tcW w:w="1011" w:type="pct"/>
            <w:noWrap/>
            <w:vAlign w:val="bottom"/>
            <w:hideMark/>
          </w:tcPr>
          <w:p w14:paraId="7196BE16" w14:textId="77777777" w:rsidR="006E59DA" w:rsidRPr="00053439" w:rsidRDefault="006E59DA" w:rsidP="00C4006C">
            <w:pPr>
              <w:rPr>
                <w:sz w:val="20"/>
                <w:szCs w:val="20"/>
              </w:rPr>
            </w:pPr>
            <w:r w:rsidRPr="00053439">
              <w:rPr>
                <w:sz w:val="20"/>
                <w:szCs w:val="20"/>
              </w:rPr>
              <w:t> </w:t>
            </w:r>
          </w:p>
        </w:tc>
        <w:tc>
          <w:tcPr>
            <w:tcW w:w="2258" w:type="pct"/>
            <w:noWrap/>
            <w:hideMark/>
          </w:tcPr>
          <w:p w14:paraId="3F075112" w14:textId="77777777" w:rsidR="006E59DA" w:rsidRPr="00053439" w:rsidRDefault="006E59DA" w:rsidP="00C4006C">
            <w:pPr>
              <w:rPr>
                <w:sz w:val="20"/>
                <w:szCs w:val="20"/>
              </w:rPr>
            </w:pPr>
            <w:proofErr w:type="spellStart"/>
            <w:r w:rsidRPr="00053439">
              <w:rPr>
                <w:sz w:val="20"/>
                <w:szCs w:val="20"/>
              </w:rPr>
              <w:t>Thermonuclease</w:t>
            </w:r>
            <w:proofErr w:type="spellEnd"/>
          </w:p>
        </w:tc>
        <w:tc>
          <w:tcPr>
            <w:tcW w:w="502" w:type="pct"/>
            <w:noWrap/>
            <w:hideMark/>
          </w:tcPr>
          <w:p w14:paraId="16BDFBC7" w14:textId="77777777" w:rsidR="006E59DA" w:rsidRPr="00053439" w:rsidRDefault="006E59DA" w:rsidP="00C4006C">
            <w:pPr>
              <w:jc w:val="center"/>
              <w:rPr>
                <w:i/>
                <w:iCs/>
                <w:sz w:val="20"/>
                <w:szCs w:val="20"/>
              </w:rPr>
            </w:pPr>
            <w:proofErr w:type="spellStart"/>
            <w:r w:rsidRPr="00053439">
              <w:rPr>
                <w:i/>
                <w:iCs/>
                <w:sz w:val="20"/>
                <w:szCs w:val="20"/>
              </w:rPr>
              <w:t>nuc</w:t>
            </w:r>
            <w:proofErr w:type="spellEnd"/>
          </w:p>
        </w:tc>
        <w:tc>
          <w:tcPr>
            <w:tcW w:w="615" w:type="pct"/>
            <w:tcBorders>
              <w:top w:val="nil"/>
              <w:left w:val="nil"/>
              <w:bottom w:val="nil"/>
              <w:right w:val="nil"/>
            </w:tcBorders>
            <w:shd w:val="clear" w:color="auto" w:fill="auto"/>
            <w:noWrap/>
            <w:vAlign w:val="bottom"/>
          </w:tcPr>
          <w:p w14:paraId="1170CBC6"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F463389"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9574053" w14:textId="77777777" w:rsidTr="00C4006C">
        <w:trPr>
          <w:trHeight w:val="300"/>
        </w:trPr>
        <w:tc>
          <w:tcPr>
            <w:tcW w:w="1011" w:type="pct"/>
            <w:noWrap/>
            <w:vAlign w:val="bottom"/>
            <w:hideMark/>
          </w:tcPr>
          <w:p w14:paraId="697DD9B2" w14:textId="77777777" w:rsidR="006E59DA" w:rsidRPr="00053439" w:rsidRDefault="006E59DA" w:rsidP="00C4006C">
            <w:pPr>
              <w:rPr>
                <w:sz w:val="20"/>
                <w:szCs w:val="20"/>
              </w:rPr>
            </w:pPr>
            <w:r w:rsidRPr="00053439">
              <w:rPr>
                <w:sz w:val="20"/>
                <w:szCs w:val="20"/>
              </w:rPr>
              <w:t> </w:t>
            </w:r>
          </w:p>
        </w:tc>
        <w:tc>
          <w:tcPr>
            <w:tcW w:w="2258" w:type="pct"/>
            <w:noWrap/>
            <w:hideMark/>
          </w:tcPr>
          <w:p w14:paraId="1C156CD0" w14:textId="77777777" w:rsidR="006E59DA" w:rsidRPr="00053439" w:rsidRDefault="006E59DA" w:rsidP="00C4006C">
            <w:pPr>
              <w:rPr>
                <w:sz w:val="20"/>
                <w:szCs w:val="20"/>
              </w:rPr>
            </w:pPr>
            <w:r w:rsidRPr="00053439">
              <w:rPr>
                <w:sz w:val="20"/>
                <w:szCs w:val="20"/>
              </w:rPr>
              <w:t>von Willebrand factor-binding protein</w:t>
            </w:r>
          </w:p>
        </w:tc>
        <w:tc>
          <w:tcPr>
            <w:tcW w:w="502" w:type="pct"/>
            <w:noWrap/>
            <w:hideMark/>
          </w:tcPr>
          <w:p w14:paraId="7CFC37A8" w14:textId="77777777" w:rsidR="006E59DA" w:rsidRPr="00053439" w:rsidRDefault="006E59DA" w:rsidP="00C4006C">
            <w:pPr>
              <w:jc w:val="center"/>
              <w:rPr>
                <w:i/>
                <w:iCs/>
                <w:sz w:val="20"/>
                <w:szCs w:val="20"/>
              </w:rPr>
            </w:pPr>
            <w:proofErr w:type="spellStart"/>
            <w:r w:rsidRPr="00053439">
              <w:rPr>
                <w:i/>
                <w:iCs/>
                <w:sz w:val="20"/>
                <w:szCs w:val="20"/>
              </w:rPr>
              <w:t>vWbp</w:t>
            </w:r>
            <w:proofErr w:type="spellEnd"/>
          </w:p>
        </w:tc>
        <w:tc>
          <w:tcPr>
            <w:tcW w:w="615" w:type="pct"/>
            <w:tcBorders>
              <w:top w:val="nil"/>
              <w:left w:val="nil"/>
              <w:bottom w:val="nil"/>
              <w:right w:val="nil"/>
            </w:tcBorders>
            <w:shd w:val="clear" w:color="auto" w:fill="auto"/>
            <w:noWrap/>
            <w:vAlign w:val="bottom"/>
          </w:tcPr>
          <w:p w14:paraId="72F02EE6"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3442BF6"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0259C9B" w14:textId="77777777" w:rsidTr="00C4006C">
        <w:trPr>
          <w:trHeight w:val="290"/>
        </w:trPr>
        <w:tc>
          <w:tcPr>
            <w:tcW w:w="1011" w:type="pct"/>
            <w:noWrap/>
            <w:vAlign w:val="bottom"/>
          </w:tcPr>
          <w:p w14:paraId="534BA6B1" w14:textId="77777777" w:rsidR="006E59DA" w:rsidRPr="00053439" w:rsidRDefault="006E59DA" w:rsidP="00C4006C">
            <w:pPr>
              <w:jc w:val="right"/>
              <w:rPr>
                <w:i/>
                <w:iCs/>
                <w:sz w:val="20"/>
                <w:szCs w:val="20"/>
              </w:rPr>
            </w:pPr>
            <w:r w:rsidRPr="00053439">
              <w:rPr>
                <w:i/>
                <w:iCs/>
                <w:sz w:val="20"/>
                <w:szCs w:val="20"/>
              </w:rPr>
              <w:t>Exotoxins</w:t>
            </w:r>
          </w:p>
        </w:tc>
        <w:tc>
          <w:tcPr>
            <w:tcW w:w="2258" w:type="pct"/>
            <w:noWrap/>
          </w:tcPr>
          <w:p w14:paraId="1846AC6B" w14:textId="77777777" w:rsidR="006E59DA" w:rsidRPr="00053439" w:rsidRDefault="006E59DA" w:rsidP="00C4006C">
            <w:pPr>
              <w:rPr>
                <w:b/>
                <w:bCs/>
                <w:sz w:val="20"/>
                <w:szCs w:val="20"/>
              </w:rPr>
            </w:pPr>
          </w:p>
        </w:tc>
        <w:tc>
          <w:tcPr>
            <w:tcW w:w="502" w:type="pct"/>
            <w:noWrap/>
          </w:tcPr>
          <w:p w14:paraId="6A514FB9" w14:textId="77777777" w:rsidR="006E59DA" w:rsidRPr="00053439" w:rsidRDefault="006E59DA" w:rsidP="00C4006C">
            <w:pPr>
              <w:jc w:val="center"/>
              <w:rPr>
                <w:i/>
                <w:iCs/>
                <w:sz w:val="20"/>
                <w:szCs w:val="20"/>
              </w:rPr>
            </w:pPr>
          </w:p>
        </w:tc>
        <w:tc>
          <w:tcPr>
            <w:tcW w:w="615" w:type="pct"/>
            <w:noWrap/>
          </w:tcPr>
          <w:p w14:paraId="4C6C57A7" w14:textId="77777777" w:rsidR="006E59DA" w:rsidRPr="00053439" w:rsidRDefault="006E59DA" w:rsidP="00C4006C">
            <w:pPr>
              <w:jc w:val="center"/>
              <w:rPr>
                <w:sz w:val="20"/>
                <w:szCs w:val="20"/>
              </w:rPr>
            </w:pPr>
          </w:p>
        </w:tc>
        <w:tc>
          <w:tcPr>
            <w:tcW w:w="614" w:type="pct"/>
            <w:noWrap/>
          </w:tcPr>
          <w:p w14:paraId="736B8DA3" w14:textId="77777777" w:rsidR="006E59DA" w:rsidRPr="00053439" w:rsidRDefault="006E59DA" w:rsidP="00C4006C">
            <w:pPr>
              <w:jc w:val="center"/>
              <w:rPr>
                <w:sz w:val="20"/>
                <w:szCs w:val="20"/>
              </w:rPr>
            </w:pPr>
          </w:p>
        </w:tc>
      </w:tr>
      <w:tr w:rsidR="006E59DA" w:rsidRPr="00053439" w14:paraId="7DEC0B63" w14:textId="77777777" w:rsidTr="00C4006C">
        <w:trPr>
          <w:trHeight w:val="290"/>
        </w:trPr>
        <w:tc>
          <w:tcPr>
            <w:tcW w:w="1011" w:type="pct"/>
            <w:noWrap/>
            <w:vAlign w:val="bottom"/>
            <w:hideMark/>
          </w:tcPr>
          <w:p w14:paraId="3DF5997C" w14:textId="77777777" w:rsidR="006E59DA" w:rsidRPr="00053439" w:rsidRDefault="006E59DA" w:rsidP="00C4006C">
            <w:pPr>
              <w:rPr>
                <w:sz w:val="20"/>
                <w:szCs w:val="20"/>
              </w:rPr>
            </w:pPr>
          </w:p>
        </w:tc>
        <w:tc>
          <w:tcPr>
            <w:tcW w:w="2258" w:type="pct"/>
            <w:noWrap/>
            <w:hideMark/>
          </w:tcPr>
          <w:p w14:paraId="120E0637" w14:textId="77777777" w:rsidR="006E59DA" w:rsidRPr="00053439" w:rsidRDefault="006E59DA" w:rsidP="00C4006C">
            <w:pPr>
              <w:rPr>
                <w:b/>
                <w:bCs/>
                <w:sz w:val="20"/>
                <w:szCs w:val="20"/>
              </w:rPr>
            </w:pPr>
            <w:r w:rsidRPr="00053439">
              <w:rPr>
                <w:b/>
                <w:bCs/>
                <w:sz w:val="20"/>
                <w:szCs w:val="20"/>
              </w:rPr>
              <w:t>Staphylococcal exotoxin 10*</w:t>
            </w:r>
          </w:p>
        </w:tc>
        <w:tc>
          <w:tcPr>
            <w:tcW w:w="502" w:type="pct"/>
            <w:noWrap/>
            <w:hideMark/>
          </w:tcPr>
          <w:p w14:paraId="3F111784" w14:textId="77777777" w:rsidR="006E59DA" w:rsidRPr="00053439" w:rsidRDefault="006E59DA" w:rsidP="00C4006C">
            <w:pPr>
              <w:jc w:val="center"/>
              <w:rPr>
                <w:i/>
                <w:iCs/>
                <w:sz w:val="20"/>
                <w:szCs w:val="20"/>
              </w:rPr>
            </w:pPr>
            <w:r w:rsidRPr="00053439">
              <w:rPr>
                <w:i/>
                <w:iCs/>
                <w:sz w:val="20"/>
                <w:szCs w:val="20"/>
              </w:rPr>
              <w:t>set10</w:t>
            </w:r>
          </w:p>
        </w:tc>
        <w:tc>
          <w:tcPr>
            <w:tcW w:w="615" w:type="pct"/>
            <w:tcBorders>
              <w:top w:val="nil"/>
              <w:left w:val="nil"/>
              <w:bottom w:val="nil"/>
              <w:right w:val="nil"/>
            </w:tcBorders>
            <w:shd w:val="clear" w:color="auto" w:fill="auto"/>
            <w:noWrap/>
            <w:vAlign w:val="bottom"/>
          </w:tcPr>
          <w:p w14:paraId="0DBFEAE3"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16A2C854"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508D55C8" w14:textId="77777777" w:rsidTr="00C4006C">
        <w:trPr>
          <w:trHeight w:val="290"/>
        </w:trPr>
        <w:tc>
          <w:tcPr>
            <w:tcW w:w="1011" w:type="pct"/>
            <w:noWrap/>
            <w:vAlign w:val="bottom"/>
            <w:hideMark/>
          </w:tcPr>
          <w:p w14:paraId="637DE31A" w14:textId="77777777" w:rsidR="006E59DA" w:rsidRPr="00053439" w:rsidRDefault="006E59DA" w:rsidP="00C4006C">
            <w:pPr>
              <w:rPr>
                <w:sz w:val="20"/>
                <w:szCs w:val="20"/>
              </w:rPr>
            </w:pPr>
            <w:r w:rsidRPr="00053439">
              <w:rPr>
                <w:sz w:val="20"/>
                <w:szCs w:val="20"/>
              </w:rPr>
              <w:t> </w:t>
            </w:r>
          </w:p>
        </w:tc>
        <w:tc>
          <w:tcPr>
            <w:tcW w:w="2258" w:type="pct"/>
            <w:noWrap/>
            <w:hideMark/>
          </w:tcPr>
          <w:p w14:paraId="6F7E4C50" w14:textId="77777777" w:rsidR="006E59DA" w:rsidRPr="00053439" w:rsidRDefault="006E59DA" w:rsidP="00C4006C">
            <w:pPr>
              <w:rPr>
                <w:sz w:val="20"/>
                <w:szCs w:val="20"/>
              </w:rPr>
            </w:pPr>
            <w:r w:rsidRPr="00053439">
              <w:rPr>
                <w:sz w:val="20"/>
                <w:szCs w:val="20"/>
              </w:rPr>
              <w:t>Staphylococcal exotoxin 15</w:t>
            </w:r>
          </w:p>
        </w:tc>
        <w:tc>
          <w:tcPr>
            <w:tcW w:w="502" w:type="pct"/>
            <w:noWrap/>
            <w:hideMark/>
          </w:tcPr>
          <w:p w14:paraId="5B427A2B" w14:textId="77777777" w:rsidR="006E59DA" w:rsidRPr="00053439" w:rsidRDefault="006E59DA" w:rsidP="00C4006C">
            <w:pPr>
              <w:jc w:val="center"/>
              <w:rPr>
                <w:i/>
                <w:iCs/>
                <w:sz w:val="20"/>
                <w:szCs w:val="20"/>
              </w:rPr>
            </w:pPr>
            <w:r w:rsidRPr="00053439">
              <w:rPr>
                <w:i/>
                <w:iCs/>
                <w:sz w:val="20"/>
                <w:szCs w:val="20"/>
              </w:rPr>
              <w:t>set15</w:t>
            </w:r>
          </w:p>
        </w:tc>
        <w:tc>
          <w:tcPr>
            <w:tcW w:w="615" w:type="pct"/>
            <w:tcBorders>
              <w:top w:val="nil"/>
              <w:left w:val="nil"/>
              <w:bottom w:val="nil"/>
              <w:right w:val="nil"/>
            </w:tcBorders>
            <w:shd w:val="clear" w:color="auto" w:fill="auto"/>
            <w:noWrap/>
            <w:vAlign w:val="bottom"/>
          </w:tcPr>
          <w:p w14:paraId="2055AD0C"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1DC6EA4"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441F174" w14:textId="77777777" w:rsidTr="00C4006C">
        <w:trPr>
          <w:trHeight w:val="290"/>
        </w:trPr>
        <w:tc>
          <w:tcPr>
            <w:tcW w:w="1011" w:type="pct"/>
            <w:noWrap/>
            <w:vAlign w:val="bottom"/>
            <w:hideMark/>
          </w:tcPr>
          <w:p w14:paraId="5920A914" w14:textId="77777777" w:rsidR="006E59DA" w:rsidRPr="00053439" w:rsidRDefault="006E59DA" w:rsidP="00C4006C">
            <w:pPr>
              <w:rPr>
                <w:sz w:val="20"/>
                <w:szCs w:val="20"/>
              </w:rPr>
            </w:pPr>
            <w:r w:rsidRPr="00053439">
              <w:rPr>
                <w:sz w:val="20"/>
                <w:szCs w:val="20"/>
              </w:rPr>
              <w:t> </w:t>
            </w:r>
          </w:p>
        </w:tc>
        <w:tc>
          <w:tcPr>
            <w:tcW w:w="2258" w:type="pct"/>
            <w:noWrap/>
            <w:hideMark/>
          </w:tcPr>
          <w:p w14:paraId="550352C9" w14:textId="77777777" w:rsidR="006E59DA" w:rsidRPr="00053439" w:rsidRDefault="006E59DA" w:rsidP="00C4006C">
            <w:pPr>
              <w:rPr>
                <w:sz w:val="20"/>
                <w:szCs w:val="20"/>
              </w:rPr>
            </w:pPr>
            <w:r w:rsidRPr="00053439">
              <w:rPr>
                <w:sz w:val="20"/>
                <w:szCs w:val="20"/>
              </w:rPr>
              <w:t>Staphylococcal exotoxin 16</w:t>
            </w:r>
          </w:p>
        </w:tc>
        <w:tc>
          <w:tcPr>
            <w:tcW w:w="502" w:type="pct"/>
            <w:noWrap/>
            <w:hideMark/>
          </w:tcPr>
          <w:p w14:paraId="7B8BBFC8" w14:textId="77777777" w:rsidR="006E59DA" w:rsidRPr="00053439" w:rsidRDefault="006E59DA" w:rsidP="00C4006C">
            <w:pPr>
              <w:jc w:val="center"/>
              <w:rPr>
                <w:i/>
                <w:iCs/>
                <w:sz w:val="20"/>
                <w:szCs w:val="20"/>
              </w:rPr>
            </w:pPr>
            <w:r w:rsidRPr="00053439">
              <w:rPr>
                <w:i/>
                <w:iCs/>
                <w:sz w:val="20"/>
                <w:szCs w:val="20"/>
              </w:rPr>
              <w:t>set16</w:t>
            </w:r>
          </w:p>
        </w:tc>
        <w:tc>
          <w:tcPr>
            <w:tcW w:w="615" w:type="pct"/>
            <w:tcBorders>
              <w:top w:val="nil"/>
              <w:left w:val="nil"/>
              <w:bottom w:val="nil"/>
              <w:right w:val="nil"/>
            </w:tcBorders>
            <w:shd w:val="clear" w:color="auto" w:fill="auto"/>
            <w:noWrap/>
            <w:vAlign w:val="bottom"/>
          </w:tcPr>
          <w:p w14:paraId="3B4968E6"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4A022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99785BF" w14:textId="77777777" w:rsidTr="00C4006C">
        <w:trPr>
          <w:trHeight w:val="290"/>
        </w:trPr>
        <w:tc>
          <w:tcPr>
            <w:tcW w:w="1011" w:type="pct"/>
            <w:noWrap/>
            <w:vAlign w:val="bottom"/>
            <w:hideMark/>
          </w:tcPr>
          <w:p w14:paraId="00D8D413" w14:textId="77777777" w:rsidR="006E59DA" w:rsidRPr="00053439" w:rsidRDefault="006E59DA" w:rsidP="00C4006C">
            <w:pPr>
              <w:rPr>
                <w:sz w:val="20"/>
                <w:szCs w:val="20"/>
              </w:rPr>
            </w:pPr>
            <w:r w:rsidRPr="00053439">
              <w:rPr>
                <w:sz w:val="20"/>
                <w:szCs w:val="20"/>
              </w:rPr>
              <w:t> </w:t>
            </w:r>
          </w:p>
        </w:tc>
        <w:tc>
          <w:tcPr>
            <w:tcW w:w="2258" w:type="pct"/>
            <w:noWrap/>
            <w:hideMark/>
          </w:tcPr>
          <w:p w14:paraId="194C83B8" w14:textId="77777777" w:rsidR="006E59DA" w:rsidRPr="00053439" w:rsidRDefault="006E59DA" w:rsidP="00C4006C">
            <w:pPr>
              <w:rPr>
                <w:sz w:val="20"/>
                <w:szCs w:val="20"/>
              </w:rPr>
            </w:pPr>
            <w:r w:rsidRPr="00053439">
              <w:rPr>
                <w:sz w:val="20"/>
                <w:szCs w:val="20"/>
              </w:rPr>
              <w:t>Staphylococcal exotoxin 18</w:t>
            </w:r>
          </w:p>
        </w:tc>
        <w:tc>
          <w:tcPr>
            <w:tcW w:w="502" w:type="pct"/>
            <w:noWrap/>
            <w:hideMark/>
          </w:tcPr>
          <w:p w14:paraId="2765E0C5" w14:textId="77777777" w:rsidR="006E59DA" w:rsidRPr="00053439" w:rsidRDefault="006E59DA" w:rsidP="00C4006C">
            <w:pPr>
              <w:jc w:val="center"/>
              <w:rPr>
                <w:i/>
                <w:iCs/>
                <w:sz w:val="20"/>
                <w:szCs w:val="20"/>
              </w:rPr>
            </w:pPr>
            <w:r w:rsidRPr="00053439">
              <w:rPr>
                <w:i/>
                <w:iCs/>
                <w:sz w:val="20"/>
                <w:szCs w:val="20"/>
              </w:rPr>
              <w:t>set18</w:t>
            </w:r>
          </w:p>
        </w:tc>
        <w:tc>
          <w:tcPr>
            <w:tcW w:w="615" w:type="pct"/>
            <w:tcBorders>
              <w:top w:val="nil"/>
              <w:left w:val="nil"/>
              <w:bottom w:val="nil"/>
              <w:right w:val="nil"/>
            </w:tcBorders>
            <w:shd w:val="clear" w:color="auto" w:fill="auto"/>
            <w:noWrap/>
            <w:vAlign w:val="bottom"/>
          </w:tcPr>
          <w:p w14:paraId="0A6CAA04"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5C31F61"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6C9FD27E" w14:textId="77777777" w:rsidTr="00C4006C">
        <w:trPr>
          <w:trHeight w:val="290"/>
        </w:trPr>
        <w:tc>
          <w:tcPr>
            <w:tcW w:w="1011" w:type="pct"/>
            <w:noWrap/>
            <w:vAlign w:val="bottom"/>
            <w:hideMark/>
          </w:tcPr>
          <w:p w14:paraId="34F2C6BE" w14:textId="77777777" w:rsidR="006E59DA" w:rsidRPr="00053439" w:rsidRDefault="006E59DA" w:rsidP="00C4006C">
            <w:pPr>
              <w:rPr>
                <w:sz w:val="20"/>
                <w:szCs w:val="20"/>
              </w:rPr>
            </w:pPr>
            <w:r w:rsidRPr="00053439">
              <w:rPr>
                <w:sz w:val="20"/>
                <w:szCs w:val="20"/>
              </w:rPr>
              <w:t> </w:t>
            </w:r>
          </w:p>
        </w:tc>
        <w:tc>
          <w:tcPr>
            <w:tcW w:w="2258" w:type="pct"/>
            <w:noWrap/>
            <w:hideMark/>
          </w:tcPr>
          <w:p w14:paraId="60BF3AC1" w14:textId="77777777" w:rsidR="006E59DA" w:rsidRPr="00053439" w:rsidRDefault="006E59DA" w:rsidP="00C4006C">
            <w:pPr>
              <w:rPr>
                <w:sz w:val="20"/>
                <w:szCs w:val="20"/>
              </w:rPr>
            </w:pPr>
            <w:r w:rsidRPr="00053439">
              <w:rPr>
                <w:sz w:val="20"/>
                <w:szCs w:val="20"/>
              </w:rPr>
              <w:t>Staphylococcal exotoxin 20</w:t>
            </w:r>
          </w:p>
        </w:tc>
        <w:tc>
          <w:tcPr>
            <w:tcW w:w="502" w:type="pct"/>
            <w:noWrap/>
            <w:hideMark/>
          </w:tcPr>
          <w:p w14:paraId="233DEA80" w14:textId="77777777" w:rsidR="006E59DA" w:rsidRPr="00053439" w:rsidRDefault="006E59DA" w:rsidP="00C4006C">
            <w:pPr>
              <w:jc w:val="center"/>
              <w:rPr>
                <w:i/>
                <w:iCs/>
                <w:sz w:val="20"/>
                <w:szCs w:val="20"/>
              </w:rPr>
            </w:pPr>
            <w:r w:rsidRPr="00053439">
              <w:rPr>
                <w:i/>
                <w:iCs/>
                <w:sz w:val="20"/>
                <w:szCs w:val="20"/>
              </w:rPr>
              <w:t>set20</w:t>
            </w:r>
          </w:p>
        </w:tc>
        <w:tc>
          <w:tcPr>
            <w:tcW w:w="615" w:type="pct"/>
            <w:tcBorders>
              <w:top w:val="nil"/>
              <w:left w:val="nil"/>
              <w:bottom w:val="nil"/>
              <w:right w:val="nil"/>
            </w:tcBorders>
            <w:shd w:val="clear" w:color="auto" w:fill="auto"/>
            <w:noWrap/>
            <w:vAlign w:val="bottom"/>
          </w:tcPr>
          <w:p w14:paraId="1959ED58" w14:textId="77777777" w:rsidR="006E59DA" w:rsidRPr="00053439" w:rsidRDefault="006E59DA" w:rsidP="00C4006C">
            <w:pPr>
              <w:jc w:val="center"/>
              <w:rPr>
                <w:sz w:val="20"/>
                <w:szCs w:val="20"/>
              </w:rPr>
            </w:pPr>
            <w:r w:rsidRPr="00053439">
              <w:rPr>
                <w:color w:val="000000"/>
                <w:sz w:val="20"/>
                <w:szCs w:val="20"/>
              </w:rPr>
              <w:t>13 (86.7)</w:t>
            </w:r>
          </w:p>
        </w:tc>
        <w:tc>
          <w:tcPr>
            <w:tcW w:w="614" w:type="pct"/>
            <w:tcBorders>
              <w:top w:val="nil"/>
              <w:left w:val="nil"/>
              <w:bottom w:val="nil"/>
              <w:right w:val="nil"/>
            </w:tcBorders>
            <w:shd w:val="clear" w:color="auto" w:fill="auto"/>
            <w:noWrap/>
            <w:vAlign w:val="bottom"/>
          </w:tcPr>
          <w:p w14:paraId="29F30F54" w14:textId="77777777" w:rsidR="006E59DA" w:rsidRPr="00053439" w:rsidRDefault="006E59DA" w:rsidP="00C4006C">
            <w:pPr>
              <w:jc w:val="center"/>
              <w:rPr>
                <w:sz w:val="20"/>
                <w:szCs w:val="20"/>
              </w:rPr>
            </w:pPr>
            <w:r w:rsidRPr="00053439">
              <w:rPr>
                <w:color w:val="000000"/>
                <w:sz w:val="20"/>
                <w:szCs w:val="20"/>
              </w:rPr>
              <w:t>10 (66.7)</w:t>
            </w:r>
          </w:p>
        </w:tc>
      </w:tr>
      <w:tr w:rsidR="006E59DA" w:rsidRPr="00053439" w14:paraId="2BD520C0" w14:textId="77777777" w:rsidTr="00C4006C">
        <w:trPr>
          <w:trHeight w:val="290"/>
        </w:trPr>
        <w:tc>
          <w:tcPr>
            <w:tcW w:w="1011" w:type="pct"/>
            <w:noWrap/>
            <w:vAlign w:val="bottom"/>
            <w:hideMark/>
          </w:tcPr>
          <w:p w14:paraId="4A5B28D4" w14:textId="77777777" w:rsidR="006E59DA" w:rsidRPr="00053439" w:rsidRDefault="006E59DA" w:rsidP="00C4006C">
            <w:pPr>
              <w:rPr>
                <w:sz w:val="20"/>
                <w:szCs w:val="20"/>
              </w:rPr>
            </w:pPr>
            <w:r w:rsidRPr="00053439">
              <w:rPr>
                <w:sz w:val="20"/>
                <w:szCs w:val="20"/>
              </w:rPr>
              <w:t> </w:t>
            </w:r>
          </w:p>
        </w:tc>
        <w:tc>
          <w:tcPr>
            <w:tcW w:w="2258" w:type="pct"/>
            <w:noWrap/>
            <w:hideMark/>
          </w:tcPr>
          <w:p w14:paraId="263A2D00" w14:textId="77777777" w:rsidR="006E59DA" w:rsidRPr="00053439" w:rsidRDefault="006E59DA" w:rsidP="00C4006C">
            <w:pPr>
              <w:rPr>
                <w:sz w:val="20"/>
                <w:szCs w:val="20"/>
              </w:rPr>
            </w:pPr>
            <w:r w:rsidRPr="00053439">
              <w:rPr>
                <w:sz w:val="20"/>
                <w:szCs w:val="20"/>
              </w:rPr>
              <w:t>Staphylococcal exotoxin 21</w:t>
            </w:r>
          </w:p>
        </w:tc>
        <w:tc>
          <w:tcPr>
            <w:tcW w:w="502" w:type="pct"/>
            <w:noWrap/>
            <w:hideMark/>
          </w:tcPr>
          <w:p w14:paraId="20DD26A1" w14:textId="77777777" w:rsidR="006E59DA" w:rsidRPr="00053439" w:rsidRDefault="006E59DA" w:rsidP="00C4006C">
            <w:pPr>
              <w:jc w:val="center"/>
              <w:rPr>
                <w:i/>
                <w:iCs/>
                <w:sz w:val="20"/>
                <w:szCs w:val="20"/>
              </w:rPr>
            </w:pPr>
            <w:r w:rsidRPr="00053439">
              <w:rPr>
                <w:i/>
                <w:iCs/>
                <w:sz w:val="20"/>
                <w:szCs w:val="20"/>
              </w:rPr>
              <w:t>set21</w:t>
            </w:r>
          </w:p>
        </w:tc>
        <w:tc>
          <w:tcPr>
            <w:tcW w:w="615" w:type="pct"/>
            <w:tcBorders>
              <w:top w:val="nil"/>
              <w:left w:val="nil"/>
              <w:bottom w:val="nil"/>
              <w:right w:val="nil"/>
            </w:tcBorders>
            <w:shd w:val="clear" w:color="auto" w:fill="auto"/>
            <w:noWrap/>
            <w:vAlign w:val="bottom"/>
          </w:tcPr>
          <w:p w14:paraId="5F1FA8DB"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5C9DC681" w14:textId="77777777" w:rsidR="006E59DA" w:rsidRPr="00053439" w:rsidRDefault="006E59DA" w:rsidP="00C4006C">
            <w:pPr>
              <w:jc w:val="center"/>
              <w:rPr>
                <w:sz w:val="20"/>
                <w:szCs w:val="20"/>
              </w:rPr>
            </w:pPr>
            <w:r w:rsidRPr="00053439">
              <w:rPr>
                <w:color w:val="000000"/>
                <w:sz w:val="20"/>
                <w:szCs w:val="20"/>
              </w:rPr>
              <w:t>1 (6.7)</w:t>
            </w:r>
          </w:p>
        </w:tc>
      </w:tr>
      <w:tr w:rsidR="006E59DA" w:rsidRPr="00053439" w14:paraId="6ADC7E08" w14:textId="77777777" w:rsidTr="00C4006C">
        <w:trPr>
          <w:trHeight w:val="290"/>
        </w:trPr>
        <w:tc>
          <w:tcPr>
            <w:tcW w:w="1011" w:type="pct"/>
            <w:noWrap/>
            <w:vAlign w:val="bottom"/>
            <w:hideMark/>
          </w:tcPr>
          <w:p w14:paraId="2A563015" w14:textId="77777777" w:rsidR="006E59DA" w:rsidRPr="00053439" w:rsidRDefault="006E59DA" w:rsidP="00C4006C">
            <w:pPr>
              <w:rPr>
                <w:sz w:val="20"/>
                <w:szCs w:val="20"/>
              </w:rPr>
            </w:pPr>
            <w:r w:rsidRPr="00053439">
              <w:rPr>
                <w:sz w:val="20"/>
                <w:szCs w:val="20"/>
              </w:rPr>
              <w:t> </w:t>
            </w:r>
          </w:p>
        </w:tc>
        <w:tc>
          <w:tcPr>
            <w:tcW w:w="2258" w:type="pct"/>
            <w:noWrap/>
            <w:hideMark/>
          </w:tcPr>
          <w:p w14:paraId="477F504C" w14:textId="77777777" w:rsidR="006E59DA" w:rsidRPr="00053439" w:rsidRDefault="006E59DA" w:rsidP="00C4006C">
            <w:pPr>
              <w:rPr>
                <w:sz w:val="20"/>
                <w:szCs w:val="20"/>
              </w:rPr>
            </w:pPr>
            <w:r w:rsidRPr="00053439">
              <w:rPr>
                <w:sz w:val="20"/>
                <w:szCs w:val="20"/>
              </w:rPr>
              <w:t>Staphylococcal exotoxin 26</w:t>
            </w:r>
          </w:p>
        </w:tc>
        <w:tc>
          <w:tcPr>
            <w:tcW w:w="502" w:type="pct"/>
            <w:noWrap/>
            <w:hideMark/>
          </w:tcPr>
          <w:p w14:paraId="7A385610" w14:textId="77777777" w:rsidR="006E59DA" w:rsidRPr="00053439" w:rsidRDefault="006E59DA" w:rsidP="00C4006C">
            <w:pPr>
              <w:jc w:val="center"/>
              <w:rPr>
                <w:i/>
                <w:iCs/>
                <w:sz w:val="20"/>
                <w:szCs w:val="20"/>
              </w:rPr>
            </w:pPr>
            <w:r w:rsidRPr="00053439">
              <w:rPr>
                <w:i/>
                <w:iCs/>
                <w:sz w:val="20"/>
                <w:szCs w:val="20"/>
              </w:rPr>
              <w:t>set26</w:t>
            </w:r>
          </w:p>
        </w:tc>
        <w:tc>
          <w:tcPr>
            <w:tcW w:w="615" w:type="pct"/>
            <w:tcBorders>
              <w:top w:val="nil"/>
              <w:left w:val="nil"/>
              <w:bottom w:val="nil"/>
              <w:right w:val="nil"/>
            </w:tcBorders>
            <w:shd w:val="clear" w:color="auto" w:fill="auto"/>
            <w:noWrap/>
            <w:vAlign w:val="bottom"/>
          </w:tcPr>
          <w:p w14:paraId="5E4A9793"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A5D4AA"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C36CCCB" w14:textId="77777777" w:rsidTr="00C4006C">
        <w:trPr>
          <w:trHeight w:val="290"/>
        </w:trPr>
        <w:tc>
          <w:tcPr>
            <w:tcW w:w="1011" w:type="pct"/>
            <w:noWrap/>
            <w:vAlign w:val="bottom"/>
            <w:hideMark/>
          </w:tcPr>
          <w:p w14:paraId="27DBF7E9" w14:textId="77777777" w:rsidR="006E59DA" w:rsidRPr="00053439" w:rsidRDefault="006E59DA" w:rsidP="00C4006C">
            <w:pPr>
              <w:rPr>
                <w:sz w:val="20"/>
                <w:szCs w:val="20"/>
              </w:rPr>
            </w:pPr>
            <w:r w:rsidRPr="00053439">
              <w:rPr>
                <w:sz w:val="20"/>
                <w:szCs w:val="20"/>
              </w:rPr>
              <w:t> </w:t>
            </w:r>
          </w:p>
        </w:tc>
        <w:tc>
          <w:tcPr>
            <w:tcW w:w="2258" w:type="pct"/>
            <w:noWrap/>
            <w:hideMark/>
          </w:tcPr>
          <w:p w14:paraId="3CC27AFD" w14:textId="77777777" w:rsidR="006E59DA" w:rsidRPr="00053439" w:rsidRDefault="006E59DA" w:rsidP="00C4006C">
            <w:pPr>
              <w:rPr>
                <w:sz w:val="20"/>
                <w:szCs w:val="20"/>
              </w:rPr>
            </w:pPr>
            <w:r w:rsidRPr="00053439">
              <w:rPr>
                <w:sz w:val="20"/>
                <w:szCs w:val="20"/>
              </w:rPr>
              <w:t>Staphylococcal exotoxin 3</w:t>
            </w:r>
          </w:p>
        </w:tc>
        <w:tc>
          <w:tcPr>
            <w:tcW w:w="502" w:type="pct"/>
            <w:noWrap/>
            <w:hideMark/>
          </w:tcPr>
          <w:p w14:paraId="0BF5117B" w14:textId="77777777" w:rsidR="006E59DA" w:rsidRPr="00053439" w:rsidRDefault="006E59DA" w:rsidP="00C4006C">
            <w:pPr>
              <w:jc w:val="center"/>
              <w:rPr>
                <w:i/>
                <w:iCs/>
                <w:sz w:val="20"/>
                <w:szCs w:val="20"/>
              </w:rPr>
            </w:pPr>
            <w:r w:rsidRPr="00053439">
              <w:rPr>
                <w:i/>
                <w:iCs/>
                <w:sz w:val="20"/>
                <w:szCs w:val="20"/>
              </w:rPr>
              <w:t>set3</w:t>
            </w:r>
          </w:p>
        </w:tc>
        <w:tc>
          <w:tcPr>
            <w:tcW w:w="615" w:type="pct"/>
            <w:tcBorders>
              <w:top w:val="nil"/>
              <w:left w:val="nil"/>
              <w:bottom w:val="nil"/>
              <w:right w:val="nil"/>
            </w:tcBorders>
            <w:shd w:val="clear" w:color="auto" w:fill="auto"/>
            <w:noWrap/>
            <w:vAlign w:val="bottom"/>
          </w:tcPr>
          <w:p w14:paraId="53AC5FCB"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6E3CCDC"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D036C55" w14:textId="77777777" w:rsidTr="00C4006C">
        <w:trPr>
          <w:trHeight w:val="290"/>
        </w:trPr>
        <w:tc>
          <w:tcPr>
            <w:tcW w:w="1011" w:type="pct"/>
            <w:noWrap/>
            <w:vAlign w:val="bottom"/>
            <w:hideMark/>
          </w:tcPr>
          <w:p w14:paraId="1D5B5C6B" w14:textId="77777777" w:rsidR="006E59DA" w:rsidRPr="00053439" w:rsidRDefault="006E59DA" w:rsidP="00C4006C">
            <w:pPr>
              <w:rPr>
                <w:sz w:val="20"/>
                <w:szCs w:val="20"/>
              </w:rPr>
            </w:pPr>
            <w:r w:rsidRPr="00053439">
              <w:rPr>
                <w:sz w:val="20"/>
                <w:szCs w:val="20"/>
              </w:rPr>
              <w:t> </w:t>
            </w:r>
          </w:p>
        </w:tc>
        <w:tc>
          <w:tcPr>
            <w:tcW w:w="2258" w:type="pct"/>
            <w:noWrap/>
            <w:hideMark/>
          </w:tcPr>
          <w:p w14:paraId="54F53216" w14:textId="77777777" w:rsidR="006E59DA" w:rsidRPr="00053439" w:rsidRDefault="006E59DA" w:rsidP="00C4006C">
            <w:pPr>
              <w:rPr>
                <w:sz w:val="20"/>
                <w:szCs w:val="20"/>
              </w:rPr>
            </w:pPr>
            <w:r w:rsidRPr="00053439">
              <w:rPr>
                <w:sz w:val="20"/>
                <w:szCs w:val="20"/>
              </w:rPr>
              <w:t>Staphylococcal exotoxin 30</w:t>
            </w:r>
          </w:p>
        </w:tc>
        <w:tc>
          <w:tcPr>
            <w:tcW w:w="502" w:type="pct"/>
            <w:noWrap/>
            <w:hideMark/>
          </w:tcPr>
          <w:p w14:paraId="5D8F5F31" w14:textId="77777777" w:rsidR="006E59DA" w:rsidRPr="00053439" w:rsidRDefault="006E59DA" w:rsidP="00C4006C">
            <w:pPr>
              <w:jc w:val="center"/>
              <w:rPr>
                <w:i/>
                <w:iCs/>
                <w:sz w:val="20"/>
                <w:szCs w:val="20"/>
              </w:rPr>
            </w:pPr>
            <w:r w:rsidRPr="00053439">
              <w:rPr>
                <w:i/>
                <w:iCs/>
                <w:sz w:val="20"/>
                <w:szCs w:val="20"/>
              </w:rPr>
              <w:t>set30</w:t>
            </w:r>
          </w:p>
        </w:tc>
        <w:tc>
          <w:tcPr>
            <w:tcW w:w="615" w:type="pct"/>
            <w:tcBorders>
              <w:top w:val="nil"/>
              <w:left w:val="nil"/>
              <w:bottom w:val="nil"/>
              <w:right w:val="nil"/>
            </w:tcBorders>
            <w:shd w:val="clear" w:color="auto" w:fill="auto"/>
            <w:noWrap/>
            <w:vAlign w:val="bottom"/>
          </w:tcPr>
          <w:p w14:paraId="6043B58A"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09847B3"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6688523" w14:textId="77777777" w:rsidTr="00C4006C">
        <w:trPr>
          <w:trHeight w:val="290"/>
        </w:trPr>
        <w:tc>
          <w:tcPr>
            <w:tcW w:w="1011" w:type="pct"/>
            <w:noWrap/>
            <w:vAlign w:val="bottom"/>
            <w:hideMark/>
          </w:tcPr>
          <w:p w14:paraId="575FA53C" w14:textId="77777777" w:rsidR="006E59DA" w:rsidRPr="00053439" w:rsidRDefault="006E59DA" w:rsidP="00C4006C">
            <w:pPr>
              <w:rPr>
                <w:sz w:val="20"/>
                <w:szCs w:val="20"/>
              </w:rPr>
            </w:pPr>
            <w:r w:rsidRPr="00053439">
              <w:rPr>
                <w:sz w:val="20"/>
                <w:szCs w:val="20"/>
              </w:rPr>
              <w:t> </w:t>
            </w:r>
          </w:p>
        </w:tc>
        <w:tc>
          <w:tcPr>
            <w:tcW w:w="2258" w:type="pct"/>
            <w:noWrap/>
            <w:hideMark/>
          </w:tcPr>
          <w:p w14:paraId="0B52DD05" w14:textId="77777777" w:rsidR="006E59DA" w:rsidRPr="00053439" w:rsidRDefault="006E59DA" w:rsidP="00C4006C">
            <w:pPr>
              <w:rPr>
                <w:b/>
                <w:bCs/>
                <w:sz w:val="20"/>
                <w:szCs w:val="20"/>
              </w:rPr>
            </w:pPr>
            <w:r w:rsidRPr="00053439">
              <w:rPr>
                <w:b/>
                <w:bCs/>
                <w:sz w:val="20"/>
                <w:szCs w:val="20"/>
              </w:rPr>
              <w:t>Staphylococcal exotoxin 34*</w:t>
            </w:r>
          </w:p>
        </w:tc>
        <w:tc>
          <w:tcPr>
            <w:tcW w:w="502" w:type="pct"/>
            <w:noWrap/>
            <w:hideMark/>
          </w:tcPr>
          <w:p w14:paraId="04F5C3B7" w14:textId="77777777" w:rsidR="006E59DA" w:rsidRPr="00053439" w:rsidRDefault="006E59DA" w:rsidP="00C4006C">
            <w:pPr>
              <w:jc w:val="center"/>
              <w:rPr>
                <w:i/>
                <w:iCs/>
                <w:sz w:val="20"/>
                <w:szCs w:val="20"/>
              </w:rPr>
            </w:pPr>
            <w:r w:rsidRPr="00053439">
              <w:rPr>
                <w:i/>
                <w:iCs/>
                <w:sz w:val="20"/>
                <w:szCs w:val="20"/>
              </w:rPr>
              <w:t>set34</w:t>
            </w:r>
          </w:p>
        </w:tc>
        <w:tc>
          <w:tcPr>
            <w:tcW w:w="615" w:type="pct"/>
            <w:tcBorders>
              <w:top w:val="nil"/>
              <w:left w:val="nil"/>
              <w:bottom w:val="nil"/>
              <w:right w:val="nil"/>
            </w:tcBorders>
            <w:shd w:val="clear" w:color="auto" w:fill="auto"/>
            <w:noWrap/>
            <w:vAlign w:val="bottom"/>
          </w:tcPr>
          <w:p w14:paraId="6361EE1D" w14:textId="77777777" w:rsidR="006E59DA" w:rsidRPr="00053439" w:rsidRDefault="006E59DA" w:rsidP="00C4006C">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EF8B5F0"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6260EBD3" w14:textId="77777777" w:rsidTr="00C4006C">
        <w:trPr>
          <w:trHeight w:val="290"/>
        </w:trPr>
        <w:tc>
          <w:tcPr>
            <w:tcW w:w="1011" w:type="pct"/>
            <w:noWrap/>
            <w:vAlign w:val="bottom"/>
            <w:hideMark/>
          </w:tcPr>
          <w:p w14:paraId="52C87E75" w14:textId="77777777" w:rsidR="006E59DA" w:rsidRPr="00053439" w:rsidRDefault="006E59DA" w:rsidP="00C4006C">
            <w:pPr>
              <w:rPr>
                <w:sz w:val="20"/>
                <w:szCs w:val="20"/>
              </w:rPr>
            </w:pPr>
            <w:r w:rsidRPr="00053439">
              <w:rPr>
                <w:sz w:val="20"/>
                <w:szCs w:val="20"/>
              </w:rPr>
              <w:t> </w:t>
            </w:r>
          </w:p>
        </w:tc>
        <w:tc>
          <w:tcPr>
            <w:tcW w:w="2258" w:type="pct"/>
            <w:noWrap/>
            <w:hideMark/>
          </w:tcPr>
          <w:p w14:paraId="70A83A2C" w14:textId="77777777" w:rsidR="006E59DA" w:rsidRPr="00053439" w:rsidRDefault="006E59DA" w:rsidP="00C4006C">
            <w:pPr>
              <w:rPr>
                <w:sz w:val="20"/>
                <w:szCs w:val="20"/>
              </w:rPr>
            </w:pPr>
            <w:r w:rsidRPr="00053439">
              <w:rPr>
                <w:sz w:val="20"/>
                <w:szCs w:val="20"/>
              </w:rPr>
              <w:t>Staphylococcal exotoxin 40</w:t>
            </w:r>
          </w:p>
        </w:tc>
        <w:tc>
          <w:tcPr>
            <w:tcW w:w="502" w:type="pct"/>
            <w:noWrap/>
            <w:hideMark/>
          </w:tcPr>
          <w:p w14:paraId="00CCAADD" w14:textId="77777777" w:rsidR="006E59DA" w:rsidRPr="00053439" w:rsidRDefault="006E59DA" w:rsidP="00C4006C">
            <w:pPr>
              <w:jc w:val="center"/>
              <w:rPr>
                <w:i/>
                <w:iCs/>
                <w:sz w:val="20"/>
                <w:szCs w:val="20"/>
              </w:rPr>
            </w:pPr>
            <w:r w:rsidRPr="00053439">
              <w:rPr>
                <w:i/>
                <w:iCs/>
                <w:sz w:val="20"/>
                <w:szCs w:val="20"/>
              </w:rPr>
              <w:t>set40</w:t>
            </w:r>
          </w:p>
        </w:tc>
        <w:tc>
          <w:tcPr>
            <w:tcW w:w="615" w:type="pct"/>
            <w:tcBorders>
              <w:top w:val="nil"/>
              <w:left w:val="nil"/>
              <w:bottom w:val="nil"/>
              <w:right w:val="nil"/>
            </w:tcBorders>
            <w:shd w:val="clear" w:color="auto" w:fill="auto"/>
            <w:noWrap/>
            <w:vAlign w:val="bottom"/>
          </w:tcPr>
          <w:p w14:paraId="46C3A3F2"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755594"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0D4B01A4" w14:textId="77777777" w:rsidTr="00C4006C">
        <w:trPr>
          <w:trHeight w:val="290"/>
        </w:trPr>
        <w:tc>
          <w:tcPr>
            <w:tcW w:w="1011" w:type="pct"/>
            <w:noWrap/>
            <w:vAlign w:val="bottom"/>
            <w:hideMark/>
          </w:tcPr>
          <w:p w14:paraId="3B43EE6C" w14:textId="77777777" w:rsidR="006E59DA" w:rsidRPr="00053439" w:rsidRDefault="006E59DA" w:rsidP="00C4006C">
            <w:pPr>
              <w:rPr>
                <w:sz w:val="20"/>
                <w:szCs w:val="20"/>
              </w:rPr>
            </w:pPr>
            <w:r w:rsidRPr="00053439">
              <w:rPr>
                <w:sz w:val="20"/>
                <w:szCs w:val="20"/>
              </w:rPr>
              <w:t> </w:t>
            </w:r>
          </w:p>
        </w:tc>
        <w:tc>
          <w:tcPr>
            <w:tcW w:w="2258" w:type="pct"/>
            <w:noWrap/>
            <w:hideMark/>
          </w:tcPr>
          <w:p w14:paraId="381E66DF" w14:textId="77777777" w:rsidR="006E59DA" w:rsidRPr="00053439" w:rsidRDefault="006E59DA" w:rsidP="00C4006C">
            <w:pPr>
              <w:rPr>
                <w:sz w:val="20"/>
                <w:szCs w:val="20"/>
              </w:rPr>
            </w:pPr>
            <w:r w:rsidRPr="00053439">
              <w:rPr>
                <w:sz w:val="20"/>
                <w:szCs w:val="20"/>
              </w:rPr>
              <w:t>Staphylococcal exotoxin 6</w:t>
            </w:r>
          </w:p>
        </w:tc>
        <w:tc>
          <w:tcPr>
            <w:tcW w:w="502" w:type="pct"/>
            <w:noWrap/>
            <w:hideMark/>
          </w:tcPr>
          <w:p w14:paraId="015D575A" w14:textId="77777777" w:rsidR="006E59DA" w:rsidRPr="00053439" w:rsidRDefault="006E59DA" w:rsidP="00C4006C">
            <w:pPr>
              <w:jc w:val="center"/>
              <w:rPr>
                <w:i/>
                <w:iCs/>
                <w:sz w:val="20"/>
                <w:szCs w:val="20"/>
              </w:rPr>
            </w:pPr>
            <w:r w:rsidRPr="00053439">
              <w:rPr>
                <w:i/>
                <w:iCs/>
                <w:sz w:val="20"/>
                <w:szCs w:val="20"/>
              </w:rPr>
              <w:t>set6</w:t>
            </w:r>
          </w:p>
        </w:tc>
        <w:tc>
          <w:tcPr>
            <w:tcW w:w="615" w:type="pct"/>
            <w:tcBorders>
              <w:top w:val="nil"/>
              <w:left w:val="nil"/>
              <w:bottom w:val="nil"/>
              <w:right w:val="nil"/>
            </w:tcBorders>
            <w:shd w:val="clear" w:color="auto" w:fill="auto"/>
            <w:noWrap/>
            <w:vAlign w:val="bottom"/>
          </w:tcPr>
          <w:p w14:paraId="74ECBF1B"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96C5D7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BD37D96" w14:textId="77777777" w:rsidTr="00C4006C">
        <w:trPr>
          <w:trHeight w:val="300"/>
        </w:trPr>
        <w:tc>
          <w:tcPr>
            <w:tcW w:w="1011" w:type="pct"/>
            <w:noWrap/>
            <w:vAlign w:val="bottom"/>
            <w:hideMark/>
          </w:tcPr>
          <w:p w14:paraId="118AAEC6" w14:textId="77777777" w:rsidR="006E59DA" w:rsidRPr="00053439" w:rsidRDefault="006E59DA" w:rsidP="00C4006C">
            <w:pPr>
              <w:rPr>
                <w:sz w:val="20"/>
                <w:szCs w:val="20"/>
              </w:rPr>
            </w:pPr>
            <w:r w:rsidRPr="00053439">
              <w:rPr>
                <w:sz w:val="20"/>
                <w:szCs w:val="20"/>
              </w:rPr>
              <w:t> </w:t>
            </w:r>
          </w:p>
        </w:tc>
        <w:tc>
          <w:tcPr>
            <w:tcW w:w="2258" w:type="pct"/>
            <w:noWrap/>
            <w:hideMark/>
          </w:tcPr>
          <w:p w14:paraId="105F8C44" w14:textId="77777777" w:rsidR="006E59DA" w:rsidRPr="00053439" w:rsidRDefault="006E59DA" w:rsidP="00C4006C">
            <w:pPr>
              <w:rPr>
                <w:sz w:val="20"/>
                <w:szCs w:val="20"/>
              </w:rPr>
            </w:pPr>
            <w:r w:rsidRPr="00053439">
              <w:rPr>
                <w:sz w:val="20"/>
                <w:szCs w:val="20"/>
              </w:rPr>
              <w:t>Staphylococcal exotoxin 8</w:t>
            </w:r>
          </w:p>
        </w:tc>
        <w:tc>
          <w:tcPr>
            <w:tcW w:w="502" w:type="pct"/>
            <w:noWrap/>
            <w:hideMark/>
          </w:tcPr>
          <w:p w14:paraId="3C94D83B" w14:textId="77777777" w:rsidR="006E59DA" w:rsidRPr="00053439" w:rsidRDefault="006E59DA" w:rsidP="00C4006C">
            <w:pPr>
              <w:jc w:val="center"/>
              <w:rPr>
                <w:i/>
                <w:iCs/>
                <w:sz w:val="20"/>
                <w:szCs w:val="20"/>
              </w:rPr>
            </w:pPr>
            <w:r w:rsidRPr="00053439">
              <w:rPr>
                <w:i/>
                <w:iCs/>
                <w:sz w:val="20"/>
                <w:szCs w:val="20"/>
              </w:rPr>
              <w:t>set8</w:t>
            </w:r>
          </w:p>
        </w:tc>
        <w:tc>
          <w:tcPr>
            <w:tcW w:w="615" w:type="pct"/>
            <w:tcBorders>
              <w:top w:val="nil"/>
              <w:left w:val="nil"/>
              <w:bottom w:val="nil"/>
              <w:right w:val="nil"/>
            </w:tcBorders>
            <w:shd w:val="clear" w:color="auto" w:fill="auto"/>
            <w:noWrap/>
            <w:vAlign w:val="bottom"/>
          </w:tcPr>
          <w:p w14:paraId="35382CDF"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471E2DE5"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2DF0DFBF" w14:textId="77777777" w:rsidTr="00C4006C">
        <w:trPr>
          <w:trHeight w:val="290"/>
        </w:trPr>
        <w:tc>
          <w:tcPr>
            <w:tcW w:w="1011" w:type="pct"/>
            <w:noWrap/>
            <w:vAlign w:val="bottom"/>
          </w:tcPr>
          <w:p w14:paraId="2B85C3B4" w14:textId="77777777" w:rsidR="006E59DA" w:rsidRPr="00053439" w:rsidRDefault="006E59DA" w:rsidP="00C4006C">
            <w:pPr>
              <w:jc w:val="center"/>
              <w:rPr>
                <w:i/>
                <w:iCs/>
                <w:sz w:val="20"/>
                <w:szCs w:val="20"/>
              </w:rPr>
            </w:pPr>
            <w:r w:rsidRPr="00053439">
              <w:rPr>
                <w:i/>
                <w:iCs/>
                <w:sz w:val="20"/>
                <w:szCs w:val="20"/>
              </w:rPr>
              <w:t xml:space="preserve">Toxins: Phenol             soluble </w:t>
            </w:r>
            <w:proofErr w:type="spellStart"/>
            <w:r w:rsidRPr="00053439">
              <w:rPr>
                <w:i/>
                <w:iCs/>
                <w:sz w:val="20"/>
                <w:szCs w:val="20"/>
              </w:rPr>
              <w:t>modulins</w:t>
            </w:r>
            <w:proofErr w:type="spellEnd"/>
          </w:p>
        </w:tc>
        <w:tc>
          <w:tcPr>
            <w:tcW w:w="2258" w:type="pct"/>
            <w:noWrap/>
          </w:tcPr>
          <w:p w14:paraId="45B18C8F" w14:textId="77777777" w:rsidR="006E59DA" w:rsidRPr="00053439" w:rsidRDefault="006E59DA" w:rsidP="00C4006C">
            <w:pPr>
              <w:rPr>
                <w:sz w:val="20"/>
                <w:szCs w:val="20"/>
              </w:rPr>
            </w:pPr>
          </w:p>
        </w:tc>
        <w:tc>
          <w:tcPr>
            <w:tcW w:w="502" w:type="pct"/>
            <w:noWrap/>
          </w:tcPr>
          <w:p w14:paraId="476A1E51" w14:textId="77777777" w:rsidR="006E59DA" w:rsidRPr="00053439" w:rsidRDefault="006E59DA" w:rsidP="00C4006C">
            <w:pPr>
              <w:jc w:val="center"/>
              <w:rPr>
                <w:i/>
                <w:iCs/>
                <w:sz w:val="20"/>
                <w:szCs w:val="20"/>
              </w:rPr>
            </w:pPr>
          </w:p>
        </w:tc>
        <w:tc>
          <w:tcPr>
            <w:tcW w:w="615" w:type="pct"/>
            <w:noWrap/>
          </w:tcPr>
          <w:p w14:paraId="4D19F77F" w14:textId="77777777" w:rsidR="006E59DA" w:rsidRPr="00053439" w:rsidRDefault="006E59DA" w:rsidP="00C4006C">
            <w:pPr>
              <w:jc w:val="center"/>
              <w:rPr>
                <w:sz w:val="20"/>
                <w:szCs w:val="20"/>
              </w:rPr>
            </w:pPr>
          </w:p>
        </w:tc>
        <w:tc>
          <w:tcPr>
            <w:tcW w:w="614" w:type="pct"/>
            <w:noWrap/>
          </w:tcPr>
          <w:p w14:paraId="78389674" w14:textId="77777777" w:rsidR="006E59DA" w:rsidRPr="00053439" w:rsidRDefault="006E59DA" w:rsidP="00C4006C">
            <w:pPr>
              <w:jc w:val="center"/>
              <w:rPr>
                <w:sz w:val="20"/>
                <w:szCs w:val="20"/>
              </w:rPr>
            </w:pPr>
          </w:p>
        </w:tc>
      </w:tr>
      <w:tr w:rsidR="006E59DA" w:rsidRPr="00053439" w14:paraId="7C18B282" w14:textId="77777777" w:rsidTr="00C4006C">
        <w:trPr>
          <w:trHeight w:val="290"/>
        </w:trPr>
        <w:tc>
          <w:tcPr>
            <w:tcW w:w="1011" w:type="pct"/>
            <w:noWrap/>
            <w:vAlign w:val="bottom"/>
            <w:hideMark/>
          </w:tcPr>
          <w:p w14:paraId="0CC462C1" w14:textId="77777777" w:rsidR="006E59DA" w:rsidRPr="00053439" w:rsidRDefault="006E59DA" w:rsidP="00C4006C">
            <w:pPr>
              <w:rPr>
                <w:sz w:val="20"/>
                <w:szCs w:val="20"/>
              </w:rPr>
            </w:pPr>
          </w:p>
        </w:tc>
        <w:tc>
          <w:tcPr>
            <w:tcW w:w="2258" w:type="pct"/>
            <w:noWrap/>
            <w:hideMark/>
          </w:tcPr>
          <w:p w14:paraId="650D3AB6"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47924596" w14:textId="77777777" w:rsidR="006E59DA" w:rsidRPr="00053439" w:rsidRDefault="006E59DA" w:rsidP="00C4006C">
            <w:pPr>
              <w:jc w:val="center"/>
              <w:rPr>
                <w:i/>
                <w:iCs/>
                <w:sz w:val="20"/>
                <w:szCs w:val="20"/>
              </w:rPr>
            </w:pPr>
            <w:r w:rsidRPr="00053439">
              <w:rPr>
                <w:i/>
                <w:iCs/>
                <w:sz w:val="20"/>
                <w:szCs w:val="20"/>
              </w:rPr>
              <w:t>PSMB1</w:t>
            </w:r>
          </w:p>
        </w:tc>
        <w:tc>
          <w:tcPr>
            <w:tcW w:w="615" w:type="pct"/>
            <w:tcBorders>
              <w:top w:val="nil"/>
              <w:left w:val="nil"/>
              <w:bottom w:val="nil"/>
              <w:right w:val="nil"/>
            </w:tcBorders>
            <w:shd w:val="clear" w:color="auto" w:fill="auto"/>
            <w:noWrap/>
            <w:vAlign w:val="bottom"/>
          </w:tcPr>
          <w:p w14:paraId="518473CB"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15B0697"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2054D3B" w14:textId="77777777" w:rsidTr="00C4006C">
        <w:trPr>
          <w:trHeight w:val="290"/>
        </w:trPr>
        <w:tc>
          <w:tcPr>
            <w:tcW w:w="1011" w:type="pct"/>
            <w:noWrap/>
            <w:vAlign w:val="bottom"/>
            <w:hideMark/>
          </w:tcPr>
          <w:p w14:paraId="5A851565" w14:textId="77777777" w:rsidR="006E59DA" w:rsidRPr="00053439" w:rsidRDefault="006E59DA" w:rsidP="00C4006C">
            <w:pPr>
              <w:rPr>
                <w:sz w:val="20"/>
                <w:szCs w:val="20"/>
              </w:rPr>
            </w:pPr>
            <w:r w:rsidRPr="00053439">
              <w:rPr>
                <w:sz w:val="20"/>
                <w:szCs w:val="20"/>
              </w:rPr>
              <w:t> </w:t>
            </w:r>
          </w:p>
        </w:tc>
        <w:tc>
          <w:tcPr>
            <w:tcW w:w="2258" w:type="pct"/>
            <w:noWrap/>
            <w:hideMark/>
          </w:tcPr>
          <w:p w14:paraId="3E929A62"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19398183" w14:textId="77777777" w:rsidR="006E59DA" w:rsidRPr="00053439" w:rsidRDefault="006E59DA" w:rsidP="00C4006C">
            <w:pPr>
              <w:jc w:val="center"/>
              <w:rPr>
                <w:i/>
                <w:iCs/>
                <w:sz w:val="20"/>
                <w:szCs w:val="20"/>
              </w:rPr>
            </w:pPr>
            <w:r w:rsidRPr="00053439">
              <w:rPr>
                <w:i/>
                <w:iCs/>
                <w:sz w:val="20"/>
                <w:szCs w:val="20"/>
              </w:rPr>
              <w:t>PSMB2</w:t>
            </w:r>
          </w:p>
        </w:tc>
        <w:tc>
          <w:tcPr>
            <w:tcW w:w="615" w:type="pct"/>
            <w:tcBorders>
              <w:top w:val="nil"/>
              <w:left w:val="nil"/>
              <w:bottom w:val="nil"/>
              <w:right w:val="nil"/>
            </w:tcBorders>
            <w:shd w:val="clear" w:color="auto" w:fill="auto"/>
            <w:noWrap/>
            <w:vAlign w:val="bottom"/>
          </w:tcPr>
          <w:p w14:paraId="4E2A453F"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F66BD"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61311903" w14:textId="77777777" w:rsidTr="00C4006C">
        <w:trPr>
          <w:trHeight w:val="290"/>
        </w:trPr>
        <w:tc>
          <w:tcPr>
            <w:tcW w:w="1011" w:type="pct"/>
            <w:noWrap/>
            <w:vAlign w:val="bottom"/>
            <w:hideMark/>
          </w:tcPr>
          <w:p w14:paraId="3070B1D7" w14:textId="77777777" w:rsidR="006E59DA" w:rsidRPr="00053439" w:rsidRDefault="006E59DA" w:rsidP="00C4006C">
            <w:pPr>
              <w:jc w:val="right"/>
              <w:rPr>
                <w:sz w:val="20"/>
                <w:szCs w:val="20"/>
              </w:rPr>
            </w:pPr>
            <w:r w:rsidRPr="00053439">
              <w:rPr>
                <w:sz w:val="20"/>
                <w:szCs w:val="20"/>
              </w:rPr>
              <w:t> </w:t>
            </w:r>
          </w:p>
        </w:tc>
        <w:tc>
          <w:tcPr>
            <w:tcW w:w="2258" w:type="pct"/>
            <w:noWrap/>
            <w:hideMark/>
          </w:tcPr>
          <w:p w14:paraId="6E636409"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601B2CA" w14:textId="77777777" w:rsidR="006E59DA" w:rsidRPr="00053439" w:rsidRDefault="006E59DA" w:rsidP="00C4006C">
            <w:pPr>
              <w:jc w:val="center"/>
              <w:rPr>
                <w:i/>
                <w:iCs/>
                <w:sz w:val="20"/>
                <w:szCs w:val="20"/>
              </w:rPr>
            </w:pPr>
            <w:r w:rsidRPr="00053439">
              <w:rPr>
                <w:i/>
                <w:iCs/>
                <w:sz w:val="20"/>
                <w:szCs w:val="20"/>
              </w:rPr>
              <w:t>PSMB3</w:t>
            </w:r>
          </w:p>
        </w:tc>
        <w:tc>
          <w:tcPr>
            <w:tcW w:w="615" w:type="pct"/>
            <w:tcBorders>
              <w:top w:val="nil"/>
              <w:left w:val="nil"/>
              <w:bottom w:val="nil"/>
              <w:right w:val="nil"/>
            </w:tcBorders>
            <w:shd w:val="clear" w:color="auto" w:fill="auto"/>
            <w:noWrap/>
            <w:vAlign w:val="bottom"/>
          </w:tcPr>
          <w:p w14:paraId="3A34E399"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A0C33EF"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9A20F08" w14:textId="77777777" w:rsidTr="00C4006C">
        <w:trPr>
          <w:trHeight w:val="290"/>
        </w:trPr>
        <w:tc>
          <w:tcPr>
            <w:tcW w:w="1011" w:type="pct"/>
            <w:noWrap/>
            <w:vAlign w:val="bottom"/>
            <w:hideMark/>
          </w:tcPr>
          <w:p w14:paraId="339962FB" w14:textId="77777777" w:rsidR="006E59DA" w:rsidRPr="00053439" w:rsidRDefault="006E59DA" w:rsidP="00C4006C">
            <w:pPr>
              <w:rPr>
                <w:sz w:val="20"/>
                <w:szCs w:val="20"/>
              </w:rPr>
            </w:pPr>
            <w:r w:rsidRPr="00053439">
              <w:rPr>
                <w:sz w:val="20"/>
                <w:szCs w:val="20"/>
              </w:rPr>
              <w:t> </w:t>
            </w:r>
          </w:p>
        </w:tc>
        <w:tc>
          <w:tcPr>
            <w:tcW w:w="2258" w:type="pct"/>
            <w:noWrap/>
            <w:hideMark/>
          </w:tcPr>
          <w:p w14:paraId="1E76F753"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54FAF136" w14:textId="77777777" w:rsidR="006E59DA" w:rsidRPr="00053439" w:rsidRDefault="006E59DA" w:rsidP="00C4006C">
            <w:pPr>
              <w:jc w:val="center"/>
              <w:rPr>
                <w:i/>
                <w:iCs/>
                <w:sz w:val="20"/>
                <w:szCs w:val="20"/>
              </w:rPr>
            </w:pPr>
            <w:r w:rsidRPr="00053439">
              <w:rPr>
                <w:i/>
                <w:iCs/>
                <w:sz w:val="20"/>
                <w:szCs w:val="20"/>
              </w:rPr>
              <w:t>PSMB4</w:t>
            </w:r>
          </w:p>
        </w:tc>
        <w:tc>
          <w:tcPr>
            <w:tcW w:w="615" w:type="pct"/>
            <w:tcBorders>
              <w:top w:val="nil"/>
              <w:left w:val="nil"/>
              <w:bottom w:val="nil"/>
              <w:right w:val="nil"/>
            </w:tcBorders>
            <w:shd w:val="clear" w:color="auto" w:fill="auto"/>
            <w:noWrap/>
            <w:vAlign w:val="bottom"/>
          </w:tcPr>
          <w:p w14:paraId="3A047817"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87FCB2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4065B731" w14:textId="77777777" w:rsidTr="00C4006C">
        <w:trPr>
          <w:trHeight w:val="290"/>
        </w:trPr>
        <w:tc>
          <w:tcPr>
            <w:tcW w:w="1011" w:type="pct"/>
            <w:noWrap/>
            <w:vAlign w:val="bottom"/>
            <w:hideMark/>
          </w:tcPr>
          <w:p w14:paraId="19277AA7" w14:textId="77777777" w:rsidR="006E59DA" w:rsidRPr="00053439" w:rsidRDefault="006E59DA" w:rsidP="00C4006C">
            <w:pPr>
              <w:rPr>
                <w:sz w:val="20"/>
                <w:szCs w:val="20"/>
              </w:rPr>
            </w:pPr>
            <w:r w:rsidRPr="00053439">
              <w:rPr>
                <w:sz w:val="20"/>
                <w:szCs w:val="20"/>
              </w:rPr>
              <w:t> </w:t>
            </w:r>
          </w:p>
        </w:tc>
        <w:tc>
          <w:tcPr>
            <w:tcW w:w="2258" w:type="pct"/>
            <w:noWrap/>
            <w:hideMark/>
          </w:tcPr>
          <w:p w14:paraId="1A991CDB"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EF4BC45" w14:textId="77777777" w:rsidR="006E59DA" w:rsidRPr="00053439" w:rsidRDefault="006E59DA" w:rsidP="00C4006C">
            <w:pPr>
              <w:jc w:val="center"/>
              <w:rPr>
                <w:i/>
                <w:iCs/>
                <w:sz w:val="20"/>
                <w:szCs w:val="20"/>
              </w:rPr>
            </w:pPr>
            <w:r w:rsidRPr="00053439">
              <w:rPr>
                <w:i/>
                <w:iCs/>
                <w:sz w:val="20"/>
                <w:szCs w:val="20"/>
              </w:rPr>
              <w:t>PSMB5</w:t>
            </w:r>
          </w:p>
        </w:tc>
        <w:tc>
          <w:tcPr>
            <w:tcW w:w="615" w:type="pct"/>
            <w:tcBorders>
              <w:top w:val="nil"/>
              <w:left w:val="nil"/>
              <w:bottom w:val="nil"/>
              <w:right w:val="nil"/>
            </w:tcBorders>
            <w:shd w:val="clear" w:color="auto" w:fill="auto"/>
            <w:noWrap/>
            <w:vAlign w:val="bottom"/>
          </w:tcPr>
          <w:p w14:paraId="0DE7A48C"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A03D8B"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5AA2ED61" w14:textId="77777777" w:rsidTr="00C4006C">
        <w:trPr>
          <w:trHeight w:val="300"/>
        </w:trPr>
        <w:tc>
          <w:tcPr>
            <w:tcW w:w="1011" w:type="pct"/>
            <w:noWrap/>
            <w:vAlign w:val="bottom"/>
            <w:hideMark/>
          </w:tcPr>
          <w:p w14:paraId="1931A766" w14:textId="77777777" w:rsidR="006E59DA" w:rsidRPr="00053439" w:rsidRDefault="006E59DA" w:rsidP="00C4006C">
            <w:pPr>
              <w:rPr>
                <w:sz w:val="20"/>
                <w:szCs w:val="20"/>
              </w:rPr>
            </w:pPr>
            <w:r w:rsidRPr="00053439">
              <w:rPr>
                <w:sz w:val="20"/>
                <w:szCs w:val="20"/>
              </w:rPr>
              <w:t> </w:t>
            </w:r>
          </w:p>
        </w:tc>
        <w:tc>
          <w:tcPr>
            <w:tcW w:w="2258" w:type="pct"/>
            <w:noWrap/>
            <w:hideMark/>
          </w:tcPr>
          <w:p w14:paraId="20EFAA4E" w14:textId="77777777" w:rsidR="006E59DA" w:rsidRPr="00053439" w:rsidRDefault="006E59DA" w:rsidP="00C4006C">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2565394C" w14:textId="77777777" w:rsidR="006E59DA" w:rsidRPr="00053439" w:rsidRDefault="006E59DA" w:rsidP="00C4006C">
            <w:pPr>
              <w:jc w:val="center"/>
              <w:rPr>
                <w:i/>
                <w:iCs/>
                <w:sz w:val="20"/>
                <w:szCs w:val="20"/>
              </w:rPr>
            </w:pPr>
            <w:r w:rsidRPr="00053439">
              <w:rPr>
                <w:i/>
                <w:iCs/>
                <w:sz w:val="20"/>
                <w:szCs w:val="20"/>
              </w:rPr>
              <w:t>PSMB6</w:t>
            </w:r>
          </w:p>
        </w:tc>
        <w:tc>
          <w:tcPr>
            <w:tcW w:w="615" w:type="pct"/>
            <w:tcBorders>
              <w:top w:val="nil"/>
              <w:left w:val="nil"/>
              <w:bottom w:val="nil"/>
              <w:right w:val="nil"/>
            </w:tcBorders>
            <w:shd w:val="clear" w:color="auto" w:fill="auto"/>
            <w:noWrap/>
            <w:vAlign w:val="bottom"/>
          </w:tcPr>
          <w:p w14:paraId="3753CC9C"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4DD58C3"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620F6D9" w14:textId="77777777" w:rsidTr="00C4006C">
        <w:trPr>
          <w:trHeight w:val="300"/>
        </w:trPr>
        <w:tc>
          <w:tcPr>
            <w:tcW w:w="1011" w:type="pct"/>
            <w:noWrap/>
            <w:vAlign w:val="bottom"/>
          </w:tcPr>
          <w:p w14:paraId="37799973" w14:textId="77777777" w:rsidR="006E59DA" w:rsidRPr="00053439" w:rsidRDefault="006E59DA" w:rsidP="00C4006C">
            <w:pPr>
              <w:jc w:val="right"/>
              <w:rPr>
                <w:i/>
                <w:iCs/>
                <w:sz w:val="20"/>
                <w:szCs w:val="20"/>
              </w:rPr>
            </w:pPr>
            <w:r w:rsidRPr="00053439">
              <w:rPr>
                <w:i/>
                <w:iCs/>
                <w:sz w:val="20"/>
                <w:szCs w:val="20"/>
              </w:rPr>
              <w:t>Toxins: Hemolysins</w:t>
            </w:r>
          </w:p>
        </w:tc>
        <w:tc>
          <w:tcPr>
            <w:tcW w:w="2258" w:type="pct"/>
            <w:noWrap/>
          </w:tcPr>
          <w:p w14:paraId="4F00AA3E" w14:textId="77777777" w:rsidR="006E59DA" w:rsidRPr="00053439" w:rsidRDefault="006E59DA" w:rsidP="00C4006C">
            <w:pPr>
              <w:rPr>
                <w:sz w:val="20"/>
                <w:szCs w:val="20"/>
              </w:rPr>
            </w:pPr>
          </w:p>
        </w:tc>
        <w:tc>
          <w:tcPr>
            <w:tcW w:w="502" w:type="pct"/>
            <w:noWrap/>
          </w:tcPr>
          <w:p w14:paraId="678FE1B7" w14:textId="77777777" w:rsidR="006E59DA" w:rsidRPr="00053439" w:rsidRDefault="006E59DA" w:rsidP="00C4006C">
            <w:pPr>
              <w:jc w:val="center"/>
              <w:rPr>
                <w:i/>
                <w:iCs/>
                <w:sz w:val="20"/>
                <w:szCs w:val="20"/>
              </w:rPr>
            </w:pPr>
          </w:p>
        </w:tc>
        <w:tc>
          <w:tcPr>
            <w:tcW w:w="615" w:type="pct"/>
            <w:tcBorders>
              <w:top w:val="nil"/>
              <w:left w:val="nil"/>
              <w:bottom w:val="nil"/>
              <w:right w:val="nil"/>
            </w:tcBorders>
            <w:shd w:val="clear" w:color="auto" w:fill="auto"/>
            <w:noWrap/>
            <w:vAlign w:val="bottom"/>
          </w:tcPr>
          <w:p w14:paraId="15D3177A" w14:textId="77777777" w:rsidR="006E59DA" w:rsidRPr="00053439" w:rsidRDefault="006E59DA" w:rsidP="00C4006C">
            <w:pPr>
              <w:jc w:val="center"/>
              <w:rPr>
                <w:sz w:val="20"/>
                <w:szCs w:val="20"/>
              </w:rPr>
            </w:pPr>
          </w:p>
        </w:tc>
        <w:tc>
          <w:tcPr>
            <w:tcW w:w="614" w:type="pct"/>
            <w:tcBorders>
              <w:top w:val="nil"/>
              <w:left w:val="nil"/>
              <w:bottom w:val="nil"/>
              <w:right w:val="nil"/>
            </w:tcBorders>
            <w:shd w:val="clear" w:color="auto" w:fill="auto"/>
            <w:noWrap/>
            <w:vAlign w:val="bottom"/>
          </w:tcPr>
          <w:p w14:paraId="5E386FAC" w14:textId="77777777" w:rsidR="006E59DA" w:rsidRPr="00053439" w:rsidRDefault="006E59DA" w:rsidP="00C4006C">
            <w:pPr>
              <w:jc w:val="center"/>
              <w:rPr>
                <w:sz w:val="20"/>
                <w:szCs w:val="20"/>
              </w:rPr>
            </w:pPr>
          </w:p>
        </w:tc>
      </w:tr>
      <w:tr w:rsidR="006E59DA" w:rsidRPr="00053439" w14:paraId="61AC829C" w14:textId="77777777" w:rsidTr="00C4006C">
        <w:trPr>
          <w:trHeight w:val="300"/>
        </w:trPr>
        <w:tc>
          <w:tcPr>
            <w:tcW w:w="1011" w:type="pct"/>
            <w:noWrap/>
            <w:vAlign w:val="bottom"/>
            <w:hideMark/>
          </w:tcPr>
          <w:p w14:paraId="29AAA2BF" w14:textId="77777777" w:rsidR="006E59DA" w:rsidRPr="00053439" w:rsidRDefault="006E59DA" w:rsidP="00C4006C">
            <w:pPr>
              <w:rPr>
                <w:sz w:val="20"/>
                <w:szCs w:val="20"/>
              </w:rPr>
            </w:pPr>
          </w:p>
        </w:tc>
        <w:tc>
          <w:tcPr>
            <w:tcW w:w="2258" w:type="pct"/>
            <w:noWrap/>
            <w:hideMark/>
          </w:tcPr>
          <w:p w14:paraId="123250E8" w14:textId="77777777" w:rsidR="006E59DA" w:rsidRPr="00053439" w:rsidRDefault="006E59DA" w:rsidP="00C4006C">
            <w:pPr>
              <w:rPr>
                <w:sz w:val="20"/>
                <w:szCs w:val="20"/>
              </w:rPr>
            </w:pPr>
            <w:r w:rsidRPr="00053439">
              <w:rPr>
                <w:sz w:val="20"/>
                <w:szCs w:val="20"/>
              </w:rPr>
              <w:t>β-hemolysin</w:t>
            </w:r>
          </w:p>
        </w:tc>
        <w:tc>
          <w:tcPr>
            <w:tcW w:w="502" w:type="pct"/>
            <w:noWrap/>
            <w:hideMark/>
          </w:tcPr>
          <w:p w14:paraId="2F568DC1" w14:textId="77777777" w:rsidR="006E59DA" w:rsidRPr="00053439" w:rsidRDefault="006E59DA" w:rsidP="00C4006C">
            <w:pPr>
              <w:jc w:val="center"/>
              <w:rPr>
                <w:i/>
                <w:iCs/>
                <w:sz w:val="20"/>
                <w:szCs w:val="20"/>
              </w:rPr>
            </w:pPr>
            <w:proofErr w:type="spellStart"/>
            <w:r w:rsidRPr="00053439">
              <w:rPr>
                <w:i/>
                <w:iCs/>
                <w:sz w:val="20"/>
                <w:szCs w:val="20"/>
              </w:rPr>
              <w:t>hlb</w:t>
            </w:r>
            <w:proofErr w:type="spellEnd"/>
          </w:p>
        </w:tc>
        <w:tc>
          <w:tcPr>
            <w:tcW w:w="615" w:type="pct"/>
            <w:tcBorders>
              <w:top w:val="nil"/>
              <w:left w:val="nil"/>
              <w:bottom w:val="nil"/>
              <w:right w:val="nil"/>
            </w:tcBorders>
            <w:shd w:val="clear" w:color="auto" w:fill="auto"/>
            <w:noWrap/>
            <w:vAlign w:val="bottom"/>
          </w:tcPr>
          <w:p w14:paraId="2688E4CE"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CBE7572"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397FB470" w14:textId="77777777" w:rsidTr="00C4006C">
        <w:trPr>
          <w:trHeight w:val="300"/>
        </w:trPr>
        <w:tc>
          <w:tcPr>
            <w:tcW w:w="1011" w:type="pct"/>
            <w:noWrap/>
            <w:vAlign w:val="bottom"/>
          </w:tcPr>
          <w:p w14:paraId="321B7F9A" w14:textId="77777777" w:rsidR="006E59DA" w:rsidRPr="00053439" w:rsidRDefault="006E59DA" w:rsidP="00C4006C">
            <w:pPr>
              <w:jc w:val="right"/>
              <w:rPr>
                <w:i/>
                <w:iCs/>
                <w:sz w:val="20"/>
                <w:szCs w:val="20"/>
              </w:rPr>
            </w:pPr>
            <w:r w:rsidRPr="00053439">
              <w:rPr>
                <w:i/>
                <w:iCs/>
                <w:sz w:val="20"/>
                <w:szCs w:val="20"/>
              </w:rPr>
              <w:t>Toxins: Exfoliative toxins</w:t>
            </w:r>
          </w:p>
        </w:tc>
        <w:tc>
          <w:tcPr>
            <w:tcW w:w="2258" w:type="pct"/>
            <w:noWrap/>
          </w:tcPr>
          <w:p w14:paraId="63FB041F" w14:textId="77777777" w:rsidR="006E59DA" w:rsidRPr="00053439" w:rsidRDefault="006E59DA" w:rsidP="00C4006C">
            <w:pPr>
              <w:rPr>
                <w:sz w:val="20"/>
                <w:szCs w:val="20"/>
              </w:rPr>
            </w:pPr>
          </w:p>
        </w:tc>
        <w:tc>
          <w:tcPr>
            <w:tcW w:w="502" w:type="pct"/>
            <w:noWrap/>
          </w:tcPr>
          <w:p w14:paraId="2FD9F68C" w14:textId="77777777" w:rsidR="006E59DA" w:rsidRPr="00053439" w:rsidRDefault="006E59DA" w:rsidP="00C4006C">
            <w:pPr>
              <w:jc w:val="center"/>
              <w:rPr>
                <w:i/>
                <w:iCs/>
                <w:sz w:val="20"/>
                <w:szCs w:val="20"/>
              </w:rPr>
            </w:pPr>
          </w:p>
        </w:tc>
        <w:tc>
          <w:tcPr>
            <w:tcW w:w="615" w:type="pct"/>
            <w:noWrap/>
          </w:tcPr>
          <w:p w14:paraId="57D4382B" w14:textId="77777777" w:rsidR="006E59DA" w:rsidRPr="00053439" w:rsidRDefault="006E59DA" w:rsidP="00C4006C">
            <w:pPr>
              <w:jc w:val="center"/>
              <w:rPr>
                <w:sz w:val="20"/>
                <w:szCs w:val="20"/>
              </w:rPr>
            </w:pPr>
          </w:p>
        </w:tc>
        <w:tc>
          <w:tcPr>
            <w:tcW w:w="614" w:type="pct"/>
            <w:noWrap/>
          </w:tcPr>
          <w:p w14:paraId="037BA543" w14:textId="77777777" w:rsidR="006E59DA" w:rsidRPr="00053439" w:rsidRDefault="006E59DA" w:rsidP="00C4006C">
            <w:pPr>
              <w:jc w:val="center"/>
              <w:rPr>
                <w:sz w:val="20"/>
                <w:szCs w:val="20"/>
              </w:rPr>
            </w:pPr>
          </w:p>
        </w:tc>
      </w:tr>
      <w:tr w:rsidR="006E59DA" w:rsidRPr="00053439" w14:paraId="74FE363D" w14:textId="77777777" w:rsidTr="00C4006C">
        <w:trPr>
          <w:trHeight w:val="300"/>
        </w:trPr>
        <w:tc>
          <w:tcPr>
            <w:tcW w:w="1011" w:type="pct"/>
            <w:noWrap/>
            <w:vAlign w:val="bottom"/>
            <w:hideMark/>
          </w:tcPr>
          <w:p w14:paraId="7339EFE5" w14:textId="77777777" w:rsidR="006E59DA" w:rsidRPr="00053439" w:rsidRDefault="006E59DA" w:rsidP="00C4006C">
            <w:pPr>
              <w:rPr>
                <w:sz w:val="20"/>
                <w:szCs w:val="20"/>
              </w:rPr>
            </w:pPr>
          </w:p>
        </w:tc>
        <w:tc>
          <w:tcPr>
            <w:tcW w:w="2258" w:type="pct"/>
            <w:noWrap/>
            <w:hideMark/>
          </w:tcPr>
          <w:p w14:paraId="10B521C6" w14:textId="77777777" w:rsidR="006E59DA" w:rsidRPr="00053439" w:rsidRDefault="006E59DA" w:rsidP="00C4006C">
            <w:pPr>
              <w:rPr>
                <w:sz w:val="20"/>
                <w:szCs w:val="20"/>
              </w:rPr>
            </w:pPr>
            <w:r w:rsidRPr="00053439">
              <w:rPr>
                <w:sz w:val="20"/>
                <w:szCs w:val="20"/>
              </w:rPr>
              <w:t>Exfoliative toxin type c</w:t>
            </w:r>
          </w:p>
        </w:tc>
        <w:tc>
          <w:tcPr>
            <w:tcW w:w="502" w:type="pct"/>
            <w:noWrap/>
            <w:hideMark/>
          </w:tcPr>
          <w:p w14:paraId="0FDD6CE5" w14:textId="77777777" w:rsidR="006E59DA" w:rsidRPr="00053439" w:rsidRDefault="006E59DA" w:rsidP="00C4006C">
            <w:pPr>
              <w:jc w:val="center"/>
              <w:rPr>
                <w:i/>
                <w:iCs/>
                <w:sz w:val="20"/>
                <w:szCs w:val="20"/>
              </w:rPr>
            </w:pPr>
            <w:proofErr w:type="spellStart"/>
            <w:r w:rsidRPr="00053439">
              <w:rPr>
                <w:i/>
                <w:iCs/>
                <w:sz w:val="20"/>
                <w:szCs w:val="20"/>
              </w:rPr>
              <w:t>etc</w:t>
            </w:r>
            <w:proofErr w:type="spellEnd"/>
          </w:p>
        </w:tc>
        <w:tc>
          <w:tcPr>
            <w:tcW w:w="615" w:type="pct"/>
            <w:tcBorders>
              <w:top w:val="nil"/>
              <w:left w:val="nil"/>
              <w:bottom w:val="nil"/>
              <w:right w:val="nil"/>
            </w:tcBorders>
            <w:shd w:val="clear" w:color="auto" w:fill="auto"/>
            <w:noWrap/>
            <w:vAlign w:val="bottom"/>
          </w:tcPr>
          <w:p w14:paraId="3CA73700" w14:textId="77777777" w:rsidR="006E59DA" w:rsidRPr="00053439" w:rsidRDefault="006E59DA" w:rsidP="00C4006C">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5F5E279" w14:textId="77777777" w:rsidR="006E59DA" w:rsidRPr="00053439" w:rsidRDefault="006E59DA" w:rsidP="00C4006C">
            <w:pPr>
              <w:jc w:val="center"/>
              <w:rPr>
                <w:sz w:val="20"/>
                <w:szCs w:val="20"/>
              </w:rPr>
            </w:pPr>
            <w:r w:rsidRPr="00053439">
              <w:rPr>
                <w:color w:val="000000"/>
                <w:sz w:val="20"/>
                <w:szCs w:val="20"/>
              </w:rPr>
              <w:t>15 (100)</w:t>
            </w:r>
          </w:p>
        </w:tc>
      </w:tr>
      <w:tr w:rsidR="006E59DA" w:rsidRPr="00053439" w14:paraId="220EC36B" w14:textId="77777777" w:rsidTr="00C4006C">
        <w:trPr>
          <w:trHeight w:val="290"/>
        </w:trPr>
        <w:tc>
          <w:tcPr>
            <w:tcW w:w="1011" w:type="pct"/>
            <w:noWrap/>
            <w:vAlign w:val="bottom"/>
          </w:tcPr>
          <w:p w14:paraId="5773ACC8" w14:textId="77777777" w:rsidR="006E59DA" w:rsidRPr="00053439" w:rsidRDefault="006E59DA" w:rsidP="00C4006C">
            <w:pPr>
              <w:jc w:val="right"/>
              <w:rPr>
                <w:i/>
                <w:iCs/>
                <w:sz w:val="20"/>
                <w:szCs w:val="20"/>
              </w:rPr>
            </w:pPr>
            <w:r w:rsidRPr="00053439">
              <w:rPr>
                <w:i/>
                <w:iCs/>
                <w:sz w:val="20"/>
                <w:szCs w:val="20"/>
              </w:rPr>
              <w:t>Toxins: Secretion system</w:t>
            </w:r>
          </w:p>
        </w:tc>
        <w:tc>
          <w:tcPr>
            <w:tcW w:w="2258" w:type="pct"/>
            <w:noWrap/>
          </w:tcPr>
          <w:p w14:paraId="0BB860C8" w14:textId="77777777" w:rsidR="006E59DA" w:rsidRPr="00053439" w:rsidRDefault="006E59DA" w:rsidP="00C4006C">
            <w:pPr>
              <w:rPr>
                <w:sz w:val="20"/>
                <w:szCs w:val="20"/>
              </w:rPr>
            </w:pPr>
          </w:p>
        </w:tc>
        <w:tc>
          <w:tcPr>
            <w:tcW w:w="502" w:type="pct"/>
            <w:noWrap/>
          </w:tcPr>
          <w:p w14:paraId="3B659041" w14:textId="77777777" w:rsidR="006E59DA" w:rsidRPr="00053439" w:rsidRDefault="006E59DA" w:rsidP="00C4006C">
            <w:pPr>
              <w:jc w:val="center"/>
              <w:rPr>
                <w:i/>
                <w:iCs/>
                <w:sz w:val="20"/>
                <w:szCs w:val="20"/>
              </w:rPr>
            </w:pPr>
          </w:p>
        </w:tc>
        <w:tc>
          <w:tcPr>
            <w:tcW w:w="615" w:type="pct"/>
            <w:noWrap/>
          </w:tcPr>
          <w:p w14:paraId="425BDEE9" w14:textId="77777777" w:rsidR="006E59DA" w:rsidRPr="00053439" w:rsidRDefault="006E59DA" w:rsidP="00C4006C">
            <w:pPr>
              <w:jc w:val="center"/>
              <w:rPr>
                <w:sz w:val="20"/>
                <w:szCs w:val="20"/>
              </w:rPr>
            </w:pPr>
          </w:p>
        </w:tc>
        <w:tc>
          <w:tcPr>
            <w:tcW w:w="614" w:type="pct"/>
            <w:noWrap/>
          </w:tcPr>
          <w:p w14:paraId="59836D8E" w14:textId="77777777" w:rsidR="006E59DA" w:rsidRPr="00053439" w:rsidRDefault="006E59DA" w:rsidP="00C4006C">
            <w:pPr>
              <w:jc w:val="center"/>
              <w:rPr>
                <w:sz w:val="20"/>
                <w:szCs w:val="20"/>
              </w:rPr>
            </w:pPr>
          </w:p>
        </w:tc>
      </w:tr>
      <w:tr w:rsidR="006E59DA" w:rsidRPr="00053439" w14:paraId="5F16DF6C" w14:textId="77777777" w:rsidTr="00C4006C">
        <w:trPr>
          <w:trHeight w:val="290"/>
        </w:trPr>
        <w:tc>
          <w:tcPr>
            <w:tcW w:w="1011" w:type="pct"/>
            <w:noWrap/>
            <w:vAlign w:val="bottom"/>
            <w:hideMark/>
          </w:tcPr>
          <w:p w14:paraId="2B6BA9C1" w14:textId="77777777" w:rsidR="006E59DA" w:rsidRPr="00053439" w:rsidRDefault="006E59DA" w:rsidP="00C4006C">
            <w:pPr>
              <w:rPr>
                <w:sz w:val="20"/>
                <w:szCs w:val="20"/>
              </w:rPr>
            </w:pPr>
          </w:p>
        </w:tc>
        <w:tc>
          <w:tcPr>
            <w:tcW w:w="2258" w:type="pct"/>
            <w:noWrap/>
            <w:hideMark/>
          </w:tcPr>
          <w:p w14:paraId="5C5C0856"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51B8A00F" w14:textId="77777777" w:rsidR="006E59DA" w:rsidRPr="00053439" w:rsidRDefault="006E59DA" w:rsidP="00C4006C">
            <w:pPr>
              <w:jc w:val="center"/>
              <w:rPr>
                <w:i/>
                <w:iCs/>
                <w:sz w:val="20"/>
                <w:szCs w:val="20"/>
              </w:rPr>
            </w:pPr>
            <w:proofErr w:type="spellStart"/>
            <w:r w:rsidRPr="00053439">
              <w:rPr>
                <w:i/>
                <w:iCs/>
                <w:sz w:val="20"/>
                <w:szCs w:val="20"/>
              </w:rPr>
              <w:t>esaA</w:t>
            </w:r>
            <w:proofErr w:type="spellEnd"/>
          </w:p>
        </w:tc>
        <w:tc>
          <w:tcPr>
            <w:tcW w:w="615" w:type="pct"/>
            <w:tcBorders>
              <w:top w:val="nil"/>
              <w:left w:val="nil"/>
              <w:bottom w:val="nil"/>
              <w:right w:val="nil"/>
            </w:tcBorders>
            <w:shd w:val="clear" w:color="auto" w:fill="auto"/>
            <w:noWrap/>
            <w:vAlign w:val="bottom"/>
          </w:tcPr>
          <w:p w14:paraId="32E150F7"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8EBF4B1"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696EC3F2" w14:textId="77777777" w:rsidTr="00C4006C">
        <w:trPr>
          <w:trHeight w:val="290"/>
        </w:trPr>
        <w:tc>
          <w:tcPr>
            <w:tcW w:w="1011" w:type="pct"/>
            <w:noWrap/>
            <w:vAlign w:val="bottom"/>
            <w:hideMark/>
          </w:tcPr>
          <w:p w14:paraId="0B862A20" w14:textId="77777777" w:rsidR="006E59DA" w:rsidRPr="00053439" w:rsidRDefault="006E59DA" w:rsidP="00C4006C">
            <w:pPr>
              <w:rPr>
                <w:sz w:val="20"/>
                <w:szCs w:val="20"/>
              </w:rPr>
            </w:pPr>
            <w:r w:rsidRPr="00053439">
              <w:rPr>
                <w:sz w:val="20"/>
                <w:szCs w:val="20"/>
              </w:rPr>
              <w:t> </w:t>
            </w:r>
          </w:p>
        </w:tc>
        <w:tc>
          <w:tcPr>
            <w:tcW w:w="2258" w:type="pct"/>
            <w:noWrap/>
            <w:hideMark/>
          </w:tcPr>
          <w:p w14:paraId="350AB2B7"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7676ECF2" w14:textId="77777777" w:rsidR="006E59DA" w:rsidRPr="00053439" w:rsidRDefault="006E59DA" w:rsidP="00C4006C">
            <w:pPr>
              <w:jc w:val="center"/>
              <w:rPr>
                <w:i/>
                <w:iCs/>
                <w:sz w:val="20"/>
                <w:szCs w:val="20"/>
              </w:rPr>
            </w:pPr>
            <w:proofErr w:type="spellStart"/>
            <w:r w:rsidRPr="00053439">
              <w:rPr>
                <w:i/>
                <w:iCs/>
                <w:sz w:val="20"/>
                <w:szCs w:val="20"/>
              </w:rPr>
              <w:t>esaB</w:t>
            </w:r>
            <w:proofErr w:type="spellEnd"/>
          </w:p>
        </w:tc>
        <w:tc>
          <w:tcPr>
            <w:tcW w:w="615" w:type="pct"/>
            <w:tcBorders>
              <w:top w:val="nil"/>
              <w:left w:val="nil"/>
              <w:bottom w:val="nil"/>
              <w:right w:val="nil"/>
            </w:tcBorders>
            <w:shd w:val="clear" w:color="auto" w:fill="auto"/>
            <w:noWrap/>
            <w:vAlign w:val="bottom"/>
          </w:tcPr>
          <w:p w14:paraId="4B6CF148"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D712A41"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7555183E" w14:textId="77777777" w:rsidTr="00C4006C">
        <w:trPr>
          <w:trHeight w:val="290"/>
        </w:trPr>
        <w:tc>
          <w:tcPr>
            <w:tcW w:w="1011" w:type="pct"/>
            <w:noWrap/>
            <w:vAlign w:val="bottom"/>
            <w:hideMark/>
          </w:tcPr>
          <w:p w14:paraId="59600DEE" w14:textId="77777777" w:rsidR="006E59DA" w:rsidRPr="00053439" w:rsidRDefault="006E59DA" w:rsidP="00C4006C">
            <w:pPr>
              <w:rPr>
                <w:sz w:val="20"/>
                <w:szCs w:val="20"/>
              </w:rPr>
            </w:pPr>
            <w:r w:rsidRPr="00053439">
              <w:rPr>
                <w:sz w:val="20"/>
                <w:szCs w:val="20"/>
              </w:rPr>
              <w:t> </w:t>
            </w:r>
          </w:p>
        </w:tc>
        <w:tc>
          <w:tcPr>
            <w:tcW w:w="2258" w:type="pct"/>
            <w:noWrap/>
            <w:hideMark/>
          </w:tcPr>
          <w:p w14:paraId="55033655"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774830AB" w14:textId="77777777" w:rsidR="006E59DA" w:rsidRPr="00053439" w:rsidRDefault="006E59DA" w:rsidP="00C4006C">
            <w:pPr>
              <w:jc w:val="center"/>
              <w:rPr>
                <w:i/>
                <w:iCs/>
                <w:sz w:val="20"/>
                <w:szCs w:val="20"/>
              </w:rPr>
            </w:pPr>
            <w:proofErr w:type="spellStart"/>
            <w:r w:rsidRPr="00053439">
              <w:rPr>
                <w:i/>
                <w:iCs/>
                <w:sz w:val="20"/>
                <w:szCs w:val="20"/>
              </w:rPr>
              <w:t>essA</w:t>
            </w:r>
            <w:proofErr w:type="spellEnd"/>
          </w:p>
        </w:tc>
        <w:tc>
          <w:tcPr>
            <w:tcW w:w="615" w:type="pct"/>
            <w:tcBorders>
              <w:top w:val="nil"/>
              <w:left w:val="nil"/>
              <w:bottom w:val="nil"/>
              <w:right w:val="nil"/>
            </w:tcBorders>
            <w:shd w:val="clear" w:color="auto" w:fill="auto"/>
            <w:noWrap/>
            <w:vAlign w:val="bottom"/>
          </w:tcPr>
          <w:p w14:paraId="27800F80"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6DF733E"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18A58E08" w14:textId="77777777" w:rsidTr="00C4006C">
        <w:trPr>
          <w:trHeight w:val="290"/>
        </w:trPr>
        <w:tc>
          <w:tcPr>
            <w:tcW w:w="1011" w:type="pct"/>
            <w:noWrap/>
            <w:vAlign w:val="bottom"/>
            <w:hideMark/>
          </w:tcPr>
          <w:p w14:paraId="5C8FF324" w14:textId="77777777" w:rsidR="006E59DA" w:rsidRPr="00053439" w:rsidRDefault="006E59DA" w:rsidP="00C4006C">
            <w:pPr>
              <w:rPr>
                <w:sz w:val="20"/>
                <w:szCs w:val="20"/>
              </w:rPr>
            </w:pPr>
            <w:r w:rsidRPr="00053439">
              <w:rPr>
                <w:sz w:val="20"/>
                <w:szCs w:val="20"/>
              </w:rPr>
              <w:t> </w:t>
            </w:r>
          </w:p>
        </w:tc>
        <w:tc>
          <w:tcPr>
            <w:tcW w:w="2258" w:type="pct"/>
            <w:noWrap/>
            <w:hideMark/>
          </w:tcPr>
          <w:p w14:paraId="196F8638"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667CD986" w14:textId="77777777" w:rsidR="006E59DA" w:rsidRPr="00053439" w:rsidRDefault="006E59DA" w:rsidP="00C4006C">
            <w:pPr>
              <w:jc w:val="center"/>
              <w:rPr>
                <w:i/>
                <w:iCs/>
                <w:sz w:val="20"/>
                <w:szCs w:val="20"/>
              </w:rPr>
            </w:pPr>
            <w:proofErr w:type="spellStart"/>
            <w:r w:rsidRPr="00053439">
              <w:rPr>
                <w:i/>
                <w:iCs/>
                <w:sz w:val="20"/>
                <w:szCs w:val="20"/>
              </w:rPr>
              <w:t>essB</w:t>
            </w:r>
            <w:proofErr w:type="spellEnd"/>
          </w:p>
        </w:tc>
        <w:tc>
          <w:tcPr>
            <w:tcW w:w="615" w:type="pct"/>
            <w:tcBorders>
              <w:top w:val="nil"/>
              <w:left w:val="nil"/>
              <w:bottom w:val="nil"/>
              <w:right w:val="nil"/>
            </w:tcBorders>
            <w:shd w:val="clear" w:color="auto" w:fill="auto"/>
            <w:noWrap/>
            <w:vAlign w:val="bottom"/>
          </w:tcPr>
          <w:p w14:paraId="5EB1D8F2"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7DCB200"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44D4AD66" w14:textId="77777777" w:rsidTr="00C4006C">
        <w:trPr>
          <w:trHeight w:val="290"/>
        </w:trPr>
        <w:tc>
          <w:tcPr>
            <w:tcW w:w="1011" w:type="pct"/>
            <w:noWrap/>
            <w:vAlign w:val="bottom"/>
            <w:hideMark/>
          </w:tcPr>
          <w:p w14:paraId="22468F31" w14:textId="77777777" w:rsidR="006E59DA" w:rsidRPr="00053439" w:rsidRDefault="006E59DA" w:rsidP="00C4006C">
            <w:pPr>
              <w:rPr>
                <w:sz w:val="20"/>
                <w:szCs w:val="20"/>
              </w:rPr>
            </w:pPr>
            <w:r w:rsidRPr="00053439">
              <w:rPr>
                <w:sz w:val="20"/>
                <w:szCs w:val="20"/>
              </w:rPr>
              <w:t> </w:t>
            </w:r>
          </w:p>
        </w:tc>
        <w:tc>
          <w:tcPr>
            <w:tcW w:w="2258" w:type="pct"/>
            <w:noWrap/>
            <w:hideMark/>
          </w:tcPr>
          <w:p w14:paraId="07F00CD1"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1F286261" w14:textId="77777777" w:rsidR="006E59DA" w:rsidRPr="00053439" w:rsidRDefault="006E59DA" w:rsidP="00C4006C">
            <w:pPr>
              <w:jc w:val="center"/>
              <w:rPr>
                <w:i/>
                <w:iCs/>
                <w:sz w:val="20"/>
                <w:szCs w:val="20"/>
              </w:rPr>
            </w:pPr>
            <w:proofErr w:type="spellStart"/>
            <w:r w:rsidRPr="00053439">
              <w:rPr>
                <w:i/>
                <w:iCs/>
                <w:sz w:val="20"/>
                <w:szCs w:val="20"/>
              </w:rPr>
              <w:t>essC</w:t>
            </w:r>
            <w:proofErr w:type="spellEnd"/>
          </w:p>
        </w:tc>
        <w:tc>
          <w:tcPr>
            <w:tcW w:w="615" w:type="pct"/>
            <w:tcBorders>
              <w:top w:val="nil"/>
              <w:left w:val="nil"/>
              <w:bottom w:val="nil"/>
              <w:right w:val="nil"/>
            </w:tcBorders>
            <w:shd w:val="clear" w:color="auto" w:fill="auto"/>
            <w:noWrap/>
            <w:vAlign w:val="bottom"/>
          </w:tcPr>
          <w:p w14:paraId="6B52DC68"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4DE7252" w14:textId="77777777" w:rsidR="006E59DA" w:rsidRPr="00053439" w:rsidRDefault="006E59DA" w:rsidP="00C4006C">
            <w:pPr>
              <w:jc w:val="center"/>
              <w:rPr>
                <w:sz w:val="20"/>
                <w:szCs w:val="20"/>
              </w:rPr>
            </w:pPr>
            <w:r w:rsidRPr="00053439">
              <w:rPr>
                <w:color w:val="000000"/>
                <w:sz w:val="20"/>
                <w:szCs w:val="20"/>
              </w:rPr>
              <w:t>2 (13.3)</w:t>
            </w:r>
          </w:p>
        </w:tc>
      </w:tr>
      <w:tr w:rsidR="006E59DA" w:rsidRPr="00053439" w14:paraId="52ADCE67" w14:textId="77777777" w:rsidTr="00C4006C">
        <w:trPr>
          <w:trHeight w:val="300"/>
        </w:trPr>
        <w:tc>
          <w:tcPr>
            <w:tcW w:w="1011" w:type="pct"/>
            <w:noWrap/>
            <w:vAlign w:val="bottom"/>
            <w:hideMark/>
          </w:tcPr>
          <w:p w14:paraId="2E0CF454" w14:textId="77777777" w:rsidR="006E59DA" w:rsidRPr="00053439" w:rsidRDefault="006E59DA" w:rsidP="00C4006C">
            <w:pPr>
              <w:rPr>
                <w:sz w:val="20"/>
                <w:szCs w:val="20"/>
              </w:rPr>
            </w:pPr>
            <w:r w:rsidRPr="00053439">
              <w:rPr>
                <w:sz w:val="20"/>
                <w:szCs w:val="20"/>
              </w:rPr>
              <w:t> </w:t>
            </w:r>
          </w:p>
        </w:tc>
        <w:tc>
          <w:tcPr>
            <w:tcW w:w="2258" w:type="pct"/>
            <w:noWrap/>
            <w:hideMark/>
          </w:tcPr>
          <w:p w14:paraId="4205FEED" w14:textId="77777777" w:rsidR="006E59DA" w:rsidRPr="00053439" w:rsidRDefault="006E59DA" w:rsidP="00C4006C">
            <w:pPr>
              <w:rPr>
                <w:sz w:val="20"/>
                <w:szCs w:val="20"/>
              </w:rPr>
            </w:pPr>
            <w:r w:rsidRPr="00053439">
              <w:rPr>
                <w:sz w:val="20"/>
                <w:szCs w:val="20"/>
              </w:rPr>
              <w:t>Type VII secretion system</w:t>
            </w:r>
          </w:p>
        </w:tc>
        <w:tc>
          <w:tcPr>
            <w:tcW w:w="502" w:type="pct"/>
            <w:noWrap/>
            <w:hideMark/>
          </w:tcPr>
          <w:p w14:paraId="7B119DB7" w14:textId="77777777" w:rsidR="006E59DA" w:rsidRPr="00053439" w:rsidRDefault="006E59DA" w:rsidP="00C4006C">
            <w:pPr>
              <w:jc w:val="center"/>
              <w:rPr>
                <w:i/>
                <w:iCs/>
                <w:sz w:val="20"/>
                <w:szCs w:val="20"/>
              </w:rPr>
            </w:pPr>
            <w:proofErr w:type="spellStart"/>
            <w:r w:rsidRPr="00053439">
              <w:rPr>
                <w:i/>
                <w:iCs/>
                <w:sz w:val="20"/>
                <w:szCs w:val="20"/>
              </w:rPr>
              <w:t>esxA</w:t>
            </w:r>
            <w:proofErr w:type="spellEnd"/>
          </w:p>
        </w:tc>
        <w:tc>
          <w:tcPr>
            <w:tcW w:w="615" w:type="pct"/>
            <w:tcBorders>
              <w:top w:val="nil"/>
              <w:left w:val="nil"/>
              <w:bottom w:val="nil"/>
              <w:right w:val="nil"/>
            </w:tcBorders>
            <w:shd w:val="clear" w:color="auto" w:fill="auto"/>
            <w:noWrap/>
            <w:vAlign w:val="bottom"/>
          </w:tcPr>
          <w:p w14:paraId="6DDC6A97" w14:textId="77777777" w:rsidR="006E59DA" w:rsidRPr="00053439" w:rsidRDefault="006E59DA" w:rsidP="00C4006C">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BF21F76" w14:textId="77777777" w:rsidR="006E59DA" w:rsidRPr="00053439" w:rsidRDefault="006E59DA" w:rsidP="00C4006C">
            <w:pPr>
              <w:jc w:val="center"/>
              <w:rPr>
                <w:sz w:val="20"/>
                <w:szCs w:val="20"/>
              </w:rPr>
            </w:pPr>
            <w:r w:rsidRPr="00053439">
              <w:rPr>
                <w:color w:val="000000"/>
                <w:sz w:val="20"/>
                <w:szCs w:val="20"/>
              </w:rPr>
              <w:t>2 (13.3)</w:t>
            </w:r>
          </w:p>
        </w:tc>
      </w:tr>
    </w:tbl>
    <w:p w14:paraId="46EBF879" w14:textId="77777777" w:rsidR="00B60A6F" w:rsidRDefault="00B60A6F">
      <w:pPr>
        <w:rPr>
          <w:bCs/>
          <w:sz w:val="20"/>
          <w:szCs w:val="20"/>
        </w:rPr>
      </w:pPr>
      <w:r>
        <w:br w:type="page"/>
      </w:r>
    </w:p>
    <w:p w14:paraId="6BCC3C48" w14:textId="4B14C4F3" w:rsidR="0013729C" w:rsidRPr="00F2586A" w:rsidRDefault="0013729C" w:rsidP="0013729C">
      <w:pPr>
        <w:pStyle w:val="ChapSub"/>
      </w:pPr>
      <w:bookmarkStart w:id="144" w:name="_Toc174382619"/>
      <w:r>
        <w:t>4</w:t>
      </w:r>
      <w:r w:rsidRPr="00F2586A">
        <w:t>.</w:t>
      </w:r>
      <w:r w:rsidR="00013EA9">
        <w:t>10</w:t>
      </w:r>
      <w:r w:rsidRPr="00F2586A">
        <w:t xml:space="preserve"> </w:t>
      </w:r>
      <w:r w:rsidR="00013EA9">
        <w:t>Figures</w:t>
      </w:r>
      <w:bookmarkEnd w:id="144"/>
    </w:p>
    <w:p w14:paraId="284BBCE9" w14:textId="77777777" w:rsidR="00013EA9" w:rsidRPr="00E73462" w:rsidRDefault="00013EA9" w:rsidP="00013EA9">
      <w:r w:rsidRPr="00E73462">
        <w:rPr>
          <w:noProof/>
        </w:rPr>
        <w:drawing>
          <wp:inline distT="0" distB="0" distL="0" distR="0" wp14:anchorId="5FA6E6D4" wp14:editId="20F22B0F">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7C9AF49B" w14:textId="79EA634E" w:rsidR="00013EA9" w:rsidRPr="004D44B9" w:rsidRDefault="00013EA9" w:rsidP="004D44B9">
      <w:pPr>
        <w:pStyle w:val="FigCap1"/>
        <w:rPr>
          <w:sz w:val="24"/>
          <w:szCs w:val="24"/>
        </w:rPr>
      </w:pPr>
      <w:bookmarkStart w:id="145" w:name="_Toc174383557"/>
      <w:r w:rsidRPr="004D44B9">
        <w:rPr>
          <w:bCs w:val="0"/>
          <w:sz w:val="24"/>
          <w:szCs w:val="24"/>
        </w:rPr>
        <w:t>Figure 4.1</w:t>
      </w:r>
      <w:r w:rsidRPr="004D44B9">
        <w:rPr>
          <w:b/>
          <w:sz w:val="24"/>
          <w:szCs w:val="24"/>
        </w:rPr>
        <w:t xml:space="preserve"> </w:t>
      </w:r>
      <w:r w:rsidRPr="004D44B9">
        <w:rPr>
          <w:sz w:val="24"/>
          <w:szCs w:val="24"/>
        </w:rPr>
        <w:t xml:space="preserve">Example of dendrogram of the RAPD fingerprints of 13 </w:t>
      </w:r>
      <w:r w:rsidRPr="004D44B9">
        <w:rPr>
          <w:i/>
          <w:iCs/>
          <w:sz w:val="24"/>
          <w:szCs w:val="24"/>
        </w:rPr>
        <w:t xml:space="preserve">Staphylococcus chromogenes </w:t>
      </w:r>
      <w:r w:rsidRPr="004D44B9">
        <w:rPr>
          <w:sz w:val="24"/>
          <w:szCs w:val="24"/>
        </w:rPr>
        <w:t xml:space="preserve">isolates representative of an IMI associated with a persistently high (≥200,000 cells/mL) or low (&lt;200,000 cells/mL) SCC, originating from Farm H. RAPD types were assigned an arbitrary </w:t>
      </w:r>
      <w:proofErr w:type="gramStart"/>
      <w:r w:rsidRPr="004D44B9">
        <w:rPr>
          <w:sz w:val="24"/>
          <w:szCs w:val="24"/>
        </w:rPr>
        <w:t>lower case</w:t>
      </w:r>
      <w:proofErr w:type="gramEnd"/>
      <w:r w:rsidRPr="004D44B9">
        <w:rPr>
          <w:sz w:val="24"/>
          <w:szCs w:val="24"/>
        </w:rPr>
        <w:t xml:space="preserve"> letter based on the clustering. Seven RAPD types were identified from the 13 isolates causing IMI.</w:t>
      </w:r>
      <w:bookmarkEnd w:id="145"/>
    </w:p>
    <w:p w14:paraId="6D6E2769" w14:textId="35EAD1D8" w:rsidR="004A2E55" w:rsidRDefault="004A2E55">
      <w:r>
        <w:br w:type="page"/>
      </w:r>
    </w:p>
    <w:p w14:paraId="0C811820" w14:textId="77777777" w:rsidR="004A2E55" w:rsidRDefault="004A2E55" w:rsidP="00013EA9"/>
    <w:p w14:paraId="4ECB6F50" w14:textId="77777777" w:rsidR="004A2E55" w:rsidRPr="00E73462" w:rsidRDefault="004A2E55" w:rsidP="004A2E55">
      <w:r w:rsidRPr="00E73462">
        <w:rPr>
          <w:noProof/>
        </w:rPr>
        <mc:AlternateContent>
          <mc:Choice Requires="wpg">
            <w:drawing>
              <wp:inline distT="0" distB="0" distL="0" distR="0" wp14:anchorId="1E94D207" wp14:editId="4E4A2585">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28">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1D5B85E3" w14:textId="77777777" w:rsidR="00C4006C" w:rsidRPr="00BE0179" w:rsidRDefault="00C4006C"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4822A063" w14:textId="77777777" w:rsidR="00C4006C" w:rsidRPr="00BE0179" w:rsidRDefault="00C4006C"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260D8648" w14:textId="77777777" w:rsidR="00C4006C" w:rsidRPr="00BE0179" w:rsidRDefault="00C4006C"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49DE0873" w14:textId="77777777" w:rsidR="00C4006C" w:rsidRPr="00BE0179" w:rsidRDefault="00C4006C"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1E94D207"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29"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1D5B85E3" w14:textId="77777777" w:rsidR="00C4006C" w:rsidRPr="00BE0179" w:rsidRDefault="00C4006C"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4822A063" w14:textId="77777777" w:rsidR="00C4006C" w:rsidRPr="00BE0179" w:rsidRDefault="00C4006C"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260D8648" w14:textId="77777777" w:rsidR="00C4006C" w:rsidRPr="00BE0179" w:rsidRDefault="00C4006C"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49DE0873" w14:textId="77777777" w:rsidR="00C4006C" w:rsidRPr="00BE0179" w:rsidRDefault="00C4006C"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v:textbox>
                </v:shape>
                <w10:anchorlock/>
              </v:group>
            </w:pict>
          </mc:Fallback>
        </mc:AlternateContent>
      </w:r>
    </w:p>
    <w:p w14:paraId="6D7A2A0D" w14:textId="77777777" w:rsidR="004A2E55" w:rsidRPr="00E73462" w:rsidRDefault="004A2E55" w:rsidP="004A2E55">
      <w:pPr>
        <w:rPr>
          <w:b/>
          <w:bCs/>
        </w:rPr>
      </w:pPr>
    </w:p>
    <w:p w14:paraId="02AC1456" w14:textId="297E8A75" w:rsidR="004A2E55" w:rsidRPr="00CC2E67" w:rsidRDefault="004A2E55" w:rsidP="00CC2E67">
      <w:pPr>
        <w:pStyle w:val="FigCap1"/>
        <w:rPr>
          <w:color w:val="000000"/>
          <w:sz w:val="24"/>
          <w:szCs w:val="24"/>
        </w:rPr>
      </w:pPr>
      <w:bookmarkStart w:id="146" w:name="_Toc174383558"/>
      <w:r w:rsidRPr="00CC2E67">
        <w:rPr>
          <w:bCs w:val="0"/>
          <w:sz w:val="24"/>
          <w:szCs w:val="24"/>
        </w:rPr>
        <w:t>Figure 4.2</w:t>
      </w:r>
      <w:r w:rsidRPr="00CC2E67">
        <w:rPr>
          <w:b/>
          <w:sz w:val="24"/>
          <w:szCs w:val="24"/>
        </w:rPr>
        <w:t xml:space="preserve"> </w:t>
      </w:r>
      <w:r w:rsidRPr="00CC2E67">
        <w:rPr>
          <w:sz w:val="24"/>
          <w:szCs w:val="24"/>
        </w:rPr>
        <w:t xml:space="preserve">Carriage of the </w:t>
      </w:r>
      <w:proofErr w:type="spellStart"/>
      <w:r w:rsidRPr="00CC2E67">
        <w:rPr>
          <w:i/>
          <w:iCs/>
          <w:sz w:val="24"/>
          <w:szCs w:val="24"/>
        </w:rPr>
        <w:t>blaZ</w:t>
      </w:r>
      <w:proofErr w:type="spellEnd"/>
      <w:r w:rsidRPr="00CC2E67">
        <w:rPr>
          <w:i/>
          <w:iCs/>
          <w:sz w:val="24"/>
          <w:szCs w:val="24"/>
        </w:rPr>
        <w:t xml:space="preserve"> </w:t>
      </w:r>
      <w:r w:rsidRPr="00CC2E67">
        <w:rPr>
          <w:sz w:val="24"/>
          <w:szCs w:val="24"/>
        </w:rPr>
        <w:t xml:space="preserve">gene (encoding </w:t>
      </w:r>
      <w:proofErr w:type="gramStart"/>
      <w:r w:rsidRPr="00CC2E67">
        <w:rPr>
          <w:sz w:val="24"/>
          <w:szCs w:val="24"/>
        </w:rPr>
        <w:t>for the production of</w:t>
      </w:r>
      <w:proofErr w:type="gramEnd"/>
      <w:r w:rsidRPr="00CC2E67">
        <w:rPr>
          <w:sz w:val="24"/>
          <w:szCs w:val="24"/>
        </w:rPr>
        <w:t xml:space="preserve"> β-lactamase) for 30 </w:t>
      </w:r>
      <w:r w:rsidRPr="00CC2E67">
        <w:rPr>
          <w:i/>
          <w:iCs/>
          <w:sz w:val="24"/>
          <w:szCs w:val="24"/>
        </w:rPr>
        <w:t>Staphylococcus chromogenes</w:t>
      </w:r>
      <w:r w:rsidRPr="00CC2E67">
        <w:rPr>
          <w:sz w:val="24"/>
          <w:szCs w:val="24"/>
        </w:rPr>
        <w:t xml:space="preserve"> isolates from subclinical bovine intramammary infections by SCC category. </w:t>
      </w:r>
      <w:r w:rsidRPr="00CC2E67">
        <w:rPr>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bookmarkEnd w:id="146"/>
    </w:p>
    <w:p w14:paraId="26239AD5" w14:textId="77777777" w:rsidR="00C124E9" w:rsidRDefault="00C124E9" w:rsidP="0013729C">
      <w:pPr>
        <w:spacing w:line="480" w:lineRule="auto"/>
        <w:rPr>
          <w:b/>
          <w:bCs/>
        </w:rPr>
        <w:sectPr w:rsidR="00C124E9" w:rsidSect="00C3780C">
          <w:footerReference w:type="default" r:id="rId30"/>
          <w:pgSz w:w="12240" w:h="15840"/>
          <w:pgMar w:top="1440" w:right="1440" w:bottom="1440" w:left="2160" w:header="720" w:footer="1440" w:gutter="0"/>
          <w:cols w:space="720"/>
          <w:docGrid w:linePitch="360"/>
        </w:sectPr>
      </w:pPr>
    </w:p>
    <w:p w14:paraId="7DD5670F" w14:textId="77777777" w:rsidR="00C124E9" w:rsidRPr="00E73462" w:rsidRDefault="00C124E9" w:rsidP="00C124E9">
      <w:r w:rsidRPr="00E73462">
        <w:rPr>
          <w:noProof/>
        </w:rPr>
        <w:drawing>
          <wp:inline distT="0" distB="0" distL="0" distR="0" wp14:anchorId="65E1D791" wp14:editId="2417CE8A">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7EDFAC4C" w14:textId="4F94E91A" w:rsidR="00C124E9" w:rsidRPr="00AB5A96" w:rsidRDefault="00C124E9" w:rsidP="00AB5A96">
      <w:pPr>
        <w:pStyle w:val="FigCap1"/>
        <w:rPr>
          <w:sz w:val="24"/>
          <w:szCs w:val="24"/>
        </w:rPr>
      </w:pPr>
      <w:bookmarkStart w:id="147" w:name="_Toc174383559"/>
      <w:r w:rsidRPr="00AB5A96">
        <w:rPr>
          <w:bCs w:val="0"/>
          <w:sz w:val="24"/>
          <w:szCs w:val="24"/>
        </w:rPr>
        <w:t>Figure 4.3</w:t>
      </w:r>
      <w:r w:rsidRPr="00AB5A96">
        <w:rPr>
          <w:b/>
          <w:sz w:val="24"/>
          <w:szCs w:val="24"/>
        </w:rPr>
        <w:t xml:space="preserve"> </w:t>
      </w:r>
      <w:r w:rsidRPr="00AB5A96">
        <w:rPr>
          <w:sz w:val="24"/>
          <w:szCs w:val="24"/>
        </w:rPr>
        <w:t xml:space="preserve">Distributions of putative virulence genes for 30 </w:t>
      </w:r>
      <w:r w:rsidRPr="00AB5A96">
        <w:rPr>
          <w:i/>
          <w:iCs/>
          <w:sz w:val="24"/>
          <w:szCs w:val="24"/>
        </w:rPr>
        <w:t>Staphylococcus chromogenes</w:t>
      </w:r>
      <w:r w:rsidRPr="00AB5A96">
        <w:rPr>
          <w:sz w:val="24"/>
          <w:szCs w:val="24"/>
        </w:rPr>
        <w:t xml:space="preserve"> isolates from subclinical bovine intramammary infections by virulence type. Isolates of the same strain type (ST; determined by </w:t>
      </w:r>
      <w:proofErr w:type="spellStart"/>
      <w:r w:rsidRPr="00AB5A96">
        <w:rPr>
          <w:sz w:val="24"/>
          <w:szCs w:val="24"/>
        </w:rPr>
        <w:t>multilocus</w:t>
      </w:r>
      <w:proofErr w:type="spellEnd"/>
      <w:r w:rsidRPr="00AB5A96">
        <w:rPr>
          <w:sz w:val="24"/>
          <w:szCs w:val="24"/>
        </w:rPr>
        <w:t xml:space="preserve"> sequence typing) are listed sequentially. Scheme for grouping putative virulence genes by type adapted from Naushad et al., 2019</w:t>
      </w:r>
      <w:bookmarkEnd w:id="147"/>
    </w:p>
    <w:p w14:paraId="6471923C" w14:textId="77777777" w:rsidR="001F09B6" w:rsidRDefault="009C5A08" w:rsidP="009C5A08">
      <w:pPr>
        <w:rPr>
          <w:b/>
          <w:bCs/>
        </w:rPr>
        <w:sectPr w:rsidR="001F09B6" w:rsidSect="00C124E9">
          <w:pgSz w:w="15840" w:h="12240" w:orient="landscape"/>
          <w:pgMar w:top="2160" w:right="1440" w:bottom="1440" w:left="1440" w:header="720" w:footer="1440" w:gutter="0"/>
          <w:cols w:space="720"/>
          <w:docGrid w:linePitch="360"/>
        </w:sectPr>
      </w:pPr>
      <w:r>
        <w:rPr>
          <w:b/>
          <w:bCs/>
        </w:rPr>
        <w:br w:type="page"/>
      </w:r>
    </w:p>
    <w:p w14:paraId="68CA6783" w14:textId="34C53A54" w:rsidR="009C5A08" w:rsidRDefault="009C5A08" w:rsidP="009C5A08">
      <w:pPr>
        <w:pStyle w:val="ChapterNum"/>
        <w:ind w:left="0"/>
      </w:pPr>
      <w:bookmarkStart w:id="148" w:name="_Toc174382620"/>
      <w:r w:rsidRPr="0041351C">
        <w:t xml:space="preserve">CHAPTER </w:t>
      </w:r>
      <w:r>
        <w:t>5</w:t>
      </w:r>
      <w:r w:rsidRPr="0041351C">
        <w:t xml:space="preserve">: </w:t>
      </w:r>
      <w:r w:rsidR="00752C45" w:rsidRPr="00752C45">
        <w:rPr>
          <w:caps/>
        </w:rPr>
        <w:t>Species-specific prevalence of intramammary pathogens causing subclinical mastitis on organic dairy farms in Vermont using different facility types</w:t>
      </w:r>
      <w:bookmarkEnd w:id="148"/>
    </w:p>
    <w:p w14:paraId="37F1ECF3" w14:textId="77777777" w:rsidR="009C5A08" w:rsidRDefault="009C5A08" w:rsidP="009C5A08">
      <w:pPr>
        <w:pStyle w:val="ChapterNum"/>
        <w:ind w:left="0"/>
        <w:rPr>
          <w:highlight w:val="yellow"/>
        </w:rPr>
      </w:pPr>
    </w:p>
    <w:p w14:paraId="39FF7948" w14:textId="77777777" w:rsidR="00752C45" w:rsidRPr="00604EDE" w:rsidRDefault="00752C45" w:rsidP="00752C4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18DC8990" w14:textId="4BDC2232" w:rsidR="00752C45" w:rsidRDefault="00752C45" w:rsidP="00752C45">
      <w:pPr>
        <w:spacing w:line="480" w:lineRule="auto"/>
        <w:jc w:val="both"/>
        <w:rPr>
          <w:vertAlign w:val="superscript"/>
        </w:rPr>
      </w:pPr>
    </w:p>
    <w:p w14:paraId="5F961AF3" w14:textId="77777777" w:rsidR="00752C45" w:rsidRPr="000A2836" w:rsidRDefault="00752C45" w:rsidP="00752C45">
      <w:pPr>
        <w:spacing w:line="480" w:lineRule="auto"/>
        <w:jc w:val="both"/>
      </w:pPr>
      <w:r w:rsidRPr="000A2836">
        <w:rPr>
          <w:vertAlign w:val="superscript"/>
        </w:rPr>
        <w:t xml:space="preserve">1 </w:t>
      </w:r>
      <w:r w:rsidRPr="000A2836">
        <w:t>Department of Animal and Veterinary Sciences, University of Vermont, Burlington, VT 05405</w:t>
      </w:r>
    </w:p>
    <w:p w14:paraId="1C94BA9D" w14:textId="77777777" w:rsidR="00752C45" w:rsidRPr="000A2836" w:rsidRDefault="00752C45" w:rsidP="00752C4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10C7E6D0" w14:textId="77777777" w:rsidR="00752C45" w:rsidRPr="000A2836" w:rsidRDefault="00752C45" w:rsidP="00752C45">
      <w:pPr>
        <w:spacing w:line="480" w:lineRule="auto"/>
        <w:jc w:val="both"/>
      </w:pPr>
      <w:r w:rsidRPr="000A2836">
        <w:t>Corresponding author: John Barlow</w:t>
      </w:r>
    </w:p>
    <w:p w14:paraId="5FEE81DE" w14:textId="77777777" w:rsidR="00752C45" w:rsidRPr="00604EDE" w:rsidRDefault="00752C45" w:rsidP="00752C45">
      <w:pPr>
        <w:spacing w:line="480" w:lineRule="auto"/>
        <w:jc w:val="both"/>
      </w:pPr>
      <w:r w:rsidRPr="00604EDE">
        <w:t xml:space="preserve">Department of Animal and Veterinary Sciences, </w:t>
      </w:r>
    </w:p>
    <w:p w14:paraId="5BF9065A" w14:textId="77777777" w:rsidR="00752C45" w:rsidRPr="00604EDE" w:rsidRDefault="00752C45" w:rsidP="00752C45">
      <w:pPr>
        <w:spacing w:line="480" w:lineRule="auto"/>
        <w:jc w:val="both"/>
      </w:pPr>
      <w:r w:rsidRPr="00604EDE">
        <w:t xml:space="preserve">202 Terrill Building, </w:t>
      </w:r>
    </w:p>
    <w:p w14:paraId="7B758954" w14:textId="77777777" w:rsidR="00752C45" w:rsidRPr="00604EDE" w:rsidRDefault="00752C45" w:rsidP="00752C45">
      <w:pPr>
        <w:spacing w:line="480" w:lineRule="auto"/>
        <w:jc w:val="both"/>
      </w:pPr>
      <w:r w:rsidRPr="00604EDE">
        <w:t xml:space="preserve">University of Vermont, </w:t>
      </w:r>
    </w:p>
    <w:p w14:paraId="6722452A" w14:textId="77777777" w:rsidR="00752C45" w:rsidRPr="00604EDE" w:rsidRDefault="00752C45" w:rsidP="00752C45">
      <w:pPr>
        <w:spacing w:line="480" w:lineRule="auto"/>
        <w:jc w:val="both"/>
      </w:pPr>
      <w:r w:rsidRPr="00604EDE">
        <w:t>Burlington, VT 05405</w:t>
      </w:r>
    </w:p>
    <w:p w14:paraId="28C43A98" w14:textId="77777777" w:rsidR="00752C45" w:rsidRPr="00752C45" w:rsidRDefault="00752C45" w:rsidP="00752C45">
      <w:pPr>
        <w:spacing w:line="480" w:lineRule="auto"/>
        <w:jc w:val="both"/>
      </w:pPr>
      <w:r w:rsidRPr="00752C45">
        <w:t>Phone: 802-656-1395</w:t>
      </w:r>
    </w:p>
    <w:p w14:paraId="0B08A6FF" w14:textId="77777777" w:rsidR="00752C45" w:rsidRPr="00752C45" w:rsidRDefault="00752C45" w:rsidP="00752C45">
      <w:pPr>
        <w:pStyle w:val="ListParagraph"/>
        <w:spacing w:line="480" w:lineRule="auto"/>
        <w:ind w:left="0"/>
        <w:rPr>
          <w:rStyle w:val="Hyperlink"/>
          <w:rFonts w:ascii="Times New Roman" w:hAnsi="Times New Roman" w:cs="Times New Roman"/>
          <w:sz w:val="24"/>
          <w:szCs w:val="24"/>
        </w:rPr>
      </w:pPr>
      <w:r w:rsidRPr="00752C45">
        <w:rPr>
          <w:rFonts w:ascii="Times New Roman" w:hAnsi="Times New Roman" w:cs="Times New Roman"/>
          <w:sz w:val="24"/>
          <w:szCs w:val="24"/>
        </w:rPr>
        <w:t xml:space="preserve">Email: </w:t>
      </w:r>
      <w:hyperlink r:id="rId32" w:history="1">
        <w:r w:rsidRPr="00752C45">
          <w:rPr>
            <w:rStyle w:val="Hyperlink"/>
            <w:rFonts w:ascii="Times New Roman" w:hAnsi="Times New Roman" w:cs="Times New Roman"/>
            <w:sz w:val="24"/>
            <w:szCs w:val="24"/>
          </w:rPr>
          <w:t>john.barlow@uvm.edu</w:t>
        </w:r>
      </w:hyperlink>
    </w:p>
    <w:p w14:paraId="03041191" w14:textId="77777777" w:rsidR="009C5A08" w:rsidRDefault="009C5A08" w:rsidP="009C5A08">
      <w:pPr>
        <w:rPr>
          <w:rStyle w:val="Hyperlink"/>
        </w:rPr>
      </w:pPr>
      <w:r>
        <w:rPr>
          <w:rStyle w:val="Hyperlink"/>
        </w:rPr>
        <w:br w:type="page"/>
      </w:r>
    </w:p>
    <w:p w14:paraId="4E22A38B" w14:textId="2B530063" w:rsidR="009C5A08" w:rsidRPr="004D1766" w:rsidRDefault="009C5A08" w:rsidP="009C5A08">
      <w:pPr>
        <w:pStyle w:val="ChapSub"/>
        <w:rPr>
          <w:rStyle w:val="Emphasis"/>
          <w:b w:val="0"/>
          <w:bCs/>
          <w:i w:val="0"/>
          <w:iCs w:val="0"/>
          <w:color w:val="0E101A"/>
        </w:rPr>
      </w:pPr>
      <w:bookmarkStart w:id="149" w:name="_Toc174382621"/>
      <w:r>
        <w:rPr>
          <w:rStyle w:val="Emphasis"/>
          <w:bCs/>
          <w:i w:val="0"/>
          <w:iCs w:val="0"/>
          <w:color w:val="0E101A"/>
        </w:rPr>
        <w:t xml:space="preserve">5.1 </w:t>
      </w:r>
      <w:r w:rsidRPr="004D1766">
        <w:rPr>
          <w:rStyle w:val="Emphasis"/>
          <w:bCs/>
          <w:i w:val="0"/>
          <w:iCs w:val="0"/>
          <w:color w:val="0E101A"/>
        </w:rPr>
        <w:t>Abstract</w:t>
      </w:r>
      <w:bookmarkEnd w:id="149"/>
    </w:p>
    <w:p w14:paraId="21E8EA5C" w14:textId="4C53F430" w:rsidR="009C5A08" w:rsidRPr="00117AEE" w:rsidRDefault="00FE45EE" w:rsidP="009C5A08">
      <w:pPr>
        <w:autoSpaceDE w:val="0"/>
        <w:autoSpaceDN w:val="0"/>
        <w:adjustRightInd w:val="0"/>
        <w:spacing w:line="480" w:lineRule="auto"/>
        <w:ind w:firstLine="720"/>
        <w:jc w:val="both"/>
        <w:rPr>
          <w:rStyle w:val="Emphasis"/>
          <w:i w:val="0"/>
          <w:iCs w:val="0"/>
        </w:rPr>
      </w:pPr>
      <w:r w:rsidRPr="00FE45EE">
        <w:t>A longitudinal study was undertaken to characterize the prevalence of intramammary infections (IMI) caused by different microorganisms on 10 small-</w:t>
      </w:r>
      <w:ins w:id="150" w:author="John Barlow" w:date="2024-08-23T14:49:00Z" w16du:dateUtc="2024-08-23T18:49:00Z">
        <w:r w:rsidR="00655001">
          <w:t xml:space="preserve"> to </w:t>
        </w:r>
      </w:ins>
      <w:r w:rsidRPr="00FE45EE">
        <w:t>mid</w:t>
      </w:r>
      <w:ins w:id="151" w:author="John Barlow" w:date="2024-08-23T14:49:00Z" w16du:dateUtc="2024-08-23T18:49:00Z">
        <w:r w:rsidR="00655001">
          <w:t>-</w:t>
        </w:r>
      </w:ins>
      <w:r w:rsidRPr="00FE45EE">
        <w:t xml:space="preserve">size organic farms in Vermont (US), </w:t>
      </w:r>
      <w:del w:id="152" w:author="John Barlow" w:date="2024-08-23T14:50:00Z" w16du:dateUtc="2024-08-23T18:50:00Z">
        <w:r w:rsidRPr="00FE45EE" w:rsidDel="00633C57">
          <w:delText xml:space="preserve">both </w:delText>
        </w:r>
      </w:del>
      <w:r w:rsidRPr="00FE45EE">
        <w:t xml:space="preserve">for farms using tiestalls and farms using bedded packs. Most IMI were caused by non-aureus staphylococci. At the species level, </w:t>
      </w:r>
      <w:r w:rsidRPr="00560BA7">
        <w:rPr>
          <w:i/>
          <w:rPrChange w:id="153" w:author="Sandra Godden" w:date="2024-08-18T16:44:00Z">
            <w:rPr/>
          </w:rPrChange>
        </w:rPr>
        <w:t>Staph. chromogenes</w:t>
      </w:r>
      <w:r w:rsidRPr="00FE45EE">
        <w:t xml:space="preserve"> was the leading cause of IMI, followed by </w:t>
      </w:r>
      <w:r w:rsidRPr="00560BA7">
        <w:rPr>
          <w:i/>
          <w:rPrChange w:id="154" w:author="Sandra Godden" w:date="2024-08-18T16:45:00Z">
            <w:rPr/>
          </w:rPrChange>
        </w:rPr>
        <w:t xml:space="preserve">Strep. </w:t>
      </w:r>
      <w:proofErr w:type="spellStart"/>
      <w:r w:rsidRPr="00560BA7">
        <w:rPr>
          <w:i/>
          <w:rPrChange w:id="155" w:author="Sandra Godden" w:date="2024-08-18T16:45:00Z">
            <w:rPr/>
          </w:rPrChange>
        </w:rPr>
        <w:t>uberis</w:t>
      </w:r>
      <w:proofErr w:type="spellEnd"/>
      <w:r w:rsidRPr="00FE45EE">
        <w:t xml:space="preserve"> and </w:t>
      </w:r>
      <w:commentRangeStart w:id="156"/>
      <w:r w:rsidRPr="00560BA7">
        <w:rPr>
          <w:i/>
          <w:rPrChange w:id="157" w:author="Sandra Godden" w:date="2024-08-18T16:45:00Z">
            <w:rPr/>
          </w:rPrChange>
        </w:rPr>
        <w:t>Staph. aureus</w:t>
      </w:r>
      <w:commentRangeEnd w:id="156"/>
      <w:r w:rsidR="00560BA7">
        <w:rPr>
          <w:rStyle w:val="CommentReference"/>
          <w:rFonts w:asciiTheme="minorHAnsi" w:eastAsiaTheme="minorEastAsia" w:hAnsiTheme="minorHAnsi" w:cstheme="minorBidi"/>
        </w:rPr>
        <w:commentReference w:id="156"/>
      </w:r>
      <w:r w:rsidRPr="00FE45EE">
        <w:t xml:space="preserve">. The observed diversity of species was </w:t>
      </w:r>
      <w:proofErr w:type="gramStart"/>
      <w:r w:rsidRPr="00FE45EE">
        <w:t>similar to</w:t>
      </w:r>
      <w:proofErr w:type="gramEnd"/>
      <w:r w:rsidRPr="00FE45EE">
        <w:t xml:space="preserve"> the limited </w:t>
      </w:r>
      <w:ins w:id="158" w:author="Deborah Neher" w:date="2024-08-25T16:22:00Z" w16du:dateUtc="2024-08-25T20:22:00Z">
        <w:r w:rsidR="00814CA5">
          <w:t xml:space="preserve">prior </w:t>
        </w:r>
      </w:ins>
      <w:r w:rsidRPr="00FE45EE">
        <w:t xml:space="preserve">research </w:t>
      </w:r>
      <w:del w:id="159" w:author="Deborah Neher" w:date="2024-08-25T16:22:00Z" w16du:dateUtc="2024-08-25T20:22:00Z">
        <w:r w:rsidRPr="00FE45EE" w:rsidDel="00814CA5">
          <w:delText xml:space="preserve">previously </w:delText>
        </w:r>
      </w:del>
      <w:r w:rsidRPr="00FE45EE">
        <w:t xml:space="preserve">describing pathogen-specific prevalence of IMI on organic farms. </w:t>
      </w:r>
      <w:proofErr w:type="gramStart"/>
      <w:r w:rsidRPr="00FE45EE">
        <w:t>Quarter</w:t>
      </w:r>
      <w:proofErr w:type="gramEnd"/>
      <w:r w:rsidRPr="00FE45EE">
        <w:t>-level prevalence of IMI by pathogen was similar between bedded pack and tiestall farms in the study</w:t>
      </w:r>
      <w:r w:rsidR="009C5A08" w:rsidRPr="00CE67C9">
        <w:t>.</w:t>
      </w:r>
    </w:p>
    <w:p w14:paraId="7F739440" w14:textId="1AD106AE" w:rsidR="009C5A08" w:rsidRPr="00117AEE" w:rsidRDefault="009C5A08" w:rsidP="009C5A08">
      <w:pPr>
        <w:pStyle w:val="ChapSub"/>
        <w:rPr>
          <w:rStyle w:val="Emphasis"/>
          <w:b w:val="0"/>
          <w:bCs/>
          <w:i w:val="0"/>
          <w:iCs w:val="0"/>
          <w:color w:val="0E101A"/>
        </w:rPr>
      </w:pPr>
      <w:bookmarkStart w:id="160" w:name="_Toc174382622"/>
      <w:r>
        <w:rPr>
          <w:rStyle w:val="Emphasis"/>
          <w:bCs/>
          <w:i w:val="0"/>
          <w:iCs w:val="0"/>
          <w:color w:val="0E101A"/>
        </w:rPr>
        <w:t>5.</w:t>
      </w:r>
      <w:commentRangeStart w:id="161"/>
      <w:r>
        <w:rPr>
          <w:rStyle w:val="Emphasis"/>
          <w:bCs/>
          <w:i w:val="0"/>
          <w:iCs w:val="0"/>
          <w:color w:val="0E101A"/>
        </w:rPr>
        <w:t xml:space="preserve">2 </w:t>
      </w:r>
      <w:r w:rsidR="00E1762C" w:rsidRPr="00E1762C">
        <w:rPr>
          <w:rStyle w:val="Emphasis"/>
          <w:bCs/>
          <w:i w:val="0"/>
          <w:iCs w:val="0"/>
          <w:color w:val="0E101A"/>
        </w:rPr>
        <w:t>Introduction, Methods, and Results</w:t>
      </w:r>
      <w:bookmarkEnd w:id="160"/>
      <w:commentRangeEnd w:id="161"/>
      <w:r w:rsidR="006B7E22">
        <w:rPr>
          <w:rStyle w:val="CommentReference"/>
          <w:rFonts w:asciiTheme="minorHAnsi" w:eastAsiaTheme="minorEastAsia" w:hAnsiTheme="minorHAnsi" w:cstheme="minorBidi"/>
          <w:b w:val="0"/>
        </w:rPr>
        <w:commentReference w:id="161"/>
      </w:r>
    </w:p>
    <w:p w14:paraId="7D84F733" w14:textId="77777777" w:rsidR="00E1762C" w:rsidRPr="00E1762C" w:rsidRDefault="00E1762C" w:rsidP="00E1762C">
      <w:pPr>
        <w:pStyle w:val="BodyTextIndent"/>
      </w:pPr>
      <w:r w:rsidRPr="00E1762C">
        <w:t>In May 2024, the US sold over 63 million kg of organic whole milk, a 20.2% increase from 2023 (USDA-AMS, 2024). Although ranked 19</w:t>
      </w:r>
      <w:r w:rsidRPr="00E1762C">
        <w:rPr>
          <w:vertAlign w:val="superscript"/>
        </w:rPr>
        <w:t>th</w:t>
      </w:r>
      <w:r w:rsidRPr="00E1762C">
        <w:t xml:space="preserve"> in overall milk production, dairy farming is an incredibly important part of Vermont’s agricultural sector; dairy comprised 65% of the state’s total farm sales in 2023, the highest in the US (Progressive Dairy, 2024). In 2021 (most current USDA Certified Organic Survey), Vermont had 147 organic dairy farms, which made over 85 million kg of fluid milk, worth over $59 million (USDA, 2022).</w:t>
      </w:r>
    </w:p>
    <w:p w14:paraId="710C6D97" w14:textId="27A42B3A" w:rsidR="00E1762C" w:rsidRPr="00E1762C" w:rsidRDefault="00E1762C" w:rsidP="00E1762C">
      <w:pPr>
        <w:pStyle w:val="BodyTextIndent"/>
      </w:pPr>
      <w:r w:rsidRPr="00E1762C">
        <w:t>Differences in both management practices and herd characteristics exist between organic and conventional dairies. Organic farms were found to be smaller, produce l</w:t>
      </w:r>
      <w:commentRangeStart w:id="162"/>
      <w:r w:rsidRPr="00E1762C">
        <w:t>ess milk,</w:t>
      </w:r>
      <w:commentRangeEnd w:id="162"/>
      <w:r w:rsidR="00454053">
        <w:rPr>
          <w:rStyle w:val="CommentReference"/>
          <w:rFonts w:asciiTheme="minorHAnsi" w:eastAsiaTheme="minorEastAsia" w:hAnsiTheme="minorHAnsi" w:cstheme="minorBidi"/>
        </w:rPr>
        <w:commentReference w:id="162"/>
      </w:r>
      <w:r w:rsidRPr="00E1762C">
        <w:t xml:space="preserve"> more likely to house cows in tiestalls (TS; vs. freestalls, FS), and exhibited differences in how cows were fed and watered (Zwald et al., 2004). When farms were matched for size, cows on organic farms were older, fed less grain, and produced less milk (</w:t>
      </w:r>
      <w:proofErr w:type="spellStart"/>
      <w:r w:rsidRPr="00E1762C">
        <w:t>Stiglbauer</w:t>
      </w:r>
      <w:proofErr w:type="spellEnd"/>
      <w:r w:rsidRPr="00E1762C">
        <w:t xml:space="preserve"> et al., 2013). Perhaps the most significant difference between conventional and organic dairies in the US is that antibiotics are not allowed for use on organic farms (USDA, 2024). Antibiotics are a significant component of mastitis control and treatment on conventional farms, leaving limited available options for organic dairy producers to effectively control mastitis (Ruegg, 2009; NMC, 2019). Although this could potentially result in worse overall udder health on organic farms vs. conventional farms, the differences between the two systems are not clear-cut. At the bulk tank milk level, organic farms were more likely to be positive for </w:t>
      </w:r>
      <w:r w:rsidRPr="00E1762C">
        <w:rPr>
          <w:i/>
          <w:iCs/>
        </w:rPr>
        <w:t>Staphylococcus aureus,</w:t>
      </w:r>
      <w:r w:rsidRPr="00E1762C">
        <w:t xml:space="preserve"> but less likely to have an increased colony count (</w:t>
      </w:r>
      <w:proofErr w:type="spellStart"/>
      <w:r w:rsidRPr="00E1762C">
        <w:t>Stiglbauer</w:t>
      </w:r>
      <w:proofErr w:type="spellEnd"/>
      <w:r w:rsidRPr="00E1762C">
        <w:t xml:space="preserve"> et al., 2013), whereas conflicting findings have been reported for somatic cell count (SCC) (Cicconi-Hogan et al., 2014; Levison et al., 2016). At the cow level, some work found SCC was higher on organic farms (Zwald et al., 2004), while others found no difference (</w:t>
      </w:r>
      <w:proofErr w:type="spellStart"/>
      <w:r w:rsidRPr="00E1762C">
        <w:t>Hardeng</w:t>
      </w:r>
      <w:proofErr w:type="spellEnd"/>
      <w:r w:rsidRPr="00E1762C">
        <w:t xml:space="preserve"> and Edge, 2001; Mullen et al., 2013). A lower level of clinical mastitis has been reported for organic dairies (Hamilton et al., 2006; Richert et al., 2013; Levison et al., 2016), although this difference disappeared in Valle et al. (2007) when controlling for lower milk production by organic cows. While some research found no difference (Mullen et al., 2013), Pol and Ruegg (2007) found that the prevalence of most mastitis pathogens </w:t>
      </w:r>
      <w:del w:id="163" w:author="John Barlow" w:date="2024-08-23T14:59:00Z" w16du:dateUtc="2024-08-23T18:59:00Z">
        <w:r w:rsidRPr="00E1762C" w:rsidDel="00C225E6">
          <w:delText xml:space="preserve">(except </w:delText>
        </w:r>
        <w:r w:rsidRPr="00E1762C" w:rsidDel="00C225E6">
          <w:rPr>
            <w:i/>
            <w:iCs/>
          </w:rPr>
          <w:delText>Staph. aureus</w:delText>
        </w:r>
        <w:r w:rsidRPr="00E1762C" w:rsidDel="00C225E6">
          <w:delText>)</w:delText>
        </w:r>
      </w:del>
      <w:r w:rsidRPr="00E1762C">
        <w:t xml:space="preserve"> differed between organic and conventional farms in the US. Overall, research suggests that differences in mastitis epidemiology may exist between conventional and organic dairy farms.</w:t>
      </w:r>
    </w:p>
    <w:p w14:paraId="04D522AF" w14:textId="4BC08997" w:rsidR="00E1762C" w:rsidRPr="00E1762C" w:rsidRDefault="00E1762C" w:rsidP="00E1762C">
      <w:pPr>
        <w:pStyle w:val="BodyTextIndent"/>
      </w:pPr>
      <w:r w:rsidRPr="00E1762C">
        <w:t>Organic dairy producers with small-</w:t>
      </w:r>
      <w:ins w:id="164" w:author="John Barlow" w:date="2024-08-23T15:00:00Z" w16du:dateUtc="2024-08-23T19:00:00Z">
        <w:r w:rsidR="00C225E6">
          <w:t xml:space="preserve"> </w:t>
        </w:r>
        <w:r w:rsidR="001C57F2">
          <w:t xml:space="preserve">to </w:t>
        </w:r>
      </w:ins>
      <w:r w:rsidRPr="00E1762C">
        <w:t>mid</w:t>
      </w:r>
      <w:ins w:id="165" w:author="John Barlow" w:date="2024-08-23T15:00:00Z" w16du:dateUtc="2024-08-23T19:00:00Z">
        <w:r w:rsidR="001C57F2">
          <w:t>-</w:t>
        </w:r>
      </w:ins>
      <w:r w:rsidRPr="00E1762C">
        <w:t>size</w:t>
      </w:r>
      <w:ins w:id="166" w:author="John Barlow" w:date="2024-08-23T15:00:00Z" w16du:dateUtc="2024-08-23T19:00:00Z">
        <w:r w:rsidR="001C57F2">
          <w:t>d</w:t>
        </w:r>
      </w:ins>
      <w:r w:rsidRPr="00E1762C">
        <w:t xml:space="preserve"> farms in the Northeastern US have expressed </w:t>
      </w:r>
      <w:commentRangeStart w:id="167"/>
      <w:r w:rsidRPr="00E1762C">
        <w:t>interest in bedded pack systems (BP)</w:t>
      </w:r>
      <w:commentRangeEnd w:id="167"/>
      <w:r w:rsidR="000206F8">
        <w:rPr>
          <w:rStyle w:val="CommentReference"/>
          <w:rFonts w:asciiTheme="minorHAnsi" w:eastAsiaTheme="minorEastAsia" w:hAnsiTheme="minorHAnsi" w:cstheme="minorBidi"/>
        </w:rPr>
        <w:commentReference w:id="167"/>
      </w:r>
      <w:r w:rsidRPr="00E1762C">
        <w:t xml:space="preserve"> as an option to house cows during the non-grazing season, as these facilities integrate well with pasture-based farm systems (Andrews et al., 2021). Additionally, state and federal agencies in the US are providing financial incentives to build these structures as part of manure management practices which improve water quality and contribute to soil conservation (USDA-NRCS). Currently, most organic dairies in Vermont use a TS to house their animals while not on pasture (Andrews et al., 2021). As interest in BP grow</w:t>
      </w:r>
      <w:ins w:id="168" w:author="Deborah Neher" w:date="2024-08-25T16:26:00Z" w16du:dateUtc="2024-08-25T20:26:00Z">
        <w:r w:rsidR="00333B4A">
          <w:t>s</w:t>
        </w:r>
      </w:ins>
      <w:r w:rsidRPr="00E1762C">
        <w:t xml:space="preserve"> among organic farmers, it is important to understand any udder health implications for farms using this facility type. Given the continued increase in demand for organic dairy products and the importance of organic dairies to Vermont, a longitudinal study was undertaken to describe the diversity of species causing IMI on organic dairy farms in the state. </w:t>
      </w:r>
      <w:bookmarkStart w:id="169" w:name="_Hlk175496366"/>
      <w:r w:rsidRPr="00E1762C">
        <w:t xml:space="preserve">The specific objectives of the project were to characterize the prevalence of IMI caused by different microorganisms for 10 </w:t>
      </w:r>
      <w:del w:id="170" w:author="John Barlow" w:date="2024-08-23T15:02:00Z" w16du:dateUtc="2024-08-23T19:02:00Z">
        <w:r w:rsidRPr="00E1762C" w:rsidDel="00032D90">
          <w:delText>small-midsize</w:delText>
        </w:r>
      </w:del>
      <w:ins w:id="171" w:author="John Barlow" w:date="2024-08-23T15:02:00Z" w16du:dateUtc="2024-08-23T19:02:00Z">
        <w:r w:rsidR="00032D90">
          <w:t>small- to mid-sized</w:t>
        </w:r>
      </w:ins>
      <w:r w:rsidRPr="00E1762C">
        <w:t xml:space="preserve"> organic farms in Vermont, </w:t>
      </w:r>
      <w:del w:id="172" w:author="John Barlow" w:date="2024-08-23T15:04:00Z" w16du:dateUtc="2024-08-23T19:04:00Z">
        <w:r w:rsidRPr="00E1762C" w:rsidDel="00464853">
          <w:delText xml:space="preserve">both </w:delText>
        </w:r>
      </w:del>
      <w:r w:rsidRPr="00E1762C">
        <w:t xml:space="preserve">for farms using TS and farms using </w:t>
      </w:r>
      <w:commentRangeStart w:id="173"/>
      <w:r w:rsidRPr="00E1762C">
        <w:t>BP</w:t>
      </w:r>
      <w:commentRangeEnd w:id="173"/>
      <w:r w:rsidR="00560BA7">
        <w:rPr>
          <w:rStyle w:val="CommentReference"/>
          <w:rFonts w:asciiTheme="minorHAnsi" w:eastAsiaTheme="minorEastAsia" w:hAnsiTheme="minorHAnsi" w:cstheme="minorBidi"/>
        </w:rPr>
        <w:commentReference w:id="173"/>
      </w:r>
      <w:r w:rsidRPr="00E1762C">
        <w:t xml:space="preserve">. </w:t>
      </w:r>
    </w:p>
    <w:bookmarkEnd w:id="169"/>
    <w:p w14:paraId="7FA04B8B" w14:textId="7D7C546F" w:rsidR="00E1762C" w:rsidRPr="00E1762C" w:rsidRDefault="00E1762C" w:rsidP="00E1762C">
      <w:pPr>
        <w:pStyle w:val="BodyTextIndent"/>
      </w:pPr>
      <w:r w:rsidRPr="00E1762C">
        <w:t xml:space="preserve">Enrolled farms were a non-probability subsample of certified organic dairies which had participated in previous studies and milked 35-120 cows. The study was carried out Winter 2019-2020, </w:t>
      </w:r>
      <w:commentRangeStart w:id="174"/>
      <w:r w:rsidRPr="00E1762C">
        <w:t>with 5 herds enrolled using a TS bedded with shavings/sawdust to house lactating dairy cows, and 5 herds using a BP</w:t>
      </w:r>
      <w:commentRangeEnd w:id="174"/>
      <w:r w:rsidR="00560BA7">
        <w:rPr>
          <w:rStyle w:val="CommentReference"/>
          <w:rFonts w:asciiTheme="minorHAnsi" w:eastAsiaTheme="minorEastAsia" w:hAnsiTheme="minorHAnsi" w:cstheme="minorBidi"/>
        </w:rPr>
        <w:commentReference w:id="174"/>
      </w:r>
      <w:r w:rsidRPr="00E1762C">
        <w:t xml:space="preserve">. The inclusive term “bedded pack” encompasses both aerobically composting bedded packs and deep bedded </w:t>
      </w:r>
      <w:proofErr w:type="gramStart"/>
      <w:r w:rsidRPr="00E1762C">
        <w:t>packs, and</w:t>
      </w:r>
      <w:proofErr w:type="gramEnd"/>
      <w:r w:rsidRPr="00E1762C">
        <w:t xml:space="preserve"> was defined as an enclosed loose housing facility deeply bedded with organic material (Jeffrey et al., 2024). Approximately 35 cows in early- to mid-lactation were enrolled from each herd. For 8 herds with DHIA data, cows were stratified by SCC, parity, and DIM, then randomly selected across these variables. All cows were sampled in 1 herd with ~35 lactating cows, and for the remaining herd the producer generated a list of 35 cows in early lactation. Cows unable to be sampled at a follow-up visit were replaced with another lactating cow in the herd (dictated by convenience). At each farm visit, duplicate quarter-milk samples were </w:t>
      </w:r>
      <w:del w:id="175" w:author="Deborah Neher" w:date="2024-08-25T16:28:00Z" w16du:dateUtc="2024-08-25T20:28:00Z">
        <w:r w:rsidRPr="00E1762C" w:rsidDel="002C042F">
          <w:delText xml:space="preserve">aseptically </w:delText>
        </w:r>
      </w:del>
      <w:r w:rsidRPr="00E1762C">
        <w:t xml:space="preserve">collected </w:t>
      </w:r>
      <w:ins w:id="176" w:author="Deborah Neher" w:date="2024-08-25T16:28:00Z" w16du:dateUtc="2024-08-25T20:28:00Z">
        <w:r w:rsidR="002C042F" w:rsidRPr="00E1762C">
          <w:t xml:space="preserve">aseptically </w:t>
        </w:r>
      </w:ins>
      <w:r w:rsidRPr="00E1762C">
        <w:t xml:space="preserve">from each lactating quarter immediately before milking for all enrolled cows according to NMC guidelines NMC, 2017). </w:t>
      </w:r>
    </w:p>
    <w:p w14:paraId="437F07A3" w14:textId="1F4CC868" w:rsidR="00E1762C" w:rsidRPr="00E1762C" w:rsidRDefault="00E1762C" w:rsidP="00E1762C">
      <w:pPr>
        <w:pStyle w:val="BodyTextIndent"/>
      </w:pPr>
      <w:r w:rsidRPr="00E1762C">
        <w:t xml:space="preserve">Standard aerobic bacteriological culture of quarter-milk was performed in duplicate to identify bacterial species present according to NMC guidelines NMC, 2017). Aerobic culture results of both samples were then used together to determine the </w:t>
      </w:r>
      <w:del w:id="177" w:author="John Barlow" w:date="2024-08-23T15:07:00Z" w16du:dateUtc="2024-08-23T19:07:00Z">
        <w:r w:rsidRPr="00E1762C" w:rsidDel="00593F50">
          <w:delText xml:space="preserve">overall </w:delText>
        </w:r>
      </w:del>
      <w:r w:rsidRPr="00E1762C">
        <w:t>bacteriological status of each quarter</w:t>
      </w:r>
      <w:del w:id="178" w:author="John Barlow" w:date="2024-08-23T15:07:00Z" w16du:dateUtc="2024-08-23T19:07:00Z">
        <w:r w:rsidRPr="00E1762C" w:rsidDel="00593F50">
          <w:delText>-milk sample</w:delText>
        </w:r>
      </w:del>
      <w:r w:rsidRPr="00E1762C">
        <w:t xml:space="preserv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 1 of the 2 samples had more than 2 morphologically distinct isolates growing on a plate; 5) and “indeterminate,”  when the set of quarter-milk samples did not meet the criteria for any of the previous categories (e.g., missing duplicate). </w:t>
      </w:r>
      <w:commentRangeStart w:id="179"/>
      <w:r w:rsidRPr="00E1762C">
        <w:t xml:space="preserve">Quarter-day observations were included in this study when the bacteriological status of a quarter on a given day could be determined. </w:t>
      </w:r>
      <w:commentRangeEnd w:id="179"/>
      <w:r w:rsidR="0035324C">
        <w:rPr>
          <w:rStyle w:val="CommentReference"/>
          <w:rFonts w:asciiTheme="minorHAnsi" w:eastAsiaTheme="minorEastAsia" w:hAnsiTheme="minorHAnsi" w:cstheme="minorBidi"/>
        </w:rPr>
        <w:commentReference w:id="179"/>
      </w:r>
    </w:p>
    <w:p w14:paraId="7B54C0AB" w14:textId="62455600" w:rsidR="00E1762C" w:rsidRPr="00E1762C" w:rsidRDefault="00E1762C" w:rsidP="00E1762C">
      <w:pPr>
        <w:pStyle w:val="BodyTextIndent"/>
      </w:pPr>
      <w:r w:rsidRPr="00E1762C">
        <w:t>Isolates from both pure and mixed culture quarter-milk samples were then identified to species or genus using MALDI-TOF mass spectrometry (</w:t>
      </w:r>
      <w:proofErr w:type="spellStart"/>
      <w:r w:rsidRPr="00E1762C">
        <w:t>Microflex</w:t>
      </w:r>
      <w:proofErr w:type="spellEnd"/>
      <w:r w:rsidRPr="00E1762C">
        <w:t xml:space="preserve">, Bruker </w:t>
      </w:r>
      <w:proofErr w:type="spellStart"/>
      <w:r w:rsidRPr="00E1762C">
        <w:t>Daltonics</w:t>
      </w:r>
      <w:proofErr w:type="spellEnd"/>
      <w:r w:rsidRPr="00E1762C">
        <w:t xml:space="preserve">). The protocol for identifying bacterial isolates with MALDI-TOF mass spectrometry has been described previously </w:t>
      </w:r>
      <w:r w:rsidR="00352F1F" w:rsidRPr="00E1762C">
        <w:t>in Haw</w:t>
      </w:r>
      <w:r w:rsidRPr="00E1762C">
        <w:t xml:space="preserve"> et al. (2024). For isolates unable to be identified with MALDI-TOF, other identification methods were used (colony morphology, catalase reaction, Gram stain, PCR-based amplicon sequencing for 16S rRNA or </w:t>
      </w:r>
      <w:del w:id="180" w:author="John Barlow" w:date="2024-08-23T15:12:00Z" w16du:dateUtc="2024-08-23T19:12:00Z">
        <w:r w:rsidRPr="00E1762C" w:rsidDel="0025357F">
          <w:rPr>
            <w:i/>
            <w:iCs/>
          </w:rPr>
          <w:delText>rpob</w:delText>
        </w:r>
        <w:r w:rsidRPr="00E1762C" w:rsidDel="0025357F">
          <w:delText xml:space="preserve"> </w:delText>
        </w:r>
      </w:del>
      <w:proofErr w:type="spellStart"/>
      <w:ins w:id="181" w:author="John Barlow" w:date="2024-08-23T15:12:00Z" w16du:dateUtc="2024-08-23T19:12:00Z">
        <w:r w:rsidR="0025357F" w:rsidRPr="00E1762C">
          <w:rPr>
            <w:i/>
            <w:iCs/>
          </w:rPr>
          <w:t>rpo</w:t>
        </w:r>
        <w:r w:rsidR="0025357F">
          <w:rPr>
            <w:i/>
            <w:iCs/>
          </w:rPr>
          <w:t>B</w:t>
        </w:r>
        <w:proofErr w:type="spellEnd"/>
        <w:r w:rsidR="0025357F" w:rsidRPr="00E1762C">
          <w:t xml:space="preserve"> </w:t>
        </w:r>
      </w:ins>
      <w:r w:rsidRPr="00E1762C">
        <w:t>gene). Using the bacteriological status and species identification, a quarter-day IMI status was assigned to each quarter observation: 1) “</w:t>
      </w:r>
      <w:del w:id="182" w:author="John Barlow" w:date="2024-08-23T15:13:00Z" w16du:dateUtc="2024-08-23T19:13:00Z">
        <w:r w:rsidRPr="00E1762C" w:rsidDel="0025357F">
          <w:delText>healthy</w:delText>
        </w:r>
      </w:del>
      <w:ins w:id="183" w:author="John Barlow" w:date="2024-08-23T15:13:00Z" w16du:dateUtc="2024-08-23T19:13:00Z">
        <w:r w:rsidR="0025357F">
          <w:t>culture-negative</w:t>
        </w:r>
      </w:ins>
      <w:r w:rsidRPr="00E1762C">
        <w:t xml:space="preserve">,” when there was no significant growth; 2) “single pathogen infection,” when ≥ 100 CFU/mL of a particular pathogen was identified in pure culture on both plates (interpretation in series; Dohoo et al., 2011); 3) “mixed infection,” when ≥ 100 CFU/mL of 2 different pathogens were identified in mixed culture on both plates; and 4) “unknown” if the sample status had been identified as contaminated or indeterminate as </w:t>
      </w:r>
      <w:del w:id="184" w:author="Deborah Neher" w:date="2024-08-25T16:31:00Z" w16du:dateUtc="2024-08-25T20:31:00Z">
        <w:r w:rsidRPr="00E1762C" w:rsidDel="00B117A9">
          <w:delText xml:space="preserve">previously </w:delText>
        </w:r>
      </w:del>
      <w:r w:rsidRPr="00E1762C">
        <w:t>described</w:t>
      </w:r>
      <w:ins w:id="185" w:author="Deborah Neher" w:date="2024-08-25T16:31:00Z" w16du:dateUtc="2024-08-25T20:31:00Z">
        <w:r w:rsidR="00B117A9" w:rsidRPr="00B117A9">
          <w:t xml:space="preserve"> </w:t>
        </w:r>
        <w:r w:rsidR="00B117A9" w:rsidRPr="00E1762C">
          <w:t>previously</w:t>
        </w:r>
      </w:ins>
      <w:r w:rsidRPr="00E1762C">
        <w:t xml:space="preserve">. </w:t>
      </w:r>
      <w:commentRangeStart w:id="186"/>
      <w:r w:rsidRPr="00E1762C">
        <w:t xml:space="preserve">A quarter-day observation was included in the final data set if the IMI status was classified as </w:t>
      </w:r>
      <w:del w:id="187" w:author="John Barlow" w:date="2024-08-23T15:14:00Z" w16du:dateUtc="2024-08-23T19:14:00Z">
        <w:r w:rsidRPr="00E1762C" w:rsidDel="0025357F">
          <w:delText>healthy</w:delText>
        </w:r>
      </w:del>
      <w:ins w:id="188" w:author="John Barlow" w:date="2024-08-23T15:14:00Z" w16du:dateUtc="2024-08-23T19:14:00Z">
        <w:r w:rsidR="0025357F">
          <w:t>culture-negative</w:t>
        </w:r>
      </w:ins>
      <w:r w:rsidRPr="00E1762C">
        <w:t>, single pathogen infection, or mixed infection.</w:t>
      </w:r>
      <w:commentRangeEnd w:id="186"/>
      <w:r w:rsidR="00A81480">
        <w:rPr>
          <w:rStyle w:val="CommentReference"/>
          <w:rFonts w:asciiTheme="minorHAnsi" w:eastAsiaTheme="minorEastAsia" w:hAnsiTheme="minorHAnsi" w:cstheme="minorBidi"/>
        </w:rPr>
        <w:commentReference w:id="186"/>
      </w:r>
    </w:p>
    <w:p w14:paraId="7D7052C2" w14:textId="6E19ABA5" w:rsidR="00E1762C" w:rsidRPr="00E1762C" w:rsidRDefault="00E1762C" w:rsidP="00E1762C">
      <w:pPr>
        <w:pStyle w:val="BodyTextIndent"/>
      </w:pPr>
      <w:commentRangeStart w:id="189"/>
      <w:r w:rsidRPr="00E1762C">
        <w:t xml:space="preserve">Quarter-day IMI status, cow information, visit, and herd data were organized into a spreadsheet and imported into the R Statistical Programming Environment (R Development Core Team, 2023) for analysis. The quarter-level prevalence for each farm visit was calculated by dividing the number of quarters infected with a particular pathogen (or grouping of similar pathogens) by the total number of sampled quarters at risk where IMI status could be determined for that farm visit. </w:t>
      </w:r>
      <w:commentRangeEnd w:id="189"/>
      <w:r w:rsidR="00937271">
        <w:rPr>
          <w:rStyle w:val="CommentReference"/>
          <w:rFonts w:asciiTheme="minorHAnsi" w:eastAsiaTheme="minorEastAsia" w:hAnsiTheme="minorHAnsi" w:cstheme="minorBidi"/>
        </w:rPr>
        <w:commentReference w:id="189"/>
      </w:r>
      <w:r w:rsidRPr="00E1762C">
        <w:t xml:space="preserve">Median and range of quarter-level prevalence for each herd was then calculated using all consecutive visits to a particular farm. </w:t>
      </w:r>
      <w:commentRangeStart w:id="190"/>
      <w:commentRangeStart w:id="191"/>
      <w:r w:rsidRPr="00E1762C">
        <w:t xml:space="preserve">Median and range of quarter-level prevalence </w:t>
      </w:r>
      <w:ins w:id="192" w:author="Sandra Godden" w:date="2024-08-18T16:49:00Z">
        <w:r w:rsidR="00560BA7">
          <w:t xml:space="preserve">of IMI </w:t>
        </w:r>
      </w:ins>
      <w:r w:rsidRPr="00E1762C">
        <w:t>for tiestalls and bedded packs were calculated over all 15 visits to each facility type, respectively. Overall median and range of quarter-level prevalence were calculated using all 30 visits to the 10 farms</w:t>
      </w:r>
      <w:commentRangeEnd w:id="190"/>
      <w:r w:rsidR="001A6E0A">
        <w:rPr>
          <w:rStyle w:val="CommentReference"/>
          <w:rFonts w:asciiTheme="minorHAnsi" w:eastAsiaTheme="minorEastAsia" w:hAnsiTheme="minorHAnsi" w:cstheme="minorBidi"/>
        </w:rPr>
        <w:commentReference w:id="190"/>
      </w:r>
      <w:commentRangeEnd w:id="191"/>
      <w:r w:rsidR="00D57F6E">
        <w:rPr>
          <w:rStyle w:val="CommentReference"/>
          <w:rFonts w:asciiTheme="minorHAnsi" w:eastAsiaTheme="minorEastAsia" w:hAnsiTheme="minorHAnsi" w:cstheme="minorBidi"/>
        </w:rPr>
        <w:commentReference w:id="191"/>
      </w:r>
      <w:r w:rsidRPr="00E1762C">
        <w:t>.</w:t>
      </w:r>
    </w:p>
    <w:p w14:paraId="5923D961" w14:textId="77777777" w:rsidR="00E1762C" w:rsidRPr="00E1762C" w:rsidRDefault="00E1762C" w:rsidP="00E1762C">
      <w:pPr>
        <w:pStyle w:val="BodyTextIndent"/>
      </w:pPr>
      <w:proofErr w:type="gramStart"/>
      <w:r w:rsidRPr="00E1762C">
        <w:t>Median</w:t>
      </w:r>
      <w:proofErr w:type="gramEnd"/>
      <w:r w:rsidRPr="00E1762C">
        <w:t xml:space="preserve"> herd size was 70 lactating cows (range: 44-105) of various breeds, with a median rolling herd average of 13,250 lbs. (range: 10,675-21,204 lbs.). Three visits were completed at 8 farms, 1 herd was sampled twice, and 1 was sampled 4 times before interruption by the COVID-19 pandemic. Mean days elapsed between farm visits was 33.6 (median: 34; range: 27-43). Of the 5 enrolled BP farms, 2 were composting BP, cultivating the pack twice a day to encourage aerobic decomposition of sawdust or shavings (The Dairyland Initiative, 2024; Bewley et al., 2017). Two BP used a “traditional” or “deep bedded pack” system, where large volumes of dry straw or hay </w:t>
      </w:r>
      <w:proofErr w:type="gramStart"/>
      <w:r w:rsidRPr="00E1762C">
        <w:t>was</w:t>
      </w:r>
      <w:proofErr w:type="gramEnd"/>
      <w:r w:rsidRPr="00E1762C">
        <w:t xml:space="preserve"> added to bedding that accumulated over the 6-8 months cows were housed indoors </w:t>
      </w:r>
      <w:commentRangeStart w:id="193"/>
      <w:r w:rsidRPr="00E1762C">
        <w:t xml:space="preserve">(The Dairyland Initiative, 2024; Bewley et al., 2017). </w:t>
      </w:r>
      <w:commentRangeEnd w:id="193"/>
      <w:r w:rsidR="004F28DD">
        <w:rPr>
          <w:rStyle w:val="CommentReference"/>
          <w:rFonts w:asciiTheme="minorHAnsi" w:eastAsiaTheme="minorEastAsia" w:hAnsiTheme="minorHAnsi" w:cstheme="minorBidi"/>
        </w:rPr>
        <w:commentReference w:id="193"/>
      </w:r>
      <w:r w:rsidRPr="00E1762C">
        <w:t xml:space="preserve">The remaining BP bedded with straw and woodchips and cultivated every 48 hrs., adding chopped hay and woodchips each time. </w:t>
      </w:r>
    </w:p>
    <w:p w14:paraId="4F5756A6" w14:textId="1AF04AB4" w:rsidR="00E1762C" w:rsidRPr="00E1762C" w:rsidRDefault="00E1762C" w:rsidP="00E1762C">
      <w:pPr>
        <w:pStyle w:val="BodyTextIndent"/>
      </w:pPr>
      <w:commentRangeStart w:id="194"/>
      <w:r w:rsidRPr="00E1762C">
        <w:t>In total, 4,212 quarter-observations were collected from 1,536 quarters belonging to 384 cows were enrolled for at least 1 visit</w:t>
      </w:r>
      <w:commentRangeEnd w:id="194"/>
      <w:r w:rsidR="00D44DBC">
        <w:rPr>
          <w:rStyle w:val="CommentReference"/>
          <w:rFonts w:asciiTheme="minorHAnsi" w:eastAsiaTheme="minorEastAsia" w:hAnsiTheme="minorHAnsi" w:cstheme="minorBidi"/>
        </w:rPr>
        <w:commentReference w:id="194"/>
      </w:r>
      <w:r w:rsidRPr="00E1762C">
        <w:t xml:space="preserve">. Of these, 880 quarter-observations were excluded from further analyses: 34 did not meet definition of either having an IMI or being </w:t>
      </w:r>
      <w:del w:id="195" w:author="John Barlow" w:date="2024-08-23T15:14:00Z" w16du:dateUtc="2024-08-23T19:14:00Z">
        <w:r w:rsidRPr="00E1762C" w:rsidDel="0025357F">
          <w:delText>healthy</w:delText>
        </w:r>
      </w:del>
      <w:ins w:id="196" w:author="John Barlow" w:date="2024-08-23T15:14:00Z" w16du:dateUtc="2024-08-23T19:14:00Z">
        <w:r w:rsidR="0025357F">
          <w:t>culture-negative</w:t>
        </w:r>
      </w:ins>
      <w:r w:rsidRPr="00E1762C">
        <w:t xml:space="preserve">; 88 were from non-functional mammary glands; 224 were excluded due to a sampling error; and </w:t>
      </w:r>
      <w:commentRangeStart w:id="197"/>
      <w:r w:rsidRPr="00E1762C">
        <w:t xml:space="preserve">534 were excluded because </w:t>
      </w:r>
      <w:commentRangeEnd w:id="197"/>
      <w:r w:rsidR="001A6E0A">
        <w:rPr>
          <w:rStyle w:val="CommentReference"/>
          <w:rFonts w:asciiTheme="minorHAnsi" w:eastAsiaTheme="minorEastAsia" w:hAnsiTheme="minorHAnsi" w:cstheme="minorBidi"/>
        </w:rPr>
        <w:commentReference w:id="197"/>
      </w:r>
      <w:r w:rsidRPr="00E1762C">
        <w:t>≥ 1 of the 2 duplicate quarter</w:t>
      </w:r>
      <w:ins w:id="198" w:author="Sandra Godden" w:date="2024-08-18T16:54:00Z">
        <w:r w:rsidR="001A6E0A">
          <w:t xml:space="preserve"> </w:t>
        </w:r>
      </w:ins>
      <w:r w:rsidRPr="00E1762C">
        <w:t xml:space="preserve">milk samples was contaminated. The final data set consisted of 3,332 quarter-observations (from 1,456 quarters of 382 cows) where the IMI status of the quarter could be determined. There were 2,290 quarter-observations from </w:t>
      </w:r>
      <w:del w:id="199" w:author="John Barlow" w:date="2024-08-23T15:14:00Z" w16du:dateUtc="2024-08-23T19:14:00Z">
        <w:r w:rsidRPr="00E1762C" w:rsidDel="0025357F">
          <w:delText>healthy</w:delText>
        </w:r>
      </w:del>
      <w:ins w:id="200" w:author="John Barlow" w:date="2024-08-23T15:14:00Z" w16du:dateUtc="2024-08-23T19:14:00Z">
        <w:r w:rsidR="0025357F">
          <w:t>culture-negative</w:t>
        </w:r>
      </w:ins>
      <w:r w:rsidRPr="00E1762C">
        <w:t xml:space="preserve"> quarters. The mean (median; range) number of cows included per herd was 38.2 (38; 35-41), quarters per cow was 3.8 (4; 1-4) and observations per quarter was 2.3 (2; 1-4). </w:t>
      </w:r>
    </w:p>
    <w:p w14:paraId="64A3F42C" w14:textId="403D243C" w:rsidR="00E1762C" w:rsidRDefault="00E1762C" w:rsidP="00E1762C">
      <w:pPr>
        <w:pStyle w:val="BodyTextIndent"/>
      </w:pPr>
      <w:r w:rsidRPr="00E1762C">
        <w:t xml:space="preserve">There were 1,042 quarter-observations from quarters with an IMI at time of sampling: 953 with an IMI due to a single pathogen (28.6% of all quarter-observations), and 89 with a mixed infection (2.7% of all quarter-observations). The quarter-level prevalence of pathogens (or grouping of similar pathogens) causing intramammary infections by farm is presented in Table </w:t>
      </w:r>
      <w:r w:rsidR="00ED00FB">
        <w:t>5.</w:t>
      </w:r>
      <w:r w:rsidRPr="00E1762C">
        <w:t xml:space="preserve">1. </w:t>
      </w:r>
      <w:commentRangeStart w:id="201"/>
      <w:r w:rsidRPr="00E1762C">
        <w:t xml:space="preserve">Overall, the majority of IMI were caused by all </w:t>
      </w:r>
      <w:ins w:id="202" w:author="John Barlow" w:date="2024-08-23T15:30:00Z" w16du:dateUtc="2024-08-23T19:30:00Z">
        <w:r w:rsidR="004C112E" w:rsidRPr="004C112E">
          <w:t xml:space="preserve">non-aureus staphylococci and mammaliicocci </w:t>
        </w:r>
        <w:r w:rsidR="004C112E">
          <w:t>(</w:t>
        </w:r>
      </w:ins>
      <w:r w:rsidRPr="00E1762C">
        <w:t>NASM</w:t>
      </w:r>
      <w:ins w:id="203" w:author="John Barlow" w:date="2024-08-23T15:30:00Z" w16du:dateUtc="2024-08-23T19:30:00Z">
        <w:r w:rsidR="004C112E">
          <w:t>)</w:t>
        </w:r>
      </w:ins>
      <w:r w:rsidRPr="00E1762C">
        <w:t xml:space="preserve"> species combined (median prevalence of 20%). At the species level, </w:t>
      </w:r>
      <w:r w:rsidRPr="00E1762C">
        <w:rPr>
          <w:i/>
          <w:iCs/>
        </w:rPr>
        <w:t>Staph. chromogenes</w:t>
      </w:r>
      <w:r w:rsidRPr="00E1762C">
        <w:t xml:space="preserve"> was the leading cause of IMI (14.6%), followed by </w:t>
      </w:r>
      <w:r w:rsidRPr="00E1762C">
        <w:rPr>
          <w:i/>
          <w:iCs/>
        </w:rPr>
        <w:t xml:space="preserve">Strep. </w:t>
      </w:r>
      <w:proofErr w:type="spellStart"/>
      <w:r w:rsidRPr="00E1762C">
        <w:rPr>
          <w:i/>
          <w:iCs/>
        </w:rPr>
        <w:t>uberis</w:t>
      </w:r>
      <w:proofErr w:type="spellEnd"/>
      <w:r w:rsidRPr="00E1762C">
        <w:rPr>
          <w:i/>
          <w:iCs/>
        </w:rPr>
        <w:t xml:space="preserve"> </w:t>
      </w:r>
      <w:r w:rsidRPr="00E1762C">
        <w:t xml:space="preserve">(3.4%), </w:t>
      </w:r>
      <w:r w:rsidRPr="00E1762C">
        <w:rPr>
          <w:i/>
          <w:iCs/>
        </w:rPr>
        <w:t>Staph. aureus</w:t>
      </w:r>
      <w:r w:rsidRPr="00E1762C">
        <w:t xml:space="preserve"> (3.2%), and </w:t>
      </w:r>
      <w:r w:rsidRPr="00E1762C">
        <w:rPr>
          <w:i/>
          <w:iCs/>
        </w:rPr>
        <w:t xml:space="preserve">Staph. </w:t>
      </w:r>
      <w:proofErr w:type="spellStart"/>
      <w:r w:rsidRPr="00E1762C">
        <w:rPr>
          <w:i/>
          <w:iCs/>
        </w:rPr>
        <w:t>haemolyticus</w:t>
      </w:r>
      <w:proofErr w:type="spellEnd"/>
      <w:r w:rsidRPr="00E1762C">
        <w:rPr>
          <w:i/>
          <w:iCs/>
        </w:rPr>
        <w:t xml:space="preserve"> </w:t>
      </w:r>
      <w:r w:rsidRPr="00E1762C">
        <w:t xml:space="preserve">(1.3%). </w:t>
      </w:r>
      <w:commentRangeEnd w:id="201"/>
      <w:r w:rsidR="00937271">
        <w:rPr>
          <w:rStyle w:val="CommentReference"/>
          <w:rFonts w:asciiTheme="minorHAnsi" w:eastAsiaTheme="minorEastAsia" w:hAnsiTheme="minorHAnsi" w:cstheme="minorBidi"/>
        </w:rPr>
        <w:commentReference w:id="201"/>
      </w:r>
    </w:p>
    <w:p w14:paraId="0921F5BC" w14:textId="38FFCA94" w:rsidR="009A00A2" w:rsidRPr="00117AEE" w:rsidRDefault="009A00A2" w:rsidP="009A00A2">
      <w:pPr>
        <w:pStyle w:val="ChapSub"/>
        <w:rPr>
          <w:rStyle w:val="Emphasis"/>
          <w:b w:val="0"/>
          <w:bCs/>
          <w:i w:val="0"/>
          <w:iCs w:val="0"/>
          <w:color w:val="0E101A"/>
        </w:rPr>
      </w:pPr>
      <w:bookmarkStart w:id="204" w:name="_Toc174382623"/>
      <w:r>
        <w:rPr>
          <w:rStyle w:val="Emphasis"/>
          <w:bCs/>
          <w:i w:val="0"/>
          <w:iCs w:val="0"/>
          <w:color w:val="0E101A"/>
        </w:rPr>
        <w:t>5.3 Discussion</w:t>
      </w:r>
      <w:bookmarkEnd w:id="204"/>
    </w:p>
    <w:p w14:paraId="36978D81" w14:textId="60286328" w:rsidR="009A00A2" w:rsidRPr="009A00A2" w:rsidRDefault="009A00A2" w:rsidP="009A00A2">
      <w:pPr>
        <w:pStyle w:val="BodyTextIndent"/>
        <w:rPr>
          <w:b/>
          <w:bCs/>
          <w:i/>
          <w:iCs/>
        </w:rPr>
      </w:pPr>
      <w:r w:rsidRPr="009A00A2">
        <w:rPr>
          <w:i/>
          <w:iCs/>
        </w:rPr>
        <w:t>Staphylococcus</w:t>
      </w:r>
      <w:r w:rsidRPr="009A00A2">
        <w:t xml:space="preserve"> were the dominant organisms causing IMI in this population of farms, with the largest proportion of IMI caused by </w:t>
      </w:r>
      <w:del w:id="205" w:author="John Barlow" w:date="2024-08-23T15:31:00Z" w16du:dateUtc="2024-08-23T19:31:00Z">
        <w:r w:rsidRPr="009A00A2" w:rsidDel="004C112E">
          <w:delText>non-aureus staphylococci and mammaliicocci (</w:delText>
        </w:r>
      </w:del>
      <w:r w:rsidRPr="009A00A2">
        <w:t>NASM</w:t>
      </w:r>
      <w:del w:id="206" w:author="John Barlow" w:date="2024-08-23T15:31:00Z" w16du:dateUtc="2024-08-23T19:31:00Z">
        <w:r w:rsidRPr="009A00A2" w:rsidDel="004C112E">
          <w:delText>)</w:delText>
        </w:r>
      </w:del>
      <w:r w:rsidRPr="009A00A2">
        <w:t xml:space="preserve">. The median NASM prevalence in the current study is </w:t>
      </w:r>
      <w:proofErr w:type="gramStart"/>
      <w:r w:rsidRPr="009A00A2">
        <w:t>similar to</w:t>
      </w:r>
      <w:proofErr w:type="gramEnd"/>
      <w:r w:rsidRPr="009A00A2">
        <w:t xml:space="preserve"> previous studies reporting a quarter-level prevalence of 26% in Canada (</w:t>
      </w:r>
      <w:proofErr w:type="spellStart"/>
      <w:r w:rsidRPr="009A00A2">
        <w:t>Condas</w:t>
      </w:r>
      <w:proofErr w:type="spellEnd"/>
      <w:r w:rsidRPr="009A00A2">
        <w:t xml:space="preserve"> et al., 2017) and 21% in Belgium (</w:t>
      </w:r>
      <w:proofErr w:type="spellStart"/>
      <w:r w:rsidRPr="009A00A2">
        <w:t>Valckenier</w:t>
      </w:r>
      <w:proofErr w:type="spellEnd"/>
      <w:r w:rsidRPr="009A00A2">
        <w:t xml:space="preserve"> et al., 2020), although higher than </w:t>
      </w:r>
      <w:del w:id="207" w:author="Deborah Neher" w:date="2024-08-25T16:36:00Z" w16du:dateUtc="2024-08-25T20:36:00Z">
        <w:r w:rsidRPr="009A00A2" w:rsidDel="005D5446">
          <w:delText xml:space="preserve">1 </w:delText>
        </w:r>
      </w:del>
      <w:ins w:id="208" w:author="Deborah Neher" w:date="2024-08-25T16:36:00Z" w16du:dateUtc="2024-08-25T20:36:00Z">
        <w:r w:rsidR="005D5446">
          <w:t>one</w:t>
        </w:r>
        <w:r w:rsidR="005D5446" w:rsidRPr="009A00A2">
          <w:t xml:space="preserve"> </w:t>
        </w:r>
      </w:ins>
      <w:r w:rsidRPr="009A00A2">
        <w:t xml:space="preserve">US study (11%, Rowe et al., 2019) and lower than another Belgian study (33%; </w:t>
      </w:r>
      <w:proofErr w:type="spellStart"/>
      <w:r w:rsidRPr="009A00A2">
        <w:t>Wuytack</w:t>
      </w:r>
      <w:proofErr w:type="spellEnd"/>
      <w:r w:rsidRPr="009A00A2">
        <w:t xml:space="preserve"> et al., 2020). </w:t>
      </w:r>
      <w:ins w:id="209" w:author="John Barlow" w:date="2024-08-23T15:34:00Z" w16du:dateUtc="2024-08-23T19:34:00Z">
        <w:r w:rsidR="008B2D1D">
          <w:rPr>
            <w:i/>
            <w:iCs/>
          </w:rPr>
          <w:t xml:space="preserve"> </w:t>
        </w:r>
      </w:ins>
      <w:ins w:id="210" w:author="John Barlow" w:date="2024-08-23T15:32:00Z" w16du:dateUtc="2024-08-23T19:32:00Z">
        <w:r w:rsidR="00E8025D">
          <w:t xml:space="preserve"> </w:t>
        </w:r>
      </w:ins>
      <w:r w:rsidRPr="009A00A2">
        <w:rPr>
          <w:i/>
          <w:iCs/>
        </w:rPr>
        <w:t xml:space="preserve">Staph. chromogenes </w:t>
      </w:r>
      <w:r w:rsidRPr="009A00A2">
        <w:t xml:space="preserve">was the most frequently identified species, consistent with other studies from both conventional (De Visscher et al., 2016; </w:t>
      </w:r>
      <w:proofErr w:type="spellStart"/>
      <w:r w:rsidRPr="009A00A2">
        <w:t>Condas</w:t>
      </w:r>
      <w:proofErr w:type="spellEnd"/>
      <w:r w:rsidRPr="009A00A2">
        <w:t xml:space="preserve"> et al., 2017; Rowe et al., 2019; </w:t>
      </w:r>
      <w:proofErr w:type="spellStart"/>
      <w:r w:rsidRPr="009A00A2">
        <w:t>Wuytack</w:t>
      </w:r>
      <w:proofErr w:type="spellEnd"/>
      <w:r w:rsidRPr="009A00A2">
        <w:t xml:space="preserve"> et al., 2020) and organic (Peña-Mosca et al., 2023) herds in various countries. In agreement with Peña-Mosca et al. (2023), the second most frequently isolated </w:t>
      </w:r>
      <w:r w:rsidRPr="009A00A2">
        <w:rPr>
          <w:i/>
          <w:iCs/>
        </w:rPr>
        <w:t xml:space="preserve">Staph. </w:t>
      </w:r>
      <w:r w:rsidRPr="009A00A2">
        <w:t xml:space="preserve">species was </w:t>
      </w:r>
      <w:r w:rsidRPr="009A00A2">
        <w:rPr>
          <w:i/>
          <w:iCs/>
        </w:rPr>
        <w:t xml:space="preserve">Staph. aureus. </w:t>
      </w:r>
      <w:r w:rsidRPr="009A00A2">
        <w:t>However, the q</w:t>
      </w:r>
      <w:commentRangeStart w:id="211"/>
      <w:r w:rsidRPr="009A00A2">
        <w:t xml:space="preserve">uarter-level prevalence </w:t>
      </w:r>
      <w:commentRangeEnd w:id="211"/>
      <w:r w:rsidR="001A6E0A">
        <w:rPr>
          <w:rStyle w:val="CommentReference"/>
          <w:rFonts w:asciiTheme="minorHAnsi" w:eastAsiaTheme="minorEastAsia" w:hAnsiTheme="minorHAnsi" w:cstheme="minorBidi"/>
        </w:rPr>
        <w:commentReference w:id="211"/>
      </w:r>
      <w:r w:rsidRPr="009A00A2">
        <w:t xml:space="preserve">observed in the current study was much </w:t>
      </w:r>
      <w:commentRangeStart w:id="212"/>
      <w:r w:rsidRPr="009A00A2">
        <w:t>lower</w:t>
      </w:r>
      <w:commentRangeEnd w:id="212"/>
      <w:r w:rsidR="001A6E0A">
        <w:rPr>
          <w:rStyle w:val="CommentReference"/>
          <w:rFonts w:asciiTheme="minorHAnsi" w:eastAsiaTheme="minorEastAsia" w:hAnsiTheme="minorHAnsi" w:cstheme="minorBidi"/>
        </w:rPr>
        <w:commentReference w:id="212"/>
      </w:r>
      <w:r w:rsidRPr="009A00A2">
        <w:t xml:space="preserve"> than the 13.6% reported for the second post-partum sampling of the 5 organic farms in Peña-Mosca et al. (2023). A similar distribution pattern of NASM was observed in both the current study and Peña-Mosca et al. (2023), where a diverse number of species were identified but the prevalence of non-</w:t>
      </w:r>
      <w:r w:rsidRPr="009A00A2">
        <w:rPr>
          <w:i/>
          <w:iCs/>
        </w:rPr>
        <w:t>chromogenes</w:t>
      </w:r>
      <w:r w:rsidRPr="009A00A2">
        <w:t xml:space="preserve"> IMI was low. </w:t>
      </w:r>
      <w:r w:rsidRPr="009A00A2">
        <w:rPr>
          <w:i/>
          <w:iCs/>
        </w:rPr>
        <w:t xml:space="preserve">Staph. </w:t>
      </w:r>
      <w:proofErr w:type="spellStart"/>
      <w:r w:rsidRPr="009A00A2">
        <w:rPr>
          <w:i/>
          <w:iCs/>
        </w:rPr>
        <w:t>haemolyticus</w:t>
      </w:r>
      <w:proofErr w:type="spellEnd"/>
      <w:r w:rsidRPr="009A00A2">
        <w:rPr>
          <w:i/>
          <w:iCs/>
        </w:rPr>
        <w:t xml:space="preserve"> </w:t>
      </w:r>
      <w:r w:rsidRPr="009A00A2">
        <w:t xml:space="preserve">was found at almost twice the quarter-level prevalence in the current study when compared to Peña-Mosca et al. (2023) (1.3% vs. 0.7%, respectively). While Peña-Mosca et al. (2023) found </w:t>
      </w:r>
      <w:r w:rsidRPr="009A00A2">
        <w:rPr>
          <w:i/>
          <w:iCs/>
        </w:rPr>
        <w:t xml:space="preserve">Strep. </w:t>
      </w:r>
      <w:proofErr w:type="spellStart"/>
      <w:r w:rsidRPr="009A00A2">
        <w:rPr>
          <w:i/>
          <w:iCs/>
        </w:rPr>
        <w:t>dysgalactiae</w:t>
      </w:r>
      <w:proofErr w:type="spellEnd"/>
      <w:r w:rsidRPr="009A00A2">
        <w:rPr>
          <w:i/>
          <w:iCs/>
        </w:rPr>
        <w:t xml:space="preserve"> </w:t>
      </w:r>
      <w:r w:rsidRPr="009A00A2">
        <w:t xml:space="preserve">to be the dominant streptococcal species vs. </w:t>
      </w:r>
      <w:r w:rsidRPr="009A00A2">
        <w:rPr>
          <w:i/>
          <w:iCs/>
        </w:rPr>
        <w:t xml:space="preserve">Strep. </w:t>
      </w:r>
      <w:proofErr w:type="spellStart"/>
      <w:r w:rsidRPr="009A00A2">
        <w:rPr>
          <w:i/>
          <w:iCs/>
        </w:rPr>
        <w:t>uberis</w:t>
      </w:r>
      <w:proofErr w:type="spellEnd"/>
      <w:r w:rsidRPr="009A00A2">
        <w:t xml:space="preserve"> (quarter-level prevalence of 4.2% and 0.5% respectively for their second post-partum samples), the relative distribution of these 2 species was reversed in the current study (0.4% for </w:t>
      </w:r>
      <w:r w:rsidRPr="009A00A2">
        <w:rPr>
          <w:i/>
          <w:iCs/>
        </w:rPr>
        <w:t xml:space="preserve">Strep. </w:t>
      </w:r>
      <w:proofErr w:type="spellStart"/>
      <w:r w:rsidRPr="009A00A2">
        <w:rPr>
          <w:i/>
          <w:iCs/>
        </w:rPr>
        <w:t>dysgalactiae</w:t>
      </w:r>
      <w:proofErr w:type="spellEnd"/>
      <w:r w:rsidRPr="009A00A2">
        <w:t xml:space="preserve"> and 3.4% for </w:t>
      </w:r>
      <w:r w:rsidRPr="009A00A2">
        <w:rPr>
          <w:i/>
          <w:iCs/>
        </w:rPr>
        <w:t xml:space="preserve">Strep. </w:t>
      </w:r>
      <w:proofErr w:type="spellStart"/>
      <w:r w:rsidRPr="009A00A2">
        <w:rPr>
          <w:i/>
          <w:iCs/>
        </w:rPr>
        <w:t>uberis</w:t>
      </w:r>
      <w:proofErr w:type="spellEnd"/>
      <w:r w:rsidRPr="009A00A2">
        <w:t xml:space="preserve">). </w:t>
      </w:r>
    </w:p>
    <w:p w14:paraId="6F1C5DA9" w14:textId="77777777" w:rsidR="009A00A2" w:rsidRPr="009A00A2" w:rsidRDefault="009A00A2" w:rsidP="009A00A2">
      <w:pPr>
        <w:pStyle w:val="BodyTextIndent"/>
      </w:pPr>
      <w:r w:rsidRPr="009A00A2">
        <w:t xml:space="preserve">Farms from the current study exhibited a large amount of variation in quarter-level prevalence of </w:t>
      </w:r>
      <w:r w:rsidRPr="009A00A2">
        <w:rPr>
          <w:i/>
          <w:iCs/>
        </w:rPr>
        <w:t xml:space="preserve">Corynebacterium </w:t>
      </w:r>
      <w:r w:rsidRPr="009A00A2">
        <w:t xml:space="preserve">spp. The median prevalence in the current study (0.9%) is </w:t>
      </w:r>
      <w:proofErr w:type="gramStart"/>
      <w:r w:rsidRPr="009A00A2">
        <w:t>similar to</w:t>
      </w:r>
      <w:proofErr w:type="gramEnd"/>
      <w:r w:rsidRPr="009A00A2">
        <w:t xml:space="preserve"> a large US study (1.16%; Rowe et al., 2019) and lower than that reported by a large Canadian study of fresh cows (3.2% in first-calf heifers, 4.7% multiparous cows; Naqvi et al., 2018). Three farms in the current study had no </w:t>
      </w:r>
      <w:r w:rsidRPr="009A00A2">
        <w:rPr>
          <w:i/>
          <w:iCs/>
        </w:rPr>
        <w:t xml:space="preserve">Corynebacterium </w:t>
      </w:r>
      <w:r w:rsidRPr="009A00A2">
        <w:t xml:space="preserve">spp. isolated from subclinical IMI over all farm visits, 5 had a prevalence ranging from 0.4-4%, 1 TS had a prevalence of 7.5%, and 1 BP had a prevalence of 11.5%. Similar findings have been reported by other studies describing subclinical IMI by pathogen on organic dairies. In a comparison of 7 organic and 7 conventional herds, Mullen et al. (2013) report that percentages of quarters infected with </w:t>
      </w:r>
      <w:r w:rsidRPr="009A00A2">
        <w:rPr>
          <w:i/>
          <w:iCs/>
        </w:rPr>
        <w:t>Corynebacterium</w:t>
      </w:r>
      <w:r w:rsidRPr="009A00A2">
        <w:t xml:space="preserve"> spp. showed high variability for the organic farms, ranging from 0 to 63.5%. Peña-Mosca et al. (2023) also found a relatively high proportion of quarters infected with </w:t>
      </w:r>
      <w:r w:rsidRPr="009A00A2">
        <w:rPr>
          <w:i/>
          <w:iCs/>
        </w:rPr>
        <w:t xml:space="preserve">Corynebacterium </w:t>
      </w:r>
      <w:r w:rsidRPr="009A00A2">
        <w:t xml:space="preserve">spp. (2.8-5.4% for various sampling periods post-partum). Research exploring risk factors associated with </w:t>
      </w:r>
      <w:r w:rsidRPr="009A00A2">
        <w:rPr>
          <w:i/>
          <w:iCs/>
        </w:rPr>
        <w:t>Corynebacterium</w:t>
      </w:r>
      <w:r w:rsidRPr="009A00A2">
        <w:t xml:space="preserve"> spp. may identify whether organic farms exhibit a wider range of prevalence for these pathogens, or if this observed herd-level variability is seen in both conventional and organic farms.</w:t>
      </w:r>
    </w:p>
    <w:p w14:paraId="2E420765" w14:textId="77777777" w:rsidR="009A00A2" w:rsidRPr="009A00A2" w:rsidRDefault="009A00A2" w:rsidP="009A00A2">
      <w:pPr>
        <w:pStyle w:val="BodyTextIndent"/>
      </w:pPr>
      <w:r w:rsidRPr="009A00A2">
        <w:t xml:space="preserve">Research describing the pathogen-specific prevalence of subclinical mastitis is limited for farms using BP, but Fávero et al. (2015) observed that </w:t>
      </w:r>
      <w:r w:rsidRPr="009A00A2">
        <w:rPr>
          <w:i/>
          <w:iCs/>
        </w:rPr>
        <w:t>Corynebacterium</w:t>
      </w:r>
      <w:r w:rsidRPr="009A00A2">
        <w:t xml:space="preserve"> spp. </w:t>
      </w:r>
      <w:proofErr w:type="gramStart"/>
      <w:r w:rsidRPr="009A00A2">
        <w:t>were</w:t>
      </w:r>
      <w:proofErr w:type="gramEnd"/>
      <w:r w:rsidRPr="009A00A2">
        <w:t xml:space="preserve"> the most common cause of subclinical IMI in a study of 3 BP farms in Brazil, followed by coagulase-negative </w:t>
      </w:r>
      <w:r w:rsidRPr="009A00A2">
        <w:rPr>
          <w:i/>
          <w:iCs/>
        </w:rPr>
        <w:t>Staph.</w:t>
      </w:r>
      <w:r w:rsidRPr="009A00A2">
        <w:t xml:space="preserve"> </w:t>
      </w:r>
      <w:proofErr w:type="gramStart"/>
      <w:r w:rsidRPr="009A00A2">
        <w:t>Similar to</w:t>
      </w:r>
      <w:proofErr w:type="gramEnd"/>
      <w:r w:rsidRPr="009A00A2">
        <w:t xml:space="preserve"> the current study, Freu et al. (2023) report </w:t>
      </w:r>
      <w:r w:rsidRPr="009A00A2">
        <w:rPr>
          <w:i/>
          <w:iCs/>
        </w:rPr>
        <w:t>Staph. chromogenes</w:t>
      </w:r>
      <w:r w:rsidRPr="009A00A2">
        <w:t xml:space="preserve"> was the dominant cause of subclinical IMI for 7 herds using BP in Brazil. Quarter-level prevalence of </w:t>
      </w:r>
      <w:r w:rsidRPr="009A00A2">
        <w:rPr>
          <w:i/>
          <w:iCs/>
        </w:rPr>
        <w:t>Staph. chromogenes</w:t>
      </w:r>
      <w:r w:rsidRPr="009A00A2">
        <w:t xml:space="preserve"> in that study was 24.9%, followed distantly by </w:t>
      </w:r>
      <w:r w:rsidRPr="009A00A2">
        <w:rPr>
          <w:i/>
          <w:iCs/>
        </w:rPr>
        <w:t xml:space="preserve">Strep. agalactiae </w:t>
      </w:r>
      <w:r w:rsidRPr="009A00A2">
        <w:t>(5.4%)</w:t>
      </w:r>
      <w:r w:rsidRPr="009A00A2">
        <w:rPr>
          <w:i/>
          <w:iCs/>
        </w:rPr>
        <w:t xml:space="preserve"> </w:t>
      </w:r>
      <w:r w:rsidRPr="009A00A2">
        <w:t xml:space="preserve">and </w:t>
      </w:r>
      <w:r w:rsidRPr="009A00A2">
        <w:rPr>
          <w:i/>
          <w:iCs/>
        </w:rPr>
        <w:t xml:space="preserve">Staph. aureus </w:t>
      </w:r>
      <w:r w:rsidRPr="009A00A2">
        <w:t xml:space="preserve">(4.1%). For the BP in the current study, the second-most common pathogen identified was </w:t>
      </w:r>
      <w:r w:rsidRPr="009A00A2">
        <w:rPr>
          <w:i/>
          <w:iCs/>
        </w:rPr>
        <w:t xml:space="preserve">Strep. </w:t>
      </w:r>
      <w:proofErr w:type="spellStart"/>
      <w:r w:rsidRPr="009A00A2">
        <w:rPr>
          <w:i/>
          <w:iCs/>
        </w:rPr>
        <w:t>uberis</w:t>
      </w:r>
      <w:proofErr w:type="spellEnd"/>
      <w:r w:rsidRPr="009A00A2">
        <w:t xml:space="preserve">, followed by </w:t>
      </w:r>
      <w:r w:rsidRPr="009A00A2">
        <w:rPr>
          <w:i/>
          <w:iCs/>
        </w:rPr>
        <w:t xml:space="preserve">Staph. </w:t>
      </w:r>
      <w:proofErr w:type="spellStart"/>
      <w:r w:rsidRPr="009A00A2">
        <w:rPr>
          <w:i/>
          <w:iCs/>
        </w:rPr>
        <w:t>haemolyticus</w:t>
      </w:r>
      <w:proofErr w:type="spellEnd"/>
      <w:r w:rsidRPr="009A00A2">
        <w:rPr>
          <w:i/>
          <w:iCs/>
        </w:rPr>
        <w:t>.</w:t>
      </w:r>
      <w:r w:rsidRPr="009A00A2">
        <w:t xml:space="preserve"> No </w:t>
      </w:r>
      <w:r w:rsidRPr="009A00A2">
        <w:rPr>
          <w:i/>
          <w:iCs/>
        </w:rPr>
        <w:t>Strep. agalactiae</w:t>
      </w:r>
      <w:r w:rsidRPr="009A00A2">
        <w:t xml:space="preserve"> was found in the current study. </w:t>
      </w:r>
      <w:proofErr w:type="gramStart"/>
      <w:r w:rsidRPr="009A00A2">
        <w:t>A number of</w:t>
      </w:r>
      <w:proofErr w:type="gramEnd"/>
      <w:r w:rsidRPr="009A00A2">
        <w:t xml:space="preserve"> NASM species were identified which were unique to TS in the current study, including </w:t>
      </w:r>
      <w:proofErr w:type="spellStart"/>
      <w:r w:rsidRPr="009A00A2">
        <w:rPr>
          <w:i/>
          <w:iCs/>
        </w:rPr>
        <w:t>Mammaliicoccus</w:t>
      </w:r>
      <w:proofErr w:type="spellEnd"/>
      <w:r w:rsidRPr="009A00A2">
        <w:rPr>
          <w:i/>
          <w:iCs/>
        </w:rPr>
        <w:t xml:space="preserve"> </w:t>
      </w:r>
      <w:proofErr w:type="spellStart"/>
      <w:r w:rsidRPr="009A00A2">
        <w:rPr>
          <w:i/>
          <w:iCs/>
        </w:rPr>
        <w:t>sciuri</w:t>
      </w:r>
      <w:proofErr w:type="spellEnd"/>
      <w:r w:rsidRPr="009A00A2">
        <w:rPr>
          <w:i/>
          <w:iCs/>
        </w:rPr>
        <w:t xml:space="preserve">, Staph. auricularis, Staph. capitis, Staph. </w:t>
      </w:r>
      <w:proofErr w:type="spellStart"/>
      <w:r w:rsidRPr="009A00A2">
        <w:rPr>
          <w:i/>
          <w:iCs/>
        </w:rPr>
        <w:t>cohnii</w:t>
      </w:r>
      <w:proofErr w:type="spellEnd"/>
      <w:r w:rsidRPr="009A00A2">
        <w:rPr>
          <w:i/>
          <w:iCs/>
        </w:rPr>
        <w:t xml:space="preserve">, M. </w:t>
      </w:r>
      <w:proofErr w:type="spellStart"/>
      <w:r w:rsidRPr="009A00A2">
        <w:rPr>
          <w:i/>
          <w:iCs/>
        </w:rPr>
        <w:t>fleurettii</w:t>
      </w:r>
      <w:proofErr w:type="spellEnd"/>
      <w:r w:rsidRPr="009A00A2">
        <w:rPr>
          <w:i/>
          <w:iCs/>
        </w:rPr>
        <w:t xml:space="preserve">, Staph. hominis, Staph. </w:t>
      </w:r>
      <w:proofErr w:type="spellStart"/>
      <w:r w:rsidRPr="009A00A2">
        <w:rPr>
          <w:i/>
          <w:iCs/>
        </w:rPr>
        <w:t>pseudintermedius</w:t>
      </w:r>
      <w:proofErr w:type="spellEnd"/>
      <w:r w:rsidRPr="009A00A2">
        <w:rPr>
          <w:i/>
          <w:iCs/>
        </w:rPr>
        <w:t>, Staph. saprophyticus,</w:t>
      </w:r>
      <w:r w:rsidRPr="009A00A2">
        <w:t xml:space="preserve"> and</w:t>
      </w:r>
      <w:r w:rsidRPr="009A00A2">
        <w:rPr>
          <w:i/>
          <w:iCs/>
        </w:rPr>
        <w:t xml:space="preserve"> M. </w:t>
      </w:r>
      <w:proofErr w:type="spellStart"/>
      <w:r w:rsidRPr="009A00A2">
        <w:rPr>
          <w:i/>
          <w:iCs/>
        </w:rPr>
        <w:t>vitilinus</w:t>
      </w:r>
      <w:proofErr w:type="spellEnd"/>
      <w:r w:rsidRPr="009A00A2">
        <w:rPr>
          <w:i/>
          <w:iCs/>
        </w:rPr>
        <w:t>.</w:t>
      </w:r>
      <w:r w:rsidRPr="009A00A2">
        <w:t xml:space="preserve"> In contrast, </w:t>
      </w:r>
      <w:r w:rsidRPr="009A00A2">
        <w:rPr>
          <w:i/>
          <w:iCs/>
        </w:rPr>
        <w:t xml:space="preserve">Staph. epidermidis, Staph. </w:t>
      </w:r>
      <w:proofErr w:type="spellStart"/>
      <w:r w:rsidRPr="009A00A2">
        <w:rPr>
          <w:i/>
          <w:iCs/>
        </w:rPr>
        <w:t>gallinarum</w:t>
      </w:r>
      <w:proofErr w:type="spellEnd"/>
      <w:r w:rsidRPr="009A00A2">
        <w:rPr>
          <w:i/>
          <w:iCs/>
        </w:rPr>
        <w:t xml:space="preserve">, </w:t>
      </w:r>
      <w:r w:rsidRPr="009A00A2">
        <w:t xml:space="preserve">and </w:t>
      </w:r>
      <w:r w:rsidRPr="009A00A2">
        <w:rPr>
          <w:i/>
          <w:iCs/>
        </w:rPr>
        <w:t xml:space="preserve">Staph. </w:t>
      </w:r>
      <w:proofErr w:type="spellStart"/>
      <w:r w:rsidRPr="009A00A2">
        <w:rPr>
          <w:i/>
          <w:iCs/>
        </w:rPr>
        <w:t>succinus</w:t>
      </w:r>
      <w:proofErr w:type="spellEnd"/>
      <w:r w:rsidRPr="009A00A2">
        <w:t xml:space="preserve"> were only isolated from IMI on BP. Work comparing NASM diversity between BP and TS is limited, but a study comparing bulk tank milk between sand-bedded FS and CBP also found that some species were unique to facility type. Adkins et al. (2022) observed a greater diversity of NASM species in bulk tank milk for FS, including </w:t>
      </w:r>
      <w:r w:rsidRPr="009A00A2">
        <w:rPr>
          <w:i/>
          <w:iCs/>
        </w:rPr>
        <w:t xml:space="preserve">Staph. capitis, Staph. </w:t>
      </w:r>
      <w:proofErr w:type="spellStart"/>
      <w:r w:rsidRPr="009A00A2">
        <w:rPr>
          <w:i/>
          <w:iCs/>
        </w:rPr>
        <w:t>cohnii</w:t>
      </w:r>
      <w:proofErr w:type="spellEnd"/>
      <w:r w:rsidRPr="009A00A2">
        <w:rPr>
          <w:i/>
          <w:iCs/>
        </w:rPr>
        <w:t xml:space="preserve">, Staph. </w:t>
      </w:r>
      <w:proofErr w:type="spellStart"/>
      <w:r w:rsidRPr="009A00A2">
        <w:rPr>
          <w:i/>
          <w:iCs/>
        </w:rPr>
        <w:t>gallinarum</w:t>
      </w:r>
      <w:proofErr w:type="spellEnd"/>
      <w:r w:rsidRPr="009A00A2">
        <w:rPr>
          <w:i/>
          <w:iCs/>
        </w:rPr>
        <w:t xml:space="preserve">, Staph. hominis, Staph. </w:t>
      </w:r>
      <w:proofErr w:type="spellStart"/>
      <w:r w:rsidRPr="009A00A2">
        <w:rPr>
          <w:i/>
          <w:iCs/>
        </w:rPr>
        <w:t>hyicus</w:t>
      </w:r>
      <w:proofErr w:type="spellEnd"/>
      <w:r w:rsidRPr="009A00A2">
        <w:rPr>
          <w:i/>
          <w:iCs/>
        </w:rPr>
        <w:t xml:space="preserve">, </w:t>
      </w:r>
      <w:r w:rsidRPr="009A00A2">
        <w:t xml:space="preserve">and </w:t>
      </w:r>
      <w:commentRangeStart w:id="213"/>
      <w:r w:rsidRPr="009A00A2">
        <w:rPr>
          <w:i/>
          <w:iCs/>
        </w:rPr>
        <w:t xml:space="preserve">Staph. </w:t>
      </w:r>
      <w:proofErr w:type="spellStart"/>
      <w:r w:rsidRPr="009A00A2">
        <w:rPr>
          <w:i/>
          <w:iCs/>
        </w:rPr>
        <w:t>succinus</w:t>
      </w:r>
      <w:proofErr w:type="spellEnd"/>
      <w:r w:rsidRPr="009A00A2">
        <w:t xml:space="preserve">, while </w:t>
      </w:r>
      <w:r w:rsidRPr="009A00A2">
        <w:rPr>
          <w:i/>
          <w:iCs/>
        </w:rPr>
        <w:t xml:space="preserve">Staph. </w:t>
      </w:r>
      <w:proofErr w:type="spellStart"/>
      <w:r w:rsidRPr="009A00A2">
        <w:rPr>
          <w:i/>
          <w:iCs/>
        </w:rPr>
        <w:t>succinus</w:t>
      </w:r>
      <w:proofErr w:type="spellEnd"/>
      <w:r w:rsidRPr="009A00A2">
        <w:t xml:space="preserve"> was the only species unique to BP.</w:t>
      </w:r>
      <w:commentRangeEnd w:id="213"/>
      <w:r w:rsidR="00AD775E">
        <w:rPr>
          <w:rStyle w:val="CommentReference"/>
          <w:rFonts w:asciiTheme="minorHAnsi" w:eastAsiaTheme="minorEastAsia" w:hAnsiTheme="minorHAnsi" w:cstheme="minorBidi"/>
        </w:rPr>
        <w:commentReference w:id="213"/>
      </w:r>
    </w:p>
    <w:p w14:paraId="36226FDB" w14:textId="367763CE" w:rsidR="00C600A7" w:rsidRDefault="009A00A2" w:rsidP="009A00A2">
      <w:pPr>
        <w:pStyle w:val="BodyTextIndent"/>
      </w:pPr>
      <w:r w:rsidRPr="009A00A2">
        <w:t xml:space="preserve">Overall, quarter-level prevalence of IMI by pathogen was similar between BP and TS in the current study. BP systems have </w:t>
      </w:r>
      <w:proofErr w:type="gramStart"/>
      <w:r w:rsidRPr="009A00A2">
        <w:t>a number of</w:t>
      </w:r>
      <w:proofErr w:type="gramEnd"/>
      <w:r w:rsidRPr="009A00A2">
        <w:t xml:space="preserve"> advantages, including a smaller initial investment when compared to a new FS or TS barn (</w:t>
      </w:r>
      <w:proofErr w:type="spellStart"/>
      <w:r w:rsidRPr="009A00A2">
        <w:t>Barberg</w:t>
      </w:r>
      <w:proofErr w:type="spellEnd"/>
      <w:r w:rsidRPr="009A00A2">
        <w:t xml:space="preserve"> et al., 2007a; Janni et al., 2007), although the cost year-over-year for bedding is substantial (Shane et al., 2010). BP are designed for cow comfort (</w:t>
      </w:r>
      <w:proofErr w:type="spellStart"/>
      <w:r w:rsidRPr="009A00A2">
        <w:t>Barberg</w:t>
      </w:r>
      <w:proofErr w:type="spellEnd"/>
      <w:r w:rsidRPr="009A00A2">
        <w:t xml:space="preserve"> et al., 2007b; Bewley et al., 2012), and prevalence of lameness, foot, and leg injuries in these systems has been found to be less than TS and FS (</w:t>
      </w:r>
      <w:proofErr w:type="spellStart"/>
      <w:r w:rsidRPr="009A00A2">
        <w:t>Barberg</w:t>
      </w:r>
      <w:proofErr w:type="spellEnd"/>
      <w:r w:rsidRPr="009A00A2">
        <w:t xml:space="preserve"> et al., 2007b). For producers considering a transition from outdated TS barns, BP may be a viable option for dairy cattle housing in the Northeastern US. However, </w:t>
      </w:r>
      <w:proofErr w:type="gramStart"/>
      <w:ins w:id="214" w:author="John Barlow" w:date="2024-08-23T15:41:00Z" w16du:dateUtc="2024-08-23T19:41:00Z">
        <w:r w:rsidR="00045122" w:rsidRPr="00045122">
          <w:t>in order to</w:t>
        </w:r>
        <w:proofErr w:type="gramEnd"/>
        <w:r w:rsidR="00045122" w:rsidRPr="00045122">
          <w:t xml:space="preserve"> compare these facility types </w:t>
        </w:r>
      </w:ins>
      <w:r w:rsidRPr="009A00A2">
        <w:t xml:space="preserve">more research is needed </w:t>
      </w:r>
      <w:del w:id="215" w:author="John Barlow" w:date="2024-08-23T15:41:00Z" w16du:dateUtc="2024-08-23T19:41:00Z">
        <w:r w:rsidRPr="009A00A2" w:rsidDel="00045122">
          <w:delText xml:space="preserve">in order to compare these facility types </w:delText>
        </w:r>
      </w:del>
      <w:r w:rsidRPr="009A00A2">
        <w:t>with sufficient statistical power to account for herd-level effects.</w:t>
      </w:r>
    </w:p>
    <w:p w14:paraId="3534ECEB" w14:textId="77777777" w:rsidR="00C600A7" w:rsidRDefault="00C600A7">
      <w:r>
        <w:br w:type="page"/>
      </w:r>
    </w:p>
    <w:p w14:paraId="0B4A7D40" w14:textId="020C2392" w:rsidR="00C600A7" w:rsidRDefault="00C600A7" w:rsidP="00C600A7">
      <w:pPr>
        <w:pStyle w:val="ChapSub"/>
        <w:rPr>
          <w:rStyle w:val="Emphasis"/>
          <w:bCs/>
          <w:i w:val="0"/>
          <w:iCs w:val="0"/>
          <w:color w:val="0E101A"/>
        </w:rPr>
      </w:pPr>
      <w:bookmarkStart w:id="216" w:name="_Toc174382624"/>
      <w:r>
        <w:rPr>
          <w:rStyle w:val="Emphasis"/>
          <w:bCs/>
          <w:i w:val="0"/>
          <w:iCs w:val="0"/>
          <w:color w:val="0E101A"/>
        </w:rPr>
        <w:t>5.4 Declarations</w:t>
      </w:r>
      <w:bookmarkEnd w:id="216"/>
    </w:p>
    <w:p w14:paraId="6F138A3B"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Ethics approval and consent to participate</w:t>
      </w:r>
    </w:p>
    <w:p w14:paraId="5BAAFCA2"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49AAAECA" w14:textId="77777777" w:rsidR="00C600A7" w:rsidRPr="00C600A7" w:rsidRDefault="00C600A7" w:rsidP="00C600A7">
      <w:pPr>
        <w:spacing w:line="259" w:lineRule="auto"/>
        <w:rPr>
          <w:rFonts w:eastAsiaTheme="minorHAnsi" w:cstheme="minorBidi"/>
          <w:i/>
          <w:iCs/>
          <w:kern w:val="2"/>
          <w:szCs w:val="22"/>
          <w14:ligatures w14:val="standardContextual"/>
        </w:rPr>
      </w:pPr>
    </w:p>
    <w:p w14:paraId="3400505A"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Consent for publication</w:t>
      </w:r>
    </w:p>
    <w:p w14:paraId="0B1765CA"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1BA8A8BD" w14:textId="77777777" w:rsidR="00C600A7" w:rsidRPr="00C600A7" w:rsidRDefault="00C600A7" w:rsidP="00C600A7">
      <w:pPr>
        <w:spacing w:line="259" w:lineRule="auto"/>
        <w:rPr>
          <w:rFonts w:eastAsiaTheme="minorHAnsi" w:cstheme="minorBidi"/>
          <w:i/>
          <w:iCs/>
          <w:kern w:val="2"/>
          <w:szCs w:val="22"/>
          <w14:ligatures w14:val="standardContextual"/>
        </w:rPr>
      </w:pPr>
    </w:p>
    <w:p w14:paraId="305E108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Availability of data and materials</w:t>
      </w:r>
    </w:p>
    <w:p w14:paraId="23AD2240"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datasets used and/or analyzed during the current study are available from the corresponding author on reasonable request.</w:t>
      </w:r>
    </w:p>
    <w:p w14:paraId="4407B9DB" w14:textId="77777777" w:rsidR="00C600A7" w:rsidRPr="00C600A7" w:rsidRDefault="00C600A7" w:rsidP="00C600A7">
      <w:pPr>
        <w:spacing w:line="259" w:lineRule="auto"/>
        <w:rPr>
          <w:rFonts w:eastAsiaTheme="minorHAnsi" w:cstheme="minorBidi"/>
          <w:i/>
          <w:iCs/>
          <w:kern w:val="2"/>
          <w:szCs w:val="22"/>
          <w14:ligatures w14:val="standardContextual"/>
        </w:rPr>
      </w:pPr>
    </w:p>
    <w:p w14:paraId="7771E0C5"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Competing interests</w:t>
      </w:r>
    </w:p>
    <w:p w14:paraId="66C8DA14"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have not stated any conflicts of interest.</w:t>
      </w:r>
    </w:p>
    <w:p w14:paraId="42631C7D" w14:textId="77777777" w:rsidR="00C600A7" w:rsidRPr="00C600A7" w:rsidRDefault="00C600A7" w:rsidP="00C600A7">
      <w:pPr>
        <w:spacing w:line="259" w:lineRule="auto"/>
        <w:rPr>
          <w:rFonts w:eastAsiaTheme="minorHAnsi" w:cstheme="minorBidi"/>
          <w:i/>
          <w:iCs/>
          <w:kern w:val="2"/>
          <w:szCs w:val="22"/>
          <w14:ligatures w14:val="standardContextual"/>
        </w:rPr>
      </w:pPr>
    </w:p>
    <w:p w14:paraId="6F48BE7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Funding</w:t>
      </w:r>
    </w:p>
    <w:p w14:paraId="54C02AB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w:t>
      </w:r>
    </w:p>
    <w:p w14:paraId="6B333A3E" w14:textId="77777777" w:rsidR="00C600A7" w:rsidRPr="00C600A7" w:rsidRDefault="00C600A7" w:rsidP="00C600A7">
      <w:pPr>
        <w:spacing w:line="259" w:lineRule="auto"/>
        <w:rPr>
          <w:rFonts w:eastAsiaTheme="minorHAnsi" w:cstheme="minorBidi"/>
          <w:i/>
          <w:iCs/>
          <w:kern w:val="2"/>
          <w:szCs w:val="22"/>
          <w14:ligatures w14:val="standardContextual"/>
        </w:rPr>
      </w:pPr>
    </w:p>
    <w:p w14:paraId="274E4A38"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Authors' contributions</w:t>
      </w:r>
    </w:p>
    <w:p w14:paraId="01821D31"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 xml:space="preserve">Caitlin Jeffrey conceptualized the study, acquired funding, coordinated farm recruitment and sampling, conducted on-farm sample collection, managed and curated the data, conducted the data analysis, prepared data visualizations and presentation, wrote the original and final drafts. </w:t>
      </w:r>
      <w:proofErr w:type="gramStart"/>
      <w:r w:rsidRPr="00C600A7">
        <w:rPr>
          <w:rFonts w:eastAsiaTheme="minorHAnsi" w:cstheme="minorBidi"/>
          <w:kern w:val="2"/>
          <w:szCs w:val="22"/>
          <w14:ligatures w14:val="standardContextual"/>
        </w:rPr>
        <w:t>Pamela Adkins,</w:t>
      </w:r>
      <w:proofErr w:type="gramEnd"/>
      <w:r w:rsidRPr="00C600A7">
        <w:rPr>
          <w:rFonts w:eastAsiaTheme="minorHAnsi" w:cstheme="minorBidi"/>
          <w:kern w:val="2"/>
          <w:szCs w:val="22"/>
          <w14:ligatures w14:val="standardContextual"/>
        </w:rPr>
        <w:t xml:space="preserve"> conducted </w:t>
      </w:r>
      <w:proofErr w:type="gramStart"/>
      <w:r w:rsidRPr="00C600A7">
        <w:rPr>
          <w:rFonts w:eastAsiaTheme="minorHAnsi" w:cstheme="minorBidi"/>
          <w:kern w:val="2"/>
          <w:szCs w:val="22"/>
          <w14:ligatures w14:val="standardContextual"/>
        </w:rPr>
        <w:t>isolate</w:t>
      </w:r>
      <w:proofErr w:type="gramEnd"/>
      <w:r w:rsidRPr="00C600A7">
        <w:rPr>
          <w:rFonts w:eastAsiaTheme="minorHAnsi" w:cstheme="minorBidi"/>
          <w:kern w:val="2"/>
          <w:szCs w:val="22"/>
          <w14:ligatures w14:val="standardContextual"/>
        </w:rPr>
        <w:t xml:space="preserve"> species identification by MALDI-TOF. John Barlow conceptualized the study, acquired funding, supervised the research, conducted on-farm sample collection, reviewed and edited the manuscript.</w:t>
      </w:r>
    </w:p>
    <w:p w14:paraId="77A681EB" w14:textId="77777777" w:rsidR="00C600A7" w:rsidRPr="00C600A7" w:rsidRDefault="00C600A7" w:rsidP="00C600A7">
      <w:pPr>
        <w:spacing w:line="259" w:lineRule="auto"/>
        <w:rPr>
          <w:rFonts w:eastAsiaTheme="minorHAnsi" w:cstheme="minorBidi"/>
          <w:i/>
          <w:iCs/>
          <w:kern w:val="2"/>
          <w:szCs w:val="22"/>
          <w14:ligatures w14:val="standardContextual"/>
        </w:rPr>
      </w:pPr>
    </w:p>
    <w:p w14:paraId="49D2F927"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Acknowledgements</w:t>
      </w:r>
    </w:p>
    <w:p w14:paraId="3DAD1806"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 xml:space="preserve">The authors thank the organic dairy producers who agreed to participate in this study, for giving us their time and allowing us to collect samples from their farms. We are grateful to the numerous University of Vermont undergraduate students who assisted with sample collection. </w:t>
      </w:r>
      <w:commentRangeStart w:id="217"/>
      <w:r w:rsidRPr="00C600A7">
        <w:rPr>
          <w:rFonts w:eastAsiaTheme="minorHAnsi" w:cstheme="minorBidi"/>
          <w:kern w:val="2"/>
          <w:szCs w:val="22"/>
          <w14:ligatures w14:val="standardContextual"/>
        </w:rPr>
        <w:t xml:space="preserve">We thank the laboratory staff at the Vermont State Agricultural and Environment Laboratory for determination of somatic cell counts from the quarter milk samples. </w:t>
      </w:r>
      <w:commentRangeEnd w:id="217"/>
      <w:r w:rsidR="006B53D2">
        <w:rPr>
          <w:rStyle w:val="CommentReference"/>
          <w:rFonts w:asciiTheme="minorHAnsi" w:eastAsiaTheme="minorEastAsia" w:hAnsiTheme="minorHAnsi" w:cstheme="minorBidi"/>
        </w:rPr>
        <w:commentReference w:id="217"/>
      </w:r>
      <w:r w:rsidRPr="00C600A7">
        <w:rPr>
          <w:rFonts w:eastAsiaTheme="minorHAnsi" w:cstheme="minorBidi"/>
          <w:kern w:val="2"/>
          <w:szCs w:val="22"/>
          <w14:ligatures w14:val="standardContextual"/>
        </w:rPr>
        <w:t>We thank Paige Isensee, Natalie Sexton, Madyson Marrs, and Allena Radford, who provided laboratory assistance in the Adkins lab at the University of Missouri.</w:t>
      </w:r>
    </w:p>
    <w:p w14:paraId="347F6344" w14:textId="77777777" w:rsidR="00C600A7" w:rsidRPr="00C600A7" w:rsidRDefault="00C600A7" w:rsidP="00C600A7">
      <w:pPr>
        <w:spacing w:line="259" w:lineRule="auto"/>
        <w:rPr>
          <w:rFonts w:eastAsiaTheme="minorHAnsi" w:cstheme="minorBidi"/>
          <w:i/>
          <w:iCs/>
          <w:kern w:val="2"/>
          <w:szCs w:val="22"/>
          <w14:ligatures w14:val="standardContextual"/>
        </w:rPr>
      </w:pPr>
    </w:p>
    <w:p w14:paraId="160FED50"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Authors' information</w:t>
      </w:r>
    </w:p>
    <w:p w14:paraId="7C0FE61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29A2ECD2" w14:textId="77777777" w:rsidR="00C600A7" w:rsidRPr="00117AEE" w:rsidRDefault="00C600A7" w:rsidP="00C600A7">
      <w:pPr>
        <w:pStyle w:val="ChapSub"/>
        <w:rPr>
          <w:rStyle w:val="Emphasis"/>
          <w:b w:val="0"/>
          <w:bCs/>
          <w:i w:val="0"/>
          <w:iCs w:val="0"/>
          <w:color w:val="0E101A"/>
        </w:rPr>
      </w:pPr>
    </w:p>
    <w:p w14:paraId="54C3A086" w14:textId="6A720F7A" w:rsidR="009C5A08" w:rsidRPr="00CE67C9" w:rsidRDefault="009C5A08" w:rsidP="009C5A08">
      <w:pPr>
        <w:pStyle w:val="ChapSub"/>
      </w:pPr>
      <w:bookmarkStart w:id="218" w:name="_Toc174382625"/>
      <w:r>
        <w:t>5</w:t>
      </w:r>
      <w:r w:rsidRPr="00B76322">
        <w:t>.</w:t>
      </w:r>
      <w:r w:rsidR="00C600A7">
        <w:t>5</w:t>
      </w:r>
      <w:r w:rsidRPr="00B76322">
        <w:t xml:space="preserve"> References</w:t>
      </w:r>
      <w:bookmarkEnd w:id="218"/>
    </w:p>
    <w:p w14:paraId="2C9330E7" w14:textId="77777777" w:rsidR="00C600A7" w:rsidRPr="008315CF" w:rsidRDefault="00C600A7" w:rsidP="00C600A7">
      <w:pPr>
        <w:pStyle w:val="EndNoteBibliography"/>
        <w:spacing w:after="360"/>
        <w:jc w:val="both"/>
      </w:pPr>
      <w:r w:rsidRPr="008315CF">
        <w:t>Adkins, P. R. F., L. M. Placheta, M. R. Borchers, J. M. Bewley, and J. R. Middleton. 2022. Distribution of staphylococcal and mammaliicoccal species from compost-bedded pack or sand-bedded freestall dairy farms. J Dairy Sci 105(7):6261-6270.</w:t>
      </w:r>
    </w:p>
    <w:p w14:paraId="25C7E822" w14:textId="77777777" w:rsidR="00C600A7" w:rsidRPr="008315CF" w:rsidRDefault="00C600A7" w:rsidP="00C600A7">
      <w:pPr>
        <w:pStyle w:val="EndNoteBibliography"/>
        <w:spacing w:after="360"/>
        <w:jc w:val="both"/>
      </w:pPr>
      <w:r w:rsidRPr="008315CF">
        <w:t>Andrews, T., C. E. Jeffrey, R. E. Gilker, D. A. Neher, and J. W. Barlow. 2021. Design and implementation of a survey quantifying winter housing and bedding types used on Vermont organic dairy farms. J. Dairy Sci. 104(7):8326-8337.</w:t>
      </w:r>
    </w:p>
    <w:p w14:paraId="01212E82" w14:textId="77777777" w:rsidR="00C600A7" w:rsidRPr="008315CF" w:rsidRDefault="00C600A7" w:rsidP="00C600A7">
      <w:pPr>
        <w:pStyle w:val="EndNoteBibliography"/>
        <w:spacing w:after="360"/>
        <w:jc w:val="both"/>
      </w:pPr>
      <w:r w:rsidRPr="008315CF">
        <w:t>Barberg, A., M. Endres, and K. Janni. 2007a. Compost Dairy Barns in Minnesota: A Descriptive Study. Applied Engineering in Agriculture 23:231-238.</w:t>
      </w:r>
    </w:p>
    <w:p w14:paraId="7101CFA5" w14:textId="77777777" w:rsidR="00C600A7" w:rsidRPr="008315CF" w:rsidRDefault="00C600A7" w:rsidP="00C600A7">
      <w:pPr>
        <w:pStyle w:val="EndNoteBibliography"/>
        <w:spacing w:after="360"/>
        <w:jc w:val="both"/>
      </w:pPr>
      <w:r w:rsidRPr="008315CF">
        <w:t>Barberg, A. E., M. I. Endres, J. A. Salfer, and J. K. Reneau. 2007b. Performance and welfare of dairy cows in an alternative housing system in Minnesota. J Dairy Sci 90(3):1575-1583.</w:t>
      </w:r>
    </w:p>
    <w:p w14:paraId="6D87E367" w14:textId="77777777" w:rsidR="00C600A7" w:rsidRPr="008315CF" w:rsidRDefault="00C600A7" w:rsidP="00C600A7">
      <w:pPr>
        <w:pStyle w:val="EndNoteBibliography"/>
        <w:spacing w:after="360"/>
        <w:jc w:val="both"/>
      </w:pPr>
      <w:r w:rsidRPr="008315CF">
        <w:t>Bewley, J., J. Taraba, G. Day, R. Black, and F. Damasceno. 2012. Compost Bedded Pack Barn Design: Features and Management Considerations. University of Kentucky Cooperative Extension Service Publication ID.</w:t>
      </w:r>
    </w:p>
    <w:p w14:paraId="112BD28B" w14:textId="77777777" w:rsidR="00C600A7" w:rsidRPr="008315CF" w:rsidRDefault="00C600A7" w:rsidP="00C600A7">
      <w:pPr>
        <w:pStyle w:val="EndNoteBibliography"/>
        <w:spacing w:after="360"/>
        <w:jc w:val="both"/>
      </w:pPr>
      <w:r w:rsidRPr="008315CF">
        <w:t>Bewley, J. M., L. M. Robertson, and E. A. Eckelkamp. 2017. A 100-Year Review: Lactating dairy cattle housing management. J. Dairy Sci. 100(12):10418-10431.</w:t>
      </w:r>
    </w:p>
    <w:p w14:paraId="5938D62B" w14:textId="77777777" w:rsidR="00C600A7" w:rsidRPr="008315CF" w:rsidRDefault="00C600A7" w:rsidP="00C600A7">
      <w:pPr>
        <w:pStyle w:val="EndNoteBibliography"/>
        <w:spacing w:after="360"/>
        <w:jc w:val="both"/>
      </w:pPr>
      <w:r w:rsidRPr="008315CF">
        <w:t xml:space="preserve">Cicconi-Hogan, K. M., N. Belomestnykh, M. Gamroth, P. L. Ruegg, L. Tikofsky, and Y. H. Schukken. 2014. Short communication: Prevalence of methicillin resistance in coagulase-negative staphylococci and </w:t>
      </w:r>
      <w:r w:rsidRPr="002050F3">
        <w:rPr>
          <w:i/>
          <w:iCs/>
        </w:rPr>
        <w:t>Staphylococcus aureus</w:t>
      </w:r>
      <w:r w:rsidRPr="008315CF">
        <w:t xml:space="preserve"> isolated from bulk milk on organic and conventional dairy farms in the United States. J Dairy Sci 97(5):2959-2964.</w:t>
      </w:r>
    </w:p>
    <w:p w14:paraId="747D07E2" w14:textId="77777777" w:rsidR="00C600A7" w:rsidRPr="008315CF" w:rsidRDefault="00C600A7" w:rsidP="00C600A7">
      <w:pPr>
        <w:pStyle w:val="EndNoteBibliography"/>
        <w:spacing w:after="360"/>
        <w:jc w:val="both"/>
      </w:pPr>
      <w:r w:rsidRPr="008315CF">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7BA46840" w14:textId="77777777" w:rsidR="00C600A7" w:rsidRPr="008315CF" w:rsidRDefault="00C600A7" w:rsidP="00C600A7">
      <w:pPr>
        <w:pStyle w:val="EndNoteBibliography"/>
        <w:spacing w:after="360"/>
      </w:pPr>
      <w:r w:rsidRPr="008315CF">
        <w:t xml:space="preserve">The Dairyland Initiative: School of Veterinary Medicine, Univeristy of Wisconsin-Madison. Housing Module: Adult Cow Housing, Bedded Packs. University of Wisconsin-Madison. Accessed March 18, 2024. </w:t>
      </w:r>
      <w:r w:rsidRPr="00491A27">
        <w:t>https://thedairylandinitiative.vetmed.wisc.edu/home/housing-module/adult-cow-housing/bedded-pack/</w:t>
      </w:r>
      <w:r w:rsidRPr="008315CF">
        <w:t>.</w:t>
      </w:r>
    </w:p>
    <w:p w14:paraId="6D4068E4" w14:textId="77777777" w:rsidR="00C600A7" w:rsidRPr="008315CF" w:rsidRDefault="00C600A7" w:rsidP="00C600A7">
      <w:pPr>
        <w:pStyle w:val="EndNoteBibliography"/>
        <w:spacing w:after="360"/>
        <w:jc w:val="both"/>
      </w:pPr>
      <w:r w:rsidRPr="008315CF">
        <w:t>De Visscher, A., S. Piepers, F. Haesebrouck, and S. De Vliegher. 2016. Intramammary infection with coagulase-negative staphylococci at parturition: Species-specific prevalence, risk factors, and effect on udder health. J Dairy Sci 99(8):6457-6469.</w:t>
      </w:r>
    </w:p>
    <w:p w14:paraId="5B04E697" w14:textId="77777777" w:rsidR="00C600A7" w:rsidRPr="008315CF" w:rsidRDefault="00C600A7" w:rsidP="00C600A7">
      <w:pPr>
        <w:pStyle w:val="EndNoteBibliography"/>
        <w:spacing w:after="360"/>
        <w:jc w:val="both"/>
      </w:pPr>
      <w:r w:rsidRPr="008315CF">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60F211E" w14:textId="77777777" w:rsidR="00C600A7" w:rsidRPr="008315CF" w:rsidRDefault="00C600A7" w:rsidP="00C600A7">
      <w:pPr>
        <w:pStyle w:val="EndNoteBibliography"/>
        <w:spacing w:after="360"/>
        <w:jc w:val="both"/>
      </w:pPr>
      <w:r w:rsidRPr="008315CF">
        <w:t>Fávero, S., F. V. R. Portilho, A. C. R. Oliveira, H. Langoni, and J. C. F. Pantoja. 2015. Factors associated with mastitis epidemiologic indexes, animal hygiene, and bulk milk bacterial concentrations in dairy herds housed on compost bedding. Livestock Science 181:220-230.</w:t>
      </w:r>
    </w:p>
    <w:p w14:paraId="6D767C2C" w14:textId="77777777" w:rsidR="00C600A7" w:rsidRPr="008315CF" w:rsidRDefault="00C600A7" w:rsidP="00C600A7">
      <w:pPr>
        <w:pStyle w:val="EndNoteBibliography"/>
        <w:spacing w:after="360"/>
        <w:jc w:val="both"/>
      </w:pPr>
      <w:r w:rsidRPr="008315CF">
        <w:t>Freu, G., B. L. Garcia, T. Tomazi, G. S. Di Leo, L. S. Gheller, V. Bronzo, P. Moroni, and M. V. Dos Santos. 2023. Association between Mastitis Occurrence in Dairy Cows and Bedding Characteristics of Compost-Bedded Pack Barns. Pathogens. doi:10.3390/pathogens12040583.</w:t>
      </w:r>
    </w:p>
    <w:p w14:paraId="7586A2FC" w14:textId="77777777" w:rsidR="00C600A7" w:rsidRPr="008315CF" w:rsidRDefault="00C600A7" w:rsidP="00C600A7">
      <w:pPr>
        <w:pStyle w:val="EndNoteBibliography"/>
        <w:spacing w:after="360"/>
        <w:jc w:val="both"/>
      </w:pPr>
      <w:r w:rsidRPr="008315CF">
        <w:t>Hamilton, C., U. Emanuelson, K. Forslund, I. Hansson, and T. Ekman. 2006. Mastitis and related management factors in certified organic dairy herds in Sweden. Acta Vet Scand 48(1):11.</w:t>
      </w:r>
    </w:p>
    <w:p w14:paraId="49279941" w14:textId="77777777" w:rsidR="00C600A7" w:rsidRPr="008315CF" w:rsidRDefault="00C600A7" w:rsidP="00C600A7">
      <w:pPr>
        <w:pStyle w:val="EndNoteBibliography"/>
        <w:spacing w:after="360"/>
        <w:jc w:val="both"/>
      </w:pPr>
      <w:r w:rsidRPr="008315CF">
        <w:t>Hardeng, F. and V. L. Edge. 2001. Mastitis, Ketosis, and Milk Fever in 31 Organic and 93 Conventional Norwegian Dairy Herds. J. Dairy Sci. 84(12):2673-2679.</w:t>
      </w:r>
    </w:p>
    <w:p w14:paraId="0F2F2842" w14:textId="77777777" w:rsidR="00C600A7" w:rsidRPr="008315CF" w:rsidRDefault="00C600A7" w:rsidP="00C600A7">
      <w:pPr>
        <w:pStyle w:val="EndNoteBibliography"/>
        <w:spacing w:after="360"/>
        <w:jc w:val="both"/>
      </w:pPr>
      <w:r w:rsidRPr="008315CF">
        <w:t>Haw, S. R., P. R. F. Adkins, V. Bernier Gosselin, S. E. Poock, and J. R. Middleton. 2024. Intramammary infections in lactating Jersey cows: Prevalence of microbial organisms and association with milk somatic cell count and persistence of infection. J. Dairy Sci. 107(5):3157-3167.</w:t>
      </w:r>
    </w:p>
    <w:p w14:paraId="1F28370F" w14:textId="77777777" w:rsidR="00C600A7" w:rsidRPr="008315CF" w:rsidRDefault="00C600A7" w:rsidP="00C600A7">
      <w:pPr>
        <w:pStyle w:val="EndNoteBibliography"/>
        <w:spacing w:after="360"/>
        <w:jc w:val="both"/>
      </w:pPr>
      <w:r w:rsidRPr="008315CF">
        <w:t>Janni, K., M. Endres, J. Reneau, and W. Schoper. 2007. Compost Dairy Barn Layout and Management Recommendations. Applied Engineering in Agriculture 23(1):97-102.</w:t>
      </w:r>
    </w:p>
    <w:p w14:paraId="64D4EE13" w14:textId="77777777" w:rsidR="00C600A7" w:rsidRPr="008315CF" w:rsidRDefault="00C600A7" w:rsidP="00C600A7">
      <w:pPr>
        <w:pStyle w:val="EndNoteBibliography"/>
        <w:spacing w:after="360"/>
        <w:jc w:val="both"/>
      </w:pPr>
      <w:r w:rsidRPr="008315CF">
        <w:t>Jeffrey, C. E., T. Andrews, S. M. Godden, D. A. Neher, and J. W. Barlow. 2024. Relationship Between Facility Type and Bulk Tank Milk Bacteriology, Udder Health, Udder Hygiene, and Milk Production on Vermont Organic Dairy Farms. J. Dairy Sci.</w:t>
      </w:r>
    </w:p>
    <w:p w14:paraId="57BE2E82" w14:textId="77777777" w:rsidR="00C600A7" w:rsidRPr="008315CF" w:rsidRDefault="00C600A7" w:rsidP="00C600A7">
      <w:pPr>
        <w:pStyle w:val="EndNoteBibliography"/>
        <w:spacing w:after="360"/>
        <w:jc w:val="both"/>
      </w:pPr>
      <w:r w:rsidRPr="008315CF">
        <w:t>Levison, L. J., E. K. Miller-Cushon, A. L. Tucker, R. Bergeron, K. E. Leslie, H. W. Barkema, and T. J. DeVries. 2016. Incidence rate of pathogen-specific clinical mastitis on conventional and organic Canadian dairy farms. J Dairy Sci 99(2):1341-1350.</w:t>
      </w:r>
    </w:p>
    <w:p w14:paraId="360B28BD" w14:textId="77777777" w:rsidR="00C600A7" w:rsidRPr="008315CF" w:rsidRDefault="00C600A7" w:rsidP="00C600A7">
      <w:pPr>
        <w:pStyle w:val="EndNoteBibliography"/>
        <w:spacing w:after="360"/>
        <w:jc w:val="both"/>
      </w:pPr>
      <w:r w:rsidRPr="008315CF">
        <w:t xml:space="preserve">Lücken, A., N. Wente, Y. Zhang, S. Woudstra, and V. Krömker. 2021. </w:t>
      </w:r>
      <w:r w:rsidRPr="00981A50">
        <w:rPr>
          <w:i/>
          <w:iCs/>
        </w:rPr>
        <w:t>Corynebacteria</w:t>
      </w:r>
      <w:r w:rsidRPr="008315CF">
        <w:t xml:space="preserve"> in Bovine Quarter Milk Samples-Species and Somatic Cell Counts. Pathogens 10(7).</w:t>
      </w:r>
    </w:p>
    <w:p w14:paraId="6526A9A2" w14:textId="77777777" w:rsidR="00C600A7" w:rsidRPr="008315CF" w:rsidRDefault="00C600A7" w:rsidP="00C600A7">
      <w:pPr>
        <w:pStyle w:val="EndNoteBibliography"/>
        <w:spacing w:after="360"/>
        <w:jc w:val="both"/>
      </w:pPr>
      <w:r w:rsidRPr="008315CF">
        <w:t>Mullen, K. A. E., L. G. Sparks, R. L. Lyman, S. P. Washburn, and K. L. Anderson. 2013. Comparisons of milk quality on North Carolina organic and conventional dairies. J. Dairy Sci. 96(10):6753-6762.</w:t>
      </w:r>
    </w:p>
    <w:p w14:paraId="174696ED" w14:textId="77777777" w:rsidR="00C600A7" w:rsidRPr="008315CF" w:rsidRDefault="00C600A7" w:rsidP="00C600A7">
      <w:pPr>
        <w:pStyle w:val="EndNoteBibliography"/>
        <w:spacing w:after="360"/>
        <w:jc w:val="both"/>
      </w:pPr>
      <w:r w:rsidRPr="008315CF">
        <w:t>Naqvi, S. A., J. De Buck, S. Dufour, and H. W. Barkema. 2018. Udder health in Canadian dairy heifers during early lactation. J. Dairy Sci. 101(4):3233-3247.</w:t>
      </w:r>
    </w:p>
    <w:p w14:paraId="0A18CB3B" w14:textId="77777777" w:rsidR="00C600A7" w:rsidRPr="008315CF" w:rsidRDefault="00C600A7" w:rsidP="00C600A7">
      <w:pPr>
        <w:pStyle w:val="EndNoteBibliography"/>
      </w:pPr>
      <w:r w:rsidRPr="008315CF">
        <w:t>National Mastitis Council. 2019. Mastitis Control on Organic Dairies in the United States</w:t>
      </w:r>
      <w:r>
        <w:t xml:space="preserve"> </w:t>
      </w:r>
      <w:r w:rsidRPr="008315CF">
        <w:t xml:space="preserve">Fact Sheet. Accessed July 19, 2024. </w:t>
      </w:r>
      <w:r w:rsidRPr="00491A27">
        <w:t>https://www.nmconline.org/wp-content/uploads/2019/02/final-mastitis-control-on-organic-dairies-in-the-us-for-nmc-posted-Feb.-2019.pdf</w:t>
      </w:r>
      <w:r w:rsidRPr="008315CF">
        <w:t>.</w:t>
      </w:r>
    </w:p>
    <w:p w14:paraId="743954B2" w14:textId="77777777" w:rsidR="00C600A7" w:rsidRPr="008315CF" w:rsidRDefault="00C600A7" w:rsidP="00C600A7">
      <w:pPr>
        <w:pStyle w:val="EndNoteBibliography"/>
        <w:spacing w:after="360"/>
        <w:jc w:val="both"/>
      </w:pPr>
      <w:r w:rsidRPr="008315CF">
        <w:t>NMC (National Mastitis Council). 2017. Laboratory Handbook on Bovine Mastitis. Third ed. National Mastitis Council, Inc., New Prague, MI.</w:t>
      </w:r>
    </w:p>
    <w:p w14:paraId="56732EB1" w14:textId="77777777" w:rsidR="00C600A7" w:rsidRPr="008315CF" w:rsidRDefault="00C600A7" w:rsidP="00C600A7">
      <w:pPr>
        <w:pStyle w:val="EndNoteBibliography"/>
        <w:spacing w:after="360"/>
        <w:jc w:val="both"/>
      </w:pPr>
      <w:r w:rsidRPr="008315CF">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BD32A39" w14:textId="77777777" w:rsidR="00C600A7" w:rsidRPr="008315CF" w:rsidRDefault="00C600A7" w:rsidP="00C600A7">
      <w:pPr>
        <w:pStyle w:val="EndNoteBibliography"/>
        <w:spacing w:after="360"/>
        <w:jc w:val="both"/>
      </w:pPr>
      <w:r w:rsidRPr="008315CF">
        <w:t>Pol, M. and P. L. Ruegg. 2007. Relationship between antimicrobial drug usage and antimicrobial susceptibility of gram-positive mastitis pathogens. J Dairy Sci 90(1):262-273.</w:t>
      </w:r>
    </w:p>
    <w:p w14:paraId="0F079218" w14:textId="77777777" w:rsidR="00C600A7" w:rsidRPr="008315CF" w:rsidRDefault="00C600A7" w:rsidP="00C600A7">
      <w:pPr>
        <w:pStyle w:val="EndNoteBibliography"/>
        <w:spacing w:after="360"/>
      </w:pPr>
      <w:r w:rsidRPr="008315CF">
        <w:t xml:space="preserve">Progressive Dairy. 2023. U.S. Dairy Statistics. Accessed July 19, 2024. </w:t>
      </w:r>
      <w:r w:rsidRPr="00491A27">
        <w:t>https://www.progressivepublish.com/downloads/2024/general/2023-pd-stats-lowres.pdf</w:t>
      </w:r>
      <w:r w:rsidRPr="008315CF">
        <w:t>.</w:t>
      </w:r>
    </w:p>
    <w:p w14:paraId="307C5DD7" w14:textId="77777777" w:rsidR="00C600A7" w:rsidRPr="008315CF" w:rsidRDefault="00C600A7" w:rsidP="00C600A7">
      <w:pPr>
        <w:pStyle w:val="EndNoteBibliography"/>
        <w:spacing w:after="360"/>
        <w:jc w:val="both"/>
      </w:pPr>
      <w:r w:rsidRPr="008315CF">
        <w:t>R Development Core Team. 2023. R: A Language and Environment for Statistical Computing. R Foundation for Statistical Computing, Vienna, Austria.</w:t>
      </w:r>
    </w:p>
    <w:p w14:paraId="2E28C0A5" w14:textId="77777777" w:rsidR="00C600A7" w:rsidRPr="008315CF" w:rsidRDefault="00C600A7" w:rsidP="00C600A7">
      <w:pPr>
        <w:pStyle w:val="EndNoteBibliography"/>
        <w:spacing w:after="360"/>
        <w:jc w:val="both"/>
      </w:pPr>
      <w:r w:rsidRPr="008315CF">
        <w:t>Richert, R. M., K. M. Cicconi, M. J. Gamroth, Y. H. Schukken, K. E. Stiglbauer, and P. L. Ruegg. 2013. Risk factors for clinical mastitis, ketosis, and pneumonia in dairy cattle on organic and small conventional farms in the United States. J Dairy Sci 96(7):4269-4285.</w:t>
      </w:r>
    </w:p>
    <w:p w14:paraId="6C7354FA" w14:textId="77777777" w:rsidR="00C600A7" w:rsidRPr="008315CF" w:rsidRDefault="00C600A7" w:rsidP="00C600A7">
      <w:pPr>
        <w:pStyle w:val="EndNoteBibliography"/>
        <w:spacing w:after="360"/>
        <w:jc w:val="both"/>
      </w:pPr>
      <w:r w:rsidRPr="008315CF">
        <w:t>Rowe, S. M., S. M. Godden, E. Royster, J. Timmerman, B. A. Crooker, and M. Boyle. 2019. Cross-sectional study of the relationships among bedding materials, bedding bacteria counts, and intramammary infection in late-lactation dairy cows. J Dairy Sci 102(12):11384-11400.</w:t>
      </w:r>
    </w:p>
    <w:p w14:paraId="1F8FEF43" w14:textId="77777777" w:rsidR="00C600A7" w:rsidRPr="008315CF" w:rsidRDefault="00C600A7" w:rsidP="00C600A7">
      <w:pPr>
        <w:pStyle w:val="EndNoteBibliography"/>
        <w:spacing w:after="360"/>
        <w:jc w:val="both"/>
      </w:pPr>
      <w:r w:rsidRPr="008315CF">
        <w:t>Ruegg, P. L. 2009. Management of mastitis on organic and conventional dairy farms. J Anim Sci 87(13 Suppl):43-55.</w:t>
      </w:r>
    </w:p>
    <w:p w14:paraId="6FDA9B4E" w14:textId="77777777" w:rsidR="00C600A7" w:rsidRPr="008315CF" w:rsidRDefault="00C600A7" w:rsidP="00C600A7">
      <w:pPr>
        <w:pStyle w:val="EndNoteBibliography"/>
        <w:spacing w:after="360"/>
        <w:jc w:val="both"/>
      </w:pPr>
      <w:r w:rsidRPr="008315CF">
        <w:t>Shane, E., M. Endres, and K. Janni. 2010. Alternative Bedding Materials for Compost Bedded Pack Barns in Minnesota: A Descriptive Study. Applied Engineering in Agriculture 26:465-473.</w:t>
      </w:r>
    </w:p>
    <w:p w14:paraId="3084E17E" w14:textId="77777777" w:rsidR="00C600A7" w:rsidRPr="008315CF" w:rsidRDefault="00C600A7" w:rsidP="00C600A7">
      <w:pPr>
        <w:pStyle w:val="EndNoteBibliography"/>
        <w:spacing w:after="360"/>
        <w:jc w:val="both"/>
      </w:pPr>
      <w:r w:rsidRPr="008315CF">
        <w:t>Stiglbauer, K. E., K. M. Cicconi-Hogan, R. Richert, Y. H. Schukken, P. L. Ruegg, and M. Gamroth. 2013. Assessment of herd management on organic and conventional dairy farms in the United States. J. Dairy Sci. 96(2):1290-1300.</w:t>
      </w:r>
    </w:p>
    <w:p w14:paraId="74CB76D0" w14:textId="77777777" w:rsidR="00C600A7" w:rsidRPr="008315CF" w:rsidRDefault="00C600A7" w:rsidP="00C600A7">
      <w:pPr>
        <w:pStyle w:val="EndNoteBibliography"/>
        <w:spacing w:after="360"/>
      </w:pPr>
      <w:r w:rsidRPr="008315CF">
        <w:t xml:space="preserve">USDA-AMS. 2024. Agricultural Marketing Service, Dairy Market News: U.S. Organic Dairy Fluid Overview. Accessed July 19, 2024. </w:t>
      </w:r>
      <w:r w:rsidRPr="00491A27">
        <w:t>https://www.ams.usda.gov/mnreports/ams_1594.pdf</w:t>
      </w:r>
      <w:r w:rsidRPr="008315CF">
        <w:t>.</w:t>
      </w:r>
    </w:p>
    <w:p w14:paraId="3C99F3D0" w14:textId="77777777" w:rsidR="00C600A7" w:rsidRPr="008315CF" w:rsidRDefault="00C600A7" w:rsidP="00C600A7">
      <w:pPr>
        <w:pStyle w:val="EndNoteBibliography"/>
        <w:spacing w:after="360"/>
        <w:jc w:val="both"/>
      </w:pPr>
      <w:r w:rsidRPr="008315CF">
        <w:t xml:space="preserve">USDA-NRCS. (U.S. Department of Agriculture: Natural Resources Conservation Service). NRCS Climate-Smart Mitigation Activities. Accessed Dec. 14, 2023. </w:t>
      </w:r>
      <w:r w:rsidRPr="00491A27">
        <w:t>https://www.nrcs.usda.gov/conservation-basics/natural-resource-concerns/climate/climate-smart-mitigation-activities</w:t>
      </w:r>
      <w:r w:rsidRPr="008315CF">
        <w:t>.</w:t>
      </w:r>
    </w:p>
    <w:p w14:paraId="792B3BEA" w14:textId="77777777" w:rsidR="00C600A7" w:rsidRPr="008315CF" w:rsidRDefault="00C600A7" w:rsidP="00C600A7">
      <w:pPr>
        <w:pStyle w:val="EndNoteBibliography"/>
        <w:spacing w:after="360"/>
        <w:jc w:val="both"/>
      </w:pPr>
      <w:r w:rsidRPr="008315CF">
        <w:t xml:space="preserve">USDA. 2022. Certified Organic Survey, 2021 Summary. Accessed Nov. 10, 2023. </w:t>
      </w:r>
      <w:r w:rsidRPr="00491A27">
        <w:t>https://downloads.usda.library.cornell.edu/usda-esmis/files/zg64tk92g/2z10z137s/bn99bh97r/cenorg22.pdf</w:t>
      </w:r>
      <w:r w:rsidRPr="008315CF">
        <w:t>.</w:t>
      </w:r>
    </w:p>
    <w:p w14:paraId="0AA6798C" w14:textId="77777777" w:rsidR="00C600A7" w:rsidRPr="008315CF" w:rsidRDefault="00C600A7" w:rsidP="00C600A7">
      <w:pPr>
        <w:pStyle w:val="EndNoteBibliography"/>
        <w:spacing w:after="360"/>
        <w:jc w:val="both"/>
      </w:pPr>
      <w:r w:rsidRPr="008315CF">
        <w:t xml:space="preserve">Valckenier, D., S. Piepers, A. De Visscher, and S. De Vliegher. 2020. The effect of intramammary infection in early lactation with non-aureus staphylococci in general and </w:t>
      </w:r>
      <w:r w:rsidRPr="00B65C08">
        <w:rPr>
          <w:i/>
          <w:iCs/>
        </w:rPr>
        <w:t>Staphylococcus chromogenes</w:t>
      </w:r>
      <w:r w:rsidRPr="008315CF">
        <w:t xml:space="preserve"> specifically on quarter milk somatic cell count and quarter milk yield. J Dairy Sci 103(1):768-782.</w:t>
      </w:r>
    </w:p>
    <w:p w14:paraId="2F9194F3" w14:textId="77777777" w:rsidR="00C600A7" w:rsidRPr="008315CF" w:rsidRDefault="00C600A7" w:rsidP="00C600A7">
      <w:pPr>
        <w:pStyle w:val="EndNoteBibliography"/>
        <w:spacing w:after="360"/>
        <w:jc w:val="both"/>
      </w:pPr>
      <w:r w:rsidRPr="008315CF">
        <w:t>Valle, P. S., G. Lien, O. Flaten, M. Koesling, and M. Ebbesvik. 2007. Herd health and health management in organic versus conventional dairy herds in Norway. Livestock Science 112(1):123-132.</w:t>
      </w:r>
    </w:p>
    <w:p w14:paraId="7F0C04BE" w14:textId="77777777" w:rsidR="00C600A7" w:rsidRPr="008315CF" w:rsidRDefault="00C600A7" w:rsidP="00C600A7">
      <w:pPr>
        <w:pStyle w:val="EndNoteBibliography"/>
        <w:spacing w:after="360"/>
        <w:jc w:val="both"/>
      </w:pPr>
      <w:r w:rsidRPr="008315CF">
        <w:t>Wuytack, A., A. De Visscher, S. Piepers, F. Boyen, F. Haesebrouck, and S. De Vliegher. 2020. Distribution of non-aureus staphylococci from quarter milk, teat apices, and rectal feces of dairy cows, and their virulence potential. J Dairy Sci 103(11):10658-10675.</w:t>
      </w:r>
    </w:p>
    <w:p w14:paraId="17AC89BD" w14:textId="0B1EDE65" w:rsidR="009C5A08" w:rsidRDefault="00C600A7" w:rsidP="00C600A7">
      <w:pPr>
        <w:jc w:val="both"/>
        <w:rPr>
          <w:rFonts w:eastAsiaTheme="minorHAnsi"/>
          <w:noProof/>
          <w:szCs w:val="22"/>
        </w:rPr>
      </w:pPr>
      <w:r w:rsidRPr="008315CF">
        <w:t xml:space="preserve">Zwald, A. G., P. L. Ruegg, J. B. </w:t>
      </w:r>
      <w:proofErr w:type="spellStart"/>
      <w:r w:rsidRPr="008315CF">
        <w:t>Kaneene</w:t>
      </w:r>
      <w:proofErr w:type="spellEnd"/>
      <w:r w:rsidRPr="008315CF">
        <w:t>, L. D. Warnick, S. J. Wells, C. Fossler, and L. W. Halbert. 2004. Management Practices and Reported Antimicrobial Usage on Conventional and Organic Dairy Farms. J. Dairy Sci. 87(1):191-201.</w:t>
      </w:r>
    </w:p>
    <w:p w14:paraId="6693D6ED" w14:textId="77777777" w:rsidR="009E4232" w:rsidRDefault="00B82AC7">
      <w:pPr>
        <w:sectPr w:rsidR="009E4232" w:rsidSect="001F09B6">
          <w:pgSz w:w="12240" w:h="15840"/>
          <w:pgMar w:top="1440" w:right="1440" w:bottom="1440" w:left="2160" w:header="720" w:footer="1440" w:gutter="0"/>
          <w:cols w:space="720"/>
          <w:docGrid w:linePitch="360"/>
        </w:sectPr>
      </w:pPr>
      <w:r>
        <w:br w:type="page"/>
      </w:r>
    </w:p>
    <w:p w14:paraId="414E2ECC" w14:textId="2DCFD8D4" w:rsidR="009C5A08" w:rsidRPr="00AE60A8" w:rsidRDefault="00B82AC7" w:rsidP="009C5A08">
      <w:pPr>
        <w:pStyle w:val="ChapSub"/>
      </w:pPr>
      <w:bookmarkStart w:id="219" w:name="_Toc174382626"/>
      <w:r>
        <w:t>5</w:t>
      </w:r>
      <w:r w:rsidR="009C5A08">
        <w:t>.</w:t>
      </w:r>
      <w:r w:rsidR="009E4232">
        <w:t>6</w:t>
      </w:r>
      <w:r w:rsidR="009C5A08">
        <w:t xml:space="preserve"> </w:t>
      </w:r>
      <w:r w:rsidR="009E4232">
        <w:t>Tables</w:t>
      </w:r>
      <w:bookmarkEnd w:id="219"/>
    </w:p>
    <w:tbl>
      <w:tblPr>
        <w:tblW w:w="5000" w:type="pct"/>
        <w:tblLayout w:type="fixed"/>
        <w:tblLook w:val="04A0" w:firstRow="1" w:lastRow="0" w:firstColumn="1" w:lastColumn="0" w:noHBand="0" w:noVBand="1"/>
      </w:tblPr>
      <w:tblGrid>
        <w:gridCol w:w="263"/>
        <w:gridCol w:w="277"/>
        <w:gridCol w:w="1812"/>
        <w:gridCol w:w="816"/>
        <w:gridCol w:w="816"/>
        <w:gridCol w:w="816"/>
        <w:gridCol w:w="816"/>
        <w:gridCol w:w="816"/>
        <w:gridCol w:w="816"/>
        <w:gridCol w:w="816"/>
        <w:gridCol w:w="816"/>
        <w:gridCol w:w="816"/>
        <w:gridCol w:w="816"/>
        <w:gridCol w:w="816"/>
        <w:gridCol w:w="816"/>
        <w:gridCol w:w="816"/>
      </w:tblGrid>
      <w:tr w:rsidR="009E4232" w:rsidRPr="00AA40C1" w14:paraId="174B81C4" w14:textId="77777777" w:rsidTr="00C4006C">
        <w:trPr>
          <w:trHeight w:val="870"/>
        </w:trPr>
        <w:tc>
          <w:tcPr>
            <w:tcW w:w="12960" w:type="dxa"/>
            <w:gridSpan w:val="16"/>
            <w:tcBorders>
              <w:top w:val="nil"/>
              <w:left w:val="nil"/>
              <w:bottom w:val="nil"/>
              <w:right w:val="nil"/>
            </w:tcBorders>
            <w:shd w:val="clear" w:color="auto" w:fill="auto"/>
            <w:vAlign w:val="bottom"/>
          </w:tcPr>
          <w:p w14:paraId="2FDB9E0F" w14:textId="4D8F7654" w:rsidR="009E4232" w:rsidRPr="00AA40C1" w:rsidRDefault="009E4232" w:rsidP="003E06AC">
            <w:pPr>
              <w:pStyle w:val="TableCap1"/>
              <w:ind w:firstLine="0"/>
              <w:rPr>
                <w:rFonts w:eastAsia="Calibri"/>
                <w:szCs w:val="20"/>
              </w:rPr>
            </w:pPr>
            <w:bookmarkStart w:id="220" w:name="_Toc174383366"/>
            <w:r w:rsidRPr="003E06AC">
              <w:rPr>
                <w:color w:val="000000"/>
                <w:szCs w:val="20"/>
              </w:rPr>
              <w:t xml:space="preserve">Table </w:t>
            </w:r>
            <w:r w:rsidR="00E719D1" w:rsidRPr="003E06AC">
              <w:rPr>
                <w:color w:val="000000"/>
                <w:szCs w:val="20"/>
              </w:rPr>
              <w:t>5.</w:t>
            </w:r>
            <w:r w:rsidRPr="003E06AC">
              <w:rPr>
                <w:color w:val="000000"/>
                <w:szCs w:val="20"/>
              </w:rPr>
              <w:t>1</w:t>
            </w:r>
            <w:r w:rsidRPr="00AA40C1">
              <w:rPr>
                <w:color w:val="000000"/>
                <w:szCs w:val="20"/>
              </w:rPr>
              <w:t xml:space="preserve"> Quarter-level prevalence of pathogens </w:t>
            </w:r>
            <w:r w:rsidRPr="00AA40C1">
              <w:rPr>
                <w:rFonts w:eastAsia="Calibri"/>
                <w:szCs w:val="20"/>
              </w:rPr>
              <w:t xml:space="preserve">(or grouping of similar pathogens) </w:t>
            </w:r>
            <w:r w:rsidRPr="00AA40C1">
              <w:rPr>
                <w:color w:val="000000"/>
                <w:szCs w:val="20"/>
              </w:rPr>
              <w:t xml:space="preserve">causing intramammary infections [median (range)] by farm, stratified by facility type. </w:t>
            </w:r>
            <w:r w:rsidRPr="00AA40C1">
              <w:rPr>
                <w:rFonts w:eastAsia="Calibri"/>
                <w:szCs w:val="20"/>
              </w:rPr>
              <w:t>3,332 q</w:t>
            </w:r>
            <w:r w:rsidRPr="00AA40C1">
              <w:rPr>
                <w:szCs w:val="20"/>
              </w:rPr>
              <w:t>uarter-level observations were collected</w:t>
            </w:r>
            <w:r w:rsidRPr="00AA40C1">
              <w:rPr>
                <w:rFonts w:eastAsia="Calibri"/>
                <w:szCs w:val="20"/>
              </w:rPr>
              <w:t xml:space="preserve"> from </w:t>
            </w:r>
            <w:r w:rsidRPr="00AA40C1">
              <w:rPr>
                <w:szCs w:val="20"/>
              </w:rPr>
              <w:t>1,456 quarters belonging to 382 cows</w:t>
            </w:r>
            <w:r w:rsidRPr="00AA40C1">
              <w:rPr>
                <w:rFonts w:eastAsia="Calibri"/>
                <w:szCs w:val="20"/>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w:t>
            </w:r>
            <w:proofErr w:type="gramStart"/>
            <w:r w:rsidRPr="00AA40C1">
              <w:rPr>
                <w:rFonts w:eastAsia="Calibri"/>
                <w:szCs w:val="20"/>
              </w:rPr>
              <w:t>Overall</w:t>
            </w:r>
            <w:proofErr w:type="gramEnd"/>
            <w:r w:rsidRPr="00AA40C1">
              <w:rPr>
                <w:rFonts w:eastAsia="Calibri"/>
                <w:szCs w:val="20"/>
              </w:rPr>
              <w:t xml:space="preserve"> median and range of quarter-level prevalence were calculated using all visits to all 10 farms (n = 30).</w:t>
            </w:r>
            <w:bookmarkEnd w:id="220"/>
            <w:r w:rsidRPr="00AA40C1">
              <w:rPr>
                <w:rFonts w:eastAsia="Calibri"/>
                <w:szCs w:val="20"/>
              </w:rPr>
              <w:t xml:space="preserve"> </w:t>
            </w:r>
          </w:p>
        </w:tc>
      </w:tr>
      <w:tr w:rsidR="009E4232" w:rsidRPr="00AA40C1" w14:paraId="32F5754E" w14:textId="77777777" w:rsidTr="00C4006C">
        <w:trPr>
          <w:trHeight w:val="567"/>
        </w:trPr>
        <w:tc>
          <w:tcPr>
            <w:tcW w:w="2352" w:type="dxa"/>
            <w:gridSpan w:val="3"/>
            <w:tcBorders>
              <w:top w:val="nil"/>
              <w:left w:val="nil"/>
              <w:bottom w:val="nil"/>
              <w:right w:val="nil"/>
            </w:tcBorders>
            <w:shd w:val="clear" w:color="auto" w:fill="auto"/>
            <w:vAlign w:val="bottom"/>
            <w:hideMark/>
          </w:tcPr>
          <w:p w14:paraId="46BDE749" w14:textId="77777777" w:rsidR="009E4232" w:rsidRPr="00AA40C1" w:rsidRDefault="009E4232" w:rsidP="00C4006C">
            <w:pPr>
              <w:rPr>
                <w:sz w:val="20"/>
                <w:szCs w:val="20"/>
              </w:rPr>
            </w:pPr>
          </w:p>
        </w:tc>
        <w:tc>
          <w:tcPr>
            <w:tcW w:w="816" w:type="dxa"/>
            <w:tcBorders>
              <w:top w:val="nil"/>
              <w:left w:val="nil"/>
              <w:bottom w:val="nil"/>
              <w:right w:val="nil"/>
            </w:tcBorders>
            <w:shd w:val="clear" w:color="auto" w:fill="auto"/>
            <w:vAlign w:val="bottom"/>
            <w:hideMark/>
          </w:tcPr>
          <w:p w14:paraId="7E5EC65D"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1</w:t>
            </w:r>
          </w:p>
        </w:tc>
        <w:tc>
          <w:tcPr>
            <w:tcW w:w="816" w:type="dxa"/>
            <w:tcBorders>
              <w:top w:val="nil"/>
              <w:left w:val="nil"/>
              <w:bottom w:val="nil"/>
              <w:right w:val="nil"/>
            </w:tcBorders>
            <w:shd w:val="clear" w:color="auto" w:fill="auto"/>
            <w:vAlign w:val="bottom"/>
            <w:hideMark/>
          </w:tcPr>
          <w:p w14:paraId="14ECDEBD"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2</w:t>
            </w:r>
          </w:p>
        </w:tc>
        <w:tc>
          <w:tcPr>
            <w:tcW w:w="816" w:type="dxa"/>
            <w:tcBorders>
              <w:top w:val="nil"/>
              <w:left w:val="nil"/>
              <w:bottom w:val="nil"/>
              <w:right w:val="nil"/>
            </w:tcBorders>
            <w:shd w:val="clear" w:color="auto" w:fill="auto"/>
            <w:vAlign w:val="bottom"/>
            <w:hideMark/>
          </w:tcPr>
          <w:p w14:paraId="5E29C35D"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3</w:t>
            </w:r>
          </w:p>
        </w:tc>
        <w:tc>
          <w:tcPr>
            <w:tcW w:w="816" w:type="dxa"/>
            <w:tcBorders>
              <w:top w:val="nil"/>
              <w:left w:val="nil"/>
              <w:bottom w:val="nil"/>
              <w:right w:val="nil"/>
            </w:tcBorders>
            <w:shd w:val="clear" w:color="auto" w:fill="auto"/>
            <w:vAlign w:val="bottom"/>
            <w:hideMark/>
          </w:tcPr>
          <w:p w14:paraId="0338A44D"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4</w:t>
            </w:r>
          </w:p>
        </w:tc>
        <w:tc>
          <w:tcPr>
            <w:tcW w:w="816" w:type="dxa"/>
            <w:tcBorders>
              <w:top w:val="nil"/>
              <w:left w:val="nil"/>
              <w:bottom w:val="nil"/>
              <w:right w:val="nil"/>
            </w:tcBorders>
            <w:shd w:val="clear" w:color="auto" w:fill="auto"/>
            <w:vAlign w:val="bottom"/>
            <w:hideMark/>
          </w:tcPr>
          <w:p w14:paraId="2F03C576" w14:textId="77777777" w:rsidR="009E4232" w:rsidRPr="00AA40C1" w:rsidRDefault="009E4232" w:rsidP="00C4006C">
            <w:pPr>
              <w:jc w:val="center"/>
              <w:rPr>
                <w:color w:val="000000"/>
                <w:sz w:val="20"/>
                <w:szCs w:val="20"/>
              </w:rPr>
            </w:pPr>
            <w:r w:rsidRPr="00AA40C1">
              <w:rPr>
                <w:color w:val="000000"/>
                <w:sz w:val="20"/>
                <w:szCs w:val="20"/>
              </w:rPr>
              <w:t>TS-</w:t>
            </w:r>
            <w:r>
              <w:rPr>
                <w:color w:val="000000"/>
                <w:sz w:val="20"/>
                <w:szCs w:val="20"/>
              </w:rPr>
              <w:t>5</w:t>
            </w:r>
          </w:p>
        </w:tc>
        <w:tc>
          <w:tcPr>
            <w:tcW w:w="816" w:type="dxa"/>
            <w:tcBorders>
              <w:top w:val="nil"/>
              <w:left w:val="nil"/>
              <w:bottom w:val="nil"/>
              <w:right w:val="nil"/>
            </w:tcBorders>
            <w:shd w:val="clear" w:color="auto" w:fill="auto"/>
            <w:vAlign w:val="bottom"/>
            <w:hideMark/>
          </w:tcPr>
          <w:p w14:paraId="3EBB0F25" w14:textId="77777777" w:rsidR="009E4232" w:rsidRPr="00AA40C1" w:rsidRDefault="009E4232" w:rsidP="00C4006C">
            <w:pPr>
              <w:jc w:val="center"/>
              <w:rPr>
                <w:color w:val="000000"/>
                <w:sz w:val="20"/>
                <w:szCs w:val="20"/>
              </w:rPr>
            </w:pPr>
            <w:r w:rsidRPr="00AA40C1">
              <w:rPr>
                <w:color w:val="000000"/>
                <w:sz w:val="20"/>
                <w:szCs w:val="20"/>
              </w:rPr>
              <w:t>TS avg.</w:t>
            </w:r>
          </w:p>
        </w:tc>
        <w:tc>
          <w:tcPr>
            <w:tcW w:w="816" w:type="dxa"/>
            <w:tcBorders>
              <w:top w:val="nil"/>
              <w:left w:val="nil"/>
              <w:bottom w:val="nil"/>
              <w:right w:val="nil"/>
            </w:tcBorders>
            <w:shd w:val="clear" w:color="auto" w:fill="auto"/>
            <w:vAlign w:val="bottom"/>
            <w:hideMark/>
          </w:tcPr>
          <w:p w14:paraId="2940CFAA"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1</w:t>
            </w:r>
          </w:p>
        </w:tc>
        <w:tc>
          <w:tcPr>
            <w:tcW w:w="816" w:type="dxa"/>
            <w:tcBorders>
              <w:top w:val="nil"/>
              <w:left w:val="nil"/>
              <w:bottom w:val="nil"/>
              <w:right w:val="nil"/>
            </w:tcBorders>
            <w:shd w:val="clear" w:color="auto" w:fill="auto"/>
            <w:vAlign w:val="bottom"/>
            <w:hideMark/>
          </w:tcPr>
          <w:p w14:paraId="366B82B4"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2</w:t>
            </w:r>
          </w:p>
        </w:tc>
        <w:tc>
          <w:tcPr>
            <w:tcW w:w="816" w:type="dxa"/>
            <w:tcBorders>
              <w:top w:val="nil"/>
              <w:left w:val="nil"/>
              <w:bottom w:val="nil"/>
              <w:right w:val="nil"/>
            </w:tcBorders>
            <w:shd w:val="clear" w:color="auto" w:fill="auto"/>
            <w:vAlign w:val="bottom"/>
            <w:hideMark/>
          </w:tcPr>
          <w:p w14:paraId="5581F3FA"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3</w:t>
            </w:r>
          </w:p>
        </w:tc>
        <w:tc>
          <w:tcPr>
            <w:tcW w:w="816" w:type="dxa"/>
            <w:tcBorders>
              <w:top w:val="nil"/>
              <w:left w:val="nil"/>
              <w:bottom w:val="nil"/>
              <w:right w:val="nil"/>
            </w:tcBorders>
            <w:shd w:val="clear" w:color="auto" w:fill="auto"/>
            <w:vAlign w:val="bottom"/>
            <w:hideMark/>
          </w:tcPr>
          <w:p w14:paraId="7579ADAF"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4</w:t>
            </w:r>
          </w:p>
        </w:tc>
        <w:tc>
          <w:tcPr>
            <w:tcW w:w="816" w:type="dxa"/>
            <w:tcBorders>
              <w:top w:val="nil"/>
              <w:left w:val="nil"/>
              <w:bottom w:val="nil"/>
              <w:right w:val="nil"/>
            </w:tcBorders>
            <w:shd w:val="clear" w:color="auto" w:fill="auto"/>
            <w:vAlign w:val="bottom"/>
            <w:hideMark/>
          </w:tcPr>
          <w:p w14:paraId="58091A0B" w14:textId="77777777" w:rsidR="009E4232" w:rsidRPr="00AA40C1" w:rsidRDefault="009E4232" w:rsidP="00C4006C">
            <w:pPr>
              <w:jc w:val="center"/>
              <w:rPr>
                <w:color w:val="000000"/>
                <w:sz w:val="20"/>
                <w:szCs w:val="20"/>
              </w:rPr>
            </w:pPr>
            <w:r w:rsidRPr="00AA40C1">
              <w:rPr>
                <w:color w:val="000000"/>
                <w:sz w:val="20"/>
                <w:szCs w:val="20"/>
              </w:rPr>
              <w:t>BP-</w:t>
            </w:r>
            <w:r>
              <w:rPr>
                <w:color w:val="000000"/>
                <w:sz w:val="20"/>
                <w:szCs w:val="20"/>
              </w:rPr>
              <w:t>5</w:t>
            </w:r>
          </w:p>
        </w:tc>
        <w:tc>
          <w:tcPr>
            <w:tcW w:w="816" w:type="dxa"/>
            <w:tcBorders>
              <w:top w:val="nil"/>
              <w:left w:val="nil"/>
              <w:bottom w:val="nil"/>
              <w:right w:val="nil"/>
            </w:tcBorders>
            <w:shd w:val="clear" w:color="auto" w:fill="auto"/>
            <w:vAlign w:val="bottom"/>
            <w:hideMark/>
          </w:tcPr>
          <w:p w14:paraId="7039016B" w14:textId="77777777" w:rsidR="009E4232" w:rsidRPr="00AA40C1" w:rsidRDefault="009E4232" w:rsidP="00C4006C">
            <w:pPr>
              <w:jc w:val="center"/>
              <w:rPr>
                <w:color w:val="000000"/>
                <w:sz w:val="20"/>
                <w:szCs w:val="20"/>
              </w:rPr>
            </w:pPr>
            <w:r w:rsidRPr="00AA40C1">
              <w:rPr>
                <w:color w:val="000000"/>
                <w:sz w:val="20"/>
                <w:szCs w:val="20"/>
              </w:rPr>
              <w:t>BP avg.</w:t>
            </w:r>
          </w:p>
        </w:tc>
        <w:tc>
          <w:tcPr>
            <w:tcW w:w="816" w:type="dxa"/>
            <w:tcBorders>
              <w:top w:val="nil"/>
              <w:left w:val="nil"/>
              <w:bottom w:val="nil"/>
              <w:right w:val="nil"/>
            </w:tcBorders>
            <w:shd w:val="clear" w:color="auto" w:fill="auto"/>
            <w:vAlign w:val="bottom"/>
            <w:hideMark/>
          </w:tcPr>
          <w:p w14:paraId="55F85583" w14:textId="77777777" w:rsidR="009E4232" w:rsidRPr="00AA40C1" w:rsidRDefault="009E4232" w:rsidP="00C4006C">
            <w:pPr>
              <w:jc w:val="center"/>
              <w:rPr>
                <w:color w:val="000000"/>
                <w:sz w:val="20"/>
                <w:szCs w:val="20"/>
              </w:rPr>
            </w:pPr>
            <w:r w:rsidRPr="00AA40C1">
              <w:rPr>
                <w:color w:val="000000"/>
                <w:sz w:val="20"/>
                <w:szCs w:val="20"/>
              </w:rPr>
              <w:t>Overall</w:t>
            </w:r>
          </w:p>
        </w:tc>
      </w:tr>
      <w:tr w:rsidR="009E4232" w:rsidRPr="00AA40C1" w14:paraId="33E9749E" w14:textId="77777777" w:rsidTr="00C4006C">
        <w:trPr>
          <w:trHeight w:val="290"/>
        </w:trPr>
        <w:tc>
          <w:tcPr>
            <w:tcW w:w="2352" w:type="dxa"/>
            <w:gridSpan w:val="3"/>
            <w:tcBorders>
              <w:top w:val="nil"/>
              <w:left w:val="nil"/>
              <w:bottom w:val="nil"/>
              <w:right w:val="nil"/>
            </w:tcBorders>
            <w:shd w:val="clear" w:color="auto" w:fill="auto"/>
            <w:vAlign w:val="bottom"/>
            <w:hideMark/>
          </w:tcPr>
          <w:p w14:paraId="0DA20EB3" w14:textId="77777777" w:rsidR="009E4232" w:rsidRPr="00AA40C1" w:rsidRDefault="009E4232" w:rsidP="00C4006C">
            <w:pPr>
              <w:rPr>
                <w:color w:val="000000"/>
                <w:sz w:val="20"/>
                <w:szCs w:val="20"/>
              </w:rPr>
            </w:pPr>
            <w:r w:rsidRPr="00AA40C1">
              <w:rPr>
                <w:color w:val="000000"/>
                <w:sz w:val="20"/>
                <w:szCs w:val="20"/>
              </w:rPr>
              <w:t>Num. farm visits</w:t>
            </w:r>
          </w:p>
        </w:tc>
        <w:tc>
          <w:tcPr>
            <w:tcW w:w="816" w:type="dxa"/>
            <w:tcBorders>
              <w:top w:val="nil"/>
              <w:left w:val="nil"/>
              <w:bottom w:val="nil"/>
              <w:right w:val="nil"/>
            </w:tcBorders>
            <w:shd w:val="clear" w:color="auto" w:fill="auto"/>
            <w:vAlign w:val="bottom"/>
            <w:hideMark/>
          </w:tcPr>
          <w:p w14:paraId="1D1AA8F2"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2CFFD12"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02C5503"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5FC613C7"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4CF1A244"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6CEAF6E6" w14:textId="77777777" w:rsidR="009E4232" w:rsidRPr="00AA40C1" w:rsidRDefault="009E4232" w:rsidP="00C4006C">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0D0EBA7D"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0914F44D" w14:textId="77777777" w:rsidR="009E4232" w:rsidRPr="00AA40C1" w:rsidRDefault="009E4232" w:rsidP="00C4006C">
            <w:pPr>
              <w:jc w:val="center"/>
              <w:rPr>
                <w:color w:val="000000"/>
                <w:sz w:val="20"/>
                <w:szCs w:val="20"/>
              </w:rPr>
            </w:pPr>
            <w:r w:rsidRPr="00AA40C1">
              <w:rPr>
                <w:color w:val="000000"/>
                <w:sz w:val="20"/>
                <w:szCs w:val="20"/>
              </w:rPr>
              <w:t>4</w:t>
            </w:r>
          </w:p>
        </w:tc>
        <w:tc>
          <w:tcPr>
            <w:tcW w:w="816" w:type="dxa"/>
            <w:tcBorders>
              <w:top w:val="nil"/>
              <w:left w:val="nil"/>
              <w:bottom w:val="nil"/>
              <w:right w:val="nil"/>
            </w:tcBorders>
            <w:shd w:val="clear" w:color="auto" w:fill="auto"/>
            <w:vAlign w:val="bottom"/>
            <w:hideMark/>
          </w:tcPr>
          <w:p w14:paraId="03ECEBDE"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33215879" w14:textId="77777777" w:rsidR="009E4232" w:rsidRPr="00AA40C1" w:rsidRDefault="009E4232" w:rsidP="00C4006C">
            <w:pPr>
              <w:jc w:val="center"/>
              <w:rPr>
                <w:color w:val="000000"/>
                <w:sz w:val="20"/>
                <w:szCs w:val="20"/>
              </w:rPr>
            </w:pPr>
            <w:r w:rsidRPr="00AA40C1">
              <w:rPr>
                <w:color w:val="000000"/>
                <w:sz w:val="20"/>
                <w:szCs w:val="20"/>
              </w:rPr>
              <w:t>2</w:t>
            </w:r>
          </w:p>
        </w:tc>
        <w:tc>
          <w:tcPr>
            <w:tcW w:w="816" w:type="dxa"/>
            <w:tcBorders>
              <w:top w:val="nil"/>
              <w:left w:val="nil"/>
              <w:bottom w:val="nil"/>
              <w:right w:val="nil"/>
            </w:tcBorders>
            <w:shd w:val="clear" w:color="auto" w:fill="auto"/>
            <w:vAlign w:val="bottom"/>
            <w:hideMark/>
          </w:tcPr>
          <w:p w14:paraId="214BF5F9" w14:textId="77777777" w:rsidR="009E4232" w:rsidRPr="00AA40C1" w:rsidRDefault="009E4232" w:rsidP="00C4006C">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7A280707" w14:textId="77777777" w:rsidR="009E4232" w:rsidRPr="00AA40C1" w:rsidRDefault="009E4232" w:rsidP="00C4006C">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6CA292DF" w14:textId="77777777" w:rsidR="009E4232" w:rsidRPr="00AA40C1" w:rsidRDefault="009E4232" w:rsidP="00C4006C">
            <w:pPr>
              <w:jc w:val="center"/>
              <w:rPr>
                <w:sz w:val="20"/>
                <w:szCs w:val="20"/>
              </w:rPr>
            </w:pPr>
            <w:r w:rsidRPr="00AA40C1">
              <w:rPr>
                <w:sz w:val="20"/>
                <w:szCs w:val="20"/>
              </w:rPr>
              <w:t>30</w:t>
            </w:r>
          </w:p>
        </w:tc>
      </w:tr>
      <w:tr w:rsidR="009E4232" w:rsidRPr="00AA40C1" w14:paraId="3C7F0132" w14:textId="77777777" w:rsidTr="00C4006C">
        <w:trPr>
          <w:trHeight w:val="290"/>
        </w:trPr>
        <w:tc>
          <w:tcPr>
            <w:tcW w:w="2352" w:type="dxa"/>
            <w:gridSpan w:val="3"/>
            <w:tcBorders>
              <w:top w:val="nil"/>
              <w:left w:val="nil"/>
              <w:bottom w:val="nil"/>
              <w:right w:val="nil"/>
            </w:tcBorders>
            <w:shd w:val="clear" w:color="auto" w:fill="auto"/>
            <w:noWrap/>
            <w:vAlign w:val="bottom"/>
          </w:tcPr>
          <w:p w14:paraId="1E2B91C4" w14:textId="77777777" w:rsidR="009E4232" w:rsidRPr="00AA40C1" w:rsidRDefault="009E4232" w:rsidP="00C4006C">
            <w:pPr>
              <w:rPr>
                <w:color w:val="000000"/>
                <w:sz w:val="20"/>
                <w:szCs w:val="20"/>
              </w:rPr>
            </w:pPr>
            <w:r w:rsidRPr="00AA40C1">
              <w:rPr>
                <w:color w:val="000000"/>
                <w:sz w:val="20"/>
                <w:szCs w:val="20"/>
              </w:rPr>
              <w:t>Pathogen</w:t>
            </w:r>
            <w:r>
              <w:rPr>
                <w:color w:val="000000"/>
                <w:sz w:val="20"/>
                <w:szCs w:val="20"/>
              </w:rPr>
              <w:t xml:space="preserve"> (group)</w:t>
            </w:r>
          </w:p>
        </w:tc>
        <w:tc>
          <w:tcPr>
            <w:tcW w:w="816" w:type="dxa"/>
            <w:tcBorders>
              <w:top w:val="nil"/>
              <w:left w:val="nil"/>
              <w:bottom w:val="nil"/>
              <w:right w:val="nil"/>
            </w:tcBorders>
            <w:shd w:val="clear" w:color="auto" w:fill="auto"/>
            <w:noWrap/>
            <w:vAlign w:val="bottom"/>
          </w:tcPr>
          <w:p w14:paraId="0883C0CE"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418865F1"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28BBB6DA"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44629D0A"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162F6C4A"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345A1CB0"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000B628F"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4FD0BA86"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159097D3"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671D4567"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68FC72C2"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37CB5D5C" w14:textId="77777777" w:rsidR="009E4232" w:rsidRPr="00AA40C1" w:rsidRDefault="009E4232" w:rsidP="00C4006C">
            <w:pPr>
              <w:jc w:val="center"/>
              <w:rPr>
                <w:color w:val="000000"/>
                <w:sz w:val="20"/>
                <w:szCs w:val="20"/>
              </w:rPr>
            </w:pPr>
          </w:p>
        </w:tc>
        <w:tc>
          <w:tcPr>
            <w:tcW w:w="816" w:type="dxa"/>
            <w:tcBorders>
              <w:top w:val="nil"/>
              <w:left w:val="nil"/>
              <w:bottom w:val="nil"/>
              <w:right w:val="nil"/>
            </w:tcBorders>
            <w:shd w:val="clear" w:color="auto" w:fill="auto"/>
            <w:noWrap/>
            <w:vAlign w:val="bottom"/>
          </w:tcPr>
          <w:p w14:paraId="0FC966F2" w14:textId="77777777" w:rsidR="009E4232" w:rsidRPr="00AA40C1" w:rsidRDefault="009E4232" w:rsidP="00C4006C">
            <w:pPr>
              <w:jc w:val="center"/>
              <w:rPr>
                <w:color w:val="000000"/>
                <w:sz w:val="20"/>
                <w:szCs w:val="20"/>
              </w:rPr>
            </w:pPr>
          </w:p>
        </w:tc>
      </w:tr>
      <w:tr w:rsidR="009E4232" w:rsidRPr="00AA40C1" w14:paraId="45A94F88" w14:textId="77777777" w:rsidTr="00C4006C">
        <w:trPr>
          <w:trHeight w:val="290"/>
        </w:trPr>
        <w:tc>
          <w:tcPr>
            <w:tcW w:w="263" w:type="dxa"/>
            <w:tcBorders>
              <w:top w:val="nil"/>
              <w:left w:val="nil"/>
              <w:bottom w:val="nil"/>
              <w:right w:val="nil"/>
            </w:tcBorders>
            <w:shd w:val="clear" w:color="auto" w:fill="auto"/>
            <w:noWrap/>
            <w:vAlign w:val="bottom"/>
            <w:hideMark/>
          </w:tcPr>
          <w:p w14:paraId="6F5DA63D"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76BF7282" w14:textId="77777777" w:rsidR="009E4232" w:rsidRPr="00DF2CCB" w:rsidRDefault="009E4232" w:rsidP="00C4006C">
            <w:pPr>
              <w:rPr>
                <w:i/>
                <w:iCs/>
                <w:color w:val="000000"/>
                <w:sz w:val="20"/>
                <w:szCs w:val="20"/>
              </w:rPr>
            </w:pPr>
            <w:r w:rsidRPr="00DF2CCB">
              <w:rPr>
                <w:i/>
                <w:iCs/>
                <w:color w:val="000000"/>
                <w:sz w:val="20"/>
                <w:szCs w:val="20"/>
              </w:rPr>
              <w:t>Staphylococcus aureus</w:t>
            </w:r>
          </w:p>
        </w:tc>
        <w:tc>
          <w:tcPr>
            <w:tcW w:w="816" w:type="dxa"/>
            <w:tcBorders>
              <w:top w:val="nil"/>
              <w:left w:val="nil"/>
              <w:bottom w:val="nil"/>
              <w:right w:val="nil"/>
            </w:tcBorders>
            <w:shd w:val="clear" w:color="auto" w:fill="auto"/>
            <w:noWrap/>
          </w:tcPr>
          <w:p w14:paraId="2998EB46" w14:textId="77777777" w:rsidR="009E4232" w:rsidRPr="00DF2CCB" w:rsidRDefault="009E4232" w:rsidP="00C4006C">
            <w:pPr>
              <w:jc w:val="center"/>
              <w:rPr>
                <w:color w:val="000000"/>
                <w:sz w:val="20"/>
                <w:szCs w:val="20"/>
              </w:rPr>
            </w:pPr>
            <w:r w:rsidRPr="00DF2CCB">
              <w:rPr>
                <w:sz w:val="20"/>
                <w:szCs w:val="20"/>
              </w:rPr>
              <w:t>3.5 (3.1-4)</w:t>
            </w:r>
          </w:p>
        </w:tc>
        <w:tc>
          <w:tcPr>
            <w:tcW w:w="816" w:type="dxa"/>
            <w:tcBorders>
              <w:top w:val="nil"/>
              <w:left w:val="nil"/>
              <w:bottom w:val="nil"/>
              <w:right w:val="nil"/>
            </w:tcBorders>
            <w:shd w:val="clear" w:color="auto" w:fill="auto"/>
            <w:noWrap/>
          </w:tcPr>
          <w:p w14:paraId="6A86B49E" w14:textId="77777777" w:rsidR="009E4232" w:rsidRPr="00DF2CCB" w:rsidRDefault="009E4232" w:rsidP="00C4006C">
            <w:pPr>
              <w:jc w:val="center"/>
              <w:rPr>
                <w:color w:val="000000"/>
                <w:sz w:val="20"/>
                <w:szCs w:val="20"/>
              </w:rPr>
            </w:pPr>
            <w:r w:rsidRPr="00DF2CCB">
              <w:rPr>
                <w:sz w:val="20"/>
                <w:szCs w:val="20"/>
              </w:rPr>
              <w:t>1.9 (1.7-2.4)</w:t>
            </w:r>
          </w:p>
        </w:tc>
        <w:tc>
          <w:tcPr>
            <w:tcW w:w="816" w:type="dxa"/>
            <w:tcBorders>
              <w:top w:val="nil"/>
              <w:left w:val="nil"/>
              <w:bottom w:val="nil"/>
              <w:right w:val="nil"/>
            </w:tcBorders>
            <w:shd w:val="clear" w:color="auto" w:fill="auto"/>
            <w:noWrap/>
          </w:tcPr>
          <w:p w14:paraId="4CCC0995" w14:textId="77777777" w:rsidR="009E4232" w:rsidRPr="00DF2CCB" w:rsidRDefault="009E4232" w:rsidP="00C4006C">
            <w:pPr>
              <w:jc w:val="center"/>
              <w:rPr>
                <w:color w:val="000000"/>
                <w:sz w:val="20"/>
                <w:szCs w:val="20"/>
              </w:rPr>
            </w:pPr>
            <w:r w:rsidRPr="00DF2CCB">
              <w:rPr>
                <w:sz w:val="20"/>
                <w:szCs w:val="20"/>
              </w:rPr>
              <w:t>4 (3.4-4.1)</w:t>
            </w:r>
          </w:p>
        </w:tc>
        <w:tc>
          <w:tcPr>
            <w:tcW w:w="816" w:type="dxa"/>
            <w:tcBorders>
              <w:top w:val="nil"/>
              <w:left w:val="nil"/>
              <w:bottom w:val="nil"/>
              <w:right w:val="nil"/>
            </w:tcBorders>
            <w:shd w:val="clear" w:color="auto" w:fill="auto"/>
            <w:noWrap/>
          </w:tcPr>
          <w:p w14:paraId="4A988074" w14:textId="77777777" w:rsidR="009E4232" w:rsidRPr="00DF2CCB" w:rsidRDefault="009E4232" w:rsidP="00C4006C">
            <w:pPr>
              <w:jc w:val="center"/>
              <w:rPr>
                <w:color w:val="000000"/>
                <w:sz w:val="20"/>
                <w:szCs w:val="20"/>
              </w:rPr>
            </w:pPr>
            <w:r w:rsidRPr="00DF2CCB">
              <w:rPr>
                <w:sz w:val="20"/>
                <w:szCs w:val="20"/>
              </w:rPr>
              <w:t>3.5 (3.2-3.9)</w:t>
            </w:r>
          </w:p>
        </w:tc>
        <w:tc>
          <w:tcPr>
            <w:tcW w:w="816" w:type="dxa"/>
            <w:tcBorders>
              <w:top w:val="nil"/>
              <w:left w:val="nil"/>
              <w:bottom w:val="nil"/>
              <w:right w:val="nil"/>
            </w:tcBorders>
            <w:shd w:val="clear" w:color="auto" w:fill="auto"/>
            <w:noWrap/>
          </w:tcPr>
          <w:p w14:paraId="5784CE7C" w14:textId="77777777" w:rsidR="009E4232" w:rsidRPr="00DF2CCB" w:rsidRDefault="009E4232" w:rsidP="00C4006C">
            <w:pPr>
              <w:jc w:val="center"/>
              <w:rPr>
                <w:color w:val="000000"/>
                <w:sz w:val="20"/>
                <w:szCs w:val="20"/>
              </w:rPr>
            </w:pPr>
            <w:r w:rsidRPr="00DF2CCB">
              <w:rPr>
                <w:sz w:val="20"/>
                <w:szCs w:val="20"/>
              </w:rPr>
              <w:t>0.9 (0.9-1)</w:t>
            </w:r>
          </w:p>
        </w:tc>
        <w:tc>
          <w:tcPr>
            <w:tcW w:w="816" w:type="dxa"/>
            <w:tcBorders>
              <w:top w:val="nil"/>
              <w:left w:val="nil"/>
              <w:bottom w:val="nil"/>
              <w:right w:val="nil"/>
            </w:tcBorders>
            <w:shd w:val="clear" w:color="auto" w:fill="auto"/>
            <w:noWrap/>
          </w:tcPr>
          <w:p w14:paraId="1CF25DEA" w14:textId="77777777" w:rsidR="009E4232" w:rsidRPr="00DF2CCB" w:rsidRDefault="009E4232" w:rsidP="00C4006C">
            <w:pPr>
              <w:jc w:val="center"/>
              <w:rPr>
                <w:color w:val="000000"/>
                <w:sz w:val="20"/>
                <w:szCs w:val="20"/>
              </w:rPr>
            </w:pPr>
            <w:r w:rsidRPr="00DF2CCB">
              <w:rPr>
                <w:sz w:val="20"/>
                <w:szCs w:val="20"/>
              </w:rPr>
              <w:t>3.2 (0.9-4.1)</w:t>
            </w:r>
          </w:p>
        </w:tc>
        <w:tc>
          <w:tcPr>
            <w:tcW w:w="816" w:type="dxa"/>
            <w:tcBorders>
              <w:top w:val="nil"/>
              <w:left w:val="nil"/>
              <w:bottom w:val="nil"/>
              <w:right w:val="nil"/>
            </w:tcBorders>
            <w:shd w:val="clear" w:color="auto" w:fill="auto"/>
            <w:noWrap/>
          </w:tcPr>
          <w:p w14:paraId="19099EF2" w14:textId="77777777" w:rsidR="009E4232" w:rsidRPr="00DF2CCB" w:rsidRDefault="009E4232" w:rsidP="00C4006C">
            <w:pPr>
              <w:jc w:val="center"/>
              <w:rPr>
                <w:color w:val="000000"/>
                <w:sz w:val="20"/>
                <w:szCs w:val="20"/>
              </w:rPr>
            </w:pPr>
            <w:r w:rsidRPr="00DF2CCB">
              <w:rPr>
                <w:sz w:val="20"/>
                <w:szCs w:val="20"/>
              </w:rPr>
              <w:t>4.8 (4.7-8.4)</w:t>
            </w:r>
          </w:p>
        </w:tc>
        <w:tc>
          <w:tcPr>
            <w:tcW w:w="816" w:type="dxa"/>
            <w:tcBorders>
              <w:top w:val="nil"/>
              <w:left w:val="nil"/>
              <w:bottom w:val="nil"/>
              <w:right w:val="nil"/>
            </w:tcBorders>
            <w:shd w:val="clear" w:color="auto" w:fill="auto"/>
            <w:noWrap/>
          </w:tcPr>
          <w:p w14:paraId="21236197" w14:textId="77777777" w:rsidR="009E4232" w:rsidRPr="00DF2CCB" w:rsidRDefault="009E4232" w:rsidP="00C4006C">
            <w:pPr>
              <w:jc w:val="center"/>
              <w:rPr>
                <w:color w:val="000000"/>
                <w:sz w:val="20"/>
                <w:szCs w:val="20"/>
              </w:rPr>
            </w:pPr>
            <w:r w:rsidRPr="00DF2CCB">
              <w:rPr>
                <w:sz w:val="20"/>
                <w:szCs w:val="20"/>
              </w:rPr>
              <w:t>13.1 (11.7-14.1)</w:t>
            </w:r>
          </w:p>
        </w:tc>
        <w:tc>
          <w:tcPr>
            <w:tcW w:w="816" w:type="dxa"/>
            <w:tcBorders>
              <w:top w:val="nil"/>
              <w:left w:val="nil"/>
              <w:bottom w:val="nil"/>
              <w:right w:val="nil"/>
            </w:tcBorders>
            <w:shd w:val="clear" w:color="auto" w:fill="auto"/>
            <w:noWrap/>
          </w:tcPr>
          <w:p w14:paraId="65638FC1" w14:textId="77777777" w:rsidR="009E4232" w:rsidRPr="00DF2CCB" w:rsidRDefault="009E4232" w:rsidP="00C4006C">
            <w:pPr>
              <w:jc w:val="center"/>
              <w:rPr>
                <w:color w:val="000000"/>
                <w:sz w:val="20"/>
                <w:szCs w:val="20"/>
              </w:rPr>
            </w:pPr>
            <w:r w:rsidRPr="00DF2CCB">
              <w:rPr>
                <w:sz w:val="20"/>
                <w:szCs w:val="20"/>
              </w:rPr>
              <w:t>0.8 (0-2.6)</w:t>
            </w:r>
          </w:p>
        </w:tc>
        <w:tc>
          <w:tcPr>
            <w:tcW w:w="816" w:type="dxa"/>
            <w:tcBorders>
              <w:top w:val="nil"/>
              <w:left w:val="nil"/>
              <w:bottom w:val="nil"/>
              <w:right w:val="nil"/>
            </w:tcBorders>
            <w:shd w:val="clear" w:color="auto" w:fill="auto"/>
            <w:noWrap/>
          </w:tcPr>
          <w:p w14:paraId="378EDE44" w14:textId="77777777" w:rsidR="009E4232" w:rsidRPr="00DF2CCB" w:rsidRDefault="009E4232" w:rsidP="00C4006C">
            <w:pPr>
              <w:jc w:val="center"/>
              <w:rPr>
                <w:color w:val="000000"/>
                <w:sz w:val="20"/>
                <w:szCs w:val="20"/>
              </w:rPr>
            </w:pPr>
            <w:r w:rsidRPr="00DF2CCB">
              <w:rPr>
                <w:sz w:val="20"/>
                <w:szCs w:val="20"/>
              </w:rPr>
              <w:t>1.3 (0.9-1.7)</w:t>
            </w:r>
          </w:p>
        </w:tc>
        <w:tc>
          <w:tcPr>
            <w:tcW w:w="816" w:type="dxa"/>
            <w:tcBorders>
              <w:top w:val="nil"/>
              <w:left w:val="nil"/>
              <w:bottom w:val="nil"/>
              <w:right w:val="nil"/>
            </w:tcBorders>
            <w:shd w:val="clear" w:color="auto" w:fill="auto"/>
            <w:noWrap/>
          </w:tcPr>
          <w:p w14:paraId="7EF1B9E8" w14:textId="77777777" w:rsidR="009E4232" w:rsidRPr="00DF2CCB" w:rsidRDefault="009E4232" w:rsidP="00C4006C">
            <w:pPr>
              <w:jc w:val="center"/>
              <w:rPr>
                <w:color w:val="000000"/>
                <w:sz w:val="20"/>
                <w:szCs w:val="20"/>
              </w:rPr>
            </w:pPr>
            <w:r w:rsidRPr="00DF2CCB">
              <w:rPr>
                <w:sz w:val="20"/>
                <w:szCs w:val="20"/>
              </w:rPr>
              <w:t>0.8 (0-0.8)</w:t>
            </w:r>
          </w:p>
        </w:tc>
        <w:tc>
          <w:tcPr>
            <w:tcW w:w="816" w:type="dxa"/>
            <w:tcBorders>
              <w:top w:val="nil"/>
              <w:left w:val="nil"/>
              <w:bottom w:val="nil"/>
              <w:right w:val="nil"/>
            </w:tcBorders>
            <w:shd w:val="clear" w:color="auto" w:fill="auto"/>
            <w:noWrap/>
          </w:tcPr>
          <w:p w14:paraId="1A75E601" w14:textId="77777777" w:rsidR="009E4232" w:rsidRPr="00DF2CCB" w:rsidRDefault="009E4232" w:rsidP="00C4006C">
            <w:pPr>
              <w:jc w:val="center"/>
              <w:rPr>
                <w:color w:val="000000"/>
                <w:sz w:val="20"/>
                <w:szCs w:val="20"/>
              </w:rPr>
            </w:pPr>
            <w:r w:rsidRPr="00DF2CCB">
              <w:rPr>
                <w:sz w:val="20"/>
                <w:szCs w:val="20"/>
              </w:rPr>
              <w:t>2.6 (0-14.1)</w:t>
            </w:r>
          </w:p>
        </w:tc>
        <w:tc>
          <w:tcPr>
            <w:tcW w:w="816" w:type="dxa"/>
            <w:tcBorders>
              <w:top w:val="nil"/>
              <w:left w:val="nil"/>
              <w:bottom w:val="nil"/>
              <w:right w:val="nil"/>
            </w:tcBorders>
            <w:shd w:val="clear" w:color="auto" w:fill="auto"/>
            <w:noWrap/>
          </w:tcPr>
          <w:p w14:paraId="38057D6B" w14:textId="77777777" w:rsidR="009E4232" w:rsidRPr="00DF2CCB" w:rsidRDefault="009E4232" w:rsidP="00C4006C">
            <w:pPr>
              <w:jc w:val="center"/>
              <w:rPr>
                <w:color w:val="000000"/>
                <w:sz w:val="20"/>
                <w:szCs w:val="20"/>
              </w:rPr>
            </w:pPr>
            <w:r w:rsidRPr="00DF2CCB">
              <w:rPr>
                <w:sz w:val="20"/>
                <w:szCs w:val="20"/>
              </w:rPr>
              <w:t>3.2 (0-14.1)</w:t>
            </w:r>
          </w:p>
        </w:tc>
      </w:tr>
      <w:tr w:rsidR="009E4232" w:rsidRPr="00AA40C1" w14:paraId="34C9C507" w14:textId="77777777" w:rsidTr="00C4006C">
        <w:trPr>
          <w:trHeight w:val="290"/>
        </w:trPr>
        <w:tc>
          <w:tcPr>
            <w:tcW w:w="263" w:type="dxa"/>
            <w:tcBorders>
              <w:top w:val="nil"/>
              <w:left w:val="nil"/>
              <w:bottom w:val="nil"/>
              <w:right w:val="nil"/>
            </w:tcBorders>
            <w:shd w:val="clear" w:color="auto" w:fill="auto"/>
            <w:noWrap/>
            <w:vAlign w:val="bottom"/>
          </w:tcPr>
          <w:p w14:paraId="0B5CF032"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07777533" w14:textId="77777777" w:rsidR="009E4232" w:rsidRPr="00AA40C1" w:rsidRDefault="009E4232" w:rsidP="00C4006C">
            <w:pPr>
              <w:rPr>
                <w:color w:val="000000"/>
                <w:sz w:val="20"/>
                <w:szCs w:val="20"/>
              </w:rPr>
            </w:pPr>
            <w:r w:rsidRPr="00AA40C1">
              <w:rPr>
                <w:color w:val="000000"/>
                <w:sz w:val="20"/>
                <w:szCs w:val="20"/>
              </w:rPr>
              <w:t>Non-</w:t>
            </w:r>
            <w:r w:rsidRPr="00280567">
              <w:rPr>
                <w:i/>
                <w:iCs/>
                <w:color w:val="000000"/>
                <w:sz w:val="20"/>
                <w:szCs w:val="20"/>
              </w:rPr>
              <w:t>aureus</w:t>
            </w:r>
            <w:r w:rsidRPr="00AA40C1">
              <w:rPr>
                <w:color w:val="000000"/>
                <w:sz w:val="20"/>
                <w:szCs w:val="20"/>
              </w:rPr>
              <w:t xml:space="preserve"> staphylococci and mammaliicocci</w:t>
            </w:r>
          </w:p>
        </w:tc>
        <w:tc>
          <w:tcPr>
            <w:tcW w:w="816" w:type="dxa"/>
            <w:tcBorders>
              <w:top w:val="nil"/>
              <w:left w:val="nil"/>
              <w:bottom w:val="nil"/>
              <w:right w:val="nil"/>
            </w:tcBorders>
            <w:shd w:val="clear" w:color="auto" w:fill="auto"/>
            <w:noWrap/>
            <w:vAlign w:val="bottom"/>
          </w:tcPr>
          <w:p w14:paraId="0CD7E080" w14:textId="77777777" w:rsidR="009E4232" w:rsidRPr="00AA40C1" w:rsidRDefault="009E4232" w:rsidP="00C4006C">
            <w:pPr>
              <w:jc w:val="center"/>
              <w:rPr>
                <w:color w:val="000000"/>
                <w:sz w:val="20"/>
                <w:szCs w:val="20"/>
              </w:rPr>
            </w:pPr>
            <w:r w:rsidRPr="00AA40C1">
              <w:rPr>
                <w:color w:val="000000"/>
                <w:sz w:val="20"/>
                <w:szCs w:val="20"/>
              </w:rPr>
              <w:t>10 (9.7-10.4)</w:t>
            </w:r>
          </w:p>
        </w:tc>
        <w:tc>
          <w:tcPr>
            <w:tcW w:w="816" w:type="dxa"/>
            <w:tcBorders>
              <w:top w:val="nil"/>
              <w:left w:val="nil"/>
              <w:bottom w:val="nil"/>
              <w:right w:val="nil"/>
            </w:tcBorders>
            <w:shd w:val="clear" w:color="auto" w:fill="auto"/>
            <w:noWrap/>
            <w:vAlign w:val="bottom"/>
          </w:tcPr>
          <w:p w14:paraId="50CC401A" w14:textId="77777777" w:rsidR="009E4232" w:rsidRPr="00AA40C1" w:rsidRDefault="009E4232" w:rsidP="00C4006C">
            <w:pPr>
              <w:jc w:val="center"/>
              <w:rPr>
                <w:color w:val="000000"/>
                <w:sz w:val="20"/>
                <w:szCs w:val="20"/>
              </w:rPr>
            </w:pPr>
            <w:r w:rsidRPr="00AA40C1">
              <w:rPr>
                <w:color w:val="000000"/>
                <w:sz w:val="20"/>
                <w:szCs w:val="20"/>
              </w:rPr>
              <w:t>19.6 (16.7-23.2)</w:t>
            </w:r>
          </w:p>
        </w:tc>
        <w:tc>
          <w:tcPr>
            <w:tcW w:w="816" w:type="dxa"/>
            <w:tcBorders>
              <w:top w:val="nil"/>
              <w:left w:val="nil"/>
              <w:bottom w:val="nil"/>
              <w:right w:val="nil"/>
            </w:tcBorders>
            <w:shd w:val="clear" w:color="auto" w:fill="auto"/>
            <w:noWrap/>
            <w:vAlign w:val="bottom"/>
          </w:tcPr>
          <w:p w14:paraId="46C408BA" w14:textId="77777777" w:rsidR="009E4232" w:rsidRPr="00AA40C1" w:rsidRDefault="009E4232" w:rsidP="00C4006C">
            <w:pPr>
              <w:jc w:val="center"/>
              <w:rPr>
                <w:color w:val="000000"/>
                <w:sz w:val="20"/>
                <w:szCs w:val="20"/>
              </w:rPr>
            </w:pPr>
            <w:r w:rsidRPr="00AA40C1">
              <w:rPr>
                <w:color w:val="000000"/>
                <w:sz w:val="20"/>
                <w:szCs w:val="20"/>
              </w:rPr>
              <w:t>24 (22.3-25.6)</w:t>
            </w:r>
          </w:p>
        </w:tc>
        <w:tc>
          <w:tcPr>
            <w:tcW w:w="816" w:type="dxa"/>
            <w:tcBorders>
              <w:top w:val="nil"/>
              <w:left w:val="nil"/>
              <w:bottom w:val="nil"/>
              <w:right w:val="nil"/>
            </w:tcBorders>
            <w:shd w:val="clear" w:color="auto" w:fill="auto"/>
            <w:noWrap/>
            <w:vAlign w:val="bottom"/>
          </w:tcPr>
          <w:p w14:paraId="698F94E5" w14:textId="77777777" w:rsidR="009E4232" w:rsidRPr="00AA40C1" w:rsidRDefault="009E4232" w:rsidP="00C4006C">
            <w:pPr>
              <w:jc w:val="center"/>
              <w:rPr>
                <w:color w:val="000000"/>
                <w:sz w:val="20"/>
                <w:szCs w:val="20"/>
              </w:rPr>
            </w:pPr>
            <w:r w:rsidRPr="00AA40C1">
              <w:rPr>
                <w:color w:val="000000"/>
                <w:sz w:val="20"/>
                <w:szCs w:val="20"/>
              </w:rPr>
              <w:t>15.8 (14.2-18.5)</w:t>
            </w:r>
          </w:p>
        </w:tc>
        <w:tc>
          <w:tcPr>
            <w:tcW w:w="816" w:type="dxa"/>
            <w:tcBorders>
              <w:top w:val="nil"/>
              <w:left w:val="nil"/>
              <w:bottom w:val="nil"/>
              <w:right w:val="nil"/>
            </w:tcBorders>
            <w:shd w:val="clear" w:color="auto" w:fill="auto"/>
            <w:noWrap/>
            <w:vAlign w:val="bottom"/>
          </w:tcPr>
          <w:p w14:paraId="4450006A" w14:textId="77777777" w:rsidR="009E4232" w:rsidRPr="00AA40C1" w:rsidRDefault="009E4232" w:rsidP="00C4006C">
            <w:pPr>
              <w:jc w:val="center"/>
              <w:rPr>
                <w:color w:val="000000"/>
                <w:sz w:val="20"/>
                <w:szCs w:val="20"/>
              </w:rPr>
            </w:pPr>
            <w:r w:rsidRPr="00AA40C1">
              <w:rPr>
                <w:color w:val="000000"/>
                <w:sz w:val="20"/>
                <w:szCs w:val="20"/>
              </w:rPr>
              <w:t>20.4 (19-24.5)</w:t>
            </w:r>
          </w:p>
        </w:tc>
        <w:tc>
          <w:tcPr>
            <w:tcW w:w="816" w:type="dxa"/>
            <w:tcBorders>
              <w:top w:val="nil"/>
              <w:left w:val="nil"/>
              <w:bottom w:val="nil"/>
              <w:right w:val="nil"/>
            </w:tcBorders>
            <w:shd w:val="clear" w:color="auto" w:fill="auto"/>
            <w:noWrap/>
          </w:tcPr>
          <w:p w14:paraId="4C2CB993" w14:textId="77777777" w:rsidR="009E4232" w:rsidRPr="00AA40C1" w:rsidRDefault="009E4232" w:rsidP="00C4006C">
            <w:pPr>
              <w:jc w:val="center"/>
              <w:rPr>
                <w:color w:val="000000"/>
                <w:sz w:val="20"/>
                <w:szCs w:val="20"/>
              </w:rPr>
            </w:pPr>
            <w:r w:rsidRPr="00AA40C1">
              <w:rPr>
                <w:color w:val="000000"/>
                <w:sz w:val="20"/>
                <w:szCs w:val="20"/>
              </w:rPr>
              <w:t>19 (9.7-25.6)</w:t>
            </w:r>
          </w:p>
        </w:tc>
        <w:tc>
          <w:tcPr>
            <w:tcW w:w="816" w:type="dxa"/>
            <w:tcBorders>
              <w:top w:val="nil"/>
              <w:left w:val="nil"/>
              <w:bottom w:val="nil"/>
              <w:right w:val="nil"/>
            </w:tcBorders>
            <w:shd w:val="clear" w:color="auto" w:fill="auto"/>
            <w:noWrap/>
          </w:tcPr>
          <w:p w14:paraId="6AD818C9" w14:textId="77777777" w:rsidR="009E4232" w:rsidRPr="00AA40C1" w:rsidRDefault="009E4232" w:rsidP="00C4006C">
            <w:pPr>
              <w:jc w:val="center"/>
              <w:rPr>
                <w:color w:val="000000"/>
                <w:sz w:val="20"/>
                <w:szCs w:val="20"/>
              </w:rPr>
            </w:pPr>
            <w:r w:rsidRPr="00AA40C1">
              <w:rPr>
                <w:sz w:val="20"/>
                <w:szCs w:val="20"/>
              </w:rPr>
              <w:t>24.8 (21.9-39.8)</w:t>
            </w:r>
          </w:p>
        </w:tc>
        <w:tc>
          <w:tcPr>
            <w:tcW w:w="816" w:type="dxa"/>
            <w:tcBorders>
              <w:top w:val="nil"/>
              <w:left w:val="nil"/>
              <w:bottom w:val="nil"/>
              <w:right w:val="nil"/>
            </w:tcBorders>
            <w:shd w:val="clear" w:color="auto" w:fill="auto"/>
            <w:noWrap/>
          </w:tcPr>
          <w:p w14:paraId="7F3BD5CB" w14:textId="77777777" w:rsidR="009E4232" w:rsidRPr="00AA40C1" w:rsidRDefault="009E4232" w:rsidP="00C4006C">
            <w:pPr>
              <w:jc w:val="center"/>
              <w:rPr>
                <w:color w:val="000000"/>
                <w:sz w:val="20"/>
                <w:szCs w:val="20"/>
              </w:rPr>
            </w:pPr>
            <w:r w:rsidRPr="00AA40C1">
              <w:rPr>
                <w:sz w:val="20"/>
                <w:szCs w:val="20"/>
              </w:rPr>
              <w:t>14.1 (12.8-18.2)</w:t>
            </w:r>
          </w:p>
        </w:tc>
        <w:tc>
          <w:tcPr>
            <w:tcW w:w="816" w:type="dxa"/>
            <w:tcBorders>
              <w:top w:val="nil"/>
              <w:left w:val="nil"/>
              <w:bottom w:val="nil"/>
              <w:right w:val="nil"/>
            </w:tcBorders>
            <w:shd w:val="clear" w:color="auto" w:fill="auto"/>
            <w:noWrap/>
          </w:tcPr>
          <w:p w14:paraId="3585D9D6" w14:textId="77777777" w:rsidR="009E4232" w:rsidRPr="00AA40C1" w:rsidRDefault="009E4232" w:rsidP="00C4006C">
            <w:pPr>
              <w:jc w:val="center"/>
              <w:rPr>
                <w:color w:val="000000"/>
                <w:sz w:val="20"/>
                <w:szCs w:val="20"/>
              </w:rPr>
            </w:pPr>
            <w:r w:rsidRPr="00AA40C1">
              <w:rPr>
                <w:sz w:val="20"/>
                <w:szCs w:val="20"/>
              </w:rPr>
              <w:t>23.6 (21.9-25.5)</w:t>
            </w:r>
          </w:p>
        </w:tc>
        <w:tc>
          <w:tcPr>
            <w:tcW w:w="816" w:type="dxa"/>
            <w:tcBorders>
              <w:top w:val="nil"/>
              <w:left w:val="nil"/>
              <w:bottom w:val="nil"/>
              <w:right w:val="nil"/>
            </w:tcBorders>
            <w:shd w:val="clear" w:color="auto" w:fill="auto"/>
            <w:noWrap/>
          </w:tcPr>
          <w:p w14:paraId="6B02C1C7" w14:textId="77777777" w:rsidR="009E4232" w:rsidRPr="00AA40C1" w:rsidRDefault="009E4232" w:rsidP="00C4006C">
            <w:pPr>
              <w:jc w:val="center"/>
              <w:rPr>
                <w:color w:val="000000"/>
                <w:sz w:val="20"/>
                <w:szCs w:val="20"/>
              </w:rPr>
            </w:pPr>
            <w:r w:rsidRPr="00AA40C1">
              <w:rPr>
                <w:sz w:val="20"/>
                <w:szCs w:val="20"/>
              </w:rPr>
              <w:t>19.4 (17.6-21.1)</w:t>
            </w:r>
          </w:p>
        </w:tc>
        <w:tc>
          <w:tcPr>
            <w:tcW w:w="816" w:type="dxa"/>
            <w:tcBorders>
              <w:top w:val="nil"/>
              <w:left w:val="nil"/>
              <w:bottom w:val="nil"/>
              <w:right w:val="nil"/>
            </w:tcBorders>
            <w:shd w:val="clear" w:color="auto" w:fill="auto"/>
            <w:noWrap/>
          </w:tcPr>
          <w:p w14:paraId="63D0E3BB" w14:textId="77777777" w:rsidR="009E4232" w:rsidRPr="00AA40C1" w:rsidRDefault="009E4232" w:rsidP="00C4006C">
            <w:pPr>
              <w:jc w:val="center"/>
              <w:rPr>
                <w:color w:val="000000"/>
                <w:sz w:val="20"/>
                <w:szCs w:val="20"/>
              </w:rPr>
            </w:pPr>
            <w:r w:rsidRPr="00AA40C1">
              <w:rPr>
                <w:sz w:val="20"/>
                <w:szCs w:val="20"/>
              </w:rPr>
              <w:t>20.6 (19.4-22.4)</w:t>
            </w:r>
          </w:p>
        </w:tc>
        <w:tc>
          <w:tcPr>
            <w:tcW w:w="816" w:type="dxa"/>
            <w:tcBorders>
              <w:top w:val="nil"/>
              <w:left w:val="nil"/>
              <w:bottom w:val="nil"/>
              <w:right w:val="nil"/>
            </w:tcBorders>
            <w:shd w:val="clear" w:color="auto" w:fill="auto"/>
            <w:noWrap/>
          </w:tcPr>
          <w:p w14:paraId="5FBD6143" w14:textId="77777777" w:rsidR="009E4232" w:rsidRPr="00AA40C1" w:rsidRDefault="009E4232" w:rsidP="00C4006C">
            <w:pPr>
              <w:jc w:val="center"/>
              <w:rPr>
                <w:color w:val="000000"/>
                <w:sz w:val="20"/>
                <w:szCs w:val="20"/>
              </w:rPr>
            </w:pPr>
            <w:r w:rsidRPr="00AA40C1">
              <w:rPr>
                <w:color w:val="000000"/>
                <w:sz w:val="20"/>
                <w:szCs w:val="20"/>
              </w:rPr>
              <w:t>21.1 (12.8-39.8)</w:t>
            </w:r>
          </w:p>
        </w:tc>
        <w:tc>
          <w:tcPr>
            <w:tcW w:w="816" w:type="dxa"/>
            <w:tcBorders>
              <w:top w:val="nil"/>
              <w:left w:val="nil"/>
              <w:bottom w:val="nil"/>
              <w:right w:val="nil"/>
            </w:tcBorders>
            <w:shd w:val="clear" w:color="auto" w:fill="auto"/>
            <w:noWrap/>
          </w:tcPr>
          <w:p w14:paraId="7F49297E" w14:textId="77777777" w:rsidR="009E4232" w:rsidRPr="00AA40C1" w:rsidRDefault="009E4232" w:rsidP="00C4006C">
            <w:pPr>
              <w:jc w:val="center"/>
              <w:rPr>
                <w:color w:val="000000"/>
                <w:sz w:val="20"/>
                <w:szCs w:val="20"/>
              </w:rPr>
            </w:pPr>
            <w:r w:rsidRPr="00AA40C1">
              <w:rPr>
                <w:color w:val="000000"/>
                <w:sz w:val="20"/>
                <w:szCs w:val="20"/>
              </w:rPr>
              <w:t>20 (9.7-39.8)</w:t>
            </w:r>
          </w:p>
        </w:tc>
      </w:tr>
      <w:tr w:rsidR="009E4232" w:rsidRPr="00AA40C1" w14:paraId="55906274" w14:textId="77777777" w:rsidTr="00C4006C">
        <w:trPr>
          <w:trHeight w:val="290"/>
        </w:trPr>
        <w:tc>
          <w:tcPr>
            <w:tcW w:w="540" w:type="dxa"/>
            <w:gridSpan w:val="2"/>
            <w:tcBorders>
              <w:top w:val="nil"/>
              <w:left w:val="nil"/>
              <w:bottom w:val="nil"/>
              <w:right w:val="nil"/>
            </w:tcBorders>
            <w:shd w:val="clear" w:color="auto" w:fill="auto"/>
            <w:noWrap/>
            <w:vAlign w:val="bottom"/>
          </w:tcPr>
          <w:p w14:paraId="3B9879EE" w14:textId="77777777" w:rsidR="009E4232" w:rsidRPr="00AA40C1" w:rsidRDefault="009E4232" w:rsidP="00C4006C">
            <w:pPr>
              <w:rPr>
                <w:i/>
                <w:iCs/>
                <w:color w:val="000000"/>
                <w:sz w:val="20"/>
                <w:szCs w:val="20"/>
              </w:rPr>
            </w:pPr>
            <w:commentRangeStart w:id="221"/>
            <w:commentRangeStart w:id="222"/>
          </w:p>
        </w:tc>
        <w:tc>
          <w:tcPr>
            <w:tcW w:w="1812" w:type="dxa"/>
            <w:tcBorders>
              <w:top w:val="nil"/>
              <w:left w:val="nil"/>
              <w:bottom w:val="nil"/>
              <w:right w:val="nil"/>
            </w:tcBorders>
            <w:shd w:val="clear" w:color="auto" w:fill="auto"/>
            <w:vAlign w:val="bottom"/>
          </w:tcPr>
          <w:p w14:paraId="638A77E0" w14:textId="77777777" w:rsidR="009E4232" w:rsidRPr="00133108" w:rsidRDefault="009E4232" w:rsidP="00C4006C">
            <w:pPr>
              <w:rPr>
                <w:i/>
                <w:iCs/>
                <w:color w:val="000000"/>
                <w:sz w:val="20"/>
                <w:szCs w:val="20"/>
              </w:rPr>
            </w:pPr>
            <w:commentRangeStart w:id="223"/>
            <w:r w:rsidRPr="00133108">
              <w:rPr>
                <w:i/>
                <w:iCs/>
                <w:color w:val="000000"/>
                <w:sz w:val="20"/>
                <w:szCs w:val="20"/>
              </w:rPr>
              <w:t xml:space="preserve">Staphylococcus </w:t>
            </w:r>
            <w:proofErr w:type="spellStart"/>
            <w:r w:rsidRPr="00133108">
              <w:rPr>
                <w:i/>
                <w:iCs/>
                <w:color w:val="000000"/>
                <w:sz w:val="20"/>
                <w:szCs w:val="20"/>
              </w:rPr>
              <w:t>agnetis</w:t>
            </w:r>
            <w:proofErr w:type="spellEnd"/>
          </w:p>
        </w:tc>
        <w:tc>
          <w:tcPr>
            <w:tcW w:w="816" w:type="dxa"/>
            <w:tcBorders>
              <w:top w:val="nil"/>
              <w:left w:val="nil"/>
              <w:bottom w:val="nil"/>
              <w:right w:val="nil"/>
            </w:tcBorders>
            <w:shd w:val="clear" w:color="auto" w:fill="auto"/>
            <w:noWrap/>
            <w:vAlign w:val="bottom"/>
          </w:tcPr>
          <w:p w14:paraId="5225B31A" w14:textId="77777777" w:rsidR="009E4232" w:rsidRPr="00133108" w:rsidRDefault="009E4232" w:rsidP="00C4006C">
            <w:pPr>
              <w:jc w:val="center"/>
              <w:rPr>
                <w:color w:val="000000"/>
                <w:sz w:val="20"/>
                <w:szCs w:val="20"/>
              </w:rPr>
            </w:pPr>
            <w:r w:rsidRPr="00133108">
              <w:rPr>
                <w:color w:val="000000"/>
                <w:sz w:val="20"/>
                <w:szCs w:val="20"/>
              </w:rPr>
              <w:t>2 (1.8-2.1)</w:t>
            </w:r>
          </w:p>
        </w:tc>
        <w:tc>
          <w:tcPr>
            <w:tcW w:w="816" w:type="dxa"/>
            <w:tcBorders>
              <w:top w:val="nil"/>
              <w:left w:val="nil"/>
              <w:bottom w:val="nil"/>
              <w:right w:val="nil"/>
            </w:tcBorders>
            <w:shd w:val="clear" w:color="auto" w:fill="auto"/>
            <w:noWrap/>
            <w:vAlign w:val="bottom"/>
          </w:tcPr>
          <w:p w14:paraId="0B54C769" w14:textId="77777777" w:rsidR="009E4232" w:rsidRPr="00133108" w:rsidRDefault="009E4232" w:rsidP="00C4006C">
            <w:pPr>
              <w:jc w:val="center"/>
              <w:rPr>
                <w:color w:val="000000"/>
                <w:sz w:val="20"/>
                <w:szCs w:val="20"/>
              </w:rPr>
            </w:pPr>
            <w:r w:rsidRPr="00133108">
              <w:rPr>
                <w:color w:val="000000"/>
                <w:sz w:val="20"/>
                <w:szCs w:val="20"/>
              </w:rPr>
              <w:t>0 (0-0)</w:t>
            </w:r>
            <w:commentRangeEnd w:id="223"/>
            <w:r w:rsidR="00937271">
              <w:rPr>
                <w:rStyle w:val="CommentReference"/>
                <w:rFonts w:asciiTheme="minorHAnsi" w:eastAsiaTheme="minorEastAsia" w:hAnsiTheme="minorHAnsi" w:cstheme="minorBidi"/>
              </w:rPr>
              <w:commentReference w:id="223"/>
            </w:r>
            <w:r w:rsidR="00A61C70">
              <w:rPr>
                <w:rStyle w:val="CommentReference"/>
                <w:rFonts w:asciiTheme="minorHAnsi" w:eastAsiaTheme="minorEastAsia" w:hAnsiTheme="minorHAnsi" w:cstheme="minorBidi"/>
              </w:rPr>
              <w:commentReference w:id="221"/>
            </w:r>
            <w:r w:rsidR="002C1B93">
              <w:rPr>
                <w:rStyle w:val="CommentReference"/>
                <w:rFonts w:asciiTheme="minorHAnsi" w:eastAsiaTheme="minorEastAsia" w:hAnsiTheme="minorHAnsi" w:cstheme="minorBidi"/>
              </w:rPr>
              <w:commentReference w:id="222"/>
            </w:r>
          </w:p>
        </w:tc>
        <w:tc>
          <w:tcPr>
            <w:tcW w:w="816" w:type="dxa"/>
            <w:tcBorders>
              <w:top w:val="nil"/>
              <w:left w:val="nil"/>
              <w:bottom w:val="nil"/>
              <w:right w:val="nil"/>
            </w:tcBorders>
            <w:shd w:val="clear" w:color="auto" w:fill="auto"/>
            <w:noWrap/>
            <w:vAlign w:val="bottom"/>
          </w:tcPr>
          <w:p w14:paraId="4E72CE40" w14:textId="77777777" w:rsidR="009E4232" w:rsidRPr="00133108" w:rsidRDefault="009E4232" w:rsidP="00C4006C">
            <w:pPr>
              <w:jc w:val="center"/>
              <w:rPr>
                <w:color w:val="000000"/>
                <w:sz w:val="20"/>
                <w:szCs w:val="20"/>
              </w:rPr>
            </w:pPr>
            <w:r w:rsidRPr="00133108">
              <w:rPr>
                <w:color w:val="000000"/>
                <w:sz w:val="20"/>
                <w:szCs w:val="20"/>
              </w:rPr>
              <w:t>0 (0-0.8)</w:t>
            </w:r>
          </w:p>
        </w:tc>
        <w:tc>
          <w:tcPr>
            <w:tcW w:w="816" w:type="dxa"/>
            <w:tcBorders>
              <w:top w:val="nil"/>
              <w:left w:val="nil"/>
              <w:bottom w:val="nil"/>
              <w:right w:val="nil"/>
            </w:tcBorders>
            <w:shd w:val="clear" w:color="auto" w:fill="auto"/>
            <w:noWrap/>
            <w:vAlign w:val="bottom"/>
          </w:tcPr>
          <w:p w14:paraId="255F558D" w14:textId="77777777" w:rsidR="009E4232" w:rsidRPr="00133108" w:rsidRDefault="009E4232" w:rsidP="00C4006C">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5561D611" w14:textId="77777777" w:rsidR="009E4232" w:rsidRPr="00133108" w:rsidRDefault="009E4232" w:rsidP="00C4006C">
            <w:pPr>
              <w:jc w:val="center"/>
              <w:rPr>
                <w:color w:val="000000"/>
                <w:sz w:val="20"/>
                <w:szCs w:val="20"/>
              </w:rPr>
            </w:pPr>
            <w:r w:rsidRPr="00133108">
              <w:rPr>
                <w:color w:val="000000"/>
                <w:sz w:val="20"/>
                <w:szCs w:val="20"/>
              </w:rPr>
              <w:t>0 (0-0.9)</w:t>
            </w:r>
          </w:p>
        </w:tc>
        <w:tc>
          <w:tcPr>
            <w:tcW w:w="816" w:type="dxa"/>
            <w:tcBorders>
              <w:top w:val="nil"/>
              <w:left w:val="nil"/>
              <w:bottom w:val="nil"/>
              <w:right w:val="nil"/>
            </w:tcBorders>
            <w:shd w:val="clear" w:color="auto" w:fill="auto"/>
            <w:noWrap/>
            <w:vAlign w:val="center"/>
          </w:tcPr>
          <w:p w14:paraId="255E2DD5" w14:textId="77777777" w:rsidR="009E4232" w:rsidRPr="00133108" w:rsidRDefault="009E4232" w:rsidP="00C4006C">
            <w:pPr>
              <w:jc w:val="center"/>
              <w:rPr>
                <w:color w:val="000000"/>
                <w:sz w:val="20"/>
                <w:szCs w:val="20"/>
              </w:rPr>
            </w:pPr>
            <w:r w:rsidRPr="00133108">
              <w:rPr>
                <w:color w:val="000000"/>
                <w:sz w:val="20"/>
                <w:szCs w:val="20"/>
              </w:rPr>
              <w:t>0 (0-2.1)</w:t>
            </w:r>
          </w:p>
        </w:tc>
        <w:tc>
          <w:tcPr>
            <w:tcW w:w="816" w:type="dxa"/>
            <w:tcBorders>
              <w:top w:val="nil"/>
              <w:left w:val="nil"/>
              <w:bottom w:val="nil"/>
              <w:right w:val="nil"/>
            </w:tcBorders>
            <w:shd w:val="clear" w:color="auto" w:fill="auto"/>
            <w:noWrap/>
            <w:vAlign w:val="bottom"/>
          </w:tcPr>
          <w:p w14:paraId="29110E2F" w14:textId="77777777" w:rsidR="009E4232" w:rsidRPr="00133108" w:rsidRDefault="009E4232" w:rsidP="00C4006C">
            <w:pPr>
              <w:jc w:val="center"/>
              <w:rPr>
                <w:color w:val="000000"/>
                <w:sz w:val="20"/>
                <w:szCs w:val="20"/>
              </w:rPr>
            </w:pPr>
            <w:r w:rsidRPr="00133108">
              <w:rPr>
                <w:color w:val="000000"/>
                <w:sz w:val="20"/>
                <w:szCs w:val="20"/>
              </w:rPr>
              <w:t>2.4 (0.8-3.6)</w:t>
            </w:r>
          </w:p>
        </w:tc>
        <w:tc>
          <w:tcPr>
            <w:tcW w:w="816" w:type="dxa"/>
            <w:tcBorders>
              <w:top w:val="nil"/>
              <w:left w:val="nil"/>
              <w:bottom w:val="nil"/>
              <w:right w:val="nil"/>
            </w:tcBorders>
            <w:shd w:val="clear" w:color="auto" w:fill="auto"/>
            <w:noWrap/>
            <w:vAlign w:val="bottom"/>
          </w:tcPr>
          <w:p w14:paraId="0E59F7B2" w14:textId="77777777" w:rsidR="009E4232" w:rsidRPr="00133108" w:rsidRDefault="009E4232" w:rsidP="00C4006C">
            <w:pPr>
              <w:jc w:val="center"/>
              <w:rPr>
                <w:color w:val="000000"/>
                <w:sz w:val="20"/>
                <w:szCs w:val="20"/>
              </w:rPr>
            </w:pPr>
            <w:r w:rsidRPr="00133108">
              <w:rPr>
                <w:color w:val="000000"/>
                <w:sz w:val="20"/>
                <w:szCs w:val="20"/>
              </w:rPr>
              <w:t>1.1 (0-2)</w:t>
            </w:r>
          </w:p>
        </w:tc>
        <w:tc>
          <w:tcPr>
            <w:tcW w:w="816" w:type="dxa"/>
            <w:tcBorders>
              <w:top w:val="nil"/>
              <w:left w:val="nil"/>
              <w:bottom w:val="nil"/>
              <w:right w:val="nil"/>
            </w:tcBorders>
            <w:shd w:val="clear" w:color="auto" w:fill="auto"/>
            <w:noWrap/>
            <w:vAlign w:val="bottom"/>
          </w:tcPr>
          <w:p w14:paraId="2C801A3E" w14:textId="77777777" w:rsidR="009E4232" w:rsidRPr="00133108" w:rsidRDefault="009E4232" w:rsidP="00C4006C">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97B874D" w14:textId="77777777" w:rsidR="009E4232" w:rsidRPr="00133108" w:rsidRDefault="009E4232" w:rsidP="00C4006C">
            <w:pPr>
              <w:jc w:val="center"/>
              <w:rPr>
                <w:color w:val="000000"/>
                <w:sz w:val="20"/>
                <w:szCs w:val="20"/>
              </w:rPr>
            </w:pPr>
            <w:r w:rsidRPr="00133108">
              <w:rPr>
                <w:color w:val="000000"/>
                <w:sz w:val="20"/>
                <w:szCs w:val="20"/>
              </w:rPr>
              <w:t>0.9 (0.8-0.9)</w:t>
            </w:r>
          </w:p>
        </w:tc>
        <w:tc>
          <w:tcPr>
            <w:tcW w:w="816" w:type="dxa"/>
            <w:tcBorders>
              <w:top w:val="nil"/>
              <w:left w:val="nil"/>
              <w:bottom w:val="nil"/>
              <w:right w:val="nil"/>
            </w:tcBorders>
            <w:shd w:val="clear" w:color="auto" w:fill="auto"/>
            <w:noWrap/>
            <w:vAlign w:val="bottom"/>
          </w:tcPr>
          <w:p w14:paraId="23027974" w14:textId="77777777" w:rsidR="009E4232" w:rsidRPr="00133108" w:rsidRDefault="009E4232" w:rsidP="00C4006C">
            <w:pPr>
              <w:jc w:val="center"/>
              <w:rPr>
                <w:color w:val="000000"/>
                <w:sz w:val="20"/>
                <w:szCs w:val="20"/>
              </w:rPr>
            </w:pPr>
            <w:r w:rsidRPr="00133108">
              <w:rPr>
                <w:color w:val="000000"/>
                <w:sz w:val="20"/>
                <w:szCs w:val="20"/>
              </w:rPr>
              <w:t>0.8 (0.8-0.9)</w:t>
            </w:r>
          </w:p>
        </w:tc>
        <w:tc>
          <w:tcPr>
            <w:tcW w:w="816" w:type="dxa"/>
            <w:tcBorders>
              <w:top w:val="nil"/>
              <w:left w:val="nil"/>
              <w:bottom w:val="nil"/>
              <w:right w:val="nil"/>
            </w:tcBorders>
            <w:shd w:val="clear" w:color="auto" w:fill="auto"/>
            <w:noWrap/>
            <w:vAlign w:val="bottom"/>
          </w:tcPr>
          <w:p w14:paraId="30FA20DF" w14:textId="77777777" w:rsidR="009E4232" w:rsidRPr="00133108" w:rsidRDefault="009E4232" w:rsidP="00C4006C">
            <w:pPr>
              <w:jc w:val="center"/>
              <w:rPr>
                <w:color w:val="000000"/>
                <w:sz w:val="20"/>
                <w:szCs w:val="20"/>
              </w:rPr>
            </w:pPr>
            <w:r w:rsidRPr="00133108">
              <w:rPr>
                <w:color w:val="000000"/>
                <w:sz w:val="20"/>
                <w:szCs w:val="20"/>
              </w:rPr>
              <w:t>0.8 (0-3.6)</w:t>
            </w:r>
          </w:p>
        </w:tc>
        <w:tc>
          <w:tcPr>
            <w:tcW w:w="816" w:type="dxa"/>
            <w:tcBorders>
              <w:top w:val="nil"/>
              <w:left w:val="nil"/>
              <w:bottom w:val="nil"/>
              <w:right w:val="nil"/>
            </w:tcBorders>
            <w:shd w:val="clear" w:color="auto" w:fill="auto"/>
            <w:noWrap/>
            <w:vAlign w:val="bottom"/>
          </w:tcPr>
          <w:p w14:paraId="06CBDAAA" w14:textId="77777777" w:rsidR="009E4232" w:rsidRPr="00133108" w:rsidRDefault="009E4232" w:rsidP="00C4006C">
            <w:pPr>
              <w:jc w:val="center"/>
              <w:rPr>
                <w:color w:val="000000"/>
                <w:sz w:val="20"/>
                <w:szCs w:val="20"/>
              </w:rPr>
            </w:pPr>
            <w:r w:rsidRPr="00133108">
              <w:rPr>
                <w:color w:val="000000"/>
                <w:sz w:val="20"/>
                <w:szCs w:val="20"/>
              </w:rPr>
              <w:t>0.8 (0-3.6)</w:t>
            </w:r>
          </w:p>
        </w:tc>
      </w:tr>
      <w:commentRangeEnd w:id="221"/>
      <w:commentRangeEnd w:id="222"/>
      <w:tr w:rsidR="009E4232" w:rsidRPr="00AA40C1" w14:paraId="3F4D676C" w14:textId="77777777" w:rsidTr="00C4006C">
        <w:trPr>
          <w:trHeight w:val="290"/>
        </w:trPr>
        <w:tc>
          <w:tcPr>
            <w:tcW w:w="540" w:type="dxa"/>
            <w:gridSpan w:val="2"/>
            <w:tcBorders>
              <w:top w:val="nil"/>
              <w:left w:val="nil"/>
              <w:bottom w:val="nil"/>
              <w:right w:val="nil"/>
            </w:tcBorders>
            <w:shd w:val="clear" w:color="auto" w:fill="auto"/>
            <w:noWrap/>
            <w:vAlign w:val="bottom"/>
          </w:tcPr>
          <w:p w14:paraId="1F1DECE9"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A166848" w14:textId="77777777" w:rsidR="009E4232" w:rsidRPr="00AA40C1" w:rsidRDefault="009E4232" w:rsidP="00C4006C">
            <w:pPr>
              <w:rPr>
                <w:i/>
                <w:iCs/>
                <w:color w:val="000000"/>
                <w:sz w:val="20"/>
                <w:szCs w:val="20"/>
              </w:rPr>
            </w:pPr>
            <w:r w:rsidRPr="00AA40C1">
              <w:rPr>
                <w:i/>
                <w:iCs/>
                <w:color w:val="000000"/>
                <w:sz w:val="20"/>
                <w:szCs w:val="20"/>
              </w:rPr>
              <w:t>Staphylococcus auricularis</w:t>
            </w:r>
          </w:p>
        </w:tc>
        <w:tc>
          <w:tcPr>
            <w:tcW w:w="816" w:type="dxa"/>
            <w:tcBorders>
              <w:top w:val="nil"/>
              <w:left w:val="nil"/>
              <w:bottom w:val="nil"/>
              <w:right w:val="nil"/>
            </w:tcBorders>
            <w:shd w:val="clear" w:color="auto" w:fill="auto"/>
            <w:noWrap/>
            <w:vAlign w:val="bottom"/>
          </w:tcPr>
          <w:p w14:paraId="28AB707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075F8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9E96C8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F55BBF"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1CD8D0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5A7E278"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4A7CD6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8041B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65B3A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3AA64B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E67FC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C17B3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A1D3F7"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08DD5EEF" w14:textId="77777777" w:rsidTr="00C4006C">
        <w:trPr>
          <w:trHeight w:val="290"/>
        </w:trPr>
        <w:tc>
          <w:tcPr>
            <w:tcW w:w="540" w:type="dxa"/>
            <w:gridSpan w:val="2"/>
            <w:tcBorders>
              <w:top w:val="nil"/>
              <w:left w:val="nil"/>
              <w:bottom w:val="nil"/>
              <w:right w:val="nil"/>
            </w:tcBorders>
            <w:shd w:val="clear" w:color="auto" w:fill="auto"/>
            <w:noWrap/>
            <w:vAlign w:val="bottom"/>
          </w:tcPr>
          <w:p w14:paraId="1785790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76808609" w14:textId="77777777" w:rsidR="009E4232" w:rsidRPr="00AA40C1" w:rsidRDefault="009E4232" w:rsidP="00C4006C">
            <w:pPr>
              <w:rPr>
                <w:i/>
                <w:iCs/>
                <w:color w:val="000000"/>
                <w:sz w:val="20"/>
                <w:szCs w:val="20"/>
              </w:rPr>
            </w:pPr>
            <w:r w:rsidRPr="00AA40C1">
              <w:rPr>
                <w:i/>
                <w:iCs/>
                <w:color w:val="000000"/>
                <w:sz w:val="20"/>
                <w:szCs w:val="20"/>
              </w:rPr>
              <w:t>Staphylococcus capitis</w:t>
            </w:r>
          </w:p>
        </w:tc>
        <w:tc>
          <w:tcPr>
            <w:tcW w:w="816" w:type="dxa"/>
            <w:tcBorders>
              <w:top w:val="nil"/>
              <w:left w:val="nil"/>
              <w:bottom w:val="nil"/>
              <w:right w:val="nil"/>
            </w:tcBorders>
            <w:shd w:val="clear" w:color="auto" w:fill="auto"/>
            <w:noWrap/>
            <w:vAlign w:val="bottom"/>
          </w:tcPr>
          <w:p w14:paraId="3BA3039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CD056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F561D7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B40875"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16B5683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86CD030"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17BAE1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D2440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87B52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3E5EE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CACE4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058734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4A48F3"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627A18D8" w14:textId="77777777" w:rsidTr="00C4006C">
        <w:trPr>
          <w:trHeight w:val="290"/>
        </w:trPr>
        <w:tc>
          <w:tcPr>
            <w:tcW w:w="540" w:type="dxa"/>
            <w:gridSpan w:val="2"/>
            <w:tcBorders>
              <w:top w:val="nil"/>
              <w:left w:val="nil"/>
              <w:bottom w:val="nil"/>
              <w:right w:val="nil"/>
            </w:tcBorders>
            <w:shd w:val="clear" w:color="auto" w:fill="auto"/>
            <w:noWrap/>
            <w:vAlign w:val="bottom"/>
          </w:tcPr>
          <w:p w14:paraId="2F8FA35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3479C9AC" w14:textId="77777777" w:rsidR="009E4232" w:rsidRPr="004F4BC7" w:rsidRDefault="009E4232" w:rsidP="00C4006C">
            <w:pPr>
              <w:rPr>
                <w:i/>
                <w:iCs/>
                <w:color w:val="000000"/>
                <w:sz w:val="20"/>
                <w:szCs w:val="20"/>
              </w:rPr>
            </w:pPr>
            <w:r w:rsidRPr="004F4BC7">
              <w:rPr>
                <w:i/>
                <w:iCs/>
                <w:color w:val="000000"/>
                <w:sz w:val="20"/>
                <w:szCs w:val="20"/>
              </w:rPr>
              <w:t>Staphylococcus chromogenes</w:t>
            </w:r>
          </w:p>
        </w:tc>
        <w:tc>
          <w:tcPr>
            <w:tcW w:w="816" w:type="dxa"/>
            <w:tcBorders>
              <w:top w:val="nil"/>
              <w:left w:val="nil"/>
              <w:bottom w:val="nil"/>
              <w:right w:val="nil"/>
            </w:tcBorders>
            <w:shd w:val="clear" w:color="auto" w:fill="auto"/>
            <w:noWrap/>
            <w:vAlign w:val="bottom"/>
          </w:tcPr>
          <w:p w14:paraId="3F3AA480" w14:textId="77777777" w:rsidR="009E4232" w:rsidRPr="004F4BC7" w:rsidRDefault="009E4232" w:rsidP="00C4006C">
            <w:pPr>
              <w:jc w:val="center"/>
              <w:rPr>
                <w:color w:val="000000"/>
                <w:sz w:val="20"/>
                <w:szCs w:val="20"/>
              </w:rPr>
            </w:pPr>
            <w:r w:rsidRPr="004F4BC7">
              <w:rPr>
                <w:color w:val="000000"/>
                <w:sz w:val="20"/>
                <w:szCs w:val="20"/>
              </w:rPr>
              <w:t>6 (5.3-6.3)</w:t>
            </w:r>
          </w:p>
        </w:tc>
        <w:tc>
          <w:tcPr>
            <w:tcW w:w="816" w:type="dxa"/>
            <w:tcBorders>
              <w:top w:val="nil"/>
              <w:left w:val="nil"/>
              <w:bottom w:val="nil"/>
              <w:right w:val="nil"/>
            </w:tcBorders>
            <w:shd w:val="clear" w:color="auto" w:fill="auto"/>
            <w:noWrap/>
            <w:vAlign w:val="bottom"/>
          </w:tcPr>
          <w:p w14:paraId="47C5943F" w14:textId="77777777" w:rsidR="009E4232" w:rsidRPr="004F4BC7" w:rsidRDefault="009E4232" w:rsidP="00C4006C">
            <w:pPr>
              <w:jc w:val="center"/>
              <w:rPr>
                <w:color w:val="000000"/>
                <w:sz w:val="20"/>
                <w:szCs w:val="20"/>
              </w:rPr>
            </w:pPr>
            <w:r w:rsidRPr="004F4BC7">
              <w:rPr>
                <w:color w:val="000000"/>
                <w:sz w:val="20"/>
                <w:szCs w:val="20"/>
              </w:rPr>
              <w:t>13.1 (11.7-15.9)</w:t>
            </w:r>
          </w:p>
        </w:tc>
        <w:tc>
          <w:tcPr>
            <w:tcW w:w="816" w:type="dxa"/>
            <w:tcBorders>
              <w:top w:val="nil"/>
              <w:left w:val="nil"/>
              <w:bottom w:val="nil"/>
              <w:right w:val="nil"/>
            </w:tcBorders>
            <w:shd w:val="clear" w:color="auto" w:fill="auto"/>
            <w:noWrap/>
            <w:vAlign w:val="bottom"/>
          </w:tcPr>
          <w:p w14:paraId="01D51540" w14:textId="77777777" w:rsidR="009E4232" w:rsidRPr="004F4BC7" w:rsidRDefault="009E4232" w:rsidP="00C4006C">
            <w:pPr>
              <w:jc w:val="center"/>
              <w:rPr>
                <w:color w:val="000000"/>
                <w:sz w:val="20"/>
                <w:szCs w:val="20"/>
              </w:rPr>
            </w:pPr>
            <w:r w:rsidRPr="004F4BC7">
              <w:rPr>
                <w:color w:val="000000"/>
                <w:sz w:val="20"/>
                <w:szCs w:val="20"/>
              </w:rPr>
              <w:t>16.2 (14.9-16.8)</w:t>
            </w:r>
          </w:p>
        </w:tc>
        <w:tc>
          <w:tcPr>
            <w:tcW w:w="816" w:type="dxa"/>
            <w:tcBorders>
              <w:top w:val="nil"/>
              <w:left w:val="nil"/>
              <w:bottom w:val="nil"/>
              <w:right w:val="nil"/>
            </w:tcBorders>
            <w:shd w:val="clear" w:color="auto" w:fill="auto"/>
            <w:noWrap/>
            <w:vAlign w:val="bottom"/>
          </w:tcPr>
          <w:p w14:paraId="669CDBFD" w14:textId="77777777" w:rsidR="009E4232" w:rsidRPr="004F4BC7" w:rsidRDefault="009E4232" w:rsidP="00C4006C">
            <w:pPr>
              <w:jc w:val="center"/>
              <w:rPr>
                <w:color w:val="000000"/>
                <w:sz w:val="20"/>
                <w:szCs w:val="20"/>
              </w:rPr>
            </w:pPr>
            <w:r w:rsidRPr="004F4BC7">
              <w:rPr>
                <w:color w:val="000000"/>
                <w:sz w:val="20"/>
                <w:szCs w:val="20"/>
              </w:rPr>
              <w:t>8.8 (7.1-8.9)</w:t>
            </w:r>
          </w:p>
        </w:tc>
        <w:tc>
          <w:tcPr>
            <w:tcW w:w="816" w:type="dxa"/>
            <w:tcBorders>
              <w:top w:val="nil"/>
              <w:left w:val="nil"/>
              <w:bottom w:val="nil"/>
              <w:right w:val="nil"/>
            </w:tcBorders>
            <w:shd w:val="clear" w:color="auto" w:fill="auto"/>
            <w:noWrap/>
            <w:vAlign w:val="bottom"/>
          </w:tcPr>
          <w:p w14:paraId="2AB06B68" w14:textId="77777777" w:rsidR="009E4232" w:rsidRPr="004F4BC7" w:rsidRDefault="009E4232" w:rsidP="00C4006C">
            <w:pPr>
              <w:jc w:val="center"/>
              <w:rPr>
                <w:color w:val="000000"/>
                <w:sz w:val="20"/>
                <w:szCs w:val="20"/>
              </w:rPr>
            </w:pPr>
            <w:r w:rsidRPr="004F4BC7">
              <w:rPr>
                <w:color w:val="000000"/>
                <w:sz w:val="20"/>
                <w:szCs w:val="20"/>
              </w:rPr>
              <w:t>15.5 (13.8-15.5)</w:t>
            </w:r>
          </w:p>
        </w:tc>
        <w:tc>
          <w:tcPr>
            <w:tcW w:w="816" w:type="dxa"/>
            <w:tcBorders>
              <w:top w:val="nil"/>
              <w:left w:val="nil"/>
              <w:bottom w:val="nil"/>
              <w:right w:val="nil"/>
            </w:tcBorders>
            <w:shd w:val="clear" w:color="auto" w:fill="auto"/>
            <w:noWrap/>
            <w:vAlign w:val="center"/>
          </w:tcPr>
          <w:p w14:paraId="4D152DE0" w14:textId="77777777" w:rsidR="009E4232" w:rsidRPr="004F4BC7" w:rsidRDefault="009E4232" w:rsidP="00C4006C">
            <w:pPr>
              <w:jc w:val="center"/>
              <w:rPr>
                <w:color w:val="000000"/>
                <w:sz w:val="20"/>
                <w:szCs w:val="20"/>
              </w:rPr>
            </w:pPr>
            <w:r w:rsidRPr="004F4BC7">
              <w:rPr>
                <w:color w:val="000000"/>
                <w:sz w:val="20"/>
                <w:szCs w:val="20"/>
              </w:rPr>
              <w:t>13.1 (5.3-16.8)</w:t>
            </w:r>
          </w:p>
        </w:tc>
        <w:tc>
          <w:tcPr>
            <w:tcW w:w="816" w:type="dxa"/>
            <w:tcBorders>
              <w:top w:val="nil"/>
              <w:left w:val="nil"/>
              <w:bottom w:val="nil"/>
              <w:right w:val="nil"/>
            </w:tcBorders>
            <w:shd w:val="clear" w:color="auto" w:fill="auto"/>
            <w:noWrap/>
            <w:vAlign w:val="bottom"/>
          </w:tcPr>
          <w:p w14:paraId="408DD3F3" w14:textId="77777777" w:rsidR="009E4232" w:rsidRPr="004F4BC7" w:rsidRDefault="009E4232" w:rsidP="00C4006C">
            <w:pPr>
              <w:jc w:val="center"/>
              <w:rPr>
                <w:color w:val="000000"/>
                <w:sz w:val="20"/>
                <w:szCs w:val="20"/>
              </w:rPr>
            </w:pPr>
            <w:r w:rsidRPr="004F4BC7">
              <w:rPr>
                <w:color w:val="000000"/>
                <w:sz w:val="20"/>
                <w:szCs w:val="20"/>
              </w:rPr>
              <w:t>15.2 (13.3-21.7)</w:t>
            </w:r>
          </w:p>
        </w:tc>
        <w:tc>
          <w:tcPr>
            <w:tcW w:w="816" w:type="dxa"/>
            <w:tcBorders>
              <w:top w:val="nil"/>
              <w:left w:val="nil"/>
              <w:bottom w:val="nil"/>
              <w:right w:val="nil"/>
            </w:tcBorders>
            <w:shd w:val="clear" w:color="auto" w:fill="auto"/>
            <w:noWrap/>
            <w:vAlign w:val="bottom"/>
          </w:tcPr>
          <w:p w14:paraId="1C08E87F" w14:textId="77777777" w:rsidR="009E4232" w:rsidRPr="004F4BC7" w:rsidRDefault="009E4232" w:rsidP="00C4006C">
            <w:pPr>
              <w:jc w:val="center"/>
              <w:rPr>
                <w:color w:val="000000"/>
                <w:sz w:val="20"/>
                <w:szCs w:val="20"/>
              </w:rPr>
            </w:pPr>
            <w:r w:rsidRPr="004F4BC7">
              <w:rPr>
                <w:color w:val="000000"/>
                <w:sz w:val="20"/>
                <w:szCs w:val="20"/>
              </w:rPr>
              <w:t>7.8 (6.5-10.1)</w:t>
            </w:r>
          </w:p>
        </w:tc>
        <w:tc>
          <w:tcPr>
            <w:tcW w:w="816" w:type="dxa"/>
            <w:tcBorders>
              <w:top w:val="nil"/>
              <w:left w:val="nil"/>
              <w:bottom w:val="nil"/>
              <w:right w:val="nil"/>
            </w:tcBorders>
            <w:shd w:val="clear" w:color="auto" w:fill="auto"/>
            <w:noWrap/>
            <w:vAlign w:val="bottom"/>
          </w:tcPr>
          <w:p w14:paraId="1CCC1419" w14:textId="77777777" w:rsidR="009E4232" w:rsidRPr="004F4BC7" w:rsidRDefault="009E4232" w:rsidP="00C4006C">
            <w:pPr>
              <w:jc w:val="center"/>
              <w:rPr>
                <w:color w:val="000000"/>
                <w:sz w:val="20"/>
                <w:szCs w:val="20"/>
              </w:rPr>
            </w:pPr>
            <w:r w:rsidRPr="004F4BC7">
              <w:rPr>
                <w:color w:val="000000"/>
                <w:sz w:val="20"/>
                <w:szCs w:val="20"/>
              </w:rPr>
              <w:t>19.5 (17.5-21.8)</w:t>
            </w:r>
          </w:p>
        </w:tc>
        <w:tc>
          <w:tcPr>
            <w:tcW w:w="816" w:type="dxa"/>
            <w:tcBorders>
              <w:top w:val="nil"/>
              <w:left w:val="nil"/>
              <w:bottom w:val="nil"/>
              <w:right w:val="nil"/>
            </w:tcBorders>
            <w:shd w:val="clear" w:color="auto" w:fill="auto"/>
            <w:noWrap/>
            <w:vAlign w:val="bottom"/>
          </w:tcPr>
          <w:p w14:paraId="5C2BD341" w14:textId="77777777" w:rsidR="009E4232" w:rsidRPr="004F4BC7" w:rsidRDefault="009E4232" w:rsidP="00C4006C">
            <w:pPr>
              <w:jc w:val="center"/>
              <w:rPr>
                <w:color w:val="000000"/>
                <w:sz w:val="20"/>
                <w:szCs w:val="20"/>
              </w:rPr>
            </w:pPr>
            <w:r w:rsidRPr="004F4BC7">
              <w:rPr>
                <w:color w:val="000000"/>
                <w:sz w:val="20"/>
                <w:szCs w:val="20"/>
              </w:rPr>
              <w:t>15.9 (14.3-17.4)</w:t>
            </w:r>
          </w:p>
        </w:tc>
        <w:tc>
          <w:tcPr>
            <w:tcW w:w="816" w:type="dxa"/>
            <w:tcBorders>
              <w:top w:val="nil"/>
              <w:left w:val="nil"/>
              <w:bottom w:val="nil"/>
              <w:right w:val="nil"/>
            </w:tcBorders>
            <w:shd w:val="clear" w:color="auto" w:fill="auto"/>
            <w:noWrap/>
            <w:vAlign w:val="bottom"/>
          </w:tcPr>
          <w:p w14:paraId="18544C18" w14:textId="77777777" w:rsidR="009E4232" w:rsidRPr="004F4BC7" w:rsidRDefault="009E4232" w:rsidP="00C4006C">
            <w:pPr>
              <w:jc w:val="center"/>
              <w:rPr>
                <w:color w:val="000000"/>
                <w:sz w:val="20"/>
                <w:szCs w:val="20"/>
              </w:rPr>
            </w:pPr>
            <w:r w:rsidRPr="004F4BC7">
              <w:rPr>
                <w:color w:val="000000"/>
                <w:sz w:val="20"/>
                <w:szCs w:val="20"/>
              </w:rPr>
              <w:t>16.8 (16.1-17.6)</w:t>
            </w:r>
          </w:p>
        </w:tc>
        <w:tc>
          <w:tcPr>
            <w:tcW w:w="816" w:type="dxa"/>
            <w:tcBorders>
              <w:top w:val="nil"/>
              <w:left w:val="nil"/>
              <w:bottom w:val="nil"/>
              <w:right w:val="nil"/>
            </w:tcBorders>
            <w:shd w:val="clear" w:color="auto" w:fill="auto"/>
            <w:noWrap/>
            <w:vAlign w:val="bottom"/>
          </w:tcPr>
          <w:p w14:paraId="74F7E246" w14:textId="77777777" w:rsidR="009E4232" w:rsidRPr="004F4BC7" w:rsidRDefault="009E4232" w:rsidP="00C4006C">
            <w:pPr>
              <w:jc w:val="center"/>
              <w:rPr>
                <w:color w:val="000000"/>
                <w:sz w:val="20"/>
                <w:szCs w:val="20"/>
              </w:rPr>
            </w:pPr>
            <w:r w:rsidRPr="004F4BC7">
              <w:rPr>
                <w:color w:val="000000"/>
                <w:sz w:val="20"/>
                <w:szCs w:val="20"/>
              </w:rPr>
              <w:t>16.1 (6.5-21.8)</w:t>
            </w:r>
          </w:p>
        </w:tc>
        <w:tc>
          <w:tcPr>
            <w:tcW w:w="816" w:type="dxa"/>
            <w:tcBorders>
              <w:top w:val="nil"/>
              <w:left w:val="nil"/>
              <w:bottom w:val="nil"/>
              <w:right w:val="nil"/>
            </w:tcBorders>
            <w:shd w:val="clear" w:color="auto" w:fill="auto"/>
            <w:noWrap/>
            <w:vAlign w:val="bottom"/>
          </w:tcPr>
          <w:p w14:paraId="64B0820D" w14:textId="77777777" w:rsidR="009E4232" w:rsidRPr="004F4BC7" w:rsidRDefault="009E4232" w:rsidP="00C4006C">
            <w:pPr>
              <w:jc w:val="center"/>
              <w:rPr>
                <w:color w:val="000000"/>
                <w:sz w:val="20"/>
                <w:szCs w:val="20"/>
              </w:rPr>
            </w:pPr>
            <w:r w:rsidRPr="004F4BC7">
              <w:rPr>
                <w:color w:val="000000"/>
                <w:sz w:val="20"/>
                <w:szCs w:val="20"/>
              </w:rPr>
              <w:t>14.6 (5.3-21.8)</w:t>
            </w:r>
          </w:p>
        </w:tc>
      </w:tr>
      <w:tr w:rsidR="009E4232" w:rsidRPr="00AA40C1" w14:paraId="0C2FDB8A" w14:textId="77777777" w:rsidTr="00C4006C">
        <w:trPr>
          <w:trHeight w:val="290"/>
        </w:trPr>
        <w:tc>
          <w:tcPr>
            <w:tcW w:w="540" w:type="dxa"/>
            <w:gridSpan w:val="2"/>
            <w:tcBorders>
              <w:top w:val="nil"/>
              <w:left w:val="nil"/>
              <w:bottom w:val="nil"/>
              <w:right w:val="nil"/>
            </w:tcBorders>
            <w:shd w:val="clear" w:color="auto" w:fill="auto"/>
            <w:noWrap/>
            <w:vAlign w:val="bottom"/>
          </w:tcPr>
          <w:p w14:paraId="0117F46F"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0F08F143" w14:textId="77777777" w:rsidR="009E4232" w:rsidRPr="007E7758" w:rsidRDefault="009E4232" w:rsidP="00C4006C">
            <w:pPr>
              <w:rPr>
                <w:i/>
                <w:iCs/>
                <w:color w:val="000000"/>
                <w:sz w:val="20"/>
                <w:szCs w:val="20"/>
              </w:rPr>
            </w:pPr>
            <w:r w:rsidRPr="007E7758">
              <w:rPr>
                <w:i/>
                <w:iCs/>
                <w:color w:val="000000"/>
                <w:sz w:val="20"/>
                <w:szCs w:val="20"/>
              </w:rPr>
              <w:t xml:space="preserve">Staphylococcus </w:t>
            </w:r>
            <w:proofErr w:type="spellStart"/>
            <w:r w:rsidRPr="007E7758">
              <w:rPr>
                <w:i/>
                <w:iCs/>
                <w:color w:val="000000"/>
                <w:sz w:val="20"/>
                <w:szCs w:val="20"/>
              </w:rPr>
              <w:t>cohnii</w:t>
            </w:r>
            <w:proofErr w:type="spellEnd"/>
          </w:p>
        </w:tc>
        <w:tc>
          <w:tcPr>
            <w:tcW w:w="816" w:type="dxa"/>
            <w:tcBorders>
              <w:top w:val="nil"/>
              <w:left w:val="nil"/>
              <w:bottom w:val="nil"/>
              <w:right w:val="nil"/>
            </w:tcBorders>
            <w:shd w:val="clear" w:color="auto" w:fill="auto"/>
            <w:noWrap/>
            <w:vAlign w:val="bottom"/>
          </w:tcPr>
          <w:p w14:paraId="651C4DE3"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9E4EBCD" w14:textId="77777777" w:rsidR="009E4232" w:rsidRPr="007E7758" w:rsidRDefault="009E4232" w:rsidP="00C4006C">
            <w:pPr>
              <w:jc w:val="center"/>
              <w:rPr>
                <w:color w:val="000000"/>
                <w:sz w:val="20"/>
                <w:szCs w:val="20"/>
              </w:rPr>
            </w:pPr>
            <w:r w:rsidRPr="007E7758">
              <w:rPr>
                <w:color w:val="000000"/>
                <w:sz w:val="20"/>
                <w:szCs w:val="20"/>
              </w:rPr>
              <w:t>0.9 (0.8-1.2)</w:t>
            </w:r>
          </w:p>
        </w:tc>
        <w:tc>
          <w:tcPr>
            <w:tcW w:w="816" w:type="dxa"/>
            <w:tcBorders>
              <w:top w:val="nil"/>
              <w:left w:val="nil"/>
              <w:bottom w:val="nil"/>
              <w:right w:val="nil"/>
            </w:tcBorders>
            <w:shd w:val="clear" w:color="auto" w:fill="auto"/>
            <w:noWrap/>
            <w:vAlign w:val="bottom"/>
          </w:tcPr>
          <w:p w14:paraId="2E36C9AD"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6E3C027"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6A4F4486"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center"/>
          </w:tcPr>
          <w:p w14:paraId="7E04B6E5" w14:textId="77777777" w:rsidR="009E4232" w:rsidRPr="007E7758" w:rsidRDefault="009E4232" w:rsidP="00C4006C">
            <w:pPr>
              <w:jc w:val="center"/>
              <w:rPr>
                <w:color w:val="000000"/>
                <w:sz w:val="20"/>
                <w:szCs w:val="20"/>
              </w:rPr>
            </w:pPr>
            <w:r w:rsidRPr="007E7758">
              <w:rPr>
                <w:color w:val="000000"/>
                <w:sz w:val="20"/>
                <w:szCs w:val="20"/>
              </w:rPr>
              <w:t>0 (0-1.2)</w:t>
            </w:r>
          </w:p>
        </w:tc>
        <w:tc>
          <w:tcPr>
            <w:tcW w:w="816" w:type="dxa"/>
            <w:tcBorders>
              <w:top w:val="nil"/>
              <w:left w:val="nil"/>
              <w:bottom w:val="nil"/>
              <w:right w:val="nil"/>
            </w:tcBorders>
            <w:shd w:val="clear" w:color="auto" w:fill="auto"/>
            <w:noWrap/>
            <w:vAlign w:val="bottom"/>
          </w:tcPr>
          <w:p w14:paraId="15E976D1"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387FDAB6"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BF64718"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5212286D"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DA5CD18"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CB9CFFB" w14:textId="77777777" w:rsidR="009E4232" w:rsidRPr="007E7758" w:rsidRDefault="009E4232" w:rsidP="00C4006C">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F6CCE36" w14:textId="77777777" w:rsidR="009E4232" w:rsidRPr="007E7758" w:rsidRDefault="009E4232" w:rsidP="00C4006C">
            <w:pPr>
              <w:jc w:val="center"/>
              <w:rPr>
                <w:color w:val="000000"/>
                <w:sz w:val="20"/>
                <w:szCs w:val="20"/>
              </w:rPr>
            </w:pPr>
            <w:r w:rsidRPr="007E7758">
              <w:rPr>
                <w:color w:val="000000"/>
                <w:sz w:val="20"/>
                <w:szCs w:val="20"/>
              </w:rPr>
              <w:t>0 (0-1.2)</w:t>
            </w:r>
          </w:p>
        </w:tc>
      </w:tr>
      <w:tr w:rsidR="009E4232" w:rsidRPr="00AA40C1" w14:paraId="57138196" w14:textId="77777777" w:rsidTr="00C4006C">
        <w:trPr>
          <w:trHeight w:val="290"/>
        </w:trPr>
        <w:tc>
          <w:tcPr>
            <w:tcW w:w="540" w:type="dxa"/>
            <w:gridSpan w:val="2"/>
            <w:tcBorders>
              <w:top w:val="nil"/>
              <w:left w:val="nil"/>
              <w:bottom w:val="nil"/>
              <w:right w:val="nil"/>
            </w:tcBorders>
            <w:shd w:val="clear" w:color="auto" w:fill="auto"/>
            <w:noWrap/>
            <w:vAlign w:val="bottom"/>
          </w:tcPr>
          <w:p w14:paraId="23060298"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389E434E"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devriesei</w:t>
            </w:r>
            <w:proofErr w:type="spellEnd"/>
          </w:p>
        </w:tc>
        <w:tc>
          <w:tcPr>
            <w:tcW w:w="816" w:type="dxa"/>
            <w:tcBorders>
              <w:top w:val="nil"/>
              <w:left w:val="nil"/>
              <w:bottom w:val="nil"/>
              <w:right w:val="nil"/>
            </w:tcBorders>
            <w:shd w:val="clear" w:color="auto" w:fill="auto"/>
            <w:noWrap/>
            <w:vAlign w:val="bottom"/>
          </w:tcPr>
          <w:p w14:paraId="2A88E91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163FF4F" w14:textId="77777777" w:rsidR="009E4232" w:rsidRPr="00AA40C1" w:rsidRDefault="009E4232" w:rsidP="00C4006C">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54466A9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74FEF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666C8D" w14:textId="77777777" w:rsidR="009E4232" w:rsidRPr="00AA40C1" w:rsidRDefault="009E4232" w:rsidP="00C4006C">
            <w:pPr>
              <w:jc w:val="center"/>
              <w:rPr>
                <w:color w:val="000000"/>
                <w:sz w:val="20"/>
                <w:szCs w:val="20"/>
              </w:rPr>
            </w:pPr>
            <w:r w:rsidRPr="00AA40C1">
              <w:rPr>
                <w:color w:val="000000"/>
                <w:sz w:val="20"/>
                <w:szCs w:val="20"/>
              </w:rPr>
              <w:t>1.9 (1.7-2.7)</w:t>
            </w:r>
          </w:p>
        </w:tc>
        <w:tc>
          <w:tcPr>
            <w:tcW w:w="816" w:type="dxa"/>
            <w:tcBorders>
              <w:top w:val="nil"/>
              <w:left w:val="nil"/>
              <w:bottom w:val="nil"/>
              <w:right w:val="nil"/>
            </w:tcBorders>
            <w:shd w:val="clear" w:color="auto" w:fill="auto"/>
            <w:noWrap/>
            <w:vAlign w:val="center"/>
          </w:tcPr>
          <w:p w14:paraId="375F2BC0" w14:textId="77777777" w:rsidR="009E4232" w:rsidRPr="00AA40C1" w:rsidRDefault="009E4232" w:rsidP="00C4006C">
            <w:pPr>
              <w:jc w:val="center"/>
              <w:rPr>
                <w:color w:val="000000"/>
                <w:sz w:val="20"/>
                <w:szCs w:val="20"/>
              </w:rPr>
            </w:pPr>
            <w:r w:rsidRPr="00AA40C1">
              <w:rPr>
                <w:color w:val="000000"/>
                <w:sz w:val="20"/>
                <w:szCs w:val="20"/>
              </w:rPr>
              <w:t>0 (0-2.7)</w:t>
            </w:r>
          </w:p>
        </w:tc>
        <w:tc>
          <w:tcPr>
            <w:tcW w:w="816" w:type="dxa"/>
            <w:tcBorders>
              <w:top w:val="nil"/>
              <w:left w:val="nil"/>
              <w:bottom w:val="nil"/>
              <w:right w:val="nil"/>
            </w:tcBorders>
            <w:shd w:val="clear" w:color="auto" w:fill="auto"/>
            <w:noWrap/>
            <w:vAlign w:val="bottom"/>
          </w:tcPr>
          <w:p w14:paraId="591E2603" w14:textId="77777777" w:rsidR="009E4232" w:rsidRPr="00AA40C1" w:rsidRDefault="009E4232" w:rsidP="00C4006C">
            <w:pPr>
              <w:jc w:val="center"/>
              <w:rPr>
                <w:color w:val="000000"/>
                <w:sz w:val="20"/>
                <w:szCs w:val="20"/>
              </w:rPr>
            </w:pPr>
            <w:r w:rsidRPr="00AA40C1">
              <w:rPr>
                <w:color w:val="000000"/>
                <w:sz w:val="20"/>
                <w:szCs w:val="20"/>
              </w:rPr>
              <w:t>0.8 (0.8-2.4)</w:t>
            </w:r>
          </w:p>
        </w:tc>
        <w:tc>
          <w:tcPr>
            <w:tcW w:w="816" w:type="dxa"/>
            <w:tcBorders>
              <w:top w:val="nil"/>
              <w:left w:val="nil"/>
              <w:bottom w:val="nil"/>
              <w:right w:val="nil"/>
            </w:tcBorders>
            <w:shd w:val="clear" w:color="auto" w:fill="auto"/>
            <w:noWrap/>
            <w:vAlign w:val="bottom"/>
          </w:tcPr>
          <w:p w14:paraId="74A522F1" w14:textId="77777777" w:rsidR="009E4232" w:rsidRPr="00AA40C1" w:rsidRDefault="009E4232" w:rsidP="00C4006C">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7E3A804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58AA1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8317E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385B40" w14:textId="77777777" w:rsidR="009E4232" w:rsidRPr="00AA40C1" w:rsidRDefault="009E4232" w:rsidP="00C4006C">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A115C6D" w14:textId="77777777" w:rsidR="009E4232" w:rsidRPr="00AA40C1" w:rsidRDefault="009E4232" w:rsidP="00C4006C">
            <w:pPr>
              <w:jc w:val="center"/>
              <w:rPr>
                <w:color w:val="000000"/>
                <w:sz w:val="20"/>
                <w:szCs w:val="20"/>
              </w:rPr>
            </w:pPr>
            <w:r w:rsidRPr="00AA40C1">
              <w:rPr>
                <w:color w:val="000000"/>
                <w:sz w:val="20"/>
                <w:szCs w:val="20"/>
              </w:rPr>
              <w:t>0 (0-2.7)</w:t>
            </w:r>
          </w:p>
        </w:tc>
      </w:tr>
      <w:tr w:rsidR="009E4232" w:rsidRPr="00AA40C1" w14:paraId="5266979C" w14:textId="77777777" w:rsidTr="00C4006C">
        <w:trPr>
          <w:trHeight w:val="290"/>
        </w:trPr>
        <w:tc>
          <w:tcPr>
            <w:tcW w:w="540" w:type="dxa"/>
            <w:gridSpan w:val="2"/>
            <w:tcBorders>
              <w:top w:val="nil"/>
              <w:left w:val="nil"/>
              <w:bottom w:val="nil"/>
              <w:right w:val="nil"/>
            </w:tcBorders>
            <w:shd w:val="clear" w:color="auto" w:fill="auto"/>
            <w:noWrap/>
            <w:vAlign w:val="bottom"/>
          </w:tcPr>
          <w:p w14:paraId="225F35FB"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39A69389" w14:textId="77777777" w:rsidR="009E4232" w:rsidRPr="00AA40C1" w:rsidRDefault="009E4232" w:rsidP="00C4006C">
            <w:pPr>
              <w:rPr>
                <w:i/>
                <w:iCs/>
                <w:color w:val="000000"/>
                <w:sz w:val="20"/>
                <w:szCs w:val="20"/>
              </w:rPr>
            </w:pPr>
            <w:r w:rsidRPr="00AA40C1">
              <w:rPr>
                <w:i/>
                <w:iCs/>
                <w:color w:val="000000"/>
                <w:sz w:val="20"/>
                <w:szCs w:val="20"/>
              </w:rPr>
              <w:t>Staphylococcus epidermidis</w:t>
            </w:r>
          </w:p>
        </w:tc>
        <w:tc>
          <w:tcPr>
            <w:tcW w:w="816" w:type="dxa"/>
            <w:tcBorders>
              <w:top w:val="nil"/>
              <w:left w:val="nil"/>
              <w:bottom w:val="nil"/>
              <w:right w:val="nil"/>
            </w:tcBorders>
            <w:shd w:val="clear" w:color="auto" w:fill="auto"/>
            <w:noWrap/>
            <w:vAlign w:val="bottom"/>
          </w:tcPr>
          <w:p w14:paraId="4676AED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21E06D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4F8F0F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4140E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B63732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144559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952A5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8668A8" w14:textId="77777777" w:rsidR="009E4232" w:rsidRPr="00AA40C1" w:rsidRDefault="009E4232" w:rsidP="00C4006C">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5D69CF8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F4BF18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F7D55F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584FC7" w14:textId="77777777" w:rsidR="009E4232" w:rsidRPr="00AA40C1" w:rsidRDefault="009E4232" w:rsidP="00C4006C">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64F97E13" w14:textId="77777777" w:rsidR="009E4232" w:rsidRPr="00AA40C1" w:rsidRDefault="009E4232" w:rsidP="00C4006C">
            <w:pPr>
              <w:jc w:val="center"/>
              <w:rPr>
                <w:color w:val="000000"/>
                <w:sz w:val="20"/>
                <w:szCs w:val="20"/>
              </w:rPr>
            </w:pPr>
            <w:r w:rsidRPr="00AA40C1">
              <w:rPr>
                <w:color w:val="000000"/>
                <w:sz w:val="20"/>
                <w:szCs w:val="20"/>
              </w:rPr>
              <w:t>0 (0-1)</w:t>
            </w:r>
          </w:p>
        </w:tc>
      </w:tr>
      <w:tr w:rsidR="009E4232" w:rsidRPr="00AA40C1" w14:paraId="5A075C1E" w14:textId="77777777" w:rsidTr="00C4006C">
        <w:trPr>
          <w:trHeight w:val="290"/>
        </w:trPr>
        <w:tc>
          <w:tcPr>
            <w:tcW w:w="540" w:type="dxa"/>
            <w:gridSpan w:val="2"/>
            <w:tcBorders>
              <w:top w:val="nil"/>
              <w:left w:val="nil"/>
              <w:bottom w:val="nil"/>
              <w:right w:val="nil"/>
            </w:tcBorders>
            <w:shd w:val="clear" w:color="auto" w:fill="auto"/>
            <w:noWrap/>
            <w:vAlign w:val="bottom"/>
          </w:tcPr>
          <w:p w14:paraId="44D32D6A"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74820B01"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equorum</w:t>
            </w:r>
            <w:proofErr w:type="spellEnd"/>
          </w:p>
        </w:tc>
        <w:tc>
          <w:tcPr>
            <w:tcW w:w="816" w:type="dxa"/>
            <w:tcBorders>
              <w:top w:val="nil"/>
              <w:left w:val="nil"/>
              <w:bottom w:val="nil"/>
              <w:right w:val="nil"/>
            </w:tcBorders>
            <w:shd w:val="clear" w:color="auto" w:fill="auto"/>
            <w:noWrap/>
            <w:vAlign w:val="bottom"/>
          </w:tcPr>
          <w:p w14:paraId="3BED1AD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2BEFD8" w14:textId="77777777" w:rsidR="009E4232" w:rsidRPr="00AA40C1" w:rsidRDefault="009E4232" w:rsidP="00C4006C">
            <w:pPr>
              <w:jc w:val="center"/>
              <w:rPr>
                <w:color w:val="000000"/>
                <w:sz w:val="20"/>
                <w:szCs w:val="20"/>
              </w:rPr>
            </w:pPr>
            <w:r w:rsidRPr="00AA40C1">
              <w:rPr>
                <w:color w:val="000000"/>
                <w:sz w:val="20"/>
                <w:szCs w:val="20"/>
              </w:rPr>
              <w:t>3.7 (1.7-3.7)</w:t>
            </w:r>
          </w:p>
        </w:tc>
        <w:tc>
          <w:tcPr>
            <w:tcW w:w="816" w:type="dxa"/>
            <w:tcBorders>
              <w:top w:val="nil"/>
              <w:left w:val="nil"/>
              <w:bottom w:val="nil"/>
              <w:right w:val="nil"/>
            </w:tcBorders>
            <w:shd w:val="clear" w:color="auto" w:fill="auto"/>
            <w:noWrap/>
            <w:vAlign w:val="bottom"/>
          </w:tcPr>
          <w:p w14:paraId="3A9CF25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0A727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D5034F" w14:textId="77777777" w:rsidR="009E4232" w:rsidRPr="00AA40C1" w:rsidRDefault="009E4232" w:rsidP="00C4006C">
            <w:pPr>
              <w:jc w:val="center"/>
              <w:rPr>
                <w:color w:val="000000"/>
                <w:sz w:val="20"/>
                <w:szCs w:val="20"/>
              </w:rPr>
            </w:pPr>
            <w:r w:rsidRPr="00AA40C1">
              <w:rPr>
                <w:color w:val="000000"/>
                <w:sz w:val="20"/>
                <w:szCs w:val="20"/>
              </w:rPr>
              <w:t>1 (0.9-1.7)</w:t>
            </w:r>
          </w:p>
        </w:tc>
        <w:tc>
          <w:tcPr>
            <w:tcW w:w="816" w:type="dxa"/>
            <w:tcBorders>
              <w:top w:val="nil"/>
              <w:left w:val="nil"/>
              <w:bottom w:val="nil"/>
              <w:right w:val="nil"/>
            </w:tcBorders>
            <w:shd w:val="clear" w:color="auto" w:fill="auto"/>
            <w:noWrap/>
            <w:vAlign w:val="center"/>
          </w:tcPr>
          <w:p w14:paraId="67ECD89F" w14:textId="77777777" w:rsidR="009E4232" w:rsidRPr="00AA40C1" w:rsidRDefault="009E4232" w:rsidP="00C4006C">
            <w:pPr>
              <w:jc w:val="center"/>
              <w:rPr>
                <w:color w:val="000000"/>
                <w:sz w:val="20"/>
                <w:szCs w:val="20"/>
              </w:rPr>
            </w:pPr>
            <w:r w:rsidRPr="00AA40C1">
              <w:rPr>
                <w:color w:val="000000"/>
                <w:sz w:val="20"/>
                <w:szCs w:val="20"/>
              </w:rPr>
              <w:t>0 (0-3.7)</w:t>
            </w:r>
          </w:p>
        </w:tc>
        <w:tc>
          <w:tcPr>
            <w:tcW w:w="816" w:type="dxa"/>
            <w:tcBorders>
              <w:top w:val="nil"/>
              <w:left w:val="nil"/>
              <w:bottom w:val="nil"/>
              <w:right w:val="nil"/>
            </w:tcBorders>
            <w:shd w:val="clear" w:color="auto" w:fill="auto"/>
            <w:noWrap/>
            <w:vAlign w:val="bottom"/>
          </w:tcPr>
          <w:p w14:paraId="043F2D53"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06BA694D" w14:textId="77777777" w:rsidR="009E4232" w:rsidRPr="00AA40C1" w:rsidRDefault="009E4232" w:rsidP="00C4006C">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38665F8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B8C7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F99E6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3FC7EF"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AE62432" w14:textId="77777777" w:rsidR="009E4232" w:rsidRPr="00AA40C1" w:rsidRDefault="009E4232" w:rsidP="00C4006C">
            <w:pPr>
              <w:jc w:val="center"/>
              <w:rPr>
                <w:color w:val="000000"/>
                <w:sz w:val="20"/>
                <w:szCs w:val="20"/>
              </w:rPr>
            </w:pPr>
            <w:r w:rsidRPr="00AA40C1">
              <w:rPr>
                <w:color w:val="000000"/>
                <w:sz w:val="20"/>
                <w:szCs w:val="20"/>
              </w:rPr>
              <w:t>0 (0-3.7)</w:t>
            </w:r>
          </w:p>
        </w:tc>
      </w:tr>
      <w:tr w:rsidR="009E4232" w:rsidRPr="00AA40C1" w14:paraId="682D33D1" w14:textId="77777777" w:rsidTr="00C4006C">
        <w:trPr>
          <w:trHeight w:val="290"/>
        </w:trPr>
        <w:tc>
          <w:tcPr>
            <w:tcW w:w="540" w:type="dxa"/>
            <w:gridSpan w:val="2"/>
            <w:tcBorders>
              <w:top w:val="nil"/>
              <w:left w:val="nil"/>
              <w:bottom w:val="nil"/>
              <w:right w:val="nil"/>
            </w:tcBorders>
            <w:shd w:val="clear" w:color="auto" w:fill="auto"/>
            <w:noWrap/>
            <w:vAlign w:val="bottom"/>
          </w:tcPr>
          <w:p w14:paraId="6765CF73"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47D465D7"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gallinarum</w:t>
            </w:r>
            <w:proofErr w:type="spellEnd"/>
          </w:p>
        </w:tc>
        <w:tc>
          <w:tcPr>
            <w:tcW w:w="816" w:type="dxa"/>
            <w:tcBorders>
              <w:top w:val="nil"/>
              <w:left w:val="nil"/>
              <w:bottom w:val="nil"/>
              <w:right w:val="nil"/>
            </w:tcBorders>
            <w:shd w:val="clear" w:color="auto" w:fill="auto"/>
            <w:noWrap/>
            <w:vAlign w:val="bottom"/>
          </w:tcPr>
          <w:p w14:paraId="3A53B4A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845884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E8A45C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A3439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6524C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E413BE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A45461" w14:textId="77777777" w:rsidR="009E4232" w:rsidRPr="00AA40C1" w:rsidRDefault="009E4232" w:rsidP="00C4006C">
            <w:pPr>
              <w:jc w:val="center"/>
              <w:rPr>
                <w:color w:val="000000"/>
                <w:sz w:val="20"/>
                <w:szCs w:val="20"/>
              </w:rPr>
            </w:pPr>
            <w:r w:rsidRPr="00AA40C1">
              <w:rPr>
                <w:color w:val="000000"/>
                <w:sz w:val="20"/>
                <w:szCs w:val="20"/>
              </w:rPr>
              <w:t>0.8 (0-1.2)</w:t>
            </w:r>
          </w:p>
        </w:tc>
        <w:tc>
          <w:tcPr>
            <w:tcW w:w="816" w:type="dxa"/>
            <w:tcBorders>
              <w:top w:val="nil"/>
              <w:left w:val="nil"/>
              <w:bottom w:val="nil"/>
              <w:right w:val="nil"/>
            </w:tcBorders>
            <w:shd w:val="clear" w:color="auto" w:fill="auto"/>
            <w:noWrap/>
            <w:vAlign w:val="bottom"/>
          </w:tcPr>
          <w:p w14:paraId="3645D4F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071B3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BACA60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6A8DE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D36ABB"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4B2532A" w14:textId="77777777" w:rsidR="009E4232" w:rsidRPr="00AA40C1" w:rsidRDefault="009E4232" w:rsidP="00C4006C">
            <w:pPr>
              <w:jc w:val="center"/>
              <w:rPr>
                <w:color w:val="000000"/>
                <w:sz w:val="20"/>
                <w:szCs w:val="20"/>
              </w:rPr>
            </w:pPr>
            <w:r w:rsidRPr="00AA40C1">
              <w:rPr>
                <w:color w:val="000000"/>
                <w:sz w:val="20"/>
                <w:szCs w:val="20"/>
              </w:rPr>
              <w:t>0 (0-1.2)</w:t>
            </w:r>
          </w:p>
        </w:tc>
      </w:tr>
      <w:tr w:rsidR="009E4232" w:rsidRPr="00AA40C1" w14:paraId="0C874CD4" w14:textId="77777777" w:rsidTr="00C4006C">
        <w:trPr>
          <w:trHeight w:val="290"/>
        </w:trPr>
        <w:tc>
          <w:tcPr>
            <w:tcW w:w="540" w:type="dxa"/>
            <w:gridSpan w:val="2"/>
            <w:tcBorders>
              <w:top w:val="nil"/>
              <w:left w:val="nil"/>
              <w:bottom w:val="nil"/>
              <w:right w:val="nil"/>
            </w:tcBorders>
            <w:shd w:val="clear" w:color="auto" w:fill="auto"/>
            <w:noWrap/>
            <w:vAlign w:val="bottom"/>
          </w:tcPr>
          <w:p w14:paraId="2929D6A8"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451CBCEE"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haemolyticus</w:t>
            </w:r>
            <w:proofErr w:type="spellEnd"/>
          </w:p>
        </w:tc>
        <w:tc>
          <w:tcPr>
            <w:tcW w:w="816" w:type="dxa"/>
            <w:tcBorders>
              <w:top w:val="nil"/>
              <w:left w:val="nil"/>
              <w:bottom w:val="nil"/>
              <w:right w:val="nil"/>
            </w:tcBorders>
            <w:shd w:val="clear" w:color="auto" w:fill="auto"/>
            <w:noWrap/>
            <w:vAlign w:val="bottom"/>
          </w:tcPr>
          <w:p w14:paraId="7A88BE64" w14:textId="77777777" w:rsidR="009E4232" w:rsidRPr="00AA40C1" w:rsidRDefault="009E4232" w:rsidP="00C4006C">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6AFCEA8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3BF168B" w14:textId="77777777" w:rsidR="009E4232" w:rsidRPr="00AA40C1" w:rsidRDefault="009E4232" w:rsidP="00C4006C">
            <w:pPr>
              <w:jc w:val="center"/>
              <w:rPr>
                <w:color w:val="000000"/>
                <w:sz w:val="20"/>
                <w:szCs w:val="20"/>
              </w:rPr>
            </w:pPr>
            <w:r w:rsidRPr="00AA40C1">
              <w:rPr>
                <w:color w:val="000000"/>
                <w:sz w:val="20"/>
                <w:szCs w:val="20"/>
              </w:rPr>
              <w:t>0.8 (0.8-1.7)</w:t>
            </w:r>
          </w:p>
        </w:tc>
        <w:tc>
          <w:tcPr>
            <w:tcW w:w="816" w:type="dxa"/>
            <w:tcBorders>
              <w:top w:val="nil"/>
              <w:left w:val="nil"/>
              <w:bottom w:val="nil"/>
              <w:right w:val="nil"/>
            </w:tcBorders>
            <w:shd w:val="clear" w:color="auto" w:fill="auto"/>
            <w:noWrap/>
            <w:vAlign w:val="bottom"/>
          </w:tcPr>
          <w:p w14:paraId="54D07496" w14:textId="77777777" w:rsidR="009E4232" w:rsidRPr="00AA40C1" w:rsidRDefault="009E4232" w:rsidP="00C4006C">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5C159122"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426D9BBE" w14:textId="77777777" w:rsidR="009E4232" w:rsidRPr="00AA40C1" w:rsidRDefault="009E4232" w:rsidP="00C4006C">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01FCB26D" w14:textId="77777777" w:rsidR="009E4232" w:rsidRPr="00AA40C1" w:rsidRDefault="009E4232" w:rsidP="00C4006C">
            <w:pPr>
              <w:jc w:val="center"/>
              <w:rPr>
                <w:color w:val="000000"/>
                <w:sz w:val="20"/>
                <w:szCs w:val="20"/>
              </w:rPr>
            </w:pPr>
            <w:r w:rsidRPr="00AA40C1">
              <w:rPr>
                <w:color w:val="000000"/>
                <w:sz w:val="20"/>
                <w:szCs w:val="20"/>
              </w:rPr>
              <w:t>3.1 (2.4-4.8)</w:t>
            </w:r>
          </w:p>
        </w:tc>
        <w:tc>
          <w:tcPr>
            <w:tcW w:w="816" w:type="dxa"/>
            <w:tcBorders>
              <w:top w:val="nil"/>
              <w:left w:val="nil"/>
              <w:bottom w:val="nil"/>
              <w:right w:val="nil"/>
            </w:tcBorders>
            <w:shd w:val="clear" w:color="auto" w:fill="auto"/>
            <w:noWrap/>
            <w:vAlign w:val="bottom"/>
          </w:tcPr>
          <w:p w14:paraId="5655B060" w14:textId="77777777" w:rsidR="009E4232" w:rsidRPr="00AA40C1" w:rsidRDefault="009E4232" w:rsidP="00C4006C">
            <w:pPr>
              <w:jc w:val="center"/>
              <w:rPr>
                <w:color w:val="000000"/>
                <w:sz w:val="20"/>
                <w:szCs w:val="20"/>
              </w:rPr>
            </w:pPr>
            <w:r w:rsidRPr="00AA40C1">
              <w:rPr>
                <w:color w:val="000000"/>
                <w:sz w:val="20"/>
                <w:szCs w:val="20"/>
              </w:rPr>
              <w:t>3 (2.1-3.3)</w:t>
            </w:r>
          </w:p>
        </w:tc>
        <w:tc>
          <w:tcPr>
            <w:tcW w:w="816" w:type="dxa"/>
            <w:tcBorders>
              <w:top w:val="nil"/>
              <w:left w:val="nil"/>
              <w:bottom w:val="nil"/>
              <w:right w:val="nil"/>
            </w:tcBorders>
            <w:shd w:val="clear" w:color="auto" w:fill="auto"/>
            <w:noWrap/>
            <w:vAlign w:val="bottom"/>
          </w:tcPr>
          <w:p w14:paraId="305C363C" w14:textId="77777777" w:rsidR="009E4232" w:rsidRPr="00AA40C1" w:rsidRDefault="009E4232" w:rsidP="00C4006C">
            <w:pPr>
              <w:jc w:val="center"/>
              <w:rPr>
                <w:color w:val="000000"/>
                <w:sz w:val="20"/>
                <w:szCs w:val="20"/>
              </w:rPr>
            </w:pPr>
            <w:r w:rsidRPr="00AA40C1">
              <w:rPr>
                <w:color w:val="000000"/>
                <w:sz w:val="20"/>
                <w:szCs w:val="20"/>
              </w:rPr>
              <w:t>3.3 (2.7-3.5)</w:t>
            </w:r>
          </w:p>
        </w:tc>
        <w:tc>
          <w:tcPr>
            <w:tcW w:w="816" w:type="dxa"/>
            <w:tcBorders>
              <w:top w:val="nil"/>
              <w:left w:val="nil"/>
              <w:bottom w:val="nil"/>
              <w:right w:val="nil"/>
            </w:tcBorders>
            <w:shd w:val="clear" w:color="auto" w:fill="auto"/>
            <w:noWrap/>
            <w:vAlign w:val="bottom"/>
          </w:tcPr>
          <w:p w14:paraId="5C9960BB" w14:textId="77777777" w:rsidR="009E4232" w:rsidRPr="00AA40C1" w:rsidRDefault="009E4232" w:rsidP="00C4006C">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0320C3F9" w14:textId="77777777" w:rsidR="009E4232" w:rsidRPr="00AA40C1" w:rsidRDefault="009E4232" w:rsidP="00C4006C">
            <w:pPr>
              <w:jc w:val="center"/>
              <w:rPr>
                <w:color w:val="000000"/>
                <w:sz w:val="20"/>
                <w:szCs w:val="20"/>
              </w:rPr>
            </w:pPr>
            <w:r w:rsidRPr="00AA40C1">
              <w:rPr>
                <w:color w:val="000000"/>
                <w:sz w:val="20"/>
                <w:szCs w:val="20"/>
              </w:rPr>
              <w:t>0.8 (0-1.9)</w:t>
            </w:r>
          </w:p>
        </w:tc>
        <w:tc>
          <w:tcPr>
            <w:tcW w:w="816" w:type="dxa"/>
            <w:tcBorders>
              <w:top w:val="nil"/>
              <w:left w:val="nil"/>
              <w:bottom w:val="nil"/>
              <w:right w:val="nil"/>
            </w:tcBorders>
            <w:shd w:val="clear" w:color="auto" w:fill="auto"/>
            <w:noWrap/>
            <w:vAlign w:val="bottom"/>
          </w:tcPr>
          <w:p w14:paraId="1B0AD95D" w14:textId="77777777" w:rsidR="009E4232" w:rsidRPr="00AA40C1" w:rsidRDefault="009E4232" w:rsidP="00C4006C">
            <w:pPr>
              <w:jc w:val="center"/>
              <w:rPr>
                <w:color w:val="000000"/>
                <w:sz w:val="20"/>
                <w:szCs w:val="20"/>
              </w:rPr>
            </w:pPr>
            <w:r w:rsidRPr="00AA40C1">
              <w:rPr>
                <w:color w:val="000000"/>
                <w:sz w:val="20"/>
                <w:szCs w:val="20"/>
              </w:rPr>
              <w:t>2.7 (0-4.8)</w:t>
            </w:r>
          </w:p>
        </w:tc>
        <w:tc>
          <w:tcPr>
            <w:tcW w:w="816" w:type="dxa"/>
            <w:tcBorders>
              <w:top w:val="nil"/>
              <w:left w:val="nil"/>
              <w:bottom w:val="nil"/>
              <w:right w:val="nil"/>
            </w:tcBorders>
            <w:shd w:val="clear" w:color="auto" w:fill="auto"/>
            <w:noWrap/>
            <w:vAlign w:val="bottom"/>
          </w:tcPr>
          <w:p w14:paraId="0A417738" w14:textId="77777777" w:rsidR="009E4232" w:rsidRPr="00AA40C1" w:rsidRDefault="009E4232" w:rsidP="00C4006C">
            <w:pPr>
              <w:jc w:val="center"/>
              <w:rPr>
                <w:color w:val="000000"/>
                <w:sz w:val="20"/>
                <w:szCs w:val="20"/>
              </w:rPr>
            </w:pPr>
            <w:r w:rsidRPr="00AA40C1">
              <w:rPr>
                <w:color w:val="000000"/>
                <w:sz w:val="20"/>
                <w:szCs w:val="20"/>
              </w:rPr>
              <w:t>1.3 (0-4.8)</w:t>
            </w:r>
          </w:p>
        </w:tc>
      </w:tr>
      <w:tr w:rsidR="009E4232" w:rsidRPr="00AA40C1" w14:paraId="50E73C87" w14:textId="77777777" w:rsidTr="00C4006C">
        <w:trPr>
          <w:trHeight w:val="290"/>
        </w:trPr>
        <w:tc>
          <w:tcPr>
            <w:tcW w:w="540" w:type="dxa"/>
            <w:gridSpan w:val="2"/>
            <w:tcBorders>
              <w:top w:val="nil"/>
              <w:left w:val="nil"/>
              <w:bottom w:val="nil"/>
              <w:right w:val="nil"/>
            </w:tcBorders>
            <w:shd w:val="clear" w:color="auto" w:fill="auto"/>
            <w:noWrap/>
            <w:vAlign w:val="bottom"/>
          </w:tcPr>
          <w:p w14:paraId="3D9B1E4F"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02E68682" w14:textId="77777777" w:rsidR="009E4232" w:rsidRPr="00AA40C1" w:rsidRDefault="009E4232" w:rsidP="00C4006C">
            <w:pPr>
              <w:rPr>
                <w:i/>
                <w:iCs/>
                <w:color w:val="000000"/>
                <w:sz w:val="20"/>
                <w:szCs w:val="20"/>
              </w:rPr>
            </w:pPr>
            <w:r w:rsidRPr="00AA40C1">
              <w:rPr>
                <w:i/>
                <w:iCs/>
                <w:color w:val="000000"/>
                <w:sz w:val="20"/>
                <w:szCs w:val="20"/>
              </w:rPr>
              <w:t>Staphylococcus hominis</w:t>
            </w:r>
          </w:p>
        </w:tc>
        <w:tc>
          <w:tcPr>
            <w:tcW w:w="816" w:type="dxa"/>
            <w:tcBorders>
              <w:top w:val="nil"/>
              <w:left w:val="nil"/>
              <w:bottom w:val="nil"/>
              <w:right w:val="nil"/>
            </w:tcBorders>
            <w:shd w:val="clear" w:color="auto" w:fill="auto"/>
            <w:noWrap/>
            <w:vAlign w:val="bottom"/>
          </w:tcPr>
          <w:p w14:paraId="60C2D97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1E1CA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3D07E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652AB2"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823B93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D8568EC"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216D59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0DC47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381B8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49FE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F7FC1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8E287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4171C"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77C0B081" w14:textId="77777777" w:rsidTr="00C4006C">
        <w:trPr>
          <w:trHeight w:val="290"/>
        </w:trPr>
        <w:tc>
          <w:tcPr>
            <w:tcW w:w="540" w:type="dxa"/>
            <w:gridSpan w:val="2"/>
            <w:tcBorders>
              <w:top w:val="nil"/>
              <w:left w:val="nil"/>
              <w:bottom w:val="nil"/>
              <w:right w:val="nil"/>
            </w:tcBorders>
            <w:shd w:val="clear" w:color="auto" w:fill="auto"/>
            <w:noWrap/>
            <w:vAlign w:val="bottom"/>
          </w:tcPr>
          <w:p w14:paraId="5209D917"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EDA1D39"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hyicus</w:t>
            </w:r>
            <w:proofErr w:type="spellEnd"/>
          </w:p>
        </w:tc>
        <w:tc>
          <w:tcPr>
            <w:tcW w:w="816" w:type="dxa"/>
            <w:tcBorders>
              <w:top w:val="nil"/>
              <w:left w:val="nil"/>
              <w:bottom w:val="nil"/>
              <w:right w:val="nil"/>
            </w:tcBorders>
            <w:shd w:val="clear" w:color="auto" w:fill="auto"/>
            <w:noWrap/>
            <w:vAlign w:val="bottom"/>
          </w:tcPr>
          <w:p w14:paraId="709FF3B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549AE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856D5" w14:textId="77777777" w:rsidR="009E4232" w:rsidRPr="00AA40C1" w:rsidRDefault="009E4232" w:rsidP="00C4006C">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63B7EFF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7D8E4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5C71DF1"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D4879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624196" w14:textId="77777777" w:rsidR="009E4232" w:rsidRPr="00AA40C1" w:rsidRDefault="009E4232" w:rsidP="00C4006C">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0A7AE4E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AC080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C981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22550A" w14:textId="77777777" w:rsidR="009E4232" w:rsidRPr="00AA40C1" w:rsidRDefault="009E4232" w:rsidP="00C4006C">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B250F17" w14:textId="77777777" w:rsidR="009E4232" w:rsidRPr="00AA40C1" w:rsidRDefault="009E4232" w:rsidP="00C4006C">
            <w:pPr>
              <w:jc w:val="center"/>
              <w:rPr>
                <w:color w:val="000000"/>
                <w:sz w:val="20"/>
                <w:szCs w:val="20"/>
              </w:rPr>
            </w:pPr>
            <w:r w:rsidRPr="00AA40C1">
              <w:rPr>
                <w:color w:val="000000"/>
                <w:sz w:val="20"/>
                <w:szCs w:val="20"/>
              </w:rPr>
              <w:t>0 (0-1.1)</w:t>
            </w:r>
          </w:p>
        </w:tc>
      </w:tr>
      <w:tr w:rsidR="009E4232" w:rsidRPr="00AA40C1" w14:paraId="587D29EA" w14:textId="77777777" w:rsidTr="00C4006C">
        <w:trPr>
          <w:trHeight w:val="290"/>
        </w:trPr>
        <w:tc>
          <w:tcPr>
            <w:tcW w:w="540" w:type="dxa"/>
            <w:gridSpan w:val="2"/>
            <w:tcBorders>
              <w:top w:val="nil"/>
              <w:left w:val="nil"/>
              <w:bottom w:val="nil"/>
              <w:right w:val="nil"/>
            </w:tcBorders>
            <w:shd w:val="clear" w:color="auto" w:fill="auto"/>
            <w:noWrap/>
            <w:vAlign w:val="bottom"/>
          </w:tcPr>
          <w:p w14:paraId="36404C2F"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BB782B6"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pseudintermedius</w:t>
            </w:r>
            <w:proofErr w:type="spellEnd"/>
          </w:p>
        </w:tc>
        <w:tc>
          <w:tcPr>
            <w:tcW w:w="816" w:type="dxa"/>
            <w:tcBorders>
              <w:top w:val="nil"/>
              <w:left w:val="nil"/>
              <w:bottom w:val="nil"/>
              <w:right w:val="nil"/>
            </w:tcBorders>
            <w:shd w:val="clear" w:color="auto" w:fill="auto"/>
            <w:noWrap/>
            <w:vAlign w:val="bottom"/>
          </w:tcPr>
          <w:p w14:paraId="2A1E5F9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A4573F9" w14:textId="77777777" w:rsidR="009E4232" w:rsidRPr="00AA40C1" w:rsidRDefault="009E4232" w:rsidP="00C4006C">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057F150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56E49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8C6B6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500C2F4"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7943EC7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D4A68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0502D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4A2F9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A0FC27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A5161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C704D" w14:textId="77777777" w:rsidR="009E4232" w:rsidRPr="00AA40C1" w:rsidRDefault="009E4232" w:rsidP="00C4006C">
            <w:pPr>
              <w:jc w:val="center"/>
              <w:rPr>
                <w:color w:val="000000"/>
                <w:sz w:val="20"/>
                <w:szCs w:val="20"/>
              </w:rPr>
            </w:pPr>
            <w:r w:rsidRPr="00AA40C1">
              <w:rPr>
                <w:color w:val="000000"/>
                <w:sz w:val="20"/>
                <w:szCs w:val="20"/>
              </w:rPr>
              <w:t>0 (0-1.2)</w:t>
            </w:r>
          </w:p>
        </w:tc>
      </w:tr>
      <w:tr w:rsidR="009E4232" w:rsidRPr="00AA40C1" w14:paraId="526E7032" w14:textId="77777777" w:rsidTr="00C4006C">
        <w:trPr>
          <w:trHeight w:val="290"/>
        </w:trPr>
        <w:tc>
          <w:tcPr>
            <w:tcW w:w="540" w:type="dxa"/>
            <w:gridSpan w:val="2"/>
            <w:tcBorders>
              <w:top w:val="nil"/>
              <w:left w:val="nil"/>
              <w:bottom w:val="nil"/>
              <w:right w:val="nil"/>
            </w:tcBorders>
            <w:shd w:val="clear" w:color="auto" w:fill="auto"/>
            <w:noWrap/>
            <w:vAlign w:val="bottom"/>
          </w:tcPr>
          <w:p w14:paraId="54BDDE1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12FDB0EF" w14:textId="77777777" w:rsidR="009E4232" w:rsidRPr="00AA40C1" w:rsidRDefault="009E4232" w:rsidP="00C4006C">
            <w:pPr>
              <w:rPr>
                <w:i/>
                <w:iCs/>
                <w:color w:val="000000"/>
                <w:sz w:val="20"/>
                <w:szCs w:val="20"/>
              </w:rPr>
            </w:pPr>
            <w:r w:rsidRPr="00AA40C1">
              <w:rPr>
                <w:i/>
                <w:iCs/>
                <w:color w:val="000000"/>
                <w:sz w:val="20"/>
                <w:szCs w:val="20"/>
              </w:rPr>
              <w:t>Staphylococcus saprophyticus</w:t>
            </w:r>
          </w:p>
        </w:tc>
        <w:tc>
          <w:tcPr>
            <w:tcW w:w="816" w:type="dxa"/>
            <w:tcBorders>
              <w:top w:val="nil"/>
              <w:left w:val="nil"/>
              <w:bottom w:val="nil"/>
              <w:right w:val="nil"/>
            </w:tcBorders>
            <w:shd w:val="clear" w:color="auto" w:fill="auto"/>
            <w:noWrap/>
            <w:vAlign w:val="bottom"/>
          </w:tcPr>
          <w:p w14:paraId="29798A7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2595D"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8EB25F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1C651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C6041C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3C88899"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F2D21A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702BB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4968F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4BA32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EBE8D3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F3C81D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4D4574"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567E915D" w14:textId="77777777" w:rsidTr="00C4006C">
        <w:trPr>
          <w:trHeight w:val="290"/>
        </w:trPr>
        <w:tc>
          <w:tcPr>
            <w:tcW w:w="540" w:type="dxa"/>
            <w:gridSpan w:val="2"/>
            <w:tcBorders>
              <w:top w:val="nil"/>
              <w:left w:val="nil"/>
              <w:bottom w:val="nil"/>
              <w:right w:val="nil"/>
            </w:tcBorders>
            <w:shd w:val="clear" w:color="auto" w:fill="auto"/>
            <w:noWrap/>
            <w:vAlign w:val="bottom"/>
          </w:tcPr>
          <w:p w14:paraId="71D30E2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48D2956E"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simulans</w:t>
            </w:r>
            <w:proofErr w:type="spellEnd"/>
          </w:p>
        </w:tc>
        <w:tc>
          <w:tcPr>
            <w:tcW w:w="816" w:type="dxa"/>
            <w:tcBorders>
              <w:top w:val="nil"/>
              <w:left w:val="nil"/>
              <w:bottom w:val="nil"/>
              <w:right w:val="nil"/>
            </w:tcBorders>
            <w:shd w:val="clear" w:color="auto" w:fill="auto"/>
            <w:noWrap/>
            <w:vAlign w:val="bottom"/>
          </w:tcPr>
          <w:p w14:paraId="51BB7DB1" w14:textId="77777777" w:rsidR="009E4232" w:rsidRPr="00AA40C1" w:rsidRDefault="009E4232" w:rsidP="00C4006C">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20D1DC4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FB3AC6" w14:textId="77777777" w:rsidR="009E4232" w:rsidRPr="00AA40C1" w:rsidRDefault="009E4232" w:rsidP="00C4006C">
            <w:pPr>
              <w:jc w:val="center"/>
              <w:rPr>
                <w:color w:val="000000"/>
                <w:sz w:val="20"/>
                <w:szCs w:val="20"/>
              </w:rPr>
            </w:pPr>
            <w:r w:rsidRPr="00AA40C1">
              <w:rPr>
                <w:color w:val="000000"/>
                <w:sz w:val="20"/>
                <w:szCs w:val="20"/>
              </w:rPr>
              <w:t>3.2 (2.5-4.3)</w:t>
            </w:r>
          </w:p>
        </w:tc>
        <w:tc>
          <w:tcPr>
            <w:tcW w:w="816" w:type="dxa"/>
            <w:tcBorders>
              <w:top w:val="nil"/>
              <w:left w:val="nil"/>
              <w:bottom w:val="nil"/>
              <w:right w:val="nil"/>
            </w:tcBorders>
            <w:shd w:val="clear" w:color="auto" w:fill="auto"/>
            <w:noWrap/>
            <w:vAlign w:val="bottom"/>
          </w:tcPr>
          <w:p w14:paraId="1A0A8843" w14:textId="77777777" w:rsidR="009E4232" w:rsidRPr="00AA40C1" w:rsidRDefault="009E4232" w:rsidP="00C4006C">
            <w:pPr>
              <w:jc w:val="center"/>
              <w:rPr>
                <w:color w:val="000000"/>
                <w:sz w:val="20"/>
                <w:szCs w:val="20"/>
              </w:rPr>
            </w:pPr>
            <w:r w:rsidRPr="00AA40C1">
              <w:rPr>
                <w:color w:val="000000"/>
                <w:sz w:val="20"/>
                <w:szCs w:val="20"/>
              </w:rPr>
              <w:t>3.2 (3.1-3.5)</w:t>
            </w:r>
          </w:p>
        </w:tc>
        <w:tc>
          <w:tcPr>
            <w:tcW w:w="816" w:type="dxa"/>
            <w:tcBorders>
              <w:top w:val="nil"/>
              <w:left w:val="nil"/>
              <w:bottom w:val="nil"/>
              <w:right w:val="nil"/>
            </w:tcBorders>
            <w:shd w:val="clear" w:color="auto" w:fill="auto"/>
            <w:noWrap/>
            <w:vAlign w:val="bottom"/>
          </w:tcPr>
          <w:p w14:paraId="211A2D0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43D8830" w14:textId="77777777" w:rsidR="009E4232" w:rsidRPr="00AA40C1" w:rsidRDefault="009E4232" w:rsidP="00C4006C">
            <w:pPr>
              <w:jc w:val="center"/>
              <w:rPr>
                <w:color w:val="000000"/>
                <w:sz w:val="20"/>
                <w:szCs w:val="20"/>
              </w:rPr>
            </w:pPr>
            <w:r w:rsidRPr="00AA40C1">
              <w:rPr>
                <w:color w:val="000000"/>
                <w:sz w:val="20"/>
                <w:szCs w:val="20"/>
              </w:rPr>
              <w:t>1 (0-4.3)</w:t>
            </w:r>
          </w:p>
        </w:tc>
        <w:tc>
          <w:tcPr>
            <w:tcW w:w="816" w:type="dxa"/>
            <w:tcBorders>
              <w:top w:val="nil"/>
              <w:left w:val="nil"/>
              <w:bottom w:val="nil"/>
              <w:right w:val="nil"/>
            </w:tcBorders>
            <w:shd w:val="clear" w:color="auto" w:fill="auto"/>
            <w:noWrap/>
            <w:vAlign w:val="bottom"/>
          </w:tcPr>
          <w:p w14:paraId="479E407A" w14:textId="77777777" w:rsidR="009E4232" w:rsidRPr="00AA40C1" w:rsidRDefault="009E4232" w:rsidP="00C4006C">
            <w:pPr>
              <w:jc w:val="center"/>
              <w:rPr>
                <w:color w:val="000000"/>
                <w:sz w:val="20"/>
                <w:szCs w:val="20"/>
              </w:rPr>
            </w:pPr>
            <w:r w:rsidRPr="00AA40C1">
              <w:rPr>
                <w:color w:val="000000"/>
                <w:sz w:val="20"/>
                <w:szCs w:val="20"/>
              </w:rPr>
              <w:t>2.4 (2.3-2.4)</w:t>
            </w:r>
          </w:p>
        </w:tc>
        <w:tc>
          <w:tcPr>
            <w:tcW w:w="816" w:type="dxa"/>
            <w:tcBorders>
              <w:top w:val="nil"/>
              <w:left w:val="nil"/>
              <w:bottom w:val="nil"/>
              <w:right w:val="nil"/>
            </w:tcBorders>
            <w:shd w:val="clear" w:color="auto" w:fill="auto"/>
            <w:noWrap/>
            <w:vAlign w:val="bottom"/>
          </w:tcPr>
          <w:p w14:paraId="1D1C542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D508C0" w14:textId="77777777" w:rsidR="009E4232" w:rsidRPr="00AA40C1" w:rsidRDefault="009E4232" w:rsidP="00C4006C">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1BD8A83" w14:textId="77777777" w:rsidR="009E4232" w:rsidRPr="00AA40C1" w:rsidRDefault="009E4232" w:rsidP="00C4006C">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7F77987B" w14:textId="77777777" w:rsidR="009E4232" w:rsidRPr="00AA40C1" w:rsidRDefault="009E4232" w:rsidP="00C4006C">
            <w:pPr>
              <w:jc w:val="center"/>
              <w:rPr>
                <w:color w:val="000000"/>
                <w:sz w:val="20"/>
                <w:szCs w:val="20"/>
              </w:rPr>
            </w:pPr>
            <w:r w:rsidRPr="00AA40C1">
              <w:rPr>
                <w:color w:val="000000"/>
                <w:sz w:val="20"/>
                <w:szCs w:val="20"/>
              </w:rPr>
              <w:t>1.5 (0.8-1.9)</w:t>
            </w:r>
          </w:p>
        </w:tc>
        <w:tc>
          <w:tcPr>
            <w:tcW w:w="816" w:type="dxa"/>
            <w:tcBorders>
              <w:top w:val="nil"/>
              <w:left w:val="nil"/>
              <w:bottom w:val="nil"/>
              <w:right w:val="nil"/>
            </w:tcBorders>
            <w:shd w:val="clear" w:color="auto" w:fill="auto"/>
            <w:noWrap/>
            <w:vAlign w:val="bottom"/>
          </w:tcPr>
          <w:p w14:paraId="2A219F2C" w14:textId="77777777" w:rsidR="009E4232" w:rsidRPr="00AA40C1" w:rsidRDefault="009E4232" w:rsidP="00C4006C">
            <w:pPr>
              <w:jc w:val="center"/>
              <w:rPr>
                <w:color w:val="000000"/>
                <w:sz w:val="20"/>
                <w:szCs w:val="20"/>
              </w:rPr>
            </w:pPr>
            <w:r w:rsidRPr="00AA40C1">
              <w:rPr>
                <w:color w:val="000000"/>
                <w:sz w:val="20"/>
                <w:szCs w:val="20"/>
              </w:rPr>
              <w:t>0.9 (0-2.4)</w:t>
            </w:r>
          </w:p>
        </w:tc>
        <w:tc>
          <w:tcPr>
            <w:tcW w:w="816" w:type="dxa"/>
            <w:tcBorders>
              <w:top w:val="nil"/>
              <w:left w:val="nil"/>
              <w:bottom w:val="nil"/>
              <w:right w:val="nil"/>
            </w:tcBorders>
            <w:shd w:val="clear" w:color="auto" w:fill="auto"/>
            <w:noWrap/>
            <w:vAlign w:val="bottom"/>
          </w:tcPr>
          <w:p w14:paraId="66E41175" w14:textId="77777777" w:rsidR="009E4232" w:rsidRPr="00AA40C1" w:rsidRDefault="009E4232" w:rsidP="00C4006C">
            <w:pPr>
              <w:jc w:val="center"/>
              <w:rPr>
                <w:color w:val="000000"/>
                <w:sz w:val="20"/>
                <w:szCs w:val="20"/>
              </w:rPr>
            </w:pPr>
            <w:r w:rsidRPr="00AA40C1">
              <w:rPr>
                <w:color w:val="000000"/>
                <w:sz w:val="20"/>
                <w:szCs w:val="20"/>
              </w:rPr>
              <w:t>0.9 (0-4.3)</w:t>
            </w:r>
          </w:p>
        </w:tc>
      </w:tr>
      <w:tr w:rsidR="009E4232" w:rsidRPr="00AA40C1" w14:paraId="2AC07878" w14:textId="77777777" w:rsidTr="00C4006C">
        <w:trPr>
          <w:trHeight w:val="290"/>
        </w:trPr>
        <w:tc>
          <w:tcPr>
            <w:tcW w:w="540" w:type="dxa"/>
            <w:gridSpan w:val="2"/>
            <w:tcBorders>
              <w:top w:val="nil"/>
              <w:left w:val="nil"/>
              <w:bottom w:val="nil"/>
              <w:right w:val="nil"/>
            </w:tcBorders>
            <w:shd w:val="clear" w:color="auto" w:fill="auto"/>
            <w:noWrap/>
            <w:vAlign w:val="bottom"/>
          </w:tcPr>
          <w:p w14:paraId="509B9126"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7B1C3C03"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succinus</w:t>
            </w:r>
            <w:proofErr w:type="spellEnd"/>
          </w:p>
        </w:tc>
        <w:tc>
          <w:tcPr>
            <w:tcW w:w="816" w:type="dxa"/>
            <w:tcBorders>
              <w:top w:val="nil"/>
              <w:left w:val="nil"/>
              <w:bottom w:val="nil"/>
              <w:right w:val="nil"/>
            </w:tcBorders>
            <w:shd w:val="clear" w:color="auto" w:fill="auto"/>
            <w:noWrap/>
            <w:vAlign w:val="bottom"/>
          </w:tcPr>
          <w:p w14:paraId="05373DC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34A749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737D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D535E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81A4C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9A3EA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63666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5BC141" w14:textId="77777777" w:rsidR="009E4232" w:rsidRPr="00AA40C1" w:rsidRDefault="009E4232" w:rsidP="00C4006C">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4D11938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56B09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149F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3ED8DA" w14:textId="77777777" w:rsidR="009E4232" w:rsidRPr="00AA40C1" w:rsidRDefault="009E4232" w:rsidP="00C4006C">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7611FA69" w14:textId="77777777" w:rsidR="009E4232" w:rsidRPr="00AA40C1" w:rsidRDefault="009E4232" w:rsidP="00C4006C">
            <w:pPr>
              <w:jc w:val="center"/>
              <w:rPr>
                <w:color w:val="000000"/>
                <w:sz w:val="20"/>
                <w:szCs w:val="20"/>
              </w:rPr>
            </w:pPr>
            <w:r w:rsidRPr="00AA40C1">
              <w:rPr>
                <w:color w:val="000000"/>
                <w:sz w:val="20"/>
                <w:szCs w:val="20"/>
              </w:rPr>
              <w:t>0 (0-1)</w:t>
            </w:r>
          </w:p>
        </w:tc>
      </w:tr>
      <w:tr w:rsidR="009E4232" w:rsidRPr="00AA40C1" w14:paraId="18144E6D" w14:textId="77777777" w:rsidTr="00C4006C">
        <w:trPr>
          <w:trHeight w:val="290"/>
        </w:trPr>
        <w:tc>
          <w:tcPr>
            <w:tcW w:w="540" w:type="dxa"/>
            <w:gridSpan w:val="2"/>
            <w:tcBorders>
              <w:top w:val="nil"/>
              <w:left w:val="nil"/>
              <w:bottom w:val="nil"/>
              <w:right w:val="nil"/>
            </w:tcBorders>
            <w:shd w:val="clear" w:color="auto" w:fill="auto"/>
            <w:noWrap/>
            <w:vAlign w:val="bottom"/>
          </w:tcPr>
          <w:p w14:paraId="34DA63D8"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39351D8D"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warneri</w:t>
            </w:r>
            <w:proofErr w:type="spellEnd"/>
          </w:p>
        </w:tc>
        <w:tc>
          <w:tcPr>
            <w:tcW w:w="816" w:type="dxa"/>
            <w:tcBorders>
              <w:top w:val="nil"/>
              <w:left w:val="nil"/>
              <w:bottom w:val="nil"/>
              <w:right w:val="nil"/>
            </w:tcBorders>
            <w:shd w:val="clear" w:color="auto" w:fill="auto"/>
            <w:noWrap/>
            <w:vAlign w:val="bottom"/>
          </w:tcPr>
          <w:p w14:paraId="45BB7A0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44FCD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A3A017" w14:textId="77777777" w:rsidR="009E4232" w:rsidRPr="00AA40C1" w:rsidRDefault="009E4232" w:rsidP="00C4006C">
            <w:pPr>
              <w:jc w:val="center"/>
              <w:rPr>
                <w:color w:val="000000"/>
                <w:sz w:val="20"/>
                <w:szCs w:val="20"/>
              </w:rPr>
            </w:pPr>
            <w:r w:rsidRPr="00AA40C1">
              <w:rPr>
                <w:color w:val="000000"/>
                <w:sz w:val="20"/>
                <w:szCs w:val="20"/>
              </w:rPr>
              <w:t>2.5 (2.4-2.6)</w:t>
            </w:r>
          </w:p>
        </w:tc>
        <w:tc>
          <w:tcPr>
            <w:tcW w:w="816" w:type="dxa"/>
            <w:tcBorders>
              <w:top w:val="nil"/>
              <w:left w:val="nil"/>
              <w:bottom w:val="nil"/>
              <w:right w:val="nil"/>
            </w:tcBorders>
            <w:shd w:val="clear" w:color="auto" w:fill="auto"/>
            <w:noWrap/>
            <w:vAlign w:val="bottom"/>
          </w:tcPr>
          <w:p w14:paraId="114154BF" w14:textId="77777777" w:rsidR="009E4232" w:rsidRPr="00AA40C1" w:rsidRDefault="009E4232" w:rsidP="00C4006C">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125CD45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E49F25C" w14:textId="77777777" w:rsidR="009E4232" w:rsidRPr="00AA40C1" w:rsidRDefault="009E4232" w:rsidP="00C4006C">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45E3591C" w14:textId="77777777" w:rsidR="009E4232" w:rsidRPr="00AA40C1" w:rsidRDefault="009E4232" w:rsidP="00C4006C">
            <w:pPr>
              <w:jc w:val="center"/>
              <w:rPr>
                <w:color w:val="000000"/>
                <w:sz w:val="20"/>
                <w:szCs w:val="20"/>
              </w:rPr>
            </w:pPr>
            <w:r w:rsidRPr="00AA40C1">
              <w:rPr>
                <w:color w:val="000000"/>
                <w:sz w:val="20"/>
                <w:szCs w:val="20"/>
              </w:rPr>
              <w:t>1.6 (0.8-2.4)</w:t>
            </w:r>
          </w:p>
        </w:tc>
        <w:tc>
          <w:tcPr>
            <w:tcW w:w="816" w:type="dxa"/>
            <w:tcBorders>
              <w:top w:val="nil"/>
              <w:left w:val="nil"/>
              <w:bottom w:val="nil"/>
              <w:right w:val="nil"/>
            </w:tcBorders>
            <w:shd w:val="clear" w:color="auto" w:fill="auto"/>
            <w:noWrap/>
            <w:vAlign w:val="bottom"/>
          </w:tcPr>
          <w:p w14:paraId="3DDE6F0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956099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BA48C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870E9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70926" w14:textId="77777777" w:rsidR="009E4232" w:rsidRPr="00AA40C1" w:rsidRDefault="009E4232" w:rsidP="00C4006C">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936D84A" w14:textId="77777777" w:rsidR="009E4232" w:rsidRPr="00AA40C1" w:rsidRDefault="009E4232" w:rsidP="00C4006C">
            <w:pPr>
              <w:jc w:val="center"/>
              <w:rPr>
                <w:color w:val="000000"/>
                <w:sz w:val="20"/>
                <w:szCs w:val="20"/>
              </w:rPr>
            </w:pPr>
            <w:r w:rsidRPr="00AA40C1">
              <w:rPr>
                <w:color w:val="000000"/>
                <w:sz w:val="20"/>
                <w:szCs w:val="20"/>
              </w:rPr>
              <w:t>0 (0-2.6)</w:t>
            </w:r>
          </w:p>
        </w:tc>
      </w:tr>
      <w:tr w:rsidR="009E4232" w:rsidRPr="00AA40C1" w14:paraId="17CD3B5B" w14:textId="77777777" w:rsidTr="00C4006C">
        <w:trPr>
          <w:trHeight w:val="290"/>
        </w:trPr>
        <w:tc>
          <w:tcPr>
            <w:tcW w:w="540" w:type="dxa"/>
            <w:gridSpan w:val="2"/>
            <w:tcBorders>
              <w:top w:val="nil"/>
              <w:left w:val="nil"/>
              <w:bottom w:val="nil"/>
              <w:right w:val="nil"/>
            </w:tcBorders>
            <w:shd w:val="clear" w:color="auto" w:fill="auto"/>
            <w:noWrap/>
            <w:vAlign w:val="bottom"/>
          </w:tcPr>
          <w:p w14:paraId="5E11604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BA72B81" w14:textId="77777777" w:rsidR="009E4232" w:rsidRPr="00AA40C1" w:rsidRDefault="009E4232" w:rsidP="00C4006C">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xylosus</w:t>
            </w:r>
            <w:proofErr w:type="spellEnd"/>
          </w:p>
        </w:tc>
        <w:tc>
          <w:tcPr>
            <w:tcW w:w="816" w:type="dxa"/>
            <w:tcBorders>
              <w:top w:val="nil"/>
              <w:left w:val="nil"/>
              <w:bottom w:val="nil"/>
              <w:right w:val="nil"/>
            </w:tcBorders>
            <w:shd w:val="clear" w:color="auto" w:fill="auto"/>
            <w:noWrap/>
            <w:vAlign w:val="bottom"/>
          </w:tcPr>
          <w:p w14:paraId="373CD80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38F23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B1081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911C1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EFC393" w14:textId="77777777" w:rsidR="009E4232" w:rsidRPr="00AA40C1" w:rsidRDefault="009E4232" w:rsidP="00C4006C">
            <w:pPr>
              <w:jc w:val="center"/>
              <w:rPr>
                <w:color w:val="000000"/>
                <w:sz w:val="20"/>
                <w:szCs w:val="20"/>
              </w:rPr>
            </w:pPr>
            <w:r w:rsidRPr="00AA40C1">
              <w:rPr>
                <w:color w:val="000000"/>
                <w:sz w:val="20"/>
                <w:szCs w:val="20"/>
              </w:rPr>
              <w:t>1 (0.9-1.8)</w:t>
            </w:r>
          </w:p>
        </w:tc>
        <w:tc>
          <w:tcPr>
            <w:tcW w:w="816" w:type="dxa"/>
            <w:tcBorders>
              <w:top w:val="nil"/>
              <w:left w:val="nil"/>
              <w:bottom w:val="nil"/>
              <w:right w:val="nil"/>
            </w:tcBorders>
            <w:shd w:val="clear" w:color="auto" w:fill="auto"/>
            <w:noWrap/>
            <w:vAlign w:val="center"/>
          </w:tcPr>
          <w:p w14:paraId="332EA5BC" w14:textId="77777777" w:rsidR="009E4232" w:rsidRPr="00AA40C1" w:rsidRDefault="009E4232" w:rsidP="00C4006C">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1F98F42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DAD08F" w14:textId="77777777" w:rsidR="009E4232" w:rsidRPr="00AA40C1" w:rsidRDefault="009E4232" w:rsidP="00C4006C">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6A7FE2B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29DF2C" w14:textId="77777777" w:rsidR="009E4232" w:rsidRPr="00AA40C1" w:rsidRDefault="009E4232" w:rsidP="00C4006C">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C638084" w14:textId="77777777" w:rsidR="009E4232" w:rsidRPr="00AA40C1" w:rsidRDefault="009E4232" w:rsidP="00C4006C">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00460027" w14:textId="77777777" w:rsidR="009E4232" w:rsidRPr="00AA40C1" w:rsidRDefault="009E4232" w:rsidP="00C4006C">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880947D" w14:textId="77777777" w:rsidR="009E4232" w:rsidRPr="00AA40C1" w:rsidRDefault="009E4232" w:rsidP="00C4006C">
            <w:pPr>
              <w:jc w:val="center"/>
              <w:rPr>
                <w:color w:val="000000"/>
                <w:sz w:val="20"/>
                <w:szCs w:val="20"/>
              </w:rPr>
            </w:pPr>
            <w:r w:rsidRPr="00AA40C1">
              <w:rPr>
                <w:color w:val="000000"/>
                <w:sz w:val="20"/>
                <w:szCs w:val="20"/>
              </w:rPr>
              <w:t>0 (0-1.8)</w:t>
            </w:r>
          </w:p>
        </w:tc>
      </w:tr>
      <w:tr w:rsidR="009E4232" w:rsidRPr="00AA40C1" w14:paraId="47D0824A" w14:textId="77777777" w:rsidTr="00C4006C">
        <w:trPr>
          <w:trHeight w:val="290"/>
        </w:trPr>
        <w:tc>
          <w:tcPr>
            <w:tcW w:w="540" w:type="dxa"/>
            <w:gridSpan w:val="2"/>
            <w:tcBorders>
              <w:top w:val="nil"/>
              <w:left w:val="nil"/>
              <w:bottom w:val="nil"/>
              <w:right w:val="nil"/>
            </w:tcBorders>
            <w:shd w:val="clear" w:color="auto" w:fill="auto"/>
            <w:noWrap/>
            <w:vAlign w:val="bottom"/>
          </w:tcPr>
          <w:p w14:paraId="376ADFE4"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1A1C04F4" w14:textId="77777777" w:rsidR="009E4232" w:rsidRPr="00AA40C1" w:rsidRDefault="009E4232" w:rsidP="00C4006C">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fleurettii</w:t>
            </w:r>
            <w:proofErr w:type="spellEnd"/>
          </w:p>
        </w:tc>
        <w:tc>
          <w:tcPr>
            <w:tcW w:w="816" w:type="dxa"/>
            <w:tcBorders>
              <w:top w:val="nil"/>
              <w:left w:val="nil"/>
              <w:bottom w:val="nil"/>
              <w:right w:val="nil"/>
            </w:tcBorders>
            <w:shd w:val="clear" w:color="auto" w:fill="auto"/>
            <w:noWrap/>
            <w:vAlign w:val="bottom"/>
          </w:tcPr>
          <w:p w14:paraId="3FF6C98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9D0A9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AB391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BB8F34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5ABEAC" w14:textId="77777777" w:rsidR="009E4232" w:rsidRPr="00AA40C1" w:rsidRDefault="009E4232" w:rsidP="00C4006C">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center"/>
          </w:tcPr>
          <w:p w14:paraId="11517CF7" w14:textId="77777777" w:rsidR="009E4232" w:rsidRPr="00AA40C1" w:rsidRDefault="009E4232" w:rsidP="00C4006C">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7E33D73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D422E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4B9F8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34E7C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EAD557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B3FC8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EBF2DB" w14:textId="77777777" w:rsidR="009E4232" w:rsidRPr="00AA40C1" w:rsidRDefault="009E4232" w:rsidP="00C4006C">
            <w:pPr>
              <w:jc w:val="center"/>
              <w:rPr>
                <w:color w:val="000000"/>
                <w:sz w:val="20"/>
                <w:szCs w:val="20"/>
              </w:rPr>
            </w:pPr>
            <w:r w:rsidRPr="00AA40C1">
              <w:rPr>
                <w:color w:val="000000"/>
                <w:sz w:val="20"/>
                <w:szCs w:val="20"/>
              </w:rPr>
              <w:t>0 (0-1.8)</w:t>
            </w:r>
          </w:p>
        </w:tc>
      </w:tr>
      <w:tr w:rsidR="009E4232" w:rsidRPr="00AA40C1" w14:paraId="31F6BBF9" w14:textId="77777777" w:rsidTr="00C4006C">
        <w:trPr>
          <w:trHeight w:val="290"/>
        </w:trPr>
        <w:tc>
          <w:tcPr>
            <w:tcW w:w="540" w:type="dxa"/>
            <w:gridSpan w:val="2"/>
            <w:tcBorders>
              <w:top w:val="nil"/>
              <w:left w:val="nil"/>
              <w:bottom w:val="nil"/>
              <w:right w:val="nil"/>
            </w:tcBorders>
            <w:shd w:val="clear" w:color="auto" w:fill="auto"/>
            <w:noWrap/>
            <w:vAlign w:val="bottom"/>
          </w:tcPr>
          <w:p w14:paraId="25233CB5"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3DCADD7" w14:textId="77777777" w:rsidR="009E4232" w:rsidRPr="00AA40C1" w:rsidRDefault="009E4232" w:rsidP="00C4006C">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sciuri</w:t>
            </w:r>
            <w:proofErr w:type="spellEnd"/>
          </w:p>
        </w:tc>
        <w:tc>
          <w:tcPr>
            <w:tcW w:w="816" w:type="dxa"/>
            <w:tcBorders>
              <w:top w:val="nil"/>
              <w:left w:val="nil"/>
              <w:bottom w:val="nil"/>
              <w:right w:val="nil"/>
            </w:tcBorders>
            <w:shd w:val="clear" w:color="auto" w:fill="auto"/>
            <w:noWrap/>
            <w:vAlign w:val="bottom"/>
          </w:tcPr>
          <w:p w14:paraId="5405F2E3"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343C9E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A4874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E717D2"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6089C06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1FA65B6D"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C0E26A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EEE95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7B237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0CA38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E9A82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E5295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3703038" w14:textId="77777777" w:rsidR="009E4232" w:rsidRPr="00AA40C1" w:rsidRDefault="009E4232" w:rsidP="00C4006C">
            <w:pPr>
              <w:jc w:val="center"/>
              <w:rPr>
                <w:color w:val="000000"/>
                <w:sz w:val="20"/>
                <w:szCs w:val="20"/>
              </w:rPr>
            </w:pPr>
            <w:r w:rsidRPr="00AA40C1">
              <w:rPr>
                <w:color w:val="000000"/>
                <w:sz w:val="20"/>
                <w:szCs w:val="20"/>
              </w:rPr>
              <w:t>0 (0-0.9)</w:t>
            </w:r>
          </w:p>
        </w:tc>
      </w:tr>
      <w:tr w:rsidR="009E4232" w:rsidRPr="00AA40C1" w14:paraId="517DED88" w14:textId="77777777" w:rsidTr="00C4006C">
        <w:trPr>
          <w:trHeight w:val="290"/>
        </w:trPr>
        <w:tc>
          <w:tcPr>
            <w:tcW w:w="540" w:type="dxa"/>
            <w:gridSpan w:val="2"/>
            <w:tcBorders>
              <w:top w:val="nil"/>
              <w:left w:val="nil"/>
              <w:bottom w:val="nil"/>
              <w:right w:val="nil"/>
            </w:tcBorders>
            <w:shd w:val="clear" w:color="auto" w:fill="auto"/>
            <w:noWrap/>
            <w:vAlign w:val="bottom"/>
          </w:tcPr>
          <w:p w14:paraId="6195FB06" w14:textId="77777777" w:rsidR="009E4232" w:rsidRPr="00AA40C1" w:rsidRDefault="009E4232" w:rsidP="00C4006C">
            <w:pPr>
              <w:rPr>
                <w:i/>
                <w:iCs/>
                <w:color w:val="000000"/>
                <w:sz w:val="20"/>
                <w:szCs w:val="20"/>
              </w:rPr>
            </w:pPr>
          </w:p>
        </w:tc>
        <w:tc>
          <w:tcPr>
            <w:tcW w:w="1812" w:type="dxa"/>
            <w:tcBorders>
              <w:top w:val="nil"/>
              <w:left w:val="nil"/>
              <w:bottom w:val="nil"/>
              <w:right w:val="nil"/>
            </w:tcBorders>
            <w:shd w:val="clear" w:color="auto" w:fill="auto"/>
            <w:vAlign w:val="bottom"/>
          </w:tcPr>
          <w:p w14:paraId="51CBFE87" w14:textId="77777777" w:rsidR="009E4232" w:rsidRPr="00AA40C1" w:rsidRDefault="009E4232" w:rsidP="00C4006C">
            <w:pPr>
              <w:rPr>
                <w:i/>
                <w:iCs/>
                <w:color w:val="000000"/>
                <w:sz w:val="20"/>
                <w:szCs w:val="20"/>
              </w:rPr>
            </w:pPr>
            <w:proofErr w:type="spellStart"/>
            <w:r w:rsidRPr="00AA40C1">
              <w:rPr>
                <w:i/>
                <w:iCs/>
                <w:color w:val="000000"/>
                <w:sz w:val="20"/>
                <w:szCs w:val="20"/>
              </w:rPr>
              <w:t>Mammaliicoccus</w:t>
            </w:r>
            <w:proofErr w:type="spellEnd"/>
            <w:r w:rsidRPr="00AA40C1">
              <w:rPr>
                <w:i/>
                <w:iCs/>
                <w:color w:val="000000"/>
                <w:sz w:val="20"/>
                <w:szCs w:val="20"/>
              </w:rPr>
              <w:t xml:space="preserve"> </w:t>
            </w:r>
            <w:proofErr w:type="spellStart"/>
            <w:r w:rsidRPr="00AA40C1">
              <w:rPr>
                <w:i/>
                <w:iCs/>
                <w:color w:val="000000"/>
                <w:sz w:val="20"/>
                <w:szCs w:val="20"/>
              </w:rPr>
              <w:t>vitilinus</w:t>
            </w:r>
            <w:proofErr w:type="spellEnd"/>
          </w:p>
        </w:tc>
        <w:tc>
          <w:tcPr>
            <w:tcW w:w="816" w:type="dxa"/>
            <w:tcBorders>
              <w:top w:val="nil"/>
              <w:left w:val="nil"/>
              <w:bottom w:val="nil"/>
              <w:right w:val="nil"/>
            </w:tcBorders>
            <w:shd w:val="clear" w:color="auto" w:fill="auto"/>
            <w:noWrap/>
            <w:vAlign w:val="bottom"/>
          </w:tcPr>
          <w:p w14:paraId="19F069B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14882B"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9B8A8A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2B9A2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60245"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0A51CFB6"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F9A26E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31EB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4E58A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ACCAE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F0C287"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63A13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2D8617" w14:textId="77777777" w:rsidR="009E4232" w:rsidRPr="00AA40C1" w:rsidRDefault="009E4232" w:rsidP="00C4006C">
            <w:pPr>
              <w:jc w:val="center"/>
              <w:rPr>
                <w:color w:val="000000"/>
                <w:sz w:val="20"/>
                <w:szCs w:val="20"/>
              </w:rPr>
            </w:pPr>
            <w:r w:rsidRPr="00AA40C1">
              <w:rPr>
                <w:color w:val="000000"/>
                <w:sz w:val="20"/>
                <w:szCs w:val="20"/>
              </w:rPr>
              <w:t>0 (0-0.9)</w:t>
            </w:r>
          </w:p>
        </w:tc>
      </w:tr>
      <w:tr w:rsidR="009E4232" w:rsidRPr="00AA40C1" w14:paraId="4216E6DC" w14:textId="77777777" w:rsidTr="00C4006C">
        <w:trPr>
          <w:trHeight w:val="290"/>
        </w:trPr>
        <w:tc>
          <w:tcPr>
            <w:tcW w:w="263" w:type="dxa"/>
            <w:tcBorders>
              <w:top w:val="nil"/>
              <w:left w:val="nil"/>
              <w:bottom w:val="nil"/>
              <w:right w:val="nil"/>
            </w:tcBorders>
            <w:shd w:val="clear" w:color="auto" w:fill="auto"/>
            <w:noWrap/>
            <w:vAlign w:val="bottom"/>
          </w:tcPr>
          <w:p w14:paraId="670E57B1"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2C47009C" w14:textId="77777777" w:rsidR="009E4232" w:rsidRPr="00AA40C1" w:rsidRDefault="009E4232" w:rsidP="00C4006C">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dysgalactiae</w:t>
            </w:r>
            <w:proofErr w:type="spellEnd"/>
          </w:p>
        </w:tc>
        <w:tc>
          <w:tcPr>
            <w:tcW w:w="816" w:type="dxa"/>
            <w:tcBorders>
              <w:top w:val="nil"/>
              <w:left w:val="nil"/>
              <w:bottom w:val="nil"/>
              <w:right w:val="nil"/>
            </w:tcBorders>
            <w:shd w:val="clear" w:color="auto" w:fill="auto"/>
            <w:noWrap/>
            <w:vAlign w:val="bottom"/>
          </w:tcPr>
          <w:p w14:paraId="3AEF3C4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E98229" w14:textId="77777777" w:rsidR="009E4232" w:rsidRPr="00AA40C1" w:rsidRDefault="009E4232" w:rsidP="00C4006C">
            <w:pPr>
              <w:jc w:val="center"/>
              <w:rPr>
                <w:color w:val="000000"/>
                <w:sz w:val="20"/>
                <w:szCs w:val="20"/>
              </w:rPr>
            </w:pPr>
            <w:r w:rsidRPr="00AA40C1">
              <w:rPr>
                <w:color w:val="000000"/>
                <w:sz w:val="20"/>
                <w:szCs w:val="20"/>
              </w:rPr>
              <w:t>3.3 (2.8-7.3)</w:t>
            </w:r>
          </w:p>
        </w:tc>
        <w:tc>
          <w:tcPr>
            <w:tcW w:w="816" w:type="dxa"/>
            <w:tcBorders>
              <w:top w:val="nil"/>
              <w:left w:val="nil"/>
              <w:bottom w:val="nil"/>
              <w:right w:val="nil"/>
            </w:tcBorders>
            <w:shd w:val="clear" w:color="auto" w:fill="auto"/>
            <w:noWrap/>
            <w:vAlign w:val="bottom"/>
          </w:tcPr>
          <w:p w14:paraId="4733221B" w14:textId="77777777" w:rsidR="009E4232" w:rsidRPr="00AA40C1" w:rsidRDefault="009E4232" w:rsidP="00C4006C">
            <w:pPr>
              <w:jc w:val="center"/>
              <w:rPr>
                <w:color w:val="000000"/>
                <w:sz w:val="20"/>
                <w:szCs w:val="20"/>
              </w:rPr>
            </w:pPr>
            <w:r w:rsidRPr="00AA40C1">
              <w:rPr>
                <w:color w:val="000000"/>
                <w:sz w:val="20"/>
                <w:szCs w:val="20"/>
              </w:rPr>
              <w:t>1.7 (0.8-1.7)</w:t>
            </w:r>
          </w:p>
        </w:tc>
        <w:tc>
          <w:tcPr>
            <w:tcW w:w="816" w:type="dxa"/>
            <w:tcBorders>
              <w:top w:val="nil"/>
              <w:left w:val="nil"/>
              <w:bottom w:val="nil"/>
              <w:right w:val="nil"/>
            </w:tcBorders>
            <w:shd w:val="clear" w:color="auto" w:fill="auto"/>
            <w:noWrap/>
            <w:vAlign w:val="bottom"/>
          </w:tcPr>
          <w:p w14:paraId="0FB03D07" w14:textId="77777777" w:rsidR="009E4232" w:rsidRPr="00AA40C1" w:rsidRDefault="009E4232" w:rsidP="00C4006C">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7721F98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6D6D9A09" w14:textId="77777777" w:rsidR="009E4232" w:rsidRPr="00AA40C1" w:rsidRDefault="009E4232" w:rsidP="00C4006C">
            <w:pPr>
              <w:jc w:val="center"/>
              <w:rPr>
                <w:color w:val="000000"/>
                <w:sz w:val="20"/>
                <w:szCs w:val="20"/>
              </w:rPr>
            </w:pPr>
            <w:r w:rsidRPr="00AA40C1">
              <w:rPr>
                <w:color w:val="000000"/>
                <w:sz w:val="20"/>
                <w:szCs w:val="20"/>
              </w:rPr>
              <w:t>0.8 (0-7.3)</w:t>
            </w:r>
          </w:p>
        </w:tc>
        <w:tc>
          <w:tcPr>
            <w:tcW w:w="816" w:type="dxa"/>
            <w:tcBorders>
              <w:top w:val="nil"/>
              <w:left w:val="nil"/>
              <w:bottom w:val="nil"/>
              <w:right w:val="nil"/>
            </w:tcBorders>
            <w:shd w:val="clear" w:color="auto" w:fill="auto"/>
            <w:noWrap/>
            <w:vAlign w:val="bottom"/>
          </w:tcPr>
          <w:p w14:paraId="20BB32E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89C5D1F" w14:textId="77777777" w:rsidR="009E4232" w:rsidRPr="00AA40C1" w:rsidRDefault="009E4232" w:rsidP="00C4006C">
            <w:pPr>
              <w:jc w:val="center"/>
              <w:rPr>
                <w:color w:val="000000"/>
                <w:sz w:val="20"/>
                <w:szCs w:val="20"/>
              </w:rPr>
            </w:pPr>
            <w:r w:rsidRPr="00AA40C1">
              <w:rPr>
                <w:color w:val="000000"/>
                <w:sz w:val="20"/>
                <w:szCs w:val="20"/>
              </w:rPr>
              <w:t>1.6 (1.1-2)</w:t>
            </w:r>
          </w:p>
        </w:tc>
        <w:tc>
          <w:tcPr>
            <w:tcW w:w="816" w:type="dxa"/>
            <w:tcBorders>
              <w:top w:val="nil"/>
              <w:left w:val="nil"/>
              <w:bottom w:val="nil"/>
              <w:right w:val="nil"/>
            </w:tcBorders>
            <w:shd w:val="clear" w:color="auto" w:fill="auto"/>
            <w:noWrap/>
            <w:vAlign w:val="bottom"/>
          </w:tcPr>
          <w:p w14:paraId="31AD579D" w14:textId="77777777" w:rsidR="009E4232" w:rsidRPr="00AA40C1" w:rsidRDefault="009E4232" w:rsidP="00C4006C">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6206E45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72FAA8"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06CE14" w14:textId="77777777" w:rsidR="009E4232" w:rsidRPr="00AA40C1" w:rsidRDefault="009E4232" w:rsidP="00C4006C">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431CC74E" w14:textId="77777777" w:rsidR="009E4232" w:rsidRPr="00AA40C1" w:rsidRDefault="009E4232" w:rsidP="00C4006C">
            <w:pPr>
              <w:jc w:val="center"/>
              <w:rPr>
                <w:color w:val="000000"/>
                <w:sz w:val="20"/>
                <w:szCs w:val="20"/>
              </w:rPr>
            </w:pPr>
            <w:r w:rsidRPr="00AA40C1">
              <w:rPr>
                <w:color w:val="000000"/>
                <w:sz w:val="20"/>
                <w:szCs w:val="20"/>
              </w:rPr>
              <w:t>0.4 (0-7.3)</w:t>
            </w:r>
          </w:p>
        </w:tc>
      </w:tr>
      <w:tr w:rsidR="009E4232" w:rsidRPr="00AA40C1" w14:paraId="63A62F13" w14:textId="77777777" w:rsidTr="00C4006C">
        <w:trPr>
          <w:trHeight w:val="290"/>
        </w:trPr>
        <w:tc>
          <w:tcPr>
            <w:tcW w:w="263" w:type="dxa"/>
            <w:tcBorders>
              <w:top w:val="nil"/>
              <w:left w:val="nil"/>
              <w:bottom w:val="nil"/>
              <w:right w:val="nil"/>
            </w:tcBorders>
            <w:shd w:val="clear" w:color="auto" w:fill="auto"/>
            <w:noWrap/>
            <w:vAlign w:val="bottom"/>
          </w:tcPr>
          <w:p w14:paraId="03A35281"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2BA0C467" w14:textId="77777777" w:rsidR="009E4232" w:rsidRPr="00AA40C1" w:rsidRDefault="009E4232" w:rsidP="00C4006C">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uberis</w:t>
            </w:r>
            <w:proofErr w:type="spellEnd"/>
          </w:p>
        </w:tc>
        <w:tc>
          <w:tcPr>
            <w:tcW w:w="816" w:type="dxa"/>
            <w:tcBorders>
              <w:top w:val="nil"/>
              <w:left w:val="nil"/>
              <w:bottom w:val="nil"/>
              <w:right w:val="nil"/>
            </w:tcBorders>
            <w:shd w:val="clear" w:color="auto" w:fill="auto"/>
            <w:noWrap/>
            <w:vAlign w:val="bottom"/>
          </w:tcPr>
          <w:p w14:paraId="519B7D55" w14:textId="77777777" w:rsidR="009E4232" w:rsidRPr="00AA40C1" w:rsidRDefault="009E4232" w:rsidP="00C4006C">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5523FE85" w14:textId="77777777" w:rsidR="009E4232" w:rsidRPr="00AA40C1" w:rsidRDefault="009E4232" w:rsidP="00C4006C">
            <w:pPr>
              <w:jc w:val="center"/>
              <w:rPr>
                <w:color w:val="000000"/>
                <w:sz w:val="20"/>
                <w:szCs w:val="20"/>
              </w:rPr>
            </w:pPr>
            <w:r w:rsidRPr="00AA40C1">
              <w:rPr>
                <w:color w:val="000000"/>
                <w:sz w:val="20"/>
                <w:szCs w:val="20"/>
              </w:rPr>
              <w:t>5.6 (5-6.1)</w:t>
            </w:r>
          </w:p>
        </w:tc>
        <w:tc>
          <w:tcPr>
            <w:tcW w:w="816" w:type="dxa"/>
            <w:tcBorders>
              <w:top w:val="nil"/>
              <w:left w:val="nil"/>
              <w:bottom w:val="nil"/>
              <w:right w:val="nil"/>
            </w:tcBorders>
            <w:shd w:val="clear" w:color="auto" w:fill="auto"/>
            <w:noWrap/>
            <w:vAlign w:val="bottom"/>
          </w:tcPr>
          <w:p w14:paraId="60E80995" w14:textId="77777777" w:rsidR="009E4232" w:rsidRPr="00AA40C1" w:rsidRDefault="009E4232" w:rsidP="00C4006C">
            <w:pPr>
              <w:jc w:val="center"/>
              <w:rPr>
                <w:color w:val="000000"/>
                <w:sz w:val="20"/>
                <w:szCs w:val="20"/>
              </w:rPr>
            </w:pPr>
            <w:r w:rsidRPr="00AA40C1">
              <w:rPr>
                <w:color w:val="000000"/>
                <w:sz w:val="20"/>
                <w:szCs w:val="20"/>
              </w:rPr>
              <w:t>5 (4-5.1)</w:t>
            </w:r>
          </w:p>
        </w:tc>
        <w:tc>
          <w:tcPr>
            <w:tcW w:w="816" w:type="dxa"/>
            <w:tcBorders>
              <w:top w:val="nil"/>
              <w:left w:val="nil"/>
              <w:bottom w:val="nil"/>
              <w:right w:val="nil"/>
            </w:tcBorders>
            <w:shd w:val="clear" w:color="auto" w:fill="auto"/>
            <w:noWrap/>
            <w:vAlign w:val="bottom"/>
          </w:tcPr>
          <w:p w14:paraId="40C48E18" w14:textId="77777777" w:rsidR="009E4232" w:rsidRPr="00AA40C1" w:rsidRDefault="009E4232" w:rsidP="00C4006C">
            <w:pPr>
              <w:jc w:val="center"/>
              <w:rPr>
                <w:color w:val="000000"/>
                <w:sz w:val="20"/>
                <w:szCs w:val="20"/>
              </w:rPr>
            </w:pPr>
            <w:r w:rsidRPr="00AA40C1">
              <w:rPr>
                <w:color w:val="000000"/>
                <w:sz w:val="20"/>
                <w:szCs w:val="20"/>
              </w:rPr>
              <w:t>2.4 (2.4-2.6)</w:t>
            </w:r>
          </w:p>
        </w:tc>
        <w:tc>
          <w:tcPr>
            <w:tcW w:w="816" w:type="dxa"/>
            <w:tcBorders>
              <w:top w:val="nil"/>
              <w:left w:val="nil"/>
              <w:bottom w:val="nil"/>
              <w:right w:val="nil"/>
            </w:tcBorders>
            <w:shd w:val="clear" w:color="auto" w:fill="auto"/>
            <w:noWrap/>
            <w:vAlign w:val="bottom"/>
          </w:tcPr>
          <w:p w14:paraId="4F8BF6F3" w14:textId="77777777" w:rsidR="009E4232" w:rsidRPr="00AA40C1" w:rsidRDefault="009E4232" w:rsidP="00C4006C">
            <w:pPr>
              <w:jc w:val="center"/>
              <w:rPr>
                <w:color w:val="000000"/>
                <w:sz w:val="20"/>
                <w:szCs w:val="20"/>
              </w:rPr>
            </w:pPr>
            <w:r w:rsidRPr="00AA40C1">
              <w:rPr>
                <w:color w:val="000000"/>
                <w:sz w:val="20"/>
                <w:szCs w:val="20"/>
              </w:rPr>
              <w:t>0.9 (0.9-1)</w:t>
            </w:r>
          </w:p>
        </w:tc>
        <w:tc>
          <w:tcPr>
            <w:tcW w:w="816" w:type="dxa"/>
            <w:tcBorders>
              <w:top w:val="nil"/>
              <w:left w:val="nil"/>
              <w:bottom w:val="nil"/>
              <w:right w:val="nil"/>
            </w:tcBorders>
            <w:shd w:val="clear" w:color="auto" w:fill="auto"/>
            <w:noWrap/>
            <w:vAlign w:val="center"/>
          </w:tcPr>
          <w:p w14:paraId="478DA603" w14:textId="77777777" w:rsidR="009E4232" w:rsidRPr="00AA40C1" w:rsidRDefault="009E4232" w:rsidP="00C4006C">
            <w:pPr>
              <w:jc w:val="center"/>
              <w:rPr>
                <w:color w:val="000000"/>
                <w:sz w:val="20"/>
                <w:szCs w:val="20"/>
              </w:rPr>
            </w:pPr>
            <w:r w:rsidRPr="00AA40C1">
              <w:rPr>
                <w:color w:val="000000"/>
                <w:sz w:val="20"/>
                <w:szCs w:val="20"/>
              </w:rPr>
              <w:t>2.4 (0.9-6.1)</w:t>
            </w:r>
          </w:p>
        </w:tc>
        <w:tc>
          <w:tcPr>
            <w:tcW w:w="816" w:type="dxa"/>
            <w:tcBorders>
              <w:top w:val="nil"/>
              <w:left w:val="nil"/>
              <w:bottom w:val="nil"/>
              <w:right w:val="nil"/>
            </w:tcBorders>
            <w:shd w:val="clear" w:color="auto" w:fill="auto"/>
            <w:noWrap/>
            <w:vAlign w:val="bottom"/>
          </w:tcPr>
          <w:p w14:paraId="2026A3D9" w14:textId="77777777" w:rsidR="009E4232" w:rsidRPr="00AA40C1" w:rsidRDefault="009E4232" w:rsidP="00C4006C">
            <w:pPr>
              <w:jc w:val="center"/>
              <w:rPr>
                <w:color w:val="000000"/>
                <w:sz w:val="20"/>
                <w:szCs w:val="20"/>
              </w:rPr>
            </w:pPr>
            <w:r w:rsidRPr="00AA40C1">
              <w:rPr>
                <w:color w:val="000000"/>
                <w:sz w:val="20"/>
                <w:szCs w:val="20"/>
              </w:rPr>
              <w:t>3.6 (3.2-5.5)</w:t>
            </w:r>
          </w:p>
        </w:tc>
        <w:tc>
          <w:tcPr>
            <w:tcW w:w="816" w:type="dxa"/>
            <w:tcBorders>
              <w:top w:val="nil"/>
              <w:left w:val="nil"/>
              <w:bottom w:val="nil"/>
              <w:right w:val="nil"/>
            </w:tcBorders>
            <w:shd w:val="clear" w:color="auto" w:fill="auto"/>
            <w:noWrap/>
            <w:vAlign w:val="bottom"/>
          </w:tcPr>
          <w:p w14:paraId="05687EBF" w14:textId="77777777" w:rsidR="009E4232" w:rsidRPr="00AA40C1" w:rsidRDefault="009E4232" w:rsidP="00C4006C">
            <w:pPr>
              <w:jc w:val="center"/>
              <w:rPr>
                <w:color w:val="000000"/>
                <w:sz w:val="20"/>
                <w:szCs w:val="20"/>
              </w:rPr>
            </w:pPr>
            <w:r w:rsidRPr="00AA40C1">
              <w:rPr>
                <w:color w:val="000000"/>
                <w:sz w:val="20"/>
                <w:szCs w:val="20"/>
              </w:rPr>
              <w:t>4.2 (1.1-6.1)</w:t>
            </w:r>
          </w:p>
        </w:tc>
        <w:tc>
          <w:tcPr>
            <w:tcW w:w="816" w:type="dxa"/>
            <w:tcBorders>
              <w:top w:val="nil"/>
              <w:left w:val="nil"/>
              <w:bottom w:val="nil"/>
              <w:right w:val="nil"/>
            </w:tcBorders>
            <w:shd w:val="clear" w:color="auto" w:fill="auto"/>
            <w:noWrap/>
            <w:vAlign w:val="bottom"/>
          </w:tcPr>
          <w:p w14:paraId="14D320BC" w14:textId="77777777" w:rsidR="009E4232" w:rsidRPr="00AA40C1" w:rsidRDefault="009E4232" w:rsidP="00C4006C">
            <w:pPr>
              <w:jc w:val="center"/>
              <w:rPr>
                <w:color w:val="000000"/>
                <w:sz w:val="20"/>
                <w:szCs w:val="20"/>
              </w:rPr>
            </w:pPr>
            <w:r w:rsidRPr="00AA40C1">
              <w:rPr>
                <w:color w:val="000000"/>
                <w:sz w:val="20"/>
                <w:szCs w:val="20"/>
              </w:rPr>
              <w:t>2.4 (1.8-3.5)</w:t>
            </w:r>
          </w:p>
        </w:tc>
        <w:tc>
          <w:tcPr>
            <w:tcW w:w="816" w:type="dxa"/>
            <w:tcBorders>
              <w:top w:val="nil"/>
              <w:left w:val="nil"/>
              <w:bottom w:val="nil"/>
              <w:right w:val="nil"/>
            </w:tcBorders>
            <w:shd w:val="clear" w:color="auto" w:fill="auto"/>
            <w:noWrap/>
            <w:vAlign w:val="bottom"/>
          </w:tcPr>
          <w:p w14:paraId="029B7A62" w14:textId="77777777" w:rsidR="009E4232" w:rsidRPr="00AA40C1" w:rsidRDefault="009E4232" w:rsidP="00C4006C">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21B2A9EA" w14:textId="77777777" w:rsidR="009E4232" w:rsidRPr="00AA40C1" w:rsidRDefault="009E4232" w:rsidP="00C4006C">
            <w:pPr>
              <w:jc w:val="center"/>
              <w:rPr>
                <w:color w:val="000000"/>
                <w:sz w:val="20"/>
                <w:szCs w:val="20"/>
              </w:rPr>
            </w:pPr>
            <w:r w:rsidRPr="00AA40C1">
              <w:rPr>
                <w:color w:val="000000"/>
                <w:sz w:val="20"/>
                <w:szCs w:val="20"/>
              </w:rPr>
              <w:t>5.3 (4-5.6)</w:t>
            </w:r>
          </w:p>
        </w:tc>
        <w:tc>
          <w:tcPr>
            <w:tcW w:w="816" w:type="dxa"/>
            <w:tcBorders>
              <w:top w:val="nil"/>
              <w:left w:val="nil"/>
              <w:bottom w:val="nil"/>
              <w:right w:val="nil"/>
            </w:tcBorders>
            <w:shd w:val="clear" w:color="auto" w:fill="auto"/>
            <w:noWrap/>
            <w:vAlign w:val="bottom"/>
          </w:tcPr>
          <w:p w14:paraId="5E2D4535" w14:textId="77777777" w:rsidR="009E4232" w:rsidRPr="00AA40C1" w:rsidRDefault="009E4232" w:rsidP="00C4006C">
            <w:pPr>
              <w:jc w:val="center"/>
              <w:rPr>
                <w:color w:val="000000"/>
                <w:sz w:val="20"/>
                <w:szCs w:val="20"/>
              </w:rPr>
            </w:pPr>
            <w:r w:rsidRPr="00AA40C1">
              <w:rPr>
                <w:color w:val="000000"/>
                <w:sz w:val="20"/>
                <w:szCs w:val="20"/>
              </w:rPr>
              <w:t>3.6 (0-6.1)</w:t>
            </w:r>
          </w:p>
        </w:tc>
        <w:tc>
          <w:tcPr>
            <w:tcW w:w="816" w:type="dxa"/>
            <w:tcBorders>
              <w:top w:val="nil"/>
              <w:left w:val="nil"/>
              <w:bottom w:val="nil"/>
              <w:right w:val="nil"/>
            </w:tcBorders>
            <w:shd w:val="clear" w:color="auto" w:fill="auto"/>
            <w:noWrap/>
            <w:vAlign w:val="bottom"/>
          </w:tcPr>
          <w:p w14:paraId="09C4F2E0" w14:textId="77777777" w:rsidR="009E4232" w:rsidRPr="00AA40C1" w:rsidRDefault="009E4232" w:rsidP="00C4006C">
            <w:pPr>
              <w:jc w:val="center"/>
              <w:rPr>
                <w:color w:val="000000"/>
                <w:sz w:val="20"/>
                <w:szCs w:val="20"/>
              </w:rPr>
            </w:pPr>
            <w:r w:rsidRPr="00AA40C1">
              <w:rPr>
                <w:color w:val="000000"/>
                <w:sz w:val="20"/>
                <w:szCs w:val="20"/>
              </w:rPr>
              <w:t>3.4 (0-6.1)</w:t>
            </w:r>
          </w:p>
        </w:tc>
      </w:tr>
      <w:tr w:rsidR="009E4232" w:rsidRPr="00AA40C1" w14:paraId="780FE1BA" w14:textId="77777777" w:rsidTr="00C4006C">
        <w:trPr>
          <w:trHeight w:val="290"/>
        </w:trPr>
        <w:tc>
          <w:tcPr>
            <w:tcW w:w="263" w:type="dxa"/>
            <w:tcBorders>
              <w:top w:val="nil"/>
              <w:left w:val="nil"/>
              <w:bottom w:val="nil"/>
              <w:right w:val="nil"/>
            </w:tcBorders>
            <w:shd w:val="clear" w:color="auto" w:fill="auto"/>
            <w:noWrap/>
            <w:vAlign w:val="bottom"/>
          </w:tcPr>
          <w:p w14:paraId="7968D27A" w14:textId="77777777" w:rsidR="009E4232" w:rsidRPr="00AA40C1" w:rsidRDefault="009E4232" w:rsidP="00C4006C">
            <w:pPr>
              <w:rPr>
                <w:color w:val="000000"/>
                <w:sz w:val="20"/>
                <w:szCs w:val="20"/>
              </w:rPr>
            </w:pPr>
          </w:p>
        </w:tc>
        <w:tc>
          <w:tcPr>
            <w:tcW w:w="2089" w:type="dxa"/>
            <w:gridSpan w:val="2"/>
            <w:tcBorders>
              <w:top w:val="nil"/>
              <w:left w:val="nil"/>
              <w:bottom w:val="nil"/>
              <w:right w:val="nil"/>
            </w:tcBorders>
            <w:shd w:val="clear" w:color="auto" w:fill="auto"/>
            <w:vAlign w:val="bottom"/>
          </w:tcPr>
          <w:p w14:paraId="455F85B6" w14:textId="77777777" w:rsidR="009E4232" w:rsidRPr="00AA40C1" w:rsidRDefault="009E4232" w:rsidP="00C4006C">
            <w:pPr>
              <w:rPr>
                <w:color w:val="000000"/>
                <w:sz w:val="20"/>
                <w:szCs w:val="20"/>
                <w:vertAlign w:val="superscript"/>
              </w:rPr>
            </w:pPr>
            <w:proofErr w:type="spellStart"/>
            <w:r w:rsidRPr="00AA40C1">
              <w:rPr>
                <w:i/>
                <w:iCs/>
                <w:color w:val="000000"/>
                <w:sz w:val="20"/>
                <w:szCs w:val="20"/>
              </w:rPr>
              <w:t>Aerococcus</w:t>
            </w:r>
            <w:proofErr w:type="spellEnd"/>
            <w:r w:rsidRPr="00AA40C1">
              <w:rPr>
                <w:color w:val="000000"/>
                <w:sz w:val="20"/>
                <w:szCs w:val="20"/>
              </w:rPr>
              <w:t xml:space="preserve"> spp.</w:t>
            </w:r>
            <w:r w:rsidRPr="00AA40C1">
              <w:rPr>
                <w:color w:val="000000"/>
                <w:sz w:val="20"/>
                <w:szCs w:val="20"/>
                <w:vertAlign w:val="superscript"/>
              </w:rPr>
              <w:t>1</w:t>
            </w:r>
          </w:p>
        </w:tc>
        <w:tc>
          <w:tcPr>
            <w:tcW w:w="816" w:type="dxa"/>
            <w:tcBorders>
              <w:top w:val="nil"/>
              <w:left w:val="nil"/>
              <w:bottom w:val="nil"/>
              <w:right w:val="nil"/>
            </w:tcBorders>
            <w:shd w:val="clear" w:color="auto" w:fill="auto"/>
            <w:noWrap/>
            <w:vAlign w:val="bottom"/>
          </w:tcPr>
          <w:p w14:paraId="7C996676" w14:textId="77777777" w:rsidR="009E4232" w:rsidRPr="00AA40C1" w:rsidRDefault="009E4232" w:rsidP="00C4006C">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bottom"/>
          </w:tcPr>
          <w:p w14:paraId="23FCCAC9" w14:textId="77777777" w:rsidR="009E4232" w:rsidRPr="00AA40C1" w:rsidRDefault="009E4232" w:rsidP="00C4006C">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33FC35B2" w14:textId="77777777" w:rsidR="009E4232" w:rsidRPr="00AA40C1" w:rsidRDefault="009E4232" w:rsidP="00C4006C">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6DA4BBBD"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63C325D6"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08F7D66" w14:textId="77777777" w:rsidR="009E4232" w:rsidRPr="00AA40C1" w:rsidRDefault="009E4232" w:rsidP="00C4006C">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2BCA9928" w14:textId="77777777" w:rsidR="009E4232" w:rsidRPr="00AA40C1" w:rsidRDefault="009E4232" w:rsidP="00C4006C">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16626AFA" w14:textId="77777777" w:rsidR="009E4232" w:rsidRPr="00AA40C1" w:rsidRDefault="009E4232" w:rsidP="00C4006C">
            <w:pPr>
              <w:jc w:val="center"/>
              <w:rPr>
                <w:color w:val="000000"/>
                <w:sz w:val="20"/>
                <w:szCs w:val="20"/>
              </w:rPr>
            </w:pPr>
            <w:r w:rsidRPr="00AA40C1">
              <w:rPr>
                <w:color w:val="000000"/>
                <w:sz w:val="20"/>
                <w:szCs w:val="20"/>
              </w:rPr>
              <w:t>0.5 (0-4)</w:t>
            </w:r>
          </w:p>
        </w:tc>
        <w:tc>
          <w:tcPr>
            <w:tcW w:w="816" w:type="dxa"/>
            <w:tcBorders>
              <w:top w:val="nil"/>
              <w:left w:val="nil"/>
              <w:bottom w:val="nil"/>
              <w:right w:val="nil"/>
            </w:tcBorders>
            <w:shd w:val="clear" w:color="auto" w:fill="auto"/>
            <w:noWrap/>
            <w:vAlign w:val="bottom"/>
          </w:tcPr>
          <w:p w14:paraId="58AEAB52"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3FEF52F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4E8FF7" w14:textId="77777777" w:rsidR="009E4232" w:rsidRPr="00AA40C1" w:rsidRDefault="009E4232" w:rsidP="00C4006C">
            <w:pPr>
              <w:jc w:val="center"/>
              <w:rPr>
                <w:color w:val="000000"/>
                <w:sz w:val="20"/>
                <w:szCs w:val="20"/>
              </w:rPr>
            </w:pPr>
            <w:r w:rsidRPr="00AA40C1">
              <w:rPr>
                <w:color w:val="000000"/>
                <w:sz w:val="20"/>
                <w:szCs w:val="20"/>
              </w:rPr>
              <w:t>1.6 (0-3.7)</w:t>
            </w:r>
          </w:p>
        </w:tc>
        <w:tc>
          <w:tcPr>
            <w:tcW w:w="816" w:type="dxa"/>
            <w:tcBorders>
              <w:top w:val="nil"/>
              <w:left w:val="nil"/>
              <w:bottom w:val="nil"/>
              <w:right w:val="nil"/>
            </w:tcBorders>
            <w:shd w:val="clear" w:color="auto" w:fill="auto"/>
            <w:noWrap/>
            <w:vAlign w:val="bottom"/>
          </w:tcPr>
          <w:p w14:paraId="6FF5E672" w14:textId="77777777" w:rsidR="009E4232" w:rsidRPr="00AA40C1" w:rsidRDefault="009E4232" w:rsidP="00C4006C">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47969CF3" w14:textId="77777777" w:rsidR="009E4232" w:rsidRPr="00AA40C1" w:rsidRDefault="009E4232" w:rsidP="00C4006C">
            <w:pPr>
              <w:jc w:val="center"/>
              <w:rPr>
                <w:color w:val="000000"/>
                <w:sz w:val="20"/>
                <w:szCs w:val="20"/>
              </w:rPr>
            </w:pPr>
            <w:r w:rsidRPr="00AA40C1">
              <w:rPr>
                <w:color w:val="000000"/>
                <w:sz w:val="20"/>
                <w:szCs w:val="20"/>
              </w:rPr>
              <w:t>0 (0-4.8)</w:t>
            </w:r>
          </w:p>
        </w:tc>
      </w:tr>
      <w:tr w:rsidR="009E4232" w:rsidRPr="00AA40C1" w14:paraId="13BC07A8" w14:textId="77777777" w:rsidTr="00C4006C">
        <w:trPr>
          <w:trHeight w:val="290"/>
        </w:trPr>
        <w:tc>
          <w:tcPr>
            <w:tcW w:w="263" w:type="dxa"/>
            <w:tcBorders>
              <w:top w:val="nil"/>
              <w:left w:val="nil"/>
              <w:bottom w:val="nil"/>
              <w:right w:val="nil"/>
            </w:tcBorders>
            <w:shd w:val="clear" w:color="auto" w:fill="auto"/>
            <w:noWrap/>
            <w:vAlign w:val="bottom"/>
          </w:tcPr>
          <w:p w14:paraId="14539967" w14:textId="77777777" w:rsidR="009E4232" w:rsidRPr="00AA40C1" w:rsidRDefault="009E4232" w:rsidP="00C4006C">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6630CF92" w14:textId="77777777" w:rsidR="009E4232" w:rsidRPr="00AA40C1" w:rsidRDefault="009E4232" w:rsidP="00C4006C">
            <w:pPr>
              <w:rPr>
                <w:color w:val="000000"/>
                <w:sz w:val="20"/>
                <w:szCs w:val="20"/>
                <w:vertAlign w:val="superscript"/>
              </w:rPr>
            </w:pPr>
            <w:r w:rsidRPr="00AA40C1">
              <w:rPr>
                <w:color w:val="000000"/>
                <w:sz w:val="20"/>
                <w:szCs w:val="20"/>
              </w:rPr>
              <w:t>Other streptococcal and streptococcal-like organisms</w:t>
            </w:r>
            <w:r w:rsidRPr="00AA40C1">
              <w:rPr>
                <w:color w:val="000000"/>
                <w:sz w:val="20"/>
                <w:szCs w:val="20"/>
                <w:vertAlign w:val="superscript"/>
              </w:rPr>
              <w:t>2</w:t>
            </w:r>
          </w:p>
        </w:tc>
        <w:tc>
          <w:tcPr>
            <w:tcW w:w="816" w:type="dxa"/>
            <w:tcBorders>
              <w:top w:val="nil"/>
              <w:left w:val="nil"/>
              <w:bottom w:val="nil"/>
              <w:right w:val="nil"/>
            </w:tcBorders>
            <w:shd w:val="clear" w:color="auto" w:fill="auto"/>
            <w:noWrap/>
            <w:vAlign w:val="bottom"/>
          </w:tcPr>
          <w:p w14:paraId="7997F4F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9EB620"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4BDBB39"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3DC44C2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A9605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E18E9F"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2293944"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52868E77" w14:textId="77777777" w:rsidR="009E4232" w:rsidRPr="00AA40C1" w:rsidRDefault="009E4232" w:rsidP="00C4006C">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0F143DE1"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1696A1A1"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C35C81" w14:textId="77777777" w:rsidR="009E4232" w:rsidRPr="00AA40C1" w:rsidRDefault="009E4232" w:rsidP="00C4006C">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0C0917E"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769A2CF7" w14:textId="77777777" w:rsidR="009E4232" w:rsidRPr="00AA40C1" w:rsidRDefault="009E4232" w:rsidP="00C4006C">
            <w:pPr>
              <w:jc w:val="center"/>
              <w:rPr>
                <w:color w:val="000000"/>
                <w:sz w:val="20"/>
                <w:szCs w:val="20"/>
              </w:rPr>
            </w:pPr>
            <w:r w:rsidRPr="00AA40C1">
              <w:rPr>
                <w:color w:val="000000"/>
                <w:sz w:val="20"/>
                <w:szCs w:val="20"/>
              </w:rPr>
              <w:t>0 (0-1.6)</w:t>
            </w:r>
          </w:p>
        </w:tc>
      </w:tr>
      <w:tr w:rsidR="009E4232" w:rsidRPr="00AA40C1" w14:paraId="4DA69039" w14:textId="77777777" w:rsidTr="00C4006C">
        <w:trPr>
          <w:trHeight w:val="290"/>
        </w:trPr>
        <w:tc>
          <w:tcPr>
            <w:tcW w:w="263" w:type="dxa"/>
            <w:tcBorders>
              <w:top w:val="nil"/>
              <w:left w:val="nil"/>
              <w:bottom w:val="nil"/>
              <w:right w:val="nil"/>
            </w:tcBorders>
            <w:shd w:val="clear" w:color="auto" w:fill="auto"/>
            <w:noWrap/>
            <w:vAlign w:val="bottom"/>
          </w:tcPr>
          <w:p w14:paraId="2F7E63B7" w14:textId="77777777" w:rsidR="009E4232" w:rsidRPr="00AA40C1" w:rsidRDefault="009E4232" w:rsidP="00C4006C">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1EC4395A" w14:textId="77777777" w:rsidR="009E4232" w:rsidRPr="00AA40C1" w:rsidRDefault="009E4232" w:rsidP="00C4006C">
            <w:pPr>
              <w:rPr>
                <w:color w:val="000000"/>
                <w:sz w:val="20"/>
                <w:szCs w:val="20"/>
                <w:vertAlign w:val="superscript"/>
              </w:rPr>
            </w:pPr>
            <w:r w:rsidRPr="00AA40C1">
              <w:rPr>
                <w:i/>
                <w:iCs/>
                <w:color w:val="000000"/>
                <w:sz w:val="20"/>
                <w:szCs w:val="20"/>
              </w:rPr>
              <w:t>Corynebacterium</w:t>
            </w:r>
            <w:r w:rsidRPr="00AA40C1">
              <w:rPr>
                <w:color w:val="000000"/>
                <w:sz w:val="20"/>
                <w:szCs w:val="20"/>
              </w:rPr>
              <w:t xml:space="preserve"> spp.</w:t>
            </w:r>
            <w:r w:rsidRPr="00AA40C1">
              <w:rPr>
                <w:color w:val="000000"/>
                <w:sz w:val="20"/>
                <w:szCs w:val="20"/>
                <w:vertAlign w:val="superscript"/>
              </w:rPr>
              <w:t>3</w:t>
            </w:r>
          </w:p>
        </w:tc>
        <w:tc>
          <w:tcPr>
            <w:tcW w:w="816" w:type="dxa"/>
            <w:tcBorders>
              <w:top w:val="nil"/>
              <w:left w:val="nil"/>
              <w:bottom w:val="nil"/>
              <w:right w:val="nil"/>
            </w:tcBorders>
            <w:shd w:val="clear" w:color="auto" w:fill="auto"/>
            <w:noWrap/>
            <w:vAlign w:val="bottom"/>
          </w:tcPr>
          <w:p w14:paraId="68D8EB50" w14:textId="77777777" w:rsidR="009E4232" w:rsidRPr="00AA40C1" w:rsidRDefault="009E4232" w:rsidP="00C4006C">
            <w:pPr>
              <w:jc w:val="center"/>
              <w:rPr>
                <w:color w:val="000000"/>
                <w:sz w:val="20"/>
                <w:szCs w:val="20"/>
              </w:rPr>
            </w:pPr>
            <w:r w:rsidRPr="00AA40C1">
              <w:rPr>
                <w:color w:val="000000"/>
                <w:sz w:val="20"/>
                <w:szCs w:val="20"/>
              </w:rPr>
              <w:t>4 (0.9-6.3)</w:t>
            </w:r>
          </w:p>
        </w:tc>
        <w:tc>
          <w:tcPr>
            <w:tcW w:w="816" w:type="dxa"/>
            <w:tcBorders>
              <w:top w:val="nil"/>
              <w:left w:val="nil"/>
              <w:bottom w:val="nil"/>
              <w:right w:val="nil"/>
            </w:tcBorders>
            <w:shd w:val="clear" w:color="auto" w:fill="auto"/>
            <w:noWrap/>
            <w:vAlign w:val="bottom"/>
          </w:tcPr>
          <w:p w14:paraId="64C8500D" w14:textId="77777777" w:rsidR="009E4232" w:rsidRPr="00AA40C1" w:rsidRDefault="009E4232" w:rsidP="00C4006C">
            <w:pPr>
              <w:jc w:val="center"/>
              <w:rPr>
                <w:color w:val="000000"/>
                <w:sz w:val="20"/>
                <w:szCs w:val="20"/>
              </w:rPr>
            </w:pPr>
            <w:r w:rsidRPr="00AA40C1">
              <w:rPr>
                <w:color w:val="000000"/>
                <w:sz w:val="20"/>
                <w:szCs w:val="20"/>
              </w:rPr>
              <w:t>7.5 (6.7-11)</w:t>
            </w:r>
          </w:p>
        </w:tc>
        <w:tc>
          <w:tcPr>
            <w:tcW w:w="816" w:type="dxa"/>
            <w:tcBorders>
              <w:top w:val="nil"/>
              <w:left w:val="nil"/>
              <w:bottom w:val="nil"/>
              <w:right w:val="nil"/>
            </w:tcBorders>
            <w:shd w:val="clear" w:color="auto" w:fill="auto"/>
            <w:noWrap/>
            <w:vAlign w:val="bottom"/>
          </w:tcPr>
          <w:p w14:paraId="73B3E374" w14:textId="77777777" w:rsidR="009E4232" w:rsidRPr="00AA40C1" w:rsidRDefault="009E4232" w:rsidP="00C4006C">
            <w:pPr>
              <w:jc w:val="center"/>
              <w:rPr>
                <w:color w:val="000000"/>
                <w:sz w:val="20"/>
                <w:szCs w:val="20"/>
              </w:rPr>
            </w:pPr>
            <w:r w:rsidRPr="00AA40C1">
              <w:rPr>
                <w:color w:val="000000"/>
                <w:sz w:val="20"/>
                <w:szCs w:val="20"/>
              </w:rPr>
              <w:t>2.4 (0.8-2.6)</w:t>
            </w:r>
          </w:p>
        </w:tc>
        <w:tc>
          <w:tcPr>
            <w:tcW w:w="816" w:type="dxa"/>
            <w:tcBorders>
              <w:top w:val="nil"/>
              <w:left w:val="nil"/>
              <w:bottom w:val="nil"/>
              <w:right w:val="nil"/>
            </w:tcBorders>
            <w:shd w:val="clear" w:color="auto" w:fill="auto"/>
            <w:noWrap/>
            <w:vAlign w:val="bottom"/>
          </w:tcPr>
          <w:p w14:paraId="5729C616" w14:textId="77777777" w:rsidR="009E4232" w:rsidRPr="00AA40C1" w:rsidRDefault="009E4232" w:rsidP="00C4006C">
            <w:pPr>
              <w:jc w:val="center"/>
              <w:rPr>
                <w:color w:val="000000"/>
                <w:sz w:val="20"/>
                <w:szCs w:val="20"/>
              </w:rPr>
            </w:pPr>
            <w:r w:rsidRPr="00AA40C1">
              <w:rPr>
                <w:color w:val="000000"/>
                <w:sz w:val="20"/>
                <w:szCs w:val="20"/>
              </w:rPr>
              <w:t>1.6 (0-1.6)</w:t>
            </w:r>
          </w:p>
        </w:tc>
        <w:tc>
          <w:tcPr>
            <w:tcW w:w="816" w:type="dxa"/>
            <w:tcBorders>
              <w:top w:val="nil"/>
              <w:left w:val="nil"/>
              <w:bottom w:val="nil"/>
              <w:right w:val="nil"/>
            </w:tcBorders>
            <w:shd w:val="clear" w:color="auto" w:fill="auto"/>
            <w:noWrap/>
            <w:vAlign w:val="bottom"/>
          </w:tcPr>
          <w:p w14:paraId="78A11806"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7239CCF" w14:textId="77777777" w:rsidR="009E4232" w:rsidRPr="00AA40C1" w:rsidRDefault="009E4232" w:rsidP="00C4006C">
            <w:pPr>
              <w:jc w:val="center"/>
              <w:rPr>
                <w:color w:val="000000"/>
                <w:sz w:val="20"/>
                <w:szCs w:val="20"/>
              </w:rPr>
            </w:pPr>
            <w:r w:rsidRPr="00AA40C1">
              <w:rPr>
                <w:color w:val="000000"/>
                <w:sz w:val="20"/>
                <w:szCs w:val="20"/>
              </w:rPr>
              <w:t>1.6 (0-11)</w:t>
            </w:r>
          </w:p>
        </w:tc>
        <w:tc>
          <w:tcPr>
            <w:tcW w:w="816" w:type="dxa"/>
            <w:tcBorders>
              <w:top w:val="nil"/>
              <w:left w:val="nil"/>
              <w:bottom w:val="nil"/>
              <w:right w:val="nil"/>
            </w:tcBorders>
            <w:shd w:val="clear" w:color="auto" w:fill="auto"/>
            <w:noWrap/>
            <w:vAlign w:val="bottom"/>
          </w:tcPr>
          <w:p w14:paraId="0C438A25" w14:textId="77777777" w:rsidR="009E4232" w:rsidRPr="00AA40C1" w:rsidRDefault="009E4232" w:rsidP="00C4006C">
            <w:pPr>
              <w:jc w:val="center"/>
              <w:rPr>
                <w:color w:val="000000"/>
                <w:sz w:val="20"/>
                <w:szCs w:val="20"/>
              </w:rPr>
            </w:pPr>
            <w:r w:rsidRPr="00AA40C1">
              <w:rPr>
                <w:color w:val="000000"/>
                <w:sz w:val="20"/>
                <w:szCs w:val="20"/>
              </w:rPr>
              <w:t>0.8 (0-8.4)</w:t>
            </w:r>
          </w:p>
        </w:tc>
        <w:tc>
          <w:tcPr>
            <w:tcW w:w="816" w:type="dxa"/>
            <w:tcBorders>
              <w:top w:val="nil"/>
              <w:left w:val="nil"/>
              <w:bottom w:val="nil"/>
              <w:right w:val="nil"/>
            </w:tcBorders>
            <w:shd w:val="clear" w:color="auto" w:fill="auto"/>
            <w:noWrap/>
            <w:vAlign w:val="bottom"/>
          </w:tcPr>
          <w:p w14:paraId="161751DC" w14:textId="77777777" w:rsidR="009E4232" w:rsidRPr="00AA40C1" w:rsidRDefault="009E4232" w:rsidP="00C4006C">
            <w:pPr>
              <w:jc w:val="center"/>
              <w:rPr>
                <w:color w:val="000000"/>
                <w:sz w:val="20"/>
                <w:szCs w:val="20"/>
              </w:rPr>
            </w:pPr>
            <w:r w:rsidRPr="00AA40C1">
              <w:rPr>
                <w:color w:val="000000"/>
                <w:sz w:val="20"/>
                <w:szCs w:val="20"/>
              </w:rPr>
              <w:t>11.5 (5.3-20.2)</w:t>
            </w:r>
          </w:p>
        </w:tc>
        <w:tc>
          <w:tcPr>
            <w:tcW w:w="816" w:type="dxa"/>
            <w:tcBorders>
              <w:top w:val="nil"/>
              <w:left w:val="nil"/>
              <w:bottom w:val="nil"/>
              <w:right w:val="nil"/>
            </w:tcBorders>
            <w:shd w:val="clear" w:color="auto" w:fill="auto"/>
            <w:noWrap/>
            <w:vAlign w:val="bottom"/>
          </w:tcPr>
          <w:p w14:paraId="17AC230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1C9005D" w14:textId="77777777" w:rsidR="009E4232" w:rsidRPr="00AA40C1" w:rsidRDefault="009E4232" w:rsidP="00C4006C">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571FBF6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FFE262" w14:textId="77777777" w:rsidR="009E4232" w:rsidRPr="00AA40C1" w:rsidRDefault="009E4232" w:rsidP="00C4006C">
            <w:pPr>
              <w:jc w:val="center"/>
              <w:rPr>
                <w:color w:val="000000"/>
                <w:sz w:val="20"/>
                <w:szCs w:val="20"/>
              </w:rPr>
            </w:pPr>
            <w:r w:rsidRPr="00AA40C1">
              <w:rPr>
                <w:color w:val="000000"/>
                <w:sz w:val="20"/>
                <w:szCs w:val="20"/>
              </w:rPr>
              <w:t>0 (0-20.2)</w:t>
            </w:r>
          </w:p>
        </w:tc>
        <w:tc>
          <w:tcPr>
            <w:tcW w:w="816" w:type="dxa"/>
            <w:tcBorders>
              <w:top w:val="nil"/>
              <w:left w:val="nil"/>
              <w:bottom w:val="nil"/>
              <w:right w:val="nil"/>
            </w:tcBorders>
            <w:shd w:val="clear" w:color="auto" w:fill="auto"/>
            <w:noWrap/>
            <w:vAlign w:val="bottom"/>
          </w:tcPr>
          <w:p w14:paraId="2E9CBA5F" w14:textId="77777777" w:rsidR="009E4232" w:rsidRPr="00AA40C1" w:rsidRDefault="009E4232" w:rsidP="00C4006C">
            <w:pPr>
              <w:jc w:val="center"/>
              <w:rPr>
                <w:color w:val="000000"/>
                <w:sz w:val="20"/>
                <w:szCs w:val="20"/>
              </w:rPr>
            </w:pPr>
            <w:r w:rsidRPr="00AA40C1">
              <w:rPr>
                <w:color w:val="000000"/>
                <w:sz w:val="20"/>
                <w:szCs w:val="20"/>
              </w:rPr>
              <w:t>0.9 (0-20.2)</w:t>
            </w:r>
          </w:p>
        </w:tc>
      </w:tr>
      <w:tr w:rsidR="009E4232" w:rsidRPr="00AA40C1" w14:paraId="11EBC9A3" w14:textId="77777777" w:rsidTr="00C4006C">
        <w:trPr>
          <w:trHeight w:val="290"/>
        </w:trPr>
        <w:tc>
          <w:tcPr>
            <w:tcW w:w="263" w:type="dxa"/>
            <w:tcBorders>
              <w:top w:val="nil"/>
              <w:left w:val="nil"/>
              <w:bottom w:val="nil"/>
              <w:right w:val="nil"/>
            </w:tcBorders>
            <w:shd w:val="clear" w:color="auto" w:fill="auto"/>
            <w:noWrap/>
            <w:vAlign w:val="bottom"/>
          </w:tcPr>
          <w:p w14:paraId="09F7C004" w14:textId="77777777" w:rsidR="009E4232" w:rsidRPr="00AA40C1" w:rsidRDefault="009E4232" w:rsidP="00C4006C">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08DFCC0" w14:textId="77777777" w:rsidR="009E4232" w:rsidRPr="00AA40C1" w:rsidRDefault="009E4232" w:rsidP="00C4006C">
            <w:pPr>
              <w:rPr>
                <w:color w:val="000000"/>
                <w:sz w:val="20"/>
                <w:szCs w:val="20"/>
                <w:vertAlign w:val="superscript"/>
              </w:rPr>
            </w:pPr>
            <w:proofErr w:type="spellStart"/>
            <w:r w:rsidRPr="00AA40C1">
              <w:rPr>
                <w:i/>
                <w:iCs/>
                <w:color w:val="000000"/>
                <w:sz w:val="20"/>
                <w:szCs w:val="20"/>
              </w:rPr>
              <w:t>Kocuria</w:t>
            </w:r>
            <w:proofErr w:type="spellEnd"/>
            <w:r w:rsidRPr="00AA40C1">
              <w:rPr>
                <w:color w:val="000000"/>
                <w:sz w:val="20"/>
                <w:szCs w:val="20"/>
              </w:rPr>
              <w:t xml:space="preserve"> spp.</w:t>
            </w:r>
            <w:r w:rsidRPr="00AA40C1">
              <w:rPr>
                <w:color w:val="000000"/>
                <w:sz w:val="20"/>
                <w:szCs w:val="20"/>
                <w:vertAlign w:val="superscript"/>
              </w:rPr>
              <w:t>4</w:t>
            </w:r>
          </w:p>
        </w:tc>
        <w:tc>
          <w:tcPr>
            <w:tcW w:w="816" w:type="dxa"/>
            <w:tcBorders>
              <w:top w:val="nil"/>
              <w:left w:val="nil"/>
              <w:bottom w:val="nil"/>
              <w:right w:val="nil"/>
            </w:tcBorders>
            <w:shd w:val="clear" w:color="auto" w:fill="auto"/>
            <w:noWrap/>
            <w:vAlign w:val="bottom"/>
          </w:tcPr>
          <w:p w14:paraId="6225F411" w14:textId="77777777" w:rsidR="009E4232" w:rsidRPr="00AA40C1" w:rsidRDefault="009E4232" w:rsidP="00C4006C">
            <w:pPr>
              <w:jc w:val="center"/>
              <w:rPr>
                <w:color w:val="000000"/>
                <w:sz w:val="20"/>
                <w:szCs w:val="20"/>
              </w:rPr>
            </w:pPr>
            <w:r w:rsidRPr="00AA40C1">
              <w:rPr>
                <w:color w:val="000000"/>
                <w:sz w:val="20"/>
                <w:szCs w:val="20"/>
              </w:rPr>
              <w:t>1 (0-3.5)</w:t>
            </w:r>
          </w:p>
        </w:tc>
        <w:tc>
          <w:tcPr>
            <w:tcW w:w="816" w:type="dxa"/>
            <w:tcBorders>
              <w:top w:val="nil"/>
              <w:left w:val="nil"/>
              <w:bottom w:val="nil"/>
              <w:right w:val="nil"/>
            </w:tcBorders>
            <w:shd w:val="clear" w:color="auto" w:fill="auto"/>
            <w:noWrap/>
            <w:vAlign w:val="center"/>
          </w:tcPr>
          <w:p w14:paraId="6511115B"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AD3CBEA" w14:textId="77777777" w:rsidR="009E4232" w:rsidRPr="00AA40C1" w:rsidRDefault="009E4232" w:rsidP="00C4006C">
            <w:pPr>
              <w:jc w:val="center"/>
              <w:rPr>
                <w:color w:val="000000"/>
                <w:sz w:val="20"/>
                <w:szCs w:val="20"/>
              </w:rPr>
            </w:pPr>
            <w:r w:rsidRPr="00AA40C1">
              <w:rPr>
                <w:color w:val="000000"/>
                <w:sz w:val="20"/>
                <w:szCs w:val="20"/>
              </w:rPr>
              <w:t>1.6 (0-2.6)</w:t>
            </w:r>
          </w:p>
        </w:tc>
        <w:tc>
          <w:tcPr>
            <w:tcW w:w="816" w:type="dxa"/>
            <w:tcBorders>
              <w:top w:val="nil"/>
              <w:left w:val="nil"/>
              <w:bottom w:val="nil"/>
              <w:right w:val="nil"/>
            </w:tcBorders>
            <w:shd w:val="clear" w:color="auto" w:fill="auto"/>
            <w:noWrap/>
            <w:vAlign w:val="bottom"/>
          </w:tcPr>
          <w:p w14:paraId="0A42B384"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3BED8AD2"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22F37926" w14:textId="77777777" w:rsidR="009E4232" w:rsidRPr="00AA40C1" w:rsidRDefault="009E4232" w:rsidP="00C4006C">
            <w:pPr>
              <w:jc w:val="center"/>
              <w:rPr>
                <w:color w:val="000000"/>
                <w:sz w:val="20"/>
                <w:szCs w:val="20"/>
              </w:rPr>
            </w:pPr>
            <w:r w:rsidRPr="00AA40C1">
              <w:rPr>
                <w:color w:val="000000"/>
                <w:sz w:val="20"/>
                <w:szCs w:val="20"/>
              </w:rPr>
              <w:t>0 (0-3.5)</w:t>
            </w:r>
          </w:p>
        </w:tc>
        <w:tc>
          <w:tcPr>
            <w:tcW w:w="816" w:type="dxa"/>
            <w:tcBorders>
              <w:top w:val="nil"/>
              <w:left w:val="nil"/>
              <w:bottom w:val="nil"/>
              <w:right w:val="nil"/>
            </w:tcBorders>
            <w:shd w:val="clear" w:color="auto" w:fill="auto"/>
            <w:noWrap/>
            <w:vAlign w:val="bottom"/>
          </w:tcPr>
          <w:p w14:paraId="717B7EFE" w14:textId="77777777" w:rsidR="009E4232" w:rsidRPr="00AA40C1" w:rsidRDefault="009E4232" w:rsidP="00C4006C">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29C3CE7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445D4" w14:textId="77777777" w:rsidR="009E4232" w:rsidRPr="00AA40C1" w:rsidRDefault="009E4232" w:rsidP="00C4006C">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0587C25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38364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779D1" w14:textId="77777777" w:rsidR="009E4232" w:rsidRPr="00AA40C1" w:rsidRDefault="009E4232" w:rsidP="00C4006C">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575924F6" w14:textId="77777777" w:rsidR="009E4232" w:rsidRPr="00AA40C1" w:rsidRDefault="009E4232" w:rsidP="00C4006C">
            <w:pPr>
              <w:jc w:val="center"/>
              <w:rPr>
                <w:color w:val="000000"/>
                <w:sz w:val="20"/>
                <w:szCs w:val="20"/>
              </w:rPr>
            </w:pPr>
            <w:r w:rsidRPr="00AA40C1">
              <w:rPr>
                <w:color w:val="000000"/>
                <w:sz w:val="20"/>
                <w:szCs w:val="20"/>
              </w:rPr>
              <w:t>0 (0-3.5)</w:t>
            </w:r>
          </w:p>
        </w:tc>
      </w:tr>
      <w:tr w:rsidR="009E4232" w:rsidRPr="00AA40C1" w14:paraId="5C8C12D1" w14:textId="77777777" w:rsidTr="00C4006C">
        <w:trPr>
          <w:trHeight w:val="290"/>
        </w:trPr>
        <w:tc>
          <w:tcPr>
            <w:tcW w:w="263" w:type="dxa"/>
            <w:tcBorders>
              <w:top w:val="nil"/>
              <w:left w:val="nil"/>
              <w:bottom w:val="nil"/>
              <w:right w:val="nil"/>
            </w:tcBorders>
            <w:shd w:val="clear" w:color="auto" w:fill="auto"/>
            <w:noWrap/>
            <w:vAlign w:val="bottom"/>
          </w:tcPr>
          <w:p w14:paraId="1DA324A5" w14:textId="77777777" w:rsidR="009E4232" w:rsidRPr="00AA40C1" w:rsidRDefault="009E4232" w:rsidP="00C4006C">
            <w:pPr>
              <w:rPr>
                <w:color w:val="000000"/>
                <w:sz w:val="20"/>
                <w:szCs w:val="20"/>
              </w:rPr>
            </w:pPr>
          </w:p>
        </w:tc>
        <w:tc>
          <w:tcPr>
            <w:tcW w:w="2089" w:type="dxa"/>
            <w:gridSpan w:val="2"/>
            <w:tcBorders>
              <w:top w:val="nil"/>
              <w:left w:val="nil"/>
              <w:bottom w:val="nil"/>
              <w:right w:val="nil"/>
            </w:tcBorders>
            <w:shd w:val="clear" w:color="auto" w:fill="auto"/>
            <w:vAlign w:val="bottom"/>
          </w:tcPr>
          <w:p w14:paraId="16C18AC9" w14:textId="77777777" w:rsidR="009E4232" w:rsidRPr="00AA40C1" w:rsidRDefault="009E4232" w:rsidP="00C4006C">
            <w:pPr>
              <w:rPr>
                <w:color w:val="000000"/>
                <w:sz w:val="20"/>
                <w:szCs w:val="20"/>
              </w:rPr>
            </w:pPr>
            <w:r w:rsidRPr="00AA40C1">
              <w:rPr>
                <w:color w:val="000000"/>
                <w:sz w:val="20"/>
                <w:szCs w:val="20"/>
              </w:rPr>
              <w:t>Other gram-positive bacteria</w:t>
            </w:r>
          </w:p>
        </w:tc>
        <w:tc>
          <w:tcPr>
            <w:tcW w:w="816" w:type="dxa"/>
            <w:tcBorders>
              <w:top w:val="nil"/>
              <w:left w:val="nil"/>
              <w:bottom w:val="nil"/>
              <w:right w:val="nil"/>
            </w:tcBorders>
            <w:shd w:val="clear" w:color="auto" w:fill="auto"/>
            <w:noWrap/>
            <w:vAlign w:val="bottom"/>
          </w:tcPr>
          <w:p w14:paraId="19F60761" w14:textId="77777777" w:rsidR="009E4232" w:rsidRPr="00AA40C1" w:rsidRDefault="009E4232" w:rsidP="00C4006C">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0E85DD39"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40848409"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36CA2D2E" w14:textId="77777777" w:rsidR="009E4232" w:rsidRPr="00AA40C1" w:rsidRDefault="009E4232" w:rsidP="00C4006C">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534045F" w14:textId="77777777" w:rsidR="009E4232" w:rsidRPr="00AA40C1" w:rsidRDefault="009E4232" w:rsidP="00C4006C">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center"/>
          </w:tcPr>
          <w:p w14:paraId="37986F01" w14:textId="77777777" w:rsidR="009E4232" w:rsidRPr="00AA40C1" w:rsidRDefault="009E4232" w:rsidP="00C4006C">
            <w:pPr>
              <w:jc w:val="center"/>
              <w:rPr>
                <w:color w:val="000000"/>
                <w:sz w:val="20"/>
                <w:szCs w:val="20"/>
              </w:rPr>
            </w:pPr>
            <w:r w:rsidRPr="00AA40C1">
              <w:rPr>
                <w:color w:val="000000"/>
                <w:sz w:val="20"/>
                <w:szCs w:val="20"/>
              </w:rPr>
              <w:t>0.8 (0-1.8)</w:t>
            </w:r>
          </w:p>
        </w:tc>
        <w:tc>
          <w:tcPr>
            <w:tcW w:w="816" w:type="dxa"/>
            <w:tcBorders>
              <w:top w:val="nil"/>
              <w:left w:val="nil"/>
              <w:bottom w:val="nil"/>
              <w:right w:val="nil"/>
            </w:tcBorders>
            <w:shd w:val="clear" w:color="auto" w:fill="auto"/>
            <w:noWrap/>
            <w:vAlign w:val="bottom"/>
          </w:tcPr>
          <w:p w14:paraId="6DE73F92"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B7EA572" w14:textId="77777777" w:rsidR="009E4232" w:rsidRPr="00AA40C1" w:rsidRDefault="009E4232" w:rsidP="00C4006C">
            <w:pPr>
              <w:jc w:val="center"/>
              <w:rPr>
                <w:color w:val="000000"/>
                <w:sz w:val="20"/>
                <w:szCs w:val="20"/>
              </w:rPr>
            </w:pPr>
            <w:r w:rsidRPr="00AA40C1">
              <w:rPr>
                <w:color w:val="000000"/>
                <w:sz w:val="20"/>
                <w:szCs w:val="20"/>
              </w:rPr>
              <w:t>2.1 (1-4.3)</w:t>
            </w:r>
          </w:p>
        </w:tc>
        <w:tc>
          <w:tcPr>
            <w:tcW w:w="816" w:type="dxa"/>
            <w:tcBorders>
              <w:top w:val="nil"/>
              <w:left w:val="nil"/>
              <w:bottom w:val="nil"/>
              <w:right w:val="nil"/>
            </w:tcBorders>
            <w:shd w:val="clear" w:color="auto" w:fill="auto"/>
            <w:noWrap/>
            <w:vAlign w:val="bottom"/>
          </w:tcPr>
          <w:p w14:paraId="249DE55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74667D" w14:textId="77777777" w:rsidR="009E4232" w:rsidRPr="00AA40C1" w:rsidRDefault="009E4232" w:rsidP="00C4006C">
            <w:pPr>
              <w:jc w:val="center"/>
              <w:rPr>
                <w:color w:val="000000"/>
                <w:sz w:val="20"/>
                <w:szCs w:val="20"/>
              </w:rPr>
            </w:pPr>
            <w:r w:rsidRPr="00AA40C1">
              <w:rPr>
                <w:color w:val="000000"/>
                <w:sz w:val="20"/>
                <w:szCs w:val="20"/>
              </w:rPr>
              <w:t>1.3 (0.8-1.8)</w:t>
            </w:r>
          </w:p>
        </w:tc>
        <w:tc>
          <w:tcPr>
            <w:tcW w:w="816" w:type="dxa"/>
            <w:tcBorders>
              <w:top w:val="nil"/>
              <w:left w:val="nil"/>
              <w:bottom w:val="nil"/>
              <w:right w:val="nil"/>
            </w:tcBorders>
            <w:shd w:val="clear" w:color="auto" w:fill="auto"/>
            <w:noWrap/>
            <w:vAlign w:val="bottom"/>
          </w:tcPr>
          <w:p w14:paraId="048CBD7A"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264DB2A9" w14:textId="77777777" w:rsidR="009E4232" w:rsidRPr="00AA40C1" w:rsidRDefault="009E4232" w:rsidP="00C4006C">
            <w:pPr>
              <w:jc w:val="center"/>
              <w:rPr>
                <w:color w:val="000000"/>
                <w:sz w:val="20"/>
                <w:szCs w:val="20"/>
              </w:rPr>
            </w:pPr>
            <w:r w:rsidRPr="00AA40C1">
              <w:rPr>
                <w:color w:val="000000"/>
                <w:sz w:val="20"/>
                <w:szCs w:val="20"/>
              </w:rPr>
              <w:t>0.8 (0-4.3)</w:t>
            </w:r>
          </w:p>
        </w:tc>
        <w:tc>
          <w:tcPr>
            <w:tcW w:w="816" w:type="dxa"/>
            <w:tcBorders>
              <w:top w:val="nil"/>
              <w:left w:val="nil"/>
              <w:bottom w:val="nil"/>
              <w:right w:val="nil"/>
            </w:tcBorders>
            <w:shd w:val="clear" w:color="auto" w:fill="auto"/>
            <w:noWrap/>
            <w:vAlign w:val="bottom"/>
          </w:tcPr>
          <w:p w14:paraId="0DCBBFDC" w14:textId="77777777" w:rsidR="009E4232" w:rsidRPr="00AA40C1" w:rsidRDefault="009E4232" w:rsidP="00C4006C">
            <w:pPr>
              <w:jc w:val="center"/>
              <w:rPr>
                <w:color w:val="000000"/>
                <w:sz w:val="20"/>
                <w:szCs w:val="20"/>
              </w:rPr>
            </w:pPr>
            <w:r w:rsidRPr="00AA40C1">
              <w:rPr>
                <w:color w:val="000000"/>
                <w:sz w:val="20"/>
                <w:szCs w:val="20"/>
              </w:rPr>
              <w:t>0.8 (0-4.3)</w:t>
            </w:r>
          </w:p>
        </w:tc>
      </w:tr>
      <w:tr w:rsidR="009E4232" w:rsidRPr="00AA40C1" w14:paraId="3E30467E" w14:textId="77777777" w:rsidTr="00C4006C">
        <w:trPr>
          <w:trHeight w:val="290"/>
        </w:trPr>
        <w:tc>
          <w:tcPr>
            <w:tcW w:w="263" w:type="dxa"/>
            <w:tcBorders>
              <w:top w:val="nil"/>
              <w:left w:val="nil"/>
              <w:bottom w:val="nil"/>
              <w:right w:val="nil"/>
            </w:tcBorders>
            <w:shd w:val="clear" w:color="auto" w:fill="auto"/>
            <w:noWrap/>
            <w:vAlign w:val="bottom"/>
          </w:tcPr>
          <w:p w14:paraId="04BAC91A" w14:textId="77777777" w:rsidR="009E4232" w:rsidRPr="00AA40C1" w:rsidRDefault="009E4232" w:rsidP="00C4006C">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CC19083" w14:textId="77777777" w:rsidR="009E4232" w:rsidRPr="00AA40C1" w:rsidRDefault="009E4232" w:rsidP="00C4006C">
            <w:pPr>
              <w:rPr>
                <w:color w:val="000000"/>
                <w:sz w:val="20"/>
                <w:szCs w:val="20"/>
                <w:vertAlign w:val="superscript"/>
              </w:rPr>
            </w:pPr>
            <w:r w:rsidRPr="00AA40C1">
              <w:rPr>
                <w:color w:val="000000"/>
                <w:sz w:val="20"/>
                <w:szCs w:val="20"/>
              </w:rPr>
              <w:t>Coliforms</w:t>
            </w:r>
            <w:r w:rsidRPr="00AA40C1">
              <w:rPr>
                <w:color w:val="000000"/>
                <w:sz w:val="20"/>
                <w:szCs w:val="20"/>
                <w:vertAlign w:val="superscript"/>
              </w:rPr>
              <w:t>5</w:t>
            </w:r>
          </w:p>
        </w:tc>
        <w:tc>
          <w:tcPr>
            <w:tcW w:w="816" w:type="dxa"/>
            <w:tcBorders>
              <w:top w:val="nil"/>
              <w:left w:val="nil"/>
              <w:bottom w:val="nil"/>
              <w:right w:val="nil"/>
            </w:tcBorders>
            <w:shd w:val="clear" w:color="auto" w:fill="auto"/>
            <w:noWrap/>
            <w:vAlign w:val="bottom"/>
          </w:tcPr>
          <w:p w14:paraId="78D1AF8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48BCBF"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47D9D1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FF591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C08840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DBD790D"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8D9BB4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3F20DD9" w14:textId="77777777" w:rsidR="009E4232" w:rsidRPr="00AA40C1" w:rsidRDefault="009E4232" w:rsidP="00C4006C">
            <w:pPr>
              <w:jc w:val="center"/>
              <w:rPr>
                <w:color w:val="000000"/>
                <w:sz w:val="20"/>
                <w:szCs w:val="20"/>
              </w:rPr>
            </w:pPr>
            <w:r w:rsidRPr="00AA40C1">
              <w:rPr>
                <w:color w:val="000000"/>
                <w:sz w:val="20"/>
                <w:szCs w:val="20"/>
              </w:rPr>
              <w:t>1.1 (1-2)</w:t>
            </w:r>
          </w:p>
        </w:tc>
        <w:tc>
          <w:tcPr>
            <w:tcW w:w="816" w:type="dxa"/>
            <w:tcBorders>
              <w:top w:val="nil"/>
              <w:left w:val="nil"/>
              <w:bottom w:val="nil"/>
              <w:right w:val="nil"/>
            </w:tcBorders>
            <w:shd w:val="clear" w:color="auto" w:fill="auto"/>
            <w:noWrap/>
            <w:vAlign w:val="bottom"/>
          </w:tcPr>
          <w:p w14:paraId="080A1846" w14:textId="77777777" w:rsidR="009E4232" w:rsidRPr="00AA40C1" w:rsidRDefault="009E4232" w:rsidP="00C4006C">
            <w:pPr>
              <w:jc w:val="center"/>
              <w:rPr>
                <w:color w:val="000000"/>
                <w:sz w:val="20"/>
                <w:szCs w:val="20"/>
              </w:rPr>
            </w:pPr>
            <w:r w:rsidRPr="00AA40C1">
              <w:rPr>
                <w:color w:val="000000"/>
                <w:sz w:val="20"/>
                <w:szCs w:val="20"/>
              </w:rPr>
              <w:t>1.8 (0-2.4)</w:t>
            </w:r>
          </w:p>
        </w:tc>
        <w:tc>
          <w:tcPr>
            <w:tcW w:w="816" w:type="dxa"/>
            <w:tcBorders>
              <w:top w:val="nil"/>
              <w:left w:val="nil"/>
              <w:bottom w:val="nil"/>
              <w:right w:val="nil"/>
            </w:tcBorders>
            <w:shd w:val="clear" w:color="auto" w:fill="auto"/>
            <w:noWrap/>
            <w:vAlign w:val="bottom"/>
          </w:tcPr>
          <w:p w14:paraId="0651F220" w14:textId="77777777" w:rsidR="009E4232" w:rsidRPr="00AA40C1" w:rsidRDefault="009E4232" w:rsidP="00C4006C">
            <w:pPr>
              <w:jc w:val="center"/>
              <w:rPr>
                <w:color w:val="000000"/>
                <w:sz w:val="20"/>
                <w:szCs w:val="20"/>
              </w:rPr>
            </w:pPr>
            <w:r w:rsidRPr="00AA40C1">
              <w:rPr>
                <w:color w:val="000000"/>
                <w:sz w:val="20"/>
                <w:szCs w:val="20"/>
              </w:rPr>
              <w:t>0.5 (0-0.9)</w:t>
            </w:r>
          </w:p>
        </w:tc>
        <w:tc>
          <w:tcPr>
            <w:tcW w:w="816" w:type="dxa"/>
            <w:tcBorders>
              <w:top w:val="nil"/>
              <w:left w:val="nil"/>
              <w:bottom w:val="nil"/>
              <w:right w:val="nil"/>
            </w:tcBorders>
            <w:shd w:val="clear" w:color="auto" w:fill="auto"/>
            <w:noWrap/>
            <w:vAlign w:val="bottom"/>
          </w:tcPr>
          <w:p w14:paraId="10C26E0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E049396" w14:textId="77777777" w:rsidR="009E4232" w:rsidRPr="00AA40C1" w:rsidRDefault="009E4232" w:rsidP="00C4006C">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609E9112" w14:textId="77777777" w:rsidR="009E4232" w:rsidRPr="00AA40C1" w:rsidRDefault="009E4232" w:rsidP="00C4006C">
            <w:pPr>
              <w:jc w:val="center"/>
              <w:rPr>
                <w:color w:val="000000"/>
                <w:sz w:val="20"/>
                <w:szCs w:val="20"/>
              </w:rPr>
            </w:pPr>
            <w:r w:rsidRPr="00AA40C1">
              <w:rPr>
                <w:color w:val="000000"/>
                <w:sz w:val="20"/>
                <w:szCs w:val="20"/>
              </w:rPr>
              <w:t>0 (0-2.4)</w:t>
            </w:r>
          </w:p>
        </w:tc>
      </w:tr>
      <w:tr w:rsidR="009E4232" w:rsidRPr="00AA40C1" w14:paraId="3462D674" w14:textId="77777777" w:rsidTr="00C4006C">
        <w:trPr>
          <w:trHeight w:val="290"/>
        </w:trPr>
        <w:tc>
          <w:tcPr>
            <w:tcW w:w="263" w:type="dxa"/>
            <w:tcBorders>
              <w:top w:val="nil"/>
              <w:left w:val="nil"/>
              <w:bottom w:val="nil"/>
              <w:right w:val="nil"/>
            </w:tcBorders>
            <w:shd w:val="clear" w:color="auto" w:fill="auto"/>
            <w:noWrap/>
            <w:vAlign w:val="bottom"/>
          </w:tcPr>
          <w:p w14:paraId="5D0D1947" w14:textId="77777777" w:rsidR="009E4232" w:rsidRPr="00AA40C1" w:rsidRDefault="009E4232" w:rsidP="00C4006C">
            <w:pPr>
              <w:rPr>
                <w:color w:val="000000"/>
                <w:sz w:val="20"/>
                <w:szCs w:val="20"/>
              </w:rPr>
            </w:pPr>
          </w:p>
        </w:tc>
        <w:tc>
          <w:tcPr>
            <w:tcW w:w="2089" w:type="dxa"/>
            <w:gridSpan w:val="2"/>
            <w:tcBorders>
              <w:top w:val="nil"/>
              <w:left w:val="nil"/>
              <w:bottom w:val="nil"/>
              <w:right w:val="nil"/>
            </w:tcBorders>
            <w:shd w:val="clear" w:color="auto" w:fill="auto"/>
            <w:vAlign w:val="bottom"/>
          </w:tcPr>
          <w:p w14:paraId="5A8F99E6" w14:textId="77777777" w:rsidR="009E4232" w:rsidRPr="00AA40C1" w:rsidRDefault="009E4232" w:rsidP="00C4006C">
            <w:pPr>
              <w:rPr>
                <w:color w:val="000000"/>
                <w:sz w:val="20"/>
                <w:szCs w:val="20"/>
              </w:rPr>
            </w:pPr>
            <w:r w:rsidRPr="00AA40C1">
              <w:rPr>
                <w:color w:val="000000"/>
                <w:sz w:val="20"/>
                <w:szCs w:val="20"/>
              </w:rPr>
              <w:t>Other gram-negative bacteria</w:t>
            </w:r>
          </w:p>
        </w:tc>
        <w:tc>
          <w:tcPr>
            <w:tcW w:w="816" w:type="dxa"/>
            <w:tcBorders>
              <w:top w:val="nil"/>
              <w:left w:val="nil"/>
              <w:bottom w:val="nil"/>
              <w:right w:val="nil"/>
            </w:tcBorders>
            <w:shd w:val="clear" w:color="auto" w:fill="auto"/>
            <w:noWrap/>
            <w:vAlign w:val="bottom"/>
          </w:tcPr>
          <w:p w14:paraId="520FF5FA" w14:textId="77777777" w:rsidR="009E4232" w:rsidRPr="00AA40C1" w:rsidRDefault="009E4232" w:rsidP="00C4006C">
            <w:pPr>
              <w:jc w:val="center"/>
              <w:rPr>
                <w:color w:val="000000"/>
                <w:sz w:val="20"/>
                <w:szCs w:val="20"/>
              </w:rPr>
            </w:pPr>
            <w:r w:rsidRPr="00AA40C1">
              <w:rPr>
                <w:color w:val="000000"/>
                <w:sz w:val="20"/>
                <w:szCs w:val="20"/>
              </w:rPr>
              <w:t>0.9 (0-2)</w:t>
            </w:r>
          </w:p>
        </w:tc>
        <w:tc>
          <w:tcPr>
            <w:tcW w:w="816" w:type="dxa"/>
            <w:tcBorders>
              <w:top w:val="nil"/>
              <w:left w:val="nil"/>
              <w:bottom w:val="nil"/>
              <w:right w:val="nil"/>
            </w:tcBorders>
            <w:shd w:val="clear" w:color="auto" w:fill="auto"/>
            <w:noWrap/>
            <w:vAlign w:val="bottom"/>
          </w:tcPr>
          <w:p w14:paraId="495C6777" w14:textId="77777777" w:rsidR="009E4232" w:rsidRPr="00AA40C1" w:rsidRDefault="009E4232" w:rsidP="00C4006C">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78FA0C6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BBCDC0" w14:textId="77777777" w:rsidR="009E4232" w:rsidRPr="00AA40C1" w:rsidRDefault="009E4232" w:rsidP="00C4006C">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ED106E8" w14:textId="77777777" w:rsidR="009E4232" w:rsidRPr="00AA40C1" w:rsidRDefault="009E4232" w:rsidP="00C4006C">
            <w:pPr>
              <w:jc w:val="center"/>
              <w:rPr>
                <w:color w:val="000000"/>
                <w:sz w:val="20"/>
                <w:szCs w:val="20"/>
              </w:rPr>
            </w:pPr>
            <w:r w:rsidRPr="00AA40C1">
              <w:rPr>
                <w:color w:val="000000"/>
                <w:sz w:val="20"/>
                <w:szCs w:val="20"/>
              </w:rPr>
              <w:t>0.9 (0-0.9)</w:t>
            </w:r>
          </w:p>
        </w:tc>
        <w:tc>
          <w:tcPr>
            <w:tcW w:w="816" w:type="dxa"/>
            <w:tcBorders>
              <w:top w:val="nil"/>
              <w:left w:val="nil"/>
              <w:bottom w:val="nil"/>
              <w:right w:val="nil"/>
            </w:tcBorders>
            <w:shd w:val="clear" w:color="auto" w:fill="auto"/>
            <w:noWrap/>
            <w:vAlign w:val="center"/>
          </w:tcPr>
          <w:p w14:paraId="1402C90D" w14:textId="77777777" w:rsidR="009E4232" w:rsidRPr="00AA40C1" w:rsidRDefault="009E4232" w:rsidP="00C4006C">
            <w:pPr>
              <w:jc w:val="center"/>
              <w:rPr>
                <w:color w:val="000000"/>
                <w:sz w:val="20"/>
                <w:szCs w:val="20"/>
              </w:rPr>
            </w:pPr>
            <w:r w:rsidRPr="00AA40C1">
              <w:rPr>
                <w:color w:val="000000"/>
                <w:sz w:val="20"/>
                <w:szCs w:val="20"/>
              </w:rPr>
              <w:t>0.8 (0-2)</w:t>
            </w:r>
          </w:p>
        </w:tc>
        <w:tc>
          <w:tcPr>
            <w:tcW w:w="816" w:type="dxa"/>
            <w:tcBorders>
              <w:top w:val="nil"/>
              <w:left w:val="nil"/>
              <w:bottom w:val="nil"/>
              <w:right w:val="nil"/>
            </w:tcBorders>
            <w:shd w:val="clear" w:color="auto" w:fill="auto"/>
            <w:noWrap/>
            <w:vAlign w:val="bottom"/>
          </w:tcPr>
          <w:p w14:paraId="49E7B83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93BEB2" w14:textId="77777777" w:rsidR="009E4232" w:rsidRPr="00AA40C1" w:rsidRDefault="009E4232" w:rsidP="00C4006C">
            <w:pPr>
              <w:jc w:val="center"/>
              <w:rPr>
                <w:color w:val="000000"/>
                <w:sz w:val="20"/>
                <w:szCs w:val="20"/>
              </w:rPr>
            </w:pPr>
            <w:r w:rsidRPr="00AA40C1">
              <w:rPr>
                <w:color w:val="000000"/>
                <w:sz w:val="20"/>
                <w:szCs w:val="20"/>
              </w:rPr>
              <w:t>0.5 (0-2)</w:t>
            </w:r>
          </w:p>
        </w:tc>
        <w:tc>
          <w:tcPr>
            <w:tcW w:w="816" w:type="dxa"/>
            <w:tcBorders>
              <w:top w:val="nil"/>
              <w:left w:val="nil"/>
              <w:bottom w:val="nil"/>
              <w:right w:val="nil"/>
            </w:tcBorders>
            <w:shd w:val="clear" w:color="auto" w:fill="auto"/>
            <w:noWrap/>
            <w:vAlign w:val="bottom"/>
          </w:tcPr>
          <w:p w14:paraId="140797E5"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5AEEE2" w14:textId="77777777" w:rsidR="009E4232" w:rsidRPr="00AA40C1" w:rsidRDefault="009E4232" w:rsidP="00C4006C">
            <w:pPr>
              <w:jc w:val="center"/>
              <w:rPr>
                <w:color w:val="000000"/>
                <w:sz w:val="20"/>
                <w:szCs w:val="20"/>
              </w:rPr>
            </w:pPr>
            <w:r w:rsidRPr="00AA40C1">
              <w:rPr>
                <w:color w:val="000000"/>
                <w:sz w:val="20"/>
                <w:szCs w:val="20"/>
              </w:rPr>
              <w:t>0.8 (0-1.7)</w:t>
            </w:r>
          </w:p>
        </w:tc>
        <w:tc>
          <w:tcPr>
            <w:tcW w:w="816" w:type="dxa"/>
            <w:tcBorders>
              <w:top w:val="nil"/>
              <w:left w:val="nil"/>
              <w:bottom w:val="nil"/>
              <w:right w:val="nil"/>
            </w:tcBorders>
            <w:shd w:val="clear" w:color="auto" w:fill="auto"/>
            <w:noWrap/>
            <w:vAlign w:val="bottom"/>
          </w:tcPr>
          <w:p w14:paraId="758AFA89" w14:textId="77777777" w:rsidR="009E4232" w:rsidRPr="00AA40C1" w:rsidRDefault="009E4232" w:rsidP="00C4006C">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6FBA60F1" w14:textId="77777777" w:rsidR="009E4232" w:rsidRPr="00AA40C1" w:rsidRDefault="009E4232" w:rsidP="00C4006C">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5C25E22E" w14:textId="77777777" w:rsidR="009E4232" w:rsidRPr="00AA40C1" w:rsidRDefault="009E4232" w:rsidP="00C4006C">
            <w:pPr>
              <w:jc w:val="center"/>
              <w:rPr>
                <w:color w:val="000000"/>
                <w:sz w:val="20"/>
                <w:szCs w:val="20"/>
              </w:rPr>
            </w:pPr>
            <w:r w:rsidRPr="00AA40C1">
              <w:rPr>
                <w:color w:val="000000"/>
                <w:sz w:val="20"/>
                <w:szCs w:val="20"/>
              </w:rPr>
              <w:t>0 (0-2)</w:t>
            </w:r>
          </w:p>
        </w:tc>
      </w:tr>
      <w:tr w:rsidR="009E4232" w:rsidRPr="00AA40C1" w14:paraId="2EE9C7A2" w14:textId="77777777" w:rsidTr="00C4006C">
        <w:trPr>
          <w:trHeight w:val="290"/>
        </w:trPr>
        <w:tc>
          <w:tcPr>
            <w:tcW w:w="263" w:type="dxa"/>
            <w:tcBorders>
              <w:top w:val="nil"/>
              <w:left w:val="nil"/>
              <w:bottom w:val="nil"/>
              <w:right w:val="nil"/>
            </w:tcBorders>
            <w:shd w:val="clear" w:color="auto" w:fill="auto"/>
            <w:noWrap/>
            <w:vAlign w:val="bottom"/>
          </w:tcPr>
          <w:p w14:paraId="4EC9EE84" w14:textId="77777777" w:rsidR="009E4232" w:rsidRPr="00AA40C1" w:rsidRDefault="009E4232" w:rsidP="00C4006C">
            <w:pPr>
              <w:rPr>
                <w:i/>
                <w:iCs/>
                <w:color w:val="000000"/>
                <w:sz w:val="20"/>
                <w:szCs w:val="20"/>
              </w:rPr>
            </w:pPr>
          </w:p>
        </w:tc>
        <w:tc>
          <w:tcPr>
            <w:tcW w:w="2089" w:type="dxa"/>
            <w:gridSpan w:val="2"/>
            <w:tcBorders>
              <w:top w:val="nil"/>
              <w:left w:val="nil"/>
              <w:bottom w:val="nil"/>
              <w:right w:val="nil"/>
            </w:tcBorders>
            <w:shd w:val="clear" w:color="auto" w:fill="auto"/>
            <w:vAlign w:val="bottom"/>
          </w:tcPr>
          <w:p w14:paraId="33D017A5" w14:textId="77777777" w:rsidR="009E4232" w:rsidRPr="00AA40C1" w:rsidRDefault="009E4232" w:rsidP="00C4006C">
            <w:pPr>
              <w:rPr>
                <w:i/>
                <w:iCs/>
                <w:color w:val="000000"/>
                <w:sz w:val="20"/>
                <w:szCs w:val="20"/>
              </w:rPr>
            </w:pPr>
            <w:r w:rsidRPr="00AA40C1">
              <w:rPr>
                <w:i/>
                <w:iCs/>
                <w:color w:val="000000"/>
                <w:sz w:val="20"/>
                <w:szCs w:val="20"/>
              </w:rPr>
              <w:t>Candida rugosa</w:t>
            </w:r>
          </w:p>
        </w:tc>
        <w:tc>
          <w:tcPr>
            <w:tcW w:w="816" w:type="dxa"/>
            <w:tcBorders>
              <w:top w:val="nil"/>
              <w:left w:val="nil"/>
              <w:bottom w:val="nil"/>
              <w:right w:val="nil"/>
            </w:tcBorders>
            <w:shd w:val="clear" w:color="auto" w:fill="auto"/>
            <w:noWrap/>
            <w:vAlign w:val="bottom"/>
          </w:tcPr>
          <w:p w14:paraId="5127D8AD"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B0467C"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8CAA2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68B9B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CA8959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A80D8EA"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0E9234"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160B9ED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D9A905"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361BE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1D85243"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D8D824" w14:textId="77777777" w:rsidR="009E4232" w:rsidRPr="00AA40C1" w:rsidRDefault="009E4232" w:rsidP="00C4006C">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3E8A40A" w14:textId="77777777" w:rsidR="009E4232" w:rsidRPr="00AA40C1" w:rsidRDefault="009E4232" w:rsidP="00C4006C">
            <w:pPr>
              <w:jc w:val="center"/>
              <w:rPr>
                <w:color w:val="000000"/>
                <w:sz w:val="20"/>
                <w:szCs w:val="20"/>
              </w:rPr>
            </w:pPr>
            <w:r w:rsidRPr="00AA40C1">
              <w:rPr>
                <w:color w:val="000000"/>
                <w:sz w:val="20"/>
                <w:szCs w:val="20"/>
              </w:rPr>
              <w:t>0 (0-1.2)</w:t>
            </w:r>
          </w:p>
        </w:tc>
      </w:tr>
      <w:tr w:rsidR="009E4232" w:rsidRPr="00AA40C1" w14:paraId="1DCD9B8E" w14:textId="77777777" w:rsidTr="00C4006C">
        <w:trPr>
          <w:trHeight w:val="290"/>
        </w:trPr>
        <w:tc>
          <w:tcPr>
            <w:tcW w:w="263" w:type="dxa"/>
            <w:tcBorders>
              <w:top w:val="nil"/>
              <w:left w:val="nil"/>
              <w:bottom w:val="nil"/>
              <w:right w:val="nil"/>
            </w:tcBorders>
            <w:shd w:val="clear" w:color="auto" w:fill="auto"/>
            <w:noWrap/>
            <w:vAlign w:val="bottom"/>
          </w:tcPr>
          <w:p w14:paraId="599C6DF0" w14:textId="77777777" w:rsidR="009E4232" w:rsidRPr="00AA40C1" w:rsidRDefault="009E4232" w:rsidP="00C4006C">
            <w:pPr>
              <w:rPr>
                <w:color w:val="000000"/>
                <w:sz w:val="20"/>
                <w:szCs w:val="20"/>
              </w:rPr>
            </w:pPr>
          </w:p>
        </w:tc>
        <w:tc>
          <w:tcPr>
            <w:tcW w:w="2089" w:type="dxa"/>
            <w:gridSpan w:val="2"/>
            <w:tcBorders>
              <w:top w:val="nil"/>
              <w:left w:val="nil"/>
              <w:bottom w:val="nil"/>
              <w:right w:val="nil"/>
            </w:tcBorders>
            <w:shd w:val="clear" w:color="auto" w:fill="auto"/>
            <w:vAlign w:val="bottom"/>
          </w:tcPr>
          <w:p w14:paraId="61327317" w14:textId="77777777" w:rsidR="009E4232" w:rsidRPr="00AA40C1" w:rsidRDefault="009E4232" w:rsidP="00C4006C">
            <w:pPr>
              <w:rPr>
                <w:color w:val="000000"/>
                <w:sz w:val="20"/>
                <w:szCs w:val="20"/>
              </w:rPr>
            </w:pPr>
            <w:r w:rsidRPr="00AA40C1">
              <w:rPr>
                <w:color w:val="000000"/>
                <w:sz w:val="20"/>
                <w:szCs w:val="20"/>
              </w:rPr>
              <w:t>Unable to be identified</w:t>
            </w:r>
          </w:p>
        </w:tc>
        <w:tc>
          <w:tcPr>
            <w:tcW w:w="816" w:type="dxa"/>
            <w:tcBorders>
              <w:top w:val="nil"/>
              <w:left w:val="nil"/>
              <w:bottom w:val="nil"/>
              <w:right w:val="nil"/>
            </w:tcBorders>
            <w:shd w:val="clear" w:color="auto" w:fill="auto"/>
            <w:noWrap/>
            <w:vAlign w:val="bottom"/>
          </w:tcPr>
          <w:p w14:paraId="67763090"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32042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5D5AE45"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18B7B0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EFCE12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656E59E" w14:textId="77777777" w:rsidR="009E4232" w:rsidRPr="00AA40C1" w:rsidRDefault="009E4232" w:rsidP="00C4006C">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EB3C4D2"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92B82E"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B09B59"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44689F"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96E5396"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8896154" w14:textId="77777777" w:rsidR="009E4232" w:rsidRPr="00AA40C1" w:rsidRDefault="009E4232" w:rsidP="00C4006C">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67CA6C" w14:textId="77777777" w:rsidR="009E4232" w:rsidRPr="00AA40C1" w:rsidRDefault="009E4232" w:rsidP="00C4006C">
            <w:pPr>
              <w:jc w:val="center"/>
              <w:rPr>
                <w:color w:val="000000"/>
                <w:sz w:val="20"/>
                <w:szCs w:val="20"/>
              </w:rPr>
            </w:pPr>
            <w:r w:rsidRPr="00AA40C1">
              <w:rPr>
                <w:color w:val="000000"/>
                <w:sz w:val="20"/>
                <w:szCs w:val="20"/>
              </w:rPr>
              <w:t>0 (0-0.8)</w:t>
            </w:r>
          </w:p>
        </w:tc>
      </w:tr>
      <w:tr w:rsidR="009E4232" w:rsidRPr="00AA40C1" w14:paraId="5A5304CA" w14:textId="77777777" w:rsidTr="00C4006C">
        <w:trPr>
          <w:trHeight w:val="290"/>
        </w:trPr>
        <w:tc>
          <w:tcPr>
            <w:tcW w:w="12960" w:type="dxa"/>
            <w:gridSpan w:val="16"/>
            <w:tcBorders>
              <w:top w:val="nil"/>
              <w:left w:val="nil"/>
              <w:bottom w:val="nil"/>
              <w:right w:val="nil"/>
            </w:tcBorders>
            <w:shd w:val="clear" w:color="auto" w:fill="auto"/>
            <w:noWrap/>
            <w:vAlign w:val="bottom"/>
          </w:tcPr>
          <w:p w14:paraId="73D5560C" w14:textId="77777777" w:rsidR="009E4232" w:rsidRPr="00AA40C1" w:rsidRDefault="009E4232" w:rsidP="00C4006C">
            <w:pPr>
              <w:rPr>
                <w:color w:val="000000"/>
                <w:sz w:val="20"/>
                <w:szCs w:val="20"/>
                <w:vertAlign w:val="superscript"/>
              </w:rPr>
            </w:pPr>
            <w:r w:rsidRPr="00AA40C1">
              <w:rPr>
                <w:color w:val="000000"/>
                <w:sz w:val="20"/>
                <w:szCs w:val="20"/>
                <w:vertAlign w:val="superscript"/>
              </w:rPr>
              <w:t xml:space="preserve">1 </w:t>
            </w:r>
            <w:proofErr w:type="spellStart"/>
            <w:r w:rsidRPr="00AA40C1">
              <w:rPr>
                <w:i/>
                <w:iCs/>
                <w:color w:val="000000"/>
                <w:sz w:val="20"/>
                <w:szCs w:val="20"/>
              </w:rPr>
              <w:t>Aerococcus</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Aerococcus</w:t>
            </w:r>
            <w:proofErr w:type="spellEnd"/>
            <w:r w:rsidRPr="00AA40C1">
              <w:rPr>
                <w:i/>
                <w:iCs/>
                <w:color w:val="000000"/>
                <w:sz w:val="20"/>
                <w:szCs w:val="20"/>
              </w:rPr>
              <w:t xml:space="preserve"> </w:t>
            </w:r>
            <w:proofErr w:type="spellStart"/>
            <w:r w:rsidRPr="00AA40C1">
              <w:rPr>
                <w:i/>
                <w:iCs/>
                <w:color w:val="000000"/>
                <w:sz w:val="20"/>
                <w:szCs w:val="20"/>
              </w:rPr>
              <w:t>viridans</w:t>
            </w:r>
            <w:proofErr w:type="spellEnd"/>
          </w:p>
        </w:tc>
      </w:tr>
      <w:tr w:rsidR="009E4232" w:rsidRPr="00AA40C1" w14:paraId="161C0E19" w14:textId="77777777" w:rsidTr="00C4006C">
        <w:trPr>
          <w:trHeight w:val="290"/>
        </w:trPr>
        <w:tc>
          <w:tcPr>
            <w:tcW w:w="12960" w:type="dxa"/>
            <w:gridSpan w:val="16"/>
            <w:tcBorders>
              <w:top w:val="nil"/>
              <w:left w:val="nil"/>
              <w:bottom w:val="nil"/>
              <w:right w:val="nil"/>
            </w:tcBorders>
            <w:shd w:val="clear" w:color="auto" w:fill="auto"/>
            <w:noWrap/>
            <w:vAlign w:val="bottom"/>
          </w:tcPr>
          <w:p w14:paraId="3DEBB218" w14:textId="77777777" w:rsidR="009E4232" w:rsidRPr="00AA40C1" w:rsidRDefault="009E4232" w:rsidP="00C4006C">
            <w:pPr>
              <w:rPr>
                <w:color w:val="000000"/>
                <w:sz w:val="20"/>
                <w:szCs w:val="20"/>
              </w:rPr>
            </w:pPr>
            <w:r w:rsidRPr="00AA40C1">
              <w:rPr>
                <w:color w:val="000000"/>
                <w:sz w:val="20"/>
                <w:szCs w:val="20"/>
                <w:vertAlign w:val="superscript"/>
              </w:rPr>
              <w:t>2</w:t>
            </w:r>
            <w:r w:rsidRPr="00AA40C1">
              <w:rPr>
                <w:i/>
                <w:iCs/>
                <w:color w:val="000000"/>
                <w:sz w:val="20"/>
                <w:szCs w:val="20"/>
              </w:rPr>
              <w:t xml:space="preserve"> </w:t>
            </w:r>
            <w:r w:rsidRPr="00AA40C1">
              <w:rPr>
                <w:color w:val="000000"/>
                <w:sz w:val="20"/>
                <w:szCs w:val="20"/>
              </w:rPr>
              <w:t xml:space="preserve">Other streptococcal and streptococcal-like organisms not listed separately: </w:t>
            </w:r>
            <w:r w:rsidRPr="00AA40C1">
              <w:rPr>
                <w:i/>
                <w:iCs/>
                <w:color w:val="000000"/>
                <w:sz w:val="20"/>
                <w:szCs w:val="20"/>
              </w:rPr>
              <w:t xml:space="preserve">Streptococcus </w:t>
            </w:r>
            <w:r w:rsidRPr="00AA40C1">
              <w:rPr>
                <w:color w:val="000000"/>
                <w:sz w:val="20"/>
                <w:szCs w:val="20"/>
              </w:rPr>
              <w:t>sp</w:t>
            </w:r>
            <w:r w:rsidRPr="00AA40C1">
              <w:rPr>
                <w:i/>
                <w:iCs/>
                <w:color w:val="000000"/>
                <w:sz w:val="20"/>
                <w:szCs w:val="20"/>
              </w:rPr>
              <w:t xml:space="preserve">. </w:t>
            </w:r>
            <w:r w:rsidRPr="00AA40C1">
              <w:rPr>
                <w:color w:val="000000"/>
                <w:sz w:val="20"/>
                <w:szCs w:val="20"/>
              </w:rPr>
              <w:t>(genus-level identification only)</w:t>
            </w:r>
            <w:r w:rsidRPr="00AA40C1">
              <w:rPr>
                <w:i/>
                <w:iCs/>
                <w:color w:val="000000"/>
                <w:sz w:val="20"/>
                <w:szCs w:val="20"/>
              </w:rPr>
              <w:t xml:space="preserve">, Streptococcus </w:t>
            </w:r>
            <w:proofErr w:type="spellStart"/>
            <w:r w:rsidRPr="00AA40C1">
              <w:rPr>
                <w:i/>
                <w:iCs/>
                <w:color w:val="000000"/>
                <w:sz w:val="20"/>
                <w:szCs w:val="20"/>
              </w:rPr>
              <w:t>canis</w:t>
            </w:r>
            <w:proofErr w:type="spellEnd"/>
            <w:r w:rsidRPr="00AA40C1">
              <w:rPr>
                <w:i/>
                <w:iCs/>
                <w:color w:val="000000"/>
                <w:sz w:val="20"/>
                <w:szCs w:val="20"/>
              </w:rPr>
              <w:t xml:space="preserve">, Enterococcus </w:t>
            </w:r>
            <w:proofErr w:type="spellStart"/>
            <w:r w:rsidRPr="00AA40C1">
              <w:rPr>
                <w:i/>
                <w:iCs/>
                <w:color w:val="000000"/>
                <w:sz w:val="20"/>
                <w:szCs w:val="20"/>
              </w:rPr>
              <w:t>saccharolyticus</w:t>
            </w:r>
            <w:proofErr w:type="spellEnd"/>
          </w:p>
        </w:tc>
      </w:tr>
      <w:tr w:rsidR="009E4232" w:rsidRPr="00AA40C1" w14:paraId="6997B740" w14:textId="77777777" w:rsidTr="00C4006C">
        <w:trPr>
          <w:trHeight w:val="290"/>
        </w:trPr>
        <w:tc>
          <w:tcPr>
            <w:tcW w:w="12960" w:type="dxa"/>
            <w:gridSpan w:val="16"/>
            <w:tcBorders>
              <w:top w:val="nil"/>
              <w:left w:val="nil"/>
              <w:bottom w:val="nil"/>
              <w:right w:val="nil"/>
            </w:tcBorders>
            <w:shd w:val="clear" w:color="auto" w:fill="auto"/>
            <w:noWrap/>
            <w:vAlign w:val="bottom"/>
          </w:tcPr>
          <w:p w14:paraId="4D55A495" w14:textId="77777777" w:rsidR="009E4232" w:rsidRPr="00AA40C1" w:rsidRDefault="009E4232" w:rsidP="00C4006C">
            <w:pPr>
              <w:rPr>
                <w:color w:val="000000"/>
                <w:sz w:val="20"/>
                <w:szCs w:val="20"/>
                <w:vertAlign w:val="superscript"/>
              </w:rPr>
            </w:pPr>
            <w:r w:rsidRPr="00AA40C1">
              <w:rPr>
                <w:color w:val="000000"/>
                <w:sz w:val="20"/>
                <w:szCs w:val="20"/>
                <w:vertAlign w:val="superscript"/>
              </w:rPr>
              <w:t>3</w:t>
            </w:r>
            <w:r w:rsidRPr="00AA40C1">
              <w:rPr>
                <w:i/>
                <w:iCs/>
                <w:color w:val="000000"/>
                <w:sz w:val="20"/>
                <w:szCs w:val="20"/>
              </w:rPr>
              <w:t xml:space="preserve"> Corynebacterium</w:t>
            </w:r>
            <w:r w:rsidRPr="00AA40C1">
              <w:rPr>
                <w:color w:val="000000"/>
                <w:sz w:val="20"/>
                <w:szCs w:val="20"/>
              </w:rPr>
              <w:t xml:space="preserve"> sp. (genus-level identification only), </w:t>
            </w:r>
            <w:r w:rsidRPr="00AA40C1">
              <w:rPr>
                <w:i/>
                <w:iCs/>
                <w:color w:val="000000"/>
                <w:sz w:val="20"/>
                <w:szCs w:val="20"/>
              </w:rPr>
              <w:t xml:space="preserve">C. </w:t>
            </w:r>
            <w:proofErr w:type="spellStart"/>
            <w:r w:rsidRPr="00AA40C1">
              <w:rPr>
                <w:i/>
                <w:iCs/>
                <w:color w:val="000000"/>
                <w:sz w:val="20"/>
                <w:szCs w:val="20"/>
              </w:rPr>
              <w:t>amycolatum</w:t>
            </w:r>
            <w:proofErr w:type="spellEnd"/>
            <w:r w:rsidRPr="00AA40C1">
              <w:rPr>
                <w:i/>
                <w:iCs/>
                <w:color w:val="000000"/>
                <w:sz w:val="20"/>
                <w:szCs w:val="20"/>
              </w:rPr>
              <w:t xml:space="preserve">, C. </w:t>
            </w:r>
            <w:proofErr w:type="spellStart"/>
            <w:r w:rsidRPr="00AA40C1">
              <w:rPr>
                <w:i/>
                <w:iCs/>
                <w:color w:val="000000"/>
                <w:sz w:val="20"/>
                <w:szCs w:val="20"/>
              </w:rPr>
              <w:t>callunae</w:t>
            </w:r>
            <w:proofErr w:type="spellEnd"/>
            <w:r w:rsidRPr="00AA40C1">
              <w:rPr>
                <w:i/>
                <w:iCs/>
                <w:color w:val="000000"/>
                <w:sz w:val="20"/>
                <w:szCs w:val="20"/>
              </w:rPr>
              <w:t xml:space="preserve">, C. casei, C. </w:t>
            </w:r>
            <w:proofErr w:type="spellStart"/>
            <w:r w:rsidRPr="00AA40C1">
              <w:rPr>
                <w:i/>
                <w:iCs/>
                <w:color w:val="000000"/>
                <w:sz w:val="20"/>
                <w:szCs w:val="20"/>
              </w:rPr>
              <w:t>confusum</w:t>
            </w:r>
            <w:proofErr w:type="spellEnd"/>
            <w:r w:rsidRPr="00AA40C1">
              <w:rPr>
                <w:i/>
                <w:iCs/>
                <w:color w:val="000000"/>
                <w:sz w:val="20"/>
                <w:szCs w:val="20"/>
              </w:rPr>
              <w:t xml:space="preserve">, C. </w:t>
            </w:r>
            <w:proofErr w:type="spellStart"/>
            <w:r w:rsidRPr="00AA40C1">
              <w:rPr>
                <w:i/>
                <w:iCs/>
                <w:color w:val="000000"/>
                <w:sz w:val="20"/>
                <w:szCs w:val="20"/>
              </w:rPr>
              <w:t>glutamicum</w:t>
            </w:r>
            <w:proofErr w:type="spellEnd"/>
            <w:r w:rsidRPr="00AA40C1">
              <w:rPr>
                <w:i/>
                <w:iCs/>
                <w:color w:val="000000"/>
                <w:sz w:val="20"/>
                <w:szCs w:val="20"/>
              </w:rPr>
              <w:t xml:space="preserve">, C. </w:t>
            </w:r>
            <w:proofErr w:type="spellStart"/>
            <w:r w:rsidRPr="00AA40C1">
              <w:rPr>
                <w:i/>
                <w:iCs/>
                <w:color w:val="000000"/>
                <w:sz w:val="20"/>
                <w:szCs w:val="20"/>
              </w:rPr>
              <w:t>stationis</w:t>
            </w:r>
            <w:proofErr w:type="spellEnd"/>
            <w:r w:rsidRPr="00AA40C1">
              <w:rPr>
                <w:i/>
                <w:iCs/>
                <w:color w:val="000000"/>
                <w:sz w:val="20"/>
                <w:szCs w:val="20"/>
              </w:rPr>
              <w:t xml:space="preserve">, C. </w:t>
            </w:r>
            <w:proofErr w:type="spellStart"/>
            <w:r w:rsidRPr="00AA40C1">
              <w:rPr>
                <w:i/>
                <w:iCs/>
                <w:color w:val="000000"/>
                <w:sz w:val="20"/>
                <w:szCs w:val="20"/>
              </w:rPr>
              <w:t>ulcerans</w:t>
            </w:r>
            <w:proofErr w:type="spellEnd"/>
            <w:r w:rsidRPr="00AA40C1">
              <w:rPr>
                <w:i/>
                <w:iCs/>
                <w:color w:val="000000"/>
                <w:sz w:val="20"/>
                <w:szCs w:val="20"/>
              </w:rPr>
              <w:t xml:space="preserve">, C. </w:t>
            </w:r>
            <w:proofErr w:type="spellStart"/>
            <w:r w:rsidRPr="00AA40C1">
              <w:rPr>
                <w:i/>
                <w:iCs/>
                <w:color w:val="000000"/>
                <w:sz w:val="20"/>
                <w:szCs w:val="20"/>
              </w:rPr>
              <w:t>variabile</w:t>
            </w:r>
            <w:proofErr w:type="spellEnd"/>
            <w:r w:rsidRPr="00AA40C1">
              <w:rPr>
                <w:i/>
                <w:iCs/>
                <w:color w:val="000000"/>
                <w:sz w:val="20"/>
                <w:szCs w:val="20"/>
              </w:rPr>
              <w:t>, C. xerosis</w:t>
            </w:r>
          </w:p>
        </w:tc>
      </w:tr>
      <w:tr w:rsidR="009E4232" w:rsidRPr="00AA40C1" w14:paraId="3EE2CA3A" w14:textId="77777777" w:rsidTr="00C4006C">
        <w:trPr>
          <w:trHeight w:val="290"/>
        </w:trPr>
        <w:tc>
          <w:tcPr>
            <w:tcW w:w="12960" w:type="dxa"/>
            <w:gridSpan w:val="16"/>
            <w:tcBorders>
              <w:top w:val="nil"/>
              <w:left w:val="nil"/>
              <w:bottom w:val="nil"/>
              <w:right w:val="nil"/>
            </w:tcBorders>
            <w:shd w:val="clear" w:color="auto" w:fill="auto"/>
            <w:noWrap/>
            <w:vAlign w:val="bottom"/>
          </w:tcPr>
          <w:p w14:paraId="7C5E0B41" w14:textId="77777777" w:rsidR="009E4232" w:rsidRPr="00AA40C1" w:rsidRDefault="009E4232" w:rsidP="00C4006C">
            <w:pPr>
              <w:rPr>
                <w:i/>
                <w:iCs/>
                <w:color w:val="000000"/>
                <w:sz w:val="20"/>
                <w:szCs w:val="20"/>
                <w:vertAlign w:val="superscript"/>
              </w:rPr>
            </w:pPr>
            <w:r w:rsidRPr="00AA40C1">
              <w:rPr>
                <w:color w:val="000000"/>
                <w:sz w:val="20"/>
                <w:szCs w:val="20"/>
                <w:vertAlign w:val="superscript"/>
              </w:rPr>
              <w:t>4</w:t>
            </w:r>
            <w:r w:rsidRPr="00AA40C1">
              <w:rPr>
                <w:rFonts w:eastAsia="Calibri"/>
                <w:sz w:val="20"/>
                <w:szCs w:val="20"/>
              </w:rPr>
              <w:t xml:space="preserve"> </w:t>
            </w:r>
            <w:proofErr w:type="spellStart"/>
            <w:r w:rsidRPr="00AA40C1">
              <w:rPr>
                <w:rFonts w:eastAsia="Calibri"/>
                <w:i/>
                <w:iCs/>
                <w:sz w:val="20"/>
                <w:szCs w:val="20"/>
              </w:rPr>
              <w:t>K</w:t>
            </w:r>
            <w:r w:rsidRPr="00AA40C1">
              <w:rPr>
                <w:i/>
                <w:iCs/>
                <w:color w:val="000000"/>
                <w:sz w:val="20"/>
                <w:szCs w:val="20"/>
              </w:rPr>
              <w:t>ocuria</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Kocuria</w:t>
            </w:r>
            <w:proofErr w:type="spellEnd"/>
            <w:r w:rsidRPr="00AA40C1">
              <w:rPr>
                <w:rFonts w:eastAsia="Calibri"/>
                <w:sz w:val="20"/>
                <w:szCs w:val="20"/>
              </w:rPr>
              <w:t xml:space="preserve"> </w:t>
            </w:r>
            <w:proofErr w:type="spellStart"/>
            <w:r w:rsidRPr="00AA40C1">
              <w:rPr>
                <w:i/>
                <w:iCs/>
                <w:color w:val="000000"/>
                <w:sz w:val="20"/>
                <w:szCs w:val="20"/>
              </w:rPr>
              <w:t>carniphila</w:t>
            </w:r>
            <w:proofErr w:type="spellEnd"/>
            <w:r w:rsidRPr="00AA40C1">
              <w:rPr>
                <w:i/>
                <w:iCs/>
                <w:color w:val="000000"/>
                <w:sz w:val="20"/>
                <w:szCs w:val="20"/>
              </w:rPr>
              <w:t xml:space="preserve">, </w:t>
            </w:r>
            <w:proofErr w:type="spellStart"/>
            <w:r w:rsidRPr="00AA40C1">
              <w:rPr>
                <w:i/>
                <w:iCs/>
                <w:color w:val="000000"/>
                <w:sz w:val="20"/>
                <w:szCs w:val="20"/>
              </w:rPr>
              <w:t>Kocuria</w:t>
            </w:r>
            <w:proofErr w:type="spellEnd"/>
            <w:r w:rsidRPr="00AA40C1">
              <w:rPr>
                <w:rFonts w:eastAsia="Calibri"/>
                <w:sz w:val="20"/>
                <w:szCs w:val="20"/>
              </w:rPr>
              <w:t xml:space="preserve"> </w:t>
            </w:r>
            <w:r w:rsidRPr="00AA40C1">
              <w:rPr>
                <w:i/>
                <w:iCs/>
                <w:color w:val="000000"/>
                <w:sz w:val="20"/>
                <w:szCs w:val="20"/>
              </w:rPr>
              <w:t>palustris</w:t>
            </w:r>
          </w:p>
        </w:tc>
      </w:tr>
      <w:tr w:rsidR="009E4232" w:rsidRPr="00AA40C1" w14:paraId="2B71E425" w14:textId="77777777" w:rsidTr="00C4006C">
        <w:trPr>
          <w:trHeight w:val="290"/>
        </w:trPr>
        <w:tc>
          <w:tcPr>
            <w:tcW w:w="12960" w:type="dxa"/>
            <w:gridSpan w:val="16"/>
            <w:tcBorders>
              <w:top w:val="nil"/>
              <w:left w:val="nil"/>
              <w:bottom w:val="nil"/>
              <w:right w:val="nil"/>
            </w:tcBorders>
            <w:shd w:val="clear" w:color="auto" w:fill="auto"/>
            <w:noWrap/>
            <w:vAlign w:val="bottom"/>
          </w:tcPr>
          <w:p w14:paraId="1D74F89A" w14:textId="77777777" w:rsidR="009E4232" w:rsidRPr="00AA40C1" w:rsidRDefault="009E4232" w:rsidP="00C4006C">
            <w:pPr>
              <w:rPr>
                <w:color w:val="000000"/>
                <w:sz w:val="20"/>
                <w:szCs w:val="20"/>
                <w:vertAlign w:val="superscript"/>
              </w:rPr>
            </w:pPr>
            <w:r w:rsidRPr="00AA40C1">
              <w:rPr>
                <w:color w:val="000000"/>
                <w:sz w:val="20"/>
                <w:szCs w:val="20"/>
                <w:vertAlign w:val="superscript"/>
              </w:rPr>
              <w:t xml:space="preserve">5 </w:t>
            </w:r>
            <w:r w:rsidRPr="00AA40C1">
              <w:rPr>
                <w:i/>
                <w:iCs/>
                <w:color w:val="000000"/>
                <w:sz w:val="20"/>
                <w:szCs w:val="20"/>
              </w:rPr>
              <w:t xml:space="preserve">Enterobacter </w:t>
            </w:r>
            <w:r w:rsidRPr="00AA40C1">
              <w:rPr>
                <w:color w:val="000000"/>
                <w:sz w:val="20"/>
                <w:szCs w:val="20"/>
              </w:rPr>
              <w:t xml:space="preserve">sp. (genus-level identification only), </w:t>
            </w:r>
            <w:r w:rsidRPr="00AA40C1">
              <w:rPr>
                <w:i/>
                <w:iCs/>
                <w:color w:val="000000"/>
                <w:sz w:val="20"/>
                <w:szCs w:val="20"/>
              </w:rPr>
              <w:t>Escherichia coli, Klebsiella aerogenes, Klebsiella pneumoniae,</w:t>
            </w:r>
            <w:r w:rsidRPr="00AA40C1">
              <w:rPr>
                <w:rFonts w:eastAsia="Calibri"/>
                <w:i/>
                <w:iCs/>
                <w:sz w:val="20"/>
                <w:szCs w:val="20"/>
              </w:rPr>
              <w:t xml:space="preserve"> K</w:t>
            </w:r>
            <w:r w:rsidRPr="00AA40C1">
              <w:rPr>
                <w:i/>
                <w:iCs/>
                <w:color w:val="000000"/>
                <w:sz w:val="20"/>
                <w:szCs w:val="20"/>
              </w:rPr>
              <w:t xml:space="preserve">lebsiella </w:t>
            </w:r>
            <w:proofErr w:type="spellStart"/>
            <w:r w:rsidRPr="00AA40C1">
              <w:rPr>
                <w:i/>
                <w:iCs/>
                <w:color w:val="000000"/>
                <w:sz w:val="20"/>
                <w:szCs w:val="20"/>
              </w:rPr>
              <w:t>variicola</w:t>
            </w:r>
            <w:proofErr w:type="spellEnd"/>
            <w:r w:rsidRPr="00AA40C1">
              <w:rPr>
                <w:i/>
                <w:iCs/>
                <w:color w:val="000000"/>
                <w:sz w:val="20"/>
                <w:szCs w:val="20"/>
              </w:rPr>
              <w:t>, Serratia marcescens</w:t>
            </w:r>
          </w:p>
        </w:tc>
      </w:tr>
    </w:tbl>
    <w:p w14:paraId="227594D5" w14:textId="2CDAC2D1" w:rsidR="009C5A08" w:rsidRDefault="009C5A08" w:rsidP="009C5A08">
      <w:pPr>
        <w:rPr>
          <w:bCs/>
          <w:sz w:val="20"/>
          <w:szCs w:val="20"/>
        </w:rPr>
      </w:pPr>
    </w:p>
    <w:p w14:paraId="13DB7597" w14:textId="77777777" w:rsidR="009C5A08" w:rsidRDefault="009C5A08" w:rsidP="009C5A08">
      <w:pPr>
        <w:pStyle w:val="FigCap1"/>
      </w:pPr>
    </w:p>
    <w:p w14:paraId="4A7AC3AD" w14:textId="77777777" w:rsidR="005C189F" w:rsidRDefault="009E4232">
      <w:pPr>
        <w:sectPr w:rsidR="005C189F" w:rsidSect="009E4232">
          <w:pgSz w:w="15840" w:h="12240" w:orient="landscape"/>
          <w:pgMar w:top="2160" w:right="1440" w:bottom="1440" w:left="1440" w:header="720" w:footer="1440" w:gutter="0"/>
          <w:cols w:space="720"/>
          <w:docGrid w:linePitch="360"/>
        </w:sectPr>
      </w:pPr>
      <w:r>
        <w:br w:type="page"/>
      </w:r>
    </w:p>
    <w:p w14:paraId="51050215" w14:textId="719FBCEC" w:rsidR="0084410D" w:rsidRDefault="0084410D" w:rsidP="0084410D">
      <w:pPr>
        <w:pStyle w:val="ChapterNum"/>
        <w:ind w:left="0"/>
      </w:pPr>
      <w:bookmarkStart w:id="224" w:name="_Toc174382627"/>
      <w:r w:rsidRPr="0041351C">
        <w:t xml:space="preserve">CHAPTER </w:t>
      </w:r>
      <w:r>
        <w:t>6</w:t>
      </w:r>
      <w:r w:rsidRPr="0041351C">
        <w:t xml:space="preserve">: </w:t>
      </w:r>
      <w:commentRangeStart w:id="225"/>
      <w:r w:rsidR="00180E9A" w:rsidRPr="00180E9A">
        <w:rPr>
          <w:caps/>
        </w:rPr>
        <w:t>Summary</w:t>
      </w:r>
      <w:commentRangeEnd w:id="225"/>
      <w:r w:rsidR="002C6B05">
        <w:rPr>
          <w:rStyle w:val="CommentReference"/>
          <w:rFonts w:asciiTheme="minorHAnsi" w:eastAsiaTheme="minorEastAsia" w:hAnsiTheme="minorHAnsi" w:cstheme="minorBidi"/>
          <w:b w:val="0"/>
        </w:rPr>
        <w:commentReference w:id="225"/>
      </w:r>
      <w:r w:rsidR="00180E9A" w:rsidRPr="00180E9A">
        <w:rPr>
          <w:caps/>
        </w:rPr>
        <w:t>, future direc</w:t>
      </w:r>
      <w:bookmarkStart w:id="226" w:name="chap6conc"/>
      <w:bookmarkEnd w:id="226"/>
      <w:r w:rsidR="00180E9A" w:rsidRPr="00180E9A">
        <w:rPr>
          <w:caps/>
        </w:rPr>
        <w:t>tions, general conclusions and overall significance</w:t>
      </w:r>
      <w:bookmarkEnd w:id="224"/>
    </w:p>
    <w:p w14:paraId="6BCE69F1" w14:textId="775D17A1" w:rsidR="0084410D" w:rsidRPr="004D1766" w:rsidRDefault="0084410D" w:rsidP="0084410D">
      <w:pPr>
        <w:pStyle w:val="ChapSub"/>
        <w:rPr>
          <w:rStyle w:val="Emphasis"/>
          <w:b w:val="0"/>
          <w:bCs/>
          <w:i w:val="0"/>
          <w:iCs w:val="0"/>
          <w:color w:val="0E101A"/>
        </w:rPr>
      </w:pPr>
      <w:bookmarkStart w:id="227" w:name="_Toc174382628"/>
      <w:commentRangeStart w:id="228"/>
      <w:commentRangeStart w:id="229"/>
      <w:r>
        <w:rPr>
          <w:rStyle w:val="Emphasis"/>
          <w:bCs/>
          <w:i w:val="0"/>
          <w:iCs w:val="0"/>
          <w:color w:val="0E101A"/>
        </w:rPr>
        <w:t xml:space="preserve">6.1 </w:t>
      </w:r>
      <w:r w:rsidR="00180E9A">
        <w:rPr>
          <w:rStyle w:val="Emphasis"/>
          <w:bCs/>
          <w:i w:val="0"/>
          <w:iCs w:val="0"/>
          <w:color w:val="0E101A"/>
        </w:rPr>
        <w:t>Summary</w:t>
      </w:r>
      <w:bookmarkEnd w:id="227"/>
      <w:commentRangeEnd w:id="228"/>
      <w:r w:rsidR="00F20193">
        <w:rPr>
          <w:rStyle w:val="CommentReference"/>
          <w:rFonts w:asciiTheme="minorHAnsi" w:eastAsiaTheme="minorEastAsia" w:hAnsiTheme="minorHAnsi" w:cstheme="minorBidi"/>
          <w:b w:val="0"/>
        </w:rPr>
        <w:commentReference w:id="228"/>
      </w:r>
      <w:commentRangeEnd w:id="229"/>
      <w:r w:rsidR="008302BB">
        <w:rPr>
          <w:rStyle w:val="CommentReference"/>
          <w:rFonts w:asciiTheme="minorHAnsi" w:eastAsiaTheme="minorEastAsia" w:hAnsiTheme="minorHAnsi" w:cstheme="minorBidi"/>
          <w:b w:val="0"/>
        </w:rPr>
        <w:commentReference w:id="229"/>
      </w:r>
    </w:p>
    <w:p w14:paraId="246C08A9" w14:textId="77777777" w:rsidR="00180E9A" w:rsidRPr="00180E9A" w:rsidRDefault="00180E9A" w:rsidP="00180E9A">
      <w:pPr>
        <w:spacing w:after="160" w:line="480" w:lineRule="auto"/>
        <w:ind w:firstLine="720"/>
        <w:jc w:val="both"/>
        <w:rPr>
          <w:rFonts w:eastAsiaTheme="minorHAnsi"/>
          <w:i/>
          <w:iCs/>
          <w:kern w:val="2"/>
          <w14:ligatures w14:val="standardContextual"/>
        </w:rPr>
      </w:pPr>
      <w:r w:rsidRPr="00180E9A">
        <w:rPr>
          <w:rFonts w:eastAsiaTheme="minorHAnsi"/>
          <w:kern w:val="2"/>
          <w14:ligatures w14:val="standardContextual"/>
        </w:rPr>
        <w:t xml:space="preserve">The overall objective of this dissertation research was to better understand the epidemiology of the most relevant pathogens causing intramammary infections (IMI) in organic dairy cows in Vermont. </w:t>
      </w:r>
      <w:proofErr w:type="gramStart"/>
      <w:r w:rsidRPr="00180E9A">
        <w:rPr>
          <w:rFonts w:eastAsiaTheme="minorHAnsi"/>
          <w:kern w:val="2"/>
          <w14:ligatures w14:val="standardContextual"/>
        </w:rPr>
        <w:t>In particular, this</w:t>
      </w:r>
      <w:proofErr w:type="gramEnd"/>
      <w:r w:rsidRPr="00180E9A">
        <w:rPr>
          <w:rFonts w:eastAsiaTheme="minorHAnsi"/>
          <w:kern w:val="2"/>
          <w14:ligatures w14:val="standardContextual"/>
        </w:rPr>
        <w:t xml:space="preserve"> work generated foundational knowledge about staphylococcal species causing mastitis on organic dairies. Bacteria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are the predominant pathogens causing IMI in dairy animals, both on organic farms in Vermont and across the globe.</w:t>
      </w:r>
    </w:p>
    <w:p w14:paraId="5F94F10B" w14:textId="32B5D225" w:rsidR="00180E9A" w:rsidRPr="00180E9A" w:rsidRDefault="00180E9A" w:rsidP="00180E9A">
      <w:pPr>
        <w:spacing w:after="160" w:line="480" w:lineRule="auto"/>
        <w:ind w:firstLine="720"/>
        <w:jc w:val="both"/>
        <w:rPr>
          <w:rFonts w:eastAsiaTheme="minorHAnsi"/>
          <w:kern w:val="2"/>
          <w14:ligatures w14:val="standardContextual"/>
        </w:rPr>
      </w:pPr>
      <w:commentRangeStart w:id="230"/>
      <w:r w:rsidRPr="00180E9A">
        <w:rPr>
          <w:rFonts w:eastAsiaTheme="minorHAnsi"/>
          <w:kern w:val="2"/>
          <w14:ligatures w14:val="standardContextual"/>
        </w:rPr>
        <w:t>Chapter 1 o</w:t>
      </w:r>
      <w:commentRangeEnd w:id="230"/>
      <w:r w:rsidR="004C2920">
        <w:rPr>
          <w:rStyle w:val="CommentReference"/>
          <w:rFonts w:asciiTheme="minorHAnsi" w:eastAsiaTheme="minorEastAsia" w:hAnsiTheme="minorHAnsi" w:cstheme="minorBidi"/>
        </w:rPr>
        <w:commentReference w:id="230"/>
      </w:r>
      <w:proofErr w:type="gramStart"/>
      <w:r w:rsidRPr="00180E9A">
        <w:rPr>
          <w:rFonts w:eastAsiaTheme="minorHAnsi"/>
          <w:kern w:val="2"/>
          <w14:ligatures w14:val="standardContextual"/>
        </w:rPr>
        <w:t>f this</w:t>
      </w:r>
      <w:proofErr w:type="gramEnd"/>
      <w:r w:rsidRPr="00180E9A">
        <w:rPr>
          <w:rFonts w:eastAsiaTheme="minorHAnsi"/>
          <w:kern w:val="2"/>
          <w14:ligatures w14:val="standardContextual"/>
        </w:rPr>
        <w:t xml:space="preserve"> dissertation described the findings of an observational study of organic dairies which was undertaken to identify differences in udder health outcomes between herds using different housing systems. Previous research had shown that tiestall barns were the most frequently used housing type for lactating dairy cattle on organic farms in Vermont, followed by freestall barns</w:t>
      </w:r>
      <w:ins w:id="231" w:author="John Barlow" w:date="2024-08-23T15:45:00Z" w16du:dateUtc="2024-08-23T19:45:00Z">
        <w:r w:rsidR="0061045E">
          <w:rPr>
            <w:rFonts w:eastAsiaTheme="minorHAnsi"/>
            <w:kern w:val="2"/>
            <w14:ligatures w14:val="standardContextual"/>
          </w:rPr>
          <w:t xml:space="preserve"> (ref)</w:t>
        </w:r>
      </w:ins>
      <w:r w:rsidRPr="00180E9A">
        <w:rPr>
          <w:rFonts w:eastAsiaTheme="minorHAnsi"/>
          <w:kern w:val="2"/>
          <w14:ligatures w14:val="standardContextual"/>
        </w:rPr>
        <w:t xml:space="preserve">. For most of the udder health metrics and the two udder hygiene measures studied, herds using a bedded pack system either performed slightly better or were equivalent in comparison to the more commonly used facility types. </w:t>
      </w:r>
    </w:p>
    <w:p w14:paraId="6FF01A6F" w14:textId="37FD702A" w:rsidR="00180E9A" w:rsidRPr="00180E9A" w:rsidRDefault="00180E9A" w:rsidP="00180E9A">
      <w:pPr>
        <w:spacing w:after="160" w:line="480" w:lineRule="auto"/>
        <w:ind w:firstLine="720"/>
        <w:jc w:val="both"/>
      </w:pPr>
      <w:r w:rsidRPr="00180E9A">
        <w:rPr>
          <w:rFonts w:eastAsiaTheme="minorHAnsi"/>
          <w:kern w:val="2"/>
          <w14:ligatures w14:val="standardContextual"/>
        </w:rPr>
        <w:t>The diversity of bacterial species causing IMI on 10 organic farms in Vermont were then identified in a longitudinal study, for all types of pathogen</w:t>
      </w:r>
      <w:ins w:id="232" w:author="Sandra Godden" w:date="2024-08-18T17:30:00Z">
        <w:r w:rsidR="00F20193">
          <w:rPr>
            <w:rFonts w:eastAsiaTheme="minorHAnsi"/>
            <w:kern w:val="2"/>
            <w14:ligatures w14:val="standardContextual"/>
          </w:rPr>
          <w:t>s</w:t>
        </w:r>
      </w:ins>
      <w:r w:rsidRPr="00180E9A">
        <w:rPr>
          <w:rFonts w:eastAsiaTheme="minorHAnsi"/>
          <w:kern w:val="2"/>
          <w14:ligatures w14:val="standardContextual"/>
        </w:rPr>
        <w:t xml:space="preserve"> in Chapter 5 and specifically staphylococci and mammaliicocci in Chapter 3. An even number of organic herds using bedded packs and tiestall barns were enrolled in this study. Species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were primarily responsible for causing </w:t>
      </w:r>
      <w:commentRangeStart w:id="233"/>
      <w:r w:rsidRPr="00180E9A">
        <w:rPr>
          <w:rFonts w:eastAsiaTheme="minorHAnsi"/>
          <w:kern w:val="2"/>
          <w14:ligatures w14:val="standardContextual"/>
        </w:rPr>
        <w:t>mastitis</w:t>
      </w:r>
      <w:commentRangeEnd w:id="233"/>
      <w:r w:rsidR="003A27B0">
        <w:rPr>
          <w:rStyle w:val="CommentReference"/>
          <w:rFonts w:asciiTheme="minorHAnsi" w:eastAsiaTheme="minorEastAsia" w:hAnsiTheme="minorHAnsi" w:cstheme="minorBidi"/>
        </w:rPr>
        <w:commentReference w:id="233"/>
      </w:r>
      <w:r w:rsidRPr="00180E9A">
        <w:rPr>
          <w:rFonts w:eastAsiaTheme="minorHAnsi"/>
          <w:kern w:val="2"/>
          <w14:ligatures w14:val="standardContextual"/>
        </w:rPr>
        <w:t xml:space="preserve"> in these herds. </w:t>
      </w:r>
      <w:r w:rsidRPr="00180E9A">
        <w:t>Overall, the majority of IMI were caused by all non-</w:t>
      </w:r>
      <w:r w:rsidRPr="00180E9A">
        <w:rPr>
          <w:i/>
          <w:iCs/>
        </w:rPr>
        <w:t xml:space="preserve">aureus </w:t>
      </w:r>
      <w:r w:rsidRPr="00180E9A">
        <w:t xml:space="preserve">staphylococci and mammaliicocci (NASM) combined. At the species level, </w:t>
      </w:r>
      <w:r w:rsidRPr="00180E9A">
        <w:rPr>
          <w:i/>
          <w:iCs/>
        </w:rPr>
        <w:t>Staph. chromogenes</w:t>
      </w:r>
      <w:r w:rsidRPr="00180E9A">
        <w:t xml:space="preserve"> was the leading cause of IMI for both facility types, followed by </w:t>
      </w:r>
      <w:r w:rsidRPr="00180E9A">
        <w:rPr>
          <w:i/>
          <w:iCs/>
        </w:rPr>
        <w:t xml:space="preserve">Strep. </w:t>
      </w:r>
      <w:proofErr w:type="spellStart"/>
      <w:r w:rsidRPr="00180E9A">
        <w:rPr>
          <w:i/>
          <w:iCs/>
        </w:rPr>
        <w:t>uberis</w:t>
      </w:r>
      <w:proofErr w:type="spellEnd"/>
      <w:r w:rsidRPr="00180E9A">
        <w:t xml:space="preserve">, </w:t>
      </w:r>
      <w:r w:rsidRPr="00180E9A">
        <w:rPr>
          <w:i/>
          <w:iCs/>
        </w:rPr>
        <w:t>Staph. aureus</w:t>
      </w:r>
      <w:r w:rsidRPr="00180E9A">
        <w:t xml:space="preserve">, and </w:t>
      </w:r>
      <w:r w:rsidRPr="00180E9A">
        <w:rPr>
          <w:i/>
          <w:iCs/>
        </w:rPr>
        <w:t xml:space="preserve">Staph. </w:t>
      </w:r>
      <w:proofErr w:type="spellStart"/>
      <w:r w:rsidRPr="00180E9A">
        <w:rPr>
          <w:i/>
          <w:iCs/>
        </w:rPr>
        <w:t>haemolyticus</w:t>
      </w:r>
      <w:proofErr w:type="spellEnd"/>
      <w:r w:rsidRPr="00180E9A">
        <w:t xml:space="preserve">. </w:t>
      </w:r>
      <w:proofErr w:type="gramStart"/>
      <w:r w:rsidRPr="00180E9A">
        <w:rPr>
          <w:rFonts w:eastAsiaTheme="minorHAnsi"/>
          <w:kern w:val="2"/>
          <w14:ligatures w14:val="standardContextual"/>
        </w:rPr>
        <w:t>Quarter</w:t>
      </w:r>
      <w:proofErr w:type="gramEnd"/>
      <w:r w:rsidRPr="00180E9A">
        <w:rPr>
          <w:rFonts w:eastAsiaTheme="minorHAnsi"/>
          <w:kern w:val="2"/>
          <w14:ligatures w14:val="standardContextual"/>
        </w:rPr>
        <w:t xml:space="preserve">-level prevalence of IMI by pathogen was similar between bedded pack and tiestall farms, with slight variability found for the most prevalent species. For the bedded pack farms, the </w:t>
      </w:r>
      <w:proofErr w:type="gramStart"/>
      <w:r w:rsidRPr="00180E9A">
        <w:rPr>
          <w:rFonts w:eastAsiaTheme="minorHAnsi"/>
          <w:kern w:val="2"/>
          <w14:ligatures w14:val="standardContextual"/>
        </w:rPr>
        <w:t>most commonly identified</w:t>
      </w:r>
      <w:proofErr w:type="gramEnd"/>
      <w:r w:rsidRPr="00180E9A">
        <w:rPr>
          <w:rFonts w:eastAsiaTheme="minorHAnsi"/>
          <w:kern w:val="2"/>
          <w14:ligatures w14:val="standardContextual"/>
        </w:rPr>
        <w:t xml:space="preserve">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by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Staph. </w:t>
      </w:r>
      <w:proofErr w:type="spellStart"/>
      <w:r w:rsidRPr="00180E9A">
        <w:rPr>
          <w:rFonts w:eastAsiaTheme="minorHAnsi"/>
          <w:i/>
          <w:iCs/>
          <w:kern w:val="2"/>
          <w14:ligatures w14:val="standardContextual"/>
        </w:rPr>
        <w:t>haemolyticus</w:t>
      </w:r>
      <w:proofErr w:type="spellEnd"/>
      <w:r w:rsidRPr="00180E9A">
        <w:rPr>
          <w:rFonts w:eastAsiaTheme="minorHAnsi"/>
          <w:i/>
          <w:iCs/>
          <w:kern w:val="2"/>
          <w14:ligatures w14:val="standardContextual"/>
        </w:rPr>
        <w:t xml:space="preserve">, </w:t>
      </w:r>
      <w:r w:rsidRPr="00180E9A">
        <w:rPr>
          <w:rFonts w:eastAsiaTheme="minorHAnsi"/>
          <w:kern w:val="2"/>
          <w14:ligatures w14:val="standardContextual"/>
        </w:rPr>
        <w:t xml:space="preserve">and then </w:t>
      </w:r>
      <w:r w:rsidRPr="00180E9A">
        <w:rPr>
          <w:rFonts w:eastAsiaTheme="minorHAnsi"/>
          <w:i/>
          <w:iCs/>
          <w:kern w:val="2"/>
          <w14:ligatures w14:val="standardContextual"/>
        </w:rPr>
        <w:t xml:space="preserve">Staph. aureus. </w:t>
      </w:r>
      <w:r w:rsidRPr="00180E9A">
        <w:rPr>
          <w:rFonts w:eastAsiaTheme="minorHAnsi"/>
          <w:kern w:val="2"/>
          <w14:ligatures w14:val="standardContextual"/>
        </w:rPr>
        <w:t xml:space="preserve">For the tiestall farms, the </w:t>
      </w:r>
      <w:proofErr w:type="gramStart"/>
      <w:r w:rsidRPr="00180E9A">
        <w:rPr>
          <w:rFonts w:eastAsiaTheme="minorHAnsi"/>
          <w:kern w:val="2"/>
          <w14:ligatures w14:val="standardContextual"/>
        </w:rPr>
        <w:t>most commonly identified</w:t>
      </w:r>
      <w:proofErr w:type="gramEnd"/>
      <w:r w:rsidRPr="00180E9A">
        <w:rPr>
          <w:rFonts w:eastAsiaTheme="minorHAnsi"/>
          <w:kern w:val="2"/>
          <w14:ligatures w14:val="standardContextual"/>
        </w:rPr>
        <w:t xml:space="preserve">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and then </w:t>
      </w:r>
      <w:r w:rsidRPr="00180E9A">
        <w:rPr>
          <w:rFonts w:eastAsiaTheme="minorHAnsi"/>
          <w:i/>
          <w:iCs/>
          <w:kern w:val="2"/>
          <w14:ligatures w14:val="standardContextual"/>
        </w:rPr>
        <w:t xml:space="preserve">Corynebacterium </w:t>
      </w:r>
      <w:r w:rsidRPr="00180E9A">
        <w:rPr>
          <w:rFonts w:eastAsiaTheme="minorHAnsi"/>
          <w:kern w:val="2"/>
          <w14:ligatures w14:val="standardContextual"/>
        </w:rPr>
        <w:t>spp</w:t>
      </w:r>
      <w:r w:rsidRPr="00180E9A">
        <w:rPr>
          <w:rFonts w:eastAsiaTheme="minorHAnsi"/>
          <w:i/>
          <w:iCs/>
          <w:kern w:val="2"/>
          <w14:ligatures w14:val="standardContextual"/>
        </w:rPr>
        <w:t>.</w:t>
      </w:r>
    </w:p>
    <w:p w14:paraId="6932F7FA" w14:textId="3FED7995"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3 focused specifically on IMI caused by staphylococci and mammaliicocci in the longitudinal study. Within this group of species,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was the most frequently found, followed by </w:t>
      </w:r>
      <w:r w:rsidRPr="00180E9A">
        <w:rPr>
          <w:rFonts w:eastAsiaTheme="minorHAnsi"/>
          <w:i/>
          <w:iCs/>
          <w:kern w:val="2"/>
          <w14:ligatures w14:val="standardContextual"/>
        </w:rPr>
        <w:t>Staph. aureus</w:t>
      </w:r>
      <w:r w:rsidRPr="00180E9A">
        <w:rPr>
          <w:rFonts w:eastAsiaTheme="minorHAnsi"/>
          <w:kern w:val="2"/>
          <w14:ligatures w14:val="standardContextual"/>
        </w:rPr>
        <w:t>. The diversity of staphylococcal species observed and the species-level effect on inflammatory reaction</w:t>
      </w:r>
      <w:ins w:id="234" w:author="John Barlow" w:date="2024-08-23T15:49:00Z" w16du:dateUtc="2024-08-23T19:49:00Z">
        <w:r w:rsidR="00AE0D9C">
          <w:rPr>
            <w:rFonts w:eastAsiaTheme="minorHAnsi"/>
            <w:kern w:val="2"/>
            <w14:ligatures w14:val="standardContextual"/>
          </w:rPr>
          <w:t>,</w:t>
        </w:r>
      </w:ins>
      <w:r w:rsidRPr="00180E9A">
        <w:rPr>
          <w:rFonts w:eastAsiaTheme="minorHAnsi"/>
          <w:kern w:val="2"/>
          <w14:ligatures w14:val="standardContextual"/>
        </w:rPr>
        <w:t xml:space="preserve"> </w:t>
      </w:r>
      <w:del w:id="235" w:author="John Barlow" w:date="2024-08-23T15:48:00Z" w16du:dateUtc="2024-08-23T19:48:00Z">
        <w:r w:rsidRPr="00180E9A" w:rsidDel="00773F04">
          <w:rPr>
            <w:rFonts w:eastAsiaTheme="minorHAnsi"/>
            <w:kern w:val="2"/>
            <w14:ligatures w14:val="standardContextual"/>
          </w:rPr>
          <w:delText>(</w:delText>
        </w:r>
      </w:del>
      <w:r w:rsidRPr="00180E9A">
        <w:rPr>
          <w:rFonts w:eastAsiaTheme="minorHAnsi"/>
          <w:kern w:val="2"/>
          <w14:ligatures w14:val="standardContextual"/>
        </w:rPr>
        <w:t>as measured by somatic cell count</w:t>
      </w:r>
      <w:del w:id="236" w:author="John Barlow" w:date="2024-08-23T15:49:00Z" w16du:dateUtc="2024-08-23T19:49:00Z">
        <w:r w:rsidRPr="00180E9A" w:rsidDel="00AE0D9C">
          <w:rPr>
            <w:rFonts w:eastAsiaTheme="minorHAnsi"/>
            <w:kern w:val="2"/>
            <w14:ligatures w14:val="standardContextual"/>
          </w:rPr>
          <w:delText>, or</w:delText>
        </w:r>
      </w:del>
      <w:r w:rsidRPr="00180E9A">
        <w:rPr>
          <w:rFonts w:eastAsiaTheme="minorHAnsi"/>
          <w:kern w:val="2"/>
          <w14:ligatures w14:val="standardContextual"/>
        </w:rPr>
        <w:t xml:space="preserve"> </w:t>
      </w:r>
      <w:ins w:id="237" w:author="John Barlow" w:date="2024-08-23T15:49:00Z" w16du:dateUtc="2024-08-23T19:49:00Z">
        <w:r w:rsidR="00AE0D9C">
          <w:rPr>
            <w:rFonts w:eastAsiaTheme="minorHAnsi"/>
            <w:kern w:val="2"/>
            <w14:ligatures w14:val="standardContextual"/>
          </w:rPr>
          <w:t>(</w:t>
        </w:r>
      </w:ins>
      <w:r w:rsidRPr="00180E9A">
        <w:rPr>
          <w:rFonts w:eastAsiaTheme="minorHAnsi"/>
          <w:kern w:val="2"/>
          <w14:ligatures w14:val="standardContextual"/>
        </w:rPr>
        <w:t>SCC)</w:t>
      </w:r>
      <w:ins w:id="238" w:author="John Barlow" w:date="2024-08-23T15:49:00Z" w16du:dateUtc="2024-08-23T19:49:00Z">
        <w:r w:rsidR="00AE0D9C">
          <w:rPr>
            <w:rFonts w:eastAsiaTheme="minorHAnsi"/>
            <w:kern w:val="2"/>
            <w14:ligatures w14:val="standardContextual"/>
          </w:rPr>
          <w:t>,</w:t>
        </w:r>
      </w:ins>
      <w:r w:rsidRPr="00180E9A">
        <w:rPr>
          <w:rFonts w:eastAsiaTheme="minorHAnsi"/>
          <w:kern w:val="2"/>
          <w14:ligatures w14:val="standardContextual"/>
        </w:rPr>
        <w:t xml:space="preserve"> was </w:t>
      </w:r>
      <w:proofErr w:type="gramStart"/>
      <w:r w:rsidRPr="00180E9A">
        <w:rPr>
          <w:rFonts w:eastAsiaTheme="minorHAnsi"/>
          <w:kern w:val="2"/>
          <w14:ligatures w14:val="standardContextual"/>
        </w:rPr>
        <w:t>similar to</w:t>
      </w:r>
      <w:proofErr w:type="gramEnd"/>
      <w:r w:rsidRPr="00180E9A">
        <w:rPr>
          <w:rFonts w:eastAsiaTheme="minorHAnsi"/>
          <w:kern w:val="2"/>
          <w14:ligatures w14:val="standardContextual"/>
        </w:rPr>
        <w:t xml:space="preserve"> that previously reported for conventional herds. Compared to </w:t>
      </w:r>
      <w:del w:id="239" w:author="John Barlow" w:date="2024-08-23T15:14:00Z" w16du:dateUtc="2024-08-23T19:14:00Z">
        <w:r w:rsidRPr="00180E9A" w:rsidDel="0025357F">
          <w:rPr>
            <w:rFonts w:eastAsiaTheme="minorHAnsi"/>
            <w:kern w:val="2"/>
            <w14:ligatures w14:val="standardContextual"/>
          </w:rPr>
          <w:delText>healthy</w:delText>
        </w:r>
      </w:del>
      <w:ins w:id="240" w:author="John Barlow" w:date="2024-08-23T15:14:00Z" w16du:dateUtc="2024-08-23T19:14:00Z">
        <w:r w:rsidR="0025357F">
          <w:rPr>
            <w:rFonts w:eastAsiaTheme="minorHAnsi"/>
            <w:kern w:val="2"/>
            <w14:ligatures w14:val="standardContextual"/>
          </w:rPr>
          <w:t>culture-negative</w:t>
        </w:r>
      </w:ins>
      <w:r w:rsidRPr="00180E9A">
        <w:rPr>
          <w:rFonts w:eastAsiaTheme="minorHAnsi"/>
          <w:kern w:val="2"/>
          <w14:ligatures w14:val="standardContextual"/>
        </w:rPr>
        <w:t xml:space="preserve"> quarters, SCC was higher in quarters infected for 9 of 10 staphylococcal species identified. Although the increase in SCC was modest for most staphylococcal species, their widespread nature can still result in sizeable increases in bulk tank SCC. A large amount of variability was observed in SCC associated with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with some causing an elevation comparable to that of major mastitis pathogens and others </w:t>
      </w:r>
      <w:proofErr w:type="gramStart"/>
      <w:r w:rsidRPr="00180E9A">
        <w:rPr>
          <w:rFonts w:eastAsiaTheme="minorHAnsi"/>
          <w:kern w:val="2"/>
          <w14:ligatures w14:val="standardContextual"/>
        </w:rPr>
        <w:t>similar to</w:t>
      </w:r>
      <w:proofErr w:type="gramEnd"/>
      <w:r w:rsidRPr="00180E9A">
        <w:rPr>
          <w:rFonts w:eastAsiaTheme="minorHAnsi"/>
          <w:kern w:val="2"/>
          <w14:ligatures w14:val="standardContextual"/>
        </w:rPr>
        <w:t xml:space="preserve"> </w:t>
      </w:r>
      <w:del w:id="241" w:author="John Barlow" w:date="2024-08-23T15:14:00Z" w16du:dateUtc="2024-08-23T19:14:00Z">
        <w:r w:rsidRPr="00180E9A" w:rsidDel="0025357F">
          <w:rPr>
            <w:rFonts w:eastAsiaTheme="minorHAnsi"/>
            <w:kern w:val="2"/>
            <w14:ligatures w14:val="standardContextual"/>
          </w:rPr>
          <w:delText>healthy</w:delText>
        </w:r>
      </w:del>
      <w:ins w:id="242" w:author="John Barlow" w:date="2024-08-23T15:14:00Z" w16du:dateUtc="2024-08-23T19:14:00Z">
        <w:r w:rsidR="0025357F">
          <w:rPr>
            <w:rFonts w:eastAsiaTheme="minorHAnsi"/>
            <w:kern w:val="2"/>
            <w14:ligatures w14:val="standardContextual"/>
          </w:rPr>
          <w:t>culture-negative</w:t>
        </w:r>
      </w:ins>
      <w:r w:rsidRPr="00180E9A">
        <w:rPr>
          <w:rFonts w:eastAsiaTheme="minorHAnsi"/>
          <w:kern w:val="2"/>
          <w14:ligatures w14:val="standardContextual"/>
        </w:rPr>
        <w:t xml:space="preserve"> quarters. </w:t>
      </w:r>
    </w:p>
    <w:p w14:paraId="63602223" w14:textId="1A479D2E"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The </w:t>
      </w:r>
      <w:commentRangeStart w:id="243"/>
      <w:r w:rsidRPr="00180E9A">
        <w:rPr>
          <w:rFonts w:eastAsiaTheme="minorHAnsi"/>
          <w:kern w:val="2"/>
          <w14:ligatures w14:val="standardContextual"/>
        </w:rPr>
        <w:t>majority</w:t>
      </w:r>
      <w:commentRangeEnd w:id="243"/>
      <w:r w:rsidR="00EF5C18">
        <w:rPr>
          <w:rStyle w:val="CommentReference"/>
          <w:rFonts w:asciiTheme="minorHAnsi" w:eastAsiaTheme="minorEastAsia" w:hAnsiTheme="minorHAnsi" w:cstheme="minorBidi"/>
        </w:rPr>
        <w:commentReference w:id="243"/>
      </w:r>
      <w:r w:rsidRPr="00180E9A">
        <w:rPr>
          <w:rFonts w:eastAsiaTheme="minorHAnsi"/>
          <w:kern w:val="2"/>
          <w14:ligatures w14:val="standardContextual"/>
        </w:rPr>
        <w:t xml:space="preserve">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observed in the longitudinal study were persistent. Chapter 4 describes the findings of a study to better understand the epidemiology of this subgroup of </w:t>
      </w:r>
      <w:r w:rsidRPr="00180E9A">
        <w:rPr>
          <w:rFonts w:eastAsiaTheme="minorHAnsi"/>
          <w:i/>
          <w:iCs/>
          <w:kern w:val="2"/>
          <w14:ligatures w14:val="standardContextual"/>
        </w:rPr>
        <w:t xml:space="preserve">Staph. chromogenes </w:t>
      </w:r>
      <w:r w:rsidRPr="00180E9A">
        <w:rPr>
          <w:rFonts w:eastAsiaTheme="minorHAnsi"/>
          <w:kern w:val="2"/>
          <w14:ligatures w14:val="standardContextual"/>
        </w:rPr>
        <w:t xml:space="preserve">causing persistent IMI. Two categories selected from persistent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those associated with a consistently high SCC and those with a consistently low SCC. Representative bacterial isolates from these IMI were submitted for whole genome sequencing and </w:t>
      </w:r>
      <w:proofErr w:type="gramStart"/>
      <w:r w:rsidRPr="00180E9A">
        <w:rPr>
          <w:rFonts w:eastAsiaTheme="minorHAnsi"/>
          <w:kern w:val="2"/>
          <w14:ligatures w14:val="standardContextual"/>
        </w:rPr>
        <w:t>strain-typed</w:t>
      </w:r>
      <w:proofErr w:type="gramEnd"/>
      <w:r w:rsidRPr="00180E9A">
        <w:rPr>
          <w:rFonts w:eastAsiaTheme="minorHAnsi"/>
          <w:kern w:val="2"/>
          <w14:ligatures w14:val="standardContextual"/>
        </w:rPr>
        <w:t xml:space="preserve">. </w:t>
      </w:r>
      <w:del w:id="244" w:author="John Barlow" w:date="2024-08-23T15:51:00Z" w16du:dateUtc="2024-08-23T19:51:00Z">
        <w:r w:rsidRPr="00180E9A" w:rsidDel="00820CD5">
          <w:rPr>
            <w:rFonts w:eastAsiaTheme="minorHAnsi"/>
            <w:kern w:val="2"/>
            <w14:ligatures w14:val="standardContextual"/>
          </w:rPr>
          <w:delText xml:space="preserve">Particular </w:delText>
        </w:r>
      </w:del>
      <w:ins w:id="245" w:author="John Barlow" w:date="2024-08-23T15:51:00Z" w16du:dateUtc="2024-08-23T19:51:00Z">
        <w:r w:rsidR="00820CD5">
          <w:rPr>
            <w:rFonts w:eastAsiaTheme="minorHAnsi"/>
            <w:kern w:val="2"/>
            <w14:ligatures w14:val="standardContextual"/>
          </w:rPr>
          <w:t>S</w:t>
        </w:r>
      </w:ins>
      <w:del w:id="246" w:author="John Barlow" w:date="2024-08-23T15:51:00Z" w16du:dateUtc="2024-08-23T19:51:00Z">
        <w:r w:rsidRPr="00180E9A" w:rsidDel="00820CD5">
          <w:rPr>
            <w:rFonts w:eastAsiaTheme="minorHAnsi"/>
            <w:kern w:val="2"/>
            <w14:ligatures w14:val="standardContextual"/>
          </w:rPr>
          <w:delText>s</w:delText>
        </w:r>
      </w:del>
      <w:r w:rsidRPr="00180E9A">
        <w:rPr>
          <w:rFonts w:eastAsiaTheme="minorHAnsi"/>
          <w:kern w:val="2"/>
          <w14:ligatures w14:val="standardContextual"/>
        </w:rPr>
        <w:t xml:space="preserve">train types (ST)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were not found to be associated with either SCC category. Ten different ST were identified, 4 of which were </w:t>
      </w:r>
      <w:proofErr w:type="gramStart"/>
      <w:r w:rsidRPr="00180E9A">
        <w:rPr>
          <w:rFonts w:eastAsiaTheme="minorHAnsi"/>
          <w:kern w:val="2"/>
          <w14:ligatures w14:val="standardContextual"/>
        </w:rPr>
        <w:t>newly-described</w:t>
      </w:r>
      <w:proofErr w:type="gramEnd"/>
      <w:r w:rsidRPr="00180E9A">
        <w:rPr>
          <w:rFonts w:eastAsiaTheme="minorHAnsi"/>
          <w:kern w:val="2"/>
          <w14:ligatures w14:val="standardContextual"/>
        </w:rPr>
        <w:t xml:space="preserve">. The only antimicrobial resistance gene (ARG) identified was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encoding for resistance to penicillin in a third of the study isolates. Neither overall number of virulence factors nor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carriage was found to be a significant predictor of SCC category.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carriage, number and type of virulence factor instead appeared to be a function of strain type </w:t>
      </w:r>
      <w:commentRangeStart w:id="247"/>
      <w:r w:rsidRPr="00180E9A">
        <w:rPr>
          <w:rFonts w:eastAsiaTheme="minorHAnsi"/>
          <w:kern w:val="2"/>
          <w14:ligatures w14:val="standardContextual"/>
        </w:rPr>
        <w:t>(Table 6.1).</w:t>
      </w:r>
      <w:commentRangeEnd w:id="247"/>
      <w:r w:rsidR="00F20193">
        <w:rPr>
          <w:rStyle w:val="CommentReference"/>
          <w:rFonts w:asciiTheme="minorHAnsi" w:eastAsiaTheme="minorEastAsia" w:hAnsiTheme="minorHAnsi" w:cstheme="minorBidi"/>
        </w:rPr>
        <w:commentReference w:id="247"/>
      </w:r>
    </w:p>
    <w:p w14:paraId="2207E45A" w14:textId="5320D14D" w:rsidR="0084410D" w:rsidRDefault="0084410D" w:rsidP="0084410D">
      <w:pPr>
        <w:pStyle w:val="ChapSub"/>
        <w:rPr>
          <w:rStyle w:val="Emphasis"/>
          <w:bCs/>
          <w:i w:val="0"/>
          <w:iCs w:val="0"/>
          <w:color w:val="0E101A"/>
        </w:rPr>
      </w:pPr>
      <w:bookmarkStart w:id="248" w:name="_Toc174382629"/>
      <w:r>
        <w:rPr>
          <w:rStyle w:val="Emphasis"/>
          <w:bCs/>
          <w:i w:val="0"/>
          <w:iCs w:val="0"/>
          <w:color w:val="0E101A"/>
        </w:rPr>
        <w:t xml:space="preserve">6.2 </w:t>
      </w:r>
      <w:r w:rsidR="00B70E17" w:rsidRPr="00B70E17">
        <w:rPr>
          <w:rStyle w:val="Emphasis"/>
          <w:bCs/>
          <w:i w:val="0"/>
          <w:iCs w:val="0"/>
          <w:color w:val="0E101A"/>
        </w:rPr>
        <w:t>Directions for future research</w:t>
      </w:r>
      <w:bookmarkEnd w:id="248"/>
    </w:p>
    <w:p w14:paraId="71BFD163" w14:textId="2F53950A" w:rsidR="00235356" w:rsidRDefault="00235356" w:rsidP="00235356">
      <w:pPr>
        <w:pStyle w:val="ChapSubSub"/>
      </w:pPr>
      <w:r w:rsidRPr="00235356">
        <w:t>6.2.1 Further work exploring associations between management factors and udder health for bedded pack farms</w:t>
      </w:r>
    </w:p>
    <w:p w14:paraId="60291126" w14:textId="3508655A" w:rsidR="00235356" w:rsidRDefault="00235356" w:rsidP="00235356">
      <w:pPr>
        <w:spacing w:after="160" w:line="480" w:lineRule="auto"/>
        <w:ind w:firstLine="720"/>
        <w:jc w:val="both"/>
        <w:rPr>
          <w:rFonts w:eastAsiaTheme="minorHAnsi"/>
          <w:kern w:val="2"/>
          <w14:ligatures w14:val="standardContextual"/>
        </w:rPr>
      </w:pPr>
      <w:r w:rsidRPr="00235356">
        <w:rPr>
          <w:rFonts w:eastAsiaTheme="minorHAnsi"/>
          <w:kern w:val="2"/>
          <w14:ligatures w14:val="standardContextual"/>
        </w:rPr>
        <w:t xml:space="preserve">The biggest limitation encountered in the cross-sectional study described in Chapter 2 was the relatively small number of farms included for each of the 3 facility types of interest. This limited statistical power when comparing udder health and hygiene metrics between tiestalls, freestalls, and bedded pack farms. </w:t>
      </w:r>
      <w:commentRangeStart w:id="249"/>
      <w:r w:rsidRPr="00235356">
        <w:rPr>
          <w:rFonts w:eastAsiaTheme="minorHAnsi"/>
          <w:kern w:val="2"/>
          <w14:ligatures w14:val="standardContextual"/>
        </w:rPr>
        <w:t xml:space="preserve">Further complicating analysis between farms was how similar milk quality and udder health were among all 21 enrolled herds; most herds were below benchmark cutoffs for the number of cows developing new IMI each month, cows with chronic IMI month to month, proportion of cows with an elevated SCC, and all bulk tank SCC were </w:t>
      </w:r>
      <w:proofErr w:type="gramStart"/>
      <w:r w:rsidRPr="00235356">
        <w:rPr>
          <w:rFonts w:eastAsiaTheme="minorHAnsi"/>
          <w:kern w:val="2"/>
          <w14:ligatures w14:val="standardContextual"/>
        </w:rPr>
        <w:t>fairly low</w:t>
      </w:r>
      <w:proofErr w:type="gramEnd"/>
      <w:r w:rsidRPr="00235356">
        <w:rPr>
          <w:rFonts w:eastAsiaTheme="minorHAnsi"/>
          <w:kern w:val="2"/>
          <w14:ligatures w14:val="standardContextual"/>
        </w:rPr>
        <w:t xml:space="preserve"> (54,000-250,000 cells/mL). </w:t>
      </w:r>
      <w:commentRangeEnd w:id="249"/>
      <w:r w:rsidR="00064ACD">
        <w:rPr>
          <w:rStyle w:val="CommentReference"/>
          <w:rFonts w:asciiTheme="minorHAnsi" w:eastAsiaTheme="minorEastAsia" w:hAnsiTheme="minorHAnsi" w:cstheme="minorBidi"/>
        </w:rPr>
        <w:commentReference w:id="249"/>
      </w:r>
      <w:r w:rsidRPr="00235356">
        <w:rPr>
          <w:rFonts w:eastAsiaTheme="minorHAnsi"/>
          <w:kern w:val="2"/>
          <w14:ligatures w14:val="standardContextual"/>
        </w:rPr>
        <w:t xml:space="preserve">A related limitation is that well-established mastitis control practices were widely adapted by all participating herds, so we were unable to analyze associations between certain practices and bulk tank milk quality, udder health, and hygiene. The potential still exists for future studies </w:t>
      </w:r>
      <w:commentRangeStart w:id="250"/>
      <w:r w:rsidRPr="00235356">
        <w:rPr>
          <w:rFonts w:eastAsiaTheme="minorHAnsi"/>
          <w:kern w:val="2"/>
          <w14:ligatures w14:val="standardContextual"/>
        </w:rPr>
        <w:t xml:space="preserve">with a larger number of </w:t>
      </w:r>
      <w:proofErr w:type="gramStart"/>
      <w:r w:rsidRPr="00235356">
        <w:rPr>
          <w:rFonts w:eastAsiaTheme="minorHAnsi"/>
          <w:kern w:val="2"/>
          <w14:ligatures w14:val="standardContextual"/>
        </w:rPr>
        <w:t>farm</w:t>
      </w:r>
      <w:commentRangeEnd w:id="250"/>
      <w:proofErr w:type="gramEnd"/>
      <w:r w:rsidR="00E02B2E">
        <w:rPr>
          <w:rStyle w:val="CommentReference"/>
          <w:rFonts w:asciiTheme="minorHAnsi" w:eastAsiaTheme="minorEastAsia" w:hAnsiTheme="minorHAnsi" w:cstheme="minorBidi"/>
        </w:rPr>
        <w:commentReference w:id="250"/>
      </w:r>
      <w:r w:rsidRPr="00235356">
        <w:rPr>
          <w:rFonts w:eastAsiaTheme="minorHAnsi"/>
          <w:kern w:val="2"/>
          <w14:ligatures w14:val="standardContextual"/>
        </w:rPr>
        <w:t xml:space="preserve">s enrolled to further characterize milk quality and udder health on bedded pack systems in the Northeastern US climate. By enrolling farms from a larger geographic area (vs. only Vermont), future studies may be able to include a larger number of bedded packs, with more variation in milk quality and mastitis rates. This could increase the statistical power needed to identify </w:t>
      </w:r>
      <w:proofErr w:type="gramStart"/>
      <w:r w:rsidRPr="00235356">
        <w:rPr>
          <w:rFonts w:eastAsiaTheme="minorHAnsi"/>
          <w:kern w:val="2"/>
          <w14:ligatures w14:val="standardContextual"/>
        </w:rPr>
        <w:t>particular management</w:t>
      </w:r>
      <w:proofErr w:type="gramEnd"/>
      <w:r w:rsidRPr="00235356">
        <w:rPr>
          <w:rFonts w:eastAsiaTheme="minorHAnsi"/>
          <w:kern w:val="2"/>
          <w14:ligatures w14:val="standardContextual"/>
        </w:rPr>
        <w:t xml:space="preserve"> factors which are beneficial or detrimental for these farms specifically. Although we were limited by statistical power for our cross-sectional study, our data could be used to inform new hypotheses and power calculations for future study design.</w:t>
      </w:r>
      <w:ins w:id="251" w:author="John Barlow" w:date="2024-08-23T15:55:00Z" w16du:dateUtc="2024-08-23T19:55:00Z">
        <w:r w:rsidR="00A6441A">
          <w:rPr>
            <w:rFonts w:eastAsiaTheme="minorHAnsi"/>
            <w:kern w:val="2"/>
            <w14:ligatures w14:val="standardContextual"/>
          </w:rPr>
          <w:t xml:space="preserve"> This would be a </w:t>
        </w:r>
        <w:del w:id="252" w:author="Deborah Neher" w:date="2024-08-25T16:51:00Z" w16du:dateUtc="2024-08-25T20:51:00Z">
          <w:r w:rsidR="00A6441A" w:rsidDel="00767A2C">
            <w:rPr>
              <w:rFonts w:eastAsiaTheme="minorHAnsi"/>
              <w:kern w:val="2"/>
              <w14:ligatures w14:val="standardContextual"/>
            </w:rPr>
            <w:delText>bice</w:delText>
          </w:r>
        </w:del>
      </w:ins>
      <w:ins w:id="253" w:author="Deborah Neher" w:date="2024-08-25T16:51:00Z" w16du:dateUtc="2024-08-25T20:51:00Z">
        <w:r w:rsidR="00767A2C">
          <w:rPr>
            <w:rFonts w:eastAsiaTheme="minorHAnsi"/>
            <w:kern w:val="2"/>
            <w14:ligatures w14:val="standardContextual"/>
          </w:rPr>
          <w:t>nice</w:t>
        </w:r>
      </w:ins>
      <w:ins w:id="254" w:author="John Barlow" w:date="2024-08-23T15:55:00Z" w16du:dateUtc="2024-08-23T19:55:00Z">
        <w:r w:rsidR="00A6441A">
          <w:rPr>
            <w:rFonts w:eastAsiaTheme="minorHAnsi"/>
            <w:kern w:val="2"/>
            <w14:ligatures w14:val="standardContextual"/>
          </w:rPr>
          <w:t xml:space="preserve"> place to provide an example</w:t>
        </w:r>
      </w:ins>
      <w:ins w:id="255" w:author="John Barlow" w:date="2024-08-23T15:56:00Z" w16du:dateUtc="2024-08-23T19:56:00Z">
        <w:r w:rsidR="00074F0E">
          <w:rPr>
            <w:rFonts w:eastAsiaTheme="minorHAnsi"/>
            <w:kern w:val="2"/>
            <w14:ligatures w14:val="standardContextual"/>
          </w:rPr>
          <w:t xml:space="preserve"> of outcome and sample size needed to find a </w:t>
        </w:r>
      </w:ins>
      <w:ins w:id="256" w:author="John Barlow" w:date="2024-08-23T15:57:00Z" w16du:dateUtc="2024-08-23T19:57:00Z">
        <w:r w:rsidR="001F4F7A">
          <w:rPr>
            <w:rFonts w:eastAsiaTheme="minorHAnsi"/>
            <w:kern w:val="2"/>
            <w14:ligatures w14:val="standardContextual"/>
          </w:rPr>
          <w:t xml:space="preserve">difference </w:t>
        </w:r>
        <w:r w:rsidR="004F7725">
          <w:rPr>
            <w:rFonts w:eastAsiaTheme="minorHAnsi"/>
            <w:kern w:val="2"/>
            <w14:ligatures w14:val="standardContextual"/>
          </w:rPr>
          <w:t>between groups.</w:t>
        </w:r>
      </w:ins>
    </w:p>
    <w:p w14:paraId="00BB86E0" w14:textId="1D5A5BF4" w:rsidR="002E4752" w:rsidRDefault="002E4752" w:rsidP="002E4752">
      <w:pPr>
        <w:pStyle w:val="ChapSubSub"/>
      </w:pPr>
      <w:r w:rsidRPr="00235356">
        <w:t>6.2.</w:t>
      </w:r>
      <w:r>
        <w:t>2</w:t>
      </w:r>
      <w:r w:rsidRPr="00235356">
        <w:t xml:space="preserve"> </w:t>
      </w:r>
      <w:r w:rsidRPr="002E4752">
        <w:t xml:space="preserve">Further work exploring virulence potential for </w:t>
      </w:r>
      <w:r w:rsidRPr="00C46723">
        <w:rPr>
          <w:i/>
          <w:iCs/>
        </w:rPr>
        <w:t>Staph. chromogenes</w:t>
      </w:r>
      <w:r w:rsidRPr="002E4752">
        <w:t xml:space="preserve"> isolates from the current study</w:t>
      </w:r>
    </w:p>
    <w:p w14:paraId="2BA254CA" w14:textId="6F3B08E0" w:rsidR="002E4752" w:rsidRPr="002E4752" w:rsidRDefault="002E4752" w:rsidP="002E4752">
      <w:pPr>
        <w:spacing w:after="160" w:line="480" w:lineRule="auto"/>
        <w:ind w:firstLine="720"/>
        <w:jc w:val="both"/>
        <w:rPr>
          <w:rFonts w:eastAsiaTheme="minorHAnsi"/>
          <w:kern w:val="2"/>
          <w14:ligatures w14:val="standardContextual"/>
        </w:rPr>
      </w:pPr>
      <w:r w:rsidRPr="002E4752">
        <w:rPr>
          <w:rFonts w:eastAsiaTheme="minorHAnsi"/>
          <w:kern w:val="2"/>
          <w14:ligatures w14:val="standardContextual"/>
        </w:rPr>
        <w:t xml:space="preserve">In Chapter 4, the total number of </w:t>
      </w:r>
      <w:proofErr w:type="gramStart"/>
      <w:r w:rsidRPr="002E4752">
        <w:rPr>
          <w:rFonts w:eastAsiaTheme="minorHAnsi"/>
          <w:kern w:val="2"/>
          <w14:ligatures w14:val="standardContextual"/>
        </w:rPr>
        <w:t>virulence</w:t>
      </w:r>
      <w:proofErr w:type="gramEnd"/>
      <w:r w:rsidRPr="002E4752">
        <w:rPr>
          <w:rFonts w:eastAsiaTheme="minorHAnsi"/>
          <w:kern w:val="2"/>
          <w14:ligatures w14:val="standardContextual"/>
        </w:rPr>
        <w:t xml:space="preserve"> factors identified for each </w:t>
      </w:r>
      <w:r w:rsidRPr="002E4752">
        <w:rPr>
          <w:rFonts w:eastAsiaTheme="minorHAnsi"/>
          <w:i/>
          <w:iCs/>
          <w:kern w:val="2"/>
          <w14:ligatures w14:val="standardContextual"/>
        </w:rPr>
        <w:t xml:space="preserve">Staph. chromogenes </w:t>
      </w:r>
      <w:r w:rsidRPr="002E4752">
        <w:rPr>
          <w:rFonts w:eastAsiaTheme="minorHAnsi"/>
          <w:kern w:val="2"/>
          <w14:ligatures w14:val="standardContextual"/>
        </w:rPr>
        <w:t xml:space="preserve">isolate was not a significant predictor of whether that isolate would belong to the persistently high or persistently low SCC IMI category. In a linear regression with all virulence factors considered together, </w:t>
      </w:r>
      <w:r w:rsidRPr="002E4752">
        <w:rPr>
          <w:rFonts w:eastAsiaTheme="minorHAnsi"/>
          <w:noProof/>
          <w:kern w:val="2"/>
          <w14:ligatures w14:val="standardContextual"/>
        </w:rPr>
        <w:t>Naushad et al. (2019)</w:t>
      </w:r>
      <w:r w:rsidRPr="002E4752">
        <w:rPr>
          <w:rFonts w:eastAsiaTheme="minorHAnsi"/>
          <w:kern w:val="2"/>
          <w14:ligatures w14:val="standardContextual"/>
        </w:rPr>
        <w:t xml:space="preserve"> did not find that an increase in the overall number of virulence factors for a NASM isolate was associated with an increase in SCC of the associated IMI. However, when stratified by type of virulence category, the presence of each additional toxin gene for a NASM isolate was associated with a 0.024 increase in </w:t>
      </w:r>
      <w:proofErr w:type="spellStart"/>
      <w:r w:rsidRPr="002E4752">
        <w:rPr>
          <w:rFonts w:eastAsiaTheme="minorHAnsi"/>
          <w:kern w:val="2"/>
          <w14:ligatures w14:val="standardContextual"/>
        </w:rPr>
        <w:t>logSCC</w:t>
      </w:r>
      <w:proofErr w:type="spellEnd"/>
      <w:r w:rsidRPr="002E4752">
        <w:rPr>
          <w:rFonts w:eastAsiaTheme="minorHAnsi"/>
          <w:kern w:val="2"/>
          <w14:ligatures w14:val="standardContextual"/>
        </w:rPr>
        <w:t xml:space="preserve"> of the associated IMI (Naushad et al., 2019). Similarly, in a logistic regression with ordinal categories for IMI severity (low SCC, medium SCC, high SCC, and clinical mastitis), an overall increase in the number of virulence factors was not associated with increased severity of an IMI (Naushad et al., 2019). In a regression analysis with virulence factors stratified by type of virulence category, the presence of each additional gene associated with host immune evasion increased the odds of having a more severe immune response by 0.074 (Naushad et al., 2019). For the 30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included in Chapter 4, it would be worth repeating the analysis of possible associations between number of virulence factors and SCC </w:t>
      </w:r>
      <w:proofErr w:type="gramStart"/>
      <w:r w:rsidRPr="002E4752">
        <w:rPr>
          <w:rFonts w:eastAsiaTheme="minorHAnsi"/>
          <w:kern w:val="2"/>
          <w14:ligatures w14:val="standardContextual"/>
        </w:rPr>
        <w:t>category, but</w:t>
      </w:r>
      <w:proofErr w:type="gramEnd"/>
      <w:r w:rsidRPr="002E4752">
        <w:rPr>
          <w:rFonts w:eastAsiaTheme="minorHAnsi"/>
          <w:kern w:val="2"/>
          <w14:ligatures w14:val="standardContextual"/>
        </w:rPr>
        <w:t xml:space="preserve"> stratified by the different groupings of virulence gene functional category. Naushad et al. (2019) define five separate functional groupings for virulence genes (adherence, exoenzymes, host immune evasion, iron metabolism, and toxins), and analysis of number of virulence genes by functional group may be associated with SCC category even though overall number was not. Furthermore, Naushad et al. (2019) applied various clustering approaches </w:t>
      </w:r>
      <w:proofErr w:type="gramStart"/>
      <w:r w:rsidRPr="002E4752">
        <w:rPr>
          <w:rFonts w:eastAsiaTheme="minorHAnsi"/>
          <w:kern w:val="2"/>
          <w14:ligatures w14:val="standardContextual"/>
        </w:rPr>
        <w:t>in order to</w:t>
      </w:r>
      <w:proofErr w:type="gramEnd"/>
      <w:r w:rsidRPr="002E4752">
        <w:rPr>
          <w:rFonts w:eastAsiaTheme="minorHAnsi"/>
          <w:kern w:val="2"/>
          <w14:ligatures w14:val="standardContextual"/>
        </w:rPr>
        <w:t xml:space="preserve"> determine whether particular virulence distributions had any association with SCC category or occurrence of clinical mastitis, as well as relationships between the virulence factors from five categories stratified by IMI severity (low SCC, medium SCC, high SCC, and clinical mastitis). Although this methodology was beyond the scope of the current dissertation, cluster analyses of the study isolates may reveal interesting associations between different virulence factors, or patterns of virulence factors distinct to either the persistently high or low SCC IMI group.</w:t>
      </w:r>
      <w:ins w:id="257" w:author="John Barlow" w:date="2024-08-23T16:00:00Z" w16du:dateUtc="2024-08-23T20:00:00Z">
        <w:r w:rsidR="00BF5A89">
          <w:rPr>
            <w:rFonts w:eastAsiaTheme="minorHAnsi"/>
            <w:kern w:val="2"/>
            <w14:ligatures w14:val="standardContextual"/>
          </w:rPr>
          <w:t xml:space="preserve"> Any hypothesis here?</w:t>
        </w:r>
      </w:ins>
    </w:p>
    <w:p w14:paraId="0D9B8867" w14:textId="77777777" w:rsidR="002E4752" w:rsidRDefault="002E4752" w:rsidP="002E4752">
      <w:pPr>
        <w:spacing w:after="160" w:line="480" w:lineRule="auto"/>
        <w:ind w:firstLine="720"/>
        <w:jc w:val="both"/>
        <w:rPr>
          <w:rFonts w:eastAsiaTheme="minorHAnsi"/>
          <w:i/>
          <w:iCs/>
          <w:kern w:val="2"/>
          <w14:ligatures w14:val="standardContextual"/>
        </w:rPr>
      </w:pPr>
      <w:r w:rsidRPr="002E4752">
        <w:rPr>
          <w:rFonts w:eastAsiaTheme="minorHAnsi"/>
          <w:kern w:val="2"/>
          <w14:ligatures w14:val="standardContextual"/>
        </w:rPr>
        <w:t xml:space="preserve">The gene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encoding for the </w:t>
      </w:r>
      <w:proofErr w:type="spellStart"/>
      <w:r w:rsidRPr="002E4752">
        <w:rPr>
          <w:rFonts w:eastAsiaTheme="minorHAnsi"/>
          <w:kern w:val="2"/>
          <w14:ligatures w14:val="standardContextual"/>
        </w:rPr>
        <w:t>staphylocoagulase</w:t>
      </w:r>
      <w:proofErr w:type="spellEnd"/>
      <w:r w:rsidRPr="002E4752">
        <w:rPr>
          <w:rFonts w:eastAsiaTheme="minorHAnsi"/>
          <w:kern w:val="2"/>
          <w14:ligatures w14:val="standardContextual"/>
        </w:rPr>
        <w:t xml:space="preserve"> enzyme, was identified in two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belonging to ST25.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has not been widely reported to be present in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of bovine IMI origin. It would be interesting to screen more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from the current study for presence of </w:t>
      </w:r>
      <w:proofErr w:type="spellStart"/>
      <w:r w:rsidRPr="002E4752">
        <w:rPr>
          <w:rFonts w:eastAsiaTheme="minorHAnsi"/>
          <w:i/>
          <w:iCs/>
          <w:kern w:val="2"/>
          <w14:ligatures w14:val="standardContextual"/>
        </w:rPr>
        <w:t>coa</w:t>
      </w:r>
      <w:proofErr w:type="spellEnd"/>
      <w:r w:rsidRPr="002E4752">
        <w:rPr>
          <w:rFonts w:eastAsiaTheme="minorHAnsi"/>
          <w:i/>
          <w:iCs/>
          <w:kern w:val="2"/>
          <w14:ligatures w14:val="standardContextual"/>
        </w:rPr>
        <w:t>,</w:t>
      </w:r>
      <w:r w:rsidRPr="002E4752">
        <w:rPr>
          <w:rFonts w:eastAsiaTheme="minorHAnsi"/>
          <w:kern w:val="2"/>
          <w14:ligatures w14:val="standardContextual"/>
        </w:rPr>
        <w:t xml:space="preserve"> whether by whole genome sequencing or PCR. Both isolates with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belonged to ST25. Identifying more isolates by MLST and screening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could determine if carriage of this notable staphylococcal virulence factor was more likely for isolates belonging to this </w:t>
      </w:r>
      <w:proofErr w:type="gramStart"/>
      <w:r w:rsidRPr="002E4752">
        <w:rPr>
          <w:rFonts w:eastAsiaTheme="minorHAnsi"/>
          <w:kern w:val="2"/>
          <w14:ligatures w14:val="standardContextual"/>
        </w:rPr>
        <w:t>particular ST.</w:t>
      </w:r>
      <w:proofErr w:type="gramEnd"/>
      <w:r w:rsidRPr="002E4752">
        <w:rPr>
          <w:rFonts w:eastAsiaTheme="minorHAnsi"/>
          <w:kern w:val="2"/>
          <w14:ligatures w14:val="standardContextual"/>
        </w:rPr>
        <w:t xml:space="preserve"> Additionally, performing a coagulase test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positive isolates in this collection could yield interesting insight between carriage of this gene and phenotypic ability to clot serum </w:t>
      </w:r>
      <w:r w:rsidRPr="002E4752">
        <w:rPr>
          <w:rFonts w:eastAsiaTheme="minorHAnsi"/>
          <w:i/>
          <w:iCs/>
          <w:kern w:val="2"/>
          <w14:ligatures w14:val="standardContextual"/>
        </w:rPr>
        <w:t>in vitro.</w:t>
      </w:r>
    </w:p>
    <w:p w14:paraId="6DF485E0" w14:textId="1C8A2AD3" w:rsidR="001D0BB1" w:rsidRDefault="001D0BB1" w:rsidP="001D0BB1">
      <w:pPr>
        <w:pStyle w:val="ChapSubSub"/>
      </w:pPr>
      <w:r w:rsidRPr="00235356">
        <w:t>6.2.</w:t>
      </w:r>
      <w:r w:rsidR="00A339E8">
        <w:t>3</w:t>
      </w:r>
      <w:r w:rsidRPr="00235356">
        <w:t xml:space="preserve"> </w:t>
      </w:r>
      <w:r w:rsidR="00A339E8" w:rsidRPr="00A339E8">
        <w:t xml:space="preserve">Further work exploring antimicrobial resistance for </w:t>
      </w:r>
      <w:r w:rsidR="00A339E8" w:rsidRPr="00DC6B7D">
        <w:rPr>
          <w:i/>
          <w:iCs/>
        </w:rPr>
        <w:t>Staph. chromogenes</w:t>
      </w:r>
      <w:r w:rsidR="00A339E8" w:rsidRPr="00A339E8">
        <w:t xml:space="preserve"> isolates from the current study</w:t>
      </w:r>
    </w:p>
    <w:p w14:paraId="4B97A904"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Ten of the 30 isolates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were positive for carriage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 with </w:t>
      </w:r>
      <w:r w:rsidRPr="00A339E8">
        <w:rPr>
          <w:rFonts w:eastAsiaTheme="minorHAnsi"/>
          <w:i/>
          <w:iCs/>
          <w:kern w:val="2"/>
          <w14:ligatures w14:val="standardContextual"/>
        </w:rPr>
        <w:t>in silico</w:t>
      </w:r>
      <w:r w:rsidRPr="00A339E8">
        <w:rPr>
          <w:rFonts w:eastAsiaTheme="minorHAnsi"/>
          <w:kern w:val="2"/>
          <w14:ligatures w14:val="standardContextual"/>
        </w:rPr>
        <w:t xml:space="preserve"> analysis of data from whole genome sequencing.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encodes a β-lactamase enzyme which hydrolytically destroys β-lactam </w:t>
      </w:r>
      <w:proofErr w:type="gramStart"/>
      <w:r w:rsidRPr="00A339E8">
        <w:rPr>
          <w:rFonts w:eastAsiaTheme="minorHAnsi"/>
          <w:kern w:val="2"/>
          <w14:ligatures w14:val="standardContextual"/>
        </w:rPr>
        <w:t>antibiotics, and</w:t>
      </w:r>
      <w:proofErr w:type="gramEnd"/>
      <w:r w:rsidRPr="00A339E8">
        <w:rPr>
          <w:rFonts w:eastAsiaTheme="minorHAnsi"/>
          <w:kern w:val="2"/>
          <w14:ligatures w14:val="standardContextual"/>
        </w:rPr>
        <w:t xml:space="preserve"> is the primary determinant of phenotypic resistance to benzylpenicillin in staphylococci </w:t>
      </w:r>
      <w:r w:rsidRPr="00A339E8">
        <w:rPr>
          <w:rFonts w:eastAsiaTheme="minorHAnsi"/>
          <w:noProof/>
          <w:kern w:val="2"/>
          <w14:ligatures w14:val="standardContextual"/>
        </w:rPr>
        <w:t>(Pinho, 2008)</w:t>
      </w:r>
      <w:r w:rsidRPr="00A339E8">
        <w:rPr>
          <w:rFonts w:eastAsiaTheme="minorHAnsi"/>
          <w:kern w:val="2"/>
          <w14:ligatures w14:val="standardContextual"/>
        </w:rPr>
        <w:t>. However, carriage of a particular resistance gene does not always translate into phenotypic resistance. Inconsistencies exist between phenotypic and genotypic resistance results, due either to 1) detection of phenotypic resistance in the absence of expected genotypic determinants, or 2) phenotypic susceptibility despite the presence of genotypic determinants. For staphylococci</w:t>
      </w:r>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associated with bovine mastitis, </w:t>
      </w:r>
      <w:proofErr w:type="gramStart"/>
      <w:r w:rsidRPr="00A339E8">
        <w:rPr>
          <w:rFonts w:eastAsiaTheme="minorHAnsi"/>
          <w:kern w:val="2"/>
          <w14:ligatures w14:val="standardContextual"/>
        </w:rPr>
        <w:t>both of these</w:t>
      </w:r>
      <w:proofErr w:type="gramEnd"/>
      <w:r w:rsidRPr="00A339E8">
        <w:rPr>
          <w:rFonts w:eastAsiaTheme="minorHAnsi"/>
          <w:kern w:val="2"/>
          <w14:ligatures w14:val="standardContextual"/>
        </w:rPr>
        <w:t xml:space="preserve"> types of discrepancies have been reported for penicillin resistance </w:t>
      </w:r>
      <w:r w:rsidRPr="00A339E8">
        <w:rPr>
          <w:rFonts w:eastAsiaTheme="minorHAnsi"/>
          <w:noProof/>
          <w:kern w:val="2"/>
          <w14:ligatures w14:val="standardContextual"/>
        </w:rPr>
        <w:t>(Sampimon, 2009; Taponen et al., 2023)</w:t>
      </w:r>
      <w:r w:rsidRPr="00A339E8">
        <w:rPr>
          <w:rFonts w:eastAsiaTheme="minorHAnsi"/>
          <w:kern w:val="2"/>
          <w14:ligatures w14:val="standardContextual"/>
        </w:rPr>
        <w:t xml:space="preserve">. In a study by </w:t>
      </w:r>
      <w:proofErr w:type="spellStart"/>
      <w:r w:rsidRPr="00A339E8">
        <w:rPr>
          <w:rFonts w:eastAsiaTheme="minorHAnsi"/>
          <w:kern w:val="2"/>
          <w14:ligatures w14:val="standardContextual"/>
        </w:rPr>
        <w:t>Taponen</w:t>
      </w:r>
      <w:proofErr w:type="spellEnd"/>
      <w:r w:rsidRPr="00A339E8">
        <w:rPr>
          <w:rFonts w:eastAsiaTheme="minorHAnsi"/>
          <w:kern w:val="2"/>
          <w14:ligatures w14:val="standardContextual"/>
        </w:rP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proofErr w:type="spellStart"/>
      <w:r w:rsidRPr="00A339E8">
        <w:rPr>
          <w:rFonts w:eastAsiaTheme="minorHAnsi"/>
          <w:i/>
          <w:iCs/>
          <w:kern w:val="2"/>
          <w14:ligatures w14:val="standardContextual"/>
        </w:rPr>
        <w:t>mecA</w:t>
      </w:r>
      <w:proofErr w:type="spellEnd"/>
      <w:r w:rsidRPr="00A339E8">
        <w:rPr>
          <w:rFonts w:eastAsiaTheme="minorHAnsi"/>
          <w:kern w:val="2"/>
          <w14:ligatures w14:val="standardContextual"/>
        </w:rPr>
        <w:t xml:space="preserve">, and </w:t>
      </w:r>
      <w:proofErr w:type="spellStart"/>
      <w:r w:rsidRPr="00A339E8">
        <w:rPr>
          <w:rFonts w:eastAsiaTheme="minorHAnsi"/>
          <w:i/>
          <w:iCs/>
          <w:kern w:val="2"/>
          <w14:ligatures w14:val="standardContextual"/>
        </w:rPr>
        <w:t>mecC</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genes encoding the β-lactamase gene. </w:t>
      </w:r>
    </w:p>
    <w:p w14:paraId="143BE8C8"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Performing phenotypic antibiotic susceptibility testing for the 30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could further inform agreement between genotypic and phenotypic susceptibility of bovine staphylococci causing IMI. Preliminary results for 12 of the 30 isolates show 100% agreement between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carriage and phenotypic susceptibility to penicillin (using the agar dilution method, Table 1).  All 8 isolates negative for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based on whole genome sequencing were susceptible to penicillin </w:t>
      </w:r>
      <w:r w:rsidRPr="00A339E8">
        <w:rPr>
          <w:rFonts w:eastAsiaTheme="minorHAnsi"/>
          <w:i/>
          <w:iCs/>
          <w:kern w:val="2"/>
          <w14:ligatures w14:val="standardContextual"/>
        </w:rPr>
        <w:t>in vitro,</w:t>
      </w:r>
      <w:r w:rsidRPr="00A339E8">
        <w:rPr>
          <w:rFonts w:eastAsiaTheme="minorHAnsi"/>
          <w:kern w:val="2"/>
          <w14:ligatures w14:val="standardContextual"/>
        </w:rPr>
        <w:t xml:space="preserve"> while the 4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w:t>
      </w:r>
      <w:r w:rsidRPr="00A339E8">
        <w:rPr>
          <w:rFonts w:eastAsiaTheme="minorHAnsi"/>
          <w:kern w:val="2"/>
          <w14:ligatures w14:val="standardContextual"/>
        </w:rPr>
        <w:t xml:space="preserve">positive isolates were determined to be resistant. Although no other ARG were identified from genotypic data for these isolates, we may potentially see phenotypic resistance to other antimicrobial compounds when they are tested </w:t>
      </w:r>
      <w:r w:rsidRPr="00A339E8">
        <w:rPr>
          <w:rFonts w:eastAsiaTheme="minorHAnsi"/>
          <w:i/>
          <w:iCs/>
          <w:kern w:val="2"/>
          <w14:ligatures w14:val="standardContextual"/>
        </w:rPr>
        <w:t>in vitro.</w:t>
      </w:r>
      <w:r w:rsidRPr="00A339E8">
        <w:rPr>
          <w:rFonts w:eastAsiaTheme="minorHAnsi"/>
          <w:kern w:val="2"/>
          <w14:ligatures w14:val="standardContextual"/>
        </w:rPr>
        <w:t xml:space="preserve"> Databases identifying ARG are only looking for </w:t>
      </w:r>
      <w:proofErr w:type="gramStart"/>
      <w:r w:rsidRPr="00A339E8">
        <w:rPr>
          <w:rFonts w:eastAsiaTheme="minorHAnsi"/>
          <w:kern w:val="2"/>
          <w14:ligatures w14:val="standardContextual"/>
        </w:rPr>
        <w:t>previously-described</w:t>
      </w:r>
      <w:proofErr w:type="gramEnd"/>
      <w:r w:rsidRPr="00A339E8">
        <w:rPr>
          <w:rFonts w:eastAsiaTheme="minorHAnsi"/>
          <w:kern w:val="2"/>
          <w14:ligatures w14:val="standardContextual"/>
        </w:rPr>
        <w:t xml:space="preserve"> genes and mechanisms of resistance in bacteria; the process of identifying novel mechanisms of resistance begin by observing phenotypic resistance in the absence of previously-described resistance determinants. </w:t>
      </w:r>
    </w:p>
    <w:p w14:paraId="595DEA77" w14:textId="77777777" w:rsid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Resistance determinants in bacteria can be carried either as part of a genetic mobile element (usually a plasmid) or chromosomally. </w:t>
      </w:r>
      <w:proofErr w:type="gramStart"/>
      <w:r w:rsidRPr="00A339E8">
        <w:rPr>
          <w:rFonts w:eastAsiaTheme="minorHAnsi"/>
          <w:kern w:val="2"/>
          <w14:ligatures w14:val="standardContextual"/>
        </w:rPr>
        <w:t>Location</w:t>
      </w:r>
      <w:proofErr w:type="gramEnd"/>
      <w:r w:rsidRPr="00A339E8">
        <w:rPr>
          <w:rFonts w:eastAsiaTheme="minorHAnsi"/>
          <w:kern w:val="2"/>
          <w14:ligatures w14:val="standardContextual"/>
        </w:rPr>
        <w:t xml:space="preserve">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is not well characterized for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but a study of </w:t>
      </w:r>
      <w:commentRangeStart w:id="258"/>
      <w:r w:rsidRPr="00A339E8">
        <w:rPr>
          <w:rFonts w:eastAsiaTheme="minorHAnsi"/>
          <w:i/>
          <w:iCs/>
          <w:kern w:val="2"/>
          <w14:ligatures w14:val="standardContextual"/>
        </w:rPr>
        <w:t>Staph. aureus</w:t>
      </w:r>
      <w:r w:rsidRPr="00A339E8">
        <w:rPr>
          <w:rFonts w:eastAsiaTheme="minorHAnsi"/>
          <w:kern w:val="2"/>
          <w14:ligatures w14:val="standardContextual"/>
        </w:rPr>
        <w:t xml:space="preserve"> IMI isolates </w:t>
      </w:r>
      <w:commentRangeEnd w:id="258"/>
      <w:r w:rsidR="00F23F78">
        <w:rPr>
          <w:rStyle w:val="CommentReference"/>
          <w:rFonts w:asciiTheme="minorHAnsi" w:eastAsiaTheme="minorEastAsia" w:hAnsiTheme="minorHAnsi" w:cstheme="minorBidi"/>
        </w:rPr>
        <w:commentReference w:id="258"/>
      </w:r>
      <w:r w:rsidRPr="00A339E8">
        <w:rPr>
          <w:rFonts w:eastAsiaTheme="minorHAnsi"/>
          <w:kern w:val="2"/>
          <w14:ligatures w14:val="standardContextual"/>
        </w:rPr>
        <w:t xml:space="preserve">in Finland and Norway found that 26 out of 34 Finnish isolates (76.5%) and 25 out of 44 Swedish isolates (56.8%) carried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(vs. chromosomally) </w:t>
      </w:r>
      <w:r w:rsidRPr="00A339E8">
        <w:rPr>
          <w:rFonts w:eastAsiaTheme="minorHAnsi"/>
          <w:noProof/>
          <w:kern w:val="2"/>
          <w14:ligatures w14:val="standardContextual"/>
        </w:rPr>
        <w:t>(Bagcigil et al., 2012)</w:t>
      </w:r>
      <w:r w:rsidRPr="00A339E8">
        <w:rPr>
          <w:rFonts w:eastAsiaTheme="minorHAnsi"/>
          <w:kern w:val="2"/>
          <w14:ligatures w14:val="standardContextual"/>
        </w:rPr>
        <w:t xml:space="preserve">. Extrapolating from these results,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could potentially be carried either chromosomally or on a plasmid for the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in the current study. Preliminary work exploring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gene for the 10 positive isolates in the current study found that 4 were negative for plasmid carriage (using Plasmid Finder from the Center for Genomic Epidemiology, Technical University of Denmark, </w:t>
      </w:r>
      <w:hyperlink r:id="rId34" w:history="1">
        <w:r w:rsidRPr="00A339E8">
          <w:rPr>
            <w:rFonts w:eastAsiaTheme="minorHAnsi"/>
            <w:kern w:val="2"/>
            <w:u w:val="single"/>
            <w14:ligatures w14:val="standardContextual"/>
          </w:rPr>
          <w:t>https://cge.food.dtu.dk/services/PlasmidFinder/</w:t>
        </w:r>
      </w:hyperlink>
      <w:r w:rsidRPr="00A339E8">
        <w:rPr>
          <w:rFonts w:eastAsiaTheme="minorHAnsi"/>
          <w:kern w:val="2"/>
          <w14:ligatures w14:val="standardContextual"/>
        </w:rPr>
        <w:t xml:space="preserve">). One of these 4 was from ST6, 1 was from a different farm and belonged to ST51, and 2 from a third farm both belonged to ST5. As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appeared to be primarily a function of ST in Chapter 4, and consistent carriage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from ST originating from different farms is observed, this may suggest that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primarily located chromosomally for this population of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The only ST identified from Chapter 4 which did not have consistent carriage of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was ST6. It may be that these isolates of ST6 carry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If resistance genes are harbored on horizontally transmissible elements (such as plasmids), strains carrying these elements can successfully disseminate them to new, </w:t>
      </w:r>
      <w:proofErr w:type="gramStart"/>
      <w:r w:rsidRPr="00A339E8">
        <w:rPr>
          <w:rFonts w:eastAsiaTheme="minorHAnsi"/>
          <w:kern w:val="2"/>
          <w14:ligatures w14:val="standardContextual"/>
        </w:rPr>
        <w:t>previously-susceptible</w:t>
      </w:r>
      <w:proofErr w:type="gramEnd"/>
      <w:r w:rsidRPr="00A339E8">
        <w:rPr>
          <w:rFonts w:eastAsiaTheme="minorHAnsi"/>
          <w:kern w:val="2"/>
          <w14:ligatures w14:val="standardContextual"/>
        </w:rPr>
        <w:t xml:space="preserve"> bacteria, belonging to both the same species and different species. Location of resistance determinants on plasmids generally promotes more efficient spread of resistance genes </w:t>
      </w:r>
      <w:r w:rsidRPr="00A339E8">
        <w:rPr>
          <w:rFonts w:eastAsiaTheme="minorHAnsi"/>
          <w:noProof/>
          <w:kern w:val="2"/>
          <w14:ligatures w14:val="standardContextual"/>
        </w:rPr>
        <w:t>(Malachowa and DeLeo, 2010)</w:t>
      </w:r>
      <w:r w:rsidRPr="00A339E8">
        <w:rPr>
          <w:rFonts w:eastAsiaTheme="minorHAnsi"/>
          <w:kern w:val="2"/>
          <w14:ligatures w14:val="standardContextual"/>
        </w:rPr>
        <w:t xml:space="preserve">. Studies exploring whether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more likely to be carried chromosomally or on a plasmid for </w:t>
      </w:r>
      <w:r w:rsidRPr="00A339E8">
        <w:rPr>
          <w:rFonts w:eastAsiaTheme="minorHAnsi"/>
          <w:i/>
          <w:iCs/>
          <w:kern w:val="2"/>
          <w14:ligatures w14:val="standardContextual"/>
        </w:rPr>
        <w:t xml:space="preserve">Staph. chromogenes </w:t>
      </w:r>
      <w:r w:rsidRPr="00A339E8">
        <w:rPr>
          <w:rFonts w:eastAsiaTheme="minorHAnsi"/>
          <w:kern w:val="2"/>
          <w14:ligatures w14:val="standardContextual"/>
        </w:rPr>
        <w:t>from bovine IMI would be useful in understanding transmission of penicillin resistance for this predominant mastitis pathogen.</w:t>
      </w:r>
    </w:p>
    <w:p w14:paraId="027BB52D" w14:textId="082EA9FA" w:rsidR="00A339E8" w:rsidRDefault="00A339E8" w:rsidP="00A339E8">
      <w:pPr>
        <w:pStyle w:val="ChapSubSub"/>
        <w:rPr>
          <w:i/>
          <w:iCs/>
        </w:rPr>
      </w:pPr>
      <w:r w:rsidRPr="00235356">
        <w:t>6.2.</w:t>
      </w:r>
      <w:r>
        <w:t>4</w:t>
      </w:r>
      <w:r w:rsidRPr="00235356">
        <w:t xml:space="preserve"> </w:t>
      </w:r>
      <w:r w:rsidRPr="00A339E8">
        <w:t xml:space="preserve">Further work exploring the intraspecies diversity of </w:t>
      </w:r>
      <w:r w:rsidRPr="00883B66">
        <w:rPr>
          <w:i/>
          <w:iCs/>
        </w:rPr>
        <w:t>Staph. chromogenes</w:t>
      </w:r>
    </w:p>
    <w:p w14:paraId="53EB04C3" w14:textId="7389320D"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Among the 30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strain-typed using MLST in Chapter 4, there were 10 different ST identified. As the MLST scheme for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was described </w:t>
      </w:r>
      <w:proofErr w:type="gramStart"/>
      <w:r w:rsidRPr="007B52DC">
        <w:rPr>
          <w:rFonts w:eastAsiaTheme="minorHAnsi"/>
          <w:kern w:val="2"/>
          <w14:ligatures w14:val="standardContextual"/>
        </w:rPr>
        <w:t>fairly recently</w:t>
      </w:r>
      <w:proofErr w:type="gramEnd"/>
      <w:r w:rsidRPr="007B52DC">
        <w:rPr>
          <w:rFonts w:eastAsiaTheme="minorHAnsi"/>
          <w:kern w:val="2"/>
          <w14:ligatures w14:val="standardContextual"/>
        </w:rPr>
        <w:t xml:space="preserve"> </w:t>
      </w:r>
      <w:r w:rsidRPr="007B52DC">
        <w:rPr>
          <w:rFonts w:eastAsiaTheme="minorHAnsi"/>
          <w:noProof/>
          <w:kern w:val="2"/>
          <w14:ligatures w14:val="standardContextual"/>
        </w:rPr>
        <w:t>(Huebner et al., 2021)</w:t>
      </w:r>
      <w:r w:rsidRPr="007B52DC">
        <w:rPr>
          <w:rFonts w:eastAsiaTheme="minorHAnsi"/>
          <w:kern w:val="2"/>
          <w14:ligatures w14:val="standardContextual"/>
        </w:rPr>
        <w:t xml:space="preserve">, the number of studies describing strain-typing results using this scheme to date is limited </w:t>
      </w:r>
      <w:r w:rsidRPr="007B52DC">
        <w:rPr>
          <w:rFonts w:eastAsiaTheme="minorHAnsi"/>
          <w:noProof/>
          <w:kern w:val="2"/>
          <w14:ligatures w14:val="standardContextual"/>
        </w:rPr>
        <w:t>(Petzer et al., 2022; Persson Waller et al., 2023</w:t>
      </w:r>
      <w:ins w:id="259" w:author="John Barlow" w:date="2024-08-23T16:06:00Z" w16du:dateUtc="2024-08-23T20:06:00Z">
        <w:r w:rsidR="00076BA4">
          <w:rPr>
            <w:rFonts w:eastAsiaTheme="minorHAnsi"/>
            <w:noProof/>
            <w:kern w:val="2"/>
            <w14:ligatures w14:val="standardContextual"/>
          </w:rPr>
          <w:t>a and 202</w:t>
        </w:r>
      </w:ins>
      <w:ins w:id="260" w:author="John Barlow" w:date="2024-08-23T16:07:00Z" w16du:dateUtc="2024-08-23T20:07:00Z">
        <w:r w:rsidR="00076BA4">
          <w:rPr>
            <w:rFonts w:eastAsiaTheme="minorHAnsi"/>
            <w:noProof/>
            <w:kern w:val="2"/>
            <w14:ligatures w14:val="standardContextual"/>
          </w:rPr>
          <w:t>3</w:t>
        </w:r>
      </w:ins>
      <w:ins w:id="261" w:author="John Barlow" w:date="2024-08-23T16:06:00Z" w16du:dateUtc="2024-08-23T20:06:00Z">
        <w:r w:rsidR="00076BA4">
          <w:rPr>
            <w:rFonts w:eastAsiaTheme="minorHAnsi"/>
            <w:noProof/>
            <w:kern w:val="2"/>
            <w14:ligatures w14:val="standardContextual"/>
          </w:rPr>
          <w:t>b</w:t>
        </w:r>
      </w:ins>
      <w:r w:rsidRPr="007B52DC">
        <w:rPr>
          <w:rFonts w:eastAsiaTheme="minorHAnsi"/>
          <w:noProof/>
          <w:kern w:val="2"/>
          <w14:ligatures w14:val="standardContextual"/>
        </w:rPr>
        <w:t>)</w:t>
      </w:r>
      <w:r w:rsidRPr="007B52DC">
        <w:rPr>
          <w:rFonts w:eastAsiaTheme="minorHAnsi"/>
          <w:kern w:val="2"/>
          <w14:ligatures w14:val="standardContextual"/>
        </w:rPr>
        <w:t xml:space="preserve">. </w:t>
      </w:r>
      <w:commentRangeStart w:id="262"/>
      <w:r w:rsidRPr="007B52DC">
        <w:rPr>
          <w:rFonts w:eastAsiaTheme="minorHAnsi"/>
          <w:kern w:val="2"/>
          <w14:ligatures w14:val="standardContextual"/>
        </w:rPr>
        <w:t xml:space="preserve">Describing the diversity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MLST is a rapidly growing area of research</w:t>
      </w:r>
      <w:commentRangeEnd w:id="262"/>
      <w:r w:rsidR="00D13625">
        <w:rPr>
          <w:rStyle w:val="CommentReference"/>
          <w:rFonts w:asciiTheme="minorHAnsi" w:eastAsiaTheme="minorEastAsia" w:hAnsiTheme="minorHAnsi" w:cstheme="minorBidi"/>
        </w:rPr>
        <w:commentReference w:id="262"/>
      </w:r>
      <w:r w:rsidRPr="007B52DC">
        <w:rPr>
          <w:rFonts w:eastAsiaTheme="minorHAnsi"/>
          <w:kern w:val="2"/>
          <w14:ligatures w14:val="standardContextual"/>
        </w:rPr>
        <w:t xml:space="preserve">. Four of the 10 ST in the current study had previously not been described, and 43% of all isolates belonging to 33 new ST were identified by Persson Waller et al. (2023). These results highlight the importance of contributing to </w:t>
      </w:r>
      <w:proofErr w:type="gramStart"/>
      <w:r w:rsidRPr="007B52DC">
        <w:rPr>
          <w:rFonts w:eastAsiaTheme="minorHAnsi"/>
          <w:kern w:val="2"/>
          <w14:ligatures w14:val="standardContextual"/>
        </w:rPr>
        <w:t>publicly-available</w:t>
      </w:r>
      <w:proofErr w:type="gramEnd"/>
      <w:r w:rsidRPr="007B52DC">
        <w:rPr>
          <w:rFonts w:eastAsiaTheme="minorHAnsi"/>
          <w:kern w:val="2"/>
          <w14:ligatures w14:val="standardContextual"/>
        </w:rPr>
        <w:t xml:space="preserve"> databases in order to improve our ability to better understand the diversity of this common mastitis pathogen. Some overlapping ST (those related to ST1 and ST6) were observed between the Swedish isolates in Persson Waller et al. (2023), the Vermont isolates in the current study, and the isolates from Washington State, Vermont, and Belgium described in Huebner et al. (2021). However, distribution of different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 also seems to be a function of geographical location. ST15 was the second </w:t>
      </w:r>
      <w:proofErr w:type="gramStart"/>
      <w:r w:rsidRPr="007B52DC">
        <w:rPr>
          <w:rFonts w:eastAsiaTheme="minorHAnsi"/>
          <w:kern w:val="2"/>
          <w14:ligatures w14:val="standardContextual"/>
        </w:rPr>
        <w:t>most commonly identified</w:t>
      </w:r>
      <w:proofErr w:type="gramEnd"/>
      <w:r w:rsidRPr="007B52DC">
        <w:rPr>
          <w:rFonts w:eastAsiaTheme="minorHAnsi"/>
          <w:kern w:val="2"/>
          <w14:ligatures w14:val="standardContextual"/>
        </w:rPr>
        <w:t xml:space="preserve"> by Hubener et al. (2021) after ST1, with 17/120 (14.2%) of isolates belonging to this ST. </w:t>
      </w:r>
      <w:commentRangeStart w:id="263"/>
      <w:r w:rsidRPr="007B52DC">
        <w:rPr>
          <w:rFonts w:eastAsiaTheme="minorHAnsi"/>
          <w:kern w:val="2"/>
          <w14:ligatures w14:val="standardContextual"/>
        </w:rPr>
        <w:t xml:space="preserve">In their study, ST15 was primarily identified in isolates from Vermont and Washington State (16/17 isolates), and less frequently in Belgium. Interestingly, although all isolates in the current study are from Vermont, only 2 of 30 isolates belonged to ST15. </w:t>
      </w:r>
      <w:commentRangeEnd w:id="263"/>
      <w:r w:rsidR="000562D1">
        <w:rPr>
          <w:rStyle w:val="CommentReference"/>
          <w:rFonts w:asciiTheme="minorHAnsi" w:eastAsiaTheme="minorEastAsia" w:hAnsiTheme="minorHAnsi" w:cstheme="minorBidi"/>
        </w:rPr>
        <w:commentReference w:id="263"/>
      </w:r>
      <w:r w:rsidRPr="007B52DC">
        <w:rPr>
          <w:rFonts w:eastAsiaTheme="minorHAnsi"/>
          <w:kern w:val="2"/>
          <w14:ligatures w14:val="standardContextual"/>
        </w:rPr>
        <w:t xml:space="preserve">A study using MLST to strain-type larger number of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associated with bovine IMI from numerous countries across multiple continents would help us to better understand how the distribution and diversity of this pathogen varies with geography. </w:t>
      </w:r>
    </w:p>
    <w:p w14:paraId="7A228986"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In the longitudinal study described in Chapters 3-5, MALDI-TOF mass spectrometry was used to identify bacterial isolates to species level. Isolates were sent to the University of Missouri to be run on the MALDI-TOF. Generated spectra were assigned a score based on similarity with spectra in the manufacturer’s database, as well as the University of Missouri laboratory custom database, which has been specifically informed to better identify isolates important to bovine mastitis. In total, 488 bacterial isolates were identified by the MALDI-TOF as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Three isolates later identified to be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sequencing of the </w:t>
      </w:r>
      <w:proofErr w:type="spellStart"/>
      <w:r w:rsidRPr="007B52DC">
        <w:rPr>
          <w:rFonts w:eastAsiaTheme="minorHAnsi"/>
          <w:i/>
          <w:iCs/>
          <w:kern w:val="2"/>
          <w14:ligatures w14:val="standardContextual"/>
        </w:rPr>
        <w:t>tuf</w:t>
      </w:r>
      <w:proofErr w:type="spellEnd"/>
      <w:r w:rsidRPr="007B52DC">
        <w:rPr>
          <w:rFonts w:eastAsiaTheme="minorHAnsi"/>
          <w:kern w:val="2"/>
          <w14:ligatures w14:val="standardContextual"/>
        </w:rPr>
        <w:t xml:space="preserve"> gene) were called “no ID” by MALD-TOF. These 3 isolates are all from the same farm, and 2 were isolated from the same quarter over sequential visits. It is interesting to consider why these 3 </w:t>
      </w:r>
      <w:proofErr w:type="gramStart"/>
      <w:r w:rsidRPr="007B52DC">
        <w:rPr>
          <w:rFonts w:eastAsiaTheme="minorHAnsi"/>
          <w:kern w:val="2"/>
          <w14:ligatures w14:val="standardContextual"/>
        </w:rPr>
        <w:t xml:space="preserve">particular </w:t>
      </w:r>
      <w:r w:rsidRPr="007B52DC">
        <w:rPr>
          <w:rFonts w:eastAsiaTheme="minorHAnsi"/>
          <w:i/>
          <w:iCs/>
          <w:kern w:val="2"/>
          <w14:ligatures w14:val="standardContextual"/>
        </w:rPr>
        <w:t>Staph</w:t>
      </w:r>
      <w:proofErr w:type="gramEnd"/>
      <w:r w:rsidRPr="007B52DC">
        <w:rPr>
          <w:rFonts w:eastAsiaTheme="minorHAnsi"/>
          <w:i/>
          <w:iCs/>
          <w:kern w:val="2"/>
          <w14:ligatures w14:val="standardContextual"/>
        </w:rPr>
        <w:t>. chromogenes</w:t>
      </w:r>
      <w:r w:rsidRPr="007B52DC">
        <w:rPr>
          <w:rFonts w:eastAsiaTheme="minorHAnsi"/>
          <w:kern w:val="2"/>
          <w14:ligatures w14:val="standardContextual"/>
        </w:rPr>
        <w:t xml:space="preserve"> isolates out almost 500 were unable to be identified with MALDI-TOF. Unfortunately, none of these isolates were strain-typed using RAPD or MLST, so </w:t>
      </w:r>
      <w:proofErr w:type="gramStart"/>
      <w:r w:rsidRPr="007B52DC">
        <w:rPr>
          <w:rFonts w:eastAsiaTheme="minorHAnsi"/>
          <w:kern w:val="2"/>
          <w14:ligatures w14:val="standardContextual"/>
        </w:rPr>
        <w:t>whether or not</w:t>
      </w:r>
      <w:proofErr w:type="gramEnd"/>
      <w:r w:rsidRPr="007B52DC">
        <w:rPr>
          <w:rFonts w:eastAsiaTheme="minorHAnsi"/>
          <w:kern w:val="2"/>
          <w14:ligatures w14:val="standardContextual"/>
        </w:rPr>
        <w:t xml:space="preserve"> they are the same ST is unknown. However, it is tempting to wonder if they belong to a certain ST which is different enough from the others within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preventing them from being identified in the same manner. Further, if this was the case, it may lead to the question of whether MALDI-TOF could be used for strain-typing isolates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If so, it would be significantly easier and faster than any current method of strain-typing used for this organism.  </w:t>
      </w:r>
      <w:proofErr w:type="gramStart"/>
      <w:r w:rsidRPr="007B52DC">
        <w:rPr>
          <w:rFonts w:eastAsiaTheme="minorHAnsi"/>
          <w:kern w:val="2"/>
          <w14:ligatures w14:val="standardContextual"/>
        </w:rPr>
        <w:t>In order to</w:t>
      </w:r>
      <w:proofErr w:type="gramEnd"/>
      <w:r w:rsidRPr="007B52DC">
        <w:rPr>
          <w:rFonts w:eastAsiaTheme="minorHAnsi"/>
          <w:kern w:val="2"/>
          <w14:ligatures w14:val="standardContextual"/>
        </w:rPr>
        <w:t xml:space="preserve"> explore this question, one would need a large set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with a diversity of MLST identified and represented, and a substantial number of isolates belonging to each ST.</w:t>
      </w:r>
    </w:p>
    <w:p w14:paraId="1A02CDF9" w14:textId="0D043B93"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Although we did not find any support for an association between carriage of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and the associated SCC category of an IMI, results from Chapter 4 suggest that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carriage is likely a function of ST in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As mentioned above, for all but 1 of the 5 MLST identified,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carriage was uniform across a ST. </w:t>
      </w:r>
      <w:proofErr w:type="gramStart"/>
      <w:r w:rsidRPr="007B52DC">
        <w:rPr>
          <w:rFonts w:eastAsiaTheme="minorHAnsi"/>
          <w:kern w:val="2"/>
          <w14:ligatures w14:val="standardContextual"/>
        </w:rPr>
        <w:t>Similar to</w:t>
      </w:r>
      <w:proofErr w:type="gramEnd"/>
      <w:r w:rsidRPr="007B52DC">
        <w:rPr>
          <w:rFonts w:eastAsiaTheme="minorHAnsi"/>
          <w:kern w:val="2"/>
          <w14:ligatures w14:val="standardContextual"/>
        </w:rPr>
        <w:t xml:space="preserve">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the carriage of virulence factors by isolates in the current study also appears to be a function of ST. The cumulative number of virulence factors identified belonging to the 5 ST with multiple isolates showed little to no variation, and many of the limited differences in presence or absence of virulence factors occurred at the ST level. Association between ST and carriage of ARG has been demonstrated for bovine </w:t>
      </w:r>
      <w:r w:rsidRPr="007B52DC">
        <w:rPr>
          <w:rFonts w:eastAsiaTheme="minorHAnsi"/>
          <w:i/>
          <w:iCs/>
          <w:kern w:val="2"/>
          <w14:ligatures w14:val="standardContextual"/>
        </w:rPr>
        <w:t>Staph. aureus</w:t>
      </w:r>
      <w:ins w:id="264" w:author="John Barlow" w:date="2024-08-23T16:12:00Z" w16du:dateUtc="2024-08-23T20:12:00Z">
        <w:r w:rsidR="00D46DD0">
          <w:rPr>
            <w:rFonts w:eastAsiaTheme="minorHAnsi"/>
            <w:i/>
            <w:iCs/>
            <w:kern w:val="2"/>
            <w14:ligatures w14:val="standardContextual"/>
          </w:rPr>
          <w:t xml:space="preserve"> (ref)</w:t>
        </w:r>
      </w:ins>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Evidence for association between ST and virulence potential, as well as ST and carriage of ARG, was observed in Persson Waller et al. (2023) for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When Naushad et al. (2019) applied various clustering approaches </w:t>
      </w:r>
      <w:proofErr w:type="gramStart"/>
      <w:r w:rsidRPr="007B52DC">
        <w:rPr>
          <w:rFonts w:eastAsiaTheme="minorHAnsi"/>
          <w:kern w:val="2"/>
          <w14:ligatures w14:val="standardContextual"/>
        </w:rPr>
        <w:t>in order to</w:t>
      </w:r>
      <w:proofErr w:type="gramEnd"/>
      <w:r w:rsidRPr="007B52DC">
        <w:rPr>
          <w:rFonts w:eastAsiaTheme="minorHAnsi"/>
          <w:kern w:val="2"/>
          <w14:ligatures w14:val="standardContextual"/>
        </w:rPr>
        <w:t xml:space="preserve"> determine whether particular virulence factor distributions had any association with SCC category or clinical mastitis, NASM isolates instead grouped together by their respective species. Resistance profiles for NASM are species-specific, and it appears that the pattern of virulence genes carried by NASM isolates is also likely </w:t>
      </w:r>
      <w:proofErr w:type="gramStart"/>
      <w:r w:rsidRPr="007B52DC">
        <w:rPr>
          <w:rFonts w:eastAsiaTheme="minorHAnsi"/>
          <w:kern w:val="2"/>
          <w14:ligatures w14:val="standardContextual"/>
        </w:rPr>
        <w:t>species-dependent</w:t>
      </w:r>
      <w:proofErr w:type="gramEnd"/>
      <w:r w:rsidRPr="007B52DC">
        <w:rPr>
          <w:rFonts w:eastAsiaTheme="minorHAnsi"/>
          <w:kern w:val="2"/>
          <w14:ligatures w14:val="standardContextual"/>
        </w:rPr>
        <w:t>. Therefore, this genetic basis for carriage of virulence factors and ARG may also extend to the strain level.</w:t>
      </w:r>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Our ability to explore if pattern and number of virulence factors or carriage of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varies by ST in the current study was limited, both by the relatively small number of isolates assigned to most ST, as well as complete uniformity in the number and type of virulence factors and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presence for a particular ST. Future studies with larger isolate collections collected from a greater number of farms and the ability to sequence more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may be better able to explore associations of ARG and virulence factor carriage by ST (as determined by MLST). Larger sample sizes would likely result in a greater diversity of ST, with more isolates assigned to each ST, and a greater ability to account for the effect of clustering by herd.</w:t>
      </w:r>
    </w:p>
    <w:p w14:paraId="78A47955" w14:textId="77777777" w:rsid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Although no evidence was found that the number of virulence factors or ARG would predict if a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 would be associated with a persistently high or low SCC IMI, </w:t>
      </w:r>
      <w:commentRangeStart w:id="265"/>
      <w:r w:rsidRPr="007B52DC">
        <w:rPr>
          <w:rFonts w:eastAsiaTheme="minorHAnsi"/>
          <w:kern w:val="2"/>
          <w14:ligatures w14:val="standardContextual"/>
        </w:rPr>
        <w:t xml:space="preserve">it may be interesting to these attributes between isolates associated with clinical vs. </w:t>
      </w:r>
      <w:proofErr w:type="gramStart"/>
      <w:r w:rsidRPr="007B52DC">
        <w:rPr>
          <w:rFonts w:eastAsiaTheme="minorHAnsi"/>
          <w:kern w:val="2"/>
          <w14:ligatures w14:val="standardContextual"/>
        </w:rPr>
        <w:t>non clinical</w:t>
      </w:r>
      <w:proofErr w:type="gramEnd"/>
      <w:r w:rsidRPr="007B52DC">
        <w:rPr>
          <w:rFonts w:eastAsiaTheme="minorHAnsi"/>
          <w:kern w:val="2"/>
          <w14:ligatures w14:val="standardContextual"/>
        </w:rPr>
        <w:t xml:space="preserve"> mastitis</w:t>
      </w:r>
      <w:commentRangeEnd w:id="265"/>
      <w:r w:rsidR="008670BF">
        <w:rPr>
          <w:rStyle w:val="CommentReference"/>
          <w:rFonts w:asciiTheme="minorHAnsi" w:eastAsiaTheme="minorEastAsia" w:hAnsiTheme="minorHAnsi" w:cstheme="minorBidi"/>
        </w:rPr>
        <w:commentReference w:id="265"/>
      </w:r>
      <w:r w:rsidRPr="007B52DC">
        <w:rPr>
          <w:rFonts w:eastAsiaTheme="minorHAnsi"/>
          <w:kern w:val="2"/>
          <w14:ligatures w14:val="standardContextual"/>
        </w:rPr>
        <w:t xml:space="preserve">. In a study of 217 </w:t>
      </w:r>
      <w:r w:rsidRPr="007B52DC">
        <w:rPr>
          <w:rFonts w:eastAsiaTheme="minorHAnsi"/>
          <w:i/>
          <w:iCs/>
          <w:kern w:val="2"/>
          <w14:ligatures w14:val="standardContextual"/>
        </w:rPr>
        <w:t>Staph. aureus</w:t>
      </w:r>
      <w:r w:rsidRPr="007B52DC">
        <w:rPr>
          <w:rFonts w:eastAsiaTheme="minorHAnsi"/>
          <w:kern w:val="2"/>
          <w14:ligatures w14:val="standardContextual"/>
        </w:rPr>
        <w:t xml:space="preserve"> IMI isolates typed using pulsed-field gel electrophoresis, </w:t>
      </w:r>
      <w:r w:rsidRPr="007B52DC">
        <w:rPr>
          <w:rFonts w:eastAsiaTheme="minorHAnsi"/>
          <w:noProof/>
          <w:kern w:val="2"/>
          <w14:ligatures w14:val="standardContextual"/>
        </w:rPr>
        <w:t>Haveri et al. (2005)</w:t>
      </w:r>
      <w:r w:rsidRPr="007B52DC">
        <w:rPr>
          <w:rFonts w:eastAsiaTheme="minorHAnsi"/>
          <w:kern w:val="2"/>
          <w14:ligatures w14:val="standardContextual"/>
        </w:rPr>
        <w:t xml:space="preserve"> identified a particular </w:t>
      </w:r>
      <w:proofErr w:type="spellStart"/>
      <w:r w:rsidRPr="007B52DC">
        <w:rPr>
          <w:rFonts w:eastAsiaTheme="minorHAnsi"/>
          <w:kern w:val="2"/>
          <w14:ligatures w14:val="standardContextual"/>
        </w:rPr>
        <w:t>pulsotype</w:t>
      </w:r>
      <w:proofErr w:type="spellEnd"/>
      <w:r w:rsidRPr="007B52DC">
        <w:rPr>
          <w:rFonts w:eastAsiaTheme="minorHAnsi"/>
          <w:kern w:val="2"/>
          <w14:ligatures w14:val="standardContextual"/>
        </w:rPr>
        <w:t xml:space="preserve"> which was significantly associated with severe clinical mastitis symptoms but reduced persistence when compared to the 4 </w:t>
      </w:r>
      <w:proofErr w:type="gramStart"/>
      <w:r w:rsidRPr="007B52DC">
        <w:rPr>
          <w:rFonts w:eastAsiaTheme="minorHAnsi"/>
          <w:kern w:val="2"/>
          <w14:ligatures w14:val="standardContextual"/>
        </w:rPr>
        <w:t>other</w:t>
      </w:r>
      <w:proofErr w:type="gramEnd"/>
      <w:r w:rsidRPr="007B52DC">
        <w:rPr>
          <w:rFonts w:eastAsiaTheme="minorHAnsi"/>
          <w:kern w:val="2"/>
          <w14:ligatures w14:val="standardContextual"/>
        </w:rPr>
        <w:t xml:space="preserve"> commonly identified </w:t>
      </w:r>
      <w:proofErr w:type="spellStart"/>
      <w:r w:rsidRPr="007B52DC">
        <w:rPr>
          <w:rFonts w:eastAsiaTheme="minorHAnsi"/>
          <w:kern w:val="2"/>
          <w14:ligatures w14:val="standardContextual"/>
        </w:rPr>
        <w:t>pulsotypes</w:t>
      </w:r>
      <w:proofErr w:type="spellEnd"/>
      <w:r w:rsidRPr="007B52DC">
        <w:rPr>
          <w:rFonts w:eastAsiaTheme="minorHAnsi"/>
          <w:kern w:val="2"/>
          <w14:ligatures w14:val="standardContextual"/>
        </w:rPr>
        <w:t xml:space="preserve">. This association between specific clinical traits associated with an IMI (persistency and clinical severity) has not yet been widely described for </w:t>
      </w:r>
      <w:r w:rsidRPr="007B52DC">
        <w:rPr>
          <w:rFonts w:eastAsiaTheme="minorHAnsi"/>
          <w:i/>
          <w:iCs/>
          <w:kern w:val="2"/>
          <w14:ligatures w14:val="standardContextual"/>
        </w:rPr>
        <w:t xml:space="preserve">Staph. </w:t>
      </w:r>
      <w:proofErr w:type="gramStart"/>
      <w:r w:rsidRPr="007B52DC">
        <w:rPr>
          <w:rFonts w:eastAsiaTheme="minorHAnsi"/>
          <w:i/>
          <w:iCs/>
          <w:kern w:val="2"/>
          <w14:ligatures w14:val="standardContextual"/>
        </w:rPr>
        <w:t>chromogenes</w:t>
      </w:r>
      <w:r w:rsidRPr="007B52DC">
        <w:rPr>
          <w:rFonts w:eastAsiaTheme="minorHAnsi"/>
          <w:kern w:val="2"/>
          <w14:ligatures w14:val="standardContextual"/>
        </w:rPr>
        <w:t>, but</w:t>
      </w:r>
      <w:proofErr w:type="gramEnd"/>
      <w:r w:rsidRPr="007B52DC">
        <w:rPr>
          <w:rFonts w:eastAsiaTheme="minorHAnsi"/>
          <w:kern w:val="2"/>
          <w14:ligatures w14:val="standardContextual"/>
        </w:rPr>
        <w:t xml:space="preserve"> may help us better understand if particular pathotypes or ST exist in the population which are of greater concern.</w:t>
      </w:r>
    </w:p>
    <w:p w14:paraId="56F86A21" w14:textId="2E00E4AA" w:rsidR="00A605AF" w:rsidRDefault="00A605AF" w:rsidP="00A605AF">
      <w:pPr>
        <w:pStyle w:val="ChapSubSub"/>
      </w:pPr>
      <w:r w:rsidRPr="00235356">
        <w:t>6.2.</w:t>
      </w:r>
      <w:r>
        <w:t>5</w:t>
      </w:r>
      <w:r w:rsidRPr="00235356">
        <w:t xml:space="preserve"> </w:t>
      </w:r>
      <w:r w:rsidRPr="00A605AF">
        <w:t>Further work to better understand differences between organic and conventional dairy farm systems</w:t>
      </w:r>
    </w:p>
    <w:p w14:paraId="6AE7EB50"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While Chapters 3-5 described the species-specific prevalence of IMI pathogens, as well as the virulence potential and ARG carriage of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from organic dairy farms, the longitudinal study described was not designed to identify differences between conventional and organic dairy farms. Although Chapters 3 and 5 found that the species diversity and prevalence of various NASM were </w:t>
      </w:r>
      <w:proofErr w:type="gramStart"/>
      <w:r w:rsidRPr="00A605AF">
        <w:rPr>
          <w:rFonts w:eastAsiaTheme="minorHAnsi"/>
          <w:kern w:val="2"/>
          <w14:ligatures w14:val="standardContextual"/>
        </w:rPr>
        <w:t>similar to</w:t>
      </w:r>
      <w:proofErr w:type="gramEnd"/>
      <w:r w:rsidRPr="00A605AF">
        <w:rPr>
          <w:rFonts w:eastAsiaTheme="minorHAnsi"/>
          <w:kern w:val="2"/>
          <w14:ligatures w14:val="standardContextual"/>
        </w:rPr>
        <w:t xml:space="preserve"> what has previously been described for conventional farms (and 1 study of organic farms), it would be interesting to carry out research directly comparing NASM causing IMI in both types of system. Research summarized in Chapter 1 compared prevalence of IMI due to “coagulase negative staphylococci” generally, but these isolates were not identified to species level. Differences in management practices, facility types, and cow demographics between conventional and organic dairies </w:t>
      </w:r>
      <w:proofErr w:type="gramStart"/>
      <w:r w:rsidRPr="00A605AF">
        <w:rPr>
          <w:rFonts w:eastAsiaTheme="minorHAnsi"/>
          <w:kern w:val="2"/>
          <w14:ligatures w14:val="standardContextual"/>
        </w:rPr>
        <w:t>was</w:t>
      </w:r>
      <w:proofErr w:type="gramEnd"/>
      <w:r w:rsidRPr="00A605AF">
        <w:rPr>
          <w:rFonts w:eastAsiaTheme="minorHAnsi"/>
          <w:kern w:val="2"/>
          <w14:ligatures w14:val="standardContextual"/>
        </w:rPr>
        <w:t xml:space="preserve"> summarized in </w:t>
      </w:r>
      <w:commentRangeStart w:id="266"/>
      <w:r w:rsidRPr="00A605AF">
        <w:rPr>
          <w:rFonts w:eastAsiaTheme="minorHAnsi"/>
          <w:kern w:val="2"/>
          <w14:ligatures w14:val="standardContextual"/>
        </w:rPr>
        <w:t xml:space="preserve">Chapter 5. </w:t>
      </w:r>
      <w:commentRangeEnd w:id="266"/>
      <w:r w:rsidR="00AF2BC3">
        <w:rPr>
          <w:rStyle w:val="CommentReference"/>
          <w:rFonts w:asciiTheme="minorHAnsi" w:eastAsiaTheme="minorEastAsia" w:hAnsiTheme="minorHAnsi" w:cstheme="minorBidi"/>
        </w:rPr>
        <w:commentReference w:id="266"/>
      </w:r>
      <w:r w:rsidRPr="00A605AF">
        <w:rPr>
          <w:rFonts w:eastAsiaTheme="minorHAnsi"/>
          <w:kern w:val="2"/>
          <w14:ligatures w14:val="standardContextual"/>
        </w:rPr>
        <w:t xml:space="preserve">Given that variation in NASM species distribution and diversity is associated with a variety of herd and cow-level effects, it is possible that these differences may lead to dissimilar relative distributions or diversity of NASM causing IMI between the two farm types. Furthermore, although comparison of resistance profiles of staphylococci causing IMI between organic and conventional dairies </w:t>
      </w:r>
      <w:proofErr w:type="gramStart"/>
      <w:r w:rsidRPr="00A605AF">
        <w:rPr>
          <w:rFonts w:eastAsiaTheme="minorHAnsi"/>
          <w:kern w:val="2"/>
          <w14:ligatures w14:val="standardContextual"/>
        </w:rPr>
        <w:t>has generally has</w:t>
      </w:r>
      <w:proofErr w:type="gramEnd"/>
      <w:r w:rsidRPr="00A605AF">
        <w:rPr>
          <w:rFonts w:eastAsiaTheme="minorHAnsi"/>
          <w:kern w:val="2"/>
          <w14:ligatures w14:val="standardContextual"/>
        </w:rPr>
        <w:t xml:space="preserve"> been well-described (Chapter 1), these studies are again limited by a lack of identification to species level. As antimicrobial resistance (AMR) patterns are species-specific, potential exists for research comparing </w:t>
      </w:r>
      <w:proofErr w:type="gramStart"/>
      <w:r w:rsidRPr="00A605AF">
        <w:rPr>
          <w:rFonts w:eastAsiaTheme="minorHAnsi"/>
          <w:kern w:val="2"/>
          <w14:ligatures w14:val="standardContextual"/>
        </w:rPr>
        <w:t>the both</w:t>
      </w:r>
      <w:proofErr w:type="gramEnd"/>
      <w:r w:rsidRPr="00A605AF">
        <w:rPr>
          <w:rFonts w:eastAsiaTheme="minorHAnsi"/>
          <w:kern w:val="2"/>
          <w14:ligatures w14:val="standardContextual"/>
        </w:rPr>
        <w:t xml:space="preserve"> genotypic and phenotypic species-specific resistance profiles for NASM causing IMI on organic and conventional dairies. Exploring this topic would identify what kind of resistance was prevalent in NASM not experiencing selective pressure from antibiotic usage, which would be the first step in understanding why resistance is maintained in these populations, what type of resistance is prevalent. </w:t>
      </w:r>
    </w:p>
    <w:p w14:paraId="5E3B4C9A"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Related to this, potential exists for research comparing the most common ST of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causing IMI on organic and conventional farms. Comparison of predominant ST within a given species causing IMI could further our understanding of the complex interplay between phylogeny and selection pressures resulting from management factors on the resistance profiles of these mastitis pathogens. Previous findings suggests that ST may vary between organic and conventional farms, although researchers were studying fecal </w:t>
      </w:r>
      <w:r w:rsidRPr="00A605AF">
        <w:rPr>
          <w:rFonts w:eastAsiaTheme="minorHAnsi"/>
          <w:i/>
          <w:iCs/>
          <w:kern w:val="2"/>
          <w14:ligatures w14:val="standardContextual"/>
        </w:rPr>
        <w:t>E. coli</w:t>
      </w:r>
      <w:r w:rsidRPr="00A605AF">
        <w:rPr>
          <w:rFonts w:eastAsiaTheme="minorHAnsi"/>
          <w:kern w:val="2"/>
          <w14:ligatures w14:val="standardContextual"/>
        </w:rPr>
        <w:t xml:space="preserve"> and not mastitis pathogens. </w:t>
      </w:r>
      <w:r w:rsidRPr="00A605AF">
        <w:rPr>
          <w:rFonts w:eastAsiaTheme="minorHAnsi"/>
          <w:noProof/>
          <w:kern w:val="2"/>
          <w14:ligatures w14:val="standardContextual"/>
        </w:rPr>
        <w:t>Walk et al. (2007)</w:t>
      </w:r>
      <w:r w:rsidRPr="00A605AF">
        <w:rPr>
          <w:rFonts w:eastAsiaTheme="minorHAnsi"/>
          <w:kern w:val="2"/>
          <w14:ligatures w14:val="standardContextual"/>
        </w:rPr>
        <w:t xml:space="preserve"> found that phylogenetic groupings varied between organic and conventional dairies, suggesting there may be differences between lineages of </w:t>
      </w:r>
      <w:r w:rsidRPr="00A605AF">
        <w:rPr>
          <w:rFonts w:eastAsiaTheme="minorHAnsi"/>
          <w:i/>
          <w:iCs/>
          <w:kern w:val="2"/>
          <w14:ligatures w14:val="standardContextual"/>
        </w:rPr>
        <w:t>E. coli</w:t>
      </w:r>
      <w:r w:rsidRPr="00A605AF">
        <w:rPr>
          <w:rFonts w:eastAsiaTheme="minorHAnsi"/>
          <w:kern w:val="2"/>
          <w14:ligatures w14:val="standardContextual"/>
        </w:rPr>
        <w:t xml:space="preserve"> in their ability or likelihood of acquiring resistance genes. Based on their findings, the authors conclude that “organic farming practices not only change the frequency of resistant strains but also impact the overall population genetic composition of the resident </w:t>
      </w:r>
      <w:r w:rsidRPr="00A605AF">
        <w:rPr>
          <w:rFonts w:eastAsiaTheme="minorHAnsi"/>
          <w:i/>
          <w:iCs/>
          <w:kern w:val="2"/>
          <w14:ligatures w14:val="standardContextual"/>
        </w:rPr>
        <w:t>E. coli </w:t>
      </w:r>
      <w:r w:rsidRPr="00A605AF">
        <w:rPr>
          <w:rFonts w:eastAsiaTheme="minorHAnsi"/>
          <w:kern w:val="2"/>
          <w14:ligatures w14:val="standardContextual"/>
        </w:rPr>
        <w:t xml:space="preserve">flora.” </w:t>
      </w:r>
    </w:p>
    <w:p w14:paraId="23F6A98E"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 few studies describe resistance patterns of mastitis pathogens before and after transitioning to organic status, and these are summarized in Chapter 1. However, most were (understandably) limited in both the number of herds enrolled and the amount of time farms were followed. Although likely logistically difficult and expensive, a long-term study of farms transitioning from conventional to organic status would be incredibly valuable in understanding what types of AMR </w:t>
      </w:r>
      <w:proofErr w:type="gramStart"/>
      <w:r w:rsidRPr="00A605AF">
        <w:rPr>
          <w:rFonts w:eastAsiaTheme="minorHAnsi"/>
          <w:kern w:val="2"/>
          <w14:ligatures w14:val="standardContextual"/>
        </w:rPr>
        <w:t>is</w:t>
      </w:r>
      <w:proofErr w:type="gramEnd"/>
      <w:r w:rsidRPr="00A605AF">
        <w:rPr>
          <w:rFonts w:eastAsiaTheme="minorHAnsi"/>
          <w:kern w:val="2"/>
          <w14:ligatures w14:val="standardContextual"/>
        </w:rPr>
        <w:t xml:space="preserve"> maintained in organic dairy herds and for how long. This research could help us start understanding where the resistance genes in these bacteria came from, how long they maintain them in the absence of selective antimicrobial pressure, and specifically what types of resistance are maintained. </w:t>
      </w:r>
    </w:p>
    <w:p w14:paraId="48D37EDB" w14:textId="77777777" w:rsid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An extremely unique opportunity exists for research using IMI isolates from the longitudinal study described in Chapters 3-5. Staphylococci causing IMI from a particular farm enrolled in the current study were collected and stored from a previous study, approximately 25 years earlier. Identifying these isolates to the species level and then comparing resistance profiles across 25 years could give insight into trends in AMR prevalence over time. This </w:t>
      </w:r>
      <w:proofErr w:type="gramStart"/>
      <w:r w:rsidRPr="00A605AF">
        <w:rPr>
          <w:rFonts w:eastAsiaTheme="minorHAnsi"/>
          <w:kern w:val="2"/>
          <w14:ligatures w14:val="standardContextual"/>
        </w:rPr>
        <w:t>particular farm</w:t>
      </w:r>
      <w:proofErr w:type="gramEnd"/>
      <w:r w:rsidRPr="00A605AF">
        <w:rPr>
          <w:rFonts w:eastAsiaTheme="minorHAnsi"/>
          <w:kern w:val="2"/>
          <w14:ligatures w14:val="standardContextual"/>
        </w:rPr>
        <w:t xml:space="preserve"> was founded in the 1970s and has no history of antibiotic use. The 3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isolates included from this farm in Chapter 4 (assemblies 1-3, Table 6.1) were found to be penicillin susceptible and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w:t>
      </w:r>
      <w:r w:rsidRPr="00A605AF">
        <w:rPr>
          <w:rFonts w:eastAsiaTheme="minorHAnsi"/>
          <w:kern w:val="2"/>
          <w14:ligatures w14:val="standardContextual"/>
        </w:rPr>
        <w:t xml:space="preserve">negative. However, 19 </w:t>
      </w:r>
      <w:r w:rsidRPr="00A605AF">
        <w:rPr>
          <w:rFonts w:eastAsiaTheme="minorHAnsi"/>
          <w:i/>
          <w:iCs/>
          <w:kern w:val="2"/>
          <w14:ligatures w14:val="standardContextual"/>
        </w:rPr>
        <w:t>Staph. aureus</w:t>
      </w:r>
      <w:r w:rsidRPr="00A605AF">
        <w:rPr>
          <w:rFonts w:eastAsiaTheme="minorHAnsi"/>
          <w:kern w:val="2"/>
          <w14:ligatures w14:val="standardContextual"/>
        </w:rPr>
        <w:t xml:space="preserve"> and 92 NASM isolates belonging to 8 different species (including 50 additional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have been identified and stored from this farm in the current study. This collection of historical and new isolates from the same farm held by our research group would be limited to a case study. However, potential exists for collaboration with other research groups who may happen to have a similar collection of isolates. A study like this may help shed light on what different types of resistance persist long-term among mastitis pathogens in a dairy farm environment in the absence of antimicrobial use. As summarized in Chapter 1, some degree of AMR was found in isolates despite decreased (EU) or absence (US) of selective pressure of antimicrobial use. Additionally, </w:t>
      </w:r>
      <w:proofErr w:type="gramStart"/>
      <w:r w:rsidRPr="00A605AF">
        <w:rPr>
          <w:rFonts w:eastAsiaTheme="minorHAnsi"/>
          <w:kern w:val="2"/>
          <w14:ligatures w14:val="standardContextual"/>
        </w:rPr>
        <w:t>isolate</w:t>
      </w:r>
      <w:proofErr w:type="gramEnd"/>
      <w:r w:rsidRPr="00A605AF">
        <w:rPr>
          <w:rFonts w:eastAsiaTheme="minorHAnsi"/>
          <w:kern w:val="2"/>
          <w14:ligatures w14:val="standardContextual"/>
        </w:rPr>
        <w:t xml:space="preserve"> collections like this would allow for comparing what version of an ARG was present in bacteria at different points in time. Specifically, one could compare type of carriage of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 xml:space="preserve"> </w:t>
      </w:r>
      <w:r w:rsidRPr="00A605AF">
        <w:rPr>
          <w:rFonts w:eastAsiaTheme="minorHAnsi"/>
          <w:kern w:val="2"/>
          <w14:ligatures w14:val="standardContextual"/>
        </w:rPr>
        <w:t xml:space="preserve">(chromosomally vs. plasmid) between old and new isolates, or the </w:t>
      </w:r>
      <w:proofErr w:type="gramStart"/>
      <w:r w:rsidRPr="00A605AF">
        <w:rPr>
          <w:rFonts w:eastAsiaTheme="minorHAnsi"/>
          <w:kern w:val="2"/>
          <w14:ligatures w14:val="standardContextual"/>
        </w:rPr>
        <w:t>particular protein</w:t>
      </w:r>
      <w:proofErr w:type="gramEnd"/>
      <w:r w:rsidRPr="00A605AF">
        <w:rPr>
          <w:rFonts w:eastAsiaTheme="minorHAnsi"/>
          <w:kern w:val="2"/>
          <w14:ligatures w14:val="standardContextual"/>
        </w:rPr>
        <w:t xml:space="preserve"> signature of the β-lactamase enzyme encoded by </w:t>
      </w:r>
      <w:proofErr w:type="spellStart"/>
      <w:r w:rsidRPr="00A605AF">
        <w:rPr>
          <w:rFonts w:eastAsiaTheme="minorHAnsi"/>
          <w:i/>
          <w:iCs/>
          <w:kern w:val="2"/>
          <w14:ligatures w14:val="standardContextual"/>
        </w:rPr>
        <w:t>blaZ</w:t>
      </w:r>
      <w:proofErr w:type="spellEnd"/>
      <w:r w:rsidRPr="00A605AF">
        <w:rPr>
          <w:rFonts w:eastAsiaTheme="minorHAnsi"/>
          <w:kern w:val="2"/>
          <w14:ligatures w14:val="standardContextual"/>
        </w:rPr>
        <w:t xml:space="preserve">. One could then determine whether the same type of penicillin resistance has been maintained in staphylococci for a particular farm, or if the predominant ARG conferring resistance to penicillin has shifted over time. Assuming there is a fitness cost to bacteria for maintaining AMR genes </w:t>
      </w:r>
      <w:r w:rsidRPr="00A605AF">
        <w:rPr>
          <w:rFonts w:eastAsiaTheme="minorHAnsi"/>
          <w:noProof/>
          <w:kern w:val="2"/>
          <w14:ligatures w14:val="standardContextual"/>
        </w:rPr>
        <w:t>(Vanacker et al., 2023)</w:t>
      </w:r>
      <w:r w:rsidRPr="00A605AF">
        <w:rPr>
          <w:rFonts w:eastAsiaTheme="minorHAnsi"/>
          <w:kern w:val="2"/>
          <w14:ligatures w14:val="standardContextual"/>
        </w:rPr>
        <w:t xml:space="preserve">, this certainly begs the question of why resistance genes have been maintained to any degree in the absence of selective antimicrobial pressures. If </w:t>
      </w:r>
      <w:proofErr w:type="gramStart"/>
      <w:r w:rsidRPr="00A605AF">
        <w:rPr>
          <w:rFonts w:eastAsiaTheme="minorHAnsi"/>
          <w:kern w:val="2"/>
          <w14:ligatures w14:val="standardContextual"/>
        </w:rPr>
        <w:t>particular ARG</w:t>
      </w:r>
      <w:proofErr w:type="gramEnd"/>
      <w:r w:rsidRPr="00A605AF">
        <w:rPr>
          <w:rFonts w:eastAsiaTheme="minorHAnsi"/>
          <w:kern w:val="2"/>
          <w14:ligatures w14:val="standardContextual"/>
        </w:rPr>
        <w:t xml:space="preserve"> were shown to be maintained in mastitis pathogens from organic farms for 25 years, identifying where these ARG are carried in bacterial genomes could help determine why they have been maintained. Are these ARG close to genes associated with processes necessary for survival, and therefore get “carried along?” </w:t>
      </w:r>
      <w:proofErr w:type="gramStart"/>
      <w:r w:rsidRPr="00A605AF">
        <w:rPr>
          <w:rFonts w:eastAsiaTheme="minorHAnsi"/>
          <w:kern w:val="2"/>
          <w14:ligatures w14:val="standardContextual"/>
        </w:rPr>
        <w:t>Or,</w:t>
      </w:r>
      <w:proofErr w:type="gramEnd"/>
      <w:r w:rsidRPr="00A605AF">
        <w:rPr>
          <w:rFonts w:eastAsiaTheme="minorHAnsi"/>
          <w:kern w:val="2"/>
          <w14:ligatures w14:val="standardContextual"/>
        </w:rPr>
        <w:t xml:space="preserve"> are they linked to a different trait which is locally advantageous to survival in that particular organic dairy farm? Improving our understanding of how AMR is transmitted or retained in dairy farm systems is essential for developing effective strategies to mitigate resistance among mastitis pathogens.</w:t>
      </w:r>
    </w:p>
    <w:p w14:paraId="4F1D1088" w14:textId="7F7484BE" w:rsidR="008433F9" w:rsidRDefault="008433F9" w:rsidP="008433F9">
      <w:pPr>
        <w:pStyle w:val="ChapSub"/>
        <w:rPr>
          <w:rStyle w:val="Emphasis"/>
          <w:bCs/>
          <w:i w:val="0"/>
          <w:iCs w:val="0"/>
          <w:color w:val="0E101A"/>
        </w:rPr>
      </w:pPr>
      <w:bookmarkStart w:id="267" w:name="_Toc174382630"/>
      <w:r>
        <w:rPr>
          <w:rStyle w:val="Emphasis"/>
          <w:bCs/>
          <w:i w:val="0"/>
          <w:iCs w:val="0"/>
          <w:color w:val="0E101A"/>
        </w:rPr>
        <w:t xml:space="preserve">6.3 </w:t>
      </w:r>
      <w:r w:rsidRPr="008433F9">
        <w:rPr>
          <w:rStyle w:val="Emphasis"/>
          <w:bCs/>
          <w:i w:val="0"/>
          <w:iCs w:val="0"/>
          <w:color w:val="0E101A"/>
        </w:rPr>
        <w:t>General conclusions and overall significance</w:t>
      </w:r>
      <w:bookmarkEnd w:id="267"/>
    </w:p>
    <w:p w14:paraId="65558C1F"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The research presented in this dissertation indicates that the species distribution and prevalence of staphylococcal species causing IMI on organic dairy farms in Vermont are </w:t>
      </w:r>
      <w:proofErr w:type="gramStart"/>
      <w:r w:rsidRPr="00D66183">
        <w:rPr>
          <w:rFonts w:eastAsiaTheme="minorHAnsi"/>
          <w:kern w:val="2"/>
          <w14:ligatures w14:val="standardContextual"/>
        </w:rPr>
        <w:t>similar to</w:t>
      </w:r>
      <w:proofErr w:type="gramEnd"/>
      <w:r w:rsidRPr="00D66183">
        <w:rPr>
          <w:rFonts w:eastAsiaTheme="minorHAnsi"/>
          <w:kern w:val="2"/>
          <w14:ligatures w14:val="standardContextual"/>
        </w:rPr>
        <w:t xml:space="preserve"> what has been described previously for conventional farms.</w:t>
      </w:r>
      <w:r w:rsidRPr="00D66183">
        <w:rPr>
          <w:rFonts w:eastAsiaTheme="minorHAnsi"/>
          <w:b/>
          <w:bCs/>
          <w:i/>
          <w:iCs/>
          <w:kern w:val="2"/>
          <w14:ligatures w14:val="standardContextual"/>
        </w:rPr>
        <w:t xml:space="preserve"> </w:t>
      </w:r>
      <w:r w:rsidRPr="00D66183">
        <w:rPr>
          <w:rFonts w:eastAsiaTheme="minorHAnsi"/>
          <w:kern w:val="2"/>
          <w14:ligatures w14:val="standardContextual"/>
        </w:rPr>
        <w:t xml:space="preserve">Furthermore, the inflammatory reaction in the mammary gland associated with IMI due to different staphylococcal species is also </w:t>
      </w:r>
      <w:proofErr w:type="gramStart"/>
      <w:r w:rsidRPr="00D66183">
        <w:rPr>
          <w:rFonts w:eastAsiaTheme="minorHAnsi"/>
          <w:kern w:val="2"/>
          <w14:ligatures w14:val="standardContextual"/>
        </w:rPr>
        <w:t>similar to</w:t>
      </w:r>
      <w:proofErr w:type="gramEnd"/>
      <w:r w:rsidRPr="00D66183">
        <w:rPr>
          <w:rFonts w:eastAsiaTheme="minorHAnsi"/>
          <w:kern w:val="2"/>
          <w14:ligatures w14:val="standardContextual"/>
        </w:rPr>
        <w:t xml:space="preserve"> that which has been previously described. The impact of IMI caused by staphylococci seems to be consistent across differing facility types used by organic farms, as shown by comparison of bulk tank milk data presented in Chapter 2 and the diversity and relative proportion of species causing IMI at the quarter-level presented in Chapter 5. </w:t>
      </w:r>
    </w:p>
    <w:p w14:paraId="1DED6990" w14:textId="2C33A00B"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underscores that NASM are indeed worthy of consideration as significant mastitis </w:t>
      </w:r>
      <w:proofErr w:type="gramStart"/>
      <w:r w:rsidRPr="00D66183">
        <w:rPr>
          <w:rFonts w:eastAsiaTheme="minorHAnsi"/>
          <w:kern w:val="2"/>
          <w14:ligatures w14:val="standardContextual"/>
        </w:rPr>
        <w:t>pathogens, and</w:t>
      </w:r>
      <w:proofErr w:type="gramEnd"/>
      <w:r w:rsidRPr="00D66183">
        <w:rPr>
          <w:rFonts w:eastAsiaTheme="minorHAnsi"/>
          <w:kern w:val="2"/>
          <w14:ligatures w14:val="standardContextual"/>
        </w:rPr>
        <w:t xml:space="preserve"> are not </w:t>
      </w:r>
      <w:ins w:id="268" w:author="John Barlow" w:date="2024-08-23T16:23:00Z" w16du:dateUtc="2024-08-23T20:23:00Z">
        <w:r w:rsidR="004B1F30">
          <w:rPr>
            <w:rFonts w:eastAsiaTheme="minorHAnsi"/>
            <w:kern w:val="2"/>
            <w14:ligatures w14:val="standardContextual"/>
          </w:rPr>
          <w:t xml:space="preserve">always </w:t>
        </w:r>
      </w:ins>
      <w:r w:rsidRPr="00D66183">
        <w:rPr>
          <w:rFonts w:eastAsiaTheme="minorHAnsi"/>
          <w:kern w:val="2"/>
          <w14:ligatures w14:val="standardContextual"/>
        </w:rPr>
        <w:t xml:space="preserve">“minor” mastitis pathogens as </w:t>
      </w:r>
      <w:del w:id="269" w:author="John Barlow" w:date="2024-08-23T16:23:00Z" w16du:dateUtc="2024-08-23T20:23:00Z">
        <w:r w:rsidRPr="00D66183" w:rsidDel="004B1F30">
          <w:rPr>
            <w:rFonts w:eastAsiaTheme="minorHAnsi"/>
            <w:kern w:val="2"/>
            <w14:ligatures w14:val="standardContextual"/>
          </w:rPr>
          <w:delText>some have previously described them</w:delText>
        </w:r>
      </w:del>
      <w:ins w:id="270" w:author="John Barlow" w:date="2024-08-23T16:23:00Z" w16du:dateUtc="2024-08-23T20:23:00Z">
        <w:r w:rsidR="004B1F30">
          <w:rPr>
            <w:rFonts w:eastAsiaTheme="minorHAnsi"/>
            <w:kern w:val="2"/>
            <w14:ligatures w14:val="standardContextual"/>
          </w:rPr>
          <w:t>they have been previously defined</w:t>
        </w:r>
      </w:ins>
      <w:r w:rsidRPr="00D66183">
        <w:rPr>
          <w:rFonts w:eastAsiaTheme="minorHAnsi"/>
          <w:kern w:val="2"/>
          <w14:ligatures w14:val="standardContextual"/>
        </w:rPr>
        <w:t xml:space="preserve">. As a group, NASM were clearly the predominant pathogen causing IMI, with a 20% median quarter-level prevalence described in Chapter 5. Nine of the ten species analyzed in Chapter 3 species elevated quarter SCC above </w:t>
      </w:r>
      <w:del w:id="271" w:author="John Barlow" w:date="2024-08-23T15:14:00Z" w16du:dateUtc="2024-08-23T19:14:00Z">
        <w:r w:rsidRPr="00D66183" w:rsidDel="0025357F">
          <w:rPr>
            <w:rFonts w:eastAsiaTheme="minorHAnsi"/>
            <w:kern w:val="2"/>
            <w14:ligatures w14:val="standardContextual"/>
          </w:rPr>
          <w:delText>healthy</w:delText>
        </w:r>
      </w:del>
      <w:ins w:id="272" w:author="John Barlow" w:date="2024-08-23T15:14:00Z" w16du:dateUtc="2024-08-23T19:14:00Z">
        <w:r w:rsidR="0025357F">
          <w:rPr>
            <w:rFonts w:eastAsiaTheme="minorHAnsi"/>
            <w:kern w:val="2"/>
            <w14:ligatures w14:val="standardContextual"/>
          </w:rPr>
          <w:t>culture-negative</w:t>
        </w:r>
      </w:ins>
      <w:r w:rsidRPr="00D66183">
        <w:rPr>
          <w:rFonts w:eastAsiaTheme="minorHAnsi"/>
          <w:kern w:val="2"/>
          <w14:ligatures w14:val="standardContextual"/>
        </w:rPr>
        <w:t xml:space="preserve"> quarters. Although this increase in quarter SCC was modest for most species observed, their widespread nature can still result in an increased bulk tank SCC. This work also underscores the importance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specifically as a mastitis pathogen. I found a prevalence of 33% prevalence penicillin resistance 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which is especially noteworthy as these isolates originate from organic farms. Findings from our longitudinal study show that this mastitis pathogen has a great ability to persist in the mammary gland, as well as cause </w:t>
      </w:r>
      <w:proofErr w:type="gramStart"/>
      <w:r w:rsidRPr="00D66183">
        <w:rPr>
          <w:rFonts w:eastAsiaTheme="minorHAnsi"/>
          <w:kern w:val="2"/>
          <w14:ligatures w14:val="standardContextual"/>
        </w:rPr>
        <w:t>a number of</w:t>
      </w:r>
      <w:proofErr w:type="gramEnd"/>
      <w:r w:rsidRPr="00D66183">
        <w:rPr>
          <w:rFonts w:eastAsiaTheme="minorHAnsi"/>
          <w:kern w:val="2"/>
          <w14:ligatures w14:val="standardContextual"/>
        </w:rPr>
        <w:t xml:space="preserve"> infections associated with a persistently high SCC. Furthermore, findings from this work also suggest that </w:t>
      </w:r>
      <w:proofErr w:type="gramStart"/>
      <w:r w:rsidRPr="00D66183">
        <w:rPr>
          <w:rFonts w:eastAsiaTheme="minorHAnsi"/>
          <w:kern w:val="2"/>
          <w14:ligatures w14:val="standardContextual"/>
        </w:rPr>
        <w:t>particular strains</w:t>
      </w:r>
      <w:proofErr w:type="gramEnd"/>
      <w:r w:rsidRPr="00D66183">
        <w:rPr>
          <w:rFonts w:eastAsiaTheme="minorHAnsi"/>
          <w:kern w:val="2"/>
          <w14:ligatures w14:val="standardContextual"/>
        </w:rPr>
        <w:t xml:space="preserve"> of </w:t>
      </w:r>
      <w:r w:rsidRPr="00D66183">
        <w:rPr>
          <w:rFonts w:eastAsiaTheme="minorHAnsi"/>
          <w:i/>
          <w:iCs/>
          <w:kern w:val="2"/>
          <w14:ligatures w14:val="standardContextual"/>
        </w:rPr>
        <w:t xml:space="preserve">Staph. chromogenes </w:t>
      </w:r>
      <w:ins w:id="273" w:author="John Barlow" w:date="2024-08-23T16:24:00Z" w16du:dateUtc="2024-08-23T20:24:00Z">
        <w:r w:rsidR="00D84B7A">
          <w:rPr>
            <w:rFonts w:eastAsiaTheme="minorHAnsi"/>
            <w:i/>
            <w:iCs/>
            <w:kern w:val="2"/>
            <w14:ligatures w14:val="standardContextual"/>
          </w:rPr>
          <w:t xml:space="preserve">may </w:t>
        </w:r>
      </w:ins>
      <w:r w:rsidRPr="00D66183">
        <w:rPr>
          <w:rFonts w:eastAsiaTheme="minorHAnsi"/>
          <w:kern w:val="2"/>
          <w14:ligatures w14:val="standardContextual"/>
        </w:rPr>
        <w:t xml:space="preserve">behave in a contagious manner within a herd, </w:t>
      </w:r>
      <w:commentRangeStart w:id="274"/>
      <w:r w:rsidRPr="00D66183">
        <w:rPr>
          <w:rFonts w:eastAsiaTheme="minorHAnsi"/>
          <w:kern w:val="2"/>
          <w14:ligatures w14:val="standardContextual"/>
        </w:rPr>
        <w:t xml:space="preserve">as the same RAPD type was found causing IMI in multiple animals on a farm, and particular strains as identified by MLST appear to be dominant at different farms. </w:t>
      </w:r>
      <w:commentRangeEnd w:id="274"/>
      <w:r w:rsidR="001E66C5">
        <w:rPr>
          <w:rStyle w:val="CommentReference"/>
          <w:rFonts w:asciiTheme="minorHAnsi" w:eastAsiaTheme="minorEastAsia" w:hAnsiTheme="minorHAnsi" w:cstheme="minorBidi"/>
        </w:rPr>
        <w:commentReference w:id="274"/>
      </w:r>
    </w:p>
    <w:p w14:paraId="37F78D28" w14:textId="77C4A056"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contributes to </w:t>
      </w:r>
      <w:del w:id="275" w:author="John Barlow" w:date="2024-08-23T16:26:00Z" w16du:dateUtc="2024-08-23T20:26:00Z">
        <w:r w:rsidRPr="00D66183" w:rsidDel="001E66C5">
          <w:rPr>
            <w:rFonts w:eastAsiaTheme="minorHAnsi"/>
            <w:kern w:val="2"/>
            <w14:ligatures w14:val="standardContextual"/>
          </w:rPr>
          <w:delText xml:space="preserve">contributes to </w:delText>
        </w:r>
      </w:del>
      <w:r w:rsidRPr="00D66183">
        <w:rPr>
          <w:rFonts w:eastAsiaTheme="minorHAnsi"/>
          <w:kern w:val="2"/>
          <w14:ligatures w14:val="standardContextual"/>
        </w:rPr>
        <w:t xml:space="preserve">the understanding of intraspecies diversity within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the leading cause of IMI in dairy animals worldwide. Four novel ST were identified using MLST, and 10 MLST were identified to be causing 30 persistent IMI. The AMR and virulence profile for 30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were described from whole genome sequence data, with the identification of two virulence genes not widely reported for bacteria of this species (</w:t>
      </w:r>
      <w:proofErr w:type="spellStart"/>
      <w:r w:rsidRPr="00D66183">
        <w:rPr>
          <w:rFonts w:eastAsiaTheme="minorHAnsi"/>
          <w:i/>
          <w:iCs/>
          <w:kern w:val="2"/>
          <w14:ligatures w14:val="standardContextual"/>
        </w:rPr>
        <w:t>coa</w:t>
      </w:r>
      <w:proofErr w:type="spellEnd"/>
      <w:r w:rsidRPr="00D66183">
        <w:rPr>
          <w:rFonts w:eastAsiaTheme="minorHAnsi"/>
          <w:kern w:val="2"/>
          <w14:ligatures w14:val="standardContextual"/>
        </w:rPr>
        <w:t xml:space="preserve">, encoding </w:t>
      </w:r>
      <w:proofErr w:type="spellStart"/>
      <w:proofErr w:type="gramStart"/>
      <w:r w:rsidRPr="00D66183">
        <w:rPr>
          <w:rFonts w:eastAsiaTheme="minorHAnsi"/>
          <w:kern w:val="2"/>
          <w14:ligatures w14:val="standardContextual"/>
        </w:rPr>
        <w:t>staphylocoagulase</w:t>
      </w:r>
      <w:proofErr w:type="spellEnd"/>
      <w:r w:rsidRPr="00D66183">
        <w:rPr>
          <w:rFonts w:eastAsiaTheme="minorHAnsi"/>
          <w:kern w:val="2"/>
          <w14:ligatures w14:val="standardContextual"/>
        </w:rPr>
        <w:t>, and</w:t>
      </w:r>
      <w:proofErr w:type="gramEnd"/>
      <w:r w:rsidRPr="00D66183">
        <w:rPr>
          <w:rFonts w:eastAsiaTheme="minorHAnsi"/>
          <w:kern w:val="2"/>
          <w14:ligatures w14:val="standardContextual"/>
        </w:rPr>
        <w:t xml:space="preserve"> </w:t>
      </w:r>
      <w:proofErr w:type="spellStart"/>
      <w:r w:rsidRPr="00D66183">
        <w:rPr>
          <w:rFonts w:eastAsiaTheme="minorHAnsi"/>
          <w:i/>
          <w:iCs/>
          <w:kern w:val="2"/>
          <w14:ligatures w14:val="standardContextual"/>
        </w:rPr>
        <w:t>etc</w:t>
      </w:r>
      <w:proofErr w:type="spellEnd"/>
      <w:r w:rsidRPr="00D66183">
        <w:rPr>
          <w:rFonts w:eastAsiaTheme="minorHAnsi"/>
          <w:i/>
          <w:iCs/>
          <w:kern w:val="2"/>
          <w14:ligatures w14:val="standardContextual"/>
        </w:rPr>
        <w:t>,</w:t>
      </w:r>
      <w:r w:rsidRPr="00D66183">
        <w:rPr>
          <w:rFonts w:eastAsiaTheme="minorHAnsi"/>
          <w:kern w:val="2"/>
          <w14:ligatures w14:val="standardContextual"/>
        </w:rPr>
        <w:t xml:space="preserve"> encoding exfoliative toxin type C). Although no association was found between virulence and AMR carriage and </w:t>
      </w:r>
      <w:proofErr w:type="gramStart"/>
      <w:r w:rsidRPr="00D66183">
        <w:rPr>
          <w:rFonts w:eastAsiaTheme="minorHAnsi"/>
          <w:kern w:val="2"/>
          <w14:ligatures w14:val="standardContextual"/>
        </w:rPr>
        <w:t>whether or not</w:t>
      </w:r>
      <w:proofErr w:type="gramEnd"/>
      <w:r w:rsidRPr="00D66183">
        <w:rPr>
          <w:rFonts w:eastAsiaTheme="minorHAnsi"/>
          <w:kern w:val="2"/>
          <w14:ligatures w14:val="standardContextual"/>
        </w:rPr>
        <w:t xml:space="preserve"> the associated persistent IMI would have a high or low SCC, findings seem to indicate to a genetic basis for virulence and AMR carriage in </w:t>
      </w:r>
      <w:r w:rsidRPr="00D66183">
        <w:rPr>
          <w:rFonts w:eastAsiaTheme="minorHAnsi"/>
          <w:i/>
          <w:iCs/>
          <w:kern w:val="2"/>
          <w14:ligatures w14:val="standardContextual"/>
        </w:rPr>
        <w:t xml:space="preserve">Staph. chromogenes. </w:t>
      </w:r>
    </w:p>
    <w:p w14:paraId="2EEF1B30" w14:textId="77777777" w:rsid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Taken together, my research generated foundational knowledge about the epidemiology of staphylococci causing mastitis on organic dairy farms in Vermont. While all dairy producers rely on best management practices to support cow health, mastitis control is of the utmost importance in the prevention of IMI on organic farms. Better understanding the epidemiology of mastitis pathogens leads to more effective measures which prevent or limit transmission of IMI. Mitigating the effect of mastitis caused by staphylococci through more effective, targeted prevention and control measures helps dairy producers achieve quality price premiums and results in a higher-quality product for consumers.</w:t>
      </w:r>
    </w:p>
    <w:p w14:paraId="1EF54294" w14:textId="4207E1E9" w:rsidR="00330F21" w:rsidRDefault="00330F21">
      <w:pPr>
        <w:rPr>
          <w:rFonts w:eastAsiaTheme="minorHAnsi"/>
          <w:kern w:val="2"/>
          <w14:ligatures w14:val="standardContextual"/>
        </w:rPr>
      </w:pPr>
      <w:r>
        <w:rPr>
          <w:rFonts w:eastAsiaTheme="minorHAnsi"/>
          <w:kern w:val="2"/>
          <w14:ligatures w14:val="standardContextual"/>
        </w:rPr>
        <w:br w:type="page"/>
      </w:r>
    </w:p>
    <w:p w14:paraId="14EADAFE" w14:textId="32732698" w:rsidR="00330F21" w:rsidRDefault="00330F21" w:rsidP="00330F21">
      <w:pPr>
        <w:pStyle w:val="ChapSub"/>
        <w:rPr>
          <w:rStyle w:val="Emphasis"/>
          <w:bCs/>
          <w:i w:val="0"/>
          <w:iCs w:val="0"/>
          <w:color w:val="0E101A"/>
        </w:rPr>
      </w:pPr>
      <w:bookmarkStart w:id="276" w:name="_Toc174382631"/>
      <w:commentRangeStart w:id="277"/>
      <w:r>
        <w:rPr>
          <w:rStyle w:val="Emphasis"/>
          <w:bCs/>
          <w:i w:val="0"/>
          <w:iCs w:val="0"/>
          <w:color w:val="0E101A"/>
        </w:rPr>
        <w:t>6.4 Tables</w:t>
      </w:r>
      <w:bookmarkEnd w:id="276"/>
      <w:commentRangeEnd w:id="277"/>
      <w:r w:rsidR="00F20193">
        <w:rPr>
          <w:rStyle w:val="CommentReference"/>
          <w:rFonts w:asciiTheme="minorHAnsi" w:eastAsiaTheme="minorEastAsia" w:hAnsiTheme="minorHAnsi" w:cstheme="minorBidi"/>
          <w:b w:val="0"/>
        </w:rPr>
        <w:commentReference w:id="277"/>
      </w:r>
    </w:p>
    <w:tbl>
      <w:tblPr>
        <w:tblW w:w="4567" w:type="pct"/>
        <w:tblLook w:val="04A0" w:firstRow="1" w:lastRow="0" w:firstColumn="1" w:lastColumn="0" w:noHBand="0" w:noVBand="1"/>
      </w:tblPr>
      <w:tblGrid>
        <w:gridCol w:w="1892"/>
        <w:gridCol w:w="1559"/>
        <w:gridCol w:w="1653"/>
        <w:gridCol w:w="1622"/>
        <w:gridCol w:w="1914"/>
      </w:tblGrid>
      <w:tr w:rsidR="00330F21" w:rsidRPr="00330F21" w14:paraId="65B63EB0" w14:textId="77777777" w:rsidTr="00C4006C">
        <w:trPr>
          <w:trHeight w:val="702"/>
        </w:trPr>
        <w:tc>
          <w:tcPr>
            <w:tcW w:w="5000" w:type="pct"/>
            <w:gridSpan w:val="5"/>
            <w:tcBorders>
              <w:top w:val="nil"/>
              <w:left w:val="nil"/>
              <w:bottom w:val="nil"/>
              <w:right w:val="nil"/>
            </w:tcBorders>
            <w:shd w:val="clear" w:color="auto" w:fill="auto"/>
            <w:noWrap/>
            <w:vAlign w:val="bottom"/>
          </w:tcPr>
          <w:p w14:paraId="374B7AE4" w14:textId="77777777" w:rsidR="00330F21" w:rsidRPr="00330F21" w:rsidRDefault="00330F21" w:rsidP="00D353ED">
            <w:pPr>
              <w:pStyle w:val="TableCap1"/>
              <w:ind w:firstLine="0"/>
              <w:rPr>
                <w:color w:val="000000"/>
                <w:sz w:val="24"/>
              </w:rPr>
            </w:pPr>
            <w:bookmarkStart w:id="278" w:name="_Toc174383367"/>
            <w:r w:rsidRPr="00330F21">
              <w:rPr>
                <w:color w:val="000000"/>
                <w:sz w:val="24"/>
              </w:rPr>
              <w:t xml:space="preserve">Table 6.1 Agreement between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gene carriage and phenotypic susceptibility (using agar dilution) to penicillin by strain type (</w:t>
            </w:r>
            <w:proofErr w:type="gramStart"/>
            <w:r w:rsidRPr="00330F21">
              <w:rPr>
                <w:color w:val="000000"/>
                <w:sz w:val="24"/>
              </w:rPr>
              <w:t>ST;</w:t>
            </w:r>
            <w:proofErr w:type="gramEnd"/>
            <w:r w:rsidRPr="00330F21">
              <w:rPr>
                <w:color w:val="000000"/>
                <w:sz w:val="24"/>
              </w:rPr>
              <w:t xml:space="preserve"> as determined by MLST) for 30 </w:t>
            </w:r>
            <w:r w:rsidRPr="00330F21">
              <w:rPr>
                <w:i/>
                <w:iCs/>
                <w:color w:val="000000"/>
                <w:sz w:val="24"/>
              </w:rPr>
              <w:t xml:space="preserve">Staphylococcus chromogenes </w:t>
            </w:r>
            <w:r w:rsidRPr="00330F21">
              <w:rPr>
                <w:color w:val="000000"/>
                <w:sz w:val="24"/>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 xml:space="preserve">carriage; Y = positive for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carriage; S = susceptible to penicillin; R = resistant to penicillin.</w:t>
            </w:r>
            <w:bookmarkEnd w:id="278"/>
            <w:r w:rsidRPr="00330F21">
              <w:rPr>
                <w:color w:val="000000"/>
                <w:sz w:val="24"/>
              </w:rPr>
              <w:t xml:space="preserve"> </w:t>
            </w:r>
          </w:p>
        </w:tc>
      </w:tr>
      <w:tr w:rsidR="00330F21" w:rsidRPr="00330F21" w14:paraId="31F33DAB" w14:textId="77777777" w:rsidTr="00C4006C">
        <w:trPr>
          <w:trHeight w:val="990"/>
        </w:trPr>
        <w:tc>
          <w:tcPr>
            <w:tcW w:w="1105" w:type="pct"/>
            <w:tcBorders>
              <w:top w:val="nil"/>
              <w:left w:val="nil"/>
              <w:bottom w:val="nil"/>
              <w:right w:val="nil"/>
            </w:tcBorders>
            <w:shd w:val="clear" w:color="auto" w:fill="auto"/>
            <w:noWrap/>
            <w:vAlign w:val="bottom"/>
            <w:hideMark/>
          </w:tcPr>
          <w:p w14:paraId="1B8FD92E" w14:textId="77777777" w:rsidR="00330F21" w:rsidRPr="00330F21" w:rsidRDefault="00330F21" w:rsidP="00330F21">
            <w:pPr>
              <w:jc w:val="both"/>
              <w:rPr>
                <w:color w:val="000000"/>
              </w:rPr>
            </w:pPr>
            <w:r w:rsidRPr="00330F21">
              <w:rPr>
                <w:color w:val="000000"/>
              </w:rPr>
              <w:t>Isolate</w:t>
            </w:r>
          </w:p>
        </w:tc>
        <w:tc>
          <w:tcPr>
            <w:tcW w:w="892" w:type="pct"/>
            <w:tcBorders>
              <w:top w:val="nil"/>
              <w:left w:val="nil"/>
              <w:bottom w:val="nil"/>
              <w:right w:val="nil"/>
            </w:tcBorders>
            <w:shd w:val="clear" w:color="auto" w:fill="auto"/>
            <w:noWrap/>
            <w:vAlign w:val="bottom"/>
            <w:hideMark/>
          </w:tcPr>
          <w:p w14:paraId="788B7B1F" w14:textId="77777777" w:rsidR="00330F21" w:rsidRPr="00330F21" w:rsidRDefault="00330F21" w:rsidP="00330F21">
            <w:pPr>
              <w:jc w:val="both"/>
              <w:rPr>
                <w:color w:val="000000"/>
              </w:rPr>
            </w:pPr>
            <w:r w:rsidRPr="00330F21">
              <w:rPr>
                <w:color w:val="000000"/>
              </w:rPr>
              <w:t>ST</w:t>
            </w:r>
          </w:p>
        </w:tc>
        <w:tc>
          <w:tcPr>
            <w:tcW w:w="952" w:type="pct"/>
            <w:tcBorders>
              <w:top w:val="nil"/>
              <w:left w:val="nil"/>
              <w:bottom w:val="nil"/>
              <w:right w:val="nil"/>
            </w:tcBorders>
            <w:shd w:val="clear" w:color="auto" w:fill="auto"/>
            <w:noWrap/>
            <w:vAlign w:val="bottom"/>
            <w:hideMark/>
          </w:tcPr>
          <w:p w14:paraId="19FF440F" w14:textId="77777777" w:rsidR="00330F21" w:rsidRPr="00330F21" w:rsidRDefault="00330F21" w:rsidP="00330F21">
            <w:pPr>
              <w:jc w:val="both"/>
              <w:rPr>
                <w:color w:val="000000"/>
              </w:rPr>
            </w:pPr>
            <w:r w:rsidRPr="00330F21">
              <w:rPr>
                <w:color w:val="000000"/>
              </w:rPr>
              <w:t>ST cluster</w:t>
            </w:r>
          </w:p>
        </w:tc>
        <w:tc>
          <w:tcPr>
            <w:tcW w:w="932" w:type="pct"/>
            <w:tcBorders>
              <w:top w:val="nil"/>
              <w:left w:val="nil"/>
              <w:bottom w:val="nil"/>
              <w:right w:val="nil"/>
            </w:tcBorders>
            <w:shd w:val="clear" w:color="auto" w:fill="auto"/>
            <w:noWrap/>
            <w:vAlign w:val="bottom"/>
            <w:hideMark/>
          </w:tcPr>
          <w:p w14:paraId="70E2A739" w14:textId="77777777" w:rsidR="00330F21" w:rsidRPr="00330F21" w:rsidRDefault="00330F21" w:rsidP="00330F21">
            <w:pPr>
              <w:jc w:val="both"/>
              <w:rPr>
                <w:color w:val="000000"/>
              </w:rPr>
            </w:pPr>
            <w:proofErr w:type="spellStart"/>
            <w:r w:rsidRPr="00330F21">
              <w:rPr>
                <w:i/>
                <w:iCs/>
                <w:color w:val="000000"/>
              </w:rPr>
              <w:t>blaZ</w:t>
            </w:r>
            <w:proofErr w:type="spellEnd"/>
            <w:r w:rsidRPr="00330F21">
              <w:rPr>
                <w:i/>
                <w:iCs/>
                <w:color w:val="000000"/>
              </w:rPr>
              <w:t xml:space="preserve"> </w:t>
            </w:r>
            <w:r w:rsidRPr="00330F21">
              <w:rPr>
                <w:color w:val="000000"/>
              </w:rPr>
              <w:t>carriage</w:t>
            </w:r>
          </w:p>
        </w:tc>
        <w:tc>
          <w:tcPr>
            <w:tcW w:w="1119" w:type="pct"/>
            <w:tcBorders>
              <w:top w:val="nil"/>
              <w:left w:val="nil"/>
              <w:bottom w:val="nil"/>
              <w:right w:val="nil"/>
            </w:tcBorders>
            <w:shd w:val="clear" w:color="auto" w:fill="auto"/>
            <w:noWrap/>
            <w:vAlign w:val="bottom"/>
            <w:hideMark/>
          </w:tcPr>
          <w:p w14:paraId="42362341" w14:textId="77777777" w:rsidR="00330F21" w:rsidRPr="00330F21" w:rsidRDefault="00330F21" w:rsidP="00330F21">
            <w:pPr>
              <w:jc w:val="both"/>
              <w:rPr>
                <w:color w:val="000000"/>
              </w:rPr>
            </w:pPr>
            <w:r w:rsidRPr="00330F21">
              <w:rPr>
                <w:color w:val="000000"/>
              </w:rPr>
              <w:t>Susceptibility phenotype (penicillin)</w:t>
            </w:r>
          </w:p>
        </w:tc>
      </w:tr>
      <w:tr w:rsidR="00330F21" w:rsidRPr="00330F21" w14:paraId="3C6FCEFA" w14:textId="77777777" w:rsidTr="00C4006C">
        <w:trPr>
          <w:trHeight w:val="310"/>
        </w:trPr>
        <w:tc>
          <w:tcPr>
            <w:tcW w:w="1105" w:type="pct"/>
            <w:tcBorders>
              <w:top w:val="single" w:sz="8" w:space="0" w:color="auto"/>
              <w:left w:val="single" w:sz="8" w:space="0" w:color="auto"/>
              <w:bottom w:val="nil"/>
              <w:right w:val="nil"/>
            </w:tcBorders>
            <w:shd w:val="clear" w:color="auto" w:fill="auto"/>
            <w:noWrap/>
            <w:vAlign w:val="bottom"/>
            <w:hideMark/>
          </w:tcPr>
          <w:p w14:paraId="5B91A6C8" w14:textId="77777777" w:rsidR="00330F21" w:rsidRPr="00330F21" w:rsidRDefault="00330F21" w:rsidP="00330F21">
            <w:pPr>
              <w:jc w:val="both"/>
              <w:rPr>
                <w:color w:val="000000"/>
              </w:rPr>
            </w:pPr>
            <w:r w:rsidRPr="00330F21">
              <w:rPr>
                <w:color w:val="000000"/>
              </w:rPr>
              <w:t>assembly_3</w:t>
            </w:r>
          </w:p>
        </w:tc>
        <w:tc>
          <w:tcPr>
            <w:tcW w:w="892" w:type="pct"/>
            <w:tcBorders>
              <w:top w:val="single" w:sz="8" w:space="0" w:color="auto"/>
              <w:left w:val="nil"/>
              <w:bottom w:val="nil"/>
              <w:right w:val="nil"/>
            </w:tcBorders>
            <w:shd w:val="clear" w:color="auto" w:fill="auto"/>
            <w:noWrap/>
            <w:vAlign w:val="bottom"/>
            <w:hideMark/>
          </w:tcPr>
          <w:p w14:paraId="7DB82271" w14:textId="77777777" w:rsidR="00330F21" w:rsidRPr="00330F21" w:rsidRDefault="00330F21" w:rsidP="00330F21">
            <w:pPr>
              <w:jc w:val="both"/>
              <w:rPr>
                <w:color w:val="000000"/>
              </w:rPr>
            </w:pPr>
            <w:r w:rsidRPr="00330F21">
              <w:rPr>
                <w:color w:val="000000"/>
              </w:rPr>
              <w:t>175</w:t>
            </w:r>
          </w:p>
        </w:tc>
        <w:tc>
          <w:tcPr>
            <w:tcW w:w="952" w:type="pct"/>
            <w:tcBorders>
              <w:top w:val="single" w:sz="8" w:space="0" w:color="auto"/>
              <w:left w:val="nil"/>
              <w:bottom w:val="nil"/>
              <w:right w:val="nil"/>
            </w:tcBorders>
            <w:shd w:val="clear" w:color="auto" w:fill="auto"/>
            <w:noWrap/>
            <w:vAlign w:val="bottom"/>
            <w:hideMark/>
          </w:tcPr>
          <w:p w14:paraId="1C0E3673" w14:textId="77777777" w:rsidR="00330F21" w:rsidRPr="00330F21" w:rsidRDefault="00330F21" w:rsidP="00330F21">
            <w:pPr>
              <w:jc w:val="both"/>
              <w:rPr>
                <w:color w:val="000000"/>
              </w:rPr>
            </w:pPr>
            <w:r w:rsidRPr="00330F21">
              <w:rPr>
                <w:color w:val="000000"/>
              </w:rPr>
              <w:t>1</w:t>
            </w:r>
          </w:p>
        </w:tc>
        <w:tc>
          <w:tcPr>
            <w:tcW w:w="932" w:type="pct"/>
            <w:tcBorders>
              <w:top w:val="single" w:sz="8" w:space="0" w:color="auto"/>
              <w:left w:val="nil"/>
              <w:bottom w:val="nil"/>
              <w:right w:val="nil"/>
            </w:tcBorders>
            <w:shd w:val="clear" w:color="000000" w:fill="305496"/>
            <w:noWrap/>
            <w:vAlign w:val="bottom"/>
            <w:hideMark/>
          </w:tcPr>
          <w:p w14:paraId="684B94B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single" w:sz="8" w:space="0" w:color="auto"/>
              <w:left w:val="nil"/>
              <w:bottom w:val="nil"/>
              <w:right w:val="single" w:sz="8" w:space="0" w:color="auto"/>
            </w:tcBorders>
            <w:shd w:val="clear" w:color="000000" w:fill="00B050"/>
            <w:noWrap/>
            <w:vAlign w:val="bottom"/>
            <w:hideMark/>
          </w:tcPr>
          <w:p w14:paraId="36963B5A"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3A03616"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28641A26" w14:textId="77777777" w:rsidR="00330F21" w:rsidRPr="00330F21" w:rsidRDefault="00330F21" w:rsidP="00330F21">
            <w:pPr>
              <w:jc w:val="both"/>
              <w:rPr>
                <w:color w:val="000000"/>
              </w:rPr>
            </w:pPr>
            <w:r w:rsidRPr="00330F21">
              <w:rPr>
                <w:color w:val="000000"/>
              </w:rPr>
              <w:t>assembly_2</w:t>
            </w:r>
          </w:p>
        </w:tc>
        <w:tc>
          <w:tcPr>
            <w:tcW w:w="892" w:type="pct"/>
            <w:tcBorders>
              <w:top w:val="nil"/>
              <w:left w:val="nil"/>
              <w:bottom w:val="nil"/>
              <w:right w:val="nil"/>
            </w:tcBorders>
            <w:shd w:val="clear" w:color="auto" w:fill="auto"/>
            <w:noWrap/>
            <w:vAlign w:val="bottom"/>
            <w:hideMark/>
          </w:tcPr>
          <w:p w14:paraId="234BE8AA" w14:textId="77777777" w:rsidR="00330F21" w:rsidRPr="00330F21" w:rsidRDefault="00330F21" w:rsidP="00330F21">
            <w:pPr>
              <w:jc w:val="both"/>
              <w:rPr>
                <w:color w:val="000000"/>
              </w:rPr>
            </w:pPr>
            <w:r w:rsidRPr="00330F21">
              <w:rPr>
                <w:color w:val="000000"/>
              </w:rPr>
              <w:t>174</w:t>
            </w:r>
          </w:p>
        </w:tc>
        <w:tc>
          <w:tcPr>
            <w:tcW w:w="952" w:type="pct"/>
            <w:tcBorders>
              <w:top w:val="nil"/>
              <w:left w:val="nil"/>
              <w:bottom w:val="nil"/>
              <w:right w:val="nil"/>
            </w:tcBorders>
            <w:shd w:val="clear" w:color="auto" w:fill="auto"/>
            <w:noWrap/>
            <w:vAlign w:val="bottom"/>
            <w:hideMark/>
          </w:tcPr>
          <w:p w14:paraId="322998D3"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0D8B30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14595F0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ED6A36B"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7447D074" w14:textId="77777777" w:rsidR="00330F21" w:rsidRPr="00330F21" w:rsidRDefault="00330F21" w:rsidP="00330F21">
            <w:pPr>
              <w:jc w:val="both"/>
              <w:rPr>
                <w:color w:val="000000"/>
              </w:rPr>
            </w:pPr>
            <w:r w:rsidRPr="00330F21">
              <w:rPr>
                <w:color w:val="000000"/>
              </w:rPr>
              <w:t>assembly_20</w:t>
            </w:r>
          </w:p>
        </w:tc>
        <w:tc>
          <w:tcPr>
            <w:tcW w:w="892" w:type="pct"/>
            <w:tcBorders>
              <w:top w:val="nil"/>
              <w:left w:val="nil"/>
              <w:bottom w:val="nil"/>
              <w:right w:val="nil"/>
            </w:tcBorders>
            <w:shd w:val="clear" w:color="auto" w:fill="auto"/>
            <w:noWrap/>
            <w:vAlign w:val="bottom"/>
            <w:hideMark/>
          </w:tcPr>
          <w:p w14:paraId="0214EE3A"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803D2C0"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45B90BFC"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70D933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69E8FCD"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5B47F6F1" w14:textId="77777777" w:rsidR="00330F21" w:rsidRPr="00330F21" w:rsidRDefault="00330F21" w:rsidP="00330F21">
            <w:pPr>
              <w:jc w:val="both"/>
              <w:rPr>
                <w:color w:val="000000"/>
              </w:rPr>
            </w:pPr>
            <w:r w:rsidRPr="00330F21">
              <w:rPr>
                <w:color w:val="000000"/>
              </w:rPr>
              <w:t>assembly_21</w:t>
            </w:r>
          </w:p>
        </w:tc>
        <w:tc>
          <w:tcPr>
            <w:tcW w:w="892" w:type="pct"/>
            <w:tcBorders>
              <w:top w:val="nil"/>
              <w:left w:val="nil"/>
              <w:bottom w:val="nil"/>
              <w:right w:val="nil"/>
            </w:tcBorders>
            <w:shd w:val="clear" w:color="auto" w:fill="auto"/>
            <w:noWrap/>
            <w:vAlign w:val="bottom"/>
            <w:hideMark/>
          </w:tcPr>
          <w:p w14:paraId="72D968CB"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19962D82"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15C8E2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6C60AF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7D17F85"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7BFF738D" w14:textId="77777777" w:rsidR="00330F21" w:rsidRPr="00330F21" w:rsidRDefault="00330F21" w:rsidP="00330F21">
            <w:pPr>
              <w:jc w:val="both"/>
              <w:rPr>
                <w:color w:val="000000"/>
              </w:rPr>
            </w:pPr>
            <w:r w:rsidRPr="00330F21">
              <w:rPr>
                <w:color w:val="000000"/>
              </w:rPr>
              <w:t>assembly_22</w:t>
            </w:r>
          </w:p>
        </w:tc>
        <w:tc>
          <w:tcPr>
            <w:tcW w:w="892" w:type="pct"/>
            <w:tcBorders>
              <w:top w:val="nil"/>
              <w:left w:val="nil"/>
              <w:bottom w:val="nil"/>
              <w:right w:val="nil"/>
            </w:tcBorders>
            <w:shd w:val="clear" w:color="auto" w:fill="auto"/>
            <w:noWrap/>
            <w:vAlign w:val="bottom"/>
            <w:hideMark/>
          </w:tcPr>
          <w:p w14:paraId="1200DE6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466040AD"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59DF5F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7F25C7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4B65C8E"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7B15DFB0" w14:textId="77777777" w:rsidR="00330F21" w:rsidRPr="00330F21" w:rsidRDefault="00330F21" w:rsidP="00330F21">
            <w:pPr>
              <w:jc w:val="both"/>
              <w:rPr>
                <w:color w:val="000000"/>
              </w:rPr>
            </w:pPr>
            <w:r w:rsidRPr="00330F21">
              <w:rPr>
                <w:color w:val="000000"/>
              </w:rPr>
              <w:t>assembly_23</w:t>
            </w:r>
          </w:p>
        </w:tc>
        <w:tc>
          <w:tcPr>
            <w:tcW w:w="892" w:type="pct"/>
            <w:tcBorders>
              <w:top w:val="nil"/>
              <w:left w:val="nil"/>
              <w:bottom w:val="nil"/>
              <w:right w:val="nil"/>
            </w:tcBorders>
            <w:shd w:val="clear" w:color="auto" w:fill="auto"/>
            <w:noWrap/>
            <w:vAlign w:val="bottom"/>
            <w:hideMark/>
          </w:tcPr>
          <w:p w14:paraId="113362FE"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B696E15"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16B1043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1FFC14C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F18377F"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03097EE5" w14:textId="77777777" w:rsidR="00330F21" w:rsidRPr="00330F21" w:rsidRDefault="00330F21" w:rsidP="00330F21">
            <w:pPr>
              <w:jc w:val="both"/>
              <w:rPr>
                <w:color w:val="000000"/>
              </w:rPr>
            </w:pPr>
            <w:r w:rsidRPr="00330F21">
              <w:rPr>
                <w:color w:val="000000"/>
              </w:rPr>
              <w:t>assembly_14</w:t>
            </w:r>
          </w:p>
        </w:tc>
        <w:tc>
          <w:tcPr>
            <w:tcW w:w="892" w:type="pct"/>
            <w:tcBorders>
              <w:top w:val="nil"/>
              <w:left w:val="nil"/>
              <w:bottom w:val="nil"/>
              <w:right w:val="nil"/>
            </w:tcBorders>
            <w:shd w:val="clear" w:color="auto" w:fill="auto"/>
            <w:noWrap/>
            <w:vAlign w:val="bottom"/>
            <w:hideMark/>
          </w:tcPr>
          <w:p w14:paraId="1E55B95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59B4D1AB"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8DC766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0CB6E26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7CDFF7D"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3F15F82D" w14:textId="77777777" w:rsidR="00330F21" w:rsidRPr="00330F21" w:rsidRDefault="00330F21" w:rsidP="00330F21">
            <w:pPr>
              <w:jc w:val="both"/>
              <w:rPr>
                <w:color w:val="000000"/>
              </w:rPr>
            </w:pPr>
            <w:r w:rsidRPr="00330F21">
              <w:rPr>
                <w:color w:val="000000"/>
              </w:rPr>
              <w:t>assembly_15</w:t>
            </w:r>
          </w:p>
        </w:tc>
        <w:tc>
          <w:tcPr>
            <w:tcW w:w="892" w:type="pct"/>
            <w:tcBorders>
              <w:top w:val="nil"/>
              <w:left w:val="nil"/>
              <w:bottom w:val="nil"/>
              <w:right w:val="nil"/>
            </w:tcBorders>
            <w:shd w:val="clear" w:color="auto" w:fill="auto"/>
            <w:noWrap/>
            <w:vAlign w:val="bottom"/>
            <w:hideMark/>
          </w:tcPr>
          <w:p w14:paraId="48DEA58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081C57A"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2D81961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5F67AFB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F3BBFA7"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24CF34BB" w14:textId="77777777" w:rsidR="00330F21" w:rsidRPr="00330F21" w:rsidRDefault="00330F21" w:rsidP="00330F21">
            <w:pPr>
              <w:jc w:val="both"/>
              <w:rPr>
                <w:color w:val="000000"/>
              </w:rPr>
            </w:pPr>
            <w:r w:rsidRPr="00330F21">
              <w:rPr>
                <w:color w:val="000000"/>
              </w:rPr>
              <w:t>assembly_16</w:t>
            </w:r>
          </w:p>
        </w:tc>
        <w:tc>
          <w:tcPr>
            <w:tcW w:w="892" w:type="pct"/>
            <w:tcBorders>
              <w:top w:val="nil"/>
              <w:left w:val="nil"/>
              <w:bottom w:val="nil"/>
              <w:right w:val="nil"/>
            </w:tcBorders>
            <w:shd w:val="clear" w:color="auto" w:fill="auto"/>
            <w:noWrap/>
            <w:vAlign w:val="bottom"/>
            <w:hideMark/>
          </w:tcPr>
          <w:p w14:paraId="3C26A700"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31E18644"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3E89B5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7D9B709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74F49AC"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42343F50" w14:textId="77777777" w:rsidR="00330F21" w:rsidRPr="00330F21" w:rsidRDefault="00330F21" w:rsidP="00330F21">
            <w:pPr>
              <w:jc w:val="both"/>
              <w:rPr>
                <w:color w:val="000000"/>
              </w:rPr>
            </w:pPr>
            <w:r w:rsidRPr="00330F21">
              <w:rPr>
                <w:color w:val="000000"/>
              </w:rPr>
              <w:t>assembly_17</w:t>
            </w:r>
          </w:p>
        </w:tc>
        <w:tc>
          <w:tcPr>
            <w:tcW w:w="892" w:type="pct"/>
            <w:tcBorders>
              <w:top w:val="nil"/>
              <w:left w:val="nil"/>
              <w:bottom w:val="nil"/>
              <w:right w:val="nil"/>
            </w:tcBorders>
            <w:shd w:val="clear" w:color="auto" w:fill="auto"/>
            <w:noWrap/>
            <w:vAlign w:val="bottom"/>
            <w:hideMark/>
          </w:tcPr>
          <w:p w14:paraId="696DAB2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F4B5E11"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96491C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22399D2B"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4D41188"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57CA1729" w14:textId="77777777" w:rsidR="00330F21" w:rsidRPr="00330F21" w:rsidRDefault="00330F21" w:rsidP="00330F21">
            <w:pPr>
              <w:jc w:val="both"/>
              <w:rPr>
                <w:color w:val="000000"/>
              </w:rPr>
            </w:pPr>
            <w:r w:rsidRPr="00330F21">
              <w:rPr>
                <w:color w:val="000000"/>
              </w:rPr>
              <w:t>assembly_19</w:t>
            </w:r>
          </w:p>
        </w:tc>
        <w:tc>
          <w:tcPr>
            <w:tcW w:w="892" w:type="pct"/>
            <w:tcBorders>
              <w:top w:val="nil"/>
              <w:left w:val="nil"/>
              <w:bottom w:val="single" w:sz="8" w:space="0" w:color="auto"/>
              <w:right w:val="nil"/>
            </w:tcBorders>
            <w:shd w:val="clear" w:color="auto" w:fill="auto"/>
            <w:noWrap/>
            <w:vAlign w:val="bottom"/>
            <w:hideMark/>
          </w:tcPr>
          <w:p w14:paraId="7EE76B4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single" w:sz="8" w:space="0" w:color="auto"/>
              <w:right w:val="nil"/>
            </w:tcBorders>
            <w:shd w:val="clear" w:color="auto" w:fill="auto"/>
            <w:noWrap/>
            <w:vAlign w:val="bottom"/>
            <w:hideMark/>
          </w:tcPr>
          <w:p w14:paraId="0F0AF4B6"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single" w:sz="8" w:space="0" w:color="auto"/>
              <w:right w:val="nil"/>
            </w:tcBorders>
            <w:shd w:val="clear" w:color="000000" w:fill="305496"/>
            <w:noWrap/>
            <w:vAlign w:val="bottom"/>
            <w:hideMark/>
          </w:tcPr>
          <w:p w14:paraId="325A97E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58822BB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D0BC2A"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26B14029" w14:textId="77777777" w:rsidR="00330F21" w:rsidRPr="00330F21" w:rsidRDefault="00330F21" w:rsidP="00330F21">
            <w:pPr>
              <w:jc w:val="both"/>
              <w:rPr>
                <w:color w:val="000000"/>
              </w:rPr>
            </w:pPr>
            <w:r w:rsidRPr="00330F21">
              <w:rPr>
                <w:color w:val="000000"/>
              </w:rPr>
              <w:t>assembly_10</w:t>
            </w:r>
          </w:p>
        </w:tc>
        <w:tc>
          <w:tcPr>
            <w:tcW w:w="892" w:type="pct"/>
            <w:tcBorders>
              <w:top w:val="nil"/>
              <w:left w:val="nil"/>
              <w:bottom w:val="nil"/>
              <w:right w:val="nil"/>
            </w:tcBorders>
            <w:shd w:val="clear" w:color="auto" w:fill="auto"/>
            <w:noWrap/>
            <w:vAlign w:val="bottom"/>
            <w:hideMark/>
          </w:tcPr>
          <w:p w14:paraId="78F72FBF"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3DEF9DD6"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2C86E08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4D5F6C76"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ED79C2F"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42CF742B" w14:textId="77777777" w:rsidR="00330F21" w:rsidRPr="00330F21" w:rsidRDefault="00330F21" w:rsidP="00330F21">
            <w:pPr>
              <w:jc w:val="both"/>
              <w:rPr>
                <w:color w:val="000000"/>
              </w:rPr>
            </w:pPr>
            <w:r w:rsidRPr="00330F21">
              <w:rPr>
                <w:color w:val="000000"/>
              </w:rPr>
              <w:t>assembly_24</w:t>
            </w:r>
          </w:p>
        </w:tc>
        <w:tc>
          <w:tcPr>
            <w:tcW w:w="892" w:type="pct"/>
            <w:tcBorders>
              <w:top w:val="nil"/>
              <w:left w:val="nil"/>
              <w:bottom w:val="nil"/>
              <w:right w:val="nil"/>
            </w:tcBorders>
            <w:shd w:val="clear" w:color="auto" w:fill="auto"/>
            <w:noWrap/>
            <w:vAlign w:val="bottom"/>
            <w:hideMark/>
          </w:tcPr>
          <w:p w14:paraId="2BA87874"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7921C404"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1F69D16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3993315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7FDD3C9"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108F93EA" w14:textId="77777777" w:rsidR="00330F21" w:rsidRPr="00330F21" w:rsidRDefault="00330F21" w:rsidP="00330F21">
            <w:pPr>
              <w:jc w:val="both"/>
              <w:rPr>
                <w:color w:val="000000"/>
              </w:rPr>
            </w:pPr>
            <w:r w:rsidRPr="00330F21">
              <w:rPr>
                <w:color w:val="000000"/>
              </w:rPr>
              <w:t>assembly_12</w:t>
            </w:r>
          </w:p>
        </w:tc>
        <w:tc>
          <w:tcPr>
            <w:tcW w:w="892" w:type="pct"/>
            <w:tcBorders>
              <w:top w:val="nil"/>
              <w:left w:val="nil"/>
              <w:bottom w:val="single" w:sz="8" w:space="0" w:color="auto"/>
              <w:right w:val="nil"/>
            </w:tcBorders>
            <w:shd w:val="clear" w:color="auto" w:fill="auto"/>
            <w:noWrap/>
            <w:vAlign w:val="bottom"/>
            <w:hideMark/>
          </w:tcPr>
          <w:p w14:paraId="6F2A2D81"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single" w:sz="8" w:space="0" w:color="auto"/>
              <w:right w:val="nil"/>
            </w:tcBorders>
            <w:shd w:val="clear" w:color="auto" w:fill="auto"/>
            <w:noWrap/>
            <w:vAlign w:val="bottom"/>
            <w:hideMark/>
          </w:tcPr>
          <w:p w14:paraId="4020A23A"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single" w:sz="8" w:space="0" w:color="auto"/>
              <w:right w:val="nil"/>
            </w:tcBorders>
            <w:shd w:val="clear" w:color="000000" w:fill="FF00FF"/>
            <w:noWrap/>
            <w:vAlign w:val="bottom"/>
            <w:hideMark/>
          </w:tcPr>
          <w:p w14:paraId="3EFC685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743C4A5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7B9C00F8"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6FB2A58D" w14:textId="77777777" w:rsidR="00330F21" w:rsidRPr="00330F21" w:rsidRDefault="00330F21" w:rsidP="00330F21">
            <w:pPr>
              <w:jc w:val="both"/>
              <w:rPr>
                <w:color w:val="000000"/>
              </w:rPr>
            </w:pPr>
            <w:r w:rsidRPr="00330F21">
              <w:rPr>
                <w:color w:val="000000"/>
              </w:rPr>
              <w:t>assembly_1</w:t>
            </w:r>
          </w:p>
        </w:tc>
        <w:tc>
          <w:tcPr>
            <w:tcW w:w="892" w:type="pct"/>
            <w:tcBorders>
              <w:top w:val="nil"/>
              <w:left w:val="nil"/>
              <w:bottom w:val="nil"/>
              <w:right w:val="nil"/>
            </w:tcBorders>
            <w:shd w:val="clear" w:color="auto" w:fill="auto"/>
            <w:noWrap/>
            <w:vAlign w:val="bottom"/>
            <w:hideMark/>
          </w:tcPr>
          <w:p w14:paraId="338602C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724EC73"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E8FCA0D"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0D471923"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6B431694"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2ADE1F35" w14:textId="77777777" w:rsidR="00330F21" w:rsidRPr="00330F21" w:rsidRDefault="00330F21" w:rsidP="00330F21">
            <w:pPr>
              <w:jc w:val="both"/>
              <w:rPr>
                <w:color w:val="000000"/>
              </w:rPr>
            </w:pPr>
            <w:r w:rsidRPr="00330F21">
              <w:rPr>
                <w:color w:val="000000"/>
              </w:rPr>
              <w:t>assembly_6</w:t>
            </w:r>
          </w:p>
        </w:tc>
        <w:tc>
          <w:tcPr>
            <w:tcW w:w="892" w:type="pct"/>
            <w:tcBorders>
              <w:top w:val="nil"/>
              <w:left w:val="nil"/>
              <w:bottom w:val="nil"/>
              <w:right w:val="nil"/>
            </w:tcBorders>
            <w:shd w:val="clear" w:color="auto" w:fill="auto"/>
            <w:noWrap/>
            <w:vAlign w:val="bottom"/>
            <w:hideMark/>
          </w:tcPr>
          <w:p w14:paraId="26600A80"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D7F8699"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05B7AF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0893856"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14DB900"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07C615B8" w14:textId="77777777" w:rsidR="00330F21" w:rsidRPr="00330F21" w:rsidRDefault="00330F21" w:rsidP="00330F21">
            <w:pPr>
              <w:jc w:val="both"/>
              <w:rPr>
                <w:color w:val="000000"/>
              </w:rPr>
            </w:pPr>
            <w:r w:rsidRPr="00330F21">
              <w:rPr>
                <w:color w:val="000000"/>
              </w:rPr>
              <w:t>assembly_9</w:t>
            </w:r>
          </w:p>
        </w:tc>
        <w:tc>
          <w:tcPr>
            <w:tcW w:w="892" w:type="pct"/>
            <w:tcBorders>
              <w:top w:val="nil"/>
              <w:left w:val="nil"/>
              <w:bottom w:val="nil"/>
              <w:right w:val="nil"/>
            </w:tcBorders>
            <w:shd w:val="clear" w:color="auto" w:fill="auto"/>
            <w:noWrap/>
            <w:vAlign w:val="bottom"/>
            <w:hideMark/>
          </w:tcPr>
          <w:p w14:paraId="553BE153"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754010C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5D19F0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5CDC00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21E129F9"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1DBED54C" w14:textId="77777777" w:rsidR="00330F21" w:rsidRPr="00330F21" w:rsidRDefault="00330F21" w:rsidP="00330F21">
            <w:pPr>
              <w:jc w:val="both"/>
              <w:rPr>
                <w:color w:val="000000"/>
              </w:rPr>
            </w:pPr>
            <w:r w:rsidRPr="00330F21">
              <w:rPr>
                <w:color w:val="000000"/>
              </w:rPr>
              <w:t>assembly_13</w:t>
            </w:r>
          </w:p>
        </w:tc>
        <w:tc>
          <w:tcPr>
            <w:tcW w:w="892" w:type="pct"/>
            <w:tcBorders>
              <w:top w:val="nil"/>
              <w:left w:val="nil"/>
              <w:bottom w:val="nil"/>
              <w:right w:val="nil"/>
            </w:tcBorders>
            <w:shd w:val="clear" w:color="auto" w:fill="auto"/>
            <w:noWrap/>
            <w:vAlign w:val="bottom"/>
            <w:hideMark/>
          </w:tcPr>
          <w:p w14:paraId="3D09831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0F74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A7E1E43"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735BBFFC"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9549D73"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56140002" w14:textId="77777777" w:rsidR="00330F21" w:rsidRPr="00330F21" w:rsidRDefault="00330F21" w:rsidP="00330F21">
            <w:pPr>
              <w:jc w:val="both"/>
              <w:rPr>
                <w:color w:val="000000"/>
              </w:rPr>
            </w:pPr>
            <w:r w:rsidRPr="00330F21">
              <w:rPr>
                <w:color w:val="000000"/>
              </w:rPr>
              <w:t>assembly_30</w:t>
            </w:r>
          </w:p>
        </w:tc>
        <w:tc>
          <w:tcPr>
            <w:tcW w:w="892" w:type="pct"/>
            <w:tcBorders>
              <w:top w:val="nil"/>
              <w:left w:val="nil"/>
              <w:bottom w:val="nil"/>
              <w:right w:val="nil"/>
            </w:tcBorders>
            <w:shd w:val="clear" w:color="auto" w:fill="auto"/>
            <w:noWrap/>
            <w:vAlign w:val="bottom"/>
            <w:hideMark/>
          </w:tcPr>
          <w:p w14:paraId="585142A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07749D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B58FEB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030C07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6D7209D"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4E292728" w14:textId="77777777" w:rsidR="00330F21" w:rsidRPr="00330F21" w:rsidRDefault="00330F21" w:rsidP="00330F21">
            <w:pPr>
              <w:jc w:val="both"/>
              <w:rPr>
                <w:color w:val="000000"/>
              </w:rPr>
            </w:pPr>
            <w:r w:rsidRPr="00330F21">
              <w:rPr>
                <w:color w:val="000000"/>
              </w:rPr>
              <w:t>assembly_25</w:t>
            </w:r>
          </w:p>
        </w:tc>
        <w:tc>
          <w:tcPr>
            <w:tcW w:w="892" w:type="pct"/>
            <w:tcBorders>
              <w:top w:val="nil"/>
              <w:left w:val="nil"/>
              <w:bottom w:val="nil"/>
              <w:right w:val="nil"/>
            </w:tcBorders>
            <w:shd w:val="clear" w:color="auto" w:fill="auto"/>
            <w:noWrap/>
            <w:vAlign w:val="bottom"/>
            <w:hideMark/>
          </w:tcPr>
          <w:p w14:paraId="1BD0165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18F5647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191BFBC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6197C7C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D953A3F"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560AF748" w14:textId="77777777" w:rsidR="00330F21" w:rsidRPr="00330F21" w:rsidRDefault="00330F21" w:rsidP="00330F21">
            <w:pPr>
              <w:jc w:val="both"/>
              <w:rPr>
                <w:color w:val="000000"/>
              </w:rPr>
            </w:pPr>
            <w:r w:rsidRPr="00330F21">
              <w:rPr>
                <w:color w:val="000000"/>
              </w:rPr>
              <w:t>assembly_26</w:t>
            </w:r>
          </w:p>
        </w:tc>
        <w:tc>
          <w:tcPr>
            <w:tcW w:w="892" w:type="pct"/>
            <w:tcBorders>
              <w:top w:val="nil"/>
              <w:left w:val="nil"/>
              <w:bottom w:val="nil"/>
              <w:right w:val="nil"/>
            </w:tcBorders>
            <w:shd w:val="clear" w:color="auto" w:fill="auto"/>
            <w:noWrap/>
            <w:vAlign w:val="bottom"/>
            <w:hideMark/>
          </w:tcPr>
          <w:p w14:paraId="7DBD7399"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6808AAB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2F8B261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0841563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8B5211E"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70E85A8D" w14:textId="77777777" w:rsidR="00330F21" w:rsidRPr="00330F21" w:rsidRDefault="00330F21" w:rsidP="00330F21">
            <w:pPr>
              <w:jc w:val="both"/>
              <w:rPr>
                <w:color w:val="000000"/>
              </w:rPr>
            </w:pPr>
            <w:r w:rsidRPr="00330F21">
              <w:rPr>
                <w:color w:val="000000"/>
              </w:rPr>
              <w:t>assembly_27</w:t>
            </w:r>
          </w:p>
        </w:tc>
        <w:tc>
          <w:tcPr>
            <w:tcW w:w="892" w:type="pct"/>
            <w:tcBorders>
              <w:top w:val="nil"/>
              <w:left w:val="nil"/>
              <w:bottom w:val="nil"/>
              <w:right w:val="nil"/>
            </w:tcBorders>
            <w:shd w:val="clear" w:color="auto" w:fill="auto"/>
            <w:noWrap/>
            <w:vAlign w:val="bottom"/>
            <w:hideMark/>
          </w:tcPr>
          <w:p w14:paraId="1CE6C0FF"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5B86A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58D4253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5DA4DCBD"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E427E53"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77C4494C" w14:textId="77777777" w:rsidR="00330F21" w:rsidRPr="00330F21" w:rsidRDefault="00330F21" w:rsidP="00330F21">
            <w:pPr>
              <w:jc w:val="both"/>
              <w:rPr>
                <w:color w:val="000000"/>
              </w:rPr>
            </w:pPr>
            <w:r w:rsidRPr="00330F21">
              <w:rPr>
                <w:color w:val="000000"/>
              </w:rPr>
              <w:t>assembly_29</w:t>
            </w:r>
          </w:p>
        </w:tc>
        <w:tc>
          <w:tcPr>
            <w:tcW w:w="892" w:type="pct"/>
            <w:tcBorders>
              <w:top w:val="nil"/>
              <w:left w:val="nil"/>
              <w:bottom w:val="single" w:sz="8" w:space="0" w:color="auto"/>
              <w:right w:val="nil"/>
            </w:tcBorders>
            <w:shd w:val="clear" w:color="auto" w:fill="auto"/>
            <w:noWrap/>
            <w:vAlign w:val="bottom"/>
            <w:hideMark/>
          </w:tcPr>
          <w:p w14:paraId="403CDACD"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single" w:sz="8" w:space="0" w:color="auto"/>
              <w:right w:val="nil"/>
            </w:tcBorders>
            <w:shd w:val="clear" w:color="auto" w:fill="auto"/>
            <w:noWrap/>
            <w:vAlign w:val="bottom"/>
            <w:hideMark/>
          </w:tcPr>
          <w:p w14:paraId="79A2BD6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single" w:sz="8" w:space="0" w:color="auto"/>
              <w:right w:val="nil"/>
            </w:tcBorders>
            <w:shd w:val="clear" w:color="000000" w:fill="FF00FF"/>
            <w:noWrap/>
            <w:vAlign w:val="bottom"/>
            <w:hideMark/>
          </w:tcPr>
          <w:p w14:paraId="73498EA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auto" w:fill="auto"/>
            <w:noWrap/>
            <w:vAlign w:val="bottom"/>
            <w:hideMark/>
          </w:tcPr>
          <w:p w14:paraId="67F1B1E5"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CE4E00"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17F511B8" w14:textId="77777777" w:rsidR="00330F21" w:rsidRPr="00330F21" w:rsidRDefault="00330F21" w:rsidP="00330F21">
            <w:pPr>
              <w:jc w:val="both"/>
              <w:rPr>
                <w:color w:val="000000"/>
              </w:rPr>
            </w:pPr>
            <w:r w:rsidRPr="00330F21">
              <w:rPr>
                <w:color w:val="000000"/>
              </w:rPr>
              <w:t>assembly_5</w:t>
            </w:r>
          </w:p>
        </w:tc>
        <w:tc>
          <w:tcPr>
            <w:tcW w:w="892" w:type="pct"/>
            <w:tcBorders>
              <w:top w:val="nil"/>
              <w:left w:val="nil"/>
              <w:bottom w:val="nil"/>
              <w:right w:val="nil"/>
            </w:tcBorders>
            <w:shd w:val="clear" w:color="auto" w:fill="auto"/>
            <w:noWrap/>
            <w:vAlign w:val="bottom"/>
            <w:hideMark/>
          </w:tcPr>
          <w:p w14:paraId="2FB571F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nil"/>
              <w:right w:val="nil"/>
            </w:tcBorders>
            <w:shd w:val="clear" w:color="auto" w:fill="auto"/>
            <w:noWrap/>
            <w:vAlign w:val="bottom"/>
            <w:hideMark/>
          </w:tcPr>
          <w:p w14:paraId="5EE224CA"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nil"/>
              <w:right w:val="nil"/>
            </w:tcBorders>
            <w:shd w:val="clear" w:color="000000" w:fill="305496"/>
            <w:noWrap/>
            <w:vAlign w:val="bottom"/>
            <w:hideMark/>
          </w:tcPr>
          <w:p w14:paraId="24AA30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3008E88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7F9A2B5B"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5933B9A" w14:textId="77777777" w:rsidR="00330F21" w:rsidRPr="00330F21" w:rsidRDefault="00330F21" w:rsidP="00330F21">
            <w:pPr>
              <w:jc w:val="both"/>
              <w:rPr>
                <w:color w:val="000000"/>
              </w:rPr>
            </w:pPr>
            <w:r w:rsidRPr="00330F21">
              <w:rPr>
                <w:color w:val="000000"/>
              </w:rPr>
              <w:t>assembly_7</w:t>
            </w:r>
          </w:p>
        </w:tc>
        <w:tc>
          <w:tcPr>
            <w:tcW w:w="892" w:type="pct"/>
            <w:tcBorders>
              <w:top w:val="nil"/>
              <w:left w:val="nil"/>
              <w:bottom w:val="single" w:sz="8" w:space="0" w:color="auto"/>
              <w:right w:val="nil"/>
            </w:tcBorders>
            <w:shd w:val="clear" w:color="auto" w:fill="auto"/>
            <w:noWrap/>
            <w:vAlign w:val="bottom"/>
            <w:hideMark/>
          </w:tcPr>
          <w:p w14:paraId="5C62687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single" w:sz="8" w:space="0" w:color="auto"/>
              <w:right w:val="nil"/>
            </w:tcBorders>
            <w:shd w:val="clear" w:color="auto" w:fill="auto"/>
            <w:noWrap/>
            <w:vAlign w:val="bottom"/>
            <w:hideMark/>
          </w:tcPr>
          <w:p w14:paraId="464EC884"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single" w:sz="8" w:space="0" w:color="auto"/>
              <w:right w:val="nil"/>
            </w:tcBorders>
            <w:shd w:val="clear" w:color="000000" w:fill="305496"/>
            <w:noWrap/>
            <w:vAlign w:val="bottom"/>
            <w:hideMark/>
          </w:tcPr>
          <w:p w14:paraId="576F52A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000000" w:fill="00B050"/>
            <w:noWrap/>
            <w:vAlign w:val="bottom"/>
            <w:hideMark/>
          </w:tcPr>
          <w:p w14:paraId="64C1F328"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327EE3C2" w14:textId="77777777" w:rsidTr="00C4006C">
        <w:trPr>
          <w:trHeight w:val="310"/>
        </w:trPr>
        <w:tc>
          <w:tcPr>
            <w:tcW w:w="1105" w:type="pct"/>
            <w:tcBorders>
              <w:top w:val="nil"/>
              <w:left w:val="single" w:sz="8" w:space="0" w:color="auto"/>
              <w:bottom w:val="nil"/>
              <w:right w:val="nil"/>
            </w:tcBorders>
            <w:shd w:val="clear" w:color="auto" w:fill="auto"/>
            <w:noWrap/>
            <w:vAlign w:val="bottom"/>
            <w:hideMark/>
          </w:tcPr>
          <w:p w14:paraId="587E3C7E" w14:textId="77777777" w:rsidR="00330F21" w:rsidRPr="00330F21" w:rsidRDefault="00330F21" w:rsidP="00330F21">
            <w:pPr>
              <w:jc w:val="both"/>
              <w:rPr>
                <w:color w:val="000000"/>
              </w:rPr>
            </w:pPr>
            <w:r w:rsidRPr="00330F21">
              <w:rPr>
                <w:color w:val="000000"/>
              </w:rPr>
              <w:t>assembly_4</w:t>
            </w:r>
          </w:p>
        </w:tc>
        <w:tc>
          <w:tcPr>
            <w:tcW w:w="892" w:type="pct"/>
            <w:tcBorders>
              <w:top w:val="nil"/>
              <w:left w:val="nil"/>
              <w:bottom w:val="nil"/>
              <w:right w:val="nil"/>
            </w:tcBorders>
            <w:shd w:val="clear" w:color="auto" w:fill="auto"/>
            <w:noWrap/>
            <w:vAlign w:val="bottom"/>
            <w:hideMark/>
          </w:tcPr>
          <w:p w14:paraId="7DE3801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nil"/>
              <w:right w:val="nil"/>
            </w:tcBorders>
            <w:shd w:val="clear" w:color="auto" w:fill="auto"/>
            <w:noWrap/>
            <w:vAlign w:val="bottom"/>
            <w:hideMark/>
          </w:tcPr>
          <w:p w14:paraId="1BB6F0A4"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nil"/>
              <w:right w:val="nil"/>
            </w:tcBorders>
            <w:shd w:val="clear" w:color="000000" w:fill="FF00FF"/>
            <w:noWrap/>
            <w:vAlign w:val="bottom"/>
            <w:hideMark/>
          </w:tcPr>
          <w:p w14:paraId="543A93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000000" w:fill="FF0000"/>
            <w:noWrap/>
            <w:vAlign w:val="bottom"/>
            <w:hideMark/>
          </w:tcPr>
          <w:p w14:paraId="662EF521"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992F837"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48F44B1D" w14:textId="77777777" w:rsidR="00330F21" w:rsidRPr="00330F21" w:rsidRDefault="00330F21" w:rsidP="00330F21">
            <w:pPr>
              <w:jc w:val="both"/>
              <w:rPr>
                <w:color w:val="000000"/>
              </w:rPr>
            </w:pPr>
            <w:r w:rsidRPr="00330F21">
              <w:rPr>
                <w:color w:val="000000"/>
              </w:rPr>
              <w:t>assembly_11</w:t>
            </w:r>
          </w:p>
        </w:tc>
        <w:tc>
          <w:tcPr>
            <w:tcW w:w="892" w:type="pct"/>
            <w:tcBorders>
              <w:top w:val="nil"/>
              <w:left w:val="nil"/>
              <w:bottom w:val="single" w:sz="8" w:space="0" w:color="auto"/>
              <w:right w:val="nil"/>
            </w:tcBorders>
            <w:shd w:val="clear" w:color="auto" w:fill="auto"/>
            <w:noWrap/>
            <w:vAlign w:val="bottom"/>
            <w:hideMark/>
          </w:tcPr>
          <w:p w14:paraId="5EF275D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single" w:sz="8" w:space="0" w:color="auto"/>
              <w:right w:val="nil"/>
            </w:tcBorders>
            <w:shd w:val="clear" w:color="auto" w:fill="auto"/>
            <w:noWrap/>
            <w:vAlign w:val="bottom"/>
            <w:hideMark/>
          </w:tcPr>
          <w:p w14:paraId="16A0B9CA"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single" w:sz="8" w:space="0" w:color="auto"/>
              <w:right w:val="nil"/>
            </w:tcBorders>
            <w:shd w:val="clear" w:color="000000" w:fill="FF00FF"/>
            <w:noWrap/>
            <w:vAlign w:val="bottom"/>
            <w:hideMark/>
          </w:tcPr>
          <w:p w14:paraId="2F0442B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517F3EA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0BAC7BC"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36491944" w14:textId="77777777" w:rsidR="00330F21" w:rsidRPr="00330F21" w:rsidRDefault="00330F21" w:rsidP="00330F21">
            <w:pPr>
              <w:jc w:val="both"/>
              <w:rPr>
                <w:color w:val="000000"/>
              </w:rPr>
            </w:pPr>
            <w:r w:rsidRPr="00330F21">
              <w:rPr>
                <w:color w:val="000000"/>
              </w:rPr>
              <w:t>assembly_8</w:t>
            </w:r>
          </w:p>
        </w:tc>
        <w:tc>
          <w:tcPr>
            <w:tcW w:w="892" w:type="pct"/>
            <w:tcBorders>
              <w:top w:val="nil"/>
              <w:left w:val="nil"/>
              <w:bottom w:val="single" w:sz="8" w:space="0" w:color="auto"/>
              <w:right w:val="nil"/>
            </w:tcBorders>
            <w:shd w:val="clear" w:color="auto" w:fill="auto"/>
            <w:noWrap/>
            <w:vAlign w:val="bottom"/>
            <w:hideMark/>
          </w:tcPr>
          <w:p w14:paraId="2D5B23E4" w14:textId="77777777" w:rsidR="00330F21" w:rsidRPr="00330F21" w:rsidRDefault="00330F21" w:rsidP="00330F21">
            <w:pPr>
              <w:jc w:val="both"/>
              <w:rPr>
                <w:color w:val="000000"/>
              </w:rPr>
            </w:pPr>
            <w:r w:rsidRPr="00330F21">
              <w:rPr>
                <w:color w:val="000000"/>
              </w:rPr>
              <w:t>51</w:t>
            </w:r>
          </w:p>
        </w:tc>
        <w:tc>
          <w:tcPr>
            <w:tcW w:w="952" w:type="pct"/>
            <w:tcBorders>
              <w:top w:val="nil"/>
              <w:left w:val="nil"/>
              <w:bottom w:val="single" w:sz="8" w:space="0" w:color="auto"/>
              <w:right w:val="nil"/>
            </w:tcBorders>
            <w:shd w:val="clear" w:color="auto" w:fill="auto"/>
            <w:noWrap/>
            <w:vAlign w:val="bottom"/>
            <w:hideMark/>
          </w:tcPr>
          <w:p w14:paraId="1C7CA1AB" w14:textId="77777777" w:rsidR="00330F21" w:rsidRPr="00330F21" w:rsidRDefault="00330F21" w:rsidP="00330F21">
            <w:pPr>
              <w:jc w:val="both"/>
              <w:rPr>
                <w:color w:val="000000"/>
              </w:rPr>
            </w:pPr>
            <w:r w:rsidRPr="00330F21">
              <w:rPr>
                <w:color w:val="000000"/>
              </w:rPr>
              <w:t>51</w:t>
            </w:r>
          </w:p>
        </w:tc>
        <w:tc>
          <w:tcPr>
            <w:tcW w:w="932" w:type="pct"/>
            <w:tcBorders>
              <w:top w:val="nil"/>
              <w:left w:val="nil"/>
              <w:bottom w:val="single" w:sz="8" w:space="0" w:color="auto"/>
              <w:right w:val="nil"/>
            </w:tcBorders>
            <w:shd w:val="clear" w:color="000000" w:fill="FF00FF"/>
            <w:noWrap/>
            <w:vAlign w:val="bottom"/>
            <w:hideMark/>
          </w:tcPr>
          <w:p w14:paraId="7452EDA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2C749D1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6547D683"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88D2500" w14:textId="77777777" w:rsidR="00330F21" w:rsidRPr="00330F21" w:rsidRDefault="00330F21" w:rsidP="00330F21">
            <w:pPr>
              <w:jc w:val="both"/>
              <w:rPr>
                <w:color w:val="000000"/>
              </w:rPr>
            </w:pPr>
            <w:r w:rsidRPr="00330F21">
              <w:rPr>
                <w:color w:val="000000"/>
              </w:rPr>
              <w:t>assembly_28</w:t>
            </w:r>
          </w:p>
        </w:tc>
        <w:tc>
          <w:tcPr>
            <w:tcW w:w="892" w:type="pct"/>
            <w:tcBorders>
              <w:top w:val="nil"/>
              <w:left w:val="nil"/>
              <w:bottom w:val="single" w:sz="8" w:space="0" w:color="auto"/>
              <w:right w:val="nil"/>
            </w:tcBorders>
            <w:shd w:val="clear" w:color="auto" w:fill="auto"/>
            <w:noWrap/>
            <w:vAlign w:val="bottom"/>
            <w:hideMark/>
          </w:tcPr>
          <w:p w14:paraId="09D16990" w14:textId="77777777" w:rsidR="00330F21" w:rsidRPr="00330F21" w:rsidRDefault="00330F21" w:rsidP="00330F21">
            <w:pPr>
              <w:jc w:val="both"/>
              <w:rPr>
                <w:color w:val="000000"/>
              </w:rPr>
            </w:pPr>
            <w:r w:rsidRPr="00330F21">
              <w:rPr>
                <w:color w:val="000000"/>
              </w:rPr>
              <w:t>136</w:t>
            </w:r>
          </w:p>
        </w:tc>
        <w:tc>
          <w:tcPr>
            <w:tcW w:w="952" w:type="pct"/>
            <w:tcBorders>
              <w:top w:val="nil"/>
              <w:left w:val="nil"/>
              <w:bottom w:val="single" w:sz="8" w:space="0" w:color="auto"/>
              <w:right w:val="nil"/>
            </w:tcBorders>
            <w:shd w:val="clear" w:color="auto" w:fill="auto"/>
            <w:noWrap/>
            <w:vAlign w:val="bottom"/>
            <w:hideMark/>
          </w:tcPr>
          <w:p w14:paraId="41CB76C1" w14:textId="77777777" w:rsidR="00330F21" w:rsidRPr="00330F21" w:rsidRDefault="00330F21" w:rsidP="00330F21">
            <w:pPr>
              <w:jc w:val="both"/>
              <w:rPr>
                <w:color w:val="000000"/>
              </w:rPr>
            </w:pPr>
            <w:r w:rsidRPr="00330F21">
              <w:rPr>
                <w:color w:val="000000"/>
              </w:rPr>
              <w:t>136</w:t>
            </w:r>
          </w:p>
        </w:tc>
        <w:tc>
          <w:tcPr>
            <w:tcW w:w="932" w:type="pct"/>
            <w:tcBorders>
              <w:top w:val="nil"/>
              <w:left w:val="nil"/>
              <w:bottom w:val="single" w:sz="8" w:space="0" w:color="auto"/>
              <w:right w:val="nil"/>
            </w:tcBorders>
            <w:shd w:val="clear" w:color="000000" w:fill="305496"/>
            <w:noWrap/>
            <w:vAlign w:val="bottom"/>
            <w:hideMark/>
          </w:tcPr>
          <w:p w14:paraId="3597A1D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15291CF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79DC16D5" w14:textId="77777777" w:rsidTr="00C4006C">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0FFD49B1" w14:textId="77777777" w:rsidR="00330F21" w:rsidRPr="00330F21" w:rsidRDefault="00330F21" w:rsidP="00330F21">
            <w:pPr>
              <w:jc w:val="both"/>
              <w:rPr>
                <w:color w:val="000000"/>
              </w:rPr>
            </w:pPr>
            <w:r w:rsidRPr="00330F21">
              <w:rPr>
                <w:color w:val="000000"/>
              </w:rPr>
              <w:t>assembly_18</w:t>
            </w:r>
          </w:p>
        </w:tc>
        <w:tc>
          <w:tcPr>
            <w:tcW w:w="892" w:type="pct"/>
            <w:tcBorders>
              <w:top w:val="nil"/>
              <w:left w:val="nil"/>
              <w:bottom w:val="single" w:sz="8" w:space="0" w:color="auto"/>
              <w:right w:val="nil"/>
            </w:tcBorders>
            <w:shd w:val="clear" w:color="auto" w:fill="auto"/>
            <w:noWrap/>
            <w:vAlign w:val="bottom"/>
            <w:hideMark/>
          </w:tcPr>
          <w:p w14:paraId="0300C693" w14:textId="77777777" w:rsidR="00330F21" w:rsidRPr="00330F21" w:rsidRDefault="00330F21" w:rsidP="00330F21">
            <w:pPr>
              <w:jc w:val="both"/>
              <w:rPr>
                <w:color w:val="000000"/>
              </w:rPr>
            </w:pPr>
            <w:r w:rsidRPr="00330F21">
              <w:rPr>
                <w:color w:val="000000"/>
              </w:rPr>
              <w:t>177</w:t>
            </w:r>
          </w:p>
        </w:tc>
        <w:tc>
          <w:tcPr>
            <w:tcW w:w="952" w:type="pct"/>
            <w:tcBorders>
              <w:top w:val="nil"/>
              <w:left w:val="nil"/>
              <w:bottom w:val="single" w:sz="8" w:space="0" w:color="auto"/>
              <w:right w:val="nil"/>
            </w:tcBorders>
            <w:shd w:val="clear" w:color="auto" w:fill="auto"/>
            <w:noWrap/>
            <w:vAlign w:val="bottom"/>
            <w:hideMark/>
          </w:tcPr>
          <w:p w14:paraId="4FCE9C84" w14:textId="77777777" w:rsidR="00330F21" w:rsidRPr="00330F21" w:rsidRDefault="00330F21" w:rsidP="00330F21">
            <w:pPr>
              <w:jc w:val="both"/>
              <w:rPr>
                <w:color w:val="000000"/>
              </w:rPr>
            </w:pPr>
            <w:r w:rsidRPr="00330F21">
              <w:rPr>
                <w:color w:val="000000"/>
              </w:rPr>
              <w:t>177</w:t>
            </w:r>
          </w:p>
        </w:tc>
        <w:tc>
          <w:tcPr>
            <w:tcW w:w="932" w:type="pct"/>
            <w:tcBorders>
              <w:top w:val="nil"/>
              <w:left w:val="nil"/>
              <w:bottom w:val="single" w:sz="8" w:space="0" w:color="auto"/>
              <w:right w:val="nil"/>
            </w:tcBorders>
            <w:shd w:val="clear" w:color="000000" w:fill="305496"/>
            <w:noWrap/>
            <w:vAlign w:val="bottom"/>
            <w:hideMark/>
          </w:tcPr>
          <w:p w14:paraId="445746C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6342199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bl>
    <w:p w14:paraId="3956638B" w14:textId="77777777" w:rsidR="00330F21" w:rsidRDefault="00330F21" w:rsidP="00330F21">
      <w:pPr>
        <w:pStyle w:val="ChapSub"/>
        <w:rPr>
          <w:rStyle w:val="Emphasis"/>
          <w:bCs/>
          <w:i w:val="0"/>
          <w:iCs w:val="0"/>
          <w:color w:val="0E101A"/>
        </w:rPr>
      </w:pPr>
    </w:p>
    <w:p w14:paraId="4C37D4C8" w14:textId="77777777" w:rsidR="00D66183" w:rsidRPr="00D66183" w:rsidRDefault="00D66183" w:rsidP="00D66183">
      <w:pPr>
        <w:spacing w:after="160" w:line="480" w:lineRule="auto"/>
        <w:ind w:firstLine="720"/>
        <w:jc w:val="both"/>
        <w:rPr>
          <w:rFonts w:eastAsiaTheme="minorHAnsi"/>
          <w:kern w:val="2"/>
          <w14:ligatures w14:val="standardContextual"/>
        </w:rPr>
      </w:pPr>
    </w:p>
    <w:p w14:paraId="5E3D00D3" w14:textId="77777777" w:rsidR="00D66183" w:rsidRDefault="00D66183" w:rsidP="008433F9">
      <w:pPr>
        <w:pStyle w:val="ChapSub"/>
        <w:rPr>
          <w:rStyle w:val="Emphasis"/>
          <w:bCs/>
          <w:i w:val="0"/>
          <w:iCs w:val="0"/>
          <w:color w:val="0E101A"/>
        </w:rPr>
      </w:pPr>
    </w:p>
    <w:p w14:paraId="1CCF131D" w14:textId="77777777" w:rsidR="008433F9" w:rsidRPr="00A605AF" w:rsidRDefault="008433F9" w:rsidP="00A605AF">
      <w:pPr>
        <w:spacing w:after="160" w:line="480" w:lineRule="auto"/>
        <w:ind w:firstLine="720"/>
        <w:jc w:val="both"/>
        <w:rPr>
          <w:rFonts w:eastAsiaTheme="minorHAnsi"/>
          <w:kern w:val="2"/>
          <w14:ligatures w14:val="standardContextual"/>
        </w:rPr>
      </w:pPr>
    </w:p>
    <w:p w14:paraId="44F8DCFA" w14:textId="77777777" w:rsidR="00F94FB6" w:rsidRDefault="00F94FB6" w:rsidP="00C3780C">
      <w:pPr>
        <w:pStyle w:val="ChapterNum"/>
        <w:ind w:left="0"/>
      </w:pPr>
    </w:p>
    <w:p w14:paraId="777D4F53" w14:textId="5BBD3505" w:rsidR="00F94FB6" w:rsidRDefault="00F94FB6">
      <w:pPr>
        <w:rPr>
          <w:b/>
        </w:rPr>
      </w:pPr>
      <w:r>
        <w:br w:type="page"/>
      </w:r>
    </w:p>
    <w:p w14:paraId="48A4119D" w14:textId="2CD86AEC" w:rsidR="00F94FB6" w:rsidRPr="009443D3" w:rsidRDefault="009443D3" w:rsidP="009443D3">
      <w:pPr>
        <w:pStyle w:val="ChapterNum"/>
        <w:rPr>
          <w:bCs/>
          <w:caps/>
        </w:rPr>
      </w:pPr>
      <w:bookmarkStart w:id="279" w:name="_Toc174382632"/>
      <w:r>
        <w:rPr>
          <w:bCs/>
          <w:caps/>
        </w:rPr>
        <w:t>comprehensive bibliogrpahy</w:t>
      </w:r>
      <w:bookmarkEnd w:id="279"/>
    </w:p>
    <w:p w14:paraId="7EFF7F07" w14:textId="77777777" w:rsidR="006B0990" w:rsidRPr="00E24409" w:rsidRDefault="006B0990" w:rsidP="006B0990">
      <w:pPr>
        <w:pStyle w:val="EndNoteBibliography"/>
        <w:spacing w:after="360"/>
        <w:jc w:val="both"/>
      </w:pPr>
      <w:r w:rsidRPr="00E24409">
        <w:t>Adkins, P. R. F., S. Dufour, J. N. Spain, M. J. Calcutt, T. J. Reilly, G. C. Stewart, and J. R. Middleton. 2018. Molecular characterization of non-</w:t>
      </w:r>
      <w:r w:rsidRPr="00786201">
        <w:rPr>
          <w:i/>
        </w:rPr>
        <w:t>aureus</w:t>
      </w:r>
      <w:r w:rsidRPr="00E24409">
        <w:t xml:space="preserve"> </w:t>
      </w:r>
      <w:r w:rsidRPr="00A005D6">
        <w:rPr>
          <w:i/>
        </w:rPr>
        <w:t>Staphylococcus</w:t>
      </w:r>
      <w:r w:rsidRPr="00E24409">
        <w:t xml:space="preserve"> spp. from heifer intramammary infections and body sites. J. Dairy Sci. 101(6):5388-5403.</w:t>
      </w:r>
    </w:p>
    <w:p w14:paraId="2AB9191E" w14:textId="77777777" w:rsidR="006B0990" w:rsidRPr="00E24409" w:rsidRDefault="006B0990" w:rsidP="006B0990">
      <w:pPr>
        <w:pStyle w:val="EndNoteBibliography"/>
        <w:spacing w:after="360"/>
        <w:jc w:val="both"/>
      </w:pPr>
      <w:r w:rsidRPr="00E24409">
        <w:t>Adkins, P. R. F., L. M. Placheta, M. R. Borchers, J. M. Bewley, and J. R. Middleton. 2022. Distribution of staphylococcal and mammaliicoccal species from compost-bedded pack or sand-bedded freestall dairy farms. J Dairy Sci 105(7):6261-6270.</w:t>
      </w:r>
    </w:p>
    <w:p w14:paraId="1A056B31" w14:textId="77777777" w:rsidR="006B0990" w:rsidRPr="00E24409" w:rsidRDefault="006B0990" w:rsidP="006B0990">
      <w:pPr>
        <w:pStyle w:val="EndNoteBibliography"/>
        <w:spacing w:after="360"/>
        <w:jc w:val="both"/>
      </w:pPr>
      <w:r w:rsidRPr="00E24409">
        <w:t>Albino, R. L., J. L. Taraba, M. I. Marcondes, E. A. Eckelkamp, and J. M. Bewley. 2018. Comparison of bacterial populations in bedding material, on teat ends, and in milk of cows housed in compost bedded pack barns J. Animal Production Science 58(9):1686-1691.</w:t>
      </w:r>
    </w:p>
    <w:p w14:paraId="5CEE01BA" w14:textId="77777777" w:rsidR="006B0990" w:rsidRPr="00E24409" w:rsidRDefault="006B0990" w:rsidP="006B0990">
      <w:pPr>
        <w:pStyle w:val="EndNoteBibliography"/>
        <w:spacing w:after="360"/>
        <w:jc w:val="both"/>
      </w:pPr>
      <w:r w:rsidRPr="00E24409">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31C52EFD" w14:textId="77777777" w:rsidR="006B0990" w:rsidRPr="00E24409" w:rsidRDefault="006B0990" w:rsidP="006B0990">
      <w:pPr>
        <w:pStyle w:val="EndNoteBibliography"/>
        <w:spacing w:after="360"/>
        <w:jc w:val="both"/>
      </w:pPr>
      <w:r w:rsidRPr="00E24409">
        <w:t xml:space="preserve">Alexander, T. W., L. J. Yanke, E. Topp, M. E. Olson, R. R. Read, D. W. Morck, and T. A. McAllister. 2008. Effect of subtherapeutic administration of antibiotics on the prevalence of antibiotic-resistant </w:t>
      </w:r>
      <w:r w:rsidRPr="00A005D6">
        <w:rPr>
          <w:i/>
        </w:rPr>
        <w:t>Escherichia coli</w:t>
      </w:r>
      <w:r w:rsidRPr="00E24409">
        <w:t xml:space="preserve"> bacteria in feedlot cattle. Appl Environ Microbiol 74(14):4405-4416.</w:t>
      </w:r>
    </w:p>
    <w:p w14:paraId="74A86165" w14:textId="77777777" w:rsidR="006B0990" w:rsidRPr="00E24409" w:rsidRDefault="006B0990" w:rsidP="006B0990">
      <w:pPr>
        <w:pStyle w:val="EndNoteBibliography"/>
        <w:spacing w:after="360"/>
        <w:jc w:val="both"/>
      </w:pPr>
      <w:r w:rsidRPr="00E2440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AAD5673" w14:textId="77777777" w:rsidR="006B0990" w:rsidRPr="00E24409" w:rsidRDefault="006B0990" w:rsidP="006B0990">
      <w:pPr>
        <w:pStyle w:val="EndNoteBibliography"/>
        <w:spacing w:after="360"/>
        <w:jc w:val="both"/>
      </w:pPr>
      <w:r w:rsidRPr="00E24409">
        <w:t>Andrews, T., C. E. Jeffrey, R. E. Gilker, D. A. Neher, and J. W. Barlow. 2021. Design and implementation of a survey quantifying winter housing and bedding types used on Vermont organic dairy farms. J. Dairy Sci. 104(7):8326-8337.</w:t>
      </w:r>
    </w:p>
    <w:p w14:paraId="66DA763B" w14:textId="77777777" w:rsidR="006B0990" w:rsidRPr="00E24409" w:rsidRDefault="006B0990" w:rsidP="006B0990">
      <w:pPr>
        <w:pStyle w:val="EndNoteBibliography"/>
        <w:spacing w:after="360"/>
        <w:jc w:val="both"/>
      </w:pPr>
      <w:r w:rsidRPr="00E24409">
        <w:t>Åvall-Jääskeläinen, S., J. Koort, H. Simojoki, and S. Taponen. 2013. Bovine-associated CNS species resist phagocytosis differently. BMC Veterinary Research 9(1):227.</w:t>
      </w:r>
    </w:p>
    <w:p w14:paraId="65F6AA65" w14:textId="77777777" w:rsidR="006B0990" w:rsidRPr="00E24409" w:rsidRDefault="006B0990" w:rsidP="006B0990">
      <w:pPr>
        <w:pStyle w:val="EndNoteBibliography"/>
        <w:spacing w:after="360"/>
        <w:jc w:val="both"/>
      </w:pPr>
      <w:r w:rsidRPr="00E24409">
        <w:t xml:space="preserve">Åvall-Jääskeläinen, S., S. Taponen, R. Kant, L. Paulin, J. Blom, A. Palva, and J. Koort. 2018. Comparative genome analysis of 24 bovine-associated </w:t>
      </w:r>
      <w:r w:rsidRPr="00A005D6">
        <w:rPr>
          <w:i/>
        </w:rPr>
        <w:t>Staphylococcus</w:t>
      </w:r>
      <w:r w:rsidRPr="00E24409">
        <w:t xml:space="preserve"> isolates with special focus on the putative virulence genes. PeerJ 6:e4560.</w:t>
      </w:r>
    </w:p>
    <w:p w14:paraId="42F3D349" w14:textId="77777777" w:rsidR="006B0990" w:rsidRPr="00E24409" w:rsidRDefault="006B0990" w:rsidP="006B0990">
      <w:pPr>
        <w:pStyle w:val="EndNoteBibliography"/>
        <w:spacing w:after="360"/>
        <w:jc w:val="both"/>
      </w:pPr>
      <w:r w:rsidRPr="00E24409">
        <w:t xml:space="preserve">Bagcigil, A. F., S. Taponen, J. Koort, B. Bengtsson, A.-L. Myllyniemi, and S. Pyörälä. 2012. Genetic basis of penicillin resistance of </w:t>
      </w:r>
      <w:r w:rsidRPr="00A005D6">
        <w:rPr>
          <w:i/>
        </w:rPr>
        <w:t xml:space="preserve">S. </w:t>
      </w:r>
      <w:r w:rsidRPr="00786201">
        <w:rPr>
          <w:i/>
        </w:rPr>
        <w:t>aureus</w:t>
      </w:r>
      <w:r w:rsidRPr="00E24409">
        <w:t xml:space="preserve"> isolated in bovine mastitis. Acta Veterinaria Scandinavica 54(1):69.</w:t>
      </w:r>
    </w:p>
    <w:p w14:paraId="1EFD7542" w14:textId="77777777" w:rsidR="006B0990" w:rsidRPr="00E24409" w:rsidRDefault="006B0990" w:rsidP="006B0990">
      <w:pPr>
        <w:pStyle w:val="EndNoteBibliography"/>
        <w:spacing w:after="360"/>
        <w:jc w:val="both"/>
      </w:pPr>
      <w:r w:rsidRPr="00E24409">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7C88215E" w14:textId="77777777" w:rsidR="006B0990" w:rsidRPr="00E24409" w:rsidRDefault="006B0990" w:rsidP="006B0990">
      <w:pPr>
        <w:pStyle w:val="EndNoteBibliography"/>
        <w:spacing w:after="360"/>
        <w:jc w:val="both"/>
      </w:pPr>
      <w:r w:rsidRPr="00E24409">
        <w:t>Barberg, A., M. Endres, and K. Janni. 2007a. Compost Dairy Barns in Minnesota: A Descriptive Study. Applied Engineering in Agriculture 23:231-238.</w:t>
      </w:r>
    </w:p>
    <w:p w14:paraId="0D74FC6D" w14:textId="77777777" w:rsidR="006B0990" w:rsidRPr="00E24409" w:rsidRDefault="006B0990" w:rsidP="006B0990">
      <w:pPr>
        <w:pStyle w:val="EndNoteBibliography"/>
        <w:spacing w:after="360"/>
        <w:jc w:val="both"/>
      </w:pPr>
      <w:r w:rsidRPr="00E24409">
        <w:t>Barberg, A. E., M. I. Endres, J. A. Salfer, and J. K. Reneau. 2007b. Performance and welfare of dairy cows in an alternative housing system in Minnesota. J Dairy Sci 90(3):1575-1583.</w:t>
      </w:r>
    </w:p>
    <w:p w14:paraId="5C049D04" w14:textId="77777777" w:rsidR="006B0990" w:rsidRPr="00E24409" w:rsidRDefault="006B0990" w:rsidP="006B0990">
      <w:pPr>
        <w:pStyle w:val="EndNoteBibliography"/>
        <w:spacing w:after="360"/>
        <w:jc w:val="both"/>
      </w:pPr>
      <w:r w:rsidRPr="00E24409">
        <w:t>Barkema, H. W., Y. H. Schukken, T. J. Lam, M. L. Beiboer, G. Benedictus, and A. Brand. 1998. Management practices associated with low, medium, and high somatic cell counts in bulk milk. J. Dairy Sci 81(7):1917-1927.</w:t>
      </w:r>
    </w:p>
    <w:p w14:paraId="38087DDE" w14:textId="77777777" w:rsidR="006B0990" w:rsidRPr="00E24409" w:rsidRDefault="006B0990" w:rsidP="006B0990">
      <w:pPr>
        <w:pStyle w:val="EndNoteBibliography"/>
        <w:spacing w:after="360"/>
        <w:jc w:val="both"/>
      </w:pPr>
      <w:r w:rsidRPr="00E24409">
        <w:t>Barkema, H. W., M. A. von Keyserlingk, J. P. Kastelic, T. J. Lam, C. Luby, J. P. Roy, S. J. LeBlanc, G. P. Keefe, and D. F. Kelton. 2015. Invited review: Changes in the dairy industry affecting dairy cattle health and welfare. J Dairy Sci 98(11):7426-7445.</w:t>
      </w:r>
    </w:p>
    <w:p w14:paraId="38D17834" w14:textId="77777777" w:rsidR="006B0990" w:rsidRPr="00E24409" w:rsidRDefault="006B0990" w:rsidP="006B0990">
      <w:pPr>
        <w:pStyle w:val="EndNoteBibliography"/>
        <w:spacing w:after="360"/>
        <w:jc w:val="both"/>
      </w:pPr>
      <w:r w:rsidRPr="00E24409">
        <w:t xml:space="preserve">Bennedsgaard, T. W., S. M. Thamsborg, F. M. Aarestrup, C. Enevoldsen, M. Vaarst, and A. B. Christoffersen. 2006. Resistance to penicillin of </w:t>
      </w:r>
      <w:r w:rsidRPr="00A005D6">
        <w:rPr>
          <w:i/>
        </w:rPr>
        <w:t xml:space="preserve">Staphylococcus </w:t>
      </w:r>
      <w:r w:rsidRPr="00786201">
        <w:rPr>
          <w:i/>
        </w:rPr>
        <w:t>aureus</w:t>
      </w:r>
      <w:r w:rsidRPr="00E24409">
        <w:t xml:space="preserve"> isolates from cows with high somatic cell counts in organic and conventional dairy herds in Denmark. Acta Vet Scand 48(1):24.</w:t>
      </w:r>
    </w:p>
    <w:p w14:paraId="56FD3277" w14:textId="77777777" w:rsidR="006B0990" w:rsidRPr="00E24409" w:rsidRDefault="006B0990" w:rsidP="006B0990">
      <w:pPr>
        <w:pStyle w:val="EndNoteBibliography"/>
        <w:spacing w:after="360"/>
        <w:jc w:val="both"/>
      </w:pPr>
      <w:r w:rsidRPr="00E24409">
        <w:t xml:space="preserve">Berge, A. C., W. B. Epperson, and R. H. Pritchard. 2005. Assessing the effect of a single dose florfenicol treatment in feedlot cattle on the antimicrobial resistance patterns in faecal </w:t>
      </w:r>
      <w:r w:rsidRPr="00A005D6">
        <w:rPr>
          <w:i/>
        </w:rPr>
        <w:t>Escherichia coli</w:t>
      </w:r>
      <w:r w:rsidRPr="00E24409">
        <w:t>. Vet Res 36(5-6):723-734.</w:t>
      </w:r>
    </w:p>
    <w:p w14:paraId="4A85D553" w14:textId="77777777" w:rsidR="006B0990" w:rsidRPr="00E24409" w:rsidRDefault="006B0990" w:rsidP="006B0990">
      <w:pPr>
        <w:pStyle w:val="EndNoteBibliography"/>
        <w:spacing w:after="360"/>
        <w:jc w:val="both"/>
      </w:pPr>
      <w:r w:rsidRPr="00E24409">
        <w:t>Bewley, J., J. Taraba, G. Day, R. Black, and F. Damasceno. 2012. Compost Bedded Pack Barn Design: Features and Management Considerations. University of Kentucky Cooperative Extension Service Publication ID.</w:t>
      </w:r>
    </w:p>
    <w:p w14:paraId="0B559FAE" w14:textId="77777777" w:rsidR="006B0990" w:rsidRPr="00E24409" w:rsidRDefault="006B0990" w:rsidP="006B0990">
      <w:pPr>
        <w:pStyle w:val="EndNoteBibliography"/>
        <w:spacing w:after="360"/>
        <w:jc w:val="both"/>
      </w:pPr>
      <w:r w:rsidRPr="00E24409">
        <w:t>Bewley, J. M., L. M. Robertson, and E. A. Eckelkamp. 2017. A 100-Year Review: Lactating dairy cattle housing management. J. Dairy Sci. 100(12):10418-10431.</w:t>
      </w:r>
    </w:p>
    <w:p w14:paraId="6EDB9779" w14:textId="77777777" w:rsidR="006B0990" w:rsidRPr="00E24409" w:rsidRDefault="006B0990" w:rsidP="006B0990">
      <w:pPr>
        <w:pStyle w:val="EndNoteBibliography"/>
        <w:spacing w:after="360"/>
        <w:jc w:val="both"/>
      </w:pPr>
      <w:r w:rsidRPr="00E24409">
        <w:t>Bickert, W. G., B. Holmes, K. A. Janni, D. Kammel, R. Stowell, and J. M. Zulovich. 2000. Dairy freestall housing and equipment. Pages 27–45 in Designing Facilities for the Milking Herd. 7th ed., Mid-West Plan Service, Iowa State University, Ames.</w:t>
      </w:r>
    </w:p>
    <w:p w14:paraId="794EDECF" w14:textId="77777777" w:rsidR="006B0990" w:rsidRPr="00E24409" w:rsidRDefault="006B0990" w:rsidP="006B0990">
      <w:pPr>
        <w:pStyle w:val="EndNoteBibliography"/>
        <w:spacing w:after="360"/>
        <w:jc w:val="both"/>
      </w:pPr>
      <w:r w:rsidRPr="00E24409">
        <w:t>Black, R. A., J. L. Taraba, G. B. Day, F. A. Damasceno, and J. M. Bewley. 2013. Compost bedded pack dairy barn management, performance, and producer satisfaction. J Dairy Sci 96(12):8060-8074.</w:t>
      </w:r>
    </w:p>
    <w:p w14:paraId="61C6B417" w14:textId="77777777" w:rsidR="006B0990" w:rsidRPr="00E24409" w:rsidRDefault="006B0990" w:rsidP="006B0990">
      <w:pPr>
        <w:pStyle w:val="EndNoteBibliography"/>
        <w:spacing w:after="360"/>
        <w:jc w:val="both"/>
      </w:pPr>
      <w:r w:rsidRPr="00E24409">
        <w:t>Black, R. A., J. L. Taraba, G. B. Day, F. A. Damasceno, M. C. Newman, K. A. Akers, C. L. Wood, K. J. McQuerry, and J. M. Bewley. 2014. The relationship between compost bedded pack performance, management, and bacterial counts. J Dairy Sci 97(5):2669-2679.</w:t>
      </w:r>
    </w:p>
    <w:p w14:paraId="1EF7D12A" w14:textId="77777777" w:rsidR="006B0990" w:rsidRPr="00E24409" w:rsidRDefault="006B0990" w:rsidP="006B0990">
      <w:pPr>
        <w:pStyle w:val="EndNoteBibliography"/>
        <w:spacing w:after="360"/>
        <w:jc w:val="both"/>
      </w:pPr>
      <w:r w:rsidRPr="00E24409">
        <w:t>Bolger, A. M., M. Lohse, and B. Usadel. 2014. Trimmomatic: a flexible trimmer for Illumina sequence data. Bioinformatics 30(15):2114-2120.</w:t>
      </w:r>
    </w:p>
    <w:p w14:paraId="242006EF" w14:textId="77777777" w:rsidR="006B0990" w:rsidRPr="00E24409" w:rsidRDefault="006B0990" w:rsidP="006B0990">
      <w:pPr>
        <w:pStyle w:val="EndNoteBibliography"/>
        <w:spacing w:after="360"/>
        <w:jc w:val="both"/>
      </w:pPr>
      <w:r w:rsidRPr="00E24409">
        <w:t xml:space="preserve">Bombyk, R. A., A. L. Bykowski, C. E. Draper, E. J. Savelkoul, L. R. Sullivan, and T. J. Wyckoff. 2008. Comparison of types and antimicrobial susceptibility of </w:t>
      </w:r>
      <w:r w:rsidRPr="00A005D6">
        <w:rPr>
          <w:i/>
        </w:rPr>
        <w:t xml:space="preserve">Staphylococcus </w:t>
      </w:r>
      <w:r w:rsidRPr="00E24409">
        <w:t>from conventional and organic dairies in west-central Minnesota, USA. J Appl Microbiol 104(6):1726-1731.</w:t>
      </w:r>
    </w:p>
    <w:p w14:paraId="7BB6CE05" w14:textId="77777777" w:rsidR="006B0990" w:rsidRPr="00E24409" w:rsidRDefault="006B0990" w:rsidP="006B0990">
      <w:pPr>
        <w:pStyle w:val="EndNoteBibliography"/>
        <w:spacing w:after="360"/>
        <w:jc w:val="both"/>
      </w:pPr>
      <w:r w:rsidRPr="00E24409">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2F0A95CC" w14:textId="77777777" w:rsidR="006B0990" w:rsidRPr="00E24409" w:rsidRDefault="006B0990" w:rsidP="006B0990">
      <w:pPr>
        <w:pStyle w:val="EndNoteBibliography"/>
        <w:spacing w:after="360"/>
        <w:jc w:val="both"/>
      </w:pPr>
      <w:r w:rsidRPr="00E24409">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44216FE0" w14:textId="77777777" w:rsidR="006B0990" w:rsidRPr="00E24409" w:rsidRDefault="006B0990" w:rsidP="006B0990">
      <w:pPr>
        <w:pStyle w:val="EndNoteBibliography"/>
        <w:spacing w:after="360"/>
        <w:jc w:val="both"/>
      </w:pPr>
      <w:r w:rsidRPr="00E24409">
        <w:t>Breyne, K., S. De Vliegher, A. De Visscher, S. Piepers, and E. Meyer. 2015. Technical note: a pilot study using a mouse mastitis model to study differences between bovine associated coagulase-negative staphylococci. J Dairy Sci 98(2):1090-1100.</w:t>
      </w:r>
    </w:p>
    <w:p w14:paraId="51CDCA20" w14:textId="77777777" w:rsidR="006B0990" w:rsidRPr="00E24409" w:rsidRDefault="006B0990" w:rsidP="006B0990">
      <w:pPr>
        <w:pStyle w:val="EndNoteBibliography"/>
        <w:spacing w:after="360"/>
        <w:jc w:val="both"/>
      </w:pPr>
      <w:r w:rsidRPr="00E24409">
        <w:t>Burgstaller, J., J. Raith, S. Kuchling, V. Mandl, A. Hund, and J. Kofler. 2016. Claw health and prevalence of lameness in cows from compost bedded and cubicle freestall dairy barns in Austria. The Veterinary Journal 216.</w:t>
      </w:r>
    </w:p>
    <w:p w14:paraId="5ED02117" w14:textId="77777777" w:rsidR="006B0990" w:rsidRPr="00E24409" w:rsidRDefault="006B0990" w:rsidP="006B0990">
      <w:pPr>
        <w:pStyle w:val="EndNoteBibliography"/>
        <w:spacing w:after="360"/>
        <w:jc w:val="both"/>
      </w:pPr>
      <w:r w:rsidRPr="00E24409">
        <w:t>Busato, A., P. Trachsel, M. Schällibaum, and J. W. Blum. 2000. Udder health and risk factors for subclinical mastitis in organic dairy farms in Switzerland. Prev Vet Med 44(3-4):205-220.</w:t>
      </w:r>
    </w:p>
    <w:p w14:paraId="719245AC" w14:textId="77777777" w:rsidR="006B0990" w:rsidRPr="00E24409" w:rsidRDefault="006B0990" w:rsidP="006B0990">
      <w:pPr>
        <w:pStyle w:val="EndNoteBibliography"/>
        <w:spacing w:after="360"/>
        <w:jc w:val="both"/>
      </w:pPr>
      <w:r w:rsidRPr="00E24409">
        <w:t>Calamari, L., F. Calegari, and L. Stefanini. 2009. Effect of different free stall surfaces on behavioural, productive and metabolic parameters in dairy cows. Applied Animal Behaviour Science 120:9-17.</w:t>
      </w:r>
    </w:p>
    <w:p w14:paraId="1387BAEB" w14:textId="77777777" w:rsidR="006B0990" w:rsidRPr="00E24409" w:rsidRDefault="006B0990" w:rsidP="006B0990">
      <w:pPr>
        <w:pStyle w:val="EndNoteBibliography"/>
        <w:spacing w:after="360"/>
        <w:jc w:val="both"/>
      </w:pPr>
      <w:r w:rsidRPr="00E24409">
        <w:t>Call, D. R., M. A. Davis, and A. A. Sawant. 2008. Antimicrobial resistance in beef and dairy cattle production. Anim Health Res Rev 9(2):159-167.</w:t>
      </w:r>
    </w:p>
    <w:p w14:paraId="591A7E58" w14:textId="77777777" w:rsidR="006B0990" w:rsidRPr="00E24409" w:rsidRDefault="006B0990" w:rsidP="006B0990">
      <w:pPr>
        <w:pStyle w:val="EndNoteBibliography"/>
        <w:spacing w:after="360"/>
        <w:jc w:val="both"/>
      </w:pPr>
      <w:r w:rsidRPr="00E24409">
        <w:t>Camacho, C., G. Coulouris, V. Avagyan, N. Ma, J. Papadopoulos, K. Bealer, and T. L. Madden. 2009. BLAST+: architecture and applications. BMC Bioinformatics 10(1):421.</w:t>
      </w:r>
    </w:p>
    <w:p w14:paraId="686DDFEA" w14:textId="77777777" w:rsidR="006B0990" w:rsidRPr="00E24409" w:rsidRDefault="006B0990" w:rsidP="006B0990">
      <w:pPr>
        <w:pStyle w:val="EndNoteBibliography"/>
        <w:spacing w:after="360"/>
        <w:jc w:val="both"/>
      </w:pPr>
      <w:r w:rsidRPr="00E24409">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5A340E11" w14:textId="77777777" w:rsidR="006B0990" w:rsidRPr="00E24409" w:rsidRDefault="006B0990" w:rsidP="006B0990">
      <w:pPr>
        <w:pStyle w:val="EndNoteBibliography"/>
        <w:spacing w:after="360"/>
        <w:jc w:val="both"/>
      </w:pPr>
      <w:r w:rsidRPr="00E24409">
        <w:t>Chambers, H. F. 2001. Antimicrobial agents: General considerations. Pages 1143-1170 in Goodman &amp; Gilman's: The Pharmacological Basis of Therapeutics, 13e. J. G. Hardman, Limbird,  L.E., ed. McGraw-Hill Education, New York, NY.</w:t>
      </w:r>
    </w:p>
    <w:p w14:paraId="1A0C77E5" w14:textId="77777777" w:rsidR="006B0990" w:rsidRPr="00E24409" w:rsidRDefault="006B0990" w:rsidP="006B0990">
      <w:pPr>
        <w:pStyle w:val="EndNoteBibliography"/>
        <w:spacing w:after="360"/>
        <w:jc w:val="both"/>
      </w:pPr>
      <w:r w:rsidRPr="00E24409">
        <w:t>Chen, L., D. Zheng, B. Liu, J. Yang, and Q. Jin. 2016. VFDB 2016: hierarchical and refined dataset for big data analysis—10 years on. Nucleic Acids Research 44(D1):D694-D697.</w:t>
      </w:r>
    </w:p>
    <w:p w14:paraId="6B605E3C" w14:textId="77777777" w:rsidR="006B0990" w:rsidRPr="00E24409" w:rsidRDefault="006B0990" w:rsidP="006B0990">
      <w:pPr>
        <w:pStyle w:val="EndNoteBibliography"/>
        <w:spacing w:after="360"/>
        <w:jc w:val="both"/>
      </w:pPr>
      <w:r w:rsidRPr="00E24409">
        <w:t xml:space="preserve">Cicconi-Hogan, K. M., N. Belomestnykh, M. Gamroth, P. L. Ruegg, L. Tikofsky, and Y. H. Schukken. 2014. Short communication: Prevalence of methicillin resistance in coagulase-negative staphylococci and </w:t>
      </w:r>
      <w:r w:rsidRPr="00A005D6">
        <w:rPr>
          <w:i/>
        </w:rPr>
        <w:t xml:space="preserve">Staphylococcus </w:t>
      </w:r>
      <w:r w:rsidRPr="00786201">
        <w:rPr>
          <w:i/>
        </w:rPr>
        <w:t>aureus</w:t>
      </w:r>
      <w:r w:rsidRPr="00E24409">
        <w:t xml:space="preserve"> isolated from bulk milk on organic and conventional dairy farms in the United States. J Dairy Sci 97(5):2959-2964.</w:t>
      </w:r>
    </w:p>
    <w:p w14:paraId="6B0C2007" w14:textId="77777777" w:rsidR="006B0990" w:rsidRPr="00E24409" w:rsidRDefault="006B0990" w:rsidP="006B0990">
      <w:pPr>
        <w:pStyle w:val="EndNoteBibliography"/>
        <w:spacing w:after="360"/>
        <w:jc w:val="both"/>
      </w:pPr>
      <w:r w:rsidRPr="00E24409">
        <w:t>Condas, L. A. Z., J. De Buck, D. B. Nobrega, D. A. Carson, S. Naushad, S. De Vliegher, R. N. Zadoks, J. R. Middleton, S. Dufour, J. P. Kastelic, and H. W. Barkema. 2017a. Prevalence of non-</w:t>
      </w:r>
      <w:r w:rsidRPr="00786201">
        <w:rPr>
          <w:i/>
        </w:rPr>
        <w:t>aureus</w:t>
      </w:r>
      <w:r w:rsidRPr="00E24409">
        <w:t xml:space="preserve"> staphylococci species causing intramammary infections in Canadian dairy herds. J Dairy Sci 100(7):5592-5612.</w:t>
      </w:r>
    </w:p>
    <w:p w14:paraId="4B358CAD" w14:textId="77777777" w:rsidR="006B0990" w:rsidRPr="00E24409" w:rsidRDefault="006B0990" w:rsidP="006B0990">
      <w:pPr>
        <w:pStyle w:val="EndNoteBibliography"/>
        <w:spacing w:after="360"/>
        <w:jc w:val="both"/>
      </w:pPr>
      <w:r w:rsidRPr="00E24409">
        <w:t>Condas, L. A. Z., J. De Buck, D. B. Nobrega, D. A. Carson, J. P. Roy, G. P. Keefe, T. J. DeVries, J. R. Middleton, S. Dufour, and H. W. Barkema. 2017b. Distribution of non-</w:t>
      </w:r>
      <w:r w:rsidRPr="00786201">
        <w:rPr>
          <w:i/>
        </w:rPr>
        <w:t>aureus</w:t>
      </w:r>
      <w:r w:rsidRPr="00E24409">
        <w:t xml:space="preserve"> staphylococci species in udder quarters with low and high somatic cell count, and clinical mastitis. J Dairy Sci 100(7):5613-5627.</w:t>
      </w:r>
    </w:p>
    <w:p w14:paraId="6062A47C" w14:textId="77777777" w:rsidR="006B0990" w:rsidRPr="00E24409" w:rsidRDefault="006B0990" w:rsidP="006B0990">
      <w:pPr>
        <w:pStyle w:val="EndNoteBibliography"/>
        <w:spacing w:after="360"/>
        <w:jc w:val="both"/>
      </w:pPr>
      <w:r w:rsidRPr="00E24409">
        <w:t>Cook, N. B. 2002. Influence of Barn Design on Dairy Cow Hygiene, Lameness and Udder Health. American Association of Bovine Practitioners Conference Proceedings:97-103.</w:t>
      </w:r>
    </w:p>
    <w:p w14:paraId="434D0881" w14:textId="77777777" w:rsidR="006B0990" w:rsidRPr="00E24409" w:rsidRDefault="006B0990" w:rsidP="006B0990">
      <w:pPr>
        <w:pStyle w:val="EndNoteBibliography"/>
        <w:spacing w:after="360"/>
        <w:jc w:val="both"/>
      </w:pPr>
      <w:r w:rsidRPr="00E24409">
        <w:t>Cook, N. B., T. B. Bennett, and K. V. Nordlund. 2005. Monitoring Indices of Cow Comfort in Free-Stall-Housed Dairy Herds. J. Dairy Sci. 88(11):3876-3885.</w:t>
      </w:r>
    </w:p>
    <w:p w14:paraId="7D4C266F" w14:textId="77777777" w:rsidR="006B0990" w:rsidRPr="00E24409" w:rsidRDefault="006B0990" w:rsidP="006B0990">
      <w:pPr>
        <w:pStyle w:val="EndNoteBibliography"/>
        <w:spacing w:after="360"/>
        <w:jc w:val="both"/>
      </w:pPr>
      <w:r w:rsidRPr="00E24409">
        <w:t>Cook, N. B., J. P. Hess, M. R. Foy, T. B. Bennett, and R. L. Brotzman. 2016. Management characteristics, lameness, and body injuries of dairy cattle housed in high-performance dairy herds in Wisconsin. J Dairy Sci 99(7):5879-5891.</w:t>
      </w:r>
    </w:p>
    <w:p w14:paraId="6D6B6DE7" w14:textId="77777777" w:rsidR="006B0990" w:rsidRPr="00E24409" w:rsidRDefault="006B0990" w:rsidP="006B0990">
      <w:pPr>
        <w:pStyle w:val="EndNoteBibliography"/>
        <w:spacing w:after="360"/>
        <w:jc w:val="both"/>
      </w:pPr>
      <w:r w:rsidRPr="00E24409">
        <w:t>Costa, J. H. C., T. A. Burnett, M. A. G. von Keyserlingk, and M. J. Hötzel. 2018. Prevalence of lameness and leg lesions of lactating dairy cows housed in southern Brazil: Effects of housing systems. J Dairy Sci 101(3):2395-2405.</w:t>
      </w:r>
    </w:p>
    <w:p w14:paraId="4D64213E" w14:textId="77777777" w:rsidR="006B0990" w:rsidRPr="00E24409" w:rsidRDefault="006B0990" w:rsidP="006B0990">
      <w:pPr>
        <w:pStyle w:val="EndNoteBibliography"/>
        <w:spacing w:after="360"/>
        <w:jc w:val="both"/>
      </w:pPr>
      <w:r w:rsidRPr="00E24409">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155C17C6" w14:textId="77777777" w:rsidR="006B0990" w:rsidRPr="00E24409" w:rsidRDefault="006B0990" w:rsidP="006B0990">
      <w:pPr>
        <w:pStyle w:val="EndNoteBibliography"/>
        <w:spacing w:after="360"/>
      </w:pPr>
      <w:r w:rsidRPr="00E24409">
        <w:t xml:space="preserve">The Dairyland Initiative: School of Veterinary Medicine, Univeristy of Wisconsin-Madison. Housing Module: Adult Cow Housing, Bedded Packs. University of Wisconsin-Madison. Accessed March 18, 2024. </w:t>
      </w:r>
      <w:r w:rsidRPr="00811E28">
        <w:t>https://thedairylandinitiative.vetmed.wisc.edu/home/housing-module/adult-cow-housing/bedded-pack/</w:t>
      </w:r>
      <w:r w:rsidRPr="00E24409">
        <w:t>.</w:t>
      </w:r>
    </w:p>
    <w:p w14:paraId="0908CF04" w14:textId="77777777" w:rsidR="006B0990" w:rsidRPr="00E24409" w:rsidRDefault="006B0990" w:rsidP="006B0990">
      <w:pPr>
        <w:pStyle w:val="EndNoteBibliography"/>
        <w:spacing w:after="360"/>
        <w:jc w:val="both"/>
      </w:pPr>
      <w:r w:rsidRPr="00E24409">
        <w:t>De Buck, J., V. Ha, S. Naushad, D. B. Nobrega, C. Luby, J. R. Middleton, S. De Vliegher, and H. W. Barkema. 2021. Non-</w:t>
      </w:r>
      <w:r w:rsidRPr="00786201">
        <w:rPr>
          <w:i/>
        </w:rPr>
        <w:t>aureus</w:t>
      </w:r>
      <w:r w:rsidRPr="00E24409">
        <w:t xml:space="preserve"> Staphylococci and Bovine Udder Health: Current Understanding and Knowledge Gaps. Frontiers in Veterinary Science 8.</w:t>
      </w:r>
    </w:p>
    <w:p w14:paraId="31FA75E4" w14:textId="77777777" w:rsidR="006B0990" w:rsidRPr="00E24409" w:rsidRDefault="006B0990" w:rsidP="006B0990">
      <w:pPr>
        <w:pStyle w:val="EndNoteBibliography"/>
        <w:spacing w:after="360"/>
        <w:jc w:val="both"/>
      </w:pPr>
      <w:r w:rsidRPr="00E2440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70897076" w14:textId="77777777" w:rsidR="006B0990" w:rsidRPr="00E24409" w:rsidRDefault="006B0990" w:rsidP="006B0990">
      <w:pPr>
        <w:pStyle w:val="EndNoteBibliography"/>
        <w:spacing w:after="360"/>
        <w:jc w:val="both"/>
      </w:pPr>
      <w:r w:rsidRPr="00E24409">
        <w:t>de Pinho Manzi, M., D. B. Nóbrega, P. Y. Faccioli, M. Z. Troncarelli, B. D. Menozzi, and H. Langoni. 2012. Relationship between teat-end condition, udder cleanliness and bovine subclinical mastitis. Res Vet Sci 93(1):430-434.</w:t>
      </w:r>
    </w:p>
    <w:p w14:paraId="63AC4764" w14:textId="77777777" w:rsidR="006B0990" w:rsidRPr="00E24409" w:rsidRDefault="006B0990" w:rsidP="006B0990">
      <w:pPr>
        <w:pStyle w:val="EndNoteBibliography"/>
        <w:spacing w:after="360"/>
        <w:jc w:val="both"/>
      </w:pPr>
      <w:r w:rsidRPr="00E24409">
        <w:t>De Visscher, A., S. Piepers, F. Haesebrouck, and S. De Vliegher. 2016. Intramammary infection with coagulase-negative staphylococci at parturition: Species-specific prevalence, risk factors, and effect on udder health. J Dairy Sci 99(8):6457-6469.</w:t>
      </w:r>
    </w:p>
    <w:p w14:paraId="633BB027" w14:textId="77777777" w:rsidR="006B0990" w:rsidRPr="00E24409" w:rsidRDefault="006B0990" w:rsidP="006B0990">
      <w:pPr>
        <w:pStyle w:val="EndNoteBibliography"/>
        <w:spacing w:after="360"/>
        <w:jc w:val="both"/>
      </w:pPr>
      <w:r w:rsidRPr="00E24409">
        <w:t xml:space="preserve">De Visscher, A., S. Piepers, F. Haesebrouck, K. Supre, and S. De Vliegher. 2017. Coagulase-negative </w:t>
      </w:r>
      <w:r w:rsidRPr="00A005D6">
        <w:rPr>
          <w:i/>
        </w:rPr>
        <w:t>Staphylococcus</w:t>
      </w:r>
      <w:r w:rsidRPr="00E24409">
        <w:t xml:space="preserve"> species in bulk milk: Prevalence, distribution, and associated subgroup- and species-specific risk factors. J Dairy Sci 100(1):629-642.</w:t>
      </w:r>
    </w:p>
    <w:p w14:paraId="03E1A66F" w14:textId="77777777" w:rsidR="006B0990" w:rsidRPr="00E24409" w:rsidRDefault="006B0990" w:rsidP="006B0990">
      <w:pPr>
        <w:pStyle w:val="EndNoteBibliography"/>
        <w:spacing w:after="360"/>
        <w:jc w:val="both"/>
      </w:pPr>
      <w:r w:rsidRPr="00E24409">
        <w:t>de Vries, M., E. A. Bokkers, C. G. van Reenen, B. Engel, G. van Schaik, T. Dijkstra, and I. J. de Boer. 2015. Housing and management factors associated with indicators of dairy cattle welfare. Prev Vet Med 118(1):80-92.</w:t>
      </w:r>
    </w:p>
    <w:p w14:paraId="02BA90C6" w14:textId="77777777" w:rsidR="006B0990" w:rsidRPr="00E24409" w:rsidRDefault="006B0990" w:rsidP="006B0990">
      <w:pPr>
        <w:pStyle w:val="EndNoteBibliography"/>
        <w:spacing w:after="360"/>
        <w:jc w:val="both"/>
      </w:pPr>
      <w:r w:rsidRPr="00E24409">
        <w:t>Dimitri, C. and R. Nehring. 2022. Thirty years of organic dairy in the United States: the influences of farms, the market and the organic regulation. Renewable Agriculture and Food Systems 37(6):588-602.</w:t>
      </w:r>
    </w:p>
    <w:p w14:paraId="4A50A1FE" w14:textId="77777777" w:rsidR="006B0990" w:rsidRPr="00E24409" w:rsidRDefault="006B0990" w:rsidP="006B0990">
      <w:pPr>
        <w:pStyle w:val="EndNoteBibliography"/>
        <w:spacing w:after="360"/>
        <w:jc w:val="both"/>
      </w:pPr>
      <w:r w:rsidRPr="00E24409">
        <w:t>Dohmen, W., F. Neijenhuis, and H. Hogeveen. 2010. Relationship between udder health and hygiene on farms with an automatic milking system. J Dairy Sci 93(9):4019-4033.</w:t>
      </w:r>
    </w:p>
    <w:p w14:paraId="1263719C" w14:textId="77777777" w:rsidR="006B0990" w:rsidRPr="00E24409" w:rsidRDefault="006B0990" w:rsidP="006B0990">
      <w:pPr>
        <w:pStyle w:val="EndNoteBibliography"/>
        <w:spacing w:after="360"/>
        <w:jc w:val="both"/>
      </w:pPr>
      <w:r w:rsidRPr="00E24409">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0C0A1A1C" w14:textId="77777777" w:rsidR="006B0990" w:rsidRPr="00E24409" w:rsidRDefault="006B0990" w:rsidP="006B0990">
      <w:pPr>
        <w:pStyle w:val="EndNoteBibliography"/>
        <w:spacing w:after="360"/>
        <w:jc w:val="both"/>
      </w:pPr>
      <w:r w:rsidRPr="00E24409">
        <w:t>Dolder, C., B. H. P. van den Borne, J. Traversari, A. Thomann, V. Perreten, and M. Bodmer. 2017. Quarter- and cow-level risk factors for intramammary infection with coagulase-negative staphylococci species in Swiss dairy cows. J Dairy Sci 100(7):5653-5663.</w:t>
      </w:r>
    </w:p>
    <w:p w14:paraId="7A984CA1" w14:textId="77777777" w:rsidR="006B0990" w:rsidRPr="00E24409" w:rsidRDefault="006B0990" w:rsidP="006B0990">
      <w:pPr>
        <w:pStyle w:val="EndNoteBibliography"/>
        <w:spacing w:after="360"/>
        <w:jc w:val="both"/>
      </w:pPr>
      <w:r w:rsidRPr="00E24409">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3FC0BFFD" w14:textId="77777777" w:rsidR="006B0990" w:rsidRPr="00E24409" w:rsidRDefault="006B0990" w:rsidP="006B0990">
      <w:pPr>
        <w:pStyle w:val="EndNoteBibliography"/>
        <w:spacing w:after="360"/>
        <w:jc w:val="both"/>
      </w:pPr>
      <w:r w:rsidRPr="00E24409">
        <w:t>Eberhart, R. J. 1984. Coliform Mastitis. Veterinary Clinics of North America: Large Animal Practice 6(2):287-300.</w:t>
      </w:r>
    </w:p>
    <w:p w14:paraId="60921E5B" w14:textId="77777777" w:rsidR="006B0990" w:rsidRPr="00E24409" w:rsidRDefault="006B0990" w:rsidP="006B0990">
      <w:pPr>
        <w:pStyle w:val="EndNoteBibliography"/>
        <w:spacing w:after="360"/>
        <w:jc w:val="both"/>
      </w:pPr>
      <w:r w:rsidRPr="00E24409">
        <w:t>Eckelkamp, E. A., J. L. Taraba, K. A. Akers, R. J. Harmon, and J. M. Bewley. 2016a. Sand bedded freestall and compost bedded pack effects on cow hygiene, locomotion, and mastitis indicators. Livestock Science 190:48-57.</w:t>
      </w:r>
    </w:p>
    <w:p w14:paraId="60A373E8" w14:textId="77777777" w:rsidR="006B0990" w:rsidRPr="00E24409" w:rsidRDefault="006B0990" w:rsidP="006B0990">
      <w:pPr>
        <w:pStyle w:val="EndNoteBibliography"/>
        <w:spacing w:after="360"/>
        <w:jc w:val="both"/>
      </w:pPr>
      <w:r w:rsidRPr="00E24409">
        <w:t>Eckelkamp, E. A., J. L. Taraba, K. A. Akers, R. J. Harmon, and J. M. Bewley. 2016b. Understanding compost bedded pack barns: Interactions among environmental factors, bedding characteristics, and udder health. Livestock Science 190:35-42.</w:t>
      </w:r>
    </w:p>
    <w:p w14:paraId="79A265DE" w14:textId="77777777" w:rsidR="006B0990" w:rsidRPr="00E24409" w:rsidRDefault="006B0990" w:rsidP="006B0990">
      <w:pPr>
        <w:pStyle w:val="EndNoteBibliography"/>
        <w:spacing w:after="360"/>
        <w:jc w:val="both"/>
      </w:pPr>
      <w:r w:rsidRPr="00E24409">
        <w:t>Elmoslemany, A. M., G. P. Keefe, I. R. Dohoo, and B. M. Jayarao. 2009. Risk factors for bacteriological quality of bulk tank milk in Prince Edward Island dairy herds. Part 1: overall risk factors. J Dairy Sci 92(6):2634-2643.</w:t>
      </w:r>
    </w:p>
    <w:p w14:paraId="662AE6A3" w14:textId="77777777" w:rsidR="006B0990" w:rsidRPr="00E24409" w:rsidRDefault="006B0990" w:rsidP="006B0990">
      <w:pPr>
        <w:pStyle w:val="EndNoteBibliography"/>
        <w:spacing w:after="360"/>
        <w:jc w:val="both"/>
      </w:pPr>
      <w:r w:rsidRPr="00E24409">
        <w:t xml:space="preserve">European Commission: Organic production and products. 2024. Accessed June 7, 2024. </w:t>
      </w:r>
      <w:r w:rsidRPr="00811E28">
        <w:t>https://agriculture.ec.europa.eu/farming/organic-farming/organic-production-and-products_en</w:t>
      </w:r>
      <w:r w:rsidRPr="00E24409">
        <w:t>.</w:t>
      </w:r>
    </w:p>
    <w:p w14:paraId="16DEF820" w14:textId="77777777" w:rsidR="006B0990" w:rsidRPr="00E24409" w:rsidRDefault="006B0990" w:rsidP="006B0990">
      <w:pPr>
        <w:pStyle w:val="EndNoteBibliography"/>
        <w:spacing w:after="360"/>
        <w:jc w:val="both"/>
      </w:pPr>
      <w:r w:rsidRPr="00E24409">
        <w:t>Fairchild, T. P., B. J. McArthur, J. H. Moore, and W. E. Hylton. 1982. Coliform Counts in Various Bedding Materials. J. Dairy Sci. 65(6):1029-1035.</w:t>
      </w:r>
    </w:p>
    <w:p w14:paraId="02E18F3D" w14:textId="77777777" w:rsidR="006B0990" w:rsidRPr="00E24409" w:rsidRDefault="006B0990" w:rsidP="006B0990">
      <w:pPr>
        <w:pStyle w:val="EndNoteBibliography"/>
        <w:spacing w:after="360"/>
        <w:jc w:val="both"/>
      </w:pPr>
      <w:r w:rsidRPr="00E24409">
        <w:t xml:space="preserve">FARM. 2020. Farmers Asssuring Responsible Management: Milk and dairy beef drug residue prevention reference manual 2020. Accessed July 15, 2024. </w:t>
      </w:r>
      <w:r w:rsidRPr="00811E28">
        <w:t>https://nationaldairyfarm.com/wp-content/uploads/2018/10/DRM2020-Web.pdf</w:t>
      </w:r>
      <w:r w:rsidRPr="00E24409">
        <w:t>.</w:t>
      </w:r>
    </w:p>
    <w:p w14:paraId="2240BFB3" w14:textId="77777777" w:rsidR="006B0990" w:rsidRPr="00E24409" w:rsidRDefault="006B0990" w:rsidP="006B0990">
      <w:pPr>
        <w:pStyle w:val="EndNoteBibliography"/>
        <w:spacing w:after="360"/>
        <w:jc w:val="both"/>
      </w:pPr>
      <w:r w:rsidRPr="00E24409">
        <w:t>Fávero, S., F. V. R. Portilho, A. C. R. Oliveira, H. Langoni, and J. C. F. Pantoja. 2015. Factors associated with mastitis epidemiologic indexes, animal hygiene, and bulk milk bacterial concentrations in dairy herds housed on compost bedding. Livestock Science 181:220-230.</w:t>
      </w:r>
    </w:p>
    <w:p w14:paraId="2906F3C6" w14:textId="77777777" w:rsidR="006B0990" w:rsidRPr="00E24409" w:rsidRDefault="006B0990" w:rsidP="006B0990">
      <w:pPr>
        <w:pStyle w:val="EndNoteBibliography"/>
        <w:spacing w:after="360"/>
        <w:jc w:val="both"/>
      </w:pPr>
      <w:r w:rsidRPr="00E24409">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AC2B0D3" w14:textId="77777777" w:rsidR="006B0990" w:rsidRPr="00E24409" w:rsidRDefault="006B0990" w:rsidP="006B0990">
      <w:pPr>
        <w:pStyle w:val="EndNoteBibliography"/>
        <w:spacing w:after="360"/>
        <w:jc w:val="both"/>
      </w:pPr>
      <w:r w:rsidRPr="00E24409">
        <w:t>Fergestad, M. E., A. De Visscher, T. L'Abee-Lund, C. N. Tchamba, J. G. Mainil, D. Thiry, S. De Vliegher, and Y. Wasteson. 2021a. Antimicrobial resistance and virulence characteristics in 3 collections of staphylococci from bovine milk samples. J. Dairy Sci. 104(9):10250-10267.</w:t>
      </w:r>
    </w:p>
    <w:p w14:paraId="6A064379" w14:textId="77777777" w:rsidR="006B0990" w:rsidRPr="00E24409" w:rsidRDefault="006B0990" w:rsidP="006B0990">
      <w:pPr>
        <w:pStyle w:val="EndNoteBibliography"/>
        <w:spacing w:after="360"/>
        <w:jc w:val="both"/>
      </w:pPr>
      <w:r w:rsidRPr="00E24409">
        <w:t>Fergestad, M. E., F. Touzain, S. De Vliegher, A. De Visscher, D. Thiry, C. Ngassam Tchamba, J. G. Mainil, T. L’Abee-Lund, Y. Blanchard, and Y. Wasteson. 2021b. Whole Genome Sequencing of Staphylococci Isolated From Bovine Milk Samples. Frontiers in Microbiology 12.</w:t>
      </w:r>
    </w:p>
    <w:p w14:paraId="0D577B56" w14:textId="77777777" w:rsidR="006B0990" w:rsidRPr="00E24409" w:rsidRDefault="006B0990" w:rsidP="006B0990">
      <w:pPr>
        <w:pStyle w:val="EndNoteBibliography"/>
        <w:spacing w:after="360"/>
        <w:jc w:val="both"/>
      </w:pPr>
      <w:r w:rsidRPr="00E24409">
        <w:t xml:space="preserve">Feßler, A., K. Kadlec, Y. Wang, W.-J. Zhang, C. Wu, J. Shen, and S. Schwarz. 2018. Small Antimicrobial Resistance Plasmids in Livestock-Associated Methicillin-Resistant </w:t>
      </w:r>
      <w:r w:rsidRPr="00A005D6">
        <w:rPr>
          <w:i/>
        </w:rPr>
        <w:t xml:space="preserve">Staphylococcus </w:t>
      </w:r>
      <w:r w:rsidRPr="00786201">
        <w:rPr>
          <w:i/>
        </w:rPr>
        <w:t>aureus</w:t>
      </w:r>
      <w:r w:rsidRPr="00E24409">
        <w:t xml:space="preserve"> CC398. Frontiers in Microbiology 9.</w:t>
      </w:r>
    </w:p>
    <w:p w14:paraId="702347D0" w14:textId="77777777" w:rsidR="006B0990" w:rsidRPr="00E24409" w:rsidRDefault="006B0990" w:rsidP="006B0990">
      <w:pPr>
        <w:pStyle w:val="EndNoteBibliography"/>
        <w:spacing w:after="360"/>
        <w:jc w:val="both"/>
      </w:pPr>
      <w:r w:rsidRPr="00E24409">
        <w:t xml:space="preserve">Fitzgerald, J. R., W. J. Meaney, P. J. Hartigan, C. J. Smyth, and V. Kapur. 1997. Fine-structure molecular epidemiological analysis of </w:t>
      </w:r>
      <w:r w:rsidRPr="00A005D6">
        <w:rPr>
          <w:i/>
        </w:rPr>
        <w:t xml:space="preserve">Staphylococcus </w:t>
      </w:r>
      <w:r w:rsidRPr="00786201">
        <w:rPr>
          <w:i/>
        </w:rPr>
        <w:t>aureus</w:t>
      </w:r>
      <w:r w:rsidRPr="00E24409">
        <w:t xml:space="preserve"> recovered from cows. Epidemiology and Infection 119(2):261-269.</w:t>
      </w:r>
    </w:p>
    <w:p w14:paraId="1486F1E6" w14:textId="77777777" w:rsidR="006B0990" w:rsidRPr="00E24409" w:rsidRDefault="006B0990" w:rsidP="006B0990">
      <w:pPr>
        <w:pStyle w:val="EndNoteBibliography"/>
        <w:spacing w:after="360"/>
        <w:jc w:val="both"/>
      </w:pPr>
      <w:r w:rsidRPr="00E24409">
        <w:t xml:space="preserve">Foley, J. E., S. J. Spier, J. Mihalyi, N. Drazenovich, and C. M. Leutenegger. 2004. Molecular epidemiologic features of </w:t>
      </w:r>
      <w:r w:rsidRPr="00A005D6">
        <w:rPr>
          <w:i/>
          <w:iCs/>
        </w:rPr>
        <w:t>Corynebacterium pseudotuberculosis</w:t>
      </w:r>
      <w:r w:rsidRPr="00E24409">
        <w:t xml:space="preserve"> isolated from horses. Am J Vet Res 65(12):1734-1737.</w:t>
      </w:r>
    </w:p>
    <w:p w14:paraId="17FAB76F" w14:textId="77777777" w:rsidR="006B0990" w:rsidRPr="00E24409" w:rsidRDefault="006B0990" w:rsidP="006B0990">
      <w:pPr>
        <w:pStyle w:val="EndNoteBibliography"/>
        <w:spacing w:after="360"/>
        <w:jc w:val="both"/>
      </w:pPr>
      <w:r w:rsidRPr="00E24409">
        <w:t>França, A., V. Gaio, N. Lopes, and L. D. R. Melo. 2021. Virulence Factors in Coagulase-Negative Staphylococci. Pathogens 10(2):170.</w:t>
      </w:r>
    </w:p>
    <w:p w14:paraId="085BDD9E" w14:textId="77777777" w:rsidR="006B0990" w:rsidRPr="00E24409" w:rsidRDefault="006B0990" w:rsidP="006B0990">
      <w:pPr>
        <w:pStyle w:val="EndNoteBibliography"/>
        <w:spacing w:after="360"/>
        <w:jc w:val="both"/>
      </w:pPr>
      <w:r w:rsidRPr="00E24409">
        <w:t>Fregonesi, J. A. and J. D. Leaver. 2001. Behaviour, performance and health indicators of welfare for dairy cows housed in strawyard or cubicle systems. Livestock Production Science 68(2):205-216.</w:t>
      </w:r>
    </w:p>
    <w:p w14:paraId="4751A408" w14:textId="77777777" w:rsidR="006B0990" w:rsidRPr="00E24409" w:rsidRDefault="006B0990" w:rsidP="006B0990">
      <w:pPr>
        <w:pStyle w:val="EndNoteBibliography"/>
        <w:spacing w:after="360"/>
        <w:jc w:val="both"/>
      </w:pPr>
      <w:r w:rsidRPr="00E24409">
        <w:t>Freu, G., B. L. Garcia, T. Tomazi, G. S. Di Leo, L. S. Gheller, V. Bronzo, P. Moroni, and M. V. Dos Santos. 2023. Association between Mastitis Occurrence in Dairy Cows and Bedding Characteristics of Compost-Bedded Pack Barns. Pathogens. doi:10.3390/pathogens12040583.</w:t>
      </w:r>
    </w:p>
    <w:p w14:paraId="220E9223" w14:textId="77777777" w:rsidR="006B0990" w:rsidRPr="00E24409" w:rsidRDefault="006B0990" w:rsidP="006B0990">
      <w:pPr>
        <w:pStyle w:val="EndNoteBibliography"/>
        <w:spacing w:after="360"/>
        <w:jc w:val="both"/>
      </w:pPr>
      <w:r w:rsidRPr="00E24409">
        <w:t xml:space="preserve">Freu, G., T. Tomazi, A. F. S. Filho, M. B. Heinemann, and M. V. Dos Santos. 2022. Antimicrobial Resistance and Molecular Characterization of </w:t>
      </w:r>
      <w:r w:rsidRPr="00A005D6">
        <w:rPr>
          <w:i/>
        </w:rPr>
        <w:t xml:space="preserve">Staphylococcus </w:t>
      </w:r>
      <w:r w:rsidRPr="00786201">
        <w:rPr>
          <w:i/>
        </w:rPr>
        <w:t>aureus</w:t>
      </w:r>
      <w:r w:rsidRPr="00E24409">
        <w:t xml:space="preserve"> Recovered from Cows with Clinical Mastitis in Dairy Herds from Southeastern Brazil. Antibiotics 11(4):424.</w:t>
      </w:r>
    </w:p>
    <w:p w14:paraId="24090A47" w14:textId="77777777" w:rsidR="006B0990" w:rsidRPr="00E24409" w:rsidRDefault="006B0990" w:rsidP="006B0990">
      <w:pPr>
        <w:pStyle w:val="EndNoteBibliography"/>
        <w:spacing w:after="360"/>
        <w:jc w:val="both"/>
      </w:pPr>
      <w:r w:rsidRPr="00E24409">
        <w:t>Frey, Y., J. P. Rodriguez, A. Thomann, S. Schwendener, and V. Perreten. 2013. Genetic characterization of antimicrobial resistance in coagulase-negative staphylococci from bovine mastitis milk. J. Dairy Sci. 96(4):2247-2257.</w:t>
      </w:r>
    </w:p>
    <w:p w14:paraId="09DC1D2A" w14:textId="77777777" w:rsidR="006B0990" w:rsidRPr="00E24409" w:rsidRDefault="006B0990" w:rsidP="006B0990">
      <w:pPr>
        <w:pStyle w:val="EndNoteBibliography"/>
        <w:spacing w:after="360"/>
        <w:jc w:val="both"/>
      </w:pPr>
      <w:r w:rsidRPr="00E24409">
        <w:t>Fry, P. R., J. R. Middleton, S. Dufour, J. Perry, D. Scholl, and I. Dohoo. 2014. Association of coagulase-negative staphylococcal species, mammary quarter milk somatic cell count, and persistence of intramammary infection in dairy cattle. J Dairy Sci 97(8):4876-4885.</w:t>
      </w:r>
    </w:p>
    <w:p w14:paraId="5C577FCA" w14:textId="77777777" w:rsidR="006B0990" w:rsidRPr="00E24409" w:rsidRDefault="006B0990" w:rsidP="006B0990">
      <w:pPr>
        <w:pStyle w:val="EndNoteBibliography"/>
        <w:spacing w:after="360"/>
        <w:jc w:val="both"/>
      </w:pPr>
      <w:r w:rsidRPr="00E24409">
        <w:t xml:space="preserve">Fukiya, S., H. Mizoguchi, T. Tobe, and H. Mori. 2004. Extensive genomic diversity in pathogenic </w:t>
      </w:r>
      <w:r w:rsidRPr="00A005D6">
        <w:rPr>
          <w:i/>
        </w:rPr>
        <w:t>Escherichia coli</w:t>
      </w:r>
      <w:r w:rsidRPr="00E24409">
        <w:t xml:space="preserve"> and </w:t>
      </w:r>
      <w:r w:rsidRPr="002A48DA">
        <w:rPr>
          <w:i/>
          <w:iCs/>
        </w:rPr>
        <w:t>Shigella</w:t>
      </w:r>
      <w:r w:rsidRPr="00E24409">
        <w:t xml:space="preserve"> Strains revealed by comparative genomic hybridization microarray. J Bacteriol 186(12):3911-3921.</w:t>
      </w:r>
    </w:p>
    <w:p w14:paraId="23CE56AE" w14:textId="77777777" w:rsidR="006B0990" w:rsidRPr="00E24409" w:rsidRDefault="006B0990" w:rsidP="006B0990">
      <w:pPr>
        <w:pStyle w:val="EndNoteBibliography"/>
        <w:spacing w:after="360"/>
        <w:jc w:val="both"/>
      </w:pPr>
      <w:r w:rsidRPr="00E24409">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3DE01313" w14:textId="77777777" w:rsidR="006B0990" w:rsidRPr="00E24409" w:rsidRDefault="006B0990" w:rsidP="006B0990">
      <w:pPr>
        <w:pStyle w:val="EndNoteBibliography"/>
        <w:spacing w:after="360"/>
        <w:jc w:val="both"/>
      </w:pPr>
      <w:r w:rsidRPr="00E24409">
        <w:t xml:space="preserve">Garrine, M., S. S. Costa, A. Messa, S. Massora, D. Vubil, S. Ácacio, T. Nhampossa, Q. Bassat, I. Mandomando, and I. Couto. 2023. Antimicrobial resistance and clonality of </w:t>
      </w:r>
      <w:r w:rsidRPr="00A005D6">
        <w:rPr>
          <w:i/>
        </w:rPr>
        <w:t xml:space="preserve">Staphylococcus </w:t>
      </w:r>
      <w:r w:rsidRPr="00786201">
        <w:rPr>
          <w:i/>
        </w:rPr>
        <w:t>aureus</w:t>
      </w:r>
      <w:r w:rsidRPr="00E24409">
        <w:t xml:space="preserve"> causing bacteraemia in children admitted to the Manhiça District Hospital, Mozambique, over two decades. Frontiers in Microbiology 14.</w:t>
      </w:r>
    </w:p>
    <w:p w14:paraId="58488CC7" w14:textId="77777777" w:rsidR="006B0990" w:rsidRPr="00E24409" w:rsidRDefault="006B0990" w:rsidP="006B0990">
      <w:pPr>
        <w:pStyle w:val="EndNoteBibliography"/>
        <w:spacing w:after="360"/>
        <w:jc w:val="both"/>
      </w:pPr>
      <w:r w:rsidRPr="00E24409">
        <w:t xml:space="preserve">Gillespie, B. E., S. I. Headrick, S. Boonyayatra, and S. P. Oliver. 2009. Prevalence and persistence of coagulase-negative </w:t>
      </w:r>
      <w:r w:rsidRPr="00A005D6">
        <w:rPr>
          <w:i/>
        </w:rPr>
        <w:t>Staphylococcus</w:t>
      </w:r>
      <w:r w:rsidRPr="00E24409">
        <w:t xml:space="preserve"> species in three dairy research herds. Vet Microbiol 134(1-2):65-72.</w:t>
      </w:r>
    </w:p>
    <w:p w14:paraId="724D9611" w14:textId="77777777" w:rsidR="006B0990" w:rsidRPr="00E24409" w:rsidRDefault="006B0990" w:rsidP="006B0990">
      <w:pPr>
        <w:pStyle w:val="EndNoteBibliography"/>
        <w:spacing w:after="360"/>
        <w:jc w:val="both"/>
      </w:pPr>
      <w:r w:rsidRPr="00E24409">
        <w:t>Godkin, M. A. and K. E. Leslie. 1993. Culture of bulk tank milk as a mastitis screening test: A brief review. Can Vet J 34(10):601-605.</w:t>
      </w:r>
    </w:p>
    <w:p w14:paraId="2582F9F9" w14:textId="77777777" w:rsidR="006B0990" w:rsidRPr="00E24409" w:rsidRDefault="006B0990" w:rsidP="006B0990">
      <w:pPr>
        <w:pStyle w:val="EndNoteBibliography"/>
        <w:spacing w:after="360"/>
        <w:jc w:val="both"/>
      </w:pPr>
      <w:r w:rsidRPr="00E24409">
        <w:t>Gonçalves, J. L., C. Kamphuis, H. Vernooij, J. P. Araújo, R. C. Grenfell, L. Juliano, K. L. Anderson, H. Hogeveen, and M. V. Dos Santos. 2020. Pathogen effects on milk yield and composition in chronic subclinical mastitis in dairy cows. The Veterinary Journal 262:105473.</w:t>
      </w:r>
    </w:p>
    <w:p w14:paraId="2CBC793C" w14:textId="77777777" w:rsidR="006B0990" w:rsidRPr="00E24409" w:rsidRDefault="006B0990" w:rsidP="006B0990">
      <w:pPr>
        <w:pStyle w:val="EndNoteBibliography"/>
        <w:spacing w:after="360"/>
        <w:jc w:val="both"/>
      </w:pPr>
      <w:r w:rsidRPr="00E24409">
        <w:t>Grodkowski, G., M. Gołębiewski, J. Slósarz, K. Grodkowska, P. Kostusiak, T. Sakowski, and K. Puppel. 2023. Organic Milk Production and Dairy Farming Constraints and Prospects under the Laws of the European Union. Animals 13(9):1457.</w:t>
      </w:r>
    </w:p>
    <w:p w14:paraId="5583B9FA" w14:textId="77777777" w:rsidR="006B0990" w:rsidRPr="00E24409" w:rsidRDefault="006B0990" w:rsidP="006B0990">
      <w:pPr>
        <w:pStyle w:val="EndNoteBibliography"/>
        <w:spacing w:after="360"/>
        <w:jc w:val="both"/>
      </w:pPr>
      <w:r w:rsidRPr="00E24409">
        <w:t>Hamilton, C., U. Emanuelson, K. Forslund, I. Hansson, and T. Ekman. 2006. Mastitis and related management factors in certified organic dairy herds in Sweden. Acta Vet Scand 48(1):11.</w:t>
      </w:r>
    </w:p>
    <w:p w14:paraId="39829B17" w14:textId="77777777" w:rsidR="006B0990" w:rsidRPr="00E24409" w:rsidRDefault="006B0990" w:rsidP="006B0990">
      <w:pPr>
        <w:pStyle w:val="EndNoteBibliography"/>
        <w:spacing w:after="360"/>
        <w:jc w:val="both"/>
      </w:pPr>
      <w:r w:rsidRPr="00E24409">
        <w:t>Hand, K. J., A. Godkin, and D. F. Kelton. 2012. Milk production and somatic cell counts: A cow-level analysis. J. Dairy Sci. 95(3):1358-1362.</w:t>
      </w:r>
    </w:p>
    <w:p w14:paraId="62849114" w14:textId="77777777" w:rsidR="006B0990" w:rsidRPr="00E24409" w:rsidRDefault="006B0990" w:rsidP="006B0990">
      <w:pPr>
        <w:pStyle w:val="EndNoteBibliography"/>
        <w:spacing w:after="360"/>
        <w:jc w:val="both"/>
      </w:pPr>
      <w:r w:rsidRPr="00E24409">
        <w:t>Hardeng, F. and V. L. Edge. 2001. Mastitis, Ketosis, and Milk Fever in 31 Organic and 93 Conventional Norwegian Dairy Herds. J. Dairy Sci. 84(12):2673-2679.</w:t>
      </w:r>
    </w:p>
    <w:p w14:paraId="12BE904C" w14:textId="77777777" w:rsidR="006B0990" w:rsidRPr="00E24409" w:rsidRDefault="006B0990" w:rsidP="006B0990">
      <w:pPr>
        <w:pStyle w:val="EndNoteBibliography"/>
        <w:spacing w:after="360"/>
        <w:jc w:val="both"/>
      </w:pPr>
      <w:r w:rsidRPr="00E24409">
        <w:t xml:space="preserve">Haveri, M., A. Roslöf, L. Rantala, and S. Pyörälä. 2007. Virulence genes of bovine </w:t>
      </w:r>
      <w:r w:rsidRPr="00A005D6">
        <w:rPr>
          <w:i/>
        </w:rPr>
        <w:t xml:space="preserve">Staphylococcus </w:t>
      </w:r>
      <w:r w:rsidRPr="00786201">
        <w:rPr>
          <w:i/>
        </w:rPr>
        <w:t>aureus</w:t>
      </w:r>
      <w:r w:rsidRPr="00E24409">
        <w:t xml:space="preserve"> from persistent and nonpersistent intramammary infections with different clinical characteristics. J Appl Microbiol 103(4):993-1000.</w:t>
      </w:r>
    </w:p>
    <w:p w14:paraId="33B279E5" w14:textId="77777777" w:rsidR="006B0990" w:rsidRPr="00E24409" w:rsidRDefault="006B0990" w:rsidP="006B0990">
      <w:pPr>
        <w:pStyle w:val="EndNoteBibliography"/>
        <w:spacing w:after="360"/>
        <w:jc w:val="both"/>
      </w:pPr>
      <w:r w:rsidRPr="00E24409">
        <w:t>Haveri, M., S. Taponen, J. Vuopio-Varkila, S. Salmenlinna, and S. PyöRäLä. 2005. Bacterial Genotype Affects the Manifestation and Persistence of Bovine</w:t>
      </w:r>
      <w:r>
        <w:t xml:space="preserve"> </w:t>
      </w:r>
      <w:r w:rsidRPr="00A005D6">
        <w:rPr>
          <w:i/>
        </w:rPr>
        <w:t xml:space="preserve">Staphylococcus </w:t>
      </w:r>
      <w:r w:rsidRPr="00786201">
        <w:rPr>
          <w:i/>
        </w:rPr>
        <w:t>aureus</w:t>
      </w:r>
      <w:r>
        <w:t xml:space="preserve"> </w:t>
      </w:r>
      <w:r w:rsidRPr="00E24409">
        <w:t>Intramammary Infection. Journal of Clinical Microbiology 43(2):959-961.</w:t>
      </w:r>
    </w:p>
    <w:p w14:paraId="60FB0834" w14:textId="77777777" w:rsidR="006B0990" w:rsidRPr="00E24409" w:rsidRDefault="006B0990" w:rsidP="006B0990">
      <w:pPr>
        <w:pStyle w:val="EndNoteBibliography"/>
        <w:spacing w:after="360"/>
        <w:jc w:val="both"/>
      </w:pPr>
      <w:r w:rsidRPr="00E24409">
        <w:t>Haw, S. R., P. R. F. Adkins, V. Bernier Gosselin, S. E. Poock, and J. R. Middleton. 2024. Intramammary infections in lactating Jersey cows: Prevalence of microbial organisms and association with milk somatic cell count and persistence of infection. J. Dairy Sci. 107(5):3157-3167.</w:t>
      </w:r>
    </w:p>
    <w:p w14:paraId="19768DB5" w14:textId="77777777" w:rsidR="006B0990" w:rsidRPr="00E24409" w:rsidRDefault="006B0990" w:rsidP="006B0990">
      <w:pPr>
        <w:pStyle w:val="EndNoteBibliography"/>
        <w:spacing w:after="360"/>
        <w:jc w:val="both"/>
      </w:pPr>
      <w:r w:rsidRPr="00E24409">
        <w:t>Heikkilä, A. M., E. Liski, S. Pyörälä, and S. Taponen. 2018. Pathogen-specific production losses in bovine mastitis. J. Dairy Sci. 101(10):9493-9504.</w:t>
      </w:r>
    </w:p>
    <w:p w14:paraId="742711EC" w14:textId="77777777" w:rsidR="006B0990" w:rsidRPr="00E24409" w:rsidRDefault="006B0990" w:rsidP="006B0990">
      <w:pPr>
        <w:pStyle w:val="EndNoteBibliography"/>
        <w:spacing w:after="360"/>
        <w:jc w:val="both"/>
      </w:pPr>
      <w:r w:rsidRPr="00E24409">
        <w:t>Heins, B. J., L. S. Sjostrom, M. I. Endres, M. R. Carillo, R. King, R. D. Moon, and U. S. Sorge. 2019. Effects of winter housing systems on production, economics, body weight, body condition score, and bedding cultures for organic dairy cows. J Dairy Sci 102(1):706-714.</w:t>
      </w:r>
    </w:p>
    <w:p w14:paraId="19E77B48" w14:textId="77777777" w:rsidR="006B0990" w:rsidRPr="00E24409" w:rsidRDefault="006B0990" w:rsidP="006B0990">
      <w:pPr>
        <w:pStyle w:val="EndNoteBibliography"/>
        <w:spacing w:after="360"/>
        <w:jc w:val="both"/>
      </w:pPr>
      <w:r w:rsidRPr="00E24409">
        <w:t>Hogan, J. and K. L. Smith. 2012. Managing environmental mastitis. Vet Clin North Am Food Anim Pract 28(2):217-224.</w:t>
      </w:r>
    </w:p>
    <w:p w14:paraId="60712609" w14:textId="77777777" w:rsidR="006B0990" w:rsidRPr="00E24409" w:rsidRDefault="006B0990" w:rsidP="006B0990">
      <w:pPr>
        <w:pStyle w:val="EndNoteBibliography"/>
        <w:spacing w:after="360"/>
        <w:jc w:val="both"/>
      </w:pPr>
      <w:r w:rsidRPr="00E24409">
        <w:t>Hogan, J. S. and K. L. Smith. 1997. Bacteria counts in sawdust bedding. J Dairy Sci 80(8):1600-1605.</w:t>
      </w:r>
    </w:p>
    <w:p w14:paraId="6FCD1FE7" w14:textId="77777777" w:rsidR="006B0990" w:rsidRPr="00E24409" w:rsidRDefault="006B0990" w:rsidP="006B0990">
      <w:pPr>
        <w:pStyle w:val="EndNoteBibliography"/>
        <w:spacing w:after="360"/>
        <w:jc w:val="both"/>
      </w:pPr>
      <w:r w:rsidRPr="00E24409">
        <w:t>Hogan, J. S., K. L. Smith, K. H. Hoblet, D. A. Todhunter, P. S. Schoenberger, W. D. Hueston, D. E. Pritchard, G. L. Bowman, L. E. Heider, B. L. Brockett, and H. R. Conrad. 1989. Bacterial Counts in Bedding Materials Used on Nine Commercial Dairies. J. Dairy Sci. 72(1):250-258.</w:t>
      </w:r>
    </w:p>
    <w:p w14:paraId="2B4DCBB1" w14:textId="77777777" w:rsidR="006B0990" w:rsidRPr="00E24409" w:rsidRDefault="006B0990" w:rsidP="006B0990">
      <w:pPr>
        <w:pStyle w:val="EndNoteBibliography"/>
        <w:spacing w:after="360"/>
        <w:jc w:val="both"/>
      </w:pPr>
      <w:r w:rsidRPr="00E24409">
        <w:t xml:space="preserve">Hogan, J. S., D. G. White, and J. W. Pankey. 1987. Effects of teat dipping on intramammary infections by staphylococci other than </w:t>
      </w:r>
      <w:r w:rsidRPr="00A005D6">
        <w:rPr>
          <w:i/>
        </w:rPr>
        <w:t xml:space="preserve">Staphylococcus </w:t>
      </w:r>
      <w:r w:rsidRPr="00786201">
        <w:rPr>
          <w:i/>
        </w:rPr>
        <w:t>aureus</w:t>
      </w:r>
      <w:r w:rsidRPr="00E24409">
        <w:t>. J Dairy Sci 70(4):873-879.</w:t>
      </w:r>
    </w:p>
    <w:p w14:paraId="628C18FE" w14:textId="77777777" w:rsidR="006B0990" w:rsidRPr="00E24409" w:rsidRDefault="006B0990" w:rsidP="006B0990">
      <w:pPr>
        <w:pStyle w:val="EndNoteBibliography"/>
        <w:spacing w:after="360"/>
        <w:jc w:val="both"/>
      </w:pPr>
      <w:r w:rsidRPr="00E2440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33A7C45B" w14:textId="77777777" w:rsidR="006B0990" w:rsidRPr="00E24409" w:rsidRDefault="006B0990" w:rsidP="006B0990">
      <w:pPr>
        <w:pStyle w:val="EndNoteBibliography"/>
        <w:spacing w:after="360"/>
        <w:jc w:val="both"/>
      </w:pPr>
      <w:r w:rsidRPr="00E24409">
        <w:t xml:space="preserve">Huebner, R., R. Mugabi, G. Hetesy, L. Fox, S. De Vliegher, A. De Visscher, J. W. Barlow, and G. Sensabaugh. 2021. Characterization of genetic diversity and population structure within </w:t>
      </w:r>
      <w:r w:rsidRPr="00A005D6">
        <w:rPr>
          <w:i/>
        </w:rPr>
        <w:t>Staphylococcus chromogenes</w:t>
      </w:r>
      <w:r w:rsidRPr="00E24409">
        <w:t xml:space="preserve"> by multilocus sequence typing. PLoS One 16(3):e0243688.</w:t>
      </w:r>
    </w:p>
    <w:p w14:paraId="4624A91B" w14:textId="77777777" w:rsidR="006B0990" w:rsidRPr="00E24409" w:rsidRDefault="006B0990" w:rsidP="006B0990">
      <w:pPr>
        <w:pStyle w:val="EndNoteBibliography"/>
        <w:spacing w:after="360"/>
        <w:jc w:val="both"/>
      </w:pPr>
      <w:r w:rsidRPr="00E24409">
        <w:t>Hwang, S. M., M. S. Kim, K. U. Park, J. Song, and E. C. Kim. 2011. Tuf gene sequence analysis has greater discriminatory power than 16S rRNA sequence analysis in identification of clinical isolates of coagulase-negative staphylococci. J Clin Microbiol 49(12):4142-4149.</w:t>
      </w:r>
    </w:p>
    <w:p w14:paraId="077846AE" w14:textId="77777777" w:rsidR="006B0990" w:rsidRPr="00E24409" w:rsidRDefault="006B0990" w:rsidP="006B0990">
      <w:pPr>
        <w:pStyle w:val="EndNoteBibliography"/>
        <w:spacing w:after="360"/>
        <w:jc w:val="both"/>
      </w:pPr>
      <w:r w:rsidRPr="00E24409">
        <w:t>Hyvönen, P., S. Käyhkö, S. Taponen, A. von Wright, and S. Pyörälä. 2009. Effect of bovine lactoferrin on the internalization of coagulase-negative staphylococci into bovine mammary epithelial cells under in-vitro conditions. J Dairy Res 76(2):144-151.</w:t>
      </w:r>
    </w:p>
    <w:p w14:paraId="2C3C3AD5" w14:textId="77777777" w:rsidR="006B0990" w:rsidRPr="00E24409" w:rsidRDefault="006B0990" w:rsidP="006B0990">
      <w:pPr>
        <w:pStyle w:val="EndNoteBibliography"/>
        <w:spacing w:after="360"/>
        <w:jc w:val="both"/>
      </w:pPr>
      <w:r w:rsidRPr="00E24409">
        <w:t>Janni, K., M. Endres, J. Reneau, and W. Schoper. 2007. Compost Dairy Barn Layout and Management Recommendations. Applied Engineering in Agriculture 23(1):97-102.</w:t>
      </w:r>
    </w:p>
    <w:p w14:paraId="1DA9CB02" w14:textId="77777777" w:rsidR="006B0990" w:rsidRPr="00E24409" w:rsidRDefault="006B0990" w:rsidP="006B0990">
      <w:pPr>
        <w:pStyle w:val="EndNoteBibliography"/>
        <w:spacing w:after="360"/>
        <w:jc w:val="both"/>
      </w:pPr>
      <w:r w:rsidRPr="00E24409">
        <w:t>Jayarao, B. M., S. R. Pillai, A. A. Sawant, D. R. Wolfgang, and N. V. Hegde. 2004. Guidelines for monitoring bulk tank milk somatic cell and bacterial counts. J Dairy Sci 87(10):3561-3573.</w:t>
      </w:r>
    </w:p>
    <w:p w14:paraId="15DDC619" w14:textId="77777777" w:rsidR="006B0990" w:rsidRPr="00E24409" w:rsidRDefault="006B0990" w:rsidP="006B0990">
      <w:pPr>
        <w:pStyle w:val="EndNoteBibliography"/>
        <w:spacing w:after="360"/>
        <w:jc w:val="both"/>
      </w:pPr>
      <w:r w:rsidRPr="00E24409">
        <w:t>Jayarao, B. M. and D. R. Wolfgang. 2003. Bulk-tank milk analysis. A useful tool for improving milk quality and herd udder health. Vet Clin North Am Food Anim Pract 19(1):75-92, vi.</w:t>
      </w:r>
    </w:p>
    <w:p w14:paraId="780573A9" w14:textId="77777777" w:rsidR="006B0990" w:rsidRPr="00E24409" w:rsidRDefault="006B0990" w:rsidP="006B0990">
      <w:pPr>
        <w:pStyle w:val="EndNoteBibliography"/>
        <w:spacing w:after="360"/>
        <w:jc w:val="both"/>
      </w:pPr>
      <w:r w:rsidRPr="00E24409">
        <w:t>Jeffrey, C. E., T. Andrews, S. M. Godden, D. A. Neher, and J. W. Barlow. 2024. Relationship Between Facility Type and Bulk Tank Milk Bacteriology, Udder Health, Udder Hygiene, and Milk Production on Vermont Organic Dairy Farms. J. Dairy Sci.</w:t>
      </w:r>
    </w:p>
    <w:p w14:paraId="04331EA6" w14:textId="77777777" w:rsidR="006B0990" w:rsidRPr="00E24409" w:rsidRDefault="006B0990" w:rsidP="006B0990">
      <w:pPr>
        <w:pStyle w:val="EndNoteBibliography"/>
        <w:spacing w:after="360"/>
        <w:jc w:val="both"/>
      </w:pPr>
      <w:r w:rsidRPr="00E24409">
        <w:t xml:space="preserve">Jenkins, S. N., E. Okello, P. V. Rossitto, T. W. Lehenbauer, J. Champagne, M. C. T. Penedo, A. G. Arruda, S. Godden, P. Rapnicki, P. J. Gorden, L. L. Timms, and S. S. Aly. 2019. Molecular epidemiology of coagulase-negative </w:t>
      </w:r>
      <w:r w:rsidRPr="00A005D6">
        <w:rPr>
          <w:i/>
        </w:rPr>
        <w:t>Staphylococcus</w:t>
      </w:r>
      <w:r w:rsidRPr="00E24409">
        <w:t xml:space="preserve"> species isolated at different lactation stages from dairy cattle in the United States. PeerJ 7:e6749.</w:t>
      </w:r>
    </w:p>
    <w:p w14:paraId="382B6A59" w14:textId="77777777" w:rsidR="006B0990" w:rsidRPr="00E24409" w:rsidRDefault="006B0990" w:rsidP="006B0990">
      <w:pPr>
        <w:pStyle w:val="EndNoteBibliography"/>
        <w:spacing w:after="360"/>
        <w:jc w:val="both"/>
      </w:pPr>
      <w:r w:rsidRPr="00E24409">
        <w:t xml:space="preserve">Khachatryan, A. R., T. E. Besser, and D. R. Call. 2008. The streptomycin-sulfadiazine-tetracycline antimicrobial resistance element of calf-adapted </w:t>
      </w:r>
      <w:r w:rsidRPr="00A005D6">
        <w:rPr>
          <w:i/>
        </w:rPr>
        <w:t>Escherichia coli</w:t>
      </w:r>
      <w:r w:rsidRPr="00E24409">
        <w:t xml:space="preserve"> is widely distributed among isolates from Washington state cattle. Appl Environ Microbiol 74(2):391-395.</w:t>
      </w:r>
    </w:p>
    <w:p w14:paraId="749B99F7" w14:textId="77777777" w:rsidR="006B0990" w:rsidRPr="00E24409" w:rsidRDefault="006B0990" w:rsidP="006B0990">
      <w:pPr>
        <w:pStyle w:val="EndNoteBibliography"/>
        <w:spacing w:after="360"/>
        <w:jc w:val="both"/>
      </w:pPr>
      <w:r w:rsidRPr="00E24409">
        <w:t xml:space="preserve">Khachatryan, A. R., T. E. Besser, D. D. Hancock, and D. R. Call. 2006a. Use of a nonmedicated dietary supplement correlates with increased prevalence of streptomycin-sulfa-tetracycline-resistant </w:t>
      </w:r>
      <w:r w:rsidRPr="00A005D6">
        <w:rPr>
          <w:i/>
        </w:rPr>
        <w:t>Escherichia coli</w:t>
      </w:r>
      <w:r w:rsidRPr="00E24409">
        <w:t xml:space="preserve"> on a dairy farm. Appl Environ Microbiol 72(7):4583-4588.</w:t>
      </w:r>
    </w:p>
    <w:p w14:paraId="106E9D6F" w14:textId="77777777" w:rsidR="006B0990" w:rsidRPr="00E24409" w:rsidRDefault="006B0990" w:rsidP="006B0990">
      <w:pPr>
        <w:pStyle w:val="EndNoteBibliography"/>
        <w:spacing w:after="360"/>
        <w:jc w:val="both"/>
      </w:pPr>
      <w:r w:rsidRPr="00E24409">
        <w:t xml:space="preserve">Khachatryan, A. R., D. D. Hancock, T. E. Besser, and D. R. Call. 2004. Role of calf-adapted </w:t>
      </w:r>
      <w:r w:rsidRPr="00A005D6">
        <w:rPr>
          <w:i/>
        </w:rPr>
        <w:t>Escherichia coli</w:t>
      </w:r>
      <w:r w:rsidRPr="00E24409">
        <w:t xml:space="preserve"> in maintenance of antimicrobial drug resistance in dairy calves. Appl Environ Microbiol 70(2):752-757.</w:t>
      </w:r>
    </w:p>
    <w:p w14:paraId="7E9A52CF" w14:textId="77777777" w:rsidR="006B0990" w:rsidRPr="00E24409" w:rsidRDefault="006B0990" w:rsidP="006B0990">
      <w:pPr>
        <w:pStyle w:val="EndNoteBibliography"/>
        <w:spacing w:after="360"/>
        <w:jc w:val="both"/>
      </w:pPr>
      <w:r w:rsidRPr="00E24409">
        <w:t xml:space="preserve">Khachatryan, A. R., D. D. Hancock, T. E. Besser, and D. R. Call. 2006b. Antimicrobial drug resistance genes do not convey a secondary fitness advantage to calf-adapted </w:t>
      </w:r>
      <w:r w:rsidRPr="00A005D6">
        <w:rPr>
          <w:i/>
        </w:rPr>
        <w:t>Escherichia coli</w:t>
      </w:r>
      <w:r w:rsidRPr="00E24409">
        <w:t>. Appl Environ Microbiol 72(1):443-448.</w:t>
      </w:r>
    </w:p>
    <w:p w14:paraId="0167C4D7" w14:textId="77777777" w:rsidR="006B0990" w:rsidRPr="00E24409" w:rsidRDefault="006B0990" w:rsidP="006B0990">
      <w:pPr>
        <w:pStyle w:val="EndNoteBibliography"/>
        <w:spacing w:after="360"/>
        <w:jc w:val="both"/>
      </w:pPr>
      <w:r w:rsidRPr="00E24409">
        <w:t xml:space="preserve">Khazandi, M., A. A. Al-Farha, G. W. Coombs, M. O'Dea, S. Pang, D. J. Trott, R. R. Aviles, F. Hemmatzadeh, H. Venter, A. D. Ogunniyi, A. Hoare, S. Abraham, and K. R. Petrovski. 2018. Genomic characterization of coagulase-negative staphylococci including methicillin-resistant </w:t>
      </w:r>
      <w:r w:rsidRPr="00A005D6">
        <w:rPr>
          <w:i/>
        </w:rPr>
        <w:t>Staphylococcus</w:t>
      </w:r>
      <w:r w:rsidRPr="00E24409">
        <w:t xml:space="preserve"> </w:t>
      </w:r>
      <w:r w:rsidRPr="009128A9">
        <w:rPr>
          <w:i/>
          <w:iCs/>
        </w:rPr>
        <w:t xml:space="preserve">sciuri </w:t>
      </w:r>
      <w:r w:rsidRPr="00E24409">
        <w:t>causing bovine mastitis. Vet Microbiol 219:17-22.</w:t>
      </w:r>
    </w:p>
    <w:p w14:paraId="04F7267B" w14:textId="77777777" w:rsidR="006B0990" w:rsidRPr="00E24409" w:rsidRDefault="006B0990" w:rsidP="006B0990">
      <w:pPr>
        <w:pStyle w:val="EndNoteBibliography"/>
        <w:spacing w:after="360"/>
        <w:jc w:val="both"/>
      </w:pPr>
      <w:r w:rsidRPr="00E24409">
        <w:t>Kim, S. J., D. C. Moon, S. C. Park, H. Y. Kang, S. H. Na, and S. K. Lim. 2019. Antimicrobial resistance and genetic characterization of coagulase-negative staphylococci from bovine mastitis milk samples in Korea. J Dairy Sci 102(12):11439-11448.</w:t>
      </w:r>
    </w:p>
    <w:p w14:paraId="188BDCE8" w14:textId="77777777" w:rsidR="006B0990" w:rsidRPr="00E24409" w:rsidRDefault="006B0990" w:rsidP="006B0990">
      <w:pPr>
        <w:pStyle w:val="EndNoteBibliography"/>
        <w:spacing w:after="360"/>
        <w:jc w:val="both"/>
      </w:pPr>
      <w:r w:rsidRPr="00E24409">
        <w:t>Klaas, I. C. and R. N. Zadoks. 2018. An update on environmental mastitis: Challenging perceptions. Transbound Emerg Dis 65 Suppl 1:166-185.</w:t>
      </w:r>
    </w:p>
    <w:p w14:paraId="48A6734D" w14:textId="77777777" w:rsidR="006B0990" w:rsidRPr="00E24409" w:rsidRDefault="006B0990" w:rsidP="006B0990">
      <w:pPr>
        <w:pStyle w:val="EndNoteBibliography"/>
        <w:spacing w:after="360"/>
        <w:jc w:val="both"/>
      </w:pPr>
      <w:r w:rsidRPr="00E24409">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34A22254" w14:textId="77777777" w:rsidR="006B0990" w:rsidRPr="00E24409" w:rsidRDefault="006B0990" w:rsidP="006B0990">
      <w:pPr>
        <w:pStyle w:val="EndNoteBibliography"/>
        <w:spacing w:after="360"/>
        <w:jc w:val="both"/>
      </w:pPr>
      <w:r w:rsidRPr="00E24409">
        <w:t xml:space="preserve">KoboCollect: Simple, Robust and Powerful Tools for Data Collection. 2019 </w:t>
      </w:r>
      <w:r w:rsidRPr="00811E28">
        <w:t>http://www.kobotoolbox.org</w:t>
      </w:r>
      <w:r w:rsidRPr="00E24409">
        <w:t>.</w:t>
      </w:r>
    </w:p>
    <w:p w14:paraId="4B0BB5E6" w14:textId="77777777" w:rsidR="006B0990" w:rsidRPr="00E24409" w:rsidRDefault="006B0990" w:rsidP="006B0990">
      <w:pPr>
        <w:pStyle w:val="EndNoteBibliography"/>
        <w:spacing w:after="360"/>
        <w:jc w:val="both"/>
      </w:pPr>
      <w:r w:rsidRPr="00E24409">
        <w:t>Kolar, Q. K., J. L. Goncalves, R. J. Erskine, and P. L. Ruegg. 2024. Comparison of Minimum Inhibitory Concentrations of Selected Antimicrobials for Non-</w:t>
      </w:r>
      <w:r w:rsidRPr="00786201">
        <w:rPr>
          <w:i/>
        </w:rPr>
        <w:t>Aureus</w:t>
      </w:r>
      <w:r w:rsidRPr="00E24409">
        <w:t xml:space="preserve"> Staphylococci, Enterococci, Lactococci, and Streptococci Isolated from Milk Samples of Cows with Clinical Mastitis. Antibiotics 13(1):91.</w:t>
      </w:r>
    </w:p>
    <w:p w14:paraId="1B4E1A0A" w14:textId="77777777" w:rsidR="006B0990" w:rsidRPr="00E24409" w:rsidRDefault="006B0990" w:rsidP="006B0990">
      <w:pPr>
        <w:pStyle w:val="EndNoteBibliography"/>
        <w:spacing w:after="360"/>
        <w:jc w:val="both"/>
      </w:pPr>
      <w:r w:rsidRPr="00E24409">
        <w:t>Kumar, S., G. Stecher, M. Li, C. Knyaz, and K. Tamura. 2018. MEGA X: Molecular Evolutionary Genetics Analysis across Computing Platforms. Mol Biol Evol 35(6):1547-1549.</w:t>
      </w:r>
    </w:p>
    <w:p w14:paraId="1E49B12D" w14:textId="77777777" w:rsidR="006B0990" w:rsidRPr="00E24409" w:rsidRDefault="006B0990" w:rsidP="006B0990">
      <w:pPr>
        <w:pStyle w:val="EndNoteBibliography"/>
        <w:spacing w:after="360"/>
        <w:jc w:val="both"/>
      </w:pPr>
      <w:r w:rsidRPr="00E24409">
        <w:t>Lam, T. J., M. C. DeJong, Y. H. Schukken, and A. Brand. 1996. Mathematical modeling to estimate efficacy of postmilking teat disinfection in split-udder trials of dairy cows. J Dairy Sci 79(1):62-70.</w:t>
      </w:r>
    </w:p>
    <w:p w14:paraId="0C1EC007" w14:textId="77777777" w:rsidR="006B0990" w:rsidRPr="00E24409" w:rsidRDefault="006B0990" w:rsidP="006B0990">
      <w:pPr>
        <w:pStyle w:val="EndNoteBibliography"/>
        <w:spacing w:after="360"/>
        <w:jc w:val="both"/>
      </w:pPr>
      <w:r w:rsidRPr="00E24409">
        <w:t xml:space="preserve">Lange, C., M. Cardoso, D. Senczek, and S. Schwarz. 1999. Molecular subtyping of </w:t>
      </w:r>
      <w:r w:rsidRPr="00A005D6">
        <w:rPr>
          <w:i/>
        </w:rPr>
        <w:t xml:space="preserve">Staphylococcus </w:t>
      </w:r>
      <w:r w:rsidRPr="00786201">
        <w:rPr>
          <w:i/>
        </w:rPr>
        <w:t>aureus</w:t>
      </w:r>
      <w:r w:rsidRPr="00E24409">
        <w:t xml:space="preserve"> isolates from cases of bovine mastitis in Brazil. Vet Microbiol 67(2):127-141.</w:t>
      </w:r>
    </w:p>
    <w:p w14:paraId="12B97442" w14:textId="77777777" w:rsidR="006B0990" w:rsidRPr="00E24409" w:rsidRDefault="006B0990" w:rsidP="006B0990">
      <w:pPr>
        <w:pStyle w:val="EndNoteBibliography"/>
        <w:spacing w:after="360"/>
        <w:jc w:val="both"/>
      </w:pPr>
      <w:r w:rsidRPr="00E24409">
        <w:t>Langford, F. M., D. M. Weary, and L. Fisher. 2003. Antibiotic Resistance in Gut Bacteria from Dairy Calves: A Dose Response to the Level of Antibiotics Fed in Milk. J. Dairy Sci. 86(12):3963-3966.</w:t>
      </w:r>
    </w:p>
    <w:p w14:paraId="6FADC5CA" w14:textId="77777777" w:rsidR="006B0990" w:rsidRPr="00E24409" w:rsidRDefault="006B0990" w:rsidP="006B0990">
      <w:pPr>
        <w:pStyle w:val="EndNoteBibliography"/>
        <w:spacing w:after="360"/>
        <w:jc w:val="both"/>
      </w:pPr>
      <w:r w:rsidRPr="00E24409">
        <w:t>Langmead, B. and S. L. Salzberg. 2012. Fast gapped-read alignment with Bowtie 2. Nature Methods 9(4):357-359.</w:t>
      </w:r>
    </w:p>
    <w:p w14:paraId="7889D0F6" w14:textId="77777777" w:rsidR="006B0990" w:rsidRPr="00E24409" w:rsidRDefault="006B0990" w:rsidP="006B0990">
      <w:pPr>
        <w:pStyle w:val="EndNoteBibliography"/>
        <w:spacing w:after="360"/>
        <w:jc w:val="both"/>
      </w:pPr>
      <w:r w:rsidRPr="00E24409">
        <w:t xml:space="preserve">Le Maréchal, C., N. Seyffert, J. Jardin, D. Hernandez, G. Jan, L. Rault, V. Azevedo, P. François, J. Schrenzel, M. van de Guchte, S. Even, N. Berkova, R. Thiéry, J. R. Fitzgerald, E. Vautor, and Y. Le Loir. 2011. Molecular basis of virulence in </w:t>
      </w:r>
      <w:r w:rsidRPr="00A005D6">
        <w:rPr>
          <w:i/>
        </w:rPr>
        <w:t xml:space="preserve">Staphylococcus </w:t>
      </w:r>
      <w:r w:rsidRPr="00786201">
        <w:rPr>
          <w:i/>
        </w:rPr>
        <w:t>aureus</w:t>
      </w:r>
      <w:r w:rsidRPr="00E24409">
        <w:t xml:space="preserve"> mastitis. PLoS One 6(11):e27354.</w:t>
      </w:r>
    </w:p>
    <w:p w14:paraId="5A2273DD" w14:textId="77777777" w:rsidR="006B0990" w:rsidRPr="00E24409" w:rsidRDefault="006B0990" w:rsidP="006B0990">
      <w:pPr>
        <w:pStyle w:val="EndNoteBibliography"/>
        <w:spacing w:after="360"/>
        <w:jc w:val="both"/>
      </w:pPr>
      <w:r w:rsidRPr="00E24409">
        <w:t>LeJeune, J. T. and N. P. Christie. 2004. Microbiological quality of ground beef from conventionally-reared cattle and "raised without antibiotics" label claims. J Food Prot 67(7):1433-1437.</w:t>
      </w:r>
    </w:p>
    <w:p w14:paraId="76C3C0EB" w14:textId="77777777" w:rsidR="006B0990" w:rsidRPr="00E24409" w:rsidRDefault="006B0990" w:rsidP="006B0990">
      <w:pPr>
        <w:pStyle w:val="EndNoteBibliography"/>
        <w:spacing w:after="360"/>
        <w:jc w:val="both"/>
      </w:pPr>
      <w:r w:rsidRPr="00E24409">
        <w:t>Leso, L., M. Barbari, M. A. Lopes, F. A. Damasceno, P. Galama, J. L. Taraba, and A. Kuipers. 2020. Invited review: Compost-bedded pack barns for dairy cows. J Dairy Sci 103(2):1072-1099.</w:t>
      </w:r>
    </w:p>
    <w:p w14:paraId="4ECCFD31" w14:textId="77777777" w:rsidR="006B0990" w:rsidRPr="00E24409" w:rsidRDefault="006B0990" w:rsidP="006B0990">
      <w:pPr>
        <w:pStyle w:val="EndNoteBibliography"/>
        <w:spacing w:after="360"/>
        <w:jc w:val="both"/>
      </w:pPr>
      <w:r w:rsidRPr="00E24409">
        <w:t>Levison, L. J., E. K. Miller-Cushon, A. L. Tucker, R. Bergeron, K. E. Leslie, H. W. Barkema, and T. J. DeVries. 2016. Incidence rate of pathogen-specific clinical mastitis on conventional and organic Canadian dairy farms. J Dairy Sci 99(2):1341-1350.</w:t>
      </w:r>
    </w:p>
    <w:p w14:paraId="291A2A87" w14:textId="77777777" w:rsidR="006B0990" w:rsidRPr="00E24409" w:rsidRDefault="006B0990" w:rsidP="006B0990">
      <w:pPr>
        <w:pStyle w:val="EndNoteBibliography"/>
        <w:spacing w:after="360"/>
        <w:jc w:val="both"/>
      </w:pPr>
      <w:r w:rsidRPr="00E24409">
        <w:t>Li, H., B. Handsaker, A. Wysoker, T. Fennell, J. Ruan, N. Homer, G. Marth, G. Abecasis, and R. Durbin. 2009. The Sequence Alignment/Map format and SAMtools. Bioinformatics 25(16):2078-2079.</w:t>
      </w:r>
    </w:p>
    <w:p w14:paraId="6BDE3BD5" w14:textId="77777777" w:rsidR="006B0990" w:rsidRPr="00E24409" w:rsidRDefault="006B0990" w:rsidP="006B0990">
      <w:pPr>
        <w:pStyle w:val="EndNoteBibliography"/>
        <w:spacing w:after="360"/>
        <w:jc w:val="both"/>
      </w:pPr>
      <w:r w:rsidRPr="00E24409">
        <w:t>Lipsitch, M. and M. H. Samore. 2002. Antimicrobial use and antimicrobial resistance: a population perspective. Emerg Infect Dis 8(4):347-354.</w:t>
      </w:r>
    </w:p>
    <w:p w14:paraId="47AA3C76" w14:textId="77777777" w:rsidR="006B0990" w:rsidRPr="00E24409" w:rsidRDefault="006B0990" w:rsidP="006B0990">
      <w:pPr>
        <w:pStyle w:val="EndNoteBibliography"/>
        <w:spacing w:after="360"/>
        <w:jc w:val="both"/>
      </w:pPr>
      <w:r w:rsidRPr="00E2440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68DE4BDD" w14:textId="77777777" w:rsidR="006B0990" w:rsidRPr="00E24409" w:rsidRDefault="006B0990" w:rsidP="006B0990">
      <w:pPr>
        <w:pStyle w:val="EndNoteBibliography"/>
        <w:spacing w:after="360"/>
        <w:jc w:val="both"/>
      </w:pPr>
      <w:r w:rsidRPr="00E24409">
        <w:t>Lobeck, K. M., M. I. Endres, E. M. Shane, S. M. Godden, and J. Fetrow. 2011. Animal welfare in cross-ventilated, compost-bedded pack, and naturally ventilated dairy barns in the upper Midwest. J Dairy Sci 94(11):5469-5479.</w:t>
      </w:r>
    </w:p>
    <w:p w14:paraId="331144B0" w14:textId="77777777" w:rsidR="006B0990" w:rsidRPr="00E24409" w:rsidRDefault="006B0990" w:rsidP="006B0990">
      <w:pPr>
        <w:pStyle w:val="EndNoteBibliography"/>
        <w:spacing w:after="360"/>
        <w:jc w:val="both"/>
      </w:pPr>
      <w:r w:rsidRPr="00E24409">
        <w:t>López-Lozano, J. M., D. L. Monnet, A. Yagüe, A. Burgos, N. Gonzalo, P. Campillos, and M. Saez. 2000. Modelling and forecasting antimicrobial resistance and its dynamic relationship to antimicrobial use: a time series analysis. Int J Antimicrob Agents 14(1):21-31.</w:t>
      </w:r>
    </w:p>
    <w:p w14:paraId="3884E0E4" w14:textId="77777777" w:rsidR="006B0990" w:rsidRPr="00E24409" w:rsidRDefault="006B0990" w:rsidP="006B0990">
      <w:pPr>
        <w:pStyle w:val="EndNoteBibliography"/>
        <w:spacing w:after="360"/>
        <w:jc w:val="both"/>
      </w:pPr>
      <w:r w:rsidRPr="00E24409">
        <w:t xml:space="preserve">Lowrance, T. C., G. H. Loneragan, D. J. Kunze, T. M. Platt, S. E. Ives, H. M. Scott, B. Norby, A. Echeverry, and M. M. Brashears. 2007. Changes in antimicrobial susceptibility in a population of </w:t>
      </w:r>
      <w:r w:rsidRPr="00A005D6">
        <w:rPr>
          <w:i/>
        </w:rPr>
        <w:t>Escherichia coli</w:t>
      </w:r>
      <w:r w:rsidRPr="00E24409">
        <w:t xml:space="preserve"> isolated from feedlot cattle administered ceftiofur crystalline-free acid. Am J Vet Res 68(5):501-507.</w:t>
      </w:r>
    </w:p>
    <w:p w14:paraId="5CB45335" w14:textId="77777777" w:rsidR="006B0990" w:rsidRPr="00E24409" w:rsidRDefault="006B0990" w:rsidP="006B0990">
      <w:pPr>
        <w:pStyle w:val="EndNoteBibliography"/>
        <w:spacing w:after="360"/>
        <w:jc w:val="both"/>
      </w:pPr>
      <w:r w:rsidRPr="00E24409">
        <w:t>Lücken, A., N. Wente, Y. Zhang, S. Woudstra, and V. Krömker. 2021. Corynebacteria in Bovine Quarter Milk Samples-Species and Somatic Cell Counts. Pathogens 10(7).</w:t>
      </w:r>
    </w:p>
    <w:p w14:paraId="0CE903EE" w14:textId="77777777" w:rsidR="006B0990" w:rsidRPr="00E24409" w:rsidRDefault="006B0990" w:rsidP="006B0990">
      <w:pPr>
        <w:pStyle w:val="EndNoteBibliography"/>
        <w:spacing w:after="360"/>
        <w:jc w:val="both"/>
      </w:pPr>
      <w:r w:rsidRPr="00E24409">
        <w:t>Mathew, A. G., R. Cissell, and S. Liamthong. 2007. Antibiotic resistance in bacteria associated with food animals: a United States perspective of livestock production. Foodborne Pathog Dis 4(2):115-133.</w:t>
      </w:r>
    </w:p>
    <w:p w14:paraId="6248759C" w14:textId="77777777" w:rsidR="006B0990" w:rsidRPr="00E24409" w:rsidRDefault="006B0990" w:rsidP="006B0990">
      <w:pPr>
        <w:pStyle w:val="EndNoteBibliography"/>
        <w:spacing w:after="360"/>
        <w:jc w:val="both"/>
      </w:pPr>
      <w:r w:rsidRPr="00E24409">
        <w:t>McDougall, S., J. Penry, and D. Dymock. 2021. Antimicrobial susceptibilities in dairy herds that differ in dry cow therapy usage. J. Dairy Sci. 104(8):9142-9163.</w:t>
      </w:r>
    </w:p>
    <w:p w14:paraId="10D4CBB3" w14:textId="77777777" w:rsidR="006B0990" w:rsidRPr="00E24409" w:rsidRDefault="006B0990" w:rsidP="006B0990">
      <w:pPr>
        <w:pStyle w:val="EndNoteBibliography"/>
        <w:spacing w:after="360"/>
        <w:jc w:val="both"/>
      </w:pPr>
      <w:r w:rsidRPr="00E24409">
        <w:t>McPherson, S. E. and E. Vasseur. 2020. Graduate Student Literature Review: The effects of bedding, stall length, and manger wall height on common outcome measures of dairy cow welfare in stall-based housing systems. J Dairy Sci 103(11):10940-10950.</w:t>
      </w:r>
    </w:p>
    <w:p w14:paraId="4E974654" w14:textId="77777777" w:rsidR="006B0990" w:rsidRPr="00E24409" w:rsidRDefault="006B0990" w:rsidP="006B0990">
      <w:pPr>
        <w:pStyle w:val="EndNoteBibliography"/>
        <w:spacing w:after="360"/>
        <w:jc w:val="both"/>
      </w:pPr>
      <w:r w:rsidRPr="00E24409">
        <w:t>Mork, T., H. J. Jorgensen, M. Sunde, B. Kvitle, S. Sviland, S. Waage, and T. Tollersrud. 2012. Persistence of staphylococcal species and genotypes in the bovine udder. Vet Microbiol 159(1-2):171-180.</w:t>
      </w:r>
    </w:p>
    <w:p w14:paraId="1C71D61D" w14:textId="77777777" w:rsidR="006B0990" w:rsidRPr="00E24409" w:rsidRDefault="006B0990" w:rsidP="006B0990">
      <w:pPr>
        <w:pStyle w:val="EndNoteBibliography"/>
        <w:spacing w:after="360"/>
        <w:jc w:val="both"/>
      </w:pPr>
      <w:r w:rsidRPr="00E24409">
        <w:t>Mullen, K. A. E., L. G. Sparks, R. L. Lyman, S. P. Washburn, and K. L. Anderson. 2013. Comparisons of milk quality on North Carolina organic and conventional dairies. J. Dairy Sci. 96(10):6753-6762.</w:t>
      </w:r>
    </w:p>
    <w:p w14:paraId="562FE8F5" w14:textId="77777777" w:rsidR="006B0990" w:rsidRPr="00E24409" w:rsidRDefault="006B0990" w:rsidP="006B0990">
      <w:pPr>
        <w:pStyle w:val="EndNoteBibliography"/>
        <w:spacing w:after="360"/>
        <w:jc w:val="both"/>
      </w:pPr>
      <w:r w:rsidRPr="00E24409">
        <w:t>Naqvi, S. A., J. De Buck, S. Dufour, and H. W. Barkema. 2018. Udder health in Canadian dairy heifers during early lactation. J. Dairy Sci. 101(4):3233-3247.</w:t>
      </w:r>
    </w:p>
    <w:p w14:paraId="0708D15B" w14:textId="77777777" w:rsidR="006B0990" w:rsidRPr="00E24409" w:rsidRDefault="006B0990" w:rsidP="008C11BA">
      <w:pPr>
        <w:pStyle w:val="EndNoteBibliography"/>
      </w:pPr>
      <w:r w:rsidRPr="00E24409">
        <w:t>National Mastitis Council. 2019. Mastitis Control on Organic Dairies in the United States</w:t>
      </w:r>
      <w:r>
        <w:t xml:space="preserve"> </w:t>
      </w:r>
      <w:r w:rsidRPr="00E24409">
        <w:t xml:space="preserve">Fact Sheet. Accessed July 19, 2024. </w:t>
      </w:r>
      <w:r w:rsidRPr="00811E28">
        <w:t>https://www.nmconline.org/wp-content/uploads/2019/02/final-mastitis-control-on-organic-dairies-in-the-us-for-nmc-posted-Feb.-2019.pdf</w:t>
      </w:r>
      <w:r w:rsidRPr="00E24409">
        <w:t>.</w:t>
      </w:r>
    </w:p>
    <w:p w14:paraId="78543512" w14:textId="77777777" w:rsidR="006B0990" w:rsidRPr="00E24409" w:rsidRDefault="006B0990" w:rsidP="006B0990">
      <w:pPr>
        <w:pStyle w:val="EndNoteBibliography"/>
        <w:spacing w:after="360"/>
        <w:jc w:val="both"/>
      </w:pPr>
      <w:r w:rsidRPr="00E24409">
        <w:t>Naushad, S., S. A. Naqvi, D. Nobrega, C. Luby, P. Kastelic John, W. Barkema Herman, and J. De Buck. 2019. Comprehensive Virulence Gene Profiling of Bovine Non-</w:t>
      </w:r>
      <w:r w:rsidRPr="00786201">
        <w:rPr>
          <w:i/>
        </w:rPr>
        <w:t>aureus</w:t>
      </w:r>
      <w:r w:rsidRPr="00E24409">
        <w:t xml:space="preserve"> Staphylococci Based on Whole-Genome Sequencing Data. mSystems 4(2):10.1128/msystems.00098-00018.</w:t>
      </w:r>
    </w:p>
    <w:p w14:paraId="5184E967" w14:textId="77777777" w:rsidR="006B0990" w:rsidRPr="00E24409" w:rsidRDefault="006B0990" w:rsidP="006B0990">
      <w:pPr>
        <w:pStyle w:val="EndNoteBibliography"/>
        <w:spacing w:after="360"/>
        <w:jc w:val="both"/>
      </w:pPr>
      <w:r w:rsidRPr="00E24409">
        <w:t>Neave, F. K., F. H. Dodd, and R. G. Kingwill. 1966. A method of controlling udder disease. Vet Rec 78(15):521-523.</w:t>
      </w:r>
    </w:p>
    <w:p w14:paraId="72FAE39D" w14:textId="77777777" w:rsidR="006B0990" w:rsidRPr="00E24409" w:rsidRDefault="006B0990" w:rsidP="006B0990">
      <w:pPr>
        <w:pStyle w:val="EndNoteBibliography"/>
        <w:spacing w:after="360"/>
        <w:jc w:val="both"/>
      </w:pPr>
      <w:r w:rsidRPr="00E24409">
        <w:t>NMC (National Mastitis Council). 2017. Laboratory Handbook on Bovine Mastitis. Third ed. National Mastitis Council, Inc., New Prague, MI.</w:t>
      </w:r>
    </w:p>
    <w:p w14:paraId="1DFAFE04" w14:textId="77777777" w:rsidR="006B0990" w:rsidRPr="00E24409" w:rsidRDefault="006B0990" w:rsidP="006B0990">
      <w:pPr>
        <w:pStyle w:val="EndNoteBibliography"/>
        <w:spacing w:after="360"/>
        <w:jc w:val="both"/>
      </w:pPr>
      <w:r w:rsidRPr="00E24409">
        <w:t>Nobrega, D. B., S. Naushad, S. A. Naqvi, L. A. Z. Condas, V. Saini, J. P. Kastelic, C. Luby, J. De Buck, and H. W. Barkema. 2018. Prevalence and Genetic Basis of Antimicrobial Resistance in Non-</w:t>
      </w:r>
      <w:r w:rsidRPr="00786201">
        <w:rPr>
          <w:i/>
        </w:rPr>
        <w:t>aureus</w:t>
      </w:r>
      <w:r w:rsidRPr="00E24409">
        <w:t xml:space="preserve"> Staphylococci Isolated from Canadian Dairy Herds. Front Microbiol 9:256.</w:t>
      </w:r>
    </w:p>
    <w:p w14:paraId="40EF9C38" w14:textId="77777777" w:rsidR="006B0990" w:rsidRPr="00E24409" w:rsidRDefault="006B0990" w:rsidP="006B0990">
      <w:pPr>
        <w:pStyle w:val="EndNoteBibliography"/>
        <w:spacing w:after="360"/>
        <w:jc w:val="both"/>
      </w:pPr>
      <w:r w:rsidRPr="00E24409">
        <w:t>Nyman, A. K., C. Fasth, and K. P. Waller. 2018. Intramammary infections with different non-</w:t>
      </w:r>
      <w:r w:rsidRPr="00786201">
        <w:rPr>
          <w:i/>
        </w:rPr>
        <w:t>aureus</w:t>
      </w:r>
      <w:r w:rsidRPr="00E24409">
        <w:t xml:space="preserve"> staphylococci in dairy cows. J. Dairy Sci. 101(2):1403-1418.</w:t>
      </w:r>
    </w:p>
    <w:p w14:paraId="4348F619" w14:textId="77777777" w:rsidR="006B0990" w:rsidRPr="00E24409" w:rsidRDefault="006B0990" w:rsidP="006B0990">
      <w:pPr>
        <w:pStyle w:val="EndNoteBibliography"/>
        <w:spacing w:after="360"/>
        <w:jc w:val="both"/>
      </w:pPr>
      <w:r w:rsidRPr="00E2440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6115EA2E" w14:textId="77777777" w:rsidR="006B0990" w:rsidRPr="00E24409" w:rsidRDefault="006B0990" w:rsidP="006B0990">
      <w:pPr>
        <w:pStyle w:val="EndNoteBibliography"/>
        <w:spacing w:after="360"/>
        <w:jc w:val="both"/>
      </w:pPr>
      <w:r w:rsidRPr="00E24409">
        <w:t>Olofsson, C., I. Toftaker, A. Rachah, O. Reksen, and C. Kielland. 2024. Pathogen-specific patterns of milking traits in automatic milking systems. J. Dairy Sci.</w:t>
      </w:r>
    </w:p>
    <w:p w14:paraId="20C5E365" w14:textId="77777777" w:rsidR="006B0990" w:rsidRPr="00E24409" w:rsidRDefault="006B0990" w:rsidP="006B0990">
      <w:pPr>
        <w:pStyle w:val="EndNoteBibliography"/>
        <w:spacing w:after="360"/>
        <w:jc w:val="both"/>
      </w:pPr>
      <w:r w:rsidRPr="00E24409">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62B156C2" w14:textId="77777777" w:rsidR="006B0990" w:rsidRPr="00E24409" w:rsidRDefault="006B0990" w:rsidP="006B0990">
      <w:pPr>
        <w:pStyle w:val="EndNoteBibliography"/>
        <w:spacing w:after="360"/>
        <w:jc w:val="both"/>
      </w:pPr>
      <w:r w:rsidRPr="00E24409">
        <w:t>Pankey, J. W. 1989. Premilking Udder Hygiene. J. Dairy Sci. 72(5):1308-1312.</w:t>
      </w:r>
    </w:p>
    <w:p w14:paraId="485A2BBD" w14:textId="77777777" w:rsidR="006B0990" w:rsidRPr="00E24409" w:rsidRDefault="006B0990" w:rsidP="006B0990">
      <w:pPr>
        <w:pStyle w:val="EndNoteBibliography"/>
        <w:spacing w:after="360"/>
        <w:jc w:val="both"/>
      </w:pPr>
      <w:r w:rsidRPr="00E24409">
        <w:t>Pankey, J. W., R. L. Boddie, and S. C. Nickerson. 1985. Efficacy evaluation of two new teat dip formulations under experimental challenge. J Dairy Sci 68(2):462-465.</w:t>
      </w:r>
    </w:p>
    <w:p w14:paraId="464CD4A4" w14:textId="77777777" w:rsidR="006B0990" w:rsidRPr="00E24409" w:rsidRDefault="006B0990" w:rsidP="006B0990">
      <w:pPr>
        <w:pStyle w:val="EndNoteBibliography"/>
        <w:spacing w:after="360"/>
        <w:jc w:val="both"/>
      </w:pPr>
      <w:r w:rsidRPr="00E24409">
        <w:t>Pankey, J. W., E. E. Wildman, P. A. Drechsler, and J. S. Hogan. 1987. Field trial evaluation of premilking teat disinfection. J Dairy Sci 70(4):867-872.</w:t>
      </w:r>
    </w:p>
    <w:p w14:paraId="0C866F66" w14:textId="77777777" w:rsidR="006B0990" w:rsidRPr="00E24409" w:rsidRDefault="006B0990" w:rsidP="006B0990">
      <w:pPr>
        <w:pStyle w:val="EndNoteBibliography"/>
        <w:spacing w:after="360"/>
        <w:jc w:val="both"/>
      </w:pPr>
      <w:r w:rsidRPr="00E24409">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1C6C4B0A" w14:textId="77777777" w:rsidR="006B0990" w:rsidRPr="00E24409" w:rsidRDefault="006B0990" w:rsidP="006B0990">
      <w:pPr>
        <w:pStyle w:val="EndNoteBibliography"/>
        <w:spacing w:after="360"/>
        <w:jc w:val="both"/>
      </w:pPr>
      <w:r w:rsidRPr="00E24409">
        <w:t>Park, Y. K., L. K. Fox, D. D. Hancock, W. McMahan, and Y. H. Park. 2012. Prevalence and antibiotic resistance of mastitis pathogens isolated from dairy herds transitioning to organic management. Journal of Veterinary Science 13(1):103.</w:t>
      </w:r>
    </w:p>
    <w:p w14:paraId="01876DD7" w14:textId="77777777" w:rsidR="006B0990" w:rsidRPr="00E24409" w:rsidRDefault="006B0990" w:rsidP="006B0990">
      <w:pPr>
        <w:pStyle w:val="EndNoteBibliography"/>
        <w:spacing w:after="360"/>
        <w:jc w:val="both"/>
      </w:pPr>
      <w:r w:rsidRPr="00E24409">
        <w:t>Parker, E. M., G. A. Ballash, D. F. Mollenkopf, and T. E. Wittum. 2024. A complex cyclical One Health pathway drives the emergence and dissemination of antimicrobial resistance. American Journal of Veterinary Research 85(4):ajvr.24.01.0014.</w:t>
      </w:r>
    </w:p>
    <w:p w14:paraId="438D9537" w14:textId="77777777" w:rsidR="006B0990" w:rsidRPr="00E24409" w:rsidRDefault="006B0990" w:rsidP="006B0990">
      <w:pPr>
        <w:pStyle w:val="EndNoteBibliography"/>
        <w:spacing w:after="360"/>
        <w:jc w:val="both"/>
      </w:pPr>
      <w:r w:rsidRPr="00E24409">
        <w:t>Patel, K., S. M. Godden, E. Royster, B. A. Crooker, J. Timmerman, and L. Fox. 2019. Relationships among bedding materials, bedding bacteria counts, udder hygiene, milk quality, and udder health in US dairy herds. J. Dairy Sci. 102(11):10213-10234.</w:t>
      </w:r>
    </w:p>
    <w:p w14:paraId="29A23D18" w14:textId="77777777" w:rsidR="006B0990" w:rsidRPr="00E24409" w:rsidRDefault="006B0990" w:rsidP="006B0990">
      <w:pPr>
        <w:pStyle w:val="EndNoteBibliography"/>
        <w:spacing w:after="360"/>
        <w:jc w:val="both"/>
      </w:pPr>
      <w:r w:rsidRPr="00E24409">
        <w:t xml:space="preserve">Payne, R. E., M. D. Lee, D. W. Dreesen, and H. M. Barnhart. 1999. Molecular epidemiology of </w:t>
      </w:r>
      <w:r w:rsidRPr="006E2FB6">
        <w:rPr>
          <w:i/>
          <w:iCs/>
        </w:rPr>
        <w:t>Campylobacter jejuni</w:t>
      </w:r>
      <w:r w:rsidRPr="00E24409">
        <w:t xml:space="preserve"> in broiler flocks using randomly amplified polymorphic DNA-PCR and 23S rRNA-PCR and role of litter in its transmission. Appl Environ Microbiol 65(1):260-263.</w:t>
      </w:r>
    </w:p>
    <w:p w14:paraId="500E860D" w14:textId="77777777" w:rsidR="006B0990" w:rsidRPr="00E24409" w:rsidRDefault="006B0990" w:rsidP="006B0990">
      <w:pPr>
        <w:pStyle w:val="EndNoteBibliography"/>
        <w:spacing w:after="360"/>
        <w:jc w:val="both"/>
      </w:pPr>
      <w:r w:rsidRPr="00E24409">
        <w:t>Peeler, E. J., M. J. Green, J. L. Fitzpatrick, K. L. Morgan, and L. E. Green. 2000. Risk Factors Associated with Clinical Mastitis in Low Somatic Cell Count British Dairy Herds. J. Dairy Sci. 83(11):2464-2472.</w:t>
      </w:r>
    </w:p>
    <w:p w14:paraId="583993BD" w14:textId="77777777" w:rsidR="006B0990" w:rsidRPr="00E24409" w:rsidRDefault="006B0990" w:rsidP="006B0990">
      <w:pPr>
        <w:pStyle w:val="EndNoteBibliography"/>
        <w:spacing w:after="360"/>
        <w:jc w:val="both"/>
      </w:pPr>
      <w:r w:rsidRPr="00E24409">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33E58C88" w14:textId="77777777" w:rsidR="006B0990" w:rsidRPr="00E24409" w:rsidRDefault="006B0990" w:rsidP="006B0990">
      <w:pPr>
        <w:pStyle w:val="EndNoteBibliography"/>
        <w:spacing w:after="360"/>
        <w:jc w:val="both"/>
      </w:pPr>
      <w:r w:rsidRPr="00E24409">
        <w:t>Persson Waller, K., A. Aspán, A. Nyman, Y. Persson, and U. Grönlund Andersson. 2011. CNS species and antimicrobial resistance in clinical and subclinical bovine mastitis. Veterinary Microbiology 152(1-2):112-116.</w:t>
      </w:r>
    </w:p>
    <w:p w14:paraId="084D1334" w14:textId="77777777" w:rsidR="006B0990" w:rsidRPr="00E24409" w:rsidRDefault="006B0990" w:rsidP="006B0990">
      <w:pPr>
        <w:pStyle w:val="EndNoteBibliography"/>
        <w:spacing w:after="360"/>
        <w:jc w:val="both"/>
      </w:pPr>
      <w:r w:rsidRPr="00E24409">
        <w:t xml:space="preserve">Persson Waller, K., M. Myrenås, S. Börjesson, H. Kim, M. Widerström, T. Monsen, A. K. Sigurðarson Sandholt, E. Östlund, and W. Cha. 2023. Genotypic characterization of </w:t>
      </w:r>
      <w:r w:rsidRPr="00A005D6">
        <w:rPr>
          <w:i/>
        </w:rPr>
        <w:t>Staphylococcus chromogenes</w:t>
      </w:r>
      <w:r w:rsidRPr="00E24409">
        <w:t xml:space="preserve"> and </w:t>
      </w:r>
      <w:r w:rsidRPr="00A005D6">
        <w:rPr>
          <w:i/>
        </w:rPr>
        <w:t>Staphylococcus</w:t>
      </w:r>
      <w:r w:rsidRPr="00E24409">
        <w:t xml:space="preserve"> </w:t>
      </w:r>
      <w:r w:rsidRPr="003C6B17">
        <w:rPr>
          <w:i/>
          <w:iCs/>
        </w:rPr>
        <w:t>simulans</w:t>
      </w:r>
      <w:r w:rsidRPr="00E24409">
        <w:t xml:space="preserve"> from Swedish cases of bovine subclinical mastitis. J Dairy Sci 106(11):7991-8004.</w:t>
      </w:r>
    </w:p>
    <w:p w14:paraId="0FE6648C" w14:textId="77777777" w:rsidR="006B0990" w:rsidRPr="00E24409" w:rsidRDefault="006B0990" w:rsidP="006B0990">
      <w:pPr>
        <w:pStyle w:val="EndNoteBibliography"/>
        <w:spacing w:after="360"/>
        <w:jc w:val="both"/>
      </w:pPr>
      <w:r w:rsidRPr="00E24409">
        <w:t>Petzer, I. M., C. Labuschagne, L. Phophi, and J. Karzis. 2022. Species identification and cow risks of non-</w:t>
      </w:r>
      <w:r w:rsidRPr="00786201">
        <w:rPr>
          <w:i/>
        </w:rPr>
        <w:t>aureus</w:t>
      </w:r>
      <w:r w:rsidRPr="00E24409">
        <w:t xml:space="preserve"> staphylococci from South African dairy herds. Onderstepoort J Vet Res 89(1):e1-e10.</w:t>
      </w:r>
    </w:p>
    <w:p w14:paraId="14ABFA3F" w14:textId="77777777" w:rsidR="006B0990" w:rsidRPr="00E24409" w:rsidRDefault="006B0990" w:rsidP="006B0990">
      <w:pPr>
        <w:pStyle w:val="EndNoteBibliography"/>
        <w:spacing w:after="360"/>
        <w:jc w:val="both"/>
      </w:pPr>
      <w:r w:rsidRPr="00E24409">
        <w:t xml:space="preserve">Phophi, L., I. M. Petzer, and D. N. Qekwana. 2019. Antimicrobial resistance patterns and biofilm formation of coagulase-negative </w:t>
      </w:r>
      <w:r w:rsidRPr="00A005D6">
        <w:rPr>
          <w:i/>
        </w:rPr>
        <w:t>Staphylococcus</w:t>
      </w:r>
      <w:r w:rsidRPr="00E24409">
        <w:t xml:space="preserve"> species isolated from subclinical mastitis cow milk samples submitted to the Onderstepoort Milk Laboratory. BMC Vet Res 15(1):420.</w:t>
      </w:r>
    </w:p>
    <w:p w14:paraId="24ABFCE2" w14:textId="77777777" w:rsidR="006B0990" w:rsidRPr="00E24409" w:rsidRDefault="006B0990" w:rsidP="006B0990">
      <w:pPr>
        <w:pStyle w:val="EndNoteBibliography"/>
        <w:spacing w:after="360"/>
        <w:jc w:val="both"/>
      </w:pPr>
      <w:r w:rsidRPr="00E24409">
        <w:t xml:space="preserve">Piccart, K., J. Verbeke, A. De Visscher, S. Piepers, F. Haesebrouck, and S. De Vliegher. 2016. Local host response following an intramammary challenge with </w:t>
      </w:r>
      <w:r w:rsidRPr="00A005D6">
        <w:rPr>
          <w:i/>
        </w:rPr>
        <w:t>Staphylococcus</w:t>
      </w:r>
      <w:r w:rsidRPr="00E24409">
        <w:t xml:space="preserve"> </w:t>
      </w:r>
      <w:r w:rsidRPr="003C6B17">
        <w:rPr>
          <w:i/>
          <w:iCs/>
        </w:rPr>
        <w:t>fleurettii</w:t>
      </w:r>
      <w:r w:rsidRPr="00E24409">
        <w:t xml:space="preserve"> and different strains of </w:t>
      </w:r>
      <w:r w:rsidRPr="00A005D6">
        <w:rPr>
          <w:i/>
        </w:rPr>
        <w:t>Staphylococcus chromogenes</w:t>
      </w:r>
      <w:r w:rsidRPr="00E24409">
        <w:t xml:space="preserve"> in dairy heifers. Vet Res 47(1):56.</w:t>
      </w:r>
    </w:p>
    <w:p w14:paraId="75113434" w14:textId="77777777" w:rsidR="006B0990" w:rsidRPr="00E24409" w:rsidRDefault="006B0990" w:rsidP="006B0990">
      <w:pPr>
        <w:pStyle w:val="EndNoteBibliography"/>
        <w:spacing w:after="360"/>
        <w:jc w:val="both"/>
      </w:pPr>
      <w:r w:rsidRPr="00E24409">
        <w:t xml:space="preserve">Piessens, V., S. De Vliegher, B. Verbist, G. Braem, A. Van Nuffel, L. De Vuyst, M. Heyndrickx, and E. Van Coillie. 2012. Characterization of coagulase-negative </w:t>
      </w:r>
      <w:r w:rsidRPr="00A005D6">
        <w:rPr>
          <w:i/>
        </w:rPr>
        <w:t>Staphylococcus</w:t>
      </w:r>
      <w:r w:rsidRPr="00E24409">
        <w:t xml:space="preserve"> species from cows' milk and environment based on bap, icaA, and mecA genes and phenotypic susceptibility to antimicrobials and teat dips. J Dairy Sci 95(12):7027-7038.</w:t>
      </w:r>
    </w:p>
    <w:p w14:paraId="300CA162" w14:textId="77777777" w:rsidR="006B0990" w:rsidRPr="00E24409" w:rsidRDefault="006B0990" w:rsidP="006B0990">
      <w:pPr>
        <w:pStyle w:val="EndNoteBibliography"/>
        <w:spacing w:after="360"/>
        <w:jc w:val="both"/>
      </w:pPr>
      <w:r w:rsidRPr="00E24409">
        <w:t xml:space="preserve">Piessens, V., E. Van Coillie, B. Verbist, K. Supre, G. Braem, A. Van Nuffel, L. De Vuyst, M. Heyndrickx, and S. De Vliegher. 2011. Distribution of coagulase-negative </w:t>
      </w:r>
      <w:r w:rsidRPr="00A005D6">
        <w:rPr>
          <w:i/>
        </w:rPr>
        <w:t>Staphylococcus</w:t>
      </w:r>
      <w:r w:rsidRPr="00E24409">
        <w:t xml:space="preserve"> species from milk and environment of dairy cows differs between herds. J Dairy Sci 94(6):2933-2944.</w:t>
      </w:r>
    </w:p>
    <w:p w14:paraId="6F97F50E" w14:textId="77777777" w:rsidR="006B0990" w:rsidRPr="00E24409" w:rsidRDefault="006B0990" w:rsidP="006B0990">
      <w:pPr>
        <w:pStyle w:val="EndNoteBibliography"/>
        <w:spacing w:after="360"/>
        <w:jc w:val="both"/>
      </w:pPr>
      <w:r w:rsidRPr="00E24409">
        <w:t xml:space="preserve">Pinho, M. G. 2008. Mechanisms of beta-lactam and glycopeptide resistance in </w:t>
      </w:r>
      <w:r w:rsidRPr="00A005D6">
        <w:rPr>
          <w:i/>
        </w:rPr>
        <w:t xml:space="preserve">Staphylococcus </w:t>
      </w:r>
      <w:r w:rsidRPr="00786201">
        <w:rPr>
          <w:i/>
        </w:rPr>
        <w:t>aureus</w:t>
      </w:r>
      <w:r w:rsidRPr="00E24409">
        <w:t xml:space="preserve">. </w:t>
      </w:r>
      <w:r w:rsidRPr="00A005D6">
        <w:rPr>
          <w:i/>
        </w:rPr>
        <w:t>Staphylococcus</w:t>
      </w:r>
      <w:r w:rsidRPr="00E24409">
        <w:t xml:space="preserve"> molecular genetics:207-226.</w:t>
      </w:r>
    </w:p>
    <w:p w14:paraId="33A10CBA" w14:textId="77777777" w:rsidR="006B0990" w:rsidRPr="00E24409" w:rsidRDefault="006B0990" w:rsidP="006B0990">
      <w:pPr>
        <w:pStyle w:val="EndNoteBibliography"/>
        <w:spacing w:after="360"/>
        <w:jc w:val="both"/>
      </w:pPr>
      <w:r w:rsidRPr="00E24409">
        <w:t>Pol, M. and P. L. Ruegg. 2007a. Relationship between antimicrobial drug usage and antimicrobial susceptibility of gram-positive mastitis pathogens. J Dairy Sci 90(1):262-273.</w:t>
      </w:r>
    </w:p>
    <w:p w14:paraId="4472121D" w14:textId="77777777" w:rsidR="006B0990" w:rsidRPr="00E24409" w:rsidRDefault="006B0990" w:rsidP="006B0990">
      <w:pPr>
        <w:pStyle w:val="EndNoteBibliography"/>
        <w:spacing w:after="360"/>
        <w:jc w:val="both"/>
      </w:pPr>
      <w:r w:rsidRPr="00E24409">
        <w:t>Pol, M. and P. L. Ruegg. 2007b. Treatment practices and quantification of antimicrobial drug usage in conventional and organic dairy farms in Wisconsin. J Dairy Sci 90(1):249-261.</w:t>
      </w:r>
    </w:p>
    <w:p w14:paraId="672DB481" w14:textId="77777777" w:rsidR="006B0990" w:rsidRPr="00E24409" w:rsidRDefault="006B0990" w:rsidP="006B0990">
      <w:pPr>
        <w:pStyle w:val="EndNoteBibliography"/>
        <w:spacing w:after="360"/>
        <w:jc w:val="both"/>
      </w:pPr>
      <w:r w:rsidRPr="00E24409">
        <w:t xml:space="preserve">Progressive Dairy. 2023. U.S. Dairy Statistics. Accessed July 19, 2024. </w:t>
      </w:r>
      <w:r w:rsidRPr="00811E28">
        <w:t>https://www.progressivepublish.com/downloads/2024/general/2023-pd-stats-lowres.pdf</w:t>
      </w:r>
      <w:r w:rsidRPr="00E24409">
        <w:t>.</w:t>
      </w:r>
    </w:p>
    <w:p w14:paraId="5F72AE20" w14:textId="77777777" w:rsidR="006B0990" w:rsidRPr="00E24409" w:rsidRDefault="006B0990" w:rsidP="006B0990">
      <w:pPr>
        <w:pStyle w:val="EndNoteBibliography"/>
        <w:spacing w:after="360"/>
        <w:jc w:val="both"/>
      </w:pPr>
      <w:r w:rsidRPr="00E24409">
        <w:t>Quirk, T., L. K. Fox, D. D. Hancock, J. Capper, J. Wenz, and J. Park. 2012. Intramammary infections and teat canal colonization with coagulase-negative staphylococci after postmilking teat disinfection: species-specific responses. J Dairy Sci 95(4):1906-1912.</w:t>
      </w:r>
    </w:p>
    <w:p w14:paraId="4D8EE5BB" w14:textId="77777777" w:rsidR="006B0990" w:rsidRPr="00E24409" w:rsidRDefault="006B0990" w:rsidP="006B0990">
      <w:pPr>
        <w:pStyle w:val="EndNoteBibliography"/>
        <w:spacing w:after="360"/>
        <w:jc w:val="both"/>
      </w:pPr>
      <w:r w:rsidRPr="00E24409">
        <w:t>R Development Core Team. 2023. R: A Language and Environment for Statistical Computing. R Foundation for Statistical Computing, Vienna, Austria.</w:t>
      </w:r>
    </w:p>
    <w:p w14:paraId="7E10042E" w14:textId="77777777" w:rsidR="006B0990" w:rsidRPr="00E24409" w:rsidRDefault="006B0990" w:rsidP="006B0990">
      <w:pPr>
        <w:pStyle w:val="EndNoteBibliography"/>
        <w:spacing w:after="360"/>
        <w:jc w:val="both"/>
      </w:pPr>
      <w:r w:rsidRPr="00E24409">
        <w:t xml:space="preserve">Raspanti, C. G., C. C. Bonetto, C. Vissio, M. S. Pellegrino, E. B. Reinoso, S. A. Dieser, C. I. Bogni, A. J. Larriestra, and L. M. Odierno. 2016. Prevalence and antibiotic susceptibility of coagulase-negative </w:t>
      </w:r>
      <w:r w:rsidRPr="00A005D6">
        <w:rPr>
          <w:i/>
        </w:rPr>
        <w:t>Staphylococcus</w:t>
      </w:r>
      <w:r w:rsidRPr="00E24409">
        <w:t xml:space="preserve"> species from bovine subclinical mastitis in dairy herds in the central region of Argentina. Rev Argent Microbiol 48(1):50-56.</w:t>
      </w:r>
    </w:p>
    <w:p w14:paraId="477D6354" w14:textId="77777777" w:rsidR="006B0990" w:rsidRPr="00E24409" w:rsidRDefault="006B0990" w:rsidP="006B0990">
      <w:pPr>
        <w:pStyle w:val="EndNoteBibliography"/>
        <w:spacing w:after="360"/>
        <w:jc w:val="both"/>
      </w:pPr>
      <w:r w:rsidRPr="00E24409">
        <w:t>Reneau, J. K., A. J. Seykora, B. J. Heins, M. I. Endres, R. J. Farnsworth, and R. F. Bey. 2005. Association between hygiene scores and somatic cell scores in dairy cattle. J Am Vet Med Assoc 227(8):1297-1301.</w:t>
      </w:r>
    </w:p>
    <w:p w14:paraId="305868DB" w14:textId="77777777" w:rsidR="006B0990" w:rsidRPr="00E24409" w:rsidRDefault="006B0990" w:rsidP="006B0990">
      <w:pPr>
        <w:pStyle w:val="EndNoteBibliography"/>
        <w:spacing w:after="360"/>
        <w:jc w:val="both"/>
      </w:pPr>
      <w:r w:rsidRPr="00E24409">
        <w:t>Reydams, H., B. Toledo-Silva, K. Mertens, S. Piepers, F. N. De Souza, F. Haesebrouck, and S. De Vliegher. 2023. Comparison of non-</w:t>
      </w:r>
      <w:r w:rsidRPr="00786201">
        <w:rPr>
          <w:i/>
        </w:rPr>
        <w:t>aureus</w:t>
      </w:r>
      <w:r w:rsidRPr="00E24409">
        <w:t xml:space="preserve"> staphylococcal and mammaliicoccal species found in both composite milk and bulk-tank milk samples of dairy cows collected in tandem. J. Dairy Sci. 106(11):7974-7990.</w:t>
      </w:r>
    </w:p>
    <w:p w14:paraId="4ABB5D25" w14:textId="77777777" w:rsidR="006B0990" w:rsidRPr="00E24409" w:rsidRDefault="006B0990" w:rsidP="006B0990">
      <w:pPr>
        <w:pStyle w:val="EndNoteBibliography"/>
        <w:spacing w:after="360"/>
        <w:jc w:val="both"/>
      </w:pPr>
      <w:r w:rsidRPr="00E24409">
        <w:t>Richert, R. M., K. M. Cicconi, M. J. Gamroth, Y. H. Schukken, K. E. Stiglbauer, and P. L. Ruegg. 2013. Risk factors for clinical mastitis, ketosis, and pneumonia in dairy cattle on organic and small conventional farms in the United States. J Dairy Sci 96(7):4269-4285.</w:t>
      </w:r>
    </w:p>
    <w:p w14:paraId="10F12824" w14:textId="77777777" w:rsidR="006B0990" w:rsidRPr="00E24409" w:rsidRDefault="006B0990" w:rsidP="008C11BA">
      <w:pPr>
        <w:pStyle w:val="EndNoteBibliography"/>
        <w:spacing w:after="360"/>
      </w:pPr>
      <w:r w:rsidRPr="00E24409">
        <w:t xml:space="preserve">Rinehart, L. and A. Baier. 2011. U.S. Department of Agriculture; National Center for Appropriate Technology (NCAT), National Organic Program. Pasture for Organic Ruminant Livestock: Understanding and Implementing the National Organic Program (NOP) Pasture Rule. Accessed Oct. 30, 2023. </w:t>
      </w:r>
      <w:r w:rsidRPr="00811E28">
        <w:t>https://www.ams.usda.gov/sites/default/files/media/NOP-UnderstandingOrganicPastureRule.pdf</w:t>
      </w:r>
      <w:r w:rsidRPr="00E24409">
        <w:t>.</w:t>
      </w:r>
    </w:p>
    <w:p w14:paraId="0E9D9C70" w14:textId="77777777" w:rsidR="006B0990" w:rsidRPr="00E24409" w:rsidRDefault="006B0990" w:rsidP="006B0990">
      <w:pPr>
        <w:pStyle w:val="EndNoteBibliography"/>
        <w:spacing w:after="360"/>
        <w:jc w:val="both"/>
      </w:pPr>
      <w:r w:rsidRPr="00E24409">
        <w:t>Robles, I., D. F. Kelton, H. W. Barkema, G. P. Keefe, J. P. Roy, M. A. G. von Keyserlingk, and T. J. DeVries. 2020. Bacterial concentrations in bedding and their association with dairy cow hygiene and milk quality. Animal 14(5):1052-1066.</w:t>
      </w:r>
    </w:p>
    <w:p w14:paraId="4F87205F" w14:textId="77777777" w:rsidR="006B0990" w:rsidRPr="00E24409" w:rsidRDefault="006B0990" w:rsidP="006B0990">
      <w:pPr>
        <w:pStyle w:val="EndNoteBibliography"/>
        <w:spacing w:after="360"/>
        <w:jc w:val="both"/>
      </w:pPr>
      <w:r w:rsidRPr="00E24409">
        <w:t>Roesch, M., V. Perreten, M. G. Doherr, W. Schaeren, M. Schällibaum, and J. W. Blum. 2006. Comparison of antibiotic resistance of udder pathogens in dairy cows kept on organic and on conventional farms. J Dairy Sci 89(3):989-997.</w:t>
      </w:r>
    </w:p>
    <w:p w14:paraId="0DF1B262" w14:textId="77777777" w:rsidR="006B0990" w:rsidRPr="00E24409" w:rsidRDefault="006B0990" w:rsidP="006B0990">
      <w:pPr>
        <w:pStyle w:val="EndNoteBibliography"/>
        <w:spacing w:after="360"/>
        <w:jc w:val="both"/>
      </w:pPr>
      <w:r w:rsidRPr="00E24409">
        <w:t>Rowbotham, R. F. and P. L. Ruegg. 2016a. Associations of selected bedding types with incidence rates of subclinical and clinical mastitis in primiparous Holstein dairy cows. J Dairy Sci 99(6):4707-4717.</w:t>
      </w:r>
    </w:p>
    <w:p w14:paraId="0C55133A" w14:textId="77777777" w:rsidR="006B0990" w:rsidRPr="00E24409" w:rsidRDefault="006B0990" w:rsidP="006B0990">
      <w:pPr>
        <w:pStyle w:val="EndNoteBibliography"/>
        <w:spacing w:after="360"/>
        <w:jc w:val="both"/>
      </w:pPr>
      <w:r w:rsidRPr="00E24409">
        <w:t>Rowbotham, R. F. and P. L. Ruegg. 2016b. Bacterial counts on teat skin and in new sand, recycled sand, and recycled manure solids used as bedding in freestalls. J Dairy Sci 99(8):6594-6608.</w:t>
      </w:r>
    </w:p>
    <w:p w14:paraId="36CF3F55" w14:textId="77777777" w:rsidR="006B0990" w:rsidRPr="00E24409" w:rsidRDefault="006B0990" w:rsidP="006B0990">
      <w:pPr>
        <w:pStyle w:val="EndNoteBibliography"/>
        <w:spacing w:after="360"/>
        <w:jc w:val="both"/>
      </w:pPr>
      <w:r w:rsidRPr="00E24409">
        <w:t>Rowe, S. M., S. M. Godden, E. Royster, J. Timmerman, B. A. Crooker, and M. Boyle. 2019. Cross-sectional study of the relationships among bedding materials, bedding bacteria counts, and intramammary infection in late-lactation dairy cows. J Dairy Sci 102(12):11384-11400.</w:t>
      </w:r>
    </w:p>
    <w:p w14:paraId="47BD809C" w14:textId="77777777" w:rsidR="006B0990" w:rsidRPr="00E24409" w:rsidRDefault="006B0990" w:rsidP="006B0990">
      <w:pPr>
        <w:pStyle w:val="EndNoteBibliography"/>
        <w:spacing w:after="360"/>
        <w:jc w:val="both"/>
      </w:pPr>
      <w:r w:rsidRPr="00E24409">
        <w:t>Ruegg, P. L. 2009. Management of mastitis on organic and conventional dairy farms. J Anim Sci 87(13 Suppl):43-55.</w:t>
      </w:r>
    </w:p>
    <w:p w14:paraId="4BFBCD9E" w14:textId="77777777" w:rsidR="006B0990" w:rsidRPr="00E24409" w:rsidRDefault="006B0990" w:rsidP="00A27B85">
      <w:pPr>
        <w:pStyle w:val="EndNoteBibliography"/>
        <w:spacing w:after="360"/>
      </w:pPr>
      <w:r w:rsidRPr="00E24409">
        <w:t xml:space="preserve">Rushmann, R. University of Wisconsin-Madison; Division of Extension: Agriculture Water Quality. Managing manure to reduce negative water quality impacts: Composting on Wisconsin farms. Accessed Aug. 1, 2023. </w:t>
      </w:r>
      <w:r w:rsidRPr="00811E28">
        <w:t>https://agwater.extension.wisc.edu/articles/managing-manure-to-reduce-negative-water-quality-impacts-composting-on-wisconsin-farms/</w:t>
      </w:r>
      <w:r w:rsidRPr="00E24409">
        <w:t>.</w:t>
      </w:r>
    </w:p>
    <w:p w14:paraId="160C0449" w14:textId="77777777" w:rsidR="006B0990" w:rsidRPr="00E24409" w:rsidRDefault="006B0990" w:rsidP="006B0990">
      <w:pPr>
        <w:pStyle w:val="EndNoteBibliography"/>
        <w:spacing w:after="360"/>
        <w:jc w:val="both"/>
      </w:pPr>
      <w:r w:rsidRPr="00E24409">
        <w:t>Ruud, L. E., K. E. Bøe, and O. Osterås. 2010. Associations of soft flooring materials in free stalls with milk yield, clinical mastitis, teat lesions, and removal of dairy cows. J Dairy Sci 93(4):1578-1586.</w:t>
      </w:r>
    </w:p>
    <w:p w14:paraId="660D2ED9" w14:textId="77777777" w:rsidR="006B0990" w:rsidRPr="00E24409" w:rsidRDefault="006B0990" w:rsidP="006B0990">
      <w:pPr>
        <w:pStyle w:val="EndNoteBibliography"/>
        <w:spacing w:after="360"/>
        <w:jc w:val="both"/>
      </w:pPr>
      <w:r w:rsidRPr="00E24409">
        <w:t>Saini, V., R. G. Riekerink, J. T. McClure, and H. W. Barkema. 2011. Diagnostic accuracy assessment of Sensititre and agar disk diffusion for determining antimicrobial resistance profiles of bovine clinical mastitis pathogens. J Clin Microbiol 49(4):1568-1577.</w:t>
      </w:r>
    </w:p>
    <w:p w14:paraId="22CB1BDE" w14:textId="77777777" w:rsidR="006B0990" w:rsidRPr="00E24409" w:rsidRDefault="006B0990" w:rsidP="006B0990">
      <w:pPr>
        <w:pStyle w:val="EndNoteBibliography"/>
        <w:spacing w:after="360"/>
        <w:jc w:val="both"/>
      </w:pPr>
      <w:r w:rsidRPr="00E24409">
        <w:t>Sampimon, O. 2009. Coagulase-negative staphylococci mastitis in Dutch dairy herds. Utrecht University.</w:t>
      </w:r>
    </w:p>
    <w:p w14:paraId="64F8CFBD" w14:textId="77777777" w:rsidR="006B0990" w:rsidRPr="00E24409" w:rsidRDefault="006B0990" w:rsidP="006B0990">
      <w:pPr>
        <w:pStyle w:val="EndNoteBibliography"/>
        <w:spacing w:after="360"/>
        <w:jc w:val="both"/>
      </w:pPr>
      <w:r w:rsidRPr="00E24409">
        <w:t>Sant'anna, A. C. and M. J. Paranhos da Costa. 2011. The relationship between dairy cow hygiene and somatic cell count in milk. J Dairy Sci 94(8):3835-3844.</w:t>
      </w:r>
    </w:p>
    <w:p w14:paraId="3846796D" w14:textId="77777777" w:rsidR="006B0990" w:rsidRPr="00E24409" w:rsidRDefault="006B0990" w:rsidP="006B0990">
      <w:pPr>
        <w:pStyle w:val="EndNoteBibliography"/>
        <w:spacing w:after="360"/>
        <w:jc w:val="both"/>
      </w:pPr>
      <w:r w:rsidRPr="00E24409">
        <w:t xml:space="preserve">Sato, K., T. W. Bennedsgaard, P. C. Bartlett, R. J. Erskine, and J. B. Kaneene. 2004. Comparison of antimicrobial susceptibility of </w:t>
      </w:r>
      <w:r w:rsidRPr="00A005D6">
        <w:rPr>
          <w:i/>
        </w:rPr>
        <w:t xml:space="preserve">Staphylococcus </w:t>
      </w:r>
      <w:r w:rsidRPr="00786201">
        <w:rPr>
          <w:i/>
        </w:rPr>
        <w:t>aureus</w:t>
      </w:r>
      <w:r w:rsidRPr="00E24409">
        <w:t xml:space="preserve"> isolated from bulk tank milk in organic and conventional dairy herds in the midwestern United States and Denmark. J Food Prot 67(6):1104-1110.</w:t>
      </w:r>
    </w:p>
    <w:p w14:paraId="02AD166E" w14:textId="77777777" w:rsidR="006B0990" w:rsidRPr="00E24409" w:rsidRDefault="006B0990" w:rsidP="006B0990">
      <w:pPr>
        <w:pStyle w:val="EndNoteBibliography"/>
        <w:spacing w:after="360"/>
        <w:jc w:val="both"/>
      </w:pPr>
      <w:r w:rsidRPr="00E24409">
        <w:t>Schepers, A. J., T. J. Lam, Y. H. Schukken, J. B. Wilmink, and W. J. Hanekamp. 1997. Estimation of variance components for somatic cell counts to determine thresholds for uninfected quarters. J Dairy Sci 80(8):1833-1840.</w:t>
      </w:r>
    </w:p>
    <w:p w14:paraId="4542268B" w14:textId="77777777" w:rsidR="006B0990" w:rsidRPr="00E24409" w:rsidRDefault="006B0990" w:rsidP="006B0990">
      <w:pPr>
        <w:pStyle w:val="EndNoteBibliography"/>
        <w:spacing w:after="360"/>
        <w:jc w:val="both"/>
      </w:pPr>
      <w:r w:rsidRPr="00E24409">
        <w:t>Schreiner, D. A. and P. L. Ruegg. 2002. Effects of tail docking on milk quality and cow cleanliness. J Dairy Sci 85(10):2503-2511.</w:t>
      </w:r>
    </w:p>
    <w:p w14:paraId="15CD7F43" w14:textId="77777777" w:rsidR="006B0990" w:rsidRPr="00E24409" w:rsidRDefault="006B0990" w:rsidP="006B0990">
      <w:pPr>
        <w:pStyle w:val="EndNoteBibliography"/>
        <w:spacing w:after="360"/>
        <w:jc w:val="both"/>
      </w:pPr>
      <w:r w:rsidRPr="00E24409">
        <w:t>Schreiner, D. A. and P. L. Ruegg. 2003. Relationship between udder and leg hygiene scores and subclinical mastitis. J Dairy Sci 86(11):3460-3465.</w:t>
      </w:r>
    </w:p>
    <w:p w14:paraId="0797F2E1" w14:textId="77777777" w:rsidR="006B0990" w:rsidRPr="00E24409" w:rsidRDefault="006B0990" w:rsidP="006B0990">
      <w:pPr>
        <w:pStyle w:val="EndNoteBibliography"/>
        <w:spacing w:after="360"/>
        <w:jc w:val="both"/>
      </w:pPr>
      <w:r w:rsidRPr="00E24409">
        <w:t>Schukken, Y. H., R. N. González, L. L. Tikofsky, H. F. Schulte, C. G. Santisteban, F. L. Welcome, G. J. Bennett, M. J. Zurakowski, and R. N. Zadoks. 2009. CNS mastitis: nothing to worry about? Vet Microbiol 134(1-2):9-14.</w:t>
      </w:r>
    </w:p>
    <w:p w14:paraId="6B4D446E" w14:textId="77777777" w:rsidR="006B0990" w:rsidRPr="00E24409" w:rsidRDefault="006B0990" w:rsidP="006B0990">
      <w:pPr>
        <w:pStyle w:val="EndNoteBibliography"/>
        <w:spacing w:after="360"/>
        <w:jc w:val="both"/>
      </w:pPr>
      <w:r w:rsidRPr="00E24409">
        <w:t>Schukken, Y. H., F. J. Grommers, J. A. Smit, D. Vandegeer, and A. Brand. 1989. Effect of freezing on bacteriologic culturing of mastitis milk samples. J Dairy Sci 72(7):1900-1906.</w:t>
      </w:r>
    </w:p>
    <w:p w14:paraId="0E470DA0" w14:textId="77777777" w:rsidR="006B0990" w:rsidRPr="00E24409" w:rsidRDefault="006B0990" w:rsidP="006B0990">
      <w:pPr>
        <w:pStyle w:val="EndNoteBibliography"/>
        <w:spacing w:after="360"/>
        <w:jc w:val="both"/>
      </w:pPr>
      <w:r w:rsidRPr="00E24409">
        <w:t>Schukken, Y. H., D. J. Wilson, F. Welcome, L. Garrison-Tikofsky, and R. N. Gonzalez. 2003. Monitoring udder health and milk quality using somatic cell counts. Vet Res 34(5):579-596.</w:t>
      </w:r>
    </w:p>
    <w:p w14:paraId="56E268B3" w14:textId="77777777" w:rsidR="006B0990" w:rsidRPr="00E24409" w:rsidRDefault="006B0990" w:rsidP="006B0990">
      <w:pPr>
        <w:pStyle w:val="EndNoteBibliography"/>
        <w:spacing w:after="360"/>
        <w:jc w:val="both"/>
      </w:pPr>
      <w:r w:rsidRPr="00E24409">
        <w:t>Schutz, M. M., L. B. Hansen, G. R. Steuernagel, and A. L. Kuck. 1990. Variation of Milk, Fat, Protein, and Somatic Cells for Dairy Cattle1. J. Dairy Sci. 73(2):484-493.</w:t>
      </w:r>
    </w:p>
    <w:p w14:paraId="46D76FFF" w14:textId="77777777" w:rsidR="006B0990" w:rsidRPr="00E24409" w:rsidRDefault="006B0990" w:rsidP="006B0990">
      <w:pPr>
        <w:pStyle w:val="EndNoteBibliography"/>
        <w:spacing w:after="360"/>
        <w:jc w:val="both"/>
      </w:pPr>
      <w:r w:rsidRPr="00E24409">
        <w:t>Schwengers, O., L. Jelonek, M. A. Dieckmann, S. Beyvers, J. Blom, and A. Goesmann. 2021. Bakta: rapid and standardized annotation of bacterial genomes via alignment-free sequence identification. Microb Genom 7(11).</w:t>
      </w:r>
    </w:p>
    <w:p w14:paraId="51F062BA" w14:textId="77777777" w:rsidR="006B0990" w:rsidRPr="00E24409" w:rsidRDefault="006B0990" w:rsidP="006B0990">
      <w:pPr>
        <w:pStyle w:val="EndNoteBibliography"/>
        <w:spacing w:after="360"/>
        <w:jc w:val="both"/>
      </w:pPr>
      <w:r w:rsidRPr="00E24409">
        <w:t>Sefton, A. M. 2002. Mechanisms of antimicrobial resistance: their clinical relevance in the new millennium. Drugs 62(4):557-566.</w:t>
      </w:r>
    </w:p>
    <w:p w14:paraId="0E08524A" w14:textId="77777777" w:rsidR="006B0990" w:rsidRPr="00E24409" w:rsidRDefault="006B0990" w:rsidP="006B0990">
      <w:pPr>
        <w:pStyle w:val="EndNoteBibliography"/>
        <w:spacing w:after="360"/>
        <w:jc w:val="both"/>
      </w:pPr>
      <w:r w:rsidRPr="00E24409">
        <w:t>Shane, E., M. Endres, and K. Janni. 2010. Alternative Bedding Materials for Compost Bedded Pack Barns in Minnesota: A Descriptive Study. Applied Engineering in Agriculture 26:465-473.</w:t>
      </w:r>
    </w:p>
    <w:p w14:paraId="704996C1" w14:textId="77777777" w:rsidR="006B0990" w:rsidRPr="00E24409" w:rsidRDefault="006B0990" w:rsidP="006B0990">
      <w:pPr>
        <w:pStyle w:val="EndNoteBibliography"/>
        <w:spacing w:after="360"/>
        <w:jc w:val="both"/>
      </w:pPr>
      <w:r w:rsidRPr="00E24409">
        <w:t>Shook, G. E. 1982. Approaches to summarizing somatic cell count which improve interpretability. Page 150 in Proc. 21st Annual Mtg. Natl. Mastitis Council, Arlington, VA.</w:t>
      </w:r>
    </w:p>
    <w:p w14:paraId="52295AF4" w14:textId="77777777" w:rsidR="006B0990" w:rsidRPr="00E24409" w:rsidRDefault="006B0990" w:rsidP="006B0990">
      <w:pPr>
        <w:pStyle w:val="EndNoteBibliography"/>
        <w:spacing w:after="360"/>
        <w:jc w:val="both"/>
      </w:pPr>
      <w:r w:rsidRPr="00E24409">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179331C3" w14:textId="77777777" w:rsidR="006B0990" w:rsidRPr="00E24409" w:rsidRDefault="006B0990" w:rsidP="006B0990">
      <w:pPr>
        <w:pStyle w:val="EndNoteBibliography"/>
        <w:spacing w:after="360"/>
        <w:jc w:val="both"/>
      </w:pPr>
      <w:r w:rsidRPr="00E24409">
        <w:t xml:space="preserve">Simojoki, H., T. Orro, S. Taponen, and S. Pyorala. 2009. Host response in bovine mastitis experimentally induced with </w:t>
      </w:r>
      <w:r w:rsidRPr="00A005D6">
        <w:rPr>
          <w:i/>
        </w:rPr>
        <w:t>Staphylococcus chromogenes</w:t>
      </w:r>
      <w:r w:rsidRPr="00E24409">
        <w:t>. Veterinary Microbiology 134(1-2):95-99.</w:t>
      </w:r>
    </w:p>
    <w:p w14:paraId="04E8C7A1" w14:textId="77777777" w:rsidR="006B0990" w:rsidRPr="00E24409" w:rsidRDefault="006B0990" w:rsidP="006B0990">
      <w:pPr>
        <w:pStyle w:val="EndNoteBibliography"/>
        <w:spacing w:after="360"/>
        <w:jc w:val="both"/>
      </w:pPr>
      <w:r w:rsidRPr="00E24409">
        <w:t xml:space="preserve">Smith, J. T., E. M. Eckhardt, N. B. Hansel, T. R. Eliato, I. W. Martin, and C. P. Andam. 2021. Genomic epidemiology of methicillin-resistant and -susceptible </w:t>
      </w:r>
      <w:r w:rsidRPr="00A005D6">
        <w:rPr>
          <w:i/>
        </w:rPr>
        <w:t xml:space="preserve">Staphylococcus </w:t>
      </w:r>
      <w:r w:rsidRPr="00786201">
        <w:rPr>
          <w:i/>
        </w:rPr>
        <w:t>aureus</w:t>
      </w:r>
      <w:r w:rsidRPr="00E24409">
        <w:t xml:space="preserve"> from bloodstream infections. BMC Infectious Diseases 21(1):589.</w:t>
      </w:r>
    </w:p>
    <w:p w14:paraId="713F3165" w14:textId="77777777" w:rsidR="006B0990" w:rsidRPr="00E24409" w:rsidRDefault="006B0990" w:rsidP="006B0990">
      <w:pPr>
        <w:pStyle w:val="EndNoteBibliography"/>
        <w:spacing w:after="360"/>
        <w:jc w:val="both"/>
      </w:pPr>
      <w:r w:rsidRPr="00E24409">
        <w:t xml:space="preserve">Sol, J., O. C. Sampimon, H. W. Barkema, and Y. H. Schukken. 2000. Factors associated with cure after therapy of clinical mastitis caused by </w:t>
      </w:r>
      <w:r w:rsidRPr="00A005D6">
        <w:rPr>
          <w:i/>
        </w:rPr>
        <w:t xml:space="preserve">Staphylococcus </w:t>
      </w:r>
      <w:r w:rsidRPr="00786201">
        <w:rPr>
          <w:i/>
        </w:rPr>
        <w:t>aureus</w:t>
      </w:r>
      <w:r w:rsidRPr="00E24409">
        <w:t>. J Dairy Sci 83(2):278-284.</w:t>
      </w:r>
    </w:p>
    <w:p w14:paraId="2056DB97" w14:textId="77777777" w:rsidR="006B0990" w:rsidRPr="00E24409" w:rsidRDefault="006B0990" w:rsidP="006B0990">
      <w:pPr>
        <w:pStyle w:val="EndNoteBibliography"/>
        <w:spacing w:after="360"/>
        <w:jc w:val="both"/>
      </w:pPr>
      <w:r w:rsidRPr="00E24409">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3F32F8E9" w14:textId="77777777" w:rsidR="006B0990" w:rsidRPr="00E24409" w:rsidRDefault="006B0990" w:rsidP="006B0990">
      <w:pPr>
        <w:pStyle w:val="EndNoteBibliography"/>
        <w:spacing w:after="360"/>
        <w:jc w:val="both"/>
      </w:pPr>
      <w:r w:rsidRPr="00E24409">
        <w:t>Stabler, S. L., D. J. Fagerberg, and C. L. Quarles. 1982. Effects of oral and injectable tetracyclines on bacterial drug resistance in feedlot cattle. Am J Vet Res 43(10):1763-1766.</w:t>
      </w:r>
    </w:p>
    <w:p w14:paraId="2183E04F" w14:textId="77777777" w:rsidR="006B0990" w:rsidRPr="00E24409" w:rsidRDefault="006B0990" w:rsidP="006B0990">
      <w:pPr>
        <w:pStyle w:val="EndNoteBibliography"/>
        <w:spacing w:after="360"/>
        <w:jc w:val="both"/>
      </w:pPr>
      <w:r w:rsidRPr="00E24409">
        <w:t>Stiglbauer, K. E., K. M. Cicconi-Hogan, R. Richert, Y. H. Schukken, P. L. Ruegg, and M. Gamroth. 2013. Assessment of herd management on organic and conventional dairy farms in the United States. J. Dairy Sci. 96(2):1290-1300.</w:t>
      </w:r>
    </w:p>
    <w:p w14:paraId="5B40EC1F" w14:textId="77777777" w:rsidR="006B0990" w:rsidRPr="00E24409" w:rsidRDefault="006B0990" w:rsidP="006B0990">
      <w:pPr>
        <w:pStyle w:val="EndNoteBibliography"/>
        <w:spacing w:after="360"/>
        <w:jc w:val="both"/>
      </w:pPr>
      <w:r w:rsidRPr="00E24409">
        <w:t xml:space="preserve">Supré, K., F. Haesebrouck, R. N. Zadoks, M. Vaneechoutte, S. Piepers, and S. De Vliegher. 2011. Some coagulase-negative </w:t>
      </w:r>
      <w:r w:rsidRPr="00A005D6">
        <w:rPr>
          <w:i/>
        </w:rPr>
        <w:t>Staphylococcus</w:t>
      </w:r>
      <w:r w:rsidRPr="00E24409">
        <w:t xml:space="preserve"> species affect udder health more than others. J Dairy Sci 94(5):2329-2340.</w:t>
      </w:r>
    </w:p>
    <w:p w14:paraId="64AF4EA8" w14:textId="77777777" w:rsidR="006B0990" w:rsidRPr="00E24409" w:rsidRDefault="006B0990" w:rsidP="006B0990">
      <w:pPr>
        <w:pStyle w:val="EndNoteBibliography"/>
        <w:spacing w:after="360"/>
        <w:jc w:val="both"/>
      </w:pPr>
      <w:r w:rsidRPr="00E24409">
        <w:t>Suriyasathaporn, W. 2010. Milk Quality and Antimicrobial Resistance against Mastitis Pathogens after Changing from a Conventional to an Experimentally Organic Dairy Farm. Asian-Australasian Journal of Animal Sciences 23:659-664.</w:t>
      </w:r>
    </w:p>
    <w:p w14:paraId="3469645D" w14:textId="77777777" w:rsidR="006B0990" w:rsidRPr="00E24409" w:rsidRDefault="006B0990" w:rsidP="006B0990">
      <w:pPr>
        <w:pStyle w:val="EndNoteBibliography"/>
        <w:spacing w:after="360"/>
        <w:jc w:val="both"/>
      </w:pPr>
      <w:r w:rsidRPr="00E24409">
        <w:t xml:space="preserve">Szafraniec, G. M., P. Szeleszczuk, and B. Dolka. 2020. A Review of Current Knowledge on </w:t>
      </w:r>
      <w:r w:rsidRPr="00A005D6">
        <w:rPr>
          <w:i/>
        </w:rPr>
        <w:t>Staphylococcus agnetis</w:t>
      </w:r>
      <w:r w:rsidRPr="00E24409">
        <w:t xml:space="preserve"> in Poultry. Animals (Basel) 10(8).</w:t>
      </w:r>
    </w:p>
    <w:p w14:paraId="4A3C1BC0" w14:textId="77777777" w:rsidR="006B0990" w:rsidRPr="00E24409" w:rsidRDefault="006B0990" w:rsidP="006B0990">
      <w:pPr>
        <w:pStyle w:val="EndNoteBibliography"/>
        <w:spacing w:after="360"/>
        <w:jc w:val="both"/>
      </w:pPr>
      <w:r w:rsidRPr="00E24409">
        <w:t xml:space="preserve">Taponen, S., A. Jantunen, E. Pyörälä, and S. Pyörälä. 2003. Efficacy of Targeted 5-day Combined Parenteral and Intramammary Treatment of Clinical Mastitis Caused by Penicillin-Susceptible or Penicillin-Resistant </w:t>
      </w:r>
      <w:r w:rsidRPr="00A005D6">
        <w:rPr>
          <w:i/>
        </w:rPr>
        <w:t xml:space="preserve">Staphylococcus </w:t>
      </w:r>
      <w:r w:rsidRPr="00786201">
        <w:rPr>
          <w:i/>
        </w:rPr>
        <w:t>aureus</w:t>
      </w:r>
      <w:r w:rsidRPr="00E24409">
        <w:t>. Acta Veterinaria Scandinavica 44(1):53.</w:t>
      </w:r>
    </w:p>
    <w:p w14:paraId="7F017807" w14:textId="77777777" w:rsidR="006B0990" w:rsidRPr="00E24409" w:rsidRDefault="006B0990" w:rsidP="006B0990">
      <w:pPr>
        <w:pStyle w:val="EndNoteBibliography"/>
        <w:spacing w:after="360"/>
        <w:jc w:val="both"/>
      </w:pPr>
      <w:r w:rsidRPr="00E24409">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666983B" w14:textId="77777777" w:rsidR="006B0990" w:rsidRPr="00E24409" w:rsidRDefault="006B0990" w:rsidP="006B0990">
      <w:pPr>
        <w:pStyle w:val="EndNoteBibliography"/>
        <w:spacing w:after="360"/>
        <w:jc w:val="both"/>
      </w:pPr>
      <w:r w:rsidRPr="00E24409">
        <w:t xml:space="preserve">Taponen, S., V. Myllys, and S. Pyörälä. 2022. Somatic cell count in bovine quarter milk samples culture positive for various </w:t>
      </w:r>
      <w:r w:rsidRPr="00A005D6">
        <w:rPr>
          <w:i/>
        </w:rPr>
        <w:t>Staphylococcus</w:t>
      </w:r>
      <w:r w:rsidRPr="00E24409">
        <w:t xml:space="preserve"> species. Acta Veterinaria Scandinavica 64(1).</w:t>
      </w:r>
    </w:p>
    <w:p w14:paraId="58EAFAA8" w14:textId="77777777" w:rsidR="006B0990" w:rsidRPr="00E24409" w:rsidRDefault="006B0990" w:rsidP="006B0990">
      <w:pPr>
        <w:pStyle w:val="EndNoteBibliography"/>
        <w:spacing w:after="360"/>
        <w:jc w:val="both"/>
      </w:pPr>
      <w:r w:rsidRPr="00E24409">
        <w:t>Taponen, S., S. Nykäsenoja, T. Pohjanvirta, A. Pitkälä, and S. Pyörälä. 2016. Species distribution and in vitro antimicrobial susceptibility of coagulase-negative staphylococci isolated from bovine mastitic milk. Acta Veterinaria Scandinavica 58(1):12.</w:t>
      </w:r>
    </w:p>
    <w:p w14:paraId="499ED62C" w14:textId="77777777" w:rsidR="006B0990" w:rsidRPr="00E24409" w:rsidRDefault="006B0990" w:rsidP="006B0990">
      <w:pPr>
        <w:pStyle w:val="EndNoteBibliography"/>
        <w:spacing w:after="360"/>
        <w:jc w:val="both"/>
      </w:pPr>
      <w:r w:rsidRPr="00E24409">
        <w:t>Taponen, S., H.-T. Tölli, and P. J. Rajala-Schultz. 2023. Antimicrobial susceptibility of staphylococci from bovine milk samples in routine microbiological mastitis analysis in Finland. Frontiers in Veterinary Science 10.</w:t>
      </w:r>
    </w:p>
    <w:p w14:paraId="6D8B3956" w14:textId="77777777" w:rsidR="006B0990" w:rsidRPr="00E24409" w:rsidRDefault="006B0990" w:rsidP="006B0990">
      <w:pPr>
        <w:pStyle w:val="EndNoteBibliography"/>
        <w:spacing w:after="360"/>
        <w:jc w:val="both"/>
      </w:pPr>
      <w:r w:rsidRPr="00E24409">
        <w:t xml:space="preserve">Tenhagen, B. A., K. Alt, B. Pfefferkorn, L. Wiehle, A. Käsbohrer, and A. Fetsch. 2018. Short communication: Methicillin-resistant </w:t>
      </w:r>
      <w:r w:rsidRPr="00A005D6">
        <w:rPr>
          <w:i/>
        </w:rPr>
        <w:t xml:space="preserve">Staphylococcus </w:t>
      </w:r>
      <w:r w:rsidRPr="00786201">
        <w:rPr>
          <w:i/>
        </w:rPr>
        <w:t>aureus</w:t>
      </w:r>
      <w:r w:rsidRPr="00E24409">
        <w:t xml:space="preserve"> in conventional and organic dairy herds in Germany. J Dairy Sci 101(4):3380-3386.</w:t>
      </w:r>
    </w:p>
    <w:p w14:paraId="112392E7" w14:textId="77777777" w:rsidR="006B0990" w:rsidRPr="00E24409" w:rsidRDefault="006B0990" w:rsidP="006B0990">
      <w:pPr>
        <w:pStyle w:val="EndNoteBibliography"/>
        <w:spacing w:after="360"/>
        <w:jc w:val="both"/>
      </w:pPr>
      <w:r w:rsidRPr="00E24409">
        <w:t>Tenhagen, B. A., G. Köster, J. Wallmann, and W. Heuwieser. 2006. Prevalence of mastitis pathogens and their resistance against antimicrobial agents in dairy cows in Brandenburg, Germany. J Dairy Sci 89(7):2542-2551.</w:t>
      </w:r>
    </w:p>
    <w:p w14:paraId="1CC768BC" w14:textId="77777777" w:rsidR="006B0990" w:rsidRPr="00E24409" w:rsidRDefault="006B0990" w:rsidP="006B0990">
      <w:pPr>
        <w:pStyle w:val="EndNoteBibliography"/>
        <w:spacing w:after="360"/>
        <w:jc w:val="both"/>
      </w:pPr>
      <w:r w:rsidRPr="00E24409">
        <w:t xml:space="preserve">Thakker, M., J. S. Park, V. Carey, and J. C. Lee. 1998. </w:t>
      </w:r>
      <w:r w:rsidRPr="00A005D6">
        <w:rPr>
          <w:i/>
        </w:rPr>
        <w:t xml:space="preserve">Staphylococcus </w:t>
      </w:r>
      <w:r w:rsidRPr="00786201">
        <w:rPr>
          <w:i/>
        </w:rPr>
        <w:t>aureus</w:t>
      </w:r>
      <w:r w:rsidRPr="00E24409">
        <w:t xml:space="preserve"> serotype 5 capsular polysaccharide is antiphagocytic and enhances bacterial virulence in a murine bacteremia model. Infect Immun 66(11):5183-5189.</w:t>
      </w:r>
    </w:p>
    <w:p w14:paraId="2909AC58" w14:textId="77777777" w:rsidR="006B0990" w:rsidRPr="00E24409" w:rsidRDefault="006B0990" w:rsidP="006B0990">
      <w:pPr>
        <w:pStyle w:val="EndNoteBibliography"/>
        <w:spacing w:after="360"/>
        <w:jc w:val="both"/>
      </w:pPr>
      <w:r w:rsidRPr="00E24409">
        <w:t>Thorberg, B. M., M. L. Danielsson-Tham, U. Emanuelson, and K. Persson Waller. 2009. Bovine subclinical mastitis caused by different types of coagulase-negative staphylococci. J. Dairy Sci. 92(10):4962-4970.</w:t>
      </w:r>
    </w:p>
    <w:p w14:paraId="732580B6" w14:textId="77777777" w:rsidR="006B0990" w:rsidRPr="00E24409" w:rsidRDefault="006B0990" w:rsidP="006B0990">
      <w:pPr>
        <w:pStyle w:val="EndNoteBibliography"/>
        <w:spacing w:after="360"/>
        <w:jc w:val="both"/>
      </w:pPr>
      <w:r w:rsidRPr="00E24409">
        <w:t xml:space="preserve">Tikofsky, L. L., J. W. Barlow, C. Santisteban, and Y. H. Schukken. 2003. A comparison of antimicrobial susceptibility patterns for </w:t>
      </w:r>
      <w:r w:rsidRPr="00A005D6">
        <w:rPr>
          <w:i/>
        </w:rPr>
        <w:t xml:space="preserve">Staphylococcus </w:t>
      </w:r>
      <w:r w:rsidRPr="00786201">
        <w:rPr>
          <w:i/>
        </w:rPr>
        <w:t>aureus</w:t>
      </w:r>
      <w:r w:rsidRPr="00E24409">
        <w:t xml:space="preserve"> in organic and conventional dairy herds. Microb Drug Resist 9 Suppl 1:S39-45.</w:t>
      </w:r>
    </w:p>
    <w:p w14:paraId="00C7B0AB" w14:textId="77777777" w:rsidR="006B0990" w:rsidRPr="00E24409" w:rsidRDefault="006B0990" w:rsidP="006B0990">
      <w:pPr>
        <w:pStyle w:val="EndNoteBibliography"/>
        <w:spacing w:after="360"/>
        <w:jc w:val="both"/>
      </w:pPr>
      <w:r w:rsidRPr="00E24409">
        <w:t>Tomazi, T., J. L. Gonçalves, J. R. Barreiro, M. A. Arcari, and M. V. Dos Santos. 2015. Bovine subclinical intramammary infection caused by coagulase-negative staphylococci increases somatic cell count but has no effect on milk yield or composition. J. Dairy Sci. 98(5):3071-3078.</w:t>
      </w:r>
    </w:p>
    <w:p w14:paraId="07D14EFD" w14:textId="77777777" w:rsidR="006B0990" w:rsidRPr="00E24409" w:rsidRDefault="006B0990" w:rsidP="006B0990">
      <w:pPr>
        <w:pStyle w:val="EndNoteBibliography"/>
        <w:spacing w:after="360"/>
        <w:jc w:val="both"/>
      </w:pPr>
      <w:r w:rsidRPr="00E24409">
        <w:t xml:space="preserve">Tong, S. Y., J. S. Davis, E. Eichenberger, T. L. Holland, and V. G. Fowler, Jr. 2015. </w:t>
      </w:r>
      <w:r w:rsidRPr="00A005D6">
        <w:rPr>
          <w:i/>
        </w:rPr>
        <w:t xml:space="preserve">Staphylococcus </w:t>
      </w:r>
      <w:r w:rsidRPr="00786201">
        <w:rPr>
          <w:i/>
        </w:rPr>
        <w:t>aureus</w:t>
      </w:r>
      <w:r w:rsidRPr="00E24409">
        <w:t xml:space="preserve"> infections: epidemiology, pathophysiology, clinical manifestations, and management. Clin Microbiol Rev 28(3):603-661.</w:t>
      </w:r>
    </w:p>
    <w:p w14:paraId="03D0029A" w14:textId="77777777" w:rsidR="006B0990" w:rsidRPr="00E24409" w:rsidRDefault="006B0990" w:rsidP="006B0990">
      <w:pPr>
        <w:pStyle w:val="EndNoteBibliography"/>
        <w:spacing w:after="360"/>
        <w:jc w:val="both"/>
      </w:pPr>
      <w:r w:rsidRPr="00E24409">
        <w:t>Tremblay, Y. D. N., D. Lamarche, P. Chever, D. Haine, S. Messier, and M. Jacques. 2013. Characterization of the ability of coagulase-negative staphylococci isolated from the milk of Canadian farms to form biofilms. J. Dairy Sci. 96(1):234-246.</w:t>
      </w:r>
    </w:p>
    <w:p w14:paraId="5E007FE2" w14:textId="77777777" w:rsidR="006B0990" w:rsidRPr="00E24409" w:rsidRDefault="006B0990" w:rsidP="006B0990">
      <w:pPr>
        <w:pStyle w:val="EndNoteBibliography"/>
        <w:spacing w:after="360"/>
        <w:jc w:val="both"/>
      </w:pPr>
      <w:r w:rsidRPr="00E24409">
        <w:t xml:space="preserve">Tuchscherr, L. P., F. R. Buzzola, L. P. Alvarez, R. L. Caccuri, J. C. Lee, and D. O. Sordelli. 2005. Capsule-negative </w:t>
      </w:r>
      <w:r w:rsidRPr="00A005D6">
        <w:rPr>
          <w:i/>
        </w:rPr>
        <w:t xml:space="preserve">Staphylococcus </w:t>
      </w:r>
      <w:r w:rsidRPr="00786201">
        <w:rPr>
          <w:i/>
        </w:rPr>
        <w:t>aureus</w:t>
      </w:r>
      <w:r w:rsidRPr="00E24409">
        <w:t xml:space="preserve"> induces chronic experimental mastitis in mice. Infect Immun 73(12):7932-7937.</w:t>
      </w:r>
    </w:p>
    <w:p w14:paraId="5436F08E" w14:textId="77777777" w:rsidR="006B0990" w:rsidRPr="00E24409" w:rsidRDefault="006B0990" w:rsidP="006B0990">
      <w:pPr>
        <w:pStyle w:val="EndNoteBibliography"/>
        <w:spacing w:after="360"/>
        <w:jc w:val="both"/>
      </w:pPr>
      <w:r w:rsidRPr="00E24409">
        <w:t>Tucker, C. B., D. Weary, M. Keyserlingk, and K. Beauchemin. 2009. Cow comfort in tie-stalls: Increased depth of shavings or straw bedding increases lying time. J. Dairy Sci. 92:2684-2690.</w:t>
      </w:r>
    </w:p>
    <w:p w14:paraId="5AB76BE0" w14:textId="77777777" w:rsidR="006B0990" w:rsidRPr="00E24409" w:rsidRDefault="006B0990" w:rsidP="006B0990">
      <w:pPr>
        <w:pStyle w:val="EndNoteBibliography"/>
        <w:spacing w:after="360"/>
        <w:jc w:val="both"/>
      </w:pPr>
      <w:r w:rsidRPr="00E24409">
        <w:t>Tucker, C. B. and D. M. Weary. 2004. Bedding on geotextile mattresses: how much is needed to improve cow comfort? J Dairy Sci 87(9):2889-2895.</w:t>
      </w:r>
    </w:p>
    <w:p w14:paraId="49B2469E" w14:textId="77777777" w:rsidR="006B0990" w:rsidRPr="00E24409" w:rsidRDefault="006B0990" w:rsidP="006B0990">
      <w:pPr>
        <w:pStyle w:val="EndNoteBibliography"/>
        <w:spacing w:after="360"/>
        <w:jc w:val="both"/>
      </w:pPr>
      <w:r w:rsidRPr="00E24409">
        <w:t>Unal, N. and O. D. Cinar. 2012. Detection of stapylococcal enterotoxin, methicillin-resistant and Panton-Valentine leukocidin genes in coagulase-negative staphylococci isolated from cows and ewes with subclinical mastitis. Trop Anim Health Prod 44(2):369-375.</w:t>
      </w:r>
    </w:p>
    <w:p w14:paraId="574BF7DC" w14:textId="77777777" w:rsidR="006B0990" w:rsidRPr="00E24409" w:rsidRDefault="006B0990" w:rsidP="006B0990">
      <w:pPr>
        <w:pStyle w:val="EndNoteBibliography"/>
        <w:spacing w:after="360"/>
        <w:jc w:val="both"/>
      </w:pPr>
      <w:r w:rsidRPr="00E24409">
        <w:t xml:space="preserve">USDA-AMS. 2024. Agricultural Marketing Service, Dairy Market News: U.S. Organic Dairy Fluid Overview. Accessed July 19, 2024. </w:t>
      </w:r>
      <w:r w:rsidRPr="00811E28">
        <w:t>https://www.ams.usda.gov/mnreports/ams_1594.pdf</w:t>
      </w:r>
      <w:r w:rsidRPr="00E24409">
        <w:t>.</w:t>
      </w:r>
    </w:p>
    <w:p w14:paraId="1870924F" w14:textId="77777777" w:rsidR="006B0990" w:rsidRPr="00E24409" w:rsidRDefault="006B0990" w:rsidP="006B0990">
      <w:pPr>
        <w:pStyle w:val="EndNoteBibliography"/>
        <w:spacing w:after="360"/>
        <w:jc w:val="both"/>
      </w:pPr>
      <w:r w:rsidRPr="00E24409">
        <w:t xml:space="preserve">USDA-APHIS. 2021. Determining U.S. Milk Quality Using Bulk-Tank Somatic Cell Counts, 2019. Accessed April 2, 2024. </w:t>
      </w:r>
      <w:r w:rsidRPr="00811E28">
        <w:t>https://www.aphis.usda.gov/sites/default/files/btscc_2019infosheet.pdf</w:t>
      </w:r>
      <w:r w:rsidRPr="00E24409">
        <w:t>.</w:t>
      </w:r>
    </w:p>
    <w:p w14:paraId="31A99CF1" w14:textId="77777777" w:rsidR="006B0990" w:rsidRPr="00E24409" w:rsidRDefault="006B0990" w:rsidP="006B0990">
      <w:pPr>
        <w:pStyle w:val="EndNoteBibliography"/>
        <w:spacing w:after="360"/>
        <w:jc w:val="both"/>
      </w:pPr>
      <w:r w:rsidRPr="00E24409">
        <w:t xml:space="preserve">USDA-NRCS (Natural Resources Conservation Service). NRCS Climate-Smart Mitigation Activities. Accessed Dec. 14, 2023. </w:t>
      </w:r>
      <w:r w:rsidRPr="00811E28">
        <w:t>https://www.nrcs.usda.gov/conservation-basics/natural-resource-concerns/climate/climate-smart-mitigation-activities</w:t>
      </w:r>
      <w:r w:rsidRPr="00E24409">
        <w:t>.</w:t>
      </w:r>
    </w:p>
    <w:p w14:paraId="52F6A4E3" w14:textId="77777777" w:rsidR="006B0990" w:rsidRPr="00E24409" w:rsidRDefault="006B0990" w:rsidP="00A27B85">
      <w:pPr>
        <w:pStyle w:val="EndNoteBibliography"/>
        <w:spacing w:after="360"/>
      </w:pPr>
      <w:r w:rsidRPr="00E24409">
        <w:t xml:space="preserve">USDA. 2009. Dairy 2007: Part V: Changes in Dairy Cattle Health and Management Practices in the United States, 1996-2007 Accessed July 14, 2024. </w:t>
      </w:r>
      <w:r w:rsidRPr="00811E28">
        <w:t>https://www.aphis.usda.gov/sites/default/files/dairy07_dr_partv_rev.pdf</w:t>
      </w:r>
      <w:r w:rsidRPr="00E24409">
        <w:t>.</w:t>
      </w:r>
    </w:p>
    <w:p w14:paraId="5B20826A" w14:textId="77777777" w:rsidR="006B0990" w:rsidRPr="00E24409" w:rsidRDefault="006B0990" w:rsidP="00A27B85">
      <w:pPr>
        <w:pStyle w:val="EndNoteBibliography"/>
        <w:spacing w:after="360"/>
      </w:pPr>
      <w:r w:rsidRPr="00E24409">
        <w:t xml:space="preserve">USDA. 2016. Dairy 2014: Milk Quality, Milking Procedures and Mastitis in the United States, 2014. Accessed July 12, 2024. </w:t>
      </w:r>
      <w:r w:rsidRPr="00811E28">
        <w:t>https://www.aphis.usda.gov/sites/default/files/dairy14_dr_mastitis.pdf</w:t>
      </w:r>
      <w:r w:rsidRPr="00E24409">
        <w:t>.</w:t>
      </w:r>
    </w:p>
    <w:p w14:paraId="0937F035" w14:textId="77777777" w:rsidR="006B0990" w:rsidRPr="00E24409" w:rsidRDefault="006B0990" w:rsidP="00A27B85">
      <w:pPr>
        <w:pStyle w:val="EndNoteBibliography"/>
        <w:spacing w:after="360"/>
      </w:pPr>
      <w:r w:rsidRPr="00E24409">
        <w:t xml:space="preserve">USDA. 2022. Certified Organic Survey, 2021 Summary. Accessed Nov. 10, 2023. </w:t>
      </w:r>
      <w:r w:rsidRPr="00811E28">
        <w:t>https://downloads.usda.library.cornell.edu/usda-esmis/files/zg64tk92g/2z10z137s/bn99bh97r/cenorg22.pdf</w:t>
      </w:r>
      <w:r w:rsidRPr="00E24409">
        <w:t>.</w:t>
      </w:r>
    </w:p>
    <w:p w14:paraId="4206D09C" w14:textId="77777777" w:rsidR="006B0990" w:rsidRPr="00E24409" w:rsidRDefault="006B0990" w:rsidP="00A27B85">
      <w:pPr>
        <w:pStyle w:val="EndNoteBibliography"/>
        <w:spacing w:after="360"/>
      </w:pPr>
      <w:r w:rsidRPr="00E24409">
        <w:t xml:space="preserve">USDA. 2024. USDA Organic Regulations. Accessed June 7, 2024. </w:t>
      </w:r>
      <w:r w:rsidRPr="00811E28">
        <w:t>https://www.ecfr.gov/current/title-7/subtitle-B/chapter-I/subchapter-M/part-205?toc=1</w:t>
      </w:r>
      <w:r w:rsidRPr="00E24409">
        <w:t>.</w:t>
      </w:r>
    </w:p>
    <w:p w14:paraId="1A7DC2B9" w14:textId="77777777" w:rsidR="006B0990" w:rsidRPr="00E24409" w:rsidRDefault="006B0990" w:rsidP="006B0990">
      <w:pPr>
        <w:pStyle w:val="EndNoteBibliography"/>
        <w:spacing w:after="360"/>
        <w:jc w:val="both"/>
      </w:pPr>
      <w:r w:rsidRPr="00E24409">
        <w:t>Valckenier, D., S. Piepers, A. De Visscher, R. M. Bruckmaier, and S. De Vliegher. 2019. Effect of intramammary infection with non-</w:t>
      </w:r>
      <w:r w:rsidRPr="00786201">
        <w:rPr>
          <w:i/>
        </w:rPr>
        <w:t>aureus</w:t>
      </w:r>
      <w:r w:rsidRPr="00E24409">
        <w:t xml:space="preserve"> staphylococci in early lactation in dairy heifers on quarter somatic cell count and quarter milk yield during the first 4 months of lactation. J Dairy Sci 102(7):6442-6453.</w:t>
      </w:r>
    </w:p>
    <w:p w14:paraId="65A3E2B6" w14:textId="77777777" w:rsidR="006B0990" w:rsidRPr="00E24409" w:rsidRDefault="006B0990" w:rsidP="006B0990">
      <w:pPr>
        <w:pStyle w:val="EndNoteBibliography"/>
        <w:spacing w:after="360"/>
        <w:jc w:val="both"/>
      </w:pPr>
      <w:r w:rsidRPr="00E24409">
        <w:t>Valckenier, D., S. Piepers, A. De Visscher, and S. De Vliegher. 2020. The effect of intramammary infection in early lactation with non-</w:t>
      </w:r>
      <w:r w:rsidRPr="00786201">
        <w:rPr>
          <w:i/>
        </w:rPr>
        <w:t>aureus</w:t>
      </w:r>
      <w:r w:rsidRPr="00E24409">
        <w:t xml:space="preserve"> staphylococci in general and </w:t>
      </w:r>
      <w:r w:rsidRPr="00A005D6">
        <w:rPr>
          <w:i/>
        </w:rPr>
        <w:t>Staphylococcus chromogenes</w:t>
      </w:r>
      <w:r w:rsidRPr="00E24409">
        <w:t xml:space="preserve"> specifically on quarter milk somatic cell count and quarter milk yield. J Dairy Sci 103(1):768-782.</w:t>
      </w:r>
    </w:p>
    <w:p w14:paraId="5B3D4019" w14:textId="77777777" w:rsidR="006B0990" w:rsidRPr="00E24409" w:rsidRDefault="006B0990" w:rsidP="006B0990">
      <w:pPr>
        <w:pStyle w:val="EndNoteBibliography"/>
        <w:spacing w:after="360"/>
        <w:jc w:val="both"/>
      </w:pPr>
      <w:r w:rsidRPr="00E24409">
        <w:t>Valckenier, D., S. Piepers, Y. H. Schukken, A. De Visscher, F. Boyen, F. Haesebrouck, and S. De Vliegher. 2021. Longitudinal study on the effects of intramammary infection with non-</w:t>
      </w:r>
      <w:r w:rsidRPr="00786201">
        <w:rPr>
          <w:i/>
        </w:rPr>
        <w:t>aureus</w:t>
      </w:r>
      <w:r w:rsidRPr="00E24409">
        <w:t xml:space="preserve"> staphylococci on udder health and milk production in dairy heifers. J Dairy Sci 104(1):899-914.</w:t>
      </w:r>
    </w:p>
    <w:p w14:paraId="57D0F312" w14:textId="77777777" w:rsidR="006B0990" w:rsidRPr="00E24409" w:rsidRDefault="006B0990" w:rsidP="006B0990">
      <w:pPr>
        <w:pStyle w:val="EndNoteBibliography"/>
        <w:spacing w:after="360"/>
        <w:jc w:val="both"/>
      </w:pPr>
      <w:r w:rsidRPr="00E24409">
        <w:t>Valle, P. S., G. Lien, O. Flaten, M. Koesling, and M. Ebbesvik. 2007. Herd health and health management in organic versus conventional dairy herds in Norway. Livestock Science 112(1):123-132.</w:t>
      </w:r>
    </w:p>
    <w:p w14:paraId="0609DA46" w14:textId="77777777" w:rsidR="006B0990" w:rsidRPr="00E24409" w:rsidRDefault="006B0990" w:rsidP="006B0990">
      <w:pPr>
        <w:pStyle w:val="EndNoteBibliography"/>
        <w:spacing w:after="360"/>
        <w:jc w:val="both"/>
      </w:pPr>
      <w:r w:rsidRPr="00E24409">
        <w:t xml:space="preserve">Vanacker, M., N. Lenuzza, and J. P. Rasigade. 2023. The fitness cost of horizontally transferred and mutational antimicrobial resistance in </w:t>
      </w:r>
      <w:r w:rsidRPr="00A005D6">
        <w:rPr>
          <w:i/>
        </w:rPr>
        <w:t>Escherichia coli</w:t>
      </w:r>
      <w:r w:rsidRPr="00E24409">
        <w:t>. Front Microbiol 14:1186920.</w:t>
      </w:r>
    </w:p>
    <w:p w14:paraId="43077603" w14:textId="77777777" w:rsidR="006B0990" w:rsidRPr="00E24409" w:rsidRDefault="006B0990" w:rsidP="006B0990">
      <w:pPr>
        <w:pStyle w:val="EndNoteBibliography"/>
        <w:spacing w:after="360"/>
        <w:jc w:val="both"/>
      </w:pPr>
      <w:r w:rsidRPr="00E24409">
        <w:t>Vanderhaeghen, W., S. Piepers, F. Leroy, E. Van Coillie, F. Haesebrouck, and S. De Vliegher. 2015. Identification, typing, ecology and epidemiology of coagulase negative staphylococci associated with ruminants. Vet J 203(1):44-51.</w:t>
      </w:r>
    </w:p>
    <w:p w14:paraId="10472EFA" w14:textId="77777777" w:rsidR="006B0990" w:rsidRPr="00E24409" w:rsidRDefault="006B0990" w:rsidP="006B0990">
      <w:pPr>
        <w:pStyle w:val="EndNoteBibliography"/>
        <w:spacing w:after="360"/>
        <w:jc w:val="both"/>
      </w:pPr>
      <w:r w:rsidRPr="00E24409">
        <w:t>Verbeke, J., S. Piepers, K. Supré, and S. De Vliegher. 2014. Pathogen-specific incidence rate of clinical mastitis in Flemish dairy herds, severity, and association with herd hygiene. J. Dairy Sci. 97(11):6926-6934.</w:t>
      </w:r>
    </w:p>
    <w:p w14:paraId="15E1F727" w14:textId="77777777" w:rsidR="006B0990" w:rsidRPr="00E24409" w:rsidRDefault="006B0990" w:rsidP="006B0990">
      <w:pPr>
        <w:pStyle w:val="EndNoteBibliography"/>
        <w:spacing w:after="360"/>
        <w:jc w:val="both"/>
      </w:pPr>
      <w:r w:rsidRPr="00E24409">
        <w:t xml:space="preserve">Walk, S. T., J. M. Mladonicky, J. A. Middleton, A. J. Heidt, J. R. Cunningham, P. Bartlett, K. Sato, and T. S. Whittam. 2007. Influence of antibiotic selection on genetic composition of </w:t>
      </w:r>
      <w:r w:rsidRPr="00A005D6">
        <w:rPr>
          <w:i/>
        </w:rPr>
        <w:t>Escherichia coli</w:t>
      </w:r>
      <w:r w:rsidRPr="00E24409">
        <w:t xml:space="preserve"> populations from conventional and organic dairy farms. Appl Environ Microbiol 73(19):5982-5989.</w:t>
      </w:r>
    </w:p>
    <w:p w14:paraId="18D34DD7" w14:textId="77777777" w:rsidR="006B0990" w:rsidRPr="00E24409" w:rsidRDefault="006B0990" w:rsidP="006B0990">
      <w:pPr>
        <w:pStyle w:val="EndNoteBibliography"/>
        <w:spacing w:after="360"/>
        <w:jc w:val="both"/>
      </w:pPr>
      <w:r w:rsidRPr="00E24409">
        <w:t>Walker, B. J., T. Abeel, T. Shea, M. Priest, A. Abouelliel, S. Sakthikumar, C. A. Cuomo, Q. Zeng, J. Wortman, S. K. Young, and A. M. Earl. 2014. Pilon: an integrated tool for comprehensive microbial variant detection and genome assembly improvement. PLoS One 9(11):e112963.</w:t>
      </w:r>
    </w:p>
    <w:p w14:paraId="7D5DED32" w14:textId="77777777" w:rsidR="006B0990" w:rsidRPr="00E24409" w:rsidRDefault="006B0990" w:rsidP="006B0990">
      <w:pPr>
        <w:pStyle w:val="EndNoteBibliography"/>
        <w:spacing w:after="360"/>
        <w:jc w:val="both"/>
      </w:pPr>
      <w:r w:rsidRPr="00E24409">
        <w:t xml:space="preserve">Walther, C. and V. Perreten. 2007. Letter to the Editor: Methicillin-Resistant </w:t>
      </w:r>
      <w:r w:rsidRPr="00A005D6">
        <w:rPr>
          <w:i/>
        </w:rPr>
        <w:t>Staphylococcus</w:t>
      </w:r>
      <w:r w:rsidRPr="00E24409">
        <w:t xml:space="preserve"> </w:t>
      </w:r>
      <w:r w:rsidRPr="006B67B6">
        <w:rPr>
          <w:i/>
          <w:iCs/>
        </w:rPr>
        <w:t>epidermidis</w:t>
      </w:r>
      <w:r w:rsidRPr="00E24409">
        <w:t xml:space="preserve"> in Organic Milk Production. J. Dairy Sci. 90(12):5351.</w:t>
      </w:r>
    </w:p>
    <w:p w14:paraId="17618AEE" w14:textId="77777777" w:rsidR="006B0990" w:rsidRPr="00E24409" w:rsidRDefault="006B0990" w:rsidP="006B0990">
      <w:pPr>
        <w:pStyle w:val="EndNoteBibliography"/>
        <w:spacing w:after="360"/>
        <w:jc w:val="both"/>
      </w:pPr>
      <w:r w:rsidRPr="00E24409">
        <w:t>Wick, R. R., L. M. Judd, C. L. Gorrie, and K. E. Holt. 2017. Unicycler: Resolving bacterial genome assemblies from short and long sequencing reads. PLOS Computational Biology 13(6):e1005595.</w:t>
      </w:r>
    </w:p>
    <w:p w14:paraId="141B985E" w14:textId="77777777" w:rsidR="006B0990" w:rsidRPr="00E24409" w:rsidRDefault="006B0990" w:rsidP="006B0990">
      <w:pPr>
        <w:pStyle w:val="EndNoteBibliography"/>
        <w:spacing w:after="360"/>
        <w:jc w:val="both"/>
      </w:pPr>
      <w:r w:rsidRPr="00E24409">
        <w:t>Wolfe, T., E. Vasseur, T. J. DeVries, and R. Bergeron. 2018. Effects of alternative deep bedding options on dairy cow preference, lying behavior, cleanliness, and teat end contamination. J Dairy Sci 101(1):530-536.</w:t>
      </w:r>
    </w:p>
    <w:p w14:paraId="01B101B4" w14:textId="77777777" w:rsidR="006B0990" w:rsidRPr="00E24409" w:rsidRDefault="006B0990" w:rsidP="006B0990">
      <w:pPr>
        <w:pStyle w:val="EndNoteBibliography"/>
        <w:spacing w:after="360"/>
        <w:jc w:val="both"/>
      </w:pPr>
      <w:r w:rsidRPr="00E24409">
        <w:t xml:space="preserve">Woudstra, S., N. Wente, Y. Zhang, S. Leimbach, M. K. Gussmann, C. Kirkeby, and V. Krömker. 2023. Strain diversity and infection durations of </w:t>
      </w:r>
      <w:r w:rsidRPr="00A005D6">
        <w:rPr>
          <w:i/>
        </w:rPr>
        <w:t>Staphylococcus</w:t>
      </w:r>
      <w:r w:rsidRPr="00E24409">
        <w:t xml:space="preserve"> spp. and Streptococcus spp. causing intramammary infections in dairy cows. J Dairy Sci 106(6):4214-4231.</w:t>
      </w:r>
    </w:p>
    <w:p w14:paraId="7E9B08AA" w14:textId="77777777" w:rsidR="006B0990" w:rsidRPr="00E24409" w:rsidRDefault="006B0990" w:rsidP="006B0990">
      <w:pPr>
        <w:pStyle w:val="EndNoteBibliography"/>
        <w:spacing w:after="360"/>
        <w:jc w:val="both"/>
      </w:pPr>
      <w:r w:rsidRPr="00E24409">
        <w:t>Wuytack, A., A. De Visscher, S. Piepers, F. Boyen, F. Haesebrouck, and S. De Vliegher. 2020a. Distribution of non-</w:t>
      </w:r>
      <w:r w:rsidRPr="00786201">
        <w:rPr>
          <w:i/>
        </w:rPr>
        <w:t>aureus</w:t>
      </w:r>
      <w:r w:rsidRPr="00E24409">
        <w:t xml:space="preserve"> staphylococci from quarter milk, teat apices, and rectal feces of dairy cows, and their virulence potential. J Dairy Sci 103(11):10658-10675.</w:t>
      </w:r>
    </w:p>
    <w:p w14:paraId="1CA85D65" w14:textId="77777777" w:rsidR="006B0990" w:rsidRPr="00E24409" w:rsidRDefault="006B0990" w:rsidP="006B0990">
      <w:pPr>
        <w:pStyle w:val="EndNoteBibliography"/>
        <w:spacing w:after="360"/>
        <w:jc w:val="both"/>
      </w:pPr>
      <w:r w:rsidRPr="00E24409">
        <w:t>Wuytack, A., A. De Visscher, S. Piepers, F. Haesebrouck, and S. De Vliegher. 2020b. Fecal non-</w:t>
      </w:r>
      <w:r w:rsidRPr="00786201">
        <w:rPr>
          <w:i/>
        </w:rPr>
        <w:t>aureus</w:t>
      </w:r>
      <w:r w:rsidRPr="00E24409">
        <w:t xml:space="preserve"> Staphylococci are a potential cause of bovine intramammary infection. Vet Res 51(1):32.</w:t>
      </w:r>
    </w:p>
    <w:p w14:paraId="0213AB03" w14:textId="77777777" w:rsidR="006B0990" w:rsidRPr="00E24409" w:rsidRDefault="006B0990" w:rsidP="006B0990">
      <w:pPr>
        <w:pStyle w:val="EndNoteBibliography"/>
        <w:spacing w:after="360"/>
        <w:jc w:val="both"/>
      </w:pPr>
      <w:r w:rsidRPr="00E24409">
        <w:t>Yan, S. S. and J. M. Gilbert. 2004. Antimicrobial drug delivery in food animals and microbial food safety concerns: an overview of in vitro and in vivo factors potentially affecting the animal gut microflora. Adv Drug Deliv Rev 56(10):1497-1521.</w:t>
      </w:r>
    </w:p>
    <w:p w14:paraId="479431DC" w14:textId="77777777" w:rsidR="006B0990" w:rsidRPr="00E24409" w:rsidRDefault="006B0990" w:rsidP="006B0990">
      <w:pPr>
        <w:pStyle w:val="EndNoteBibliography"/>
        <w:spacing w:after="360"/>
        <w:jc w:val="both"/>
      </w:pPr>
      <w:r w:rsidRPr="00E24409">
        <w:t xml:space="preserve">Zadoks, R., W. Van Leeuwen, H. Barkema, O. Sampimon, H. Verbrugh, Y. H. Schukken, and A. Van Belkum. 2000. Application of Pulsed-Field Gel Electrophoresis and Binary Typing as Tools in Veterinary Clinical Microbiology and Molecular Epidemiologic Analysis of Bovine and Human </w:t>
      </w:r>
      <w:r w:rsidRPr="00A005D6">
        <w:rPr>
          <w:i/>
        </w:rPr>
        <w:t xml:space="preserve">Staphylococcus </w:t>
      </w:r>
      <w:r w:rsidRPr="00786201">
        <w:rPr>
          <w:i/>
        </w:rPr>
        <w:t>aureus</w:t>
      </w:r>
      <w:r>
        <w:t xml:space="preserve"> </w:t>
      </w:r>
      <w:r w:rsidRPr="00E24409">
        <w:t>Isolates. Journal of Clinical Microbiology 38(5):1931-1939.</w:t>
      </w:r>
    </w:p>
    <w:p w14:paraId="1B499F5D" w14:textId="77777777" w:rsidR="006B0990" w:rsidRPr="00E24409" w:rsidRDefault="006B0990" w:rsidP="006B0990">
      <w:pPr>
        <w:pStyle w:val="EndNoteBibliography"/>
        <w:spacing w:after="360"/>
        <w:jc w:val="both"/>
      </w:pPr>
      <w:r w:rsidRPr="00E24409">
        <w:t xml:space="preserve">Zadoks, R. N., H. G. Allore, H. W. Barkema, O. C. Sampimon, G. J. Wellenberg, Y. T. Gröhn, and Y. H. Schukken. 2001. Cow- and Quarter-Level Risk Factors for Streptococcus uberis and </w:t>
      </w:r>
      <w:r w:rsidRPr="00A005D6">
        <w:rPr>
          <w:i/>
        </w:rPr>
        <w:t xml:space="preserve">Staphylococcus </w:t>
      </w:r>
      <w:r w:rsidRPr="00786201">
        <w:rPr>
          <w:i/>
        </w:rPr>
        <w:t>aureus</w:t>
      </w:r>
      <w:r w:rsidRPr="00E24409">
        <w:t xml:space="preserve"> Mastitis. J. Dairy Sci. 84(12):2649-2663.</w:t>
      </w:r>
    </w:p>
    <w:p w14:paraId="7273867A" w14:textId="77777777" w:rsidR="006B0990" w:rsidRPr="00E24409" w:rsidRDefault="006B0990" w:rsidP="006B0990">
      <w:pPr>
        <w:pStyle w:val="EndNoteBibliography"/>
        <w:spacing w:after="360"/>
        <w:jc w:val="both"/>
      </w:pPr>
      <w:r w:rsidRPr="00E24409">
        <w:t xml:space="preserve">Zadoks, R. N., B. E. Gillespie, H. W. Barkema, O. C. Sampimon, S. P. Oliver, and Y. H. Schukken. 2003. Clinical, epidemiological and molecular characteristics of </w:t>
      </w:r>
      <w:r w:rsidRPr="00E752A0">
        <w:rPr>
          <w:i/>
          <w:iCs/>
        </w:rPr>
        <w:t>Streptococcus uberis</w:t>
      </w:r>
      <w:r w:rsidRPr="00E24409">
        <w:t xml:space="preserve"> infections in dairy herds. Epidemiol Infect 130(2):335-349.</w:t>
      </w:r>
    </w:p>
    <w:p w14:paraId="54FAF267" w14:textId="77777777" w:rsidR="006B0990" w:rsidRPr="00E24409" w:rsidRDefault="006B0990" w:rsidP="006B0990">
      <w:pPr>
        <w:pStyle w:val="EndNoteBibliography"/>
        <w:spacing w:after="360"/>
        <w:jc w:val="both"/>
      </w:pPr>
      <w:r w:rsidRPr="00E24409">
        <w:t xml:space="preserve">Zadoks, R. N., L. L. Tikofsky, and K. J. Boor. 2005. Ribotyping of </w:t>
      </w:r>
      <w:r w:rsidRPr="00E752A0">
        <w:rPr>
          <w:i/>
          <w:iCs/>
        </w:rPr>
        <w:t>Streptococcus uberis</w:t>
      </w:r>
      <w:r w:rsidRPr="00E24409">
        <w:t xml:space="preserve"> from a dairy's environment, bovine feces and milk. Veterinary Microbiology 109(3):257-265.</w:t>
      </w:r>
    </w:p>
    <w:p w14:paraId="3A322B77" w14:textId="77777777" w:rsidR="006B0990" w:rsidRPr="00E24409" w:rsidRDefault="006B0990" w:rsidP="006B0990">
      <w:pPr>
        <w:pStyle w:val="EndNoteBibliography"/>
        <w:spacing w:after="360"/>
        <w:jc w:val="both"/>
      </w:pPr>
      <w:r w:rsidRPr="00E24409">
        <w:t>Zdanowicz, M., J. A. Shelford, C. B. Tucker, D. M. Weary, and M. A. G. von Keyserlingk. 2004. Bacterial Populations on Teat Ends of Dairy Cows Housed in Free Stalls and Bedded with Either Sand or Sawdust. J. Dairy Sci. 87(6):1694-1701.</w:t>
      </w:r>
    </w:p>
    <w:p w14:paraId="31BA4A19" w14:textId="77777777" w:rsidR="006B0990" w:rsidRPr="00E24409" w:rsidRDefault="006B0990" w:rsidP="006B0990">
      <w:pPr>
        <w:pStyle w:val="EndNoteBibliography"/>
        <w:jc w:val="both"/>
      </w:pPr>
      <w:r w:rsidRPr="00E24409">
        <w:t>Zwald, A. G., P. L. Ruegg, J. B. Kaneene, L. D. Warnick, S. J. Wells, C. Fossler, and L. W. Halbert. 2004. Management Practices and Reported Antimicrobial Usage on Conventional and Organic Dairy Farms. J. Dairy Sci. 87(1):191-201.</w:t>
      </w:r>
    </w:p>
    <w:p w14:paraId="52AF0C68" w14:textId="77777777" w:rsidR="00E05B77" w:rsidRDefault="00E05B77" w:rsidP="00C3780C">
      <w:pPr>
        <w:pStyle w:val="BodyTextIndent"/>
        <w:ind w:left="187"/>
      </w:pPr>
    </w:p>
    <w:sectPr w:rsidR="00E05B77" w:rsidSect="005C189F">
      <w:pgSz w:w="12240" w:h="15840"/>
      <w:pgMar w:top="1440" w:right="1440" w:bottom="1440" w:left="2160" w:header="720" w:footer="144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3" w:author="Sandra Godden" w:date="2024-08-18T16:12:00Z" w:initials="SG">
    <w:p w14:paraId="69B9BC87" w14:textId="5266DAFB" w:rsidR="00C4006C" w:rsidRDefault="00C4006C">
      <w:pPr>
        <w:pStyle w:val="CommentText"/>
      </w:pPr>
      <w:r>
        <w:rPr>
          <w:rStyle w:val="CommentReference"/>
        </w:rPr>
        <w:annotationRef/>
      </w:r>
      <w:r>
        <w:t>And presumably X # of quarters infected with something other than SaM?   I am assuming ‘healthy’ means NO growth of any kind?</w:t>
      </w:r>
    </w:p>
  </w:comment>
  <w:comment w:id="94" w:author="Sandra Godden" w:date="2024-08-18T16:13:00Z" w:initials="SG">
    <w:p w14:paraId="7A7C431E" w14:textId="0E09159D" w:rsidR="00C4006C" w:rsidRDefault="00C4006C">
      <w:pPr>
        <w:pStyle w:val="CommentText"/>
      </w:pPr>
      <w:r>
        <w:rPr>
          <w:rStyle w:val="CommentReference"/>
        </w:rPr>
        <w:annotationRef/>
      </w:r>
      <w:r>
        <w:t>Please go through entire chapter and italicize all bug names as appropriate</w:t>
      </w:r>
    </w:p>
  </w:comment>
  <w:comment w:id="101" w:author="Sandra Godden" w:date="2024-08-18T16:15:00Z" w:initials="SG">
    <w:p w14:paraId="6432AE37" w14:textId="77777777" w:rsidR="00C4006C" w:rsidRDefault="00C4006C">
      <w:pPr>
        <w:pStyle w:val="CommentText"/>
      </w:pPr>
      <w:r>
        <w:rPr>
          <w:rStyle w:val="CommentReference"/>
        </w:rPr>
        <w:annotationRef/>
      </w:r>
      <w:r>
        <w:t xml:space="preserve">Did you actually measure/prove this?  Or is this extrapolation? </w:t>
      </w:r>
    </w:p>
    <w:p w14:paraId="42707815" w14:textId="77777777" w:rsidR="00C4006C" w:rsidRDefault="00C4006C">
      <w:pPr>
        <w:pStyle w:val="CommentText"/>
      </w:pPr>
    </w:p>
    <w:p w14:paraId="31973BF8" w14:textId="638FC7A4" w:rsidR="00C4006C" w:rsidRDefault="00C4006C">
      <w:pPr>
        <w:pStyle w:val="CommentText"/>
      </w:pPr>
      <w:r>
        <w:t>If not actually ‘proven’, then perhaps consider rewording as something like “…of these intrammary pathogens has the potential to contribute to sizeable increases in bulk tank SCC”</w:t>
      </w:r>
    </w:p>
  </w:comment>
  <w:comment w:id="104" w:author="Sandra Godden" w:date="2024-08-18T16:22:00Z" w:initials="SG">
    <w:p w14:paraId="335CD527" w14:textId="0011B6E7" w:rsidR="00CF0D98" w:rsidRDefault="00CF0D98">
      <w:pPr>
        <w:pStyle w:val="CommentText"/>
      </w:pPr>
      <w:r>
        <w:rPr>
          <w:rStyle w:val="CommentReference"/>
        </w:rPr>
        <w:annotationRef/>
      </w:r>
      <w:r>
        <w:t>What about growth of other (non-SaM) pathogens?  I understand if they aren’t included in this chapter/thesis, but will you describe how many quarters were infected with other stuff?</w:t>
      </w:r>
    </w:p>
  </w:comment>
  <w:comment w:id="105" w:author="Sandra Godden" w:date="2024-08-18T16:25:00Z" w:initials="SG">
    <w:p w14:paraId="782CA271" w14:textId="75B63900" w:rsidR="00CF0D98" w:rsidRDefault="00CF0D98">
      <w:pPr>
        <w:pStyle w:val="CommentText"/>
      </w:pPr>
      <w:r>
        <w:rPr>
          <w:rStyle w:val="CommentReference"/>
        </w:rPr>
        <w:annotationRef/>
      </w:r>
      <w:r>
        <w:t>How many unique models were developed?</w:t>
      </w:r>
    </w:p>
  </w:comment>
  <w:comment w:id="106" w:author="Sandra Godden" w:date="2024-08-18T16:26:00Z" w:initials="SG">
    <w:p w14:paraId="20B6829F" w14:textId="72029066" w:rsidR="00CF0D98" w:rsidRDefault="00CF0D98">
      <w:pPr>
        <w:pStyle w:val="CommentText"/>
      </w:pPr>
      <w:r>
        <w:rPr>
          <w:rStyle w:val="CommentReference"/>
        </w:rPr>
        <w:annotationRef/>
      </w:r>
      <w:r>
        <w:t>I would expect parity to be hugely important in this model.  Was it tested?  Did it fall out?</w:t>
      </w:r>
    </w:p>
  </w:comment>
  <w:comment w:id="108" w:author="Sandra Godden" w:date="2024-08-18T16:28:00Z" w:initials="SG">
    <w:p w14:paraId="595EB21C" w14:textId="76CD9193" w:rsidR="00CF0D98" w:rsidRDefault="00CF0D98">
      <w:pPr>
        <w:pStyle w:val="CommentText"/>
      </w:pPr>
      <w:r>
        <w:t>If known, t</w:t>
      </w:r>
      <w:r>
        <w:rPr>
          <w:rStyle w:val="CommentReference"/>
        </w:rPr>
        <w:annotationRef/>
      </w:r>
      <w:r>
        <w:t>his might be a good place to report “X quarters had infection with other (non-SaM) IMI, but are not described in this study/manuscript).</w:t>
      </w:r>
    </w:p>
  </w:comment>
  <w:comment w:id="109" w:author="Sandra Godden" w:date="2024-08-18T16:31:00Z" w:initials="SG">
    <w:p w14:paraId="3D8EC8E9" w14:textId="29FAD7EF" w:rsidR="00DC2F6C" w:rsidRDefault="00DC2F6C">
      <w:pPr>
        <w:pStyle w:val="CommentText"/>
      </w:pPr>
      <w:r>
        <w:rPr>
          <w:rStyle w:val="CommentReference"/>
        </w:rPr>
        <w:annotationRef/>
      </w:r>
      <w:r>
        <w:t xml:space="preserve">You did not previously mention ‘parity’ in your model statement (I don’t think).  Please go back and add it in in your M&amp;M.  </w:t>
      </w:r>
    </w:p>
  </w:comment>
  <w:comment w:id="113" w:author="Sandra Godden" w:date="2024-08-18T16:39:00Z" w:initials="SG">
    <w:p w14:paraId="4D1BED5B" w14:textId="5C3CF55D" w:rsidR="00DC2F6C" w:rsidRDefault="00DC2F6C">
      <w:pPr>
        <w:pStyle w:val="CommentText"/>
      </w:pPr>
      <w:r>
        <w:rPr>
          <w:rStyle w:val="CommentReference"/>
        </w:rPr>
        <w:annotationRef/>
      </w:r>
      <w:r>
        <w:t>You didn’t study this question as relates to BT SCC.  Hence, this is conjecture.</w:t>
      </w:r>
    </w:p>
  </w:comment>
  <w:comment w:id="124" w:author="Sandra Godden" w:date="2024-08-18T16:41:00Z" w:initials="SG">
    <w:p w14:paraId="72A7A407" w14:textId="29476FBA" w:rsidR="004A1C21" w:rsidRDefault="004A1C21">
      <w:pPr>
        <w:pStyle w:val="CommentText"/>
      </w:pPr>
      <w:r>
        <w:rPr>
          <w:rStyle w:val="CommentReference"/>
        </w:rPr>
        <w:annotationRef/>
      </w:r>
      <w:r>
        <w:t>For the S. equorum box, it looks like you are missing the upper range bar???  Or is it = 0?  In figure 3.3, the image suggests the upper limit of range should be above 0 for this bug.</w:t>
      </w:r>
    </w:p>
  </w:comment>
  <w:comment w:id="156" w:author="Sandra Godden" w:date="2024-08-18T16:45:00Z" w:initials="SG">
    <w:p w14:paraId="03760C94" w14:textId="077EF267" w:rsidR="00560BA7" w:rsidRDefault="00560BA7">
      <w:pPr>
        <w:pStyle w:val="CommentText"/>
      </w:pPr>
      <w:r>
        <w:rPr>
          <w:rStyle w:val="CommentReference"/>
        </w:rPr>
        <w:annotationRef/>
      </w:r>
      <w:r>
        <w:t>Italicize bug names throughout the chapter</w:t>
      </w:r>
    </w:p>
  </w:comment>
  <w:comment w:id="161" w:author="Deborah Neher" w:date="2024-08-25T16:35:00Z" w:initials="DN">
    <w:p w14:paraId="3CC5F93F" w14:textId="77777777" w:rsidR="006B7E22" w:rsidRDefault="006B7E22" w:rsidP="006B7E22">
      <w:pPr>
        <w:pStyle w:val="CommentText"/>
      </w:pPr>
      <w:r>
        <w:rPr>
          <w:rStyle w:val="CommentReference"/>
        </w:rPr>
        <w:annotationRef/>
      </w:r>
      <w:r>
        <w:t xml:space="preserve">Wow, I’ve never seen these 3 thrown into a single section together. </w:t>
      </w:r>
    </w:p>
  </w:comment>
  <w:comment w:id="162" w:author="Deborah Neher" w:date="2024-08-25T16:23:00Z" w:initials="DN">
    <w:p w14:paraId="52E73926" w14:textId="5635B8E9" w:rsidR="00454053" w:rsidRDefault="00454053" w:rsidP="00454053">
      <w:pPr>
        <w:pStyle w:val="CommentText"/>
      </w:pPr>
      <w:r>
        <w:rPr>
          <w:rStyle w:val="CommentReference"/>
        </w:rPr>
        <w:annotationRef/>
      </w:r>
      <w:r>
        <w:t>Per what unit?  Per farm or per animal?</w:t>
      </w:r>
    </w:p>
  </w:comment>
  <w:comment w:id="167" w:author="Deborah Neher" w:date="2024-08-25T16:33:00Z" w:initials="DN">
    <w:p w14:paraId="3EA36559" w14:textId="77777777" w:rsidR="000206F8" w:rsidRDefault="000206F8" w:rsidP="000206F8">
      <w:pPr>
        <w:pStyle w:val="CommentText"/>
      </w:pPr>
      <w:r>
        <w:rPr>
          <w:rStyle w:val="CommentReference"/>
        </w:rPr>
        <w:annotationRef/>
      </w:r>
      <w:r>
        <w:t xml:space="preserve">I think it would be helpful to add a few sentences at to why farmers have gone the route of BP with some farmers reporting anecdotal evidence that mastitis severity is less on BP …. Our earlier research showed they supported biocontrol agents, such as mites and pseudoscorpions that feed on fly larvae (that transmit the pathogen to the udder). </w:t>
      </w:r>
    </w:p>
  </w:comment>
  <w:comment w:id="173" w:author="Sandra Godden" w:date="2024-08-18T16:48:00Z" w:initials="SG">
    <w:p w14:paraId="65E78754" w14:textId="23AB7E4B" w:rsidR="00560BA7" w:rsidRDefault="00560BA7">
      <w:pPr>
        <w:pStyle w:val="CommentText"/>
      </w:pPr>
      <w:r>
        <w:rPr>
          <w:rStyle w:val="CommentReference"/>
        </w:rPr>
        <w:annotationRef/>
      </w:r>
      <w:r>
        <w:t>Do you have a hypothesis you’d like to state here?</w:t>
      </w:r>
    </w:p>
  </w:comment>
  <w:comment w:id="174" w:author="Sandra Godden" w:date="2024-08-18T16:48:00Z" w:initials="SG">
    <w:p w14:paraId="0D7AA01F" w14:textId="08FF96FE" w:rsidR="00560BA7" w:rsidRDefault="00560BA7">
      <w:pPr>
        <w:pStyle w:val="CommentText"/>
      </w:pPr>
      <w:r>
        <w:rPr>
          <w:rStyle w:val="CommentReference"/>
        </w:rPr>
        <w:annotationRef/>
      </w:r>
      <w:r>
        <w:t>Was there any attempt to match TS and BP herds?  E.g. on size, breed, year, season?</w:t>
      </w:r>
    </w:p>
  </w:comment>
  <w:comment w:id="179" w:author="John Barlow" w:date="2024-08-23T15:12:00Z" w:initials="JB">
    <w:p w14:paraId="66497F33" w14:textId="77777777" w:rsidR="0035324C" w:rsidRDefault="0035324C" w:rsidP="0035324C">
      <w:pPr>
        <w:pStyle w:val="CommentText"/>
      </w:pPr>
      <w:r>
        <w:rPr>
          <w:rStyle w:val="CommentReference"/>
        </w:rPr>
        <w:annotationRef/>
      </w:r>
      <w:r>
        <w:t>What does this mean? What is included among quarter-day observations?</w:t>
      </w:r>
    </w:p>
  </w:comment>
  <w:comment w:id="186" w:author="John Barlow" w:date="2024-08-23T15:18:00Z" w:initials="JB">
    <w:p w14:paraId="4F4F0014" w14:textId="77777777" w:rsidR="00A81480" w:rsidRDefault="00A81480" w:rsidP="00A81480">
      <w:pPr>
        <w:pStyle w:val="CommentText"/>
      </w:pPr>
      <w:r>
        <w:rPr>
          <w:rStyle w:val="CommentReference"/>
        </w:rPr>
        <w:annotationRef/>
      </w:r>
      <w:r>
        <w:t>Redundant with prior paragraph?</w:t>
      </w:r>
    </w:p>
  </w:comment>
  <w:comment w:id="189" w:author="Sandra Godden" w:date="2024-08-18T17:01:00Z" w:initials="SG">
    <w:p w14:paraId="17AF0254" w14:textId="251B72A9" w:rsidR="00937271" w:rsidRDefault="00937271">
      <w:pPr>
        <w:pStyle w:val="CommentText"/>
      </w:pPr>
      <w:r>
        <w:rPr>
          <w:rStyle w:val="CommentReference"/>
        </w:rPr>
        <w:annotationRef/>
      </w:r>
      <w:r>
        <w:t xml:space="preserve">I don’t see any M&amp;M describing an analysis comparing prevalence between TS and BP herds.  Wasn’t this your main objective?  Did you test these differences statistically?  If so, describe the model here. </w:t>
      </w:r>
    </w:p>
    <w:p w14:paraId="2B23257A" w14:textId="44290C4E" w:rsidR="00937271" w:rsidRDefault="00937271">
      <w:pPr>
        <w:pStyle w:val="CommentText"/>
      </w:pPr>
      <w:r>
        <w:br/>
        <w:t>Or did you just ‘describe’ these differences?  If so,…you still need to mention here that results were stratified to describe separately for TS and BP herds.</w:t>
      </w:r>
    </w:p>
  </w:comment>
  <w:comment w:id="190" w:author="Sandra Godden" w:date="2024-08-18T16:50:00Z" w:initials="SG">
    <w:p w14:paraId="26787F34" w14:textId="67F15E87" w:rsidR="001A6E0A" w:rsidRDefault="001A6E0A">
      <w:pPr>
        <w:pStyle w:val="CommentText"/>
      </w:pPr>
      <w:r>
        <w:rPr>
          <w:rStyle w:val="CommentReference"/>
        </w:rPr>
        <w:annotationRef/>
      </w:r>
      <w:r>
        <w:t xml:space="preserve">I’m not clear on how this was calculated.  Did you calculate the prevalence within each herd, and then take the average of that to report as the average prevalence for the 5 herds (e.g. the 5 TS herds)?  Or did you calculate the prevalence across all measures taken across the 5 herds?  The reason I ask is that if you did the calculation using the former vs the latter technique, you could end up with a different result (due to different herds being different sizes and perhaps larger herds contributing more/weighting your result than smaller herds).   </w:t>
      </w:r>
    </w:p>
  </w:comment>
  <w:comment w:id="191" w:author="John Barlow" w:date="2024-08-23T15:20:00Z" w:initials="JB">
    <w:p w14:paraId="0C05EC23" w14:textId="77777777" w:rsidR="00D57F6E" w:rsidRDefault="00D57F6E" w:rsidP="00D57F6E">
      <w:pPr>
        <w:pStyle w:val="CommentText"/>
      </w:pPr>
      <w:r>
        <w:rPr>
          <w:rStyle w:val="CommentReference"/>
        </w:rPr>
        <w:annotationRef/>
      </w:r>
      <w:r>
        <w:t>Exactly - model comparing groups of herds with herd and cow effects</w:t>
      </w:r>
    </w:p>
  </w:comment>
  <w:comment w:id="193" w:author="John Barlow" w:date="2024-08-23T15:23:00Z" w:initials="JB">
    <w:p w14:paraId="31A1BE78" w14:textId="77777777" w:rsidR="004F28DD" w:rsidRDefault="004F28DD" w:rsidP="004F28DD">
      <w:pPr>
        <w:pStyle w:val="CommentText"/>
      </w:pPr>
      <w:r>
        <w:rPr>
          <w:rStyle w:val="CommentReference"/>
        </w:rPr>
        <w:annotationRef/>
      </w:r>
      <w:r>
        <w:t xml:space="preserve">Better references for this style - see our prior papers - we had trouble with reviewers on bedded pack definitions - needs attention </w:t>
      </w:r>
    </w:p>
  </w:comment>
  <w:comment w:id="194" w:author="John Barlow" w:date="2024-08-23T15:24:00Z" w:initials="JB">
    <w:p w14:paraId="430904C1" w14:textId="77777777" w:rsidR="00D44DBC" w:rsidRDefault="00D44DBC" w:rsidP="00D44DBC">
      <w:pPr>
        <w:pStyle w:val="CommentText"/>
      </w:pPr>
      <w:r>
        <w:rPr>
          <w:rStyle w:val="CommentReference"/>
        </w:rPr>
        <w:annotationRef/>
      </w:r>
      <w:r>
        <w:t>Were… were</w:t>
      </w:r>
    </w:p>
  </w:comment>
  <w:comment w:id="197" w:author="Sandra Godden" w:date="2024-08-18T16:55:00Z" w:initials="SG">
    <w:p w14:paraId="1EDB8C35" w14:textId="6B9E964E" w:rsidR="001A6E0A" w:rsidRDefault="001A6E0A">
      <w:pPr>
        <w:pStyle w:val="CommentText"/>
      </w:pPr>
      <w:r>
        <w:rPr>
          <w:rStyle w:val="CommentReference"/>
        </w:rPr>
        <w:annotationRef/>
      </w:r>
      <w:r>
        <w:t>534/1536 = 34.8% contamination rate.  Is this correct?  If so, this is pretty high, and may be of concern to reviewers.  Maybe you’ll discuss this later in the manuscript?</w:t>
      </w:r>
    </w:p>
  </w:comment>
  <w:comment w:id="201" w:author="Sandra Godden" w:date="2024-08-18T17:03:00Z" w:initials="SG">
    <w:p w14:paraId="04146C81" w14:textId="4C933424" w:rsidR="00937271" w:rsidRDefault="00937271">
      <w:pPr>
        <w:pStyle w:val="CommentText"/>
      </w:pPr>
      <w:r>
        <w:rPr>
          <w:rStyle w:val="CommentReference"/>
        </w:rPr>
        <w:annotationRef/>
      </w:r>
      <w:r>
        <w:t>I don’t see any results comparing TS versus BP herds?  Wasn’t that your main objective?</w:t>
      </w:r>
    </w:p>
  </w:comment>
  <w:comment w:id="211" w:author="Sandra Godden" w:date="2024-08-18T16:58:00Z" w:initials="SG">
    <w:p w14:paraId="5DCFA67E" w14:textId="60210E2E" w:rsidR="001A6E0A" w:rsidRDefault="001A6E0A">
      <w:pPr>
        <w:pStyle w:val="CommentText"/>
      </w:pPr>
      <w:r>
        <w:rPr>
          <w:rStyle w:val="CommentReference"/>
        </w:rPr>
        <w:annotationRef/>
      </w:r>
      <w:r>
        <w:t>For all bugs?  Or just NASM?  Please specify.</w:t>
      </w:r>
    </w:p>
  </w:comment>
  <w:comment w:id="212" w:author="Sandra Godden" w:date="2024-08-18T16:58:00Z" w:initials="SG">
    <w:p w14:paraId="57B4F95F" w14:textId="02F096E1" w:rsidR="001A6E0A" w:rsidRDefault="001A6E0A">
      <w:pPr>
        <w:pStyle w:val="CommentText"/>
      </w:pPr>
      <w:r>
        <w:rPr>
          <w:rStyle w:val="CommentReference"/>
        </w:rPr>
        <w:annotationRef/>
      </w:r>
      <w:r>
        <w:t>Higher?  It depends on which bug category you are describing – not clear.</w:t>
      </w:r>
    </w:p>
    <w:p w14:paraId="68A55E81" w14:textId="77777777" w:rsidR="001A6E0A" w:rsidRDefault="001A6E0A">
      <w:pPr>
        <w:pStyle w:val="CommentText"/>
      </w:pPr>
    </w:p>
    <w:p w14:paraId="7A941A8D" w14:textId="24443B58" w:rsidR="001A6E0A" w:rsidRDefault="001A6E0A">
      <w:pPr>
        <w:pStyle w:val="CommentText"/>
      </w:pPr>
    </w:p>
  </w:comment>
  <w:comment w:id="213" w:author="John Barlow" w:date="2024-08-23T15:39:00Z" w:initials="JB">
    <w:p w14:paraId="0BB0F70E" w14:textId="77777777" w:rsidR="00AD775E" w:rsidRDefault="00AD775E" w:rsidP="00AD775E">
      <w:pPr>
        <w:pStyle w:val="CommentText"/>
      </w:pPr>
      <w:r>
        <w:rPr>
          <w:rStyle w:val="CommentReference"/>
        </w:rPr>
        <w:annotationRef/>
      </w:r>
      <w:r>
        <w:t>This seems to conflict?</w:t>
      </w:r>
    </w:p>
  </w:comment>
  <w:comment w:id="217" w:author="John Barlow" w:date="2024-08-23T15:43:00Z" w:initials="JB">
    <w:p w14:paraId="713CC691" w14:textId="77777777" w:rsidR="006B53D2" w:rsidRDefault="006B53D2" w:rsidP="006B53D2">
      <w:pPr>
        <w:pStyle w:val="CommentText"/>
      </w:pPr>
      <w:r>
        <w:rPr>
          <w:rStyle w:val="CommentReference"/>
        </w:rPr>
        <w:annotationRef/>
      </w:r>
      <w:r>
        <w:t>No scc data reported in this chapter</w:t>
      </w:r>
    </w:p>
  </w:comment>
  <w:comment w:id="223" w:author="Sandra Godden" w:date="2024-08-18T17:05:00Z" w:initials="SG">
    <w:p w14:paraId="0FB71E94" w14:textId="44E3CEA2" w:rsidR="00937271" w:rsidRDefault="00937271">
      <w:pPr>
        <w:pStyle w:val="CommentText"/>
      </w:pPr>
      <w:r>
        <w:rPr>
          <w:rStyle w:val="CommentReference"/>
        </w:rPr>
        <w:annotationRef/>
      </w:r>
      <w:r>
        <w:t>This table is really hard to read.  Confusing.</w:t>
      </w:r>
      <w:r w:rsidR="00DA0677">
        <w:t xml:space="preserve">  Is there any way to reformat it so that people can follow it more easily?</w:t>
      </w:r>
    </w:p>
  </w:comment>
  <w:comment w:id="221" w:author="John Barlow" w:date="2024-08-23T15:44:00Z" w:initials="JB">
    <w:p w14:paraId="2ACF9C1A" w14:textId="77777777" w:rsidR="00A61C70" w:rsidRDefault="00A61C70" w:rsidP="00A61C70">
      <w:pPr>
        <w:pStyle w:val="CommentText"/>
      </w:pPr>
      <w:r>
        <w:rPr>
          <w:rStyle w:val="CommentReference"/>
        </w:rPr>
        <w:annotationRef/>
      </w:r>
      <w:r>
        <w:t>agreed</w:t>
      </w:r>
    </w:p>
  </w:comment>
  <w:comment w:id="222" w:author="Deborah Neher" w:date="2024-08-25T16:46:00Z" w:initials="DN">
    <w:p w14:paraId="05C5A48A" w14:textId="77777777" w:rsidR="002C1B93" w:rsidRDefault="002C1B93" w:rsidP="002C1B93">
      <w:pPr>
        <w:pStyle w:val="CommentText"/>
      </w:pPr>
      <w:r>
        <w:rPr>
          <w:rStyle w:val="CommentReference"/>
        </w:rPr>
        <w:annotationRef/>
      </w:r>
      <w:r>
        <w:t>Is it really necessary to present each farm? Why not summary statistics for all the farms within a categories to see if any generalizations can be made?  If the number of visits per farm vary, there are methods to weight to make sure each farm is represented equally within the overall stats.</w:t>
      </w:r>
    </w:p>
  </w:comment>
  <w:comment w:id="225" w:author="Deborah Neher" w:date="2024-08-25T16:47:00Z" w:initials="DN">
    <w:p w14:paraId="7C233E61" w14:textId="77777777" w:rsidR="002C6B05" w:rsidRDefault="002C6B05" w:rsidP="002C6B05">
      <w:pPr>
        <w:pStyle w:val="CommentText"/>
      </w:pPr>
      <w:r>
        <w:rPr>
          <w:rStyle w:val="CommentReference"/>
        </w:rPr>
        <w:annotationRef/>
      </w:r>
      <w:r>
        <w:t>Most dissertations at UVM have an overall summary at the very beginning of the dissertation. This is the dissertation abstract that gets placed into the database that people search for.</w:t>
      </w:r>
    </w:p>
  </w:comment>
  <w:comment w:id="228" w:author="Sandra Godden" w:date="2024-08-18T17:31:00Z" w:initials="SG">
    <w:p w14:paraId="1A8CCF8B" w14:textId="6684B3F2" w:rsidR="00F20193" w:rsidRDefault="00F20193">
      <w:pPr>
        <w:pStyle w:val="CommentText"/>
      </w:pPr>
      <w:r>
        <w:rPr>
          <w:rStyle w:val="CommentReference"/>
        </w:rPr>
        <w:annotationRef/>
      </w:r>
      <w:r>
        <w:t>I see no mention of chapter 2 in the first section (6.1) of this summary</w:t>
      </w:r>
      <w:r w:rsidR="004C2920">
        <w:t>. See next comment below.</w:t>
      </w:r>
    </w:p>
  </w:comment>
  <w:comment w:id="229" w:author="Deborah Neher" w:date="2024-08-25T16:50:00Z" w:initials="DN">
    <w:p w14:paraId="276906F6" w14:textId="77777777" w:rsidR="008302BB" w:rsidRDefault="008302BB" w:rsidP="008302BB">
      <w:pPr>
        <w:pStyle w:val="CommentText"/>
      </w:pPr>
      <w:r>
        <w:rPr>
          <w:rStyle w:val="CommentReference"/>
        </w:rPr>
        <w:annotationRef/>
      </w:r>
      <w:r>
        <w:t>I agree.</w:t>
      </w:r>
    </w:p>
  </w:comment>
  <w:comment w:id="230" w:author="Sandra Godden" w:date="2024-08-18T17:38:00Z" w:initials="SG">
    <w:p w14:paraId="3F2E25CB" w14:textId="63A2815E" w:rsidR="004C2920" w:rsidRDefault="004C2920">
      <w:pPr>
        <w:pStyle w:val="CommentText"/>
      </w:pPr>
      <w:r>
        <w:rPr>
          <w:rStyle w:val="CommentReference"/>
        </w:rPr>
        <w:annotationRef/>
      </w:r>
      <w:r>
        <w:t>Wasn’t chapt 1 the lit review?  Do you mean this to say ‘chapt 2’?</w:t>
      </w:r>
    </w:p>
  </w:comment>
  <w:comment w:id="233" w:author="John Barlow" w:date="2024-08-23T15:46:00Z" w:initials="JB">
    <w:p w14:paraId="0C2475EB" w14:textId="77777777" w:rsidR="003A27B0" w:rsidRDefault="003A27B0" w:rsidP="003A27B0">
      <w:pPr>
        <w:pStyle w:val="CommentText"/>
      </w:pPr>
      <w:r>
        <w:rPr>
          <w:rStyle w:val="CommentReference"/>
        </w:rPr>
        <w:annotationRef/>
      </w:r>
      <w:r>
        <w:t>IMI or mastitis?</w:t>
      </w:r>
    </w:p>
  </w:comment>
  <w:comment w:id="243" w:author="John Barlow" w:date="2024-08-23T15:50:00Z" w:initials="JB">
    <w:p w14:paraId="43CB4F52" w14:textId="77777777" w:rsidR="00EF5C18" w:rsidRDefault="00EF5C18" w:rsidP="00EF5C18">
      <w:pPr>
        <w:pStyle w:val="CommentText"/>
      </w:pPr>
      <w:r>
        <w:rPr>
          <w:rStyle w:val="CommentReference"/>
        </w:rPr>
        <w:annotationRef/>
      </w:r>
      <w:r>
        <w:t>What %?</w:t>
      </w:r>
    </w:p>
  </w:comment>
  <w:comment w:id="247" w:author="Sandra Godden" w:date="2024-08-18T17:36:00Z" w:initials="SG">
    <w:p w14:paraId="5291C1A4" w14:textId="1E9033D9" w:rsidR="00F20193" w:rsidRDefault="00F20193">
      <w:pPr>
        <w:pStyle w:val="CommentText"/>
      </w:pPr>
      <w:r>
        <w:rPr>
          <w:rStyle w:val="CommentReference"/>
        </w:rPr>
        <w:annotationRef/>
      </w:r>
      <w:r>
        <w:t>New results should not be shown in this summary chapter.  This should have been included in Chapt. 4</w:t>
      </w:r>
    </w:p>
  </w:comment>
  <w:comment w:id="249" w:author="John Barlow" w:date="2024-08-23T15:54:00Z" w:initials="JB">
    <w:p w14:paraId="02B84155" w14:textId="77777777" w:rsidR="00064ACD" w:rsidRDefault="00064ACD" w:rsidP="00064ACD">
      <w:pPr>
        <w:pStyle w:val="CommentText"/>
      </w:pPr>
      <w:r>
        <w:rPr>
          <w:rStyle w:val="CommentReference"/>
        </w:rPr>
        <w:annotationRef/>
      </w:r>
      <w:r>
        <w:t xml:space="preserve">Revise for better sentence structure </w:t>
      </w:r>
    </w:p>
  </w:comment>
  <w:comment w:id="250" w:author="Deborah Neher" w:date="2024-08-25T16:51:00Z" w:initials="DN">
    <w:p w14:paraId="42A07C57" w14:textId="77777777" w:rsidR="00E02B2E" w:rsidRDefault="00E02B2E" w:rsidP="00E02B2E">
      <w:pPr>
        <w:pStyle w:val="CommentText"/>
      </w:pPr>
      <w:r>
        <w:rPr>
          <w:rStyle w:val="CommentReference"/>
        </w:rPr>
        <w:annotationRef/>
      </w:r>
      <w:r>
        <w:t>How many is ‘large’ ?</w:t>
      </w:r>
    </w:p>
  </w:comment>
  <w:comment w:id="258" w:author="John Barlow" w:date="2024-08-23T16:05:00Z" w:initials="JB">
    <w:p w14:paraId="6CCC0EBF" w14:textId="6A12E25B" w:rsidR="00F23F78" w:rsidRDefault="00F23F78" w:rsidP="00F23F78">
      <w:pPr>
        <w:pStyle w:val="CommentText"/>
      </w:pPr>
      <w:r>
        <w:rPr>
          <w:rStyle w:val="CommentReference"/>
        </w:rPr>
        <w:annotationRef/>
      </w:r>
      <w:r>
        <w:t>All blaZ positive and phenotypic resistant, but found in different context?</w:t>
      </w:r>
    </w:p>
  </w:comment>
  <w:comment w:id="262" w:author="John Barlow" w:date="2024-08-23T16:08:00Z" w:initials="JB">
    <w:p w14:paraId="7650D49B" w14:textId="77777777" w:rsidR="00D13625" w:rsidRDefault="00D13625" w:rsidP="00D13625">
      <w:pPr>
        <w:pStyle w:val="CommentText"/>
      </w:pPr>
      <w:r>
        <w:rPr>
          <w:rStyle w:val="CommentReference"/>
        </w:rPr>
        <w:annotationRef/>
      </w:r>
      <w:r>
        <w:t>What is the evidence for this?</w:t>
      </w:r>
    </w:p>
  </w:comment>
  <w:comment w:id="263" w:author="John Barlow" w:date="2024-08-23T16:10:00Z" w:initials="JB">
    <w:p w14:paraId="41A2FECA" w14:textId="77777777" w:rsidR="000562D1" w:rsidRDefault="000562D1" w:rsidP="000562D1">
      <w:pPr>
        <w:pStyle w:val="CommentText"/>
      </w:pPr>
      <w:r>
        <w:rPr>
          <w:rStyle w:val="CommentReference"/>
        </w:rPr>
        <w:annotationRef/>
      </w:r>
      <w:r>
        <w:t>Any of the same farms in the two VT studies?</w:t>
      </w:r>
    </w:p>
  </w:comment>
  <w:comment w:id="265" w:author="John Barlow" w:date="2024-08-23T16:14:00Z" w:initials="JB">
    <w:p w14:paraId="4D132073" w14:textId="77777777" w:rsidR="008670BF" w:rsidRDefault="008670BF" w:rsidP="008670BF">
      <w:pPr>
        <w:pStyle w:val="CommentText"/>
      </w:pPr>
      <w:r>
        <w:rPr>
          <w:rStyle w:val="CommentReference"/>
        </w:rPr>
        <w:annotationRef/>
      </w:r>
      <w:r>
        <w:t>revise</w:t>
      </w:r>
    </w:p>
  </w:comment>
  <w:comment w:id="266" w:author="John Barlow" w:date="2024-08-23T16:16:00Z" w:initials="JB">
    <w:p w14:paraId="30489913" w14:textId="77777777" w:rsidR="00AF2BC3" w:rsidRDefault="00AF2BC3" w:rsidP="00AF2BC3">
      <w:pPr>
        <w:pStyle w:val="CommentText"/>
      </w:pPr>
      <w:r>
        <w:rPr>
          <w:rStyle w:val="CommentReference"/>
        </w:rPr>
        <w:annotationRef/>
      </w:r>
      <w:r>
        <w:t>It was?</w:t>
      </w:r>
    </w:p>
  </w:comment>
  <w:comment w:id="274" w:author="John Barlow" w:date="2024-08-23T16:26:00Z" w:initials="JB">
    <w:p w14:paraId="3B0FA2A4" w14:textId="77777777" w:rsidR="001E66C5" w:rsidRDefault="001E66C5" w:rsidP="001E66C5">
      <w:pPr>
        <w:pStyle w:val="CommentText"/>
      </w:pPr>
      <w:r>
        <w:rPr>
          <w:rStyle w:val="CommentReference"/>
        </w:rPr>
        <w:annotationRef/>
      </w:r>
      <w:r>
        <w:t>Was this well described in that chapter?</w:t>
      </w:r>
    </w:p>
  </w:comment>
  <w:comment w:id="277" w:author="Sandra Godden" w:date="2024-08-18T17:34:00Z" w:initials="SG">
    <w:p w14:paraId="1AA6FE8C" w14:textId="49C6FD1E" w:rsidR="00F20193" w:rsidRDefault="00F20193">
      <w:pPr>
        <w:pStyle w:val="CommentText"/>
      </w:pPr>
      <w:r>
        <w:rPr>
          <w:rStyle w:val="CommentReference"/>
        </w:rPr>
        <w:annotationRef/>
      </w:r>
      <w:r>
        <w:t>We don’t expect new data to be presented in a summary chapter.  If important, this should have gone in chapt 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9B9BC87" w15:done="0"/>
  <w15:commentEx w15:paraId="7A7C431E" w15:done="0"/>
  <w15:commentEx w15:paraId="31973BF8" w15:done="0"/>
  <w15:commentEx w15:paraId="335CD527" w15:done="0"/>
  <w15:commentEx w15:paraId="782CA271" w15:done="0"/>
  <w15:commentEx w15:paraId="20B6829F" w15:done="0"/>
  <w15:commentEx w15:paraId="595EB21C" w15:done="0"/>
  <w15:commentEx w15:paraId="3D8EC8E9" w15:done="0"/>
  <w15:commentEx w15:paraId="4D1BED5B" w15:done="0"/>
  <w15:commentEx w15:paraId="72A7A407" w15:done="0"/>
  <w15:commentEx w15:paraId="03760C94" w15:done="0"/>
  <w15:commentEx w15:paraId="3CC5F93F" w15:done="0"/>
  <w15:commentEx w15:paraId="52E73926" w15:done="0"/>
  <w15:commentEx w15:paraId="3EA36559" w15:done="0"/>
  <w15:commentEx w15:paraId="65E78754" w15:done="0"/>
  <w15:commentEx w15:paraId="0D7AA01F" w15:done="0"/>
  <w15:commentEx w15:paraId="66497F33" w15:done="0"/>
  <w15:commentEx w15:paraId="4F4F0014" w15:done="0"/>
  <w15:commentEx w15:paraId="2B23257A" w15:done="0"/>
  <w15:commentEx w15:paraId="26787F34" w15:done="0"/>
  <w15:commentEx w15:paraId="0C05EC23" w15:paraIdParent="26787F34" w15:done="0"/>
  <w15:commentEx w15:paraId="31A1BE78" w15:done="0"/>
  <w15:commentEx w15:paraId="430904C1" w15:done="0"/>
  <w15:commentEx w15:paraId="1EDB8C35" w15:done="0"/>
  <w15:commentEx w15:paraId="04146C81" w15:done="0"/>
  <w15:commentEx w15:paraId="5DCFA67E" w15:done="0"/>
  <w15:commentEx w15:paraId="7A941A8D" w15:done="0"/>
  <w15:commentEx w15:paraId="0BB0F70E" w15:done="0"/>
  <w15:commentEx w15:paraId="713CC691" w15:done="0"/>
  <w15:commentEx w15:paraId="0FB71E94" w15:done="0"/>
  <w15:commentEx w15:paraId="2ACF9C1A" w15:paraIdParent="0FB71E94" w15:done="0"/>
  <w15:commentEx w15:paraId="05C5A48A" w15:paraIdParent="0FB71E94" w15:done="0"/>
  <w15:commentEx w15:paraId="7C233E61" w15:done="0"/>
  <w15:commentEx w15:paraId="1A8CCF8B" w15:done="0"/>
  <w15:commentEx w15:paraId="276906F6" w15:paraIdParent="1A8CCF8B" w15:done="0"/>
  <w15:commentEx w15:paraId="3F2E25CB" w15:done="0"/>
  <w15:commentEx w15:paraId="0C2475EB" w15:done="0"/>
  <w15:commentEx w15:paraId="43CB4F52" w15:done="0"/>
  <w15:commentEx w15:paraId="5291C1A4" w15:done="0"/>
  <w15:commentEx w15:paraId="02B84155" w15:done="0"/>
  <w15:commentEx w15:paraId="42A07C57" w15:done="0"/>
  <w15:commentEx w15:paraId="6CCC0EBF" w15:done="0"/>
  <w15:commentEx w15:paraId="7650D49B" w15:done="0"/>
  <w15:commentEx w15:paraId="41A2FECA" w15:done="0"/>
  <w15:commentEx w15:paraId="4D132073" w15:done="0"/>
  <w15:commentEx w15:paraId="30489913" w15:done="0"/>
  <w15:commentEx w15:paraId="3B0FA2A4" w15:done="0"/>
  <w15:commentEx w15:paraId="1AA6FE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F92918B" w16cex:dateUtc="2024-08-25T20:35:00Z"/>
  <w16cex:commentExtensible w16cex:durableId="3F4D3135" w16cex:dateUtc="2024-08-25T20:23:00Z"/>
  <w16cex:commentExtensible w16cex:durableId="40236546" w16cex:dateUtc="2024-08-25T20:33:00Z"/>
  <w16cex:commentExtensible w16cex:durableId="4B6B7792" w16cex:dateUtc="2024-08-23T19:12:00Z"/>
  <w16cex:commentExtensible w16cex:durableId="378A77FA" w16cex:dateUtc="2024-08-23T19:18:00Z"/>
  <w16cex:commentExtensible w16cex:durableId="64E717D3" w16cex:dateUtc="2024-08-23T19:20:00Z"/>
  <w16cex:commentExtensible w16cex:durableId="184AE53E" w16cex:dateUtc="2024-08-23T19:23:00Z"/>
  <w16cex:commentExtensible w16cex:durableId="64318B6A" w16cex:dateUtc="2024-08-23T19:24:00Z"/>
  <w16cex:commentExtensible w16cex:durableId="07175B85" w16cex:dateUtc="2024-08-23T19:39:00Z"/>
  <w16cex:commentExtensible w16cex:durableId="30137A1D" w16cex:dateUtc="2024-08-23T19:43:00Z"/>
  <w16cex:commentExtensible w16cex:durableId="01CD9114" w16cex:dateUtc="2024-08-23T19:44:00Z"/>
  <w16cex:commentExtensible w16cex:durableId="7B4F5E36" w16cex:dateUtc="2024-08-25T20:46:00Z"/>
  <w16cex:commentExtensible w16cex:durableId="7CC672F0" w16cex:dateUtc="2024-08-25T20:47:00Z"/>
  <w16cex:commentExtensible w16cex:durableId="51CB0163" w16cex:dateUtc="2024-08-25T20:50:00Z"/>
  <w16cex:commentExtensible w16cex:durableId="73126F4A" w16cex:dateUtc="2024-08-23T19:46:00Z"/>
  <w16cex:commentExtensible w16cex:durableId="25A60601" w16cex:dateUtc="2024-08-23T19:50:00Z"/>
  <w16cex:commentExtensible w16cex:durableId="2643C4A8" w16cex:dateUtc="2024-08-23T19:54:00Z"/>
  <w16cex:commentExtensible w16cex:durableId="51D4EC58" w16cex:dateUtc="2024-08-25T20:51:00Z"/>
  <w16cex:commentExtensible w16cex:durableId="6C29D458" w16cex:dateUtc="2024-08-23T20:05:00Z"/>
  <w16cex:commentExtensible w16cex:durableId="3A1CCB07" w16cex:dateUtc="2024-08-23T20:08:00Z"/>
  <w16cex:commentExtensible w16cex:durableId="3C61B052" w16cex:dateUtc="2024-08-23T20:10:00Z"/>
  <w16cex:commentExtensible w16cex:durableId="278948C5" w16cex:dateUtc="2024-08-23T20:14:00Z"/>
  <w16cex:commentExtensible w16cex:durableId="6D5BDC2A" w16cex:dateUtc="2024-08-23T20:16:00Z"/>
  <w16cex:commentExtensible w16cex:durableId="1F576C5F" w16cex:dateUtc="2024-08-23T20: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9B9BC87" w16cid:durableId="616EE7A7"/>
  <w16cid:commentId w16cid:paraId="7A7C431E" w16cid:durableId="40A5A196"/>
  <w16cid:commentId w16cid:paraId="31973BF8" w16cid:durableId="3756439C"/>
  <w16cid:commentId w16cid:paraId="335CD527" w16cid:durableId="05ACF2A7"/>
  <w16cid:commentId w16cid:paraId="782CA271" w16cid:durableId="7CFE253F"/>
  <w16cid:commentId w16cid:paraId="20B6829F" w16cid:durableId="5E334FA9"/>
  <w16cid:commentId w16cid:paraId="595EB21C" w16cid:durableId="55267609"/>
  <w16cid:commentId w16cid:paraId="3D8EC8E9" w16cid:durableId="61F1AE4F"/>
  <w16cid:commentId w16cid:paraId="4D1BED5B" w16cid:durableId="37B1A806"/>
  <w16cid:commentId w16cid:paraId="72A7A407" w16cid:durableId="377E02B6"/>
  <w16cid:commentId w16cid:paraId="03760C94" w16cid:durableId="7B8FA71C"/>
  <w16cid:commentId w16cid:paraId="3CC5F93F" w16cid:durableId="0F92918B"/>
  <w16cid:commentId w16cid:paraId="52E73926" w16cid:durableId="3F4D3135"/>
  <w16cid:commentId w16cid:paraId="3EA36559" w16cid:durableId="40236546"/>
  <w16cid:commentId w16cid:paraId="65E78754" w16cid:durableId="4163E825"/>
  <w16cid:commentId w16cid:paraId="0D7AA01F" w16cid:durableId="25AE3028"/>
  <w16cid:commentId w16cid:paraId="66497F33" w16cid:durableId="4B6B7792"/>
  <w16cid:commentId w16cid:paraId="4F4F0014" w16cid:durableId="378A77FA"/>
  <w16cid:commentId w16cid:paraId="2B23257A" w16cid:durableId="04CFA558"/>
  <w16cid:commentId w16cid:paraId="26787F34" w16cid:durableId="156B28A7"/>
  <w16cid:commentId w16cid:paraId="0C05EC23" w16cid:durableId="64E717D3"/>
  <w16cid:commentId w16cid:paraId="31A1BE78" w16cid:durableId="184AE53E"/>
  <w16cid:commentId w16cid:paraId="430904C1" w16cid:durableId="64318B6A"/>
  <w16cid:commentId w16cid:paraId="1EDB8C35" w16cid:durableId="181C01B1"/>
  <w16cid:commentId w16cid:paraId="04146C81" w16cid:durableId="230B96AC"/>
  <w16cid:commentId w16cid:paraId="5DCFA67E" w16cid:durableId="03F74C30"/>
  <w16cid:commentId w16cid:paraId="7A941A8D" w16cid:durableId="746F051A"/>
  <w16cid:commentId w16cid:paraId="0BB0F70E" w16cid:durableId="07175B85"/>
  <w16cid:commentId w16cid:paraId="713CC691" w16cid:durableId="30137A1D"/>
  <w16cid:commentId w16cid:paraId="0FB71E94" w16cid:durableId="2C5F4ADF"/>
  <w16cid:commentId w16cid:paraId="2ACF9C1A" w16cid:durableId="01CD9114"/>
  <w16cid:commentId w16cid:paraId="05C5A48A" w16cid:durableId="7B4F5E36"/>
  <w16cid:commentId w16cid:paraId="7C233E61" w16cid:durableId="7CC672F0"/>
  <w16cid:commentId w16cid:paraId="1A8CCF8B" w16cid:durableId="325397BD"/>
  <w16cid:commentId w16cid:paraId="276906F6" w16cid:durableId="51CB0163"/>
  <w16cid:commentId w16cid:paraId="3F2E25CB" w16cid:durableId="09EB01AB"/>
  <w16cid:commentId w16cid:paraId="0C2475EB" w16cid:durableId="73126F4A"/>
  <w16cid:commentId w16cid:paraId="43CB4F52" w16cid:durableId="25A60601"/>
  <w16cid:commentId w16cid:paraId="5291C1A4" w16cid:durableId="739F203E"/>
  <w16cid:commentId w16cid:paraId="02B84155" w16cid:durableId="2643C4A8"/>
  <w16cid:commentId w16cid:paraId="42A07C57" w16cid:durableId="51D4EC58"/>
  <w16cid:commentId w16cid:paraId="6CCC0EBF" w16cid:durableId="6C29D458"/>
  <w16cid:commentId w16cid:paraId="7650D49B" w16cid:durableId="3A1CCB07"/>
  <w16cid:commentId w16cid:paraId="41A2FECA" w16cid:durableId="3C61B052"/>
  <w16cid:commentId w16cid:paraId="4D132073" w16cid:durableId="278948C5"/>
  <w16cid:commentId w16cid:paraId="30489913" w16cid:durableId="6D5BDC2A"/>
  <w16cid:commentId w16cid:paraId="3B0FA2A4" w16cid:durableId="1F576C5F"/>
  <w16cid:commentId w16cid:paraId="1AA6FE8C" w16cid:durableId="584856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3A60D5" w14:textId="77777777" w:rsidR="00C85B69" w:rsidRDefault="00C85B69">
      <w:r>
        <w:separator/>
      </w:r>
    </w:p>
  </w:endnote>
  <w:endnote w:type="continuationSeparator" w:id="0">
    <w:p w14:paraId="7E3ABC47" w14:textId="77777777" w:rsidR="00C85B69" w:rsidRDefault="00C85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C4006C" w:rsidRDefault="00C4006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C4006C" w:rsidRDefault="00C400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BDCB0" w14:textId="1699B6D1" w:rsidR="00C4006C" w:rsidRDefault="00C4006C" w:rsidP="00FF52AA">
    <w:pPr>
      <w:pStyle w:val="Footer"/>
      <w:jc w:val="center"/>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C4006C" w:rsidRDefault="00C4006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C4006C" w:rsidRDefault="00C4006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1627631"/>
      <w:docPartObj>
        <w:docPartGallery w:val="Page Numbers (Bottom of Page)"/>
        <w:docPartUnique/>
      </w:docPartObj>
    </w:sdtPr>
    <w:sdtEndPr>
      <w:rPr>
        <w:noProof/>
      </w:rPr>
    </w:sdtEndPr>
    <w:sdtContent>
      <w:p w14:paraId="0FFB218F" w14:textId="2E78CACF" w:rsidR="00C4006C" w:rsidRDefault="00C4006C">
        <w:pPr>
          <w:pStyle w:val="Footer"/>
          <w:jc w:val="center"/>
        </w:pPr>
        <w:r>
          <w:fldChar w:fldCharType="begin"/>
        </w:r>
        <w:r>
          <w:instrText xml:space="preserve"> PAGE   \* MERGEFORMAT </w:instrText>
        </w:r>
        <w:r>
          <w:fldChar w:fldCharType="separate"/>
        </w:r>
        <w:r w:rsidR="004A1C21">
          <w:rPr>
            <w:noProof/>
          </w:rPr>
          <w:t>63</w:t>
        </w:r>
        <w:r>
          <w:rPr>
            <w:noProof/>
          </w:rPr>
          <w:fldChar w:fldCharType="end"/>
        </w:r>
      </w:p>
    </w:sdtContent>
  </w:sdt>
  <w:p w14:paraId="4118DDE0" w14:textId="77777777" w:rsidR="00C4006C" w:rsidRDefault="00C4006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048A3092" w:rsidR="00C4006C" w:rsidRDefault="00C4006C">
        <w:pPr>
          <w:pStyle w:val="Footer"/>
          <w:jc w:val="center"/>
        </w:pPr>
        <w:r>
          <w:fldChar w:fldCharType="begin"/>
        </w:r>
        <w:r>
          <w:instrText xml:space="preserve"> PAGE   \* MERGEFORMAT </w:instrText>
        </w:r>
        <w:r>
          <w:fldChar w:fldCharType="separate"/>
        </w:r>
        <w:r w:rsidR="004A1C21">
          <w:rPr>
            <w:noProof/>
          </w:rPr>
          <w:t>121</w:t>
        </w:r>
        <w:r>
          <w:rPr>
            <w:noProof/>
          </w:rPr>
          <w:fldChar w:fldCharType="end"/>
        </w:r>
      </w:p>
    </w:sdtContent>
  </w:sdt>
  <w:p w14:paraId="0A1B570E" w14:textId="77777777" w:rsidR="00C4006C" w:rsidRDefault="00C4006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043501"/>
      <w:docPartObj>
        <w:docPartGallery w:val="Page Numbers (Bottom of Page)"/>
        <w:docPartUnique/>
      </w:docPartObj>
    </w:sdtPr>
    <w:sdtEndPr>
      <w:rPr>
        <w:noProof/>
      </w:rPr>
    </w:sdtEndPr>
    <w:sdtContent>
      <w:p w14:paraId="7E085D0B" w14:textId="44364505" w:rsidR="00C4006C" w:rsidRDefault="00C4006C">
        <w:pPr>
          <w:pStyle w:val="Footer"/>
          <w:jc w:val="center"/>
        </w:pPr>
        <w:r>
          <w:fldChar w:fldCharType="begin"/>
        </w:r>
        <w:r>
          <w:instrText xml:space="preserve"> PAGE   \* MERGEFORMAT </w:instrText>
        </w:r>
        <w:r>
          <w:fldChar w:fldCharType="separate"/>
        </w:r>
        <w:r w:rsidR="004C2920">
          <w:rPr>
            <w:noProof/>
          </w:rPr>
          <w:t>239</w:t>
        </w:r>
        <w:r>
          <w:rPr>
            <w:noProof/>
          </w:rPr>
          <w:fldChar w:fldCharType="end"/>
        </w:r>
      </w:p>
    </w:sdtContent>
  </w:sdt>
  <w:p w14:paraId="59962D99" w14:textId="77777777" w:rsidR="00C4006C" w:rsidRDefault="00C400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B3F702" w14:textId="77777777" w:rsidR="00C85B69" w:rsidRDefault="00C85B69">
      <w:r>
        <w:separator/>
      </w:r>
    </w:p>
  </w:footnote>
  <w:footnote w:type="continuationSeparator" w:id="0">
    <w:p w14:paraId="56F68EB9" w14:textId="77777777" w:rsidR="00C85B69" w:rsidRDefault="00C85B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049030"/>
      <w:docPartObj>
        <w:docPartGallery w:val="Page Numbers (Margins)"/>
        <w:docPartUnique/>
      </w:docPartObj>
    </w:sdtPr>
    <w:sdtEndPr/>
    <w:sdtContent>
      <w:p w14:paraId="6291795B" w14:textId="3708F600" w:rsidR="00C4006C" w:rsidRDefault="00C4006C">
        <w:pPr>
          <w:pStyle w:val="Header"/>
        </w:pPr>
        <w:r>
          <w:rPr>
            <w:noProof/>
          </w:rPr>
          <mc:AlternateContent>
            <mc:Choice Requires="wps">
              <w:drawing>
                <wp:anchor distT="0" distB="0" distL="114300" distR="114300" simplePos="0" relativeHeight="251659264" behindDoc="0" locked="0" layoutInCell="0" allowOverlap="1" wp14:anchorId="68AB564F" wp14:editId="0FC0D0AF">
                  <wp:simplePos x="0" y="0"/>
                  <wp:positionH relativeFrom="leftMargin">
                    <wp:align>center</wp:align>
                  </wp:positionH>
                  <wp:positionV relativeFrom="page">
                    <wp:align>center</wp:align>
                  </wp:positionV>
                  <wp:extent cx="762000" cy="895350"/>
                  <wp:effectExtent l="0" t="0" r="0" b="0"/>
                  <wp:wrapNone/>
                  <wp:docPr id="20221275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1B1488" w14:textId="225FB13E" w:rsidR="00C4006C" w:rsidRPr="002C3FE4" w:rsidRDefault="00C4006C">
                              <w:pPr>
                                <w:jc w:val="center"/>
                                <w:rPr>
                                  <w:rStyle w:val="PageNumber"/>
                                  <w:rFonts w:eastAsiaTheme="majorEastAsia"/>
                                </w:rPr>
                              </w:pP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B564F" id="Rectangle 1" o:spid="_x0000_s1032"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" o:allowincell="f" stroked="f">
                  <v:textbox style="layout-flow:vertical">
                    <w:txbxContent>
                      <w:p w14:paraId="101B1488" w14:textId="225FB13E" w:rsidR="00C4006C" w:rsidRPr="002C3FE4" w:rsidRDefault="00C4006C">
                        <w:pPr>
                          <w:jc w:val="center"/>
                          <w:rPr>
                            <w:rStyle w:val="PageNumber"/>
                            <w:rFonts w:eastAsiaTheme="majorEastAsia"/>
                          </w:rPr>
                        </w:pPr>
                      </w:p>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3F6B1986" w:rsidR="00C4006C" w:rsidRDefault="00C4006C">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94324198">
    <w:abstractNumId w:val="20"/>
  </w:num>
  <w:num w:numId="2" w16cid:durableId="574126894">
    <w:abstractNumId w:val="0"/>
  </w:num>
  <w:num w:numId="3" w16cid:durableId="1168180954">
    <w:abstractNumId w:val="6"/>
  </w:num>
  <w:num w:numId="4" w16cid:durableId="1534613413">
    <w:abstractNumId w:val="1"/>
  </w:num>
  <w:num w:numId="5" w16cid:durableId="1653949471">
    <w:abstractNumId w:val="21"/>
  </w:num>
  <w:num w:numId="6" w16cid:durableId="183133875">
    <w:abstractNumId w:val="13"/>
  </w:num>
  <w:num w:numId="7" w16cid:durableId="546913579">
    <w:abstractNumId w:val="16"/>
  </w:num>
  <w:num w:numId="8" w16cid:durableId="938754366">
    <w:abstractNumId w:val="3"/>
  </w:num>
  <w:num w:numId="9" w16cid:durableId="470515184">
    <w:abstractNumId w:val="5"/>
  </w:num>
  <w:num w:numId="10" w16cid:durableId="943538039">
    <w:abstractNumId w:val="15"/>
  </w:num>
  <w:num w:numId="11" w16cid:durableId="486898929">
    <w:abstractNumId w:val="19"/>
  </w:num>
  <w:num w:numId="12" w16cid:durableId="656038276">
    <w:abstractNumId w:val="4"/>
  </w:num>
  <w:num w:numId="13" w16cid:durableId="1616406533">
    <w:abstractNumId w:val="17"/>
  </w:num>
  <w:num w:numId="14" w16cid:durableId="456802253">
    <w:abstractNumId w:val="11"/>
  </w:num>
  <w:num w:numId="15" w16cid:durableId="94250187">
    <w:abstractNumId w:val="10"/>
  </w:num>
  <w:num w:numId="16" w16cid:durableId="1022903075">
    <w:abstractNumId w:val="12"/>
  </w:num>
  <w:num w:numId="17" w16cid:durableId="757290427">
    <w:abstractNumId w:val="7"/>
  </w:num>
  <w:num w:numId="18" w16cid:durableId="2059434254">
    <w:abstractNumId w:val="9"/>
  </w:num>
  <w:num w:numId="19" w16cid:durableId="193426544">
    <w:abstractNumId w:val="14"/>
  </w:num>
  <w:num w:numId="20" w16cid:durableId="1336879504">
    <w:abstractNumId w:val="18"/>
  </w:num>
  <w:num w:numId="21" w16cid:durableId="933324848">
    <w:abstractNumId w:val="8"/>
  </w:num>
  <w:num w:numId="22" w16cid:durableId="109539439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hn Barlow">
    <w15:presenceInfo w15:providerId="AD" w15:userId="S::jbarlow@uvm.edu::b53046b6-61b6-47ab-8e6d-5d5abb2a4fdc"/>
  </w15:person>
  <w15:person w15:author="Sandra Godden">
    <w15:presenceInfo w15:providerId="None" w15:userId="Sandra Godden"/>
  </w15:person>
  <w15:person w15:author="Deborah Neher">
    <w15:presenceInfo w15:providerId="AD" w15:userId="S::dneher@uvm.edu::4699e818-9887-4daf-b21d-a9add3d90b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864"/>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CC0B81"/>
    <w:rsid w:val="00001FF6"/>
    <w:rsid w:val="00002C40"/>
    <w:rsid w:val="00011940"/>
    <w:rsid w:val="00012317"/>
    <w:rsid w:val="00013EA9"/>
    <w:rsid w:val="00017372"/>
    <w:rsid w:val="000206F8"/>
    <w:rsid w:val="00021AEC"/>
    <w:rsid w:val="00032D90"/>
    <w:rsid w:val="00032E00"/>
    <w:rsid w:val="00035567"/>
    <w:rsid w:val="00040714"/>
    <w:rsid w:val="00040BF7"/>
    <w:rsid w:val="000443E5"/>
    <w:rsid w:val="00045122"/>
    <w:rsid w:val="000562D1"/>
    <w:rsid w:val="00060CE8"/>
    <w:rsid w:val="0006277D"/>
    <w:rsid w:val="00064ACD"/>
    <w:rsid w:val="000675C1"/>
    <w:rsid w:val="00074F0E"/>
    <w:rsid w:val="00075713"/>
    <w:rsid w:val="000764E3"/>
    <w:rsid w:val="00076BA4"/>
    <w:rsid w:val="00077780"/>
    <w:rsid w:val="000823D0"/>
    <w:rsid w:val="000919AC"/>
    <w:rsid w:val="000971EC"/>
    <w:rsid w:val="000A4020"/>
    <w:rsid w:val="000A660C"/>
    <w:rsid w:val="000B642E"/>
    <w:rsid w:val="000B717F"/>
    <w:rsid w:val="000C044C"/>
    <w:rsid w:val="000C0660"/>
    <w:rsid w:val="000C2E08"/>
    <w:rsid w:val="000C7F63"/>
    <w:rsid w:val="000E31A1"/>
    <w:rsid w:val="000E3CFD"/>
    <w:rsid w:val="000E3ECD"/>
    <w:rsid w:val="000F1029"/>
    <w:rsid w:val="000F468D"/>
    <w:rsid w:val="00103961"/>
    <w:rsid w:val="00103A3A"/>
    <w:rsid w:val="001108FA"/>
    <w:rsid w:val="0011713D"/>
    <w:rsid w:val="00117AEE"/>
    <w:rsid w:val="001255EE"/>
    <w:rsid w:val="00127FE2"/>
    <w:rsid w:val="00130B65"/>
    <w:rsid w:val="001324EF"/>
    <w:rsid w:val="00132B8F"/>
    <w:rsid w:val="00134719"/>
    <w:rsid w:val="0013729C"/>
    <w:rsid w:val="00147B18"/>
    <w:rsid w:val="00147C5F"/>
    <w:rsid w:val="00151113"/>
    <w:rsid w:val="0015604E"/>
    <w:rsid w:val="00156BE2"/>
    <w:rsid w:val="001619E4"/>
    <w:rsid w:val="00162649"/>
    <w:rsid w:val="00176785"/>
    <w:rsid w:val="00180E9A"/>
    <w:rsid w:val="00191C9A"/>
    <w:rsid w:val="00196284"/>
    <w:rsid w:val="00197067"/>
    <w:rsid w:val="001A222D"/>
    <w:rsid w:val="001A4FBE"/>
    <w:rsid w:val="001A6E0A"/>
    <w:rsid w:val="001B32A1"/>
    <w:rsid w:val="001C12B6"/>
    <w:rsid w:val="001C1DFE"/>
    <w:rsid w:val="001C28F0"/>
    <w:rsid w:val="001C31A8"/>
    <w:rsid w:val="001C57F2"/>
    <w:rsid w:val="001C7895"/>
    <w:rsid w:val="001D0BB1"/>
    <w:rsid w:val="001D4AA8"/>
    <w:rsid w:val="001D7722"/>
    <w:rsid w:val="001E0A4E"/>
    <w:rsid w:val="001E110C"/>
    <w:rsid w:val="001E168F"/>
    <w:rsid w:val="001E66C5"/>
    <w:rsid w:val="001F0251"/>
    <w:rsid w:val="001F09B6"/>
    <w:rsid w:val="001F4F7A"/>
    <w:rsid w:val="001F526B"/>
    <w:rsid w:val="001F7B0A"/>
    <w:rsid w:val="0020001A"/>
    <w:rsid w:val="00200631"/>
    <w:rsid w:val="0020474A"/>
    <w:rsid w:val="00212DC6"/>
    <w:rsid w:val="00217372"/>
    <w:rsid w:val="002209E9"/>
    <w:rsid w:val="00224196"/>
    <w:rsid w:val="0022451C"/>
    <w:rsid w:val="00224E3B"/>
    <w:rsid w:val="00234492"/>
    <w:rsid w:val="00235356"/>
    <w:rsid w:val="00235D6C"/>
    <w:rsid w:val="0025357F"/>
    <w:rsid w:val="0026373B"/>
    <w:rsid w:val="00281DD4"/>
    <w:rsid w:val="00297CE9"/>
    <w:rsid w:val="002A3876"/>
    <w:rsid w:val="002B2BF8"/>
    <w:rsid w:val="002C042F"/>
    <w:rsid w:val="002C1B93"/>
    <w:rsid w:val="002C263F"/>
    <w:rsid w:val="002C3FE4"/>
    <w:rsid w:val="002C61D2"/>
    <w:rsid w:val="002C6B05"/>
    <w:rsid w:val="002D4C48"/>
    <w:rsid w:val="002E2556"/>
    <w:rsid w:val="002E4752"/>
    <w:rsid w:val="002E7241"/>
    <w:rsid w:val="002E75E7"/>
    <w:rsid w:val="002F1692"/>
    <w:rsid w:val="00302E98"/>
    <w:rsid w:val="003075A9"/>
    <w:rsid w:val="003120B1"/>
    <w:rsid w:val="00317F53"/>
    <w:rsid w:val="00322A7A"/>
    <w:rsid w:val="00330F21"/>
    <w:rsid w:val="00333B4A"/>
    <w:rsid w:val="0033491F"/>
    <w:rsid w:val="003350CC"/>
    <w:rsid w:val="00340F55"/>
    <w:rsid w:val="0034542A"/>
    <w:rsid w:val="00345B74"/>
    <w:rsid w:val="00346B41"/>
    <w:rsid w:val="0034732A"/>
    <w:rsid w:val="00352F1F"/>
    <w:rsid w:val="0035324C"/>
    <w:rsid w:val="00355BAB"/>
    <w:rsid w:val="00357151"/>
    <w:rsid w:val="00362328"/>
    <w:rsid w:val="003646E0"/>
    <w:rsid w:val="003714D7"/>
    <w:rsid w:val="003879D4"/>
    <w:rsid w:val="003949E3"/>
    <w:rsid w:val="003A132E"/>
    <w:rsid w:val="003A27B0"/>
    <w:rsid w:val="003A64E2"/>
    <w:rsid w:val="003B00F6"/>
    <w:rsid w:val="003B17D2"/>
    <w:rsid w:val="003C2D7B"/>
    <w:rsid w:val="003D0721"/>
    <w:rsid w:val="003D0A8D"/>
    <w:rsid w:val="003D29CE"/>
    <w:rsid w:val="003D35EA"/>
    <w:rsid w:val="003D45E6"/>
    <w:rsid w:val="003D524B"/>
    <w:rsid w:val="003E06AC"/>
    <w:rsid w:val="003E2C30"/>
    <w:rsid w:val="003F159C"/>
    <w:rsid w:val="003F3490"/>
    <w:rsid w:val="003F3E38"/>
    <w:rsid w:val="003F6392"/>
    <w:rsid w:val="00402248"/>
    <w:rsid w:val="004074D4"/>
    <w:rsid w:val="00410F80"/>
    <w:rsid w:val="0041351C"/>
    <w:rsid w:val="00425125"/>
    <w:rsid w:val="0042777B"/>
    <w:rsid w:val="004344CA"/>
    <w:rsid w:val="00441B9B"/>
    <w:rsid w:val="00446818"/>
    <w:rsid w:val="00446CD3"/>
    <w:rsid w:val="00450561"/>
    <w:rsid w:val="00454053"/>
    <w:rsid w:val="004560C9"/>
    <w:rsid w:val="004637A4"/>
    <w:rsid w:val="00464853"/>
    <w:rsid w:val="004742E0"/>
    <w:rsid w:val="004756E9"/>
    <w:rsid w:val="0048035C"/>
    <w:rsid w:val="00486328"/>
    <w:rsid w:val="0049507E"/>
    <w:rsid w:val="004A1C21"/>
    <w:rsid w:val="004A2E55"/>
    <w:rsid w:val="004A3AE8"/>
    <w:rsid w:val="004A5BE0"/>
    <w:rsid w:val="004B1F30"/>
    <w:rsid w:val="004C112E"/>
    <w:rsid w:val="004C1B00"/>
    <w:rsid w:val="004C21C8"/>
    <w:rsid w:val="004C21FB"/>
    <w:rsid w:val="004C2920"/>
    <w:rsid w:val="004D00F5"/>
    <w:rsid w:val="004D1766"/>
    <w:rsid w:val="004D284E"/>
    <w:rsid w:val="004D44B9"/>
    <w:rsid w:val="004E3974"/>
    <w:rsid w:val="004F125C"/>
    <w:rsid w:val="004F2841"/>
    <w:rsid w:val="004F28DD"/>
    <w:rsid w:val="004F4DE8"/>
    <w:rsid w:val="004F7725"/>
    <w:rsid w:val="00501174"/>
    <w:rsid w:val="00503468"/>
    <w:rsid w:val="00507A9D"/>
    <w:rsid w:val="00512F34"/>
    <w:rsid w:val="0051747C"/>
    <w:rsid w:val="00517D43"/>
    <w:rsid w:val="005220BF"/>
    <w:rsid w:val="00527641"/>
    <w:rsid w:val="0053003E"/>
    <w:rsid w:val="005407CD"/>
    <w:rsid w:val="00544315"/>
    <w:rsid w:val="005529FD"/>
    <w:rsid w:val="00553390"/>
    <w:rsid w:val="0055364D"/>
    <w:rsid w:val="00557703"/>
    <w:rsid w:val="0055781F"/>
    <w:rsid w:val="00560BA7"/>
    <w:rsid w:val="005637DD"/>
    <w:rsid w:val="00567CDE"/>
    <w:rsid w:val="005729D1"/>
    <w:rsid w:val="00593F50"/>
    <w:rsid w:val="00594BB3"/>
    <w:rsid w:val="005A2C8D"/>
    <w:rsid w:val="005A35C3"/>
    <w:rsid w:val="005A5CFB"/>
    <w:rsid w:val="005B03BB"/>
    <w:rsid w:val="005B51AB"/>
    <w:rsid w:val="005B7712"/>
    <w:rsid w:val="005C189F"/>
    <w:rsid w:val="005C196E"/>
    <w:rsid w:val="005C67B1"/>
    <w:rsid w:val="005C6F27"/>
    <w:rsid w:val="005C720D"/>
    <w:rsid w:val="005D1571"/>
    <w:rsid w:val="005D1B9E"/>
    <w:rsid w:val="005D20E2"/>
    <w:rsid w:val="005D3B3B"/>
    <w:rsid w:val="005D5446"/>
    <w:rsid w:val="005D548C"/>
    <w:rsid w:val="005D5AF3"/>
    <w:rsid w:val="005D666C"/>
    <w:rsid w:val="005F08D3"/>
    <w:rsid w:val="005F7BC9"/>
    <w:rsid w:val="0060129B"/>
    <w:rsid w:val="0060317F"/>
    <w:rsid w:val="00603465"/>
    <w:rsid w:val="0060599D"/>
    <w:rsid w:val="006061A0"/>
    <w:rsid w:val="0061045E"/>
    <w:rsid w:val="0062293F"/>
    <w:rsid w:val="00625E31"/>
    <w:rsid w:val="0063098D"/>
    <w:rsid w:val="00631DF7"/>
    <w:rsid w:val="00633C57"/>
    <w:rsid w:val="00634286"/>
    <w:rsid w:val="00636788"/>
    <w:rsid w:val="00643267"/>
    <w:rsid w:val="00644194"/>
    <w:rsid w:val="00647327"/>
    <w:rsid w:val="006476F8"/>
    <w:rsid w:val="00655001"/>
    <w:rsid w:val="00655BB7"/>
    <w:rsid w:val="0066190A"/>
    <w:rsid w:val="006737CB"/>
    <w:rsid w:val="00675EC8"/>
    <w:rsid w:val="00681E6B"/>
    <w:rsid w:val="00687CBC"/>
    <w:rsid w:val="006972DA"/>
    <w:rsid w:val="006A1B54"/>
    <w:rsid w:val="006A297E"/>
    <w:rsid w:val="006A41A5"/>
    <w:rsid w:val="006A594A"/>
    <w:rsid w:val="006A6AF6"/>
    <w:rsid w:val="006B0990"/>
    <w:rsid w:val="006B53D2"/>
    <w:rsid w:val="006B7E22"/>
    <w:rsid w:val="006C13DE"/>
    <w:rsid w:val="006C57F7"/>
    <w:rsid w:val="006C6D08"/>
    <w:rsid w:val="006D14B4"/>
    <w:rsid w:val="006D28D2"/>
    <w:rsid w:val="006E0F7E"/>
    <w:rsid w:val="006E46AD"/>
    <w:rsid w:val="006E557A"/>
    <w:rsid w:val="006E59DA"/>
    <w:rsid w:val="006E613E"/>
    <w:rsid w:val="006F76C2"/>
    <w:rsid w:val="007030FA"/>
    <w:rsid w:val="00703476"/>
    <w:rsid w:val="00716718"/>
    <w:rsid w:val="00717971"/>
    <w:rsid w:val="00720A27"/>
    <w:rsid w:val="00721177"/>
    <w:rsid w:val="00727B67"/>
    <w:rsid w:val="00727DFA"/>
    <w:rsid w:val="007346A2"/>
    <w:rsid w:val="00750309"/>
    <w:rsid w:val="00750674"/>
    <w:rsid w:val="00750BEA"/>
    <w:rsid w:val="00752C45"/>
    <w:rsid w:val="007536E8"/>
    <w:rsid w:val="00761395"/>
    <w:rsid w:val="007629BB"/>
    <w:rsid w:val="007649FB"/>
    <w:rsid w:val="00765838"/>
    <w:rsid w:val="00767A2C"/>
    <w:rsid w:val="0077213C"/>
    <w:rsid w:val="00773F04"/>
    <w:rsid w:val="007748DE"/>
    <w:rsid w:val="00780344"/>
    <w:rsid w:val="007821C0"/>
    <w:rsid w:val="00787DD7"/>
    <w:rsid w:val="007A2C26"/>
    <w:rsid w:val="007B52DC"/>
    <w:rsid w:val="007C055D"/>
    <w:rsid w:val="007C1FE0"/>
    <w:rsid w:val="007C4A2B"/>
    <w:rsid w:val="007C6BA3"/>
    <w:rsid w:val="007D03C0"/>
    <w:rsid w:val="007D16C4"/>
    <w:rsid w:val="007D5A9C"/>
    <w:rsid w:val="007F0533"/>
    <w:rsid w:val="007F4452"/>
    <w:rsid w:val="00814CA5"/>
    <w:rsid w:val="00820CD5"/>
    <w:rsid w:val="00822A66"/>
    <w:rsid w:val="00822C61"/>
    <w:rsid w:val="008273BC"/>
    <w:rsid w:val="008302BB"/>
    <w:rsid w:val="00832BCC"/>
    <w:rsid w:val="008407D7"/>
    <w:rsid w:val="008433F9"/>
    <w:rsid w:val="0084410D"/>
    <w:rsid w:val="008442D7"/>
    <w:rsid w:val="00844C24"/>
    <w:rsid w:val="008514B1"/>
    <w:rsid w:val="00861599"/>
    <w:rsid w:val="008670BF"/>
    <w:rsid w:val="008676B8"/>
    <w:rsid w:val="008738D2"/>
    <w:rsid w:val="00883B66"/>
    <w:rsid w:val="00886DFD"/>
    <w:rsid w:val="008947F9"/>
    <w:rsid w:val="008A2906"/>
    <w:rsid w:val="008A2B21"/>
    <w:rsid w:val="008A672D"/>
    <w:rsid w:val="008B2D1D"/>
    <w:rsid w:val="008B3D66"/>
    <w:rsid w:val="008B7768"/>
    <w:rsid w:val="008C11BA"/>
    <w:rsid w:val="008C3E74"/>
    <w:rsid w:val="008D6270"/>
    <w:rsid w:val="008E733E"/>
    <w:rsid w:val="008F1D68"/>
    <w:rsid w:val="008F1E8B"/>
    <w:rsid w:val="008F2643"/>
    <w:rsid w:val="008F74FA"/>
    <w:rsid w:val="00912B34"/>
    <w:rsid w:val="00917D30"/>
    <w:rsid w:val="00920797"/>
    <w:rsid w:val="00921D78"/>
    <w:rsid w:val="00935005"/>
    <w:rsid w:val="0093603C"/>
    <w:rsid w:val="00937271"/>
    <w:rsid w:val="0094034D"/>
    <w:rsid w:val="009443D3"/>
    <w:rsid w:val="009453EE"/>
    <w:rsid w:val="009574F3"/>
    <w:rsid w:val="0096039D"/>
    <w:rsid w:val="009634DB"/>
    <w:rsid w:val="00963B73"/>
    <w:rsid w:val="0096565D"/>
    <w:rsid w:val="00966E2A"/>
    <w:rsid w:val="00966F97"/>
    <w:rsid w:val="00973DE4"/>
    <w:rsid w:val="0097435A"/>
    <w:rsid w:val="009828E2"/>
    <w:rsid w:val="0099302D"/>
    <w:rsid w:val="009A00A2"/>
    <w:rsid w:val="009B44F6"/>
    <w:rsid w:val="009B6006"/>
    <w:rsid w:val="009B607E"/>
    <w:rsid w:val="009B721B"/>
    <w:rsid w:val="009C0F39"/>
    <w:rsid w:val="009C4858"/>
    <w:rsid w:val="009C5A08"/>
    <w:rsid w:val="009C68B1"/>
    <w:rsid w:val="009C6C05"/>
    <w:rsid w:val="009D1ECD"/>
    <w:rsid w:val="009D3481"/>
    <w:rsid w:val="009D7CDB"/>
    <w:rsid w:val="009E4232"/>
    <w:rsid w:val="009E60B9"/>
    <w:rsid w:val="009F1A30"/>
    <w:rsid w:val="009F3D2D"/>
    <w:rsid w:val="00A02C85"/>
    <w:rsid w:val="00A0679D"/>
    <w:rsid w:val="00A22550"/>
    <w:rsid w:val="00A26A5E"/>
    <w:rsid w:val="00A275F7"/>
    <w:rsid w:val="00A27B85"/>
    <w:rsid w:val="00A31ED2"/>
    <w:rsid w:val="00A339E8"/>
    <w:rsid w:val="00A34B33"/>
    <w:rsid w:val="00A417E7"/>
    <w:rsid w:val="00A4729C"/>
    <w:rsid w:val="00A5528D"/>
    <w:rsid w:val="00A605AF"/>
    <w:rsid w:val="00A61C70"/>
    <w:rsid w:val="00A62A5F"/>
    <w:rsid w:val="00A6441A"/>
    <w:rsid w:val="00A65030"/>
    <w:rsid w:val="00A67B46"/>
    <w:rsid w:val="00A7603F"/>
    <w:rsid w:val="00A76DD3"/>
    <w:rsid w:val="00A81480"/>
    <w:rsid w:val="00A905CB"/>
    <w:rsid w:val="00A938BC"/>
    <w:rsid w:val="00A976FD"/>
    <w:rsid w:val="00AA0843"/>
    <w:rsid w:val="00AA58BC"/>
    <w:rsid w:val="00AA6F17"/>
    <w:rsid w:val="00AA7E94"/>
    <w:rsid w:val="00AB5A96"/>
    <w:rsid w:val="00AC1ED9"/>
    <w:rsid w:val="00AC5023"/>
    <w:rsid w:val="00AC662A"/>
    <w:rsid w:val="00AD29C9"/>
    <w:rsid w:val="00AD46D6"/>
    <w:rsid w:val="00AD775E"/>
    <w:rsid w:val="00AE0D9C"/>
    <w:rsid w:val="00AE318F"/>
    <w:rsid w:val="00AE60A8"/>
    <w:rsid w:val="00AF2286"/>
    <w:rsid w:val="00AF2A52"/>
    <w:rsid w:val="00AF2BC3"/>
    <w:rsid w:val="00AF4493"/>
    <w:rsid w:val="00AF691B"/>
    <w:rsid w:val="00B03B99"/>
    <w:rsid w:val="00B100AF"/>
    <w:rsid w:val="00B10E17"/>
    <w:rsid w:val="00B117A9"/>
    <w:rsid w:val="00B12088"/>
    <w:rsid w:val="00B134B8"/>
    <w:rsid w:val="00B15584"/>
    <w:rsid w:val="00B26AA8"/>
    <w:rsid w:val="00B2785F"/>
    <w:rsid w:val="00B30660"/>
    <w:rsid w:val="00B30768"/>
    <w:rsid w:val="00B30E29"/>
    <w:rsid w:val="00B310AF"/>
    <w:rsid w:val="00B326D8"/>
    <w:rsid w:val="00B364BA"/>
    <w:rsid w:val="00B407D9"/>
    <w:rsid w:val="00B4343D"/>
    <w:rsid w:val="00B43E16"/>
    <w:rsid w:val="00B50364"/>
    <w:rsid w:val="00B60A6F"/>
    <w:rsid w:val="00B63CCB"/>
    <w:rsid w:val="00B65D01"/>
    <w:rsid w:val="00B70E17"/>
    <w:rsid w:val="00B71FA1"/>
    <w:rsid w:val="00B7219B"/>
    <w:rsid w:val="00B759FD"/>
    <w:rsid w:val="00B76322"/>
    <w:rsid w:val="00B81B13"/>
    <w:rsid w:val="00B82AC7"/>
    <w:rsid w:val="00B86BBE"/>
    <w:rsid w:val="00BA1F37"/>
    <w:rsid w:val="00BC4BF4"/>
    <w:rsid w:val="00BC6B16"/>
    <w:rsid w:val="00BD0E05"/>
    <w:rsid w:val="00BD27BC"/>
    <w:rsid w:val="00BD286E"/>
    <w:rsid w:val="00BD4016"/>
    <w:rsid w:val="00BD6FEC"/>
    <w:rsid w:val="00BF5A89"/>
    <w:rsid w:val="00BF5FF9"/>
    <w:rsid w:val="00BF7B34"/>
    <w:rsid w:val="00BF7B60"/>
    <w:rsid w:val="00C1207D"/>
    <w:rsid w:val="00C124E9"/>
    <w:rsid w:val="00C156EE"/>
    <w:rsid w:val="00C225E6"/>
    <w:rsid w:val="00C3380C"/>
    <w:rsid w:val="00C34083"/>
    <w:rsid w:val="00C34A54"/>
    <w:rsid w:val="00C3780C"/>
    <w:rsid w:val="00C4006C"/>
    <w:rsid w:val="00C41F01"/>
    <w:rsid w:val="00C4232C"/>
    <w:rsid w:val="00C46723"/>
    <w:rsid w:val="00C53E1B"/>
    <w:rsid w:val="00C5487C"/>
    <w:rsid w:val="00C54B07"/>
    <w:rsid w:val="00C57618"/>
    <w:rsid w:val="00C600A7"/>
    <w:rsid w:val="00C6081D"/>
    <w:rsid w:val="00C66614"/>
    <w:rsid w:val="00C6703A"/>
    <w:rsid w:val="00C671A0"/>
    <w:rsid w:val="00C67D78"/>
    <w:rsid w:val="00C71ED4"/>
    <w:rsid w:val="00C742BC"/>
    <w:rsid w:val="00C83731"/>
    <w:rsid w:val="00C85B69"/>
    <w:rsid w:val="00C90219"/>
    <w:rsid w:val="00C925F3"/>
    <w:rsid w:val="00C94D7E"/>
    <w:rsid w:val="00C97551"/>
    <w:rsid w:val="00C97C69"/>
    <w:rsid w:val="00CA1026"/>
    <w:rsid w:val="00CA747A"/>
    <w:rsid w:val="00CB0930"/>
    <w:rsid w:val="00CB0FFF"/>
    <w:rsid w:val="00CB1344"/>
    <w:rsid w:val="00CC0B81"/>
    <w:rsid w:val="00CC2E67"/>
    <w:rsid w:val="00CC483B"/>
    <w:rsid w:val="00CE29A5"/>
    <w:rsid w:val="00CE3506"/>
    <w:rsid w:val="00CE6BA6"/>
    <w:rsid w:val="00CF0D98"/>
    <w:rsid w:val="00CF64D4"/>
    <w:rsid w:val="00D0526B"/>
    <w:rsid w:val="00D1040C"/>
    <w:rsid w:val="00D128C1"/>
    <w:rsid w:val="00D12F2A"/>
    <w:rsid w:val="00D13252"/>
    <w:rsid w:val="00D13625"/>
    <w:rsid w:val="00D22FA9"/>
    <w:rsid w:val="00D23F3C"/>
    <w:rsid w:val="00D302E9"/>
    <w:rsid w:val="00D31AF4"/>
    <w:rsid w:val="00D34C44"/>
    <w:rsid w:val="00D353ED"/>
    <w:rsid w:val="00D36BC1"/>
    <w:rsid w:val="00D36F4F"/>
    <w:rsid w:val="00D400AE"/>
    <w:rsid w:val="00D44CAB"/>
    <w:rsid w:val="00D44DBC"/>
    <w:rsid w:val="00D45915"/>
    <w:rsid w:val="00D45A57"/>
    <w:rsid w:val="00D45D47"/>
    <w:rsid w:val="00D46417"/>
    <w:rsid w:val="00D46DD0"/>
    <w:rsid w:val="00D5099D"/>
    <w:rsid w:val="00D55BE9"/>
    <w:rsid w:val="00D57F6E"/>
    <w:rsid w:val="00D62F80"/>
    <w:rsid w:val="00D66183"/>
    <w:rsid w:val="00D826EF"/>
    <w:rsid w:val="00D84531"/>
    <w:rsid w:val="00D84B7A"/>
    <w:rsid w:val="00DA0677"/>
    <w:rsid w:val="00DA151D"/>
    <w:rsid w:val="00DA16B0"/>
    <w:rsid w:val="00DB4D55"/>
    <w:rsid w:val="00DC096C"/>
    <w:rsid w:val="00DC2F6C"/>
    <w:rsid w:val="00DC6B7D"/>
    <w:rsid w:val="00DC723E"/>
    <w:rsid w:val="00DC7CFC"/>
    <w:rsid w:val="00DD4E4C"/>
    <w:rsid w:val="00DE0623"/>
    <w:rsid w:val="00DE16B3"/>
    <w:rsid w:val="00DF1E2B"/>
    <w:rsid w:val="00DF6048"/>
    <w:rsid w:val="00DF66EF"/>
    <w:rsid w:val="00E02B2E"/>
    <w:rsid w:val="00E03535"/>
    <w:rsid w:val="00E05B77"/>
    <w:rsid w:val="00E07FE9"/>
    <w:rsid w:val="00E15550"/>
    <w:rsid w:val="00E1762C"/>
    <w:rsid w:val="00E23DAE"/>
    <w:rsid w:val="00E2610E"/>
    <w:rsid w:val="00E26640"/>
    <w:rsid w:val="00E26799"/>
    <w:rsid w:val="00E42837"/>
    <w:rsid w:val="00E433A2"/>
    <w:rsid w:val="00E46C56"/>
    <w:rsid w:val="00E57A46"/>
    <w:rsid w:val="00E61E2D"/>
    <w:rsid w:val="00E719D1"/>
    <w:rsid w:val="00E763FE"/>
    <w:rsid w:val="00E8025D"/>
    <w:rsid w:val="00E80443"/>
    <w:rsid w:val="00E804E5"/>
    <w:rsid w:val="00E81D9F"/>
    <w:rsid w:val="00E82398"/>
    <w:rsid w:val="00E94072"/>
    <w:rsid w:val="00E96971"/>
    <w:rsid w:val="00EA1AF0"/>
    <w:rsid w:val="00EA41F6"/>
    <w:rsid w:val="00EA44AA"/>
    <w:rsid w:val="00EB2E15"/>
    <w:rsid w:val="00EB381C"/>
    <w:rsid w:val="00EC39D7"/>
    <w:rsid w:val="00EC3B8B"/>
    <w:rsid w:val="00EC6A61"/>
    <w:rsid w:val="00ED00D5"/>
    <w:rsid w:val="00ED00FB"/>
    <w:rsid w:val="00ED6648"/>
    <w:rsid w:val="00ED7572"/>
    <w:rsid w:val="00ED7627"/>
    <w:rsid w:val="00EE170B"/>
    <w:rsid w:val="00EE394E"/>
    <w:rsid w:val="00EE4EB4"/>
    <w:rsid w:val="00EF0B9A"/>
    <w:rsid w:val="00EF4A17"/>
    <w:rsid w:val="00EF4BD9"/>
    <w:rsid w:val="00EF5C18"/>
    <w:rsid w:val="00F0051F"/>
    <w:rsid w:val="00F05060"/>
    <w:rsid w:val="00F06FEB"/>
    <w:rsid w:val="00F14CF6"/>
    <w:rsid w:val="00F16FCA"/>
    <w:rsid w:val="00F20193"/>
    <w:rsid w:val="00F23F78"/>
    <w:rsid w:val="00F2586A"/>
    <w:rsid w:val="00F272F1"/>
    <w:rsid w:val="00F37096"/>
    <w:rsid w:val="00F57EEC"/>
    <w:rsid w:val="00F61AD6"/>
    <w:rsid w:val="00F6314A"/>
    <w:rsid w:val="00F747A5"/>
    <w:rsid w:val="00F74D48"/>
    <w:rsid w:val="00F774B2"/>
    <w:rsid w:val="00F779C1"/>
    <w:rsid w:val="00F91BE2"/>
    <w:rsid w:val="00F94604"/>
    <w:rsid w:val="00F94FB6"/>
    <w:rsid w:val="00FA178A"/>
    <w:rsid w:val="00FA4485"/>
    <w:rsid w:val="00FB644C"/>
    <w:rsid w:val="00FB7E7E"/>
    <w:rsid w:val="00FC252F"/>
    <w:rsid w:val="00FC4258"/>
    <w:rsid w:val="00FD073C"/>
    <w:rsid w:val="00FD1216"/>
    <w:rsid w:val="00FD2E3B"/>
    <w:rsid w:val="00FD7F47"/>
    <w:rsid w:val="00FE0DA8"/>
    <w:rsid w:val="00FE45EE"/>
    <w:rsid w:val="00FF4468"/>
    <w:rsid w:val="00FF52AA"/>
    <w:rsid w:val="00FF621C"/>
    <w:rsid w:val="00FF6D84"/>
    <w:rsid w:val="00FF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623"/>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643267"/>
    <w:pPr>
      <w:tabs>
        <w:tab w:val="right" w:leader="dot" w:pos="8630"/>
      </w:tabs>
      <w:spacing w:before="360"/>
      <w:ind w:right="432"/>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customStyle="1" w:styleId="UnresolvedMention2">
    <w:name w:val="Unresolved Mention2"/>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 w:type="table" w:customStyle="1" w:styleId="TableGrid1">
    <w:name w:val="Table Grid1"/>
    <w:basedOn w:val="TableNormal"/>
    <w:next w:val="TableGrid"/>
    <w:uiPriority w:val="39"/>
    <w:rsid w:val="007821C0"/>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97CE9"/>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75EC8"/>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E804E5"/>
    <w:pPr>
      <w:spacing w:after="120" w:line="480" w:lineRule="auto"/>
    </w:pPr>
  </w:style>
  <w:style w:type="character" w:customStyle="1" w:styleId="BodyText2Char">
    <w:name w:val="Body Text 2 Char"/>
    <w:basedOn w:val="DefaultParagraphFont"/>
    <w:link w:val="BodyText2"/>
    <w:rsid w:val="00E804E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mailto:john.barlow@uvm.edu" TargetMode="External"/><Relationship Id="rId26" Type="http://schemas.openxmlformats.org/officeDocument/2006/relationships/hyperlink" Target="https://www.ncbi.nlm.nih.gov/bioproject/" TargetMode="External"/><Relationship Id="rId21" Type="http://schemas.microsoft.com/office/2016/09/relationships/commentsIds" Target="commentsIds.xml"/><Relationship Id="rId34" Type="http://schemas.openxmlformats.org/officeDocument/2006/relationships/hyperlink" Target="https://cge.food.dtu.dk/services/PlasmidFinder/"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5.xml"/><Relationship Id="rId25" Type="http://schemas.openxmlformats.org/officeDocument/2006/relationships/hyperlink" Target="mailto:john.barlow@uvm.edu" TargetMode="External"/><Relationship Id="rId33"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header" Target="header2.xml"/><Relationship Id="rId20" Type="http://schemas.microsoft.com/office/2011/relationships/commentsExtended" Target="commentsExtended.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hyperlink" Target="mailto:john.barlow@uvm.edu"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john.barlow@uvm.edu" TargetMode="External"/><Relationship Id="rId23" Type="http://schemas.openxmlformats.org/officeDocument/2006/relationships/image" Target="media/image4.png"/><Relationship Id="rId28" Type="http://schemas.openxmlformats.org/officeDocument/2006/relationships/image" Target="media/image7.tiff"/><Relationship Id="rId36" Type="http://schemas.microsoft.com/office/2011/relationships/people" Target="people.xml"/><Relationship Id="rId10" Type="http://schemas.openxmlformats.org/officeDocument/2006/relationships/footer" Target="footer2.xml"/><Relationship Id="rId19" Type="http://schemas.openxmlformats.org/officeDocument/2006/relationships/comments" Target="comments.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svg"/><Relationship Id="rId22" Type="http://schemas.openxmlformats.org/officeDocument/2006/relationships/image" Target="media/image3.jpeg"/><Relationship Id="rId27" Type="http://schemas.openxmlformats.org/officeDocument/2006/relationships/image" Target="media/image6.png"/><Relationship Id="rId30" Type="http://schemas.openxmlformats.org/officeDocument/2006/relationships/footer" Target="footer6.xml"/><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81EBA-E3BE-46EE-92B6-05ABF62A6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296</Pages>
  <Words>82612</Words>
  <Characters>465604</Characters>
  <Application>Microsoft Office Word</Application>
  <DocSecurity>0</DocSecurity>
  <Lines>3880</Lines>
  <Paragraphs>1094</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547122</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2</cp:revision>
  <cp:lastPrinted>2014-07-29T15:33:00Z</cp:lastPrinted>
  <dcterms:created xsi:type="dcterms:W3CDTF">2024-09-13T20:08:00Z</dcterms:created>
  <dcterms:modified xsi:type="dcterms:W3CDTF">2024-09-13T20:08:00Z</dcterms:modified>
</cp:coreProperties>
</file>