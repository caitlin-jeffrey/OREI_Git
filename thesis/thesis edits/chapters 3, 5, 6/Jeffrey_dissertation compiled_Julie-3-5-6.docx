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11"/>
          <w:footerReference w:type="even" r:id="rId12"/>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3"/>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14D5CBDE"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CD7146">
          <w:rPr>
            <w:noProof/>
            <w:webHidden/>
          </w:rPr>
          <w:t>ii</w:t>
        </w:r>
        <w:r w:rsidR="00BF5FF9">
          <w:rPr>
            <w:noProof/>
            <w:webHidden/>
          </w:rPr>
          <w:fldChar w:fldCharType="end"/>
        </w:r>
      </w:hyperlink>
    </w:p>
    <w:p w14:paraId="0F97BCC2" w14:textId="5CCF97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CD7146">
          <w:rPr>
            <w:noProof/>
            <w:webHidden/>
          </w:rPr>
          <w:t>vii</w:t>
        </w:r>
        <w:r w:rsidR="00BF5FF9">
          <w:rPr>
            <w:noProof/>
            <w:webHidden/>
          </w:rPr>
          <w:fldChar w:fldCharType="end"/>
        </w:r>
      </w:hyperlink>
    </w:p>
    <w:p w14:paraId="4B311DA4" w14:textId="4FFF2D7F" w:rsidR="00BF5FF9" w:rsidRDefault="00C41C82">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HYPERLINK \l "_Toc174382576" </w:instrText>
      </w:r>
      <w:r>
        <w:fldChar w:fldCharType="separate"/>
      </w:r>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ins w:id="18" w:author="Julie M. Smith (she/her)" w:date="2024-08-23T09:15:00Z">
        <w:r w:rsidR="00CD7146">
          <w:rPr>
            <w:noProof/>
            <w:webHidden/>
          </w:rPr>
          <w:t>x</w:t>
        </w:r>
      </w:ins>
      <w:del w:id="19" w:author="Julie M. Smith (she/her)" w:date="2024-08-23T09:14:00Z">
        <w:r w:rsidR="00BF5FF9" w:rsidDel="00CD7146">
          <w:rPr>
            <w:noProof/>
            <w:webHidden/>
          </w:rPr>
          <w:delText>ix</w:delText>
        </w:r>
      </w:del>
      <w:r w:rsidR="00BF5FF9">
        <w:rPr>
          <w:noProof/>
          <w:webHidden/>
        </w:rPr>
        <w:fldChar w:fldCharType="end"/>
      </w:r>
      <w:r>
        <w:rPr>
          <w:noProof/>
        </w:rPr>
        <w:fldChar w:fldCharType="end"/>
      </w:r>
    </w:p>
    <w:p w14:paraId="364AFB23" w14:textId="7897F0C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75915064" w14:textId="513031B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CD7146">
          <w:rPr>
            <w:noProof/>
            <w:webHidden/>
          </w:rPr>
          <w:t>1</w:t>
        </w:r>
        <w:r w:rsidR="00BF5FF9">
          <w:rPr>
            <w:noProof/>
            <w:webHidden/>
          </w:rPr>
          <w:fldChar w:fldCharType="end"/>
        </w:r>
      </w:hyperlink>
    </w:p>
    <w:p w14:paraId="62C614FF" w14:textId="3133A04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CD7146">
          <w:rPr>
            <w:noProof/>
            <w:webHidden/>
          </w:rPr>
          <w:t>3</w:t>
        </w:r>
        <w:r w:rsidR="00BF5FF9">
          <w:rPr>
            <w:noProof/>
            <w:webHidden/>
          </w:rPr>
          <w:fldChar w:fldCharType="end"/>
        </w:r>
      </w:hyperlink>
    </w:p>
    <w:p w14:paraId="64206076" w14:textId="34A1235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CD7146">
          <w:rPr>
            <w:noProof/>
            <w:webHidden/>
          </w:rPr>
          <w:t>6</w:t>
        </w:r>
        <w:r w:rsidR="00BF5FF9">
          <w:rPr>
            <w:noProof/>
            <w:webHidden/>
          </w:rPr>
          <w:fldChar w:fldCharType="end"/>
        </w:r>
      </w:hyperlink>
    </w:p>
    <w:p w14:paraId="4921894D" w14:textId="3F45BB4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CD7146">
          <w:rPr>
            <w:noProof/>
            <w:webHidden/>
          </w:rPr>
          <w:t>10</w:t>
        </w:r>
        <w:r w:rsidR="00BF5FF9">
          <w:rPr>
            <w:noProof/>
            <w:webHidden/>
          </w:rPr>
          <w:fldChar w:fldCharType="end"/>
        </w:r>
      </w:hyperlink>
    </w:p>
    <w:p w14:paraId="269D212C" w14:textId="4AA6873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CD7146">
          <w:rPr>
            <w:noProof/>
            <w:webHidden/>
          </w:rPr>
          <w:t>23</w:t>
        </w:r>
        <w:r w:rsidR="00BF5FF9">
          <w:rPr>
            <w:noProof/>
            <w:webHidden/>
          </w:rPr>
          <w:fldChar w:fldCharType="end"/>
        </w:r>
      </w:hyperlink>
    </w:p>
    <w:p w14:paraId="750E526C" w14:textId="475A826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CD7146">
          <w:rPr>
            <w:noProof/>
            <w:webHidden/>
          </w:rPr>
          <w:t>30</w:t>
        </w:r>
        <w:r w:rsidR="00BF5FF9">
          <w:rPr>
            <w:noProof/>
            <w:webHidden/>
          </w:rPr>
          <w:fldChar w:fldCharType="end"/>
        </w:r>
      </w:hyperlink>
    </w:p>
    <w:p w14:paraId="417CF757" w14:textId="7BD8DCA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CD7146">
          <w:rPr>
            <w:noProof/>
            <w:webHidden/>
          </w:rPr>
          <w:t>33</w:t>
        </w:r>
        <w:r w:rsidR="00BF5FF9">
          <w:rPr>
            <w:noProof/>
            <w:webHidden/>
          </w:rPr>
          <w:fldChar w:fldCharType="end"/>
        </w:r>
      </w:hyperlink>
    </w:p>
    <w:p w14:paraId="7229930D" w14:textId="429D429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CD7146">
          <w:rPr>
            <w:noProof/>
            <w:webHidden/>
          </w:rPr>
          <w:t>37</w:t>
        </w:r>
        <w:r w:rsidR="00BF5FF9">
          <w:rPr>
            <w:noProof/>
            <w:webHidden/>
          </w:rPr>
          <w:fldChar w:fldCharType="end"/>
        </w:r>
      </w:hyperlink>
    </w:p>
    <w:p w14:paraId="3FFB60BE" w14:textId="3801930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CD7146">
          <w:rPr>
            <w:noProof/>
            <w:webHidden/>
          </w:rPr>
          <w:t>46</w:t>
        </w:r>
        <w:r w:rsidR="00BF5FF9">
          <w:rPr>
            <w:noProof/>
            <w:webHidden/>
          </w:rPr>
          <w:fldChar w:fldCharType="end"/>
        </w:r>
      </w:hyperlink>
    </w:p>
    <w:p w14:paraId="29BB3F27" w14:textId="2C4EEA8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CD7146">
          <w:rPr>
            <w:noProof/>
            <w:webHidden/>
          </w:rPr>
          <w:t>64</w:t>
        </w:r>
        <w:r w:rsidR="00BF5FF9">
          <w:rPr>
            <w:noProof/>
            <w:webHidden/>
          </w:rPr>
          <w:fldChar w:fldCharType="end"/>
        </w:r>
      </w:hyperlink>
    </w:p>
    <w:p w14:paraId="0F7284C0" w14:textId="1005AAF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CD7146">
          <w:rPr>
            <w:noProof/>
            <w:webHidden/>
          </w:rPr>
          <w:t>65</w:t>
        </w:r>
        <w:r w:rsidR="00BF5FF9">
          <w:rPr>
            <w:noProof/>
            <w:webHidden/>
          </w:rPr>
          <w:fldChar w:fldCharType="end"/>
        </w:r>
      </w:hyperlink>
    </w:p>
    <w:p w14:paraId="375B7B77" w14:textId="694AAD4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CD7146">
          <w:rPr>
            <w:noProof/>
            <w:webHidden/>
          </w:rPr>
          <w:t>66</w:t>
        </w:r>
        <w:r w:rsidR="00BF5FF9">
          <w:rPr>
            <w:noProof/>
            <w:webHidden/>
          </w:rPr>
          <w:fldChar w:fldCharType="end"/>
        </w:r>
      </w:hyperlink>
    </w:p>
    <w:p w14:paraId="4B9C432B" w14:textId="6CAE277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CD7146">
          <w:rPr>
            <w:noProof/>
            <w:webHidden/>
          </w:rPr>
          <w:t>67</w:t>
        </w:r>
        <w:r w:rsidR="00BF5FF9">
          <w:rPr>
            <w:noProof/>
            <w:webHidden/>
          </w:rPr>
          <w:fldChar w:fldCharType="end"/>
        </w:r>
      </w:hyperlink>
    </w:p>
    <w:p w14:paraId="44C9B8A4" w14:textId="5F441A1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CD7146">
          <w:rPr>
            <w:noProof/>
            <w:webHidden/>
          </w:rPr>
          <w:t>71</w:t>
        </w:r>
        <w:r w:rsidR="00BF5FF9">
          <w:rPr>
            <w:noProof/>
            <w:webHidden/>
          </w:rPr>
          <w:fldChar w:fldCharType="end"/>
        </w:r>
      </w:hyperlink>
    </w:p>
    <w:p w14:paraId="09BD3443" w14:textId="42E9E58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CD7146">
          <w:rPr>
            <w:noProof/>
            <w:webHidden/>
          </w:rPr>
          <w:t>82</w:t>
        </w:r>
        <w:r w:rsidR="00BF5FF9">
          <w:rPr>
            <w:noProof/>
            <w:webHidden/>
          </w:rPr>
          <w:fldChar w:fldCharType="end"/>
        </w:r>
      </w:hyperlink>
    </w:p>
    <w:p w14:paraId="3A8AA929" w14:textId="7A8BDCE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CD7146">
          <w:rPr>
            <w:noProof/>
            <w:webHidden/>
          </w:rPr>
          <w:t>88</w:t>
        </w:r>
        <w:r w:rsidR="00BF5FF9">
          <w:rPr>
            <w:noProof/>
            <w:webHidden/>
          </w:rPr>
          <w:fldChar w:fldCharType="end"/>
        </w:r>
      </w:hyperlink>
    </w:p>
    <w:p w14:paraId="748853EC" w14:textId="52A205A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CD7146">
          <w:rPr>
            <w:noProof/>
            <w:webHidden/>
          </w:rPr>
          <w:t>103</w:t>
        </w:r>
        <w:r w:rsidR="00BF5FF9">
          <w:rPr>
            <w:noProof/>
            <w:webHidden/>
          </w:rPr>
          <w:fldChar w:fldCharType="end"/>
        </w:r>
      </w:hyperlink>
    </w:p>
    <w:p w14:paraId="2D087042" w14:textId="287DCCE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CD7146">
          <w:rPr>
            <w:noProof/>
            <w:webHidden/>
          </w:rPr>
          <w:t>104</w:t>
        </w:r>
        <w:r w:rsidR="00BF5FF9">
          <w:rPr>
            <w:noProof/>
            <w:webHidden/>
          </w:rPr>
          <w:fldChar w:fldCharType="end"/>
        </w:r>
      </w:hyperlink>
    </w:p>
    <w:p w14:paraId="37C760A1" w14:textId="594FF6F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CD7146">
          <w:rPr>
            <w:noProof/>
            <w:webHidden/>
          </w:rPr>
          <w:t>105</w:t>
        </w:r>
        <w:r w:rsidR="00BF5FF9">
          <w:rPr>
            <w:noProof/>
            <w:webHidden/>
          </w:rPr>
          <w:fldChar w:fldCharType="end"/>
        </w:r>
      </w:hyperlink>
    </w:p>
    <w:p w14:paraId="76D2D35B" w14:textId="7F1BE31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CD7146">
          <w:rPr>
            <w:noProof/>
            <w:webHidden/>
          </w:rPr>
          <w:t>113</w:t>
        </w:r>
        <w:r w:rsidR="00BF5FF9">
          <w:rPr>
            <w:noProof/>
            <w:webHidden/>
          </w:rPr>
          <w:fldChar w:fldCharType="end"/>
        </w:r>
      </w:hyperlink>
    </w:p>
    <w:p w14:paraId="11034638" w14:textId="7DA1020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CD7146">
          <w:rPr>
            <w:noProof/>
            <w:webHidden/>
          </w:rPr>
          <w:t>122</w:t>
        </w:r>
        <w:r w:rsidR="00BF5FF9">
          <w:rPr>
            <w:noProof/>
            <w:webHidden/>
          </w:rPr>
          <w:fldChar w:fldCharType="end"/>
        </w:r>
      </w:hyperlink>
    </w:p>
    <w:p w14:paraId="45A98512" w14:textId="7685852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CD7146">
          <w:rPr>
            <w:noProof/>
            <w:webHidden/>
          </w:rPr>
          <w:t>123</w:t>
        </w:r>
        <w:r w:rsidR="00BF5FF9">
          <w:rPr>
            <w:noProof/>
            <w:webHidden/>
          </w:rPr>
          <w:fldChar w:fldCharType="end"/>
        </w:r>
      </w:hyperlink>
    </w:p>
    <w:p w14:paraId="1362DC42" w14:textId="489A7B0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CD7146">
          <w:rPr>
            <w:noProof/>
            <w:webHidden/>
          </w:rPr>
          <w:t>124</w:t>
        </w:r>
        <w:r w:rsidR="00BF5FF9">
          <w:rPr>
            <w:noProof/>
            <w:webHidden/>
          </w:rPr>
          <w:fldChar w:fldCharType="end"/>
        </w:r>
      </w:hyperlink>
    </w:p>
    <w:p w14:paraId="52A885D9" w14:textId="462E2EF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CD7146">
          <w:rPr>
            <w:noProof/>
            <w:webHidden/>
          </w:rPr>
          <w:t>127</w:t>
        </w:r>
        <w:r w:rsidR="00BF5FF9">
          <w:rPr>
            <w:noProof/>
            <w:webHidden/>
          </w:rPr>
          <w:fldChar w:fldCharType="end"/>
        </w:r>
      </w:hyperlink>
    </w:p>
    <w:p w14:paraId="2623C6AD" w14:textId="7D7BD9E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CD7146">
          <w:rPr>
            <w:noProof/>
            <w:webHidden/>
          </w:rPr>
          <w:t>133</w:t>
        </w:r>
        <w:r w:rsidR="00BF5FF9">
          <w:rPr>
            <w:noProof/>
            <w:webHidden/>
          </w:rPr>
          <w:fldChar w:fldCharType="end"/>
        </w:r>
      </w:hyperlink>
    </w:p>
    <w:p w14:paraId="4589A374" w14:textId="666FDE9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CD7146">
          <w:rPr>
            <w:noProof/>
            <w:webHidden/>
          </w:rPr>
          <w:t>136</w:t>
        </w:r>
        <w:r w:rsidR="00BF5FF9">
          <w:rPr>
            <w:noProof/>
            <w:webHidden/>
          </w:rPr>
          <w:fldChar w:fldCharType="end"/>
        </w:r>
      </w:hyperlink>
    </w:p>
    <w:p w14:paraId="4C50735B" w14:textId="6EC329F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CD7146">
          <w:rPr>
            <w:noProof/>
            <w:webHidden/>
          </w:rPr>
          <w:t>145</w:t>
        </w:r>
        <w:r w:rsidR="00BF5FF9">
          <w:rPr>
            <w:noProof/>
            <w:webHidden/>
          </w:rPr>
          <w:fldChar w:fldCharType="end"/>
        </w:r>
      </w:hyperlink>
    </w:p>
    <w:p w14:paraId="45663835" w14:textId="3904279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CD7146">
          <w:rPr>
            <w:noProof/>
            <w:webHidden/>
          </w:rPr>
          <w:t>146</w:t>
        </w:r>
        <w:r w:rsidR="00BF5FF9">
          <w:rPr>
            <w:noProof/>
            <w:webHidden/>
          </w:rPr>
          <w:fldChar w:fldCharType="end"/>
        </w:r>
      </w:hyperlink>
    </w:p>
    <w:p w14:paraId="7D873466" w14:textId="3158719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CD7146">
          <w:rPr>
            <w:noProof/>
            <w:webHidden/>
          </w:rPr>
          <w:t>148</w:t>
        </w:r>
        <w:r w:rsidR="00BF5FF9">
          <w:rPr>
            <w:noProof/>
            <w:webHidden/>
          </w:rPr>
          <w:fldChar w:fldCharType="end"/>
        </w:r>
      </w:hyperlink>
    </w:p>
    <w:p w14:paraId="46F22384" w14:textId="7DA68AF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CD7146">
          <w:rPr>
            <w:noProof/>
            <w:webHidden/>
          </w:rPr>
          <w:t>154</w:t>
        </w:r>
        <w:r w:rsidR="00BF5FF9">
          <w:rPr>
            <w:noProof/>
            <w:webHidden/>
          </w:rPr>
          <w:fldChar w:fldCharType="end"/>
        </w:r>
      </w:hyperlink>
    </w:p>
    <w:p w14:paraId="52495F89" w14:textId="634ADE3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CD7146">
          <w:rPr>
            <w:noProof/>
            <w:webHidden/>
          </w:rPr>
          <w:t>156</w:t>
        </w:r>
        <w:r w:rsidR="00BF5FF9">
          <w:rPr>
            <w:noProof/>
            <w:webHidden/>
          </w:rPr>
          <w:fldChar w:fldCharType="end"/>
        </w:r>
      </w:hyperlink>
    </w:p>
    <w:p w14:paraId="63E2E9C7" w14:textId="174EF8E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CD7146">
          <w:rPr>
            <w:noProof/>
            <w:webHidden/>
          </w:rPr>
          <w:t>159</w:t>
        </w:r>
        <w:r w:rsidR="00BF5FF9">
          <w:rPr>
            <w:noProof/>
            <w:webHidden/>
          </w:rPr>
          <w:fldChar w:fldCharType="end"/>
        </w:r>
      </w:hyperlink>
    </w:p>
    <w:p w14:paraId="132F5D6C" w14:textId="4AA0D5C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CD7146">
          <w:rPr>
            <w:noProof/>
            <w:webHidden/>
          </w:rPr>
          <w:t>160</w:t>
        </w:r>
        <w:r w:rsidR="00BF5FF9">
          <w:rPr>
            <w:noProof/>
            <w:webHidden/>
          </w:rPr>
          <w:fldChar w:fldCharType="end"/>
        </w:r>
      </w:hyperlink>
    </w:p>
    <w:p w14:paraId="1B1FC1D1" w14:textId="722636A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CD7146">
          <w:rPr>
            <w:noProof/>
            <w:webHidden/>
          </w:rPr>
          <w:t>161</w:t>
        </w:r>
        <w:r w:rsidR="00BF5FF9">
          <w:rPr>
            <w:noProof/>
            <w:webHidden/>
          </w:rPr>
          <w:fldChar w:fldCharType="end"/>
        </w:r>
      </w:hyperlink>
    </w:p>
    <w:p w14:paraId="2C5B30A4" w14:textId="1AB558E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CD7146">
          <w:rPr>
            <w:noProof/>
            <w:webHidden/>
          </w:rPr>
          <w:t>165</w:t>
        </w:r>
        <w:r w:rsidR="00BF5FF9">
          <w:rPr>
            <w:noProof/>
            <w:webHidden/>
          </w:rPr>
          <w:fldChar w:fldCharType="end"/>
        </w:r>
      </w:hyperlink>
    </w:p>
    <w:p w14:paraId="4165C285" w14:textId="60732F0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CD7146">
          <w:rPr>
            <w:noProof/>
            <w:webHidden/>
          </w:rPr>
          <w:t>176</w:t>
        </w:r>
        <w:r w:rsidR="00BF5FF9">
          <w:rPr>
            <w:noProof/>
            <w:webHidden/>
          </w:rPr>
          <w:fldChar w:fldCharType="end"/>
        </w:r>
      </w:hyperlink>
    </w:p>
    <w:p w14:paraId="77E431F8" w14:textId="0241C68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CD7146">
          <w:rPr>
            <w:noProof/>
            <w:webHidden/>
          </w:rPr>
          <w:t>181</w:t>
        </w:r>
        <w:r w:rsidR="00BF5FF9">
          <w:rPr>
            <w:noProof/>
            <w:webHidden/>
          </w:rPr>
          <w:fldChar w:fldCharType="end"/>
        </w:r>
      </w:hyperlink>
    </w:p>
    <w:p w14:paraId="085DE624" w14:textId="3DB2360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CD7146">
          <w:rPr>
            <w:noProof/>
            <w:webHidden/>
          </w:rPr>
          <w:t>198</w:t>
        </w:r>
        <w:r w:rsidR="00BF5FF9">
          <w:rPr>
            <w:noProof/>
            <w:webHidden/>
          </w:rPr>
          <w:fldChar w:fldCharType="end"/>
        </w:r>
      </w:hyperlink>
    </w:p>
    <w:p w14:paraId="1552AE0D" w14:textId="2D18DA3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CD7146">
          <w:rPr>
            <w:noProof/>
            <w:webHidden/>
          </w:rPr>
          <w:t>199</w:t>
        </w:r>
        <w:r w:rsidR="00BF5FF9">
          <w:rPr>
            <w:noProof/>
            <w:webHidden/>
          </w:rPr>
          <w:fldChar w:fldCharType="end"/>
        </w:r>
      </w:hyperlink>
    </w:p>
    <w:p w14:paraId="1FEBDA54" w14:textId="77B2719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CD7146">
          <w:rPr>
            <w:noProof/>
            <w:webHidden/>
          </w:rPr>
          <w:t>201</w:t>
        </w:r>
        <w:r w:rsidR="00BF5FF9">
          <w:rPr>
            <w:noProof/>
            <w:webHidden/>
          </w:rPr>
          <w:fldChar w:fldCharType="end"/>
        </w:r>
      </w:hyperlink>
    </w:p>
    <w:p w14:paraId="3623856F" w14:textId="6F64C66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CD7146">
          <w:rPr>
            <w:noProof/>
            <w:webHidden/>
          </w:rPr>
          <w:t>210</w:t>
        </w:r>
        <w:r w:rsidR="00BF5FF9">
          <w:rPr>
            <w:noProof/>
            <w:webHidden/>
          </w:rPr>
          <w:fldChar w:fldCharType="end"/>
        </w:r>
      </w:hyperlink>
    </w:p>
    <w:p w14:paraId="0BC2C0A7" w14:textId="6DE2E3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CD7146">
          <w:rPr>
            <w:noProof/>
            <w:webHidden/>
          </w:rPr>
          <w:t>215</w:t>
        </w:r>
        <w:r w:rsidR="00BF5FF9">
          <w:rPr>
            <w:noProof/>
            <w:webHidden/>
          </w:rPr>
          <w:fldChar w:fldCharType="end"/>
        </w:r>
      </w:hyperlink>
    </w:p>
    <w:p w14:paraId="49658B87" w14:textId="30CDD9C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CD7146">
          <w:rPr>
            <w:noProof/>
            <w:webHidden/>
          </w:rPr>
          <w:t>218</w:t>
        </w:r>
        <w:r w:rsidR="00BF5FF9">
          <w:rPr>
            <w:noProof/>
            <w:webHidden/>
          </w:rPr>
          <w:fldChar w:fldCharType="end"/>
        </w:r>
      </w:hyperlink>
    </w:p>
    <w:p w14:paraId="57A6911C" w14:textId="66BC94B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2C19BB8F" w14:textId="6869683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CD7146">
          <w:rPr>
            <w:noProof/>
            <w:webHidden/>
          </w:rPr>
          <w:t>219</w:t>
        </w:r>
        <w:r w:rsidR="00BF5FF9">
          <w:rPr>
            <w:noProof/>
            <w:webHidden/>
          </w:rPr>
          <w:fldChar w:fldCharType="end"/>
        </w:r>
      </w:hyperlink>
    </w:p>
    <w:p w14:paraId="723D355D" w14:textId="70DF9C9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CD7146">
          <w:rPr>
            <w:noProof/>
            <w:webHidden/>
          </w:rPr>
          <w:t>225</w:t>
        </w:r>
        <w:r w:rsidR="00BF5FF9">
          <w:rPr>
            <w:noProof/>
            <w:webHidden/>
          </w:rPr>
          <w:fldChar w:fldCharType="end"/>
        </w:r>
      </w:hyperlink>
    </w:p>
    <w:p w14:paraId="31351783" w14:textId="098DADE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CD7146">
          <w:rPr>
            <w:noProof/>
            <w:webHidden/>
          </w:rPr>
          <w:t>229</w:t>
        </w:r>
        <w:r w:rsidR="00BF5FF9">
          <w:rPr>
            <w:noProof/>
            <w:webHidden/>
          </w:rPr>
          <w:fldChar w:fldCharType="end"/>
        </w:r>
      </w:hyperlink>
    </w:p>
    <w:p w14:paraId="5CD3D7A0" w14:textId="071DCDF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CD7146">
          <w:rPr>
            <w:noProof/>
            <w:webHidden/>
          </w:rPr>
          <w:t>230</w:t>
        </w:r>
        <w:r w:rsidR="00BF5FF9">
          <w:rPr>
            <w:noProof/>
            <w:webHidden/>
          </w:rPr>
          <w:fldChar w:fldCharType="end"/>
        </w:r>
      </w:hyperlink>
    </w:p>
    <w:p w14:paraId="46040990" w14:textId="4AF8165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CD7146">
          <w:rPr>
            <w:noProof/>
            <w:webHidden/>
          </w:rPr>
          <w:t>235</w:t>
        </w:r>
        <w:r w:rsidR="00BF5FF9">
          <w:rPr>
            <w:noProof/>
            <w:webHidden/>
          </w:rPr>
          <w:fldChar w:fldCharType="end"/>
        </w:r>
      </w:hyperlink>
    </w:p>
    <w:p w14:paraId="23EFBD7E" w14:textId="663A098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3F455EFE" w14:textId="2260DD1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CD7146">
          <w:rPr>
            <w:noProof/>
            <w:webHidden/>
          </w:rPr>
          <w:t>239</w:t>
        </w:r>
        <w:r w:rsidR="00BF5FF9">
          <w:rPr>
            <w:noProof/>
            <w:webHidden/>
          </w:rPr>
          <w:fldChar w:fldCharType="end"/>
        </w:r>
      </w:hyperlink>
    </w:p>
    <w:p w14:paraId="635A1668" w14:textId="179F1C1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CD7146">
          <w:rPr>
            <w:noProof/>
            <w:webHidden/>
          </w:rPr>
          <w:t>241</w:t>
        </w:r>
        <w:r w:rsidR="00BF5FF9">
          <w:rPr>
            <w:noProof/>
            <w:webHidden/>
          </w:rPr>
          <w:fldChar w:fldCharType="end"/>
        </w:r>
      </w:hyperlink>
    </w:p>
    <w:p w14:paraId="121A6F59" w14:textId="28B1956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CD7146">
          <w:rPr>
            <w:noProof/>
            <w:webHidden/>
          </w:rPr>
          <w:t>254</w:t>
        </w:r>
        <w:r w:rsidR="00BF5FF9">
          <w:rPr>
            <w:noProof/>
            <w:webHidden/>
          </w:rPr>
          <w:fldChar w:fldCharType="end"/>
        </w:r>
      </w:hyperlink>
    </w:p>
    <w:p w14:paraId="1B2E5B76" w14:textId="003B0BB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CD7146">
          <w:rPr>
            <w:noProof/>
            <w:webHidden/>
          </w:rPr>
          <w:t>257</w:t>
        </w:r>
        <w:r w:rsidR="00BF5FF9">
          <w:rPr>
            <w:noProof/>
            <w:webHidden/>
          </w:rPr>
          <w:fldChar w:fldCharType="end"/>
        </w:r>
      </w:hyperlink>
    </w:p>
    <w:p w14:paraId="5C778533" w14:textId="7D23797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CD7146">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20" w:name="_Toc129593883"/>
      <w:bookmarkStart w:id="21" w:name="_Toc129594437"/>
      <w:bookmarkStart w:id="22" w:name="_Toc129594669"/>
      <w:bookmarkStart w:id="23" w:name="_Toc129594670"/>
      <w:bookmarkStart w:id="24" w:name="_Toc129597318"/>
      <w:bookmarkStart w:id="25" w:name="_Toc129597319"/>
      <w:bookmarkStart w:id="26" w:name="_Toc129599680"/>
      <w:r>
        <w:br w:type="page"/>
      </w:r>
      <w:bookmarkStart w:id="27" w:name="_Toc173478091"/>
      <w:bookmarkStart w:id="28" w:name="_Toc174382575"/>
      <w:r w:rsidR="00717971" w:rsidRPr="00EE4EB4">
        <w:rPr>
          <w:rStyle w:val="ChapterNumChar"/>
          <w:b/>
        </w:rPr>
        <w:lastRenderedPageBreak/>
        <w:t>LIST OF TABLES</w:t>
      </w:r>
      <w:bookmarkEnd w:id="27"/>
      <w:bookmarkEnd w:id="28"/>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9" w:name="_Hlk174380491"/>
      <w:r>
        <w:t>Table</w:t>
      </w:r>
      <w:r>
        <w:tab/>
      </w:r>
      <w:r w:rsidR="00075713">
        <w:t xml:space="preserve"> </w:t>
      </w:r>
      <w:r>
        <w:t>Page</w:t>
      </w:r>
    </w:p>
    <w:bookmarkEnd w:id="29"/>
    <w:p w14:paraId="3CA5DBCA" w14:textId="366D0E1D"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CD7146">
          <w:rPr>
            <w:noProof/>
            <w:webHidden/>
          </w:rPr>
          <w:t>46</w:t>
        </w:r>
        <w:r w:rsidR="00A905CB">
          <w:rPr>
            <w:noProof/>
            <w:webHidden/>
          </w:rPr>
          <w:fldChar w:fldCharType="end"/>
        </w:r>
      </w:hyperlink>
    </w:p>
    <w:p w14:paraId="41EDB86A" w14:textId="2E57C11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CD7146">
          <w:rPr>
            <w:noProof/>
            <w:webHidden/>
          </w:rPr>
          <w:t>60</w:t>
        </w:r>
        <w:r w:rsidR="00A905CB">
          <w:rPr>
            <w:noProof/>
            <w:webHidden/>
          </w:rPr>
          <w:fldChar w:fldCharType="end"/>
        </w:r>
      </w:hyperlink>
    </w:p>
    <w:p w14:paraId="57C880CA" w14:textId="6E39AE6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CD7146">
          <w:rPr>
            <w:noProof/>
            <w:webHidden/>
          </w:rPr>
          <w:t>113</w:t>
        </w:r>
        <w:r w:rsidR="00A905CB">
          <w:rPr>
            <w:noProof/>
            <w:webHidden/>
          </w:rPr>
          <w:fldChar w:fldCharType="end"/>
        </w:r>
      </w:hyperlink>
    </w:p>
    <w:p w14:paraId="4201ADC2" w14:textId="7694301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CD7146">
          <w:rPr>
            <w:noProof/>
            <w:webHidden/>
          </w:rPr>
          <w:t>114</w:t>
        </w:r>
        <w:r w:rsidR="00A905CB">
          <w:rPr>
            <w:noProof/>
            <w:webHidden/>
          </w:rPr>
          <w:fldChar w:fldCharType="end"/>
        </w:r>
      </w:hyperlink>
    </w:p>
    <w:p w14:paraId="5573C64A" w14:textId="3BB8D311"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CD7146">
          <w:rPr>
            <w:noProof/>
            <w:webHidden/>
          </w:rPr>
          <w:t>115</w:t>
        </w:r>
        <w:r w:rsidR="00A905CB">
          <w:rPr>
            <w:noProof/>
            <w:webHidden/>
          </w:rPr>
          <w:fldChar w:fldCharType="end"/>
        </w:r>
      </w:hyperlink>
    </w:p>
    <w:p w14:paraId="558AE46A" w14:textId="7C8BD12F"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CD7146">
          <w:rPr>
            <w:noProof/>
            <w:webHidden/>
          </w:rPr>
          <w:t>116</w:t>
        </w:r>
        <w:r w:rsidR="00A905CB">
          <w:rPr>
            <w:noProof/>
            <w:webHidden/>
          </w:rPr>
          <w:fldChar w:fldCharType="end"/>
        </w:r>
      </w:hyperlink>
    </w:p>
    <w:p w14:paraId="4C69A70D" w14:textId="5C26F83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CD7146">
          <w:rPr>
            <w:noProof/>
            <w:webHidden/>
          </w:rPr>
          <w:t>119</w:t>
        </w:r>
        <w:r w:rsidR="00A905CB">
          <w:rPr>
            <w:noProof/>
            <w:webHidden/>
          </w:rPr>
          <w:fldChar w:fldCharType="end"/>
        </w:r>
      </w:hyperlink>
    </w:p>
    <w:p w14:paraId="0C3A70D2" w14:textId="23648C2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CD7146">
          <w:rPr>
            <w:noProof/>
            <w:webHidden/>
          </w:rPr>
          <w:t>154</w:t>
        </w:r>
        <w:r w:rsidR="00A905CB">
          <w:rPr>
            <w:noProof/>
            <w:webHidden/>
          </w:rPr>
          <w:fldChar w:fldCharType="end"/>
        </w:r>
      </w:hyperlink>
    </w:p>
    <w:p w14:paraId="3906ECA0" w14:textId="37C4418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CD7146">
          <w:rPr>
            <w:noProof/>
            <w:webHidden/>
          </w:rPr>
          <w:t>155</w:t>
        </w:r>
        <w:r w:rsidR="00A905CB">
          <w:rPr>
            <w:noProof/>
            <w:webHidden/>
          </w:rPr>
          <w:fldChar w:fldCharType="end"/>
        </w:r>
      </w:hyperlink>
    </w:p>
    <w:p w14:paraId="59B082C7" w14:textId="63C1639C"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CD7146">
          <w:rPr>
            <w:noProof/>
            <w:webHidden/>
          </w:rPr>
          <w:t>210</w:t>
        </w:r>
        <w:r w:rsidR="00A905CB">
          <w:rPr>
            <w:noProof/>
            <w:webHidden/>
          </w:rPr>
          <w:fldChar w:fldCharType="end"/>
        </w:r>
      </w:hyperlink>
    </w:p>
    <w:p w14:paraId="6395DF29" w14:textId="52624BC1"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CD7146">
          <w:rPr>
            <w:noProof/>
            <w:webHidden/>
          </w:rPr>
          <w:t>211</w:t>
        </w:r>
        <w:r w:rsidR="00A905CB">
          <w:rPr>
            <w:noProof/>
            <w:webHidden/>
          </w:rPr>
          <w:fldChar w:fldCharType="end"/>
        </w:r>
      </w:hyperlink>
    </w:p>
    <w:p w14:paraId="079F240E" w14:textId="644FBD7B"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CD7146">
          <w:rPr>
            <w:noProof/>
            <w:webHidden/>
          </w:rPr>
          <w:t>212</w:t>
        </w:r>
        <w:r w:rsidR="00A905CB">
          <w:rPr>
            <w:noProof/>
            <w:webHidden/>
          </w:rPr>
          <w:fldChar w:fldCharType="end"/>
        </w:r>
      </w:hyperlink>
    </w:p>
    <w:p w14:paraId="7F36DFBC" w14:textId="40691B4C"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CD7146">
          <w:rPr>
            <w:noProof/>
            <w:webHidden/>
          </w:rPr>
          <w:t>213</w:t>
        </w:r>
        <w:r w:rsidR="00A905CB">
          <w:rPr>
            <w:noProof/>
            <w:webHidden/>
          </w:rPr>
          <w:fldChar w:fldCharType="end"/>
        </w:r>
      </w:hyperlink>
    </w:p>
    <w:p w14:paraId="77322767" w14:textId="5C7AE8EE"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CD7146">
          <w:rPr>
            <w:noProof/>
            <w:webHidden/>
          </w:rPr>
          <w:t>235</w:t>
        </w:r>
        <w:r w:rsidR="00A905CB">
          <w:rPr>
            <w:noProof/>
            <w:webHidden/>
          </w:rPr>
          <w:fldChar w:fldCharType="end"/>
        </w:r>
      </w:hyperlink>
    </w:p>
    <w:p w14:paraId="5A1EA136" w14:textId="244E92A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CD7146">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0" w:name="_Toc174382576"/>
      <w:r w:rsidR="00200631" w:rsidRPr="001C31A8">
        <w:lastRenderedPageBreak/>
        <w:t>LIST OF FIGURES</w:t>
      </w:r>
      <w:bookmarkEnd w:id="20"/>
      <w:bookmarkEnd w:id="21"/>
      <w:bookmarkEnd w:id="22"/>
      <w:bookmarkEnd w:id="23"/>
      <w:bookmarkEnd w:id="24"/>
      <w:bookmarkEnd w:id="25"/>
      <w:bookmarkEnd w:id="26"/>
      <w:bookmarkEnd w:id="3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31" w:name="_Toc129597321"/>
      <w:bookmarkStart w:id="32" w:name="_Toc129599682"/>
      <w:bookmarkStart w:id="33" w:name="_Toc131906341"/>
      <w:bookmarkStart w:id="34" w:name="_Toc131906440"/>
      <w:r>
        <w:t>Figure</w:t>
      </w:r>
      <w:r>
        <w:tab/>
        <w:t xml:space="preserve"> Page</w:t>
      </w:r>
    </w:p>
    <w:p w14:paraId="371FDEC2" w14:textId="0D256DB1"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CD7146">
          <w:rPr>
            <w:noProof/>
            <w:webHidden/>
          </w:rPr>
          <w:t>64</w:t>
        </w:r>
        <w:r w:rsidR="00156BE2">
          <w:rPr>
            <w:noProof/>
            <w:webHidden/>
          </w:rPr>
          <w:fldChar w:fldCharType="end"/>
        </w:r>
      </w:hyperlink>
    </w:p>
    <w:p w14:paraId="5CB179D0" w14:textId="10A23AA4"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CD7146">
          <w:rPr>
            <w:noProof/>
            <w:webHidden/>
          </w:rPr>
          <w:t>156</w:t>
        </w:r>
        <w:r w:rsidR="00156BE2">
          <w:rPr>
            <w:noProof/>
            <w:webHidden/>
          </w:rPr>
          <w:fldChar w:fldCharType="end"/>
        </w:r>
      </w:hyperlink>
    </w:p>
    <w:p w14:paraId="1F9B0964" w14:textId="1D4C1D9E"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CD7146">
          <w:rPr>
            <w:noProof/>
            <w:webHidden/>
          </w:rPr>
          <w:t>157</w:t>
        </w:r>
        <w:r w:rsidR="00156BE2">
          <w:rPr>
            <w:noProof/>
            <w:webHidden/>
          </w:rPr>
          <w:fldChar w:fldCharType="end"/>
        </w:r>
      </w:hyperlink>
    </w:p>
    <w:p w14:paraId="19C3F93A" w14:textId="366E9E68"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CD7146">
          <w:rPr>
            <w:noProof/>
            <w:webHidden/>
          </w:rPr>
          <w:t>158</w:t>
        </w:r>
        <w:r w:rsidR="00156BE2">
          <w:rPr>
            <w:noProof/>
            <w:webHidden/>
          </w:rPr>
          <w:fldChar w:fldCharType="end"/>
        </w:r>
      </w:hyperlink>
    </w:p>
    <w:p w14:paraId="0E3CECE2" w14:textId="72FDAE43"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CD7146">
          <w:rPr>
            <w:noProof/>
            <w:webHidden/>
          </w:rPr>
          <w:t>215</w:t>
        </w:r>
        <w:r w:rsidR="00156BE2">
          <w:rPr>
            <w:noProof/>
            <w:webHidden/>
          </w:rPr>
          <w:fldChar w:fldCharType="end"/>
        </w:r>
      </w:hyperlink>
    </w:p>
    <w:p w14:paraId="5258402A" w14:textId="430D2154"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CD7146">
          <w:rPr>
            <w:noProof/>
            <w:webHidden/>
          </w:rPr>
          <w:t>216</w:t>
        </w:r>
        <w:r w:rsidR="00156BE2">
          <w:rPr>
            <w:noProof/>
            <w:webHidden/>
          </w:rPr>
          <w:fldChar w:fldCharType="end"/>
        </w:r>
      </w:hyperlink>
    </w:p>
    <w:p w14:paraId="1EA26F97" w14:textId="302567E9"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CD7146">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5" w:name="_Toc129593885"/>
      <w:bookmarkStart w:id="36" w:name="_Toc129594438"/>
      <w:bookmarkStart w:id="37" w:name="_Toc129594671"/>
      <w:bookmarkStart w:id="38" w:name="_Toc129597320"/>
      <w:bookmarkStart w:id="39" w:name="_Toc129599681"/>
    </w:p>
    <w:bookmarkEnd w:id="35"/>
    <w:bookmarkEnd w:id="36"/>
    <w:bookmarkEnd w:id="37"/>
    <w:bookmarkEnd w:id="38"/>
    <w:bookmarkEnd w:id="39"/>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4"/>
          <w:footerReference w:type="default" r:id="rId15"/>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0" w:name="_Toc173478099"/>
      <w:bookmarkStart w:id="41" w:name="_Toc174382577"/>
      <w:bookmarkEnd w:id="31"/>
      <w:bookmarkEnd w:id="32"/>
      <w:bookmarkEnd w:id="33"/>
      <w:bookmarkEnd w:id="3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0"/>
      <w:bookmarkEnd w:id="41"/>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2" w:name="_Toc174382578"/>
      <w:r>
        <w:t xml:space="preserve">1.1 </w:t>
      </w:r>
      <w:r w:rsidR="00E23DAE" w:rsidRPr="00E80443">
        <w:t>Abstract</w:t>
      </w:r>
      <w:bookmarkEnd w:id="42"/>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3" w:name="_Toc174382579"/>
      <w:r>
        <w:t xml:space="preserve">1.2 </w:t>
      </w:r>
      <w:r w:rsidR="00E23DAE" w:rsidRPr="00E80443">
        <w:t>Introduction</w:t>
      </w:r>
      <w:bookmarkEnd w:id="43"/>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4" w:name="_Toc174382580"/>
      <w:r>
        <w:t xml:space="preserve">1.3 </w:t>
      </w:r>
      <w:r w:rsidR="00E23DAE" w:rsidRPr="00E80443">
        <w:t>Limitations and caveats for comparisons between studies</w:t>
      </w:r>
      <w:bookmarkEnd w:id="44"/>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w:t>
      </w:r>
      <w:proofErr w:type="spellStart"/>
      <w:r>
        <w:t>hyicus</w:t>
      </w:r>
      <w:proofErr w:type="spellEnd"/>
      <w:r>
        <w:t xml:space="preserve">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5" w:name="_Toc174382581"/>
      <w:r>
        <w:t xml:space="preserve">1.4 </w:t>
      </w:r>
      <w:r w:rsidR="00E23DAE" w:rsidRPr="00E80443">
        <w:t>Summary of studies describing AMR of staphylococci from conventional vs. organic dairies</w:t>
      </w:r>
      <w:bookmarkEnd w:id="45"/>
    </w:p>
    <w:p w14:paraId="7911470E" w14:textId="77777777" w:rsidR="00E23DAE" w:rsidRDefault="00E23DAE" w:rsidP="00C3780C">
      <w:pPr>
        <w:pStyle w:val="BodyTextIndent"/>
      </w:pPr>
      <w:r>
        <w:t>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t>Mammaliicoccus</w:t>
      </w:r>
      <w:proofErr w:type="spellEnd"/>
      <w:r>
        <w:t xml:space="preserve">),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w:t>
      </w:r>
      <w:proofErr w:type="spellStart"/>
      <w:r>
        <w:t>sciuri</w:t>
      </w:r>
      <w:proofErr w:type="spellEnd"/>
      <w:r>
        <w:t xml:space="preserve"> (n = 5), S. chromogenes (n = 2), S. saprophyticus (n = 3), S. </w:t>
      </w:r>
      <w:proofErr w:type="spellStart"/>
      <w:r>
        <w:t>agnetis</w:t>
      </w:r>
      <w:proofErr w:type="spellEnd"/>
      <w:r>
        <w:t xml:space="preserve">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w:t>
      </w:r>
      <w:proofErr w:type="spellStart"/>
      <w:r>
        <w:t>sciuri</w:t>
      </w:r>
      <w:proofErr w:type="spellEnd"/>
      <w:r>
        <w:t xml:space="preserve">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6" w:name="_Toc174382582"/>
      <w:r>
        <w:t xml:space="preserve">1.5 </w:t>
      </w:r>
      <w:r w:rsidR="00E23DAE" w:rsidRPr="00E80443">
        <w:t>Additional factors explaining variation in antimicrobial susceptibility of staphylococci</w:t>
      </w:r>
      <w:bookmarkEnd w:id="46"/>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w:t>
      </w:r>
      <w:proofErr w:type="spellStart"/>
      <w:r>
        <w:t>haemolyticus</w:t>
      </w:r>
      <w:proofErr w:type="spellEnd"/>
      <w:r>
        <w:t xml:space="preserve"> in Sweden (Persson Waller et al., 2011). Although a smaller-scale study in Argentina found a relatively high proportion of S. chromogenes were resistant to penicillin (45.1%), both S. </w:t>
      </w:r>
      <w:proofErr w:type="spellStart"/>
      <w:r>
        <w:t>haemolyticus</w:t>
      </w:r>
      <w:proofErr w:type="spellEnd"/>
      <w:r>
        <w:t xml:space="preserve"> and S. </w:t>
      </w:r>
      <w:proofErr w:type="spellStart"/>
      <w: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w:t>
      </w:r>
      <w:proofErr w:type="spellStart"/>
      <w:r>
        <w:t>cohnii</w:t>
      </w:r>
      <w:proofErr w:type="spellEnd"/>
      <w:r>
        <w:t xml:space="preserve">, S. </w:t>
      </w:r>
      <w:proofErr w:type="spellStart"/>
      <w:r>
        <w:t>equorum</w:t>
      </w:r>
      <w:proofErr w:type="spellEnd"/>
      <w:r>
        <w:t xml:space="preserve">, S. </w:t>
      </w:r>
      <w:proofErr w:type="spellStart"/>
      <w:r>
        <w:t>fleurettii</w:t>
      </w:r>
      <w:proofErr w:type="spellEnd"/>
      <w:r>
        <w:t xml:space="preserve">, and S. </w:t>
      </w:r>
      <w:proofErr w:type="spellStart"/>
      <w: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w:t>
      </w:r>
      <w:proofErr w:type="spellStart"/>
      <w:r>
        <w:t>cohnii</w:t>
      </w:r>
      <w:proofErr w:type="spellEnd"/>
      <w:r>
        <w:t xml:space="preserve"> and S. </w:t>
      </w:r>
      <w:proofErr w:type="spellStart"/>
      <w:r>
        <w:t>arlettae</w:t>
      </w:r>
      <w:proofErr w:type="spellEnd"/>
      <w:r>
        <w:t xml:space="preserve"> were frequently resistant to erythromycin (prevalence of 63 and 100%, respectively). The authors specifically highlight S. </w:t>
      </w:r>
      <w:proofErr w:type="spellStart"/>
      <w:r>
        <w:t>arlettae</w:t>
      </w:r>
      <w:proofErr w:type="spellEnd"/>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w:t>
      </w:r>
      <w:proofErr w:type="spellStart"/>
      <w:r>
        <w:t>haemolyticus</w:t>
      </w:r>
      <w:proofErr w:type="spellEnd"/>
      <w:r>
        <w:t xml:space="preserve">, S. </w:t>
      </w:r>
      <w:proofErr w:type="spellStart"/>
      <w:r>
        <w:t>xylosus</w:t>
      </w:r>
      <w:proofErr w:type="spellEnd"/>
      <w:r>
        <w:t xml:space="preserve">, and S. </w:t>
      </w:r>
      <w:proofErr w:type="spellStart"/>
      <w:r>
        <w:t>warneri</w:t>
      </w:r>
      <w:proofErr w:type="spellEnd"/>
      <w:r>
        <w:t xml:space="preserve"> in Dolder et al. (2017), and S. </w:t>
      </w:r>
      <w:proofErr w:type="spellStart"/>
      <w:r>
        <w:t>cohnii</w:t>
      </w:r>
      <w:proofErr w:type="spellEnd"/>
      <w:r>
        <w:t xml:space="preserve">, S. </w:t>
      </w:r>
      <w:proofErr w:type="spellStart"/>
      <w:r>
        <w:t>simulans</w:t>
      </w:r>
      <w:proofErr w:type="spellEnd"/>
      <w:r>
        <w:t xml:space="preserve">, S. </w:t>
      </w:r>
      <w:proofErr w:type="spellStart"/>
      <w: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w:t>
      </w:r>
      <w:proofErr w:type="spellStart"/>
      <w:r>
        <w:t>simulans</w:t>
      </w:r>
      <w:proofErr w:type="spellEnd"/>
      <w:r>
        <w:t>)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w:t>
      </w:r>
      <w:proofErr w:type="spellStart"/>
      <w:r>
        <w:t>simulans</w:t>
      </w:r>
      <w:proofErr w:type="spellEnd"/>
      <w:r>
        <w:t xml:space="preserve">, S. </w:t>
      </w:r>
      <w:proofErr w:type="spellStart"/>
      <w:r>
        <w:t>xylosus</w:t>
      </w:r>
      <w:proofErr w:type="spellEnd"/>
      <w:r>
        <w:t xml:space="preserve">, S. </w:t>
      </w:r>
      <w:proofErr w:type="spellStart"/>
      <w:r>
        <w:t>cohnii</w:t>
      </w:r>
      <w:proofErr w:type="spellEnd"/>
      <w:r>
        <w:t xml:space="preserve">, S. saprophyticus, S. capitis, and S. </w:t>
      </w:r>
      <w:proofErr w:type="spellStart"/>
      <w:r>
        <w:t>arlettae</w:t>
      </w:r>
      <w:proofErr w:type="spellEnd"/>
      <w:r>
        <w:t xml:space="preserv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w:t>
      </w:r>
      <w:proofErr w:type="spellStart"/>
      <w:r>
        <w:t>sciuri</w:t>
      </w:r>
      <w:proofErr w:type="spellEnd"/>
      <w:r>
        <w:t xml:space="preserve"> vs. other NASM (</w:t>
      </w:r>
      <w:proofErr w:type="spellStart"/>
      <w:r>
        <w:t>Condas</w:t>
      </w:r>
      <w:proofErr w:type="spellEnd"/>
      <w:r>
        <w:t xml:space="preserve"> et al., 2017a), while Adkins et al. (2022) found S. </w:t>
      </w:r>
      <w:proofErr w:type="spellStart"/>
      <w:r>
        <w:t>cohnii</w:t>
      </w:r>
      <w:proofErr w:type="spellEnd"/>
      <w:r>
        <w:t xml:space="preserve">, S. </w:t>
      </w:r>
      <w:proofErr w:type="spellStart"/>
      <w:r>
        <w:t>hyicus</w:t>
      </w:r>
      <w:proofErr w:type="spellEnd"/>
      <w:r>
        <w:t xml:space="preserve">,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w:t>
      </w:r>
      <w:proofErr w:type="spellStart"/>
      <w:r>
        <w:t>xylosus</w:t>
      </w:r>
      <w:proofErr w:type="spellEnd"/>
      <w:r>
        <w:t xml:space="preserve"> and S. </w:t>
      </w:r>
      <w:proofErr w:type="spellStart"/>
      <w:r>
        <w:t>succinus</w:t>
      </w:r>
      <w:proofErr w:type="spellEnd"/>
      <w:r>
        <w:t xml:space="preserve"> for Belgian dairy herds. De Visscher et al. (2017) identified a number of management practices around milking protocol and hygiene associated with the presence of different NASM species in BTM. These include a decreased risk for S. </w:t>
      </w:r>
      <w:proofErr w:type="spellStart"/>
      <w:r>
        <w:t>xylosus</w:t>
      </w:r>
      <w:proofErr w:type="spellEnd"/>
      <w:r>
        <w:t xml:space="preserve">, S. </w:t>
      </w:r>
      <w:proofErr w:type="spellStart"/>
      <w:r>
        <w:t>simulans</w:t>
      </w:r>
      <w:proofErr w:type="spellEnd"/>
      <w:r>
        <w:t xml:space="preserve">, and S. chromogenes in BTM from herds that clip udders, a decreased risk of S. </w:t>
      </w:r>
      <w:proofErr w:type="spellStart"/>
      <w:r>
        <w:t>devriesei</w:t>
      </w:r>
      <w:proofErr w:type="spellEnd"/>
      <w:r>
        <w:t xml:space="preserve"> in herds with consistent glove use during milking, an increased likelihood of S. </w:t>
      </w:r>
      <w:proofErr w:type="spellStart"/>
      <w:r>
        <w:t>cohnii</w:t>
      </w:r>
      <w:proofErr w:type="spellEnd"/>
      <w:r>
        <w:t xml:space="preserve"> in herds sharing towels between cows when drying udders, and a decreased likelihood of S. </w:t>
      </w:r>
      <w:proofErr w:type="spellStart"/>
      <w:r>
        <w:t>haemolyticus</w:t>
      </w:r>
      <w:proofErr w:type="spellEnd"/>
      <w:r>
        <w:t xml:space="preserve">, S. </w:t>
      </w:r>
      <w:proofErr w:type="spellStart"/>
      <w:r>
        <w:t>cohnii</w:t>
      </w:r>
      <w:proofErr w:type="spellEnd"/>
      <w:r>
        <w:t xml:space="preserve">, and S. </w:t>
      </w:r>
      <w:proofErr w:type="spellStart"/>
      <w:r>
        <w:t>simulans</w:t>
      </w:r>
      <w:proofErr w:type="spellEnd"/>
      <w:r>
        <w:t xml:space="preserve"> in herds that flushed or steamed milking units after use. Hogan et al. (1987) found </w:t>
      </w:r>
      <w:r>
        <w:lastRenderedPageBreak/>
        <w:t xml:space="preserve">more IMI due to S. epidermidis in herds using no teat dip compared to herds that did, and that S. </w:t>
      </w:r>
      <w:proofErr w:type="spellStart"/>
      <w: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w:t>
      </w:r>
      <w:proofErr w:type="spellStart"/>
      <w: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w:t>
      </w:r>
      <w:proofErr w:type="spellStart"/>
      <w:r>
        <w:t>haemolyticus</w:t>
      </w:r>
      <w:proofErr w:type="spellEnd"/>
      <w:r>
        <w:t xml:space="preserve">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w:t>
      </w:r>
      <w:proofErr w:type="spellStart"/>
      <w:r>
        <w:t>xylosus</w:t>
      </w:r>
      <w:proofErr w:type="spellEnd"/>
      <w:r>
        <w:t xml:space="preserve">, and S. </w:t>
      </w:r>
      <w:proofErr w:type="spellStart"/>
      <w:r>
        <w:t>simulans</w:t>
      </w:r>
      <w:proofErr w:type="spellEnd"/>
      <w:r>
        <w:t xml:space="preserve">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w:t>
      </w:r>
      <w:proofErr w:type="spellStart"/>
      <w:r>
        <w:t>xylosus</w:t>
      </w:r>
      <w:proofErr w:type="spellEnd"/>
      <w:r>
        <w:t xml:space="preserve"> was more commonly found in early lactation and S. </w:t>
      </w:r>
      <w:proofErr w:type="spellStart"/>
      <w:r>
        <w:t>warneri</w:t>
      </w:r>
      <w:proofErr w:type="spellEnd"/>
      <w:r>
        <w:t xml:space="preserve">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w:t>
      </w:r>
      <w:proofErr w:type="spellStart"/>
      <w:r>
        <w:t>cohnii</w:t>
      </w:r>
      <w:proofErr w:type="spellEnd"/>
      <w:r>
        <w:t xml:space="preserve">, and S. capitis to be highest at freshening, and the prevalence of S. chromogenes </w:t>
      </w:r>
      <w:r>
        <w:lastRenderedPageBreak/>
        <w:t xml:space="preserve">(after an initial decrease from levels at freshening), S. </w:t>
      </w:r>
      <w:proofErr w:type="spellStart"/>
      <w:r>
        <w:t>haemolyticus</w:t>
      </w:r>
      <w:proofErr w:type="spellEnd"/>
      <w:r>
        <w:t xml:space="preserve">, S. </w:t>
      </w:r>
      <w:proofErr w:type="spellStart"/>
      <w:r>
        <w:t>xylosus</w:t>
      </w:r>
      <w:proofErr w:type="spellEnd"/>
      <w:r>
        <w:t xml:space="preserve">, and S. </w:t>
      </w:r>
      <w:proofErr w:type="spellStart"/>
      <w:r>
        <w:t>cohnii</w:t>
      </w:r>
      <w:proofErr w:type="spellEnd"/>
      <w:r>
        <w:t xml:space="preserve"> increased throughout lactation. In Belgian herds, S. chromogenes was the predominant species causing IMI both at parturition and throughout lactation; the next most commonly seen species at freshening were S. </w:t>
      </w:r>
      <w:proofErr w:type="spellStart"/>
      <w:r>
        <w:t>sciuri</w:t>
      </w:r>
      <w:proofErr w:type="spellEnd"/>
      <w:r>
        <w:t xml:space="preserve"> and S. </w:t>
      </w:r>
      <w:proofErr w:type="spellStart"/>
      <w:r>
        <w:t>cohnii</w:t>
      </w:r>
      <w:proofErr w:type="spellEnd"/>
      <w:r>
        <w:t xml:space="preserve"> (De Visscher et al., 2016), while S. </w:t>
      </w:r>
      <w:proofErr w:type="spellStart"/>
      <w:r>
        <w:t>simulans</w:t>
      </w:r>
      <w:proofErr w:type="spellEnd"/>
      <w:r>
        <w:t xml:space="preserve">, S. </w:t>
      </w:r>
      <w:proofErr w:type="spellStart"/>
      <w:r>
        <w:t>xylosus</w:t>
      </w:r>
      <w:proofErr w:type="spellEnd"/>
      <w:r>
        <w:t xml:space="preserve">, S. epidermidis, and S. </w:t>
      </w:r>
      <w:proofErr w:type="spellStart"/>
      <w: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w:t>
      </w:r>
      <w:proofErr w:type="spellStart"/>
      <w:r>
        <w:t>cohnii</w:t>
      </w:r>
      <w:proofErr w:type="spellEnd"/>
      <w:r>
        <w:t xml:space="preserve">, S. </w:t>
      </w:r>
      <w:proofErr w:type="spellStart"/>
      <w:r>
        <w:t>equorum</w:t>
      </w:r>
      <w:proofErr w:type="spellEnd"/>
      <w:r>
        <w:t xml:space="preserve">, S. saprophyticus, and S. </w:t>
      </w:r>
      <w:proofErr w:type="spellStart"/>
      <w: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w:t>
      </w:r>
      <w:proofErr w:type="spellStart"/>
      <w:r>
        <w:t>simulans</w:t>
      </w:r>
      <w:proofErr w:type="spellEnd"/>
      <w:r>
        <w:t xml:space="preserve">, or S. </w:t>
      </w:r>
      <w:proofErr w:type="spellStart"/>
      <w:r>
        <w:t>xylosus</w:t>
      </w:r>
      <w:proofErr w:type="spellEnd"/>
      <w:r>
        <w:t>;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7" w:name="_Toc174382583"/>
      <w:r>
        <w:t xml:space="preserve">1.6 </w:t>
      </w:r>
      <w:r w:rsidR="00E23DAE" w:rsidRPr="00E80443">
        <w:t>Why is AMR maintained in organic systems?</w:t>
      </w:r>
      <w:bookmarkEnd w:id="47"/>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8" w:name="_Toc174382584"/>
      <w:r>
        <w:t xml:space="preserve">1.7 </w:t>
      </w:r>
      <w:r w:rsidR="00E23DAE" w:rsidRPr="00E80443">
        <w:t>Conclusions</w:t>
      </w:r>
      <w:bookmarkEnd w:id="48"/>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9" w:name="_Toc174382585"/>
      <w:r>
        <w:lastRenderedPageBreak/>
        <w:t xml:space="preserve">1.8 </w:t>
      </w:r>
      <w:r w:rsidR="00E23DAE" w:rsidRPr="00AE60A8">
        <w:t>References</w:t>
      </w:r>
      <w:bookmarkEnd w:id="49"/>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7:e6749.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w:t>
      </w:r>
      <w:proofErr w:type="spellStart"/>
      <w: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 xml:space="preserve">Staphylococcus chromogenes and Staphylococcus </w:t>
      </w:r>
      <w:proofErr w:type="spellStart"/>
      <w: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89(1):e1-e10.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1:S39-45.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0" w:name="_Toc174382586"/>
      <w:r>
        <w:lastRenderedPageBreak/>
        <w:t xml:space="preserve">1.9 </w:t>
      </w:r>
      <w:r w:rsidR="00002C40" w:rsidRPr="004B37E3">
        <w:t>Tables</w:t>
      </w:r>
      <w:bookmarkEnd w:id="50"/>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C4006C">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1"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2" w:name="chap4wgs"/>
            <w:bookmarkStart w:id="53" w:name="chap5shortcomm"/>
            <w:bookmarkEnd w:id="52"/>
            <w:bookmarkEnd w:id="53"/>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1"/>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4"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4"/>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C4006C">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C4006C">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C4006C">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C4006C">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5"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5"/>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6" w:name="_Toc174382587"/>
      <w:r>
        <w:lastRenderedPageBreak/>
        <w:t xml:space="preserve">1.10 </w:t>
      </w:r>
      <w:r w:rsidR="00AE60A8">
        <w:t>Figures</w:t>
      </w:r>
      <w:bookmarkEnd w:id="56"/>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7"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7"/>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8" w:name="_Toc129599690"/>
      <w:bookmarkStart w:id="59" w:name="_Toc131906349"/>
      <w:bookmarkStart w:id="60" w:name="_Toc131906448"/>
      <w:bookmarkStart w:id="61" w:name="chapter2_40herd"/>
      <w:bookmarkStart w:id="62" w:name="_Toc173478100"/>
      <w:bookmarkStart w:id="63" w:name="_Toc174382588"/>
      <w:r w:rsidR="00F74D48" w:rsidRPr="0041351C">
        <w:lastRenderedPageBreak/>
        <w:t xml:space="preserve">CHAPTER 2: </w:t>
      </w:r>
      <w:bookmarkEnd w:id="58"/>
      <w:bookmarkEnd w:id="59"/>
      <w:bookmarkEnd w:id="60"/>
      <w:r w:rsidR="0041351C" w:rsidRPr="0041351C">
        <w:rPr>
          <w:caps/>
        </w:rPr>
        <w:t xml:space="preserve">Relationship Between Facility Type and Bulk Tank </w:t>
      </w:r>
      <w:bookmarkEnd w:id="61"/>
      <w:r w:rsidR="0041351C" w:rsidRPr="0041351C">
        <w:rPr>
          <w:caps/>
        </w:rPr>
        <w:t>Milk Bacteriology, Udder Health, Udder Hygiene, and Milk Production on Vermont Organic Dairy Farms</w:t>
      </w:r>
      <w:bookmarkEnd w:id="62"/>
      <w:bookmarkEnd w:id="63"/>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8"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4"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4"/>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5" w:name="_Toc174382590"/>
      <w:r>
        <w:rPr>
          <w:rStyle w:val="Emphasis"/>
          <w:bCs/>
          <w:i w:val="0"/>
          <w:iCs w:val="0"/>
          <w:color w:val="0E101A"/>
        </w:rPr>
        <w:t xml:space="preserve">2.2 </w:t>
      </w:r>
      <w:r w:rsidR="00040714" w:rsidRPr="00117AEE">
        <w:rPr>
          <w:rStyle w:val="Emphasis"/>
          <w:bCs/>
          <w:i w:val="0"/>
          <w:iCs w:val="0"/>
          <w:color w:val="0E101A"/>
        </w:rPr>
        <w:t>Introduction</w:t>
      </w:r>
      <w:bookmarkEnd w:id="65"/>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6" w:name="_Toc174382591"/>
      <w:r>
        <w:t xml:space="preserve">2.3 </w:t>
      </w:r>
      <w:r w:rsidR="00040714" w:rsidRPr="00A65030">
        <w:t>Materials and Methods</w:t>
      </w:r>
      <w:bookmarkEnd w:id="66"/>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7"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8" w:name="_Hlk162954620"/>
      <w:r w:rsidRPr="00CE67C9">
        <w:t>CBP and deep bedded packs</w:t>
      </w:r>
      <w:bookmarkEnd w:id="68"/>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9" w:name="_Hlk161756637"/>
      <w:r w:rsidRPr="00CE67C9">
        <w:t xml:space="preserve">farm (the first 30 able to be evaluated in a loose pen, or the first 30 encountered in a TS). </w:t>
      </w:r>
      <w:bookmarkEnd w:id="69"/>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0" w:name="_Hlk166681195"/>
      <w:r w:rsidRPr="00CE67C9">
        <w:t xml:space="preserve">streptococci or strep-like organisms </w:t>
      </w:r>
      <w:bookmarkEnd w:id="70"/>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7"/>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1" w:name="_Toc174382592"/>
      <w:r>
        <w:t>2.</w:t>
      </w:r>
      <w:r w:rsidR="008514B1">
        <w:t>4</w:t>
      </w:r>
      <w:r>
        <w:t xml:space="preserve"> </w:t>
      </w:r>
      <w:r w:rsidR="00040714" w:rsidRPr="00EE170B">
        <w:t>Results</w:t>
      </w:r>
      <w:bookmarkEnd w:id="71"/>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2" w:name="_Toc174382593"/>
      <w:r w:rsidRPr="0094034D">
        <w:rPr>
          <w:bCs/>
        </w:rPr>
        <w:t xml:space="preserve">2.5 </w:t>
      </w:r>
      <w:r w:rsidR="00040714" w:rsidRPr="0094034D">
        <w:t>Discussion</w:t>
      </w:r>
      <w:bookmarkEnd w:id="72"/>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3" w:name="_Toc174382594"/>
      <w:r w:rsidRPr="00486328">
        <w:t xml:space="preserve">2.6 </w:t>
      </w:r>
      <w:r w:rsidR="00040714" w:rsidRPr="00486328">
        <w:t>Conclusion</w:t>
      </w:r>
      <w:bookmarkEnd w:id="73"/>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4" w:name="_Toc174382595"/>
      <w:r w:rsidRPr="00503468">
        <w:t xml:space="preserve">2.7 </w:t>
      </w:r>
      <w:r w:rsidR="00040714" w:rsidRPr="00503468">
        <w:t>Acknowledgements</w:t>
      </w:r>
      <w:bookmarkEnd w:id="74"/>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5" w:name="_Toc174382596"/>
      <w:r w:rsidRPr="00B76322">
        <w:lastRenderedPageBreak/>
        <w:t xml:space="preserve">2.8 </w:t>
      </w:r>
      <w:r w:rsidR="00B310AF" w:rsidRPr="00B76322">
        <w:t>References</w:t>
      </w:r>
      <w:bookmarkEnd w:id="75"/>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6" w:name="_Toc174382597"/>
      <w:r w:rsidRPr="00F2586A">
        <w:lastRenderedPageBreak/>
        <w:t xml:space="preserve">2.9 </w:t>
      </w:r>
      <w:r w:rsidR="00176785" w:rsidRPr="00F2586A">
        <w:t>Tables</w:t>
      </w:r>
      <w:bookmarkEnd w:id="76"/>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7"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7"/>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8"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8"/>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9"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9"/>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9"/>
          <w:footerReference w:type="default" r:id="rId20"/>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80"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80"/>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r w:rsidRPr="00CE67C9">
              <w:rPr>
                <w:color w:val="000000"/>
              </w:rPr>
              <w:t>lact</w:t>
            </w:r>
            <w:proofErr w:type="spell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1"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1"/>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2" w:name="_Toc174382598"/>
      <w:bookmarkStart w:id="83"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2"/>
    </w:p>
    <w:bookmarkEnd w:id="83"/>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1"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4" w:name="_Toc174382599"/>
      <w:r>
        <w:rPr>
          <w:rStyle w:val="Emphasis"/>
          <w:bCs/>
          <w:i w:val="0"/>
          <w:iCs w:val="0"/>
          <w:color w:val="0E101A"/>
        </w:rPr>
        <w:lastRenderedPageBreak/>
        <w:t xml:space="preserve">3.1 </w:t>
      </w:r>
      <w:r w:rsidRPr="004D1766">
        <w:rPr>
          <w:rStyle w:val="Emphasis"/>
          <w:bCs/>
          <w:i w:val="0"/>
          <w:iCs w:val="0"/>
          <w:color w:val="0E101A"/>
        </w:rPr>
        <w:t>Abstract</w:t>
      </w:r>
      <w:bookmarkEnd w:id="84"/>
    </w:p>
    <w:p w14:paraId="1C9E5F6A" w14:textId="3FAFAB16"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as a result of infection with the most frequently isolated </w:t>
      </w:r>
      <w:proofErr w:type="spellStart"/>
      <w:r w:rsidRPr="00A76DD3">
        <w:t>SaM</w:t>
      </w:r>
      <w:proofErr w:type="spellEnd"/>
      <w:r w:rsidRPr="00A76DD3">
        <w:t xml:space="preserve"> species. Aerobic culture of quarter-</w:t>
      </w:r>
      <w:proofErr w:type="spellStart"/>
      <w:r w:rsidRPr="00A76DD3">
        <w:t>milk</w:t>
      </w:r>
      <w:proofErr w:type="spellEnd"/>
      <w:r w:rsidRPr="00A76DD3">
        <w:t xml:space="preserve">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w:t>
      </w:r>
      <w:commentRangeStart w:id="85"/>
      <w:r w:rsidRPr="00A76DD3">
        <w:t xml:space="preserve">648 quarters with an IMI due to 10 different </w:t>
      </w:r>
      <w:proofErr w:type="spellStart"/>
      <w:r w:rsidRPr="00A76DD3">
        <w:t>SaM</w:t>
      </w:r>
      <w:proofErr w:type="spellEnd"/>
      <w:r w:rsidRPr="00A76DD3">
        <w:t xml:space="preserve"> spp. and 1,972 healthy quarters.</w:t>
      </w:r>
      <w:commentRangeEnd w:id="85"/>
      <w:r w:rsidR="00C4006C">
        <w:rPr>
          <w:rStyle w:val="CommentReference"/>
          <w:rFonts w:asciiTheme="minorHAnsi" w:eastAsiaTheme="minorEastAsia" w:hAnsiTheme="minorHAnsi" w:cstheme="minorBidi"/>
        </w:rPr>
        <w:commentReference w:id="85"/>
      </w:r>
      <w:r w:rsidRPr="00A76DD3">
        <w:t xml:space="preserve"> </w:t>
      </w:r>
      <w:commentRangeStart w:id="86"/>
      <w:r w:rsidRPr="00C4006C">
        <w:rPr>
          <w:i/>
          <w:rPrChange w:id="87" w:author="Sandra Godden" w:date="2024-08-18T16:13:00Z">
            <w:rPr/>
          </w:rPrChange>
        </w:rPr>
        <w:t>S. chromogenes</w:t>
      </w:r>
      <w:r w:rsidRPr="00A76DD3">
        <w:t xml:space="preserve"> </w:t>
      </w:r>
      <w:commentRangeEnd w:id="86"/>
      <w:r w:rsidR="00C4006C">
        <w:rPr>
          <w:rStyle w:val="CommentReference"/>
          <w:rFonts w:asciiTheme="minorHAnsi" w:eastAsiaTheme="minorEastAsia" w:hAnsiTheme="minorHAnsi" w:cstheme="minorBidi"/>
        </w:rPr>
        <w:commentReference w:id="86"/>
      </w:r>
      <w:r w:rsidRPr="00A76DD3">
        <w:t xml:space="preserve">was the most frequent species, followed by </w:t>
      </w:r>
      <w:r w:rsidRPr="00C4006C">
        <w:rPr>
          <w:i/>
          <w:rPrChange w:id="88" w:author="Sandra Godden" w:date="2024-08-18T16:13:00Z">
            <w:rPr/>
          </w:rPrChange>
        </w:rPr>
        <w:t xml:space="preserve">S. aureus, S. </w:t>
      </w:r>
      <w:proofErr w:type="spellStart"/>
      <w:r w:rsidRPr="00C4006C">
        <w:rPr>
          <w:i/>
          <w:rPrChange w:id="89" w:author="Sandra Godden" w:date="2024-08-18T16:13:00Z">
            <w:rPr/>
          </w:rPrChange>
        </w:rPr>
        <w:t>haemolyticus</w:t>
      </w:r>
      <w:proofErr w:type="spellEnd"/>
      <w:r w:rsidRPr="00C4006C">
        <w:rPr>
          <w:i/>
          <w:rPrChange w:id="90" w:author="Sandra Godden" w:date="2024-08-18T16:13:00Z">
            <w:rPr/>
          </w:rPrChange>
        </w:rPr>
        <w:t>,</w:t>
      </w:r>
      <w:r w:rsidRPr="00A76DD3">
        <w:t xml:space="preserve"> and </w:t>
      </w:r>
      <w:r w:rsidRPr="00C4006C">
        <w:rPr>
          <w:i/>
          <w:rPrChange w:id="91" w:author="Sandra Godden" w:date="2024-08-18T16:13:00Z">
            <w:rPr/>
          </w:rPrChange>
        </w:rPr>
        <w:t xml:space="preserve">S. </w:t>
      </w:r>
      <w:proofErr w:type="spellStart"/>
      <w:r w:rsidRPr="00C4006C">
        <w:rPr>
          <w:i/>
          <w:rPrChange w:id="92" w:author="Sandra Godden" w:date="2024-08-18T16:13:00Z">
            <w:rPr/>
          </w:rPrChange>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S. chromogenes, S. </w:t>
      </w:r>
      <w:proofErr w:type="spellStart"/>
      <w:r w:rsidRPr="00A76DD3">
        <w:t>haemolyticus</w:t>
      </w:r>
      <w:proofErr w:type="spellEnd"/>
      <w:r w:rsidRPr="00A76DD3">
        <w:t xml:space="preserve">, S. </w:t>
      </w:r>
      <w:proofErr w:type="spellStart"/>
      <w:r w:rsidRPr="00A76DD3">
        <w:t>simulans</w:t>
      </w:r>
      <w:proofErr w:type="spellEnd"/>
      <w:r w:rsidRPr="00A76DD3">
        <w:t xml:space="preserve">, and S. aureus. Somatic cell score was significantly higher in quarters infected with S. </w:t>
      </w:r>
      <w:proofErr w:type="spellStart"/>
      <w:r w:rsidRPr="00A76DD3">
        <w:t>agnetis</w:t>
      </w:r>
      <w:proofErr w:type="spellEnd"/>
      <w:r w:rsidRPr="00A76DD3">
        <w:t xml:space="preserve">, S. aureus, S. chromogenes, S. </w:t>
      </w:r>
      <w:proofErr w:type="spellStart"/>
      <w:r w:rsidRPr="00A76DD3">
        <w:t>devriesei</w:t>
      </w:r>
      <w:proofErr w:type="spellEnd"/>
      <w:r w:rsidRPr="00A76DD3">
        <w:t xml:space="preserve">, S. </w:t>
      </w:r>
      <w:proofErr w:type="spellStart"/>
      <w:r w:rsidRPr="00A76DD3">
        <w:t>haemolyticus</w:t>
      </w:r>
      <w:proofErr w:type="spellEnd"/>
      <w:r w:rsidRPr="00A76DD3">
        <w:t xml:space="preserve">, S. </w:t>
      </w:r>
      <w:proofErr w:type="spellStart"/>
      <w:r w:rsidRPr="00A76DD3">
        <w:t>hyicus</w:t>
      </w:r>
      <w:proofErr w:type="spellEnd"/>
      <w:r w:rsidRPr="00A76DD3">
        <w:t xml:space="preserve">, S. </w:t>
      </w:r>
      <w:proofErr w:type="spellStart"/>
      <w:r w:rsidRPr="00A76DD3">
        <w:t>simulans</w:t>
      </w:r>
      <w:proofErr w:type="spellEnd"/>
      <w:r w:rsidRPr="00A76DD3">
        <w:t xml:space="preserve">, S. </w:t>
      </w:r>
      <w:proofErr w:type="spellStart"/>
      <w:r w:rsidRPr="00A76DD3">
        <w:t>warneri</w:t>
      </w:r>
      <w:proofErr w:type="spellEnd"/>
      <w:r w:rsidRPr="00A76DD3">
        <w:t xml:space="preserve">, and S. </w:t>
      </w:r>
      <w:proofErr w:type="spellStart"/>
      <w:r w:rsidRPr="00A76DD3">
        <w:t>xylosus</w:t>
      </w:r>
      <w:proofErr w:type="spellEnd"/>
      <w:r w:rsidRPr="00A76DD3">
        <w:t xml:space="preserve"> compared to healthy quarters. The highest cell count was for quarters infected with S. </w:t>
      </w:r>
      <w:proofErr w:type="spellStart"/>
      <w:r w:rsidRPr="00A76DD3">
        <w:t>warneri</w:t>
      </w:r>
      <w:proofErr w:type="spellEnd"/>
      <w:r w:rsidRPr="00A76DD3">
        <w:t xml:space="preserve">, followed </w:t>
      </w:r>
      <w:r w:rsidRPr="00A76DD3">
        <w:lastRenderedPageBreak/>
        <w:t xml:space="preserve">by S. aureus, S. </w:t>
      </w:r>
      <w:proofErr w:type="spellStart"/>
      <w:r w:rsidRPr="00A76DD3">
        <w:t>agnetis</w:t>
      </w:r>
      <w:proofErr w:type="spellEnd"/>
      <w:r w:rsidRPr="00A76DD3">
        <w:t xml:space="preserve">, and S. </w:t>
      </w:r>
      <w:proofErr w:type="spellStart"/>
      <w:r w:rsidRPr="00A76DD3">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conventionally-managed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w:t>
      </w:r>
      <w:commentRangeStart w:id="93"/>
      <w:r w:rsidRPr="00A76DD3">
        <w:t>increases in bulk tank SCC</w:t>
      </w:r>
      <w:commentRangeEnd w:id="93"/>
      <w:r w:rsidR="00C4006C">
        <w:rPr>
          <w:rStyle w:val="CommentReference"/>
          <w:rFonts w:asciiTheme="minorHAnsi" w:eastAsiaTheme="minorEastAsia" w:hAnsiTheme="minorHAnsi" w:cstheme="minorBidi"/>
        </w:rPr>
        <w:commentReference w:id="93"/>
      </w:r>
      <w:r w:rsidRPr="00A76DD3">
        <w:t>.</w:t>
      </w:r>
    </w:p>
    <w:p w14:paraId="1DA10158" w14:textId="3822D819" w:rsidR="001B32A1" w:rsidRPr="00117AEE" w:rsidRDefault="004D00F5" w:rsidP="001B32A1">
      <w:pPr>
        <w:pStyle w:val="ChapSub"/>
        <w:rPr>
          <w:rStyle w:val="Emphasis"/>
          <w:b w:val="0"/>
          <w:bCs/>
          <w:i w:val="0"/>
          <w:iCs w:val="0"/>
          <w:color w:val="0E101A"/>
        </w:rPr>
      </w:pPr>
      <w:bookmarkStart w:id="94"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94"/>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w:t>
      </w:r>
      <w:proofErr w:type="spellStart"/>
      <w:r>
        <w:t>milk</w:t>
      </w:r>
      <w:proofErr w:type="spellEnd"/>
      <w:r>
        <w:t xml:space="preserve"> samples to identify IMI due to staphylococci and mammaliicocci were conducted in parallel with determination of quarter-level somatic cell count. The objective of this study was to estimate how quarter-</w:t>
      </w:r>
      <w:proofErr w:type="spellStart"/>
      <w:r>
        <w:t>milk</w:t>
      </w:r>
      <w:proofErr w:type="spellEnd"/>
      <w:r>
        <w:t xml:space="preserve"> SCC varied as a result of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95" w:name="_Toc174382601"/>
      <w:r>
        <w:rPr>
          <w:rStyle w:val="Emphasis"/>
          <w:bCs/>
          <w:i w:val="0"/>
          <w:iCs w:val="0"/>
          <w:color w:val="0E101A"/>
        </w:rPr>
        <w:t>3.3 Materials and methods</w:t>
      </w:r>
      <w:bookmarkEnd w:id="95"/>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0971EC">
        <w:rPr>
          <w:b w:val="0"/>
          <w:bCs/>
        </w:rPr>
        <w:t>milk</w:t>
      </w:r>
      <w:proofErr w:type="spellEnd"/>
      <w:r w:rsidRPr="000971EC">
        <w:rPr>
          <w:b w:val="0"/>
          <w:bCs/>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Standard aerobic bacteriological culture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Aerobic culture results of both samples were then used together to determine the overall bacteriological status of each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 xml:space="preserve">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w:t>
      </w:r>
      <w:commentRangeStart w:id="96"/>
      <w:r w:rsidRPr="00703476">
        <w:rPr>
          <w:rFonts w:eastAsiaTheme="minorHAnsi"/>
          <w:kern w:val="2"/>
          <w14:ligatures w14:val="standardContextual"/>
        </w:rPr>
        <w:t>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w:t>
      </w:r>
      <w:commentRangeEnd w:id="96"/>
      <w:r w:rsidR="00CF0D98">
        <w:rPr>
          <w:rStyle w:val="CommentReference"/>
          <w:rFonts w:asciiTheme="minorHAnsi" w:eastAsiaTheme="minorEastAsia" w:hAnsiTheme="minorHAnsi" w:cstheme="minorBidi"/>
        </w:rPr>
        <w:commentReference w:id="96"/>
      </w:r>
      <w:r w:rsidRPr="00703476">
        <w:rPr>
          <w:rFonts w:eastAsiaTheme="minorHAnsi"/>
          <w:kern w:val="2"/>
          <w14:ligatures w14:val="standardContextual"/>
        </w:rPr>
        <w:t xml:space="preserve">;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t>
      </w:r>
      <w:commentRangeStart w:id="97"/>
      <w:r w:rsidRPr="006737CB">
        <w:rPr>
          <w:rFonts w:eastAsiaTheme="minorHAnsi"/>
          <w:kern w:val="2"/>
          <w14:ligatures w14:val="standardContextual"/>
        </w:rPr>
        <w:t xml:space="preserve">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w:t>
      </w:r>
      <w:commentRangeEnd w:id="97"/>
      <w:r w:rsidR="00CF0D98">
        <w:rPr>
          <w:rStyle w:val="CommentReference"/>
          <w:rFonts w:asciiTheme="minorHAnsi" w:eastAsiaTheme="minorEastAsia" w:hAnsiTheme="minorHAnsi" w:cstheme="minorBidi"/>
        </w:rPr>
        <w:commentReference w:id="97"/>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xml:space="preserve">+ </w:t>
      </w:r>
      <w:commentRangeStart w:id="98"/>
      <w:r w:rsidRPr="006737CB">
        <w:rPr>
          <w:color w:val="000000"/>
          <w:bdr w:val="none" w:sz="0" w:space="0" w:color="auto" w:frame="1"/>
        </w:rPr>
        <w:t>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w:t>
      </w:r>
      <w:commentRangeEnd w:id="98"/>
      <w:r w:rsidR="00CF0D98">
        <w:rPr>
          <w:rStyle w:val="CommentReference"/>
          <w:rFonts w:asciiTheme="minorHAnsi" w:eastAsiaTheme="minorEastAsia" w:hAnsiTheme="minorHAnsi" w:cstheme="minorBidi"/>
        </w:rPr>
        <w:commentReference w:id="98"/>
      </w:r>
      <w:r w:rsidRPr="006737CB">
        <w:rPr>
          <w:i/>
          <w:iCs/>
          <w:color w:val="000000"/>
          <w:bdr w:val="none" w:sz="0" w:space="0" w:color="auto" w:frame="1"/>
          <w:vertAlign w:val="subscript"/>
        </w:rPr>
        <w:t>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99" w:name="_Toc174382602"/>
      <w:r>
        <w:rPr>
          <w:rStyle w:val="Emphasis"/>
          <w:bCs/>
          <w:i w:val="0"/>
          <w:iCs w:val="0"/>
          <w:color w:val="0E101A"/>
        </w:rPr>
        <w:t>3.4 Results</w:t>
      </w:r>
      <w:bookmarkEnd w:id="99"/>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w:t>
      </w:r>
      <w:commentRangeStart w:id="100"/>
      <w:r w:rsidRPr="00345B74">
        <w:t>.</w:t>
      </w:r>
      <w:commentRangeEnd w:id="100"/>
      <w:r w:rsidR="00CF0D98">
        <w:rPr>
          <w:rStyle w:val="CommentReference"/>
          <w:rFonts w:asciiTheme="minorHAnsi" w:eastAsiaTheme="minorEastAsia" w:hAnsiTheme="minorHAnsi" w:cstheme="minorBidi"/>
        </w:rPr>
        <w:commentReference w:id="100"/>
      </w:r>
      <w:r w:rsidRPr="00345B74">
        <w:t xml:space="preserve">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a number of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w:t>
      </w:r>
      <w:commentRangeStart w:id="101"/>
      <w:r w:rsidRPr="00345B74">
        <w:rPr>
          <w:rFonts w:eastAsiaTheme="minorHAnsi"/>
          <w:kern w:val="2"/>
          <w14:ligatures w14:val="standardContextual"/>
        </w:rPr>
        <w:t>parity,</w:t>
      </w:r>
      <w:commentRangeEnd w:id="101"/>
      <w:r w:rsidR="00DC2F6C">
        <w:rPr>
          <w:rStyle w:val="CommentReference"/>
          <w:rFonts w:asciiTheme="minorHAnsi" w:eastAsiaTheme="minorEastAsia" w:hAnsiTheme="minorHAnsi" w:cstheme="minorBidi"/>
        </w:rPr>
        <w:commentReference w:id="101"/>
      </w:r>
      <w:r w:rsidRPr="00345B74">
        <w:rPr>
          <w:rFonts w:eastAsiaTheme="minorHAnsi"/>
          <w:kern w:val="2"/>
          <w14:ligatures w14:val="standardContextual"/>
        </w:rPr>
        <w:t xml:space="preserve">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102" w:name="_Toc174382603"/>
      <w:r>
        <w:rPr>
          <w:rStyle w:val="Emphasis"/>
          <w:bCs/>
          <w:i w:val="0"/>
          <w:iCs w:val="0"/>
          <w:color w:val="0E101A"/>
        </w:rPr>
        <w:t>3.5 Discussion</w:t>
      </w:r>
      <w:bookmarkEnd w:id="102"/>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w:t>
      </w:r>
      <w:proofErr w:type="spellStart"/>
      <w:r w:rsidRPr="00345B74">
        <w:rPr>
          <w:rFonts w:eastAsiaTheme="minorHAnsi"/>
          <w:bCs/>
          <w:kern w:val="2"/>
          <w14:ligatures w14:val="standardContextual"/>
        </w:rPr>
        <w:t>milk</w:t>
      </w:r>
      <w:proofErr w:type="spellEnd"/>
      <w:r w:rsidRPr="00345B74">
        <w:rPr>
          <w:rFonts w:eastAsiaTheme="minorHAnsi"/>
          <w:bCs/>
          <w:kern w:val="2"/>
          <w14:ligatures w14:val="standardContextual"/>
        </w:rPr>
        <w:t xml:space="preserve"> SCS varied as a result of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similar to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commonly-found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DIM,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103"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103"/>
    </w:p>
    <w:p w14:paraId="7EE237E5" w14:textId="00E20415"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w:t>
      </w:r>
      <w:r w:rsidRPr="001A4FBE">
        <w:rPr>
          <w:rFonts w:eastAsiaTheme="minorHAnsi"/>
          <w:bCs/>
          <w:kern w:val="2"/>
          <w14:ligatures w14:val="standardContextual"/>
        </w:rPr>
        <w:lastRenderedPageBreak/>
        <w:t xml:space="preserve">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w:t>
      </w:r>
      <w:ins w:id="104" w:author="Sandra Godden" w:date="2024-08-18T16:38:00Z">
        <w:r w:rsidR="00DC2F6C">
          <w:rPr>
            <w:rFonts w:eastAsiaTheme="minorHAnsi"/>
            <w:kern w:val="2"/>
            <w14:ligatures w14:val="standardContextual"/>
          </w:rPr>
          <w:t xml:space="preserve">have the potential to contribute to </w:t>
        </w:r>
      </w:ins>
      <w:commentRangeStart w:id="105"/>
      <w:del w:id="106" w:author="Sandra Godden" w:date="2024-08-18T16:39:00Z">
        <w:r w:rsidRPr="001A4FBE" w:rsidDel="00DC2F6C">
          <w:rPr>
            <w:rFonts w:eastAsiaTheme="minorHAnsi"/>
            <w:kern w:val="2"/>
            <w14:ligatures w14:val="standardContextual"/>
          </w:rPr>
          <w:delText xml:space="preserve">result in </w:delText>
        </w:r>
      </w:del>
      <w:commentRangeEnd w:id="105"/>
      <w:r w:rsidR="00DC2F6C">
        <w:rPr>
          <w:rStyle w:val="CommentReference"/>
          <w:rFonts w:asciiTheme="minorHAnsi" w:eastAsiaTheme="minorEastAsia" w:hAnsiTheme="minorHAnsi" w:cstheme="minorBidi"/>
        </w:rPr>
        <w:commentReference w:id="105"/>
      </w:r>
      <w:r w:rsidRPr="001A4FBE">
        <w:rPr>
          <w:rFonts w:eastAsiaTheme="minorHAnsi"/>
          <w:kern w:val="2"/>
          <w14:ligatures w14:val="standardContextual"/>
        </w:rPr>
        <w:t>sizeable increases in bulk tank SCC.</w:t>
      </w:r>
    </w:p>
    <w:p w14:paraId="305C8321" w14:textId="3557395E" w:rsidR="00B26AA8" w:rsidRDefault="00B26AA8" w:rsidP="00B26AA8">
      <w:pPr>
        <w:pStyle w:val="ChapSub"/>
        <w:rPr>
          <w:rStyle w:val="Emphasis"/>
          <w:bCs/>
          <w:i w:val="0"/>
          <w:iCs w:val="0"/>
          <w:color w:val="0E101A"/>
        </w:rPr>
      </w:pPr>
      <w:bookmarkStart w:id="10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10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10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10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109" w:name="_Toc174382606"/>
      <w:r>
        <w:lastRenderedPageBreak/>
        <w:t>3</w:t>
      </w:r>
      <w:r w:rsidR="00C66614" w:rsidRPr="00B76322">
        <w:t>.</w:t>
      </w:r>
      <w:r w:rsidR="00DD4E4C">
        <w:t>8</w:t>
      </w:r>
      <w:r w:rsidR="00C66614" w:rsidRPr="00B76322">
        <w:t xml:space="preserve"> References</w:t>
      </w:r>
      <w:bookmarkEnd w:id="109"/>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110" w:name="_Toc174382607"/>
      <w:r>
        <w:lastRenderedPageBreak/>
        <w:t>3</w:t>
      </w:r>
      <w:r w:rsidRPr="00B76322">
        <w:t>.</w:t>
      </w:r>
      <w:r>
        <w:t>9</w:t>
      </w:r>
      <w:r w:rsidRPr="00B76322">
        <w:t xml:space="preserve"> </w:t>
      </w:r>
      <w:r>
        <w:t>Tables</w:t>
      </w:r>
      <w:bookmarkEnd w:id="11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C4006C">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111" w:name="_Toc174383360"/>
            <w:bookmarkStart w:id="11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111"/>
          </w:p>
        </w:tc>
      </w:tr>
      <w:tr w:rsidR="00297CE9" w:rsidRPr="00297CE9" w14:paraId="5D049D7A" w14:textId="77777777" w:rsidTr="00C4006C">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C4006C">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C4006C">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C4006C">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C4006C">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C4006C">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C4006C">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C4006C">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C4006C">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C4006C">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C4006C">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C4006C">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C4006C">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C4006C">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C4006C">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C4006C">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C4006C">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C4006C">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C4006C">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C4006C">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C4006C">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C4006C">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11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C4006C">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113"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113"/>
          </w:p>
        </w:tc>
      </w:tr>
      <w:tr w:rsidR="00675EC8" w:rsidRPr="00675EC8" w14:paraId="081A8322" w14:textId="77777777" w:rsidTr="00C4006C">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C4006C">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C4006C">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C4006C">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C4006C">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C4006C">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C4006C">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C4006C">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C4006C">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C4006C">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C4006C">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C4006C">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114" w:name="_Toc174382608"/>
      <w:r>
        <w:lastRenderedPageBreak/>
        <w:t>3</w:t>
      </w:r>
      <w:r w:rsidRPr="00B76322">
        <w:t>.</w:t>
      </w:r>
      <w:r>
        <w:t>10</w:t>
      </w:r>
      <w:r w:rsidRPr="00B76322">
        <w:t xml:space="preserve"> </w:t>
      </w:r>
      <w:r>
        <w:t>Figures</w:t>
      </w:r>
      <w:bookmarkEnd w:id="11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115"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115"/>
    </w:p>
    <w:p w14:paraId="1EBCBF05" w14:textId="49F8EA26" w:rsidR="00D31AF4" w:rsidRDefault="00D31AF4">
      <w:r>
        <w:br w:type="page"/>
      </w:r>
    </w:p>
    <w:p w14:paraId="6D3B8AA5" w14:textId="5E641B03" w:rsidR="00D31AF4" w:rsidRPr="004B37E3" w:rsidRDefault="00D31AF4" w:rsidP="007F0533">
      <w:pPr>
        <w:spacing w:line="480" w:lineRule="auto"/>
        <w:jc w:val="both"/>
      </w:pPr>
      <w:commentRangeStart w:id="116"/>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6"/>
      <w:r w:rsidR="004A1C21">
        <w:rPr>
          <w:rStyle w:val="CommentReference"/>
          <w:rFonts w:asciiTheme="minorHAnsi" w:eastAsiaTheme="minorEastAsia" w:hAnsiTheme="minorHAnsi" w:cstheme="minorBidi"/>
        </w:rPr>
        <w:commentReference w:id="116"/>
      </w:r>
    </w:p>
    <w:p w14:paraId="0A81A63D" w14:textId="71781C1A" w:rsidR="00D31AF4" w:rsidRPr="00197067" w:rsidRDefault="00D31AF4" w:rsidP="00197067">
      <w:pPr>
        <w:pStyle w:val="FigCap1"/>
        <w:rPr>
          <w:sz w:val="24"/>
          <w:szCs w:val="24"/>
        </w:rPr>
      </w:pPr>
      <w:bookmarkStart w:id="11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11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11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118"/>
    </w:p>
    <w:p w14:paraId="6ACD7B05" w14:textId="4388B86D" w:rsidR="00BD0E05" w:rsidRDefault="00BD0E05">
      <w:r>
        <w:br w:type="page"/>
      </w:r>
    </w:p>
    <w:p w14:paraId="5AC90FA3" w14:textId="45A4E681" w:rsidR="0013729C" w:rsidRDefault="0013729C" w:rsidP="0013729C">
      <w:pPr>
        <w:pStyle w:val="ChapterNum"/>
        <w:ind w:left="0"/>
      </w:pPr>
      <w:bookmarkStart w:id="11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11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8"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2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2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from HIGH SCC IMI possess more genes encoding previously-described staphylococcal virulence factors (VF) vs. LOW SCC IMI. Isolates originate from a longitudinal, observational study of 10 organic dairy farms in Vermont (US), where aerobic culture of quarter-</w:t>
      </w:r>
      <w:proofErr w:type="spellStart"/>
      <w:r w:rsidRPr="009C0F39">
        <w:t>milk</w:t>
      </w:r>
      <w:proofErr w:type="spellEnd"/>
      <w:r w:rsidRPr="009C0F39">
        <w:t xml:space="preserve">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2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2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t>
      </w:r>
      <w:proofErr w:type="spellStart"/>
      <w:r w:rsidRPr="009C0F39">
        <w:t>Wuytack</w:t>
      </w:r>
      <w:proofErr w:type="spellEnd"/>
      <w:r w:rsidRPr="009C0F39">
        <w:t xml:space="preserve">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t>
      </w:r>
      <w:proofErr w:type="spellStart"/>
      <w:r w:rsidRPr="009C0F39">
        <w:t>Wuytack</w:t>
      </w:r>
      <w:proofErr w:type="spellEnd"/>
      <w:r w:rsidRPr="009C0F39">
        <w:t xml:space="preserve">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are to: 1) identify if distinct strain types (ST) of </w:t>
      </w:r>
      <w:r w:rsidRPr="009C0F39">
        <w:rPr>
          <w:i/>
          <w:iCs/>
        </w:rPr>
        <w:t>S. chromogenes</w:t>
      </w:r>
      <w:r w:rsidRPr="009C0F39">
        <w:t xml:space="preserve"> are associated with 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22" w:name="_Toc174382612"/>
      <w:r>
        <w:rPr>
          <w:rStyle w:val="Emphasis"/>
          <w:bCs/>
          <w:i w:val="0"/>
          <w:iCs w:val="0"/>
          <w:color w:val="0E101A"/>
        </w:rPr>
        <w:t>4.3 Materials and methods</w:t>
      </w:r>
      <w:bookmarkEnd w:id="12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A938BC">
        <w:t>milk</w:t>
      </w:r>
      <w:proofErr w:type="spellEnd"/>
      <w:r w:rsidRPr="00A938BC">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w:t>
      </w:r>
      <w:proofErr w:type="spellStart"/>
      <w:r w:rsidRPr="00A938BC">
        <w:rPr>
          <w:rFonts w:eastAsiaTheme="minorHAnsi"/>
          <w:kern w:val="2"/>
          <w14:ligatures w14:val="standardContextual"/>
        </w:rPr>
        <w:t>milk</w:t>
      </w:r>
      <w:proofErr w:type="spellEnd"/>
      <w:r w:rsidRPr="00A938BC">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Aerobic culture results of both samples were then used together to determine the overall bacteriological status of each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w:t>
      </w:r>
      <w:proofErr w:type="spellStart"/>
      <w:r w:rsidRPr="009C68B1">
        <w:rPr>
          <w:rFonts w:eastAsiaTheme="minorHAnsi"/>
          <w:kern w:val="2"/>
          <w14:ligatures w14:val="standardContextual"/>
        </w:rPr>
        <w:t>milk</w:t>
      </w:r>
      <w:proofErr w:type="spellEnd"/>
      <w:r w:rsidRPr="009C68B1">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proofErr w:type="spellStart"/>
      <w:r w:rsidRPr="00CA747A">
        <w:rPr>
          <w:rFonts w:eastAsiaTheme="minorHAnsi"/>
          <w:kern w:val="2"/>
          <w14:ligatures w14:val="standardContextual"/>
        </w:rPr>
        <w:t>Multilocus</w:t>
      </w:r>
      <w:proofErr w:type="spellEnd"/>
      <w:r w:rsidRPr="00CA747A">
        <w:rPr>
          <w:rFonts w:eastAsiaTheme="minorHAnsi"/>
          <w:kern w:val="2"/>
          <w14:ligatures w14:val="standardContextual"/>
        </w:rPr>
        <w:t xml:space="preserve">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9"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23" w:name="_Toc174382613"/>
      <w:r>
        <w:rPr>
          <w:rStyle w:val="Emphasis"/>
          <w:bCs/>
          <w:i w:val="0"/>
          <w:iCs w:val="0"/>
          <w:color w:val="0E101A"/>
        </w:rPr>
        <w:lastRenderedPageBreak/>
        <w:t>4.4 Results</w:t>
      </w:r>
      <w:bookmarkEnd w:id="12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proofErr w:type="spellStart"/>
      <w:r w:rsidRPr="00FD7F47">
        <w:rPr>
          <w:rFonts w:eastAsiaTheme="minorHAnsi"/>
          <w:kern w:val="2"/>
          <w14:ligatures w14:val="standardContextual"/>
        </w:rPr>
        <w:t>multilocus</w:t>
      </w:r>
      <w:proofErr w:type="spellEnd"/>
      <w:r w:rsidRPr="00FD7F47">
        <w:rPr>
          <w:rFonts w:eastAsiaTheme="minorHAnsi"/>
          <w:kern w:val="2"/>
          <w14:ligatures w14:val="standardContextual"/>
        </w:rPr>
        <w:t xml:space="preserve">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2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2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2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2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2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27" w:name="_Toc174382614"/>
      <w:r>
        <w:rPr>
          <w:rStyle w:val="Emphasis"/>
          <w:bCs/>
          <w:i w:val="0"/>
          <w:iCs w:val="0"/>
          <w:color w:val="0E101A"/>
        </w:rPr>
        <w:lastRenderedPageBreak/>
        <w:t>4.5 Discussion</w:t>
      </w:r>
      <w:bookmarkEnd w:id="12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28" w:name="_Toc174382615"/>
      <w:r>
        <w:t>4</w:t>
      </w:r>
      <w:r w:rsidRPr="00F2586A">
        <w:t>.</w:t>
      </w:r>
      <w:r>
        <w:t>6</w:t>
      </w:r>
      <w:r w:rsidRPr="00F2586A">
        <w:t xml:space="preserve"> </w:t>
      </w:r>
      <w:r>
        <w:t>Conclusions</w:t>
      </w:r>
      <w:bookmarkEnd w:id="12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29" w:name="_Toc174382616"/>
      <w:r>
        <w:t>4</w:t>
      </w:r>
      <w:r w:rsidRPr="00F2586A">
        <w:t>.</w:t>
      </w:r>
      <w:r>
        <w:t>7</w:t>
      </w:r>
      <w:r w:rsidRPr="00F2586A">
        <w:t xml:space="preserve"> </w:t>
      </w:r>
      <w:r>
        <w:t>Notes</w:t>
      </w:r>
      <w:bookmarkEnd w:id="12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30" w:name="_Toc174382617"/>
      <w:r>
        <w:lastRenderedPageBreak/>
        <w:t>4</w:t>
      </w:r>
      <w:r w:rsidR="0013729C" w:rsidRPr="00B76322">
        <w:t>.</w:t>
      </w:r>
      <w:r w:rsidR="00446CD3">
        <w:t>8</w:t>
      </w:r>
      <w:r w:rsidR="0013729C" w:rsidRPr="00B76322">
        <w:t xml:space="preserve"> References</w:t>
      </w:r>
      <w:bookmarkEnd w:id="13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31" w:name="_Toc174382618"/>
      <w:r>
        <w:t>4.</w:t>
      </w:r>
      <w:r w:rsidR="005A5CFB">
        <w:t>9</w:t>
      </w:r>
      <w:r>
        <w:t xml:space="preserve"> </w:t>
      </w:r>
      <w:r w:rsidR="005A5CFB">
        <w:t>Tables</w:t>
      </w:r>
      <w:bookmarkEnd w:id="131"/>
    </w:p>
    <w:tbl>
      <w:tblPr>
        <w:tblW w:w="5000" w:type="pct"/>
        <w:tblLook w:val="04A0" w:firstRow="1" w:lastRow="0" w:firstColumn="1" w:lastColumn="0" w:noHBand="0" w:noVBand="1"/>
      </w:tblPr>
      <w:tblGrid>
        <w:gridCol w:w="1942"/>
        <w:gridCol w:w="2863"/>
        <w:gridCol w:w="3835"/>
      </w:tblGrid>
      <w:tr w:rsidR="005A5CFB" w:rsidRPr="005A5CFB" w14:paraId="5C5FBCB2" w14:textId="77777777" w:rsidTr="00C4006C">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3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3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C4006C">
        <w:tc>
          <w:tcPr>
            <w:tcW w:w="9350" w:type="dxa"/>
            <w:gridSpan w:val="4"/>
          </w:tcPr>
          <w:p w14:paraId="2D4C12AF" w14:textId="6455C864" w:rsidR="00EA44AA" w:rsidRPr="00567CDE" w:rsidRDefault="00EA44AA" w:rsidP="00567CDE">
            <w:pPr>
              <w:pStyle w:val="TableCap1"/>
              <w:ind w:firstLine="0"/>
              <w:rPr>
                <w:sz w:val="24"/>
              </w:rPr>
            </w:pPr>
            <w:bookmarkStart w:id="13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w:t>
            </w:r>
            <w:proofErr w:type="spellStart"/>
            <w:r w:rsidRPr="00567CDE">
              <w:rPr>
                <w:color w:val="000000"/>
                <w:sz w:val="24"/>
              </w:rPr>
              <w:t>multilocus</w:t>
            </w:r>
            <w:proofErr w:type="spellEnd"/>
            <w:r w:rsidRPr="00567CDE">
              <w:rPr>
                <w:color w:val="000000"/>
                <w:sz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33"/>
          </w:p>
        </w:tc>
      </w:tr>
      <w:tr w:rsidR="00EA44AA" w:rsidRPr="00501989" w14:paraId="55733840" w14:textId="77777777" w:rsidTr="00C4006C">
        <w:trPr>
          <w:trHeight w:val="531"/>
        </w:trPr>
        <w:tc>
          <w:tcPr>
            <w:tcW w:w="2337" w:type="dxa"/>
            <w:vAlign w:val="bottom"/>
          </w:tcPr>
          <w:p w14:paraId="6B6FD0D6" w14:textId="77777777" w:rsidR="00EA44AA" w:rsidRPr="00501989" w:rsidRDefault="00EA44AA" w:rsidP="00C4006C">
            <w:pPr>
              <w:jc w:val="center"/>
            </w:pPr>
            <w:r w:rsidRPr="00501989">
              <w:t>SCC category</w:t>
            </w:r>
          </w:p>
        </w:tc>
        <w:tc>
          <w:tcPr>
            <w:tcW w:w="2337" w:type="dxa"/>
            <w:vAlign w:val="bottom"/>
          </w:tcPr>
          <w:p w14:paraId="3BAB87B8" w14:textId="77777777" w:rsidR="00EA44AA" w:rsidRPr="00501989" w:rsidRDefault="00EA44AA" w:rsidP="00C4006C">
            <w:pPr>
              <w:jc w:val="center"/>
            </w:pPr>
            <w:r w:rsidRPr="00501989">
              <w:t>Strain type</w:t>
            </w:r>
          </w:p>
        </w:tc>
        <w:tc>
          <w:tcPr>
            <w:tcW w:w="2338" w:type="dxa"/>
            <w:vAlign w:val="bottom"/>
          </w:tcPr>
          <w:p w14:paraId="3E827FED" w14:textId="77777777" w:rsidR="00EA44AA" w:rsidRPr="00501989" w:rsidRDefault="00EA44AA" w:rsidP="00C4006C">
            <w:pPr>
              <w:jc w:val="center"/>
            </w:pPr>
            <w:r w:rsidRPr="00501989">
              <w:t>ST cluster</w:t>
            </w:r>
          </w:p>
        </w:tc>
        <w:tc>
          <w:tcPr>
            <w:tcW w:w="2338" w:type="dxa"/>
            <w:vAlign w:val="bottom"/>
          </w:tcPr>
          <w:p w14:paraId="2F727806" w14:textId="77777777" w:rsidR="00EA44AA" w:rsidRPr="00501989" w:rsidRDefault="00EA44AA" w:rsidP="00C4006C">
            <w:pPr>
              <w:jc w:val="center"/>
            </w:pPr>
            <w:r w:rsidRPr="00501989">
              <w:t>No. isolates</w:t>
            </w:r>
          </w:p>
        </w:tc>
      </w:tr>
      <w:tr w:rsidR="00EA44AA" w:rsidRPr="00501989" w14:paraId="5CCF4D60" w14:textId="77777777" w:rsidTr="00C4006C">
        <w:trPr>
          <w:trHeight w:val="540"/>
        </w:trPr>
        <w:tc>
          <w:tcPr>
            <w:tcW w:w="2337" w:type="dxa"/>
            <w:vAlign w:val="bottom"/>
          </w:tcPr>
          <w:p w14:paraId="4041C053" w14:textId="77777777" w:rsidR="00EA44AA" w:rsidRPr="00501989" w:rsidRDefault="00EA44AA" w:rsidP="00C4006C">
            <w:pPr>
              <w:jc w:val="right"/>
            </w:pPr>
            <w:r w:rsidRPr="00501989">
              <w:t>HIGH</w:t>
            </w:r>
          </w:p>
        </w:tc>
        <w:tc>
          <w:tcPr>
            <w:tcW w:w="2337" w:type="dxa"/>
            <w:vAlign w:val="bottom"/>
          </w:tcPr>
          <w:p w14:paraId="357BF829" w14:textId="77777777" w:rsidR="00EA44AA" w:rsidRPr="00501989" w:rsidRDefault="00EA44AA" w:rsidP="00C4006C">
            <w:pPr>
              <w:jc w:val="center"/>
            </w:pPr>
            <w:r w:rsidRPr="00501989">
              <w:t>5</w:t>
            </w:r>
          </w:p>
        </w:tc>
        <w:tc>
          <w:tcPr>
            <w:tcW w:w="2338" w:type="dxa"/>
            <w:vAlign w:val="bottom"/>
          </w:tcPr>
          <w:p w14:paraId="6FEC05B9" w14:textId="77777777" w:rsidR="00EA44AA" w:rsidRPr="00501989" w:rsidRDefault="00EA44AA" w:rsidP="00C4006C">
            <w:pPr>
              <w:jc w:val="center"/>
            </w:pPr>
            <w:r w:rsidRPr="00501989">
              <w:t>5</w:t>
            </w:r>
          </w:p>
        </w:tc>
        <w:tc>
          <w:tcPr>
            <w:tcW w:w="2338" w:type="dxa"/>
            <w:vAlign w:val="bottom"/>
          </w:tcPr>
          <w:p w14:paraId="4CA47953" w14:textId="77777777" w:rsidR="00EA44AA" w:rsidRPr="00501989" w:rsidRDefault="00EA44AA" w:rsidP="00C4006C">
            <w:pPr>
              <w:jc w:val="center"/>
            </w:pPr>
            <w:r w:rsidRPr="00501989">
              <w:t>1</w:t>
            </w:r>
          </w:p>
        </w:tc>
      </w:tr>
      <w:tr w:rsidR="00EA44AA" w:rsidRPr="00501989" w14:paraId="16D1FC31" w14:textId="77777777" w:rsidTr="00C4006C">
        <w:tc>
          <w:tcPr>
            <w:tcW w:w="2337" w:type="dxa"/>
            <w:vAlign w:val="bottom"/>
          </w:tcPr>
          <w:p w14:paraId="17D84F1E" w14:textId="77777777" w:rsidR="00EA44AA" w:rsidRPr="00501989" w:rsidRDefault="00EA44AA" w:rsidP="00C4006C">
            <w:pPr>
              <w:jc w:val="right"/>
            </w:pPr>
          </w:p>
        </w:tc>
        <w:tc>
          <w:tcPr>
            <w:tcW w:w="2337" w:type="dxa"/>
            <w:vAlign w:val="bottom"/>
          </w:tcPr>
          <w:p w14:paraId="605FF34F" w14:textId="77777777" w:rsidR="00EA44AA" w:rsidRPr="00501989" w:rsidRDefault="00EA44AA" w:rsidP="00C4006C">
            <w:pPr>
              <w:jc w:val="center"/>
            </w:pPr>
            <w:r w:rsidRPr="00501989">
              <w:t>6</w:t>
            </w:r>
          </w:p>
        </w:tc>
        <w:tc>
          <w:tcPr>
            <w:tcW w:w="2338" w:type="dxa"/>
            <w:vAlign w:val="bottom"/>
          </w:tcPr>
          <w:p w14:paraId="5C060D7E" w14:textId="77777777" w:rsidR="00EA44AA" w:rsidRPr="00501989" w:rsidRDefault="00EA44AA" w:rsidP="00C4006C">
            <w:pPr>
              <w:jc w:val="center"/>
            </w:pPr>
            <w:r w:rsidRPr="00501989">
              <w:t>6</w:t>
            </w:r>
          </w:p>
        </w:tc>
        <w:tc>
          <w:tcPr>
            <w:tcW w:w="2338" w:type="dxa"/>
            <w:vAlign w:val="bottom"/>
          </w:tcPr>
          <w:p w14:paraId="6F4074E9" w14:textId="77777777" w:rsidR="00EA44AA" w:rsidRPr="00501989" w:rsidRDefault="00EA44AA" w:rsidP="00C4006C">
            <w:pPr>
              <w:jc w:val="center"/>
            </w:pPr>
            <w:r w:rsidRPr="00501989">
              <w:t>5</w:t>
            </w:r>
          </w:p>
        </w:tc>
      </w:tr>
      <w:tr w:rsidR="00EA44AA" w:rsidRPr="00501989" w14:paraId="1303AAF0" w14:textId="77777777" w:rsidTr="00C4006C">
        <w:tc>
          <w:tcPr>
            <w:tcW w:w="2337" w:type="dxa"/>
            <w:vAlign w:val="bottom"/>
          </w:tcPr>
          <w:p w14:paraId="10C4ACDC" w14:textId="77777777" w:rsidR="00EA44AA" w:rsidRPr="00501989" w:rsidRDefault="00EA44AA" w:rsidP="00C4006C">
            <w:pPr>
              <w:jc w:val="right"/>
            </w:pPr>
          </w:p>
        </w:tc>
        <w:tc>
          <w:tcPr>
            <w:tcW w:w="2337" w:type="dxa"/>
            <w:vAlign w:val="bottom"/>
          </w:tcPr>
          <w:p w14:paraId="64282B38" w14:textId="77777777" w:rsidR="00EA44AA" w:rsidRPr="00501989" w:rsidRDefault="00EA44AA" w:rsidP="00C4006C">
            <w:pPr>
              <w:jc w:val="center"/>
            </w:pPr>
            <w:r w:rsidRPr="00501989">
              <w:t>25</w:t>
            </w:r>
          </w:p>
        </w:tc>
        <w:tc>
          <w:tcPr>
            <w:tcW w:w="2338" w:type="dxa"/>
            <w:vAlign w:val="bottom"/>
          </w:tcPr>
          <w:p w14:paraId="740EDF21" w14:textId="77777777" w:rsidR="00EA44AA" w:rsidRPr="00501989" w:rsidRDefault="00EA44AA" w:rsidP="00C4006C">
            <w:pPr>
              <w:jc w:val="center"/>
            </w:pPr>
            <w:r w:rsidRPr="00501989">
              <w:t>25</w:t>
            </w:r>
          </w:p>
        </w:tc>
        <w:tc>
          <w:tcPr>
            <w:tcW w:w="2338" w:type="dxa"/>
            <w:vAlign w:val="bottom"/>
          </w:tcPr>
          <w:p w14:paraId="7992E261" w14:textId="77777777" w:rsidR="00EA44AA" w:rsidRPr="00501989" w:rsidRDefault="00EA44AA" w:rsidP="00C4006C">
            <w:pPr>
              <w:jc w:val="center"/>
            </w:pPr>
            <w:r w:rsidRPr="00501989">
              <w:t>2</w:t>
            </w:r>
          </w:p>
        </w:tc>
      </w:tr>
      <w:tr w:rsidR="00EA44AA" w:rsidRPr="00501989" w14:paraId="3A223AA2" w14:textId="77777777" w:rsidTr="00C4006C">
        <w:tc>
          <w:tcPr>
            <w:tcW w:w="2337" w:type="dxa"/>
            <w:vAlign w:val="bottom"/>
          </w:tcPr>
          <w:p w14:paraId="0EC16ADE" w14:textId="77777777" w:rsidR="00EA44AA" w:rsidRPr="00501989" w:rsidRDefault="00EA44AA" w:rsidP="00C4006C">
            <w:pPr>
              <w:jc w:val="right"/>
            </w:pPr>
          </w:p>
        </w:tc>
        <w:tc>
          <w:tcPr>
            <w:tcW w:w="2337" w:type="dxa"/>
            <w:vAlign w:val="bottom"/>
          </w:tcPr>
          <w:p w14:paraId="2D2D8A89" w14:textId="77777777" w:rsidR="00EA44AA" w:rsidRPr="00501989" w:rsidRDefault="00EA44AA" w:rsidP="00C4006C">
            <w:pPr>
              <w:jc w:val="center"/>
            </w:pPr>
            <w:r w:rsidRPr="00501989">
              <w:t>48</w:t>
            </w:r>
          </w:p>
        </w:tc>
        <w:tc>
          <w:tcPr>
            <w:tcW w:w="2338" w:type="dxa"/>
            <w:vAlign w:val="bottom"/>
          </w:tcPr>
          <w:p w14:paraId="472872F9" w14:textId="77777777" w:rsidR="00EA44AA" w:rsidRPr="00501989" w:rsidRDefault="00EA44AA" w:rsidP="00C4006C">
            <w:pPr>
              <w:jc w:val="center"/>
            </w:pPr>
            <w:r w:rsidRPr="00501989">
              <w:t>48</w:t>
            </w:r>
          </w:p>
        </w:tc>
        <w:tc>
          <w:tcPr>
            <w:tcW w:w="2338" w:type="dxa"/>
            <w:vAlign w:val="bottom"/>
          </w:tcPr>
          <w:p w14:paraId="75CFA60D" w14:textId="77777777" w:rsidR="00EA44AA" w:rsidRPr="00501989" w:rsidRDefault="00EA44AA" w:rsidP="00C4006C">
            <w:pPr>
              <w:jc w:val="center"/>
            </w:pPr>
            <w:r w:rsidRPr="00501989">
              <w:t>1</w:t>
            </w:r>
          </w:p>
        </w:tc>
      </w:tr>
      <w:tr w:rsidR="00EA44AA" w:rsidRPr="00501989" w14:paraId="69E8FFA4" w14:textId="77777777" w:rsidTr="00C4006C">
        <w:tc>
          <w:tcPr>
            <w:tcW w:w="2337" w:type="dxa"/>
            <w:vAlign w:val="bottom"/>
          </w:tcPr>
          <w:p w14:paraId="4E3020B5" w14:textId="77777777" w:rsidR="00EA44AA" w:rsidRPr="00501989" w:rsidRDefault="00EA44AA" w:rsidP="00C4006C">
            <w:pPr>
              <w:jc w:val="right"/>
            </w:pPr>
          </w:p>
        </w:tc>
        <w:tc>
          <w:tcPr>
            <w:tcW w:w="2337" w:type="dxa"/>
            <w:vAlign w:val="bottom"/>
          </w:tcPr>
          <w:p w14:paraId="2763A103" w14:textId="77777777" w:rsidR="00EA44AA" w:rsidRPr="00501989" w:rsidRDefault="00EA44AA" w:rsidP="00C4006C">
            <w:pPr>
              <w:jc w:val="center"/>
            </w:pPr>
            <w:r w:rsidRPr="00501989">
              <w:t>136</w:t>
            </w:r>
          </w:p>
        </w:tc>
        <w:tc>
          <w:tcPr>
            <w:tcW w:w="2338" w:type="dxa"/>
            <w:vAlign w:val="bottom"/>
          </w:tcPr>
          <w:p w14:paraId="3424C117" w14:textId="77777777" w:rsidR="00EA44AA" w:rsidRPr="00501989" w:rsidRDefault="00EA44AA" w:rsidP="00C4006C">
            <w:pPr>
              <w:jc w:val="center"/>
            </w:pPr>
            <w:r w:rsidRPr="00501989">
              <w:t>-</w:t>
            </w:r>
          </w:p>
        </w:tc>
        <w:tc>
          <w:tcPr>
            <w:tcW w:w="2338" w:type="dxa"/>
            <w:vAlign w:val="bottom"/>
          </w:tcPr>
          <w:p w14:paraId="01105066" w14:textId="77777777" w:rsidR="00EA44AA" w:rsidRPr="00501989" w:rsidRDefault="00EA44AA" w:rsidP="00C4006C">
            <w:pPr>
              <w:jc w:val="center"/>
            </w:pPr>
            <w:r w:rsidRPr="00501989">
              <w:t>1</w:t>
            </w:r>
          </w:p>
        </w:tc>
      </w:tr>
      <w:tr w:rsidR="00EA44AA" w:rsidRPr="00501989" w14:paraId="6FAA49F8" w14:textId="77777777" w:rsidTr="00C4006C">
        <w:tc>
          <w:tcPr>
            <w:tcW w:w="2337" w:type="dxa"/>
            <w:vAlign w:val="bottom"/>
          </w:tcPr>
          <w:p w14:paraId="2AA42553" w14:textId="77777777" w:rsidR="00EA44AA" w:rsidRPr="00501989" w:rsidRDefault="00EA44AA" w:rsidP="00C4006C">
            <w:pPr>
              <w:jc w:val="right"/>
            </w:pPr>
          </w:p>
        </w:tc>
        <w:tc>
          <w:tcPr>
            <w:tcW w:w="2337" w:type="dxa"/>
            <w:vAlign w:val="bottom"/>
          </w:tcPr>
          <w:p w14:paraId="7638B1EC" w14:textId="77777777" w:rsidR="00EA44AA" w:rsidRPr="00501989" w:rsidRDefault="00EA44AA" w:rsidP="00C4006C">
            <w:pPr>
              <w:jc w:val="center"/>
            </w:pPr>
            <w:r w:rsidRPr="00501989">
              <w:t>176*</w:t>
            </w:r>
          </w:p>
        </w:tc>
        <w:tc>
          <w:tcPr>
            <w:tcW w:w="2338" w:type="dxa"/>
            <w:vAlign w:val="bottom"/>
          </w:tcPr>
          <w:p w14:paraId="780EA397" w14:textId="77777777" w:rsidR="00EA44AA" w:rsidRPr="00501989" w:rsidRDefault="00EA44AA" w:rsidP="00C4006C">
            <w:pPr>
              <w:jc w:val="center"/>
            </w:pPr>
            <w:r w:rsidRPr="00501989">
              <w:t>1</w:t>
            </w:r>
          </w:p>
        </w:tc>
        <w:tc>
          <w:tcPr>
            <w:tcW w:w="2338" w:type="dxa"/>
            <w:vAlign w:val="bottom"/>
          </w:tcPr>
          <w:p w14:paraId="64A6D79B" w14:textId="77777777" w:rsidR="00EA44AA" w:rsidRPr="00501989" w:rsidRDefault="00EA44AA" w:rsidP="00C4006C">
            <w:pPr>
              <w:jc w:val="center"/>
            </w:pPr>
            <w:r w:rsidRPr="00501989">
              <w:t>4</w:t>
            </w:r>
          </w:p>
        </w:tc>
      </w:tr>
      <w:tr w:rsidR="00EA44AA" w:rsidRPr="00501989" w14:paraId="17A57D95" w14:textId="77777777" w:rsidTr="00C4006C">
        <w:tc>
          <w:tcPr>
            <w:tcW w:w="2337" w:type="dxa"/>
            <w:vAlign w:val="bottom"/>
          </w:tcPr>
          <w:p w14:paraId="72E4A82D" w14:textId="77777777" w:rsidR="00EA44AA" w:rsidRPr="00501989" w:rsidRDefault="00EA44AA" w:rsidP="00C4006C">
            <w:pPr>
              <w:jc w:val="right"/>
            </w:pPr>
          </w:p>
        </w:tc>
        <w:tc>
          <w:tcPr>
            <w:tcW w:w="2337" w:type="dxa"/>
            <w:vAlign w:val="bottom"/>
          </w:tcPr>
          <w:p w14:paraId="4914B491" w14:textId="77777777" w:rsidR="00EA44AA" w:rsidRPr="00501989" w:rsidRDefault="00EA44AA" w:rsidP="00C4006C">
            <w:pPr>
              <w:jc w:val="center"/>
            </w:pPr>
            <w:r w:rsidRPr="00501989">
              <w:t>177*</w:t>
            </w:r>
          </w:p>
        </w:tc>
        <w:tc>
          <w:tcPr>
            <w:tcW w:w="2338" w:type="dxa"/>
            <w:vAlign w:val="bottom"/>
          </w:tcPr>
          <w:p w14:paraId="3A600002" w14:textId="77777777" w:rsidR="00EA44AA" w:rsidRPr="00501989" w:rsidRDefault="00EA44AA" w:rsidP="00C4006C">
            <w:pPr>
              <w:jc w:val="center"/>
            </w:pPr>
            <w:r w:rsidRPr="00501989">
              <w:t>-</w:t>
            </w:r>
          </w:p>
        </w:tc>
        <w:tc>
          <w:tcPr>
            <w:tcW w:w="2338" w:type="dxa"/>
            <w:vAlign w:val="bottom"/>
          </w:tcPr>
          <w:p w14:paraId="0FED24B2" w14:textId="77777777" w:rsidR="00EA44AA" w:rsidRPr="00501989" w:rsidRDefault="00EA44AA" w:rsidP="00C4006C">
            <w:pPr>
              <w:jc w:val="center"/>
            </w:pPr>
            <w:r w:rsidRPr="00501989">
              <w:t>1</w:t>
            </w:r>
          </w:p>
        </w:tc>
      </w:tr>
      <w:tr w:rsidR="00EA44AA" w:rsidRPr="00501989" w14:paraId="799FD88B" w14:textId="77777777" w:rsidTr="00C4006C">
        <w:tc>
          <w:tcPr>
            <w:tcW w:w="2337" w:type="dxa"/>
            <w:vAlign w:val="bottom"/>
          </w:tcPr>
          <w:p w14:paraId="42CF8A74" w14:textId="77777777" w:rsidR="00EA44AA" w:rsidRPr="00501989" w:rsidRDefault="00EA44AA" w:rsidP="00C4006C">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C4006C">
            <w:pPr>
              <w:jc w:val="center"/>
            </w:pPr>
            <w:r w:rsidRPr="00501989">
              <w:rPr>
                <w:color w:val="000000"/>
              </w:rPr>
              <w:t>2</w:t>
            </w:r>
          </w:p>
        </w:tc>
      </w:tr>
      <w:tr w:rsidR="00EA44AA" w:rsidRPr="00501989" w14:paraId="1CB03895" w14:textId="77777777" w:rsidTr="00C4006C">
        <w:tc>
          <w:tcPr>
            <w:tcW w:w="2337" w:type="dxa"/>
            <w:vAlign w:val="bottom"/>
          </w:tcPr>
          <w:p w14:paraId="0443333A" w14:textId="77777777" w:rsidR="00EA44AA" w:rsidRPr="00501989" w:rsidRDefault="00EA44AA" w:rsidP="00C4006C"/>
        </w:tc>
        <w:tc>
          <w:tcPr>
            <w:tcW w:w="2337" w:type="dxa"/>
            <w:tcBorders>
              <w:top w:val="nil"/>
              <w:left w:val="nil"/>
              <w:bottom w:val="nil"/>
              <w:right w:val="nil"/>
            </w:tcBorders>
            <w:shd w:val="clear" w:color="auto" w:fill="auto"/>
            <w:vAlign w:val="bottom"/>
          </w:tcPr>
          <w:p w14:paraId="2110ECBF"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C4006C">
            <w:pPr>
              <w:jc w:val="center"/>
            </w:pPr>
            <w:r w:rsidRPr="00501989">
              <w:rPr>
                <w:color w:val="000000"/>
              </w:rPr>
              <w:t>4</w:t>
            </w:r>
          </w:p>
        </w:tc>
      </w:tr>
      <w:tr w:rsidR="00EA44AA" w:rsidRPr="00501989" w14:paraId="5DE7643C" w14:textId="77777777" w:rsidTr="00C4006C">
        <w:tc>
          <w:tcPr>
            <w:tcW w:w="2337" w:type="dxa"/>
            <w:vAlign w:val="bottom"/>
          </w:tcPr>
          <w:p w14:paraId="2F7765E6" w14:textId="77777777" w:rsidR="00EA44AA" w:rsidRPr="00501989" w:rsidRDefault="00EA44AA" w:rsidP="00C4006C"/>
        </w:tc>
        <w:tc>
          <w:tcPr>
            <w:tcW w:w="2337" w:type="dxa"/>
            <w:tcBorders>
              <w:top w:val="nil"/>
              <w:left w:val="nil"/>
              <w:bottom w:val="nil"/>
              <w:right w:val="nil"/>
            </w:tcBorders>
            <w:shd w:val="clear" w:color="auto" w:fill="auto"/>
            <w:vAlign w:val="bottom"/>
          </w:tcPr>
          <w:p w14:paraId="128D041F"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C4006C">
            <w:pPr>
              <w:jc w:val="center"/>
            </w:pPr>
            <w:r w:rsidRPr="00501989">
              <w:rPr>
                <w:color w:val="000000"/>
              </w:rPr>
              <w:t>1</w:t>
            </w:r>
          </w:p>
        </w:tc>
      </w:tr>
      <w:tr w:rsidR="00EA44AA" w:rsidRPr="00501989" w14:paraId="5334234B" w14:textId="77777777" w:rsidTr="00C4006C">
        <w:tc>
          <w:tcPr>
            <w:tcW w:w="2337" w:type="dxa"/>
            <w:vAlign w:val="bottom"/>
          </w:tcPr>
          <w:p w14:paraId="10FD3FA5" w14:textId="77777777" w:rsidR="00EA44AA" w:rsidRPr="00501989" w:rsidRDefault="00EA44AA" w:rsidP="00C4006C"/>
        </w:tc>
        <w:tc>
          <w:tcPr>
            <w:tcW w:w="2337" w:type="dxa"/>
            <w:tcBorders>
              <w:top w:val="nil"/>
              <w:left w:val="nil"/>
              <w:bottom w:val="nil"/>
              <w:right w:val="nil"/>
            </w:tcBorders>
            <w:shd w:val="clear" w:color="auto" w:fill="auto"/>
            <w:vAlign w:val="bottom"/>
          </w:tcPr>
          <w:p w14:paraId="5E7F5B5B" w14:textId="77777777" w:rsidR="00EA44AA" w:rsidRPr="00501989" w:rsidRDefault="00EA44AA" w:rsidP="00C4006C">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C4006C">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C4006C">
            <w:pPr>
              <w:jc w:val="center"/>
            </w:pPr>
            <w:r w:rsidRPr="00501989">
              <w:rPr>
                <w:color w:val="000000"/>
              </w:rPr>
              <w:t>1</w:t>
            </w:r>
          </w:p>
        </w:tc>
      </w:tr>
      <w:tr w:rsidR="00EA44AA" w:rsidRPr="00501989" w14:paraId="0FC09D3A" w14:textId="77777777" w:rsidTr="00C4006C">
        <w:tc>
          <w:tcPr>
            <w:tcW w:w="2337" w:type="dxa"/>
            <w:vAlign w:val="bottom"/>
          </w:tcPr>
          <w:p w14:paraId="123AD6EE" w14:textId="77777777" w:rsidR="00EA44AA" w:rsidRPr="00501989" w:rsidRDefault="00EA44AA" w:rsidP="00C4006C"/>
        </w:tc>
        <w:tc>
          <w:tcPr>
            <w:tcW w:w="2337" w:type="dxa"/>
            <w:tcBorders>
              <w:top w:val="nil"/>
              <w:left w:val="nil"/>
              <w:bottom w:val="nil"/>
              <w:right w:val="nil"/>
            </w:tcBorders>
            <w:shd w:val="clear" w:color="auto" w:fill="auto"/>
            <w:vAlign w:val="bottom"/>
          </w:tcPr>
          <w:p w14:paraId="76542FDD" w14:textId="77777777" w:rsidR="00EA44AA" w:rsidRPr="00501989" w:rsidRDefault="00EA44AA" w:rsidP="00C4006C">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C4006C">
            <w:pPr>
              <w:jc w:val="center"/>
            </w:pPr>
            <w:r w:rsidRPr="00501989">
              <w:rPr>
                <w:color w:val="000000"/>
              </w:rPr>
              <w:t>1</w:t>
            </w:r>
          </w:p>
        </w:tc>
      </w:tr>
      <w:tr w:rsidR="00EA44AA" w:rsidRPr="00501989" w14:paraId="51481F1A" w14:textId="77777777" w:rsidTr="00C4006C">
        <w:tc>
          <w:tcPr>
            <w:tcW w:w="2337" w:type="dxa"/>
            <w:vAlign w:val="bottom"/>
          </w:tcPr>
          <w:p w14:paraId="6B5C75F0" w14:textId="77777777" w:rsidR="00EA44AA" w:rsidRPr="00501989" w:rsidRDefault="00EA44AA" w:rsidP="00C4006C"/>
        </w:tc>
        <w:tc>
          <w:tcPr>
            <w:tcW w:w="2337" w:type="dxa"/>
            <w:tcBorders>
              <w:top w:val="nil"/>
              <w:left w:val="nil"/>
              <w:bottom w:val="nil"/>
              <w:right w:val="nil"/>
            </w:tcBorders>
            <w:shd w:val="clear" w:color="auto" w:fill="auto"/>
            <w:vAlign w:val="bottom"/>
          </w:tcPr>
          <w:p w14:paraId="5525570C" w14:textId="77777777" w:rsidR="00EA44AA" w:rsidRPr="00501989" w:rsidRDefault="00EA44AA" w:rsidP="00C4006C">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C4006C">
            <w:pPr>
              <w:jc w:val="center"/>
            </w:pPr>
            <w:r w:rsidRPr="00501989">
              <w:rPr>
                <w:color w:val="000000"/>
              </w:rPr>
              <w:t>1</w:t>
            </w:r>
          </w:p>
        </w:tc>
      </w:tr>
      <w:tr w:rsidR="00EA44AA" w:rsidRPr="00501989" w14:paraId="5238987F" w14:textId="77777777" w:rsidTr="00C4006C">
        <w:tc>
          <w:tcPr>
            <w:tcW w:w="2337" w:type="dxa"/>
            <w:vAlign w:val="bottom"/>
          </w:tcPr>
          <w:p w14:paraId="56DE159D" w14:textId="77777777" w:rsidR="00EA44AA" w:rsidRPr="00501989" w:rsidRDefault="00EA44AA" w:rsidP="00C4006C"/>
        </w:tc>
        <w:tc>
          <w:tcPr>
            <w:tcW w:w="2337" w:type="dxa"/>
            <w:tcBorders>
              <w:top w:val="nil"/>
              <w:left w:val="nil"/>
              <w:bottom w:val="nil"/>
              <w:right w:val="nil"/>
            </w:tcBorders>
            <w:shd w:val="clear" w:color="auto" w:fill="auto"/>
            <w:vAlign w:val="bottom"/>
          </w:tcPr>
          <w:p w14:paraId="20F01AD4" w14:textId="77777777" w:rsidR="00EA44AA" w:rsidRPr="00501989" w:rsidRDefault="00EA44AA" w:rsidP="00C4006C">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C4006C">
            <w:pPr>
              <w:jc w:val="center"/>
            </w:pPr>
            <w:r w:rsidRPr="00501989">
              <w:rPr>
                <w:color w:val="000000"/>
              </w:rPr>
              <w:t>5</w:t>
            </w:r>
          </w:p>
        </w:tc>
      </w:tr>
      <w:tr w:rsidR="00EA44AA" w:rsidRPr="00501989" w14:paraId="70333939" w14:textId="77777777" w:rsidTr="00C4006C">
        <w:tc>
          <w:tcPr>
            <w:tcW w:w="9350" w:type="dxa"/>
            <w:gridSpan w:val="4"/>
            <w:vAlign w:val="bottom"/>
          </w:tcPr>
          <w:p w14:paraId="603F1C72" w14:textId="77777777" w:rsidR="00EA44AA" w:rsidRPr="00501989" w:rsidRDefault="00EA44AA" w:rsidP="00C4006C">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C4006C">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3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34"/>
          </w:p>
        </w:tc>
      </w:tr>
      <w:tr w:rsidR="00F05060" w:rsidRPr="00E73462" w14:paraId="298D4A09" w14:textId="77777777" w:rsidTr="00C4006C">
        <w:trPr>
          <w:trHeight w:val="648"/>
        </w:trPr>
        <w:tc>
          <w:tcPr>
            <w:tcW w:w="1627" w:type="dxa"/>
            <w:vAlign w:val="bottom"/>
          </w:tcPr>
          <w:p w14:paraId="08BDB713" w14:textId="77777777" w:rsidR="00F05060" w:rsidRPr="00E73462" w:rsidRDefault="00F05060" w:rsidP="00C4006C">
            <w:pPr>
              <w:jc w:val="center"/>
            </w:pPr>
            <w:r w:rsidRPr="00E73462">
              <w:t>Strain type</w:t>
            </w:r>
          </w:p>
        </w:tc>
        <w:tc>
          <w:tcPr>
            <w:tcW w:w="1627" w:type="dxa"/>
            <w:vAlign w:val="bottom"/>
          </w:tcPr>
          <w:p w14:paraId="71250D98" w14:textId="77777777" w:rsidR="00F05060" w:rsidRPr="00E73462" w:rsidRDefault="00F05060" w:rsidP="00C4006C">
            <w:pPr>
              <w:jc w:val="center"/>
            </w:pPr>
            <w:r w:rsidRPr="00E73462">
              <w:t>ST cluster</w:t>
            </w:r>
          </w:p>
        </w:tc>
        <w:tc>
          <w:tcPr>
            <w:tcW w:w="3856" w:type="dxa"/>
            <w:vAlign w:val="bottom"/>
          </w:tcPr>
          <w:p w14:paraId="35877B2D" w14:textId="77777777" w:rsidR="00F05060" w:rsidRPr="00E73462" w:rsidRDefault="00F05060" w:rsidP="00C4006C">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C4006C">
        <w:trPr>
          <w:trHeight w:val="360"/>
        </w:trPr>
        <w:tc>
          <w:tcPr>
            <w:tcW w:w="1627" w:type="dxa"/>
            <w:vAlign w:val="bottom"/>
            <w:hideMark/>
          </w:tcPr>
          <w:p w14:paraId="2C5E0932" w14:textId="77777777" w:rsidR="00F05060" w:rsidRPr="00E73462" w:rsidRDefault="00F05060" w:rsidP="00C4006C">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C4006C">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C4006C">
            <w:pPr>
              <w:jc w:val="center"/>
              <w:rPr>
                <w:color w:val="000000"/>
              </w:rPr>
            </w:pPr>
            <w:r w:rsidRPr="00E73462">
              <w:rPr>
                <w:color w:val="000000"/>
              </w:rPr>
              <w:t>4/9 (44%)</w:t>
            </w:r>
          </w:p>
        </w:tc>
      </w:tr>
      <w:tr w:rsidR="00F05060" w:rsidRPr="00E73462" w14:paraId="74BB7621" w14:textId="77777777" w:rsidTr="00C4006C">
        <w:trPr>
          <w:trHeight w:val="360"/>
        </w:trPr>
        <w:tc>
          <w:tcPr>
            <w:tcW w:w="1627" w:type="dxa"/>
            <w:vAlign w:val="bottom"/>
            <w:hideMark/>
          </w:tcPr>
          <w:p w14:paraId="673C0AF6" w14:textId="77777777" w:rsidR="00F05060" w:rsidRPr="00E73462" w:rsidRDefault="00F05060" w:rsidP="00C4006C">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C4006C">
            <w:pPr>
              <w:jc w:val="center"/>
              <w:rPr>
                <w:color w:val="000000"/>
              </w:rPr>
            </w:pPr>
            <w:r w:rsidRPr="00E73462">
              <w:rPr>
                <w:color w:val="000000"/>
              </w:rPr>
              <w:t>0/9 (0%)</w:t>
            </w:r>
          </w:p>
        </w:tc>
      </w:tr>
      <w:tr w:rsidR="00F05060" w:rsidRPr="00E73462" w14:paraId="648409C4" w14:textId="77777777" w:rsidTr="00C4006C">
        <w:trPr>
          <w:trHeight w:val="360"/>
        </w:trPr>
        <w:tc>
          <w:tcPr>
            <w:tcW w:w="1627" w:type="dxa"/>
            <w:vAlign w:val="bottom"/>
            <w:hideMark/>
          </w:tcPr>
          <w:p w14:paraId="56AFC88C" w14:textId="77777777" w:rsidR="00F05060" w:rsidRPr="00E73462" w:rsidRDefault="00F05060" w:rsidP="00C4006C">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C4006C">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C4006C">
            <w:pPr>
              <w:jc w:val="center"/>
              <w:rPr>
                <w:color w:val="000000"/>
              </w:rPr>
            </w:pPr>
            <w:r w:rsidRPr="00E73462">
              <w:rPr>
                <w:color w:val="000000"/>
              </w:rPr>
              <w:t>3/3 (100%)</w:t>
            </w:r>
          </w:p>
        </w:tc>
      </w:tr>
      <w:tr w:rsidR="00F05060" w:rsidRPr="00E73462" w14:paraId="3BF13A6D" w14:textId="77777777" w:rsidTr="00C4006C">
        <w:trPr>
          <w:trHeight w:val="360"/>
        </w:trPr>
        <w:tc>
          <w:tcPr>
            <w:tcW w:w="1627" w:type="dxa"/>
            <w:vAlign w:val="bottom"/>
            <w:hideMark/>
          </w:tcPr>
          <w:p w14:paraId="38777E45" w14:textId="77777777" w:rsidR="00F05060" w:rsidRPr="00E73462" w:rsidRDefault="00F05060" w:rsidP="00C4006C">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C4006C">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C4006C">
            <w:pPr>
              <w:jc w:val="center"/>
              <w:rPr>
                <w:color w:val="000000"/>
              </w:rPr>
            </w:pPr>
            <w:r w:rsidRPr="00E73462">
              <w:rPr>
                <w:color w:val="000000"/>
              </w:rPr>
              <w:t>0/2 (0%)</w:t>
            </w:r>
          </w:p>
        </w:tc>
      </w:tr>
      <w:tr w:rsidR="00F05060" w:rsidRPr="00E73462" w14:paraId="089E4049" w14:textId="77777777" w:rsidTr="00C4006C">
        <w:trPr>
          <w:trHeight w:val="360"/>
        </w:trPr>
        <w:tc>
          <w:tcPr>
            <w:tcW w:w="1627" w:type="dxa"/>
            <w:vAlign w:val="bottom"/>
            <w:hideMark/>
          </w:tcPr>
          <w:p w14:paraId="305B28DD" w14:textId="77777777" w:rsidR="00F05060" w:rsidRPr="00E73462" w:rsidRDefault="00F05060" w:rsidP="00C4006C">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C4006C">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C4006C">
            <w:pPr>
              <w:jc w:val="center"/>
              <w:rPr>
                <w:color w:val="000000"/>
              </w:rPr>
            </w:pPr>
            <w:r w:rsidRPr="00E73462">
              <w:rPr>
                <w:color w:val="000000"/>
              </w:rPr>
              <w:t>2/2 (100%)</w:t>
            </w:r>
          </w:p>
        </w:tc>
      </w:tr>
      <w:tr w:rsidR="00F05060" w:rsidRPr="00E73462" w14:paraId="76888CD0" w14:textId="77777777" w:rsidTr="00C4006C">
        <w:trPr>
          <w:trHeight w:val="360"/>
        </w:trPr>
        <w:tc>
          <w:tcPr>
            <w:tcW w:w="1627" w:type="dxa"/>
            <w:vAlign w:val="bottom"/>
            <w:hideMark/>
          </w:tcPr>
          <w:p w14:paraId="3A14DA1B" w14:textId="77777777" w:rsidR="00F05060" w:rsidRPr="00E73462" w:rsidRDefault="00F05060" w:rsidP="00C4006C">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C4006C">
            <w:pPr>
              <w:jc w:val="center"/>
              <w:rPr>
                <w:color w:val="000000"/>
              </w:rPr>
            </w:pPr>
            <w:r w:rsidRPr="00E73462">
              <w:rPr>
                <w:color w:val="000000"/>
              </w:rPr>
              <w:t>1/1 (100%)</w:t>
            </w:r>
          </w:p>
        </w:tc>
      </w:tr>
      <w:tr w:rsidR="00F05060" w:rsidRPr="00E73462" w14:paraId="20B6B23D" w14:textId="77777777" w:rsidTr="00C4006C">
        <w:trPr>
          <w:trHeight w:val="360"/>
        </w:trPr>
        <w:tc>
          <w:tcPr>
            <w:tcW w:w="1627" w:type="dxa"/>
            <w:vAlign w:val="bottom"/>
            <w:hideMark/>
          </w:tcPr>
          <w:p w14:paraId="6F8EFE2C" w14:textId="77777777" w:rsidR="00F05060" w:rsidRPr="00E73462" w:rsidRDefault="00F05060" w:rsidP="00C4006C">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C4006C">
            <w:pPr>
              <w:jc w:val="center"/>
              <w:rPr>
                <w:color w:val="000000"/>
              </w:rPr>
            </w:pPr>
            <w:r w:rsidRPr="00E73462">
              <w:rPr>
                <w:color w:val="000000"/>
              </w:rPr>
              <w:t>0/1 (0%)</w:t>
            </w:r>
          </w:p>
        </w:tc>
      </w:tr>
      <w:tr w:rsidR="00F05060" w:rsidRPr="00E73462" w14:paraId="6426D5D2" w14:textId="77777777" w:rsidTr="00C4006C">
        <w:trPr>
          <w:trHeight w:val="360"/>
        </w:trPr>
        <w:tc>
          <w:tcPr>
            <w:tcW w:w="1627" w:type="dxa"/>
            <w:vAlign w:val="bottom"/>
            <w:hideMark/>
          </w:tcPr>
          <w:p w14:paraId="1BE08C95" w14:textId="77777777" w:rsidR="00F05060" w:rsidRPr="00E73462" w:rsidRDefault="00F05060" w:rsidP="00C4006C">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C4006C">
            <w:pPr>
              <w:jc w:val="center"/>
              <w:rPr>
                <w:color w:val="000000"/>
              </w:rPr>
            </w:pPr>
            <w:r w:rsidRPr="00E73462">
              <w:rPr>
                <w:color w:val="000000"/>
              </w:rPr>
              <w:t>0/1 (0%)</w:t>
            </w:r>
          </w:p>
        </w:tc>
      </w:tr>
      <w:tr w:rsidR="00F05060" w:rsidRPr="00E73462" w14:paraId="40AF2AF8" w14:textId="77777777" w:rsidTr="00C4006C">
        <w:trPr>
          <w:trHeight w:val="360"/>
        </w:trPr>
        <w:tc>
          <w:tcPr>
            <w:tcW w:w="1627" w:type="dxa"/>
            <w:vAlign w:val="bottom"/>
            <w:hideMark/>
          </w:tcPr>
          <w:p w14:paraId="40E5BBE5" w14:textId="77777777" w:rsidR="00F05060" w:rsidRPr="00E73462" w:rsidRDefault="00F05060" w:rsidP="00C4006C">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C4006C">
            <w:pPr>
              <w:jc w:val="center"/>
              <w:rPr>
                <w:color w:val="000000"/>
              </w:rPr>
            </w:pPr>
            <w:r w:rsidRPr="00E73462">
              <w:rPr>
                <w:color w:val="000000"/>
              </w:rPr>
              <w:t>0/1 (0%)</w:t>
            </w:r>
          </w:p>
        </w:tc>
      </w:tr>
      <w:tr w:rsidR="00F05060" w:rsidRPr="00E73462" w14:paraId="36B9161E" w14:textId="77777777" w:rsidTr="00C4006C">
        <w:trPr>
          <w:trHeight w:val="360"/>
        </w:trPr>
        <w:tc>
          <w:tcPr>
            <w:tcW w:w="1627" w:type="dxa"/>
            <w:vAlign w:val="bottom"/>
            <w:hideMark/>
          </w:tcPr>
          <w:p w14:paraId="1B1041D0" w14:textId="77777777" w:rsidR="00F05060" w:rsidRPr="00E73462" w:rsidRDefault="00F05060" w:rsidP="00C4006C">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C4006C">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C4006C">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3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35"/>
          </w:p>
        </w:tc>
      </w:tr>
      <w:tr w:rsidR="006E59DA" w:rsidRPr="00053439" w14:paraId="6E56A804" w14:textId="77777777" w:rsidTr="00C4006C">
        <w:trPr>
          <w:trHeight w:val="468"/>
        </w:trPr>
        <w:tc>
          <w:tcPr>
            <w:tcW w:w="1011" w:type="pct"/>
            <w:noWrap/>
            <w:vAlign w:val="bottom"/>
          </w:tcPr>
          <w:p w14:paraId="7B351DA7" w14:textId="77777777" w:rsidR="006E59DA" w:rsidRPr="00053439" w:rsidRDefault="006E59DA" w:rsidP="00C4006C">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C4006C">
            <w:pPr>
              <w:jc w:val="center"/>
              <w:rPr>
                <w:sz w:val="20"/>
                <w:szCs w:val="20"/>
              </w:rPr>
            </w:pPr>
          </w:p>
        </w:tc>
        <w:tc>
          <w:tcPr>
            <w:tcW w:w="502" w:type="pct"/>
            <w:noWrap/>
            <w:vAlign w:val="bottom"/>
          </w:tcPr>
          <w:p w14:paraId="34805E6E" w14:textId="77777777" w:rsidR="006E59DA" w:rsidRPr="00053439" w:rsidRDefault="006E59DA" w:rsidP="00C4006C">
            <w:pPr>
              <w:jc w:val="center"/>
              <w:rPr>
                <w:sz w:val="20"/>
                <w:szCs w:val="20"/>
              </w:rPr>
            </w:pPr>
          </w:p>
        </w:tc>
        <w:tc>
          <w:tcPr>
            <w:tcW w:w="1229" w:type="pct"/>
            <w:gridSpan w:val="2"/>
            <w:noWrap/>
            <w:vAlign w:val="bottom"/>
          </w:tcPr>
          <w:p w14:paraId="3BB3732F" w14:textId="77777777" w:rsidR="006E59DA" w:rsidRPr="00053439" w:rsidRDefault="006E59DA" w:rsidP="00C4006C">
            <w:pPr>
              <w:jc w:val="center"/>
              <w:rPr>
                <w:sz w:val="20"/>
                <w:szCs w:val="20"/>
              </w:rPr>
            </w:pPr>
            <w:r w:rsidRPr="00053439">
              <w:rPr>
                <w:sz w:val="20"/>
                <w:szCs w:val="20"/>
              </w:rPr>
              <w:t>SCC category</w:t>
            </w:r>
          </w:p>
        </w:tc>
      </w:tr>
      <w:tr w:rsidR="006E59DA" w:rsidRPr="00053439" w14:paraId="113F256A" w14:textId="77777777" w:rsidTr="00C4006C">
        <w:trPr>
          <w:trHeight w:val="290"/>
        </w:trPr>
        <w:tc>
          <w:tcPr>
            <w:tcW w:w="1011" w:type="pct"/>
            <w:noWrap/>
            <w:vAlign w:val="bottom"/>
          </w:tcPr>
          <w:p w14:paraId="0D788868" w14:textId="77777777" w:rsidR="006E59DA" w:rsidRPr="00053439" w:rsidRDefault="006E59DA" w:rsidP="00C4006C">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C4006C">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C4006C">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C4006C">
            <w:pPr>
              <w:jc w:val="center"/>
              <w:rPr>
                <w:sz w:val="20"/>
                <w:szCs w:val="20"/>
              </w:rPr>
            </w:pPr>
            <w:r w:rsidRPr="00053439">
              <w:rPr>
                <w:sz w:val="20"/>
                <w:szCs w:val="20"/>
              </w:rPr>
              <w:t>LOW</w:t>
            </w:r>
          </w:p>
          <w:p w14:paraId="3EB7FDE9" w14:textId="77777777" w:rsidR="006E59DA" w:rsidRPr="00053439" w:rsidRDefault="006E59DA" w:rsidP="00C4006C">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C4006C">
            <w:pPr>
              <w:jc w:val="center"/>
              <w:rPr>
                <w:sz w:val="20"/>
                <w:szCs w:val="20"/>
              </w:rPr>
            </w:pPr>
            <w:r w:rsidRPr="00053439">
              <w:rPr>
                <w:sz w:val="20"/>
                <w:szCs w:val="20"/>
              </w:rPr>
              <w:t>HIGH</w:t>
            </w:r>
          </w:p>
          <w:p w14:paraId="66B6E369" w14:textId="77777777" w:rsidR="006E59DA" w:rsidRPr="00053439" w:rsidRDefault="006E59DA" w:rsidP="00C4006C">
            <w:pPr>
              <w:jc w:val="center"/>
              <w:rPr>
                <w:sz w:val="20"/>
                <w:szCs w:val="20"/>
              </w:rPr>
            </w:pPr>
            <w:r w:rsidRPr="00053439">
              <w:rPr>
                <w:sz w:val="20"/>
                <w:szCs w:val="20"/>
              </w:rPr>
              <w:t>n (%)</w:t>
            </w:r>
          </w:p>
        </w:tc>
      </w:tr>
      <w:tr w:rsidR="006E59DA" w:rsidRPr="00053439" w14:paraId="3D6D92FD" w14:textId="77777777" w:rsidTr="00C4006C">
        <w:trPr>
          <w:trHeight w:val="290"/>
        </w:trPr>
        <w:tc>
          <w:tcPr>
            <w:tcW w:w="1011" w:type="pct"/>
            <w:noWrap/>
            <w:vAlign w:val="bottom"/>
            <w:hideMark/>
          </w:tcPr>
          <w:p w14:paraId="3E8B070F" w14:textId="77777777" w:rsidR="006E59DA" w:rsidRPr="00053439" w:rsidRDefault="006E59DA" w:rsidP="00C4006C">
            <w:pPr>
              <w:rPr>
                <w:sz w:val="20"/>
                <w:szCs w:val="20"/>
              </w:rPr>
            </w:pPr>
          </w:p>
        </w:tc>
        <w:tc>
          <w:tcPr>
            <w:tcW w:w="2258" w:type="pct"/>
            <w:noWrap/>
            <w:hideMark/>
          </w:tcPr>
          <w:p w14:paraId="769AA316" w14:textId="77777777" w:rsidR="006E59DA" w:rsidRPr="00053439" w:rsidRDefault="006E59DA" w:rsidP="00C4006C">
            <w:pPr>
              <w:rPr>
                <w:sz w:val="20"/>
                <w:szCs w:val="20"/>
              </w:rPr>
            </w:pPr>
            <w:r w:rsidRPr="00053439">
              <w:rPr>
                <w:sz w:val="20"/>
                <w:szCs w:val="20"/>
              </w:rPr>
              <w:t>Autolysin</w:t>
            </w:r>
          </w:p>
        </w:tc>
        <w:tc>
          <w:tcPr>
            <w:tcW w:w="502" w:type="pct"/>
            <w:noWrap/>
            <w:hideMark/>
          </w:tcPr>
          <w:p w14:paraId="256F7EA0" w14:textId="77777777" w:rsidR="006E59DA" w:rsidRPr="00053439" w:rsidRDefault="006E59DA" w:rsidP="00C4006C">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B7726AF" w14:textId="77777777" w:rsidTr="00C4006C">
        <w:trPr>
          <w:trHeight w:val="290"/>
        </w:trPr>
        <w:tc>
          <w:tcPr>
            <w:tcW w:w="1011" w:type="pct"/>
            <w:noWrap/>
            <w:vAlign w:val="bottom"/>
            <w:hideMark/>
          </w:tcPr>
          <w:p w14:paraId="2FACD76B" w14:textId="77777777" w:rsidR="006E59DA" w:rsidRPr="00053439" w:rsidRDefault="006E59DA" w:rsidP="00C4006C">
            <w:pPr>
              <w:rPr>
                <w:sz w:val="20"/>
                <w:szCs w:val="20"/>
              </w:rPr>
            </w:pPr>
            <w:r w:rsidRPr="00053439">
              <w:rPr>
                <w:sz w:val="20"/>
                <w:szCs w:val="20"/>
              </w:rPr>
              <w:t> </w:t>
            </w:r>
          </w:p>
        </w:tc>
        <w:tc>
          <w:tcPr>
            <w:tcW w:w="2258" w:type="pct"/>
            <w:noWrap/>
            <w:hideMark/>
          </w:tcPr>
          <w:p w14:paraId="14D0DFBE" w14:textId="77777777" w:rsidR="006E59DA" w:rsidRPr="00053439" w:rsidRDefault="006E59DA" w:rsidP="00C4006C">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C4006C">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C4006C">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E8727AE" w14:textId="77777777" w:rsidTr="00C4006C">
        <w:trPr>
          <w:trHeight w:val="290"/>
        </w:trPr>
        <w:tc>
          <w:tcPr>
            <w:tcW w:w="1011" w:type="pct"/>
            <w:noWrap/>
            <w:vAlign w:val="bottom"/>
            <w:hideMark/>
          </w:tcPr>
          <w:p w14:paraId="2513F3ED" w14:textId="77777777" w:rsidR="006E59DA" w:rsidRPr="00053439" w:rsidRDefault="006E59DA" w:rsidP="00C4006C">
            <w:pPr>
              <w:rPr>
                <w:sz w:val="20"/>
                <w:szCs w:val="20"/>
              </w:rPr>
            </w:pPr>
            <w:r w:rsidRPr="00053439">
              <w:rPr>
                <w:sz w:val="20"/>
                <w:szCs w:val="20"/>
              </w:rPr>
              <w:t> </w:t>
            </w:r>
          </w:p>
        </w:tc>
        <w:tc>
          <w:tcPr>
            <w:tcW w:w="2258" w:type="pct"/>
            <w:noWrap/>
            <w:hideMark/>
          </w:tcPr>
          <w:p w14:paraId="09818851"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C4006C">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5240F0ED" w14:textId="77777777" w:rsidTr="00C4006C">
        <w:trPr>
          <w:trHeight w:val="290"/>
        </w:trPr>
        <w:tc>
          <w:tcPr>
            <w:tcW w:w="1011" w:type="pct"/>
            <w:noWrap/>
            <w:vAlign w:val="bottom"/>
            <w:hideMark/>
          </w:tcPr>
          <w:p w14:paraId="620A10EE" w14:textId="77777777" w:rsidR="006E59DA" w:rsidRPr="00053439" w:rsidRDefault="006E59DA" w:rsidP="00C4006C">
            <w:pPr>
              <w:rPr>
                <w:sz w:val="20"/>
                <w:szCs w:val="20"/>
              </w:rPr>
            </w:pPr>
            <w:r w:rsidRPr="00053439">
              <w:rPr>
                <w:sz w:val="20"/>
                <w:szCs w:val="20"/>
              </w:rPr>
              <w:t> </w:t>
            </w:r>
          </w:p>
        </w:tc>
        <w:tc>
          <w:tcPr>
            <w:tcW w:w="2258" w:type="pct"/>
            <w:noWrap/>
            <w:hideMark/>
          </w:tcPr>
          <w:p w14:paraId="373868AE"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C4006C">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A0C66F6" w14:textId="77777777" w:rsidTr="00C4006C">
        <w:trPr>
          <w:trHeight w:val="290"/>
        </w:trPr>
        <w:tc>
          <w:tcPr>
            <w:tcW w:w="1011" w:type="pct"/>
            <w:noWrap/>
            <w:vAlign w:val="bottom"/>
            <w:hideMark/>
          </w:tcPr>
          <w:p w14:paraId="2067A2D8" w14:textId="77777777" w:rsidR="006E59DA" w:rsidRPr="00053439" w:rsidRDefault="006E59DA" w:rsidP="00C4006C">
            <w:pPr>
              <w:rPr>
                <w:sz w:val="20"/>
                <w:szCs w:val="20"/>
              </w:rPr>
            </w:pPr>
            <w:r w:rsidRPr="00053439">
              <w:rPr>
                <w:sz w:val="20"/>
                <w:szCs w:val="20"/>
              </w:rPr>
              <w:t> </w:t>
            </w:r>
          </w:p>
        </w:tc>
        <w:tc>
          <w:tcPr>
            <w:tcW w:w="2258" w:type="pct"/>
            <w:noWrap/>
            <w:hideMark/>
          </w:tcPr>
          <w:p w14:paraId="42DEFDC7"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C4006C">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3685337B" w14:textId="77777777" w:rsidTr="00C4006C">
        <w:trPr>
          <w:trHeight w:val="290"/>
        </w:trPr>
        <w:tc>
          <w:tcPr>
            <w:tcW w:w="1011" w:type="pct"/>
            <w:noWrap/>
            <w:vAlign w:val="bottom"/>
            <w:hideMark/>
          </w:tcPr>
          <w:p w14:paraId="08D6B9AC" w14:textId="77777777" w:rsidR="006E59DA" w:rsidRPr="00053439" w:rsidRDefault="006E59DA" w:rsidP="00C4006C">
            <w:pPr>
              <w:rPr>
                <w:sz w:val="20"/>
                <w:szCs w:val="20"/>
              </w:rPr>
            </w:pPr>
            <w:r w:rsidRPr="00053439">
              <w:rPr>
                <w:sz w:val="20"/>
                <w:szCs w:val="20"/>
              </w:rPr>
              <w:t> </w:t>
            </w:r>
          </w:p>
        </w:tc>
        <w:tc>
          <w:tcPr>
            <w:tcW w:w="2258" w:type="pct"/>
            <w:noWrap/>
            <w:hideMark/>
          </w:tcPr>
          <w:p w14:paraId="309DA7D8" w14:textId="77777777" w:rsidR="006E59DA" w:rsidRPr="00053439" w:rsidRDefault="006E59DA" w:rsidP="00C4006C">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C4006C">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C4006C">
            <w:pPr>
              <w:jc w:val="center"/>
              <w:rPr>
                <w:sz w:val="20"/>
                <w:szCs w:val="20"/>
              </w:rPr>
            </w:pPr>
            <w:r w:rsidRPr="00053439">
              <w:rPr>
                <w:color w:val="000000"/>
                <w:sz w:val="20"/>
                <w:szCs w:val="20"/>
              </w:rPr>
              <w:t>0 (0)</w:t>
            </w:r>
          </w:p>
        </w:tc>
      </w:tr>
      <w:tr w:rsidR="006E59DA" w:rsidRPr="00053439" w14:paraId="2A658827" w14:textId="77777777" w:rsidTr="00C4006C">
        <w:trPr>
          <w:trHeight w:val="290"/>
        </w:trPr>
        <w:tc>
          <w:tcPr>
            <w:tcW w:w="1011" w:type="pct"/>
            <w:noWrap/>
            <w:vAlign w:val="bottom"/>
            <w:hideMark/>
          </w:tcPr>
          <w:p w14:paraId="2F14C2A3" w14:textId="77777777" w:rsidR="006E59DA" w:rsidRPr="00053439" w:rsidRDefault="006E59DA" w:rsidP="00C4006C">
            <w:pPr>
              <w:rPr>
                <w:sz w:val="20"/>
                <w:szCs w:val="20"/>
              </w:rPr>
            </w:pPr>
            <w:r w:rsidRPr="00053439">
              <w:rPr>
                <w:sz w:val="20"/>
                <w:szCs w:val="20"/>
              </w:rPr>
              <w:t> </w:t>
            </w:r>
          </w:p>
        </w:tc>
        <w:tc>
          <w:tcPr>
            <w:tcW w:w="2258" w:type="pct"/>
            <w:noWrap/>
            <w:hideMark/>
          </w:tcPr>
          <w:p w14:paraId="4A7BAF98"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C4006C">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44802B0A" w14:textId="77777777" w:rsidTr="00C4006C">
        <w:trPr>
          <w:trHeight w:val="300"/>
        </w:trPr>
        <w:tc>
          <w:tcPr>
            <w:tcW w:w="1011" w:type="pct"/>
            <w:noWrap/>
            <w:vAlign w:val="bottom"/>
            <w:hideMark/>
          </w:tcPr>
          <w:p w14:paraId="142511C5" w14:textId="77777777" w:rsidR="006E59DA" w:rsidRPr="00053439" w:rsidRDefault="006E59DA" w:rsidP="00C4006C">
            <w:pPr>
              <w:rPr>
                <w:sz w:val="20"/>
                <w:szCs w:val="20"/>
              </w:rPr>
            </w:pPr>
            <w:r w:rsidRPr="00053439">
              <w:rPr>
                <w:sz w:val="20"/>
                <w:szCs w:val="20"/>
              </w:rPr>
              <w:t> </w:t>
            </w:r>
          </w:p>
        </w:tc>
        <w:tc>
          <w:tcPr>
            <w:tcW w:w="2258" w:type="pct"/>
            <w:noWrap/>
            <w:hideMark/>
          </w:tcPr>
          <w:p w14:paraId="6D275E9F"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C4006C">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B21C0A" w14:textId="77777777" w:rsidTr="00C4006C">
        <w:trPr>
          <w:trHeight w:val="290"/>
        </w:trPr>
        <w:tc>
          <w:tcPr>
            <w:tcW w:w="1011" w:type="pct"/>
            <w:noWrap/>
            <w:vAlign w:val="bottom"/>
          </w:tcPr>
          <w:p w14:paraId="03FFF1A8" w14:textId="77777777" w:rsidR="006E59DA" w:rsidRPr="00053439" w:rsidRDefault="006E59DA" w:rsidP="00C4006C">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C4006C">
            <w:pPr>
              <w:rPr>
                <w:b/>
                <w:bCs/>
                <w:sz w:val="20"/>
                <w:szCs w:val="20"/>
              </w:rPr>
            </w:pPr>
          </w:p>
        </w:tc>
        <w:tc>
          <w:tcPr>
            <w:tcW w:w="502" w:type="pct"/>
            <w:noWrap/>
          </w:tcPr>
          <w:p w14:paraId="007F54D5" w14:textId="77777777" w:rsidR="006E59DA" w:rsidRPr="00053439" w:rsidRDefault="006E59DA" w:rsidP="00C4006C">
            <w:pPr>
              <w:jc w:val="center"/>
              <w:rPr>
                <w:i/>
                <w:iCs/>
                <w:sz w:val="20"/>
                <w:szCs w:val="20"/>
              </w:rPr>
            </w:pPr>
          </w:p>
        </w:tc>
        <w:tc>
          <w:tcPr>
            <w:tcW w:w="615" w:type="pct"/>
            <w:noWrap/>
          </w:tcPr>
          <w:p w14:paraId="2FE61B83" w14:textId="77777777" w:rsidR="006E59DA" w:rsidRPr="00053439" w:rsidRDefault="006E59DA" w:rsidP="00C4006C">
            <w:pPr>
              <w:jc w:val="center"/>
              <w:rPr>
                <w:sz w:val="20"/>
                <w:szCs w:val="20"/>
              </w:rPr>
            </w:pPr>
          </w:p>
        </w:tc>
        <w:tc>
          <w:tcPr>
            <w:tcW w:w="614" w:type="pct"/>
            <w:noWrap/>
          </w:tcPr>
          <w:p w14:paraId="29BA49E8" w14:textId="77777777" w:rsidR="006E59DA" w:rsidRPr="00053439" w:rsidRDefault="006E59DA" w:rsidP="00C4006C">
            <w:pPr>
              <w:jc w:val="center"/>
              <w:rPr>
                <w:sz w:val="20"/>
                <w:szCs w:val="20"/>
              </w:rPr>
            </w:pPr>
          </w:p>
        </w:tc>
      </w:tr>
      <w:tr w:rsidR="006E59DA" w:rsidRPr="00053439" w14:paraId="54634BFE" w14:textId="77777777" w:rsidTr="00C4006C">
        <w:trPr>
          <w:trHeight w:val="290"/>
        </w:trPr>
        <w:tc>
          <w:tcPr>
            <w:tcW w:w="1011" w:type="pct"/>
            <w:noWrap/>
            <w:vAlign w:val="bottom"/>
            <w:hideMark/>
          </w:tcPr>
          <w:p w14:paraId="4DEA8A28" w14:textId="77777777" w:rsidR="006E59DA" w:rsidRPr="00053439" w:rsidRDefault="006E59DA" w:rsidP="00C4006C">
            <w:pPr>
              <w:rPr>
                <w:sz w:val="20"/>
                <w:szCs w:val="20"/>
              </w:rPr>
            </w:pPr>
          </w:p>
        </w:tc>
        <w:tc>
          <w:tcPr>
            <w:tcW w:w="2258" w:type="pct"/>
            <w:noWrap/>
            <w:hideMark/>
          </w:tcPr>
          <w:p w14:paraId="39C2EC82"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C4006C">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7CF5F2A" w14:textId="77777777" w:rsidTr="00C4006C">
        <w:trPr>
          <w:trHeight w:val="290"/>
        </w:trPr>
        <w:tc>
          <w:tcPr>
            <w:tcW w:w="1011" w:type="pct"/>
            <w:noWrap/>
            <w:vAlign w:val="bottom"/>
            <w:hideMark/>
          </w:tcPr>
          <w:p w14:paraId="00672944" w14:textId="77777777" w:rsidR="006E59DA" w:rsidRPr="00053439" w:rsidRDefault="006E59DA" w:rsidP="00C4006C">
            <w:pPr>
              <w:rPr>
                <w:sz w:val="20"/>
                <w:szCs w:val="20"/>
              </w:rPr>
            </w:pPr>
          </w:p>
        </w:tc>
        <w:tc>
          <w:tcPr>
            <w:tcW w:w="2258" w:type="pct"/>
            <w:noWrap/>
            <w:hideMark/>
          </w:tcPr>
          <w:p w14:paraId="10A6CEF4"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C4006C">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3246391" w14:textId="77777777" w:rsidTr="00C4006C">
        <w:trPr>
          <w:trHeight w:val="290"/>
        </w:trPr>
        <w:tc>
          <w:tcPr>
            <w:tcW w:w="1011" w:type="pct"/>
            <w:noWrap/>
            <w:vAlign w:val="bottom"/>
            <w:hideMark/>
          </w:tcPr>
          <w:p w14:paraId="6982C9D0" w14:textId="77777777" w:rsidR="006E59DA" w:rsidRPr="00053439" w:rsidRDefault="006E59DA" w:rsidP="00C4006C">
            <w:pPr>
              <w:rPr>
                <w:sz w:val="20"/>
                <w:szCs w:val="20"/>
              </w:rPr>
            </w:pPr>
          </w:p>
        </w:tc>
        <w:tc>
          <w:tcPr>
            <w:tcW w:w="2258" w:type="pct"/>
            <w:noWrap/>
            <w:hideMark/>
          </w:tcPr>
          <w:p w14:paraId="59851EA2"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C4006C">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798DB40C" w14:textId="77777777" w:rsidTr="00C4006C">
        <w:trPr>
          <w:trHeight w:val="290"/>
        </w:trPr>
        <w:tc>
          <w:tcPr>
            <w:tcW w:w="1011" w:type="pct"/>
            <w:noWrap/>
            <w:vAlign w:val="bottom"/>
            <w:hideMark/>
          </w:tcPr>
          <w:p w14:paraId="060C8AD8" w14:textId="77777777" w:rsidR="006E59DA" w:rsidRPr="00053439" w:rsidRDefault="006E59DA" w:rsidP="00C4006C">
            <w:pPr>
              <w:rPr>
                <w:sz w:val="20"/>
                <w:szCs w:val="20"/>
              </w:rPr>
            </w:pPr>
          </w:p>
        </w:tc>
        <w:tc>
          <w:tcPr>
            <w:tcW w:w="2258" w:type="pct"/>
            <w:noWrap/>
            <w:hideMark/>
          </w:tcPr>
          <w:p w14:paraId="2A3739CA"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C4006C">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287DA" w14:textId="77777777" w:rsidTr="00C4006C">
        <w:trPr>
          <w:trHeight w:val="290"/>
        </w:trPr>
        <w:tc>
          <w:tcPr>
            <w:tcW w:w="1011" w:type="pct"/>
            <w:noWrap/>
            <w:vAlign w:val="bottom"/>
            <w:hideMark/>
          </w:tcPr>
          <w:p w14:paraId="4C4126D2" w14:textId="77777777" w:rsidR="006E59DA" w:rsidRPr="00053439" w:rsidRDefault="006E59DA" w:rsidP="00C4006C">
            <w:pPr>
              <w:rPr>
                <w:sz w:val="20"/>
                <w:szCs w:val="20"/>
              </w:rPr>
            </w:pPr>
          </w:p>
        </w:tc>
        <w:tc>
          <w:tcPr>
            <w:tcW w:w="2258" w:type="pct"/>
            <w:noWrap/>
            <w:hideMark/>
          </w:tcPr>
          <w:p w14:paraId="7A7B26DE"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C4006C">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7D4E9B5" w14:textId="77777777" w:rsidTr="00C4006C">
        <w:trPr>
          <w:trHeight w:val="300"/>
        </w:trPr>
        <w:tc>
          <w:tcPr>
            <w:tcW w:w="1011" w:type="pct"/>
            <w:noWrap/>
            <w:vAlign w:val="bottom"/>
            <w:hideMark/>
          </w:tcPr>
          <w:p w14:paraId="58527522" w14:textId="77777777" w:rsidR="006E59DA" w:rsidRPr="00053439" w:rsidRDefault="006E59DA" w:rsidP="00C4006C">
            <w:pPr>
              <w:rPr>
                <w:sz w:val="20"/>
                <w:szCs w:val="20"/>
              </w:rPr>
            </w:pPr>
            <w:r w:rsidRPr="00053439">
              <w:rPr>
                <w:sz w:val="20"/>
                <w:szCs w:val="20"/>
              </w:rPr>
              <w:t> </w:t>
            </w:r>
          </w:p>
        </w:tc>
        <w:tc>
          <w:tcPr>
            <w:tcW w:w="2258" w:type="pct"/>
            <w:noWrap/>
            <w:hideMark/>
          </w:tcPr>
          <w:p w14:paraId="6E64895E" w14:textId="77777777" w:rsidR="006E59DA" w:rsidRPr="00053439" w:rsidRDefault="006E59DA" w:rsidP="00C4006C">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C4006C">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D5EC258" w14:textId="77777777" w:rsidTr="00C4006C">
        <w:trPr>
          <w:trHeight w:val="290"/>
        </w:trPr>
        <w:tc>
          <w:tcPr>
            <w:tcW w:w="1011" w:type="pct"/>
            <w:noWrap/>
            <w:vAlign w:val="bottom"/>
          </w:tcPr>
          <w:p w14:paraId="4E169214" w14:textId="77777777" w:rsidR="006E59DA" w:rsidRPr="00053439" w:rsidRDefault="006E59DA" w:rsidP="00C4006C">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C4006C">
            <w:pPr>
              <w:rPr>
                <w:sz w:val="20"/>
                <w:szCs w:val="20"/>
              </w:rPr>
            </w:pPr>
          </w:p>
        </w:tc>
        <w:tc>
          <w:tcPr>
            <w:tcW w:w="502" w:type="pct"/>
            <w:noWrap/>
          </w:tcPr>
          <w:p w14:paraId="3426367A" w14:textId="77777777" w:rsidR="006E59DA" w:rsidRPr="00053439" w:rsidRDefault="006E59DA" w:rsidP="00C4006C">
            <w:pPr>
              <w:jc w:val="center"/>
              <w:rPr>
                <w:i/>
                <w:iCs/>
                <w:sz w:val="20"/>
                <w:szCs w:val="20"/>
              </w:rPr>
            </w:pPr>
          </w:p>
        </w:tc>
        <w:tc>
          <w:tcPr>
            <w:tcW w:w="615" w:type="pct"/>
            <w:noWrap/>
          </w:tcPr>
          <w:p w14:paraId="3904C2B5" w14:textId="77777777" w:rsidR="006E59DA" w:rsidRPr="00053439" w:rsidRDefault="006E59DA" w:rsidP="00C4006C">
            <w:pPr>
              <w:jc w:val="center"/>
              <w:rPr>
                <w:sz w:val="20"/>
                <w:szCs w:val="20"/>
              </w:rPr>
            </w:pPr>
          </w:p>
        </w:tc>
        <w:tc>
          <w:tcPr>
            <w:tcW w:w="614" w:type="pct"/>
            <w:noWrap/>
          </w:tcPr>
          <w:p w14:paraId="06AE722C" w14:textId="77777777" w:rsidR="006E59DA" w:rsidRPr="00053439" w:rsidRDefault="006E59DA" w:rsidP="00C4006C">
            <w:pPr>
              <w:jc w:val="center"/>
              <w:rPr>
                <w:sz w:val="20"/>
                <w:szCs w:val="20"/>
              </w:rPr>
            </w:pPr>
          </w:p>
        </w:tc>
      </w:tr>
      <w:tr w:rsidR="006E59DA" w:rsidRPr="00053439" w14:paraId="5B036A13" w14:textId="77777777" w:rsidTr="00C4006C">
        <w:trPr>
          <w:trHeight w:val="290"/>
        </w:trPr>
        <w:tc>
          <w:tcPr>
            <w:tcW w:w="1011" w:type="pct"/>
            <w:noWrap/>
            <w:vAlign w:val="bottom"/>
            <w:hideMark/>
          </w:tcPr>
          <w:p w14:paraId="6752AB4B" w14:textId="77777777" w:rsidR="006E59DA" w:rsidRPr="00053439" w:rsidRDefault="006E59DA" w:rsidP="00C4006C">
            <w:pPr>
              <w:rPr>
                <w:sz w:val="20"/>
                <w:szCs w:val="20"/>
              </w:rPr>
            </w:pPr>
          </w:p>
        </w:tc>
        <w:tc>
          <w:tcPr>
            <w:tcW w:w="2258" w:type="pct"/>
            <w:noWrap/>
            <w:hideMark/>
          </w:tcPr>
          <w:p w14:paraId="698249DD"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C4006C">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66257C" w14:textId="77777777" w:rsidTr="00C4006C">
        <w:trPr>
          <w:trHeight w:val="290"/>
        </w:trPr>
        <w:tc>
          <w:tcPr>
            <w:tcW w:w="1011" w:type="pct"/>
            <w:noWrap/>
            <w:vAlign w:val="bottom"/>
            <w:hideMark/>
          </w:tcPr>
          <w:p w14:paraId="2D092EAC" w14:textId="77777777" w:rsidR="006E59DA" w:rsidRPr="00053439" w:rsidRDefault="006E59DA" w:rsidP="00C4006C">
            <w:pPr>
              <w:rPr>
                <w:sz w:val="20"/>
                <w:szCs w:val="20"/>
              </w:rPr>
            </w:pPr>
          </w:p>
        </w:tc>
        <w:tc>
          <w:tcPr>
            <w:tcW w:w="2258" w:type="pct"/>
            <w:noWrap/>
            <w:hideMark/>
          </w:tcPr>
          <w:p w14:paraId="5450592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C4006C">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137ACF9" w14:textId="77777777" w:rsidTr="00C4006C">
        <w:trPr>
          <w:trHeight w:val="290"/>
        </w:trPr>
        <w:tc>
          <w:tcPr>
            <w:tcW w:w="1011" w:type="pct"/>
            <w:noWrap/>
            <w:vAlign w:val="bottom"/>
            <w:hideMark/>
          </w:tcPr>
          <w:p w14:paraId="69B8C249" w14:textId="77777777" w:rsidR="006E59DA" w:rsidRPr="00053439" w:rsidRDefault="006E59DA" w:rsidP="00C4006C">
            <w:pPr>
              <w:rPr>
                <w:sz w:val="20"/>
                <w:szCs w:val="20"/>
              </w:rPr>
            </w:pPr>
          </w:p>
        </w:tc>
        <w:tc>
          <w:tcPr>
            <w:tcW w:w="2258" w:type="pct"/>
            <w:noWrap/>
            <w:hideMark/>
          </w:tcPr>
          <w:p w14:paraId="70026C38"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C4006C">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E55B4E0" w14:textId="77777777" w:rsidTr="00C4006C">
        <w:trPr>
          <w:trHeight w:val="290"/>
        </w:trPr>
        <w:tc>
          <w:tcPr>
            <w:tcW w:w="1011" w:type="pct"/>
            <w:noWrap/>
            <w:vAlign w:val="bottom"/>
            <w:hideMark/>
          </w:tcPr>
          <w:p w14:paraId="7FF3BF65" w14:textId="77777777" w:rsidR="006E59DA" w:rsidRPr="00053439" w:rsidRDefault="006E59DA" w:rsidP="00C4006C">
            <w:pPr>
              <w:rPr>
                <w:sz w:val="20"/>
                <w:szCs w:val="20"/>
              </w:rPr>
            </w:pPr>
          </w:p>
        </w:tc>
        <w:tc>
          <w:tcPr>
            <w:tcW w:w="2258" w:type="pct"/>
            <w:noWrap/>
            <w:hideMark/>
          </w:tcPr>
          <w:p w14:paraId="45028F09"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C4006C">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35735E2" w14:textId="77777777" w:rsidTr="00C4006C">
        <w:trPr>
          <w:trHeight w:val="290"/>
        </w:trPr>
        <w:tc>
          <w:tcPr>
            <w:tcW w:w="1011" w:type="pct"/>
            <w:noWrap/>
            <w:vAlign w:val="bottom"/>
            <w:hideMark/>
          </w:tcPr>
          <w:p w14:paraId="4908CFF7" w14:textId="77777777" w:rsidR="006E59DA" w:rsidRPr="00053439" w:rsidRDefault="006E59DA" w:rsidP="00C4006C">
            <w:pPr>
              <w:rPr>
                <w:sz w:val="20"/>
                <w:szCs w:val="20"/>
              </w:rPr>
            </w:pPr>
          </w:p>
        </w:tc>
        <w:tc>
          <w:tcPr>
            <w:tcW w:w="2258" w:type="pct"/>
            <w:noWrap/>
            <w:hideMark/>
          </w:tcPr>
          <w:p w14:paraId="721F015B"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C4006C">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BFDD20D" w14:textId="77777777" w:rsidTr="00C4006C">
        <w:trPr>
          <w:trHeight w:val="290"/>
        </w:trPr>
        <w:tc>
          <w:tcPr>
            <w:tcW w:w="1011" w:type="pct"/>
            <w:noWrap/>
            <w:vAlign w:val="bottom"/>
            <w:hideMark/>
          </w:tcPr>
          <w:p w14:paraId="43BAC65D" w14:textId="77777777" w:rsidR="006E59DA" w:rsidRPr="00053439" w:rsidRDefault="006E59DA" w:rsidP="00C4006C">
            <w:pPr>
              <w:rPr>
                <w:sz w:val="20"/>
                <w:szCs w:val="20"/>
              </w:rPr>
            </w:pPr>
          </w:p>
        </w:tc>
        <w:tc>
          <w:tcPr>
            <w:tcW w:w="2258" w:type="pct"/>
            <w:noWrap/>
            <w:hideMark/>
          </w:tcPr>
          <w:p w14:paraId="6F58BE84"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C4006C">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C81439F" w14:textId="77777777" w:rsidTr="00C4006C">
        <w:trPr>
          <w:trHeight w:val="290"/>
        </w:trPr>
        <w:tc>
          <w:tcPr>
            <w:tcW w:w="1011" w:type="pct"/>
            <w:noWrap/>
            <w:vAlign w:val="bottom"/>
            <w:hideMark/>
          </w:tcPr>
          <w:p w14:paraId="13701FEE" w14:textId="77777777" w:rsidR="006E59DA" w:rsidRPr="00053439" w:rsidRDefault="006E59DA" w:rsidP="00C4006C">
            <w:pPr>
              <w:rPr>
                <w:sz w:val="20"/>
                <w:szCs w:val="20"/>
              </w:rPr>
            </w:pPr>
          </w:p>
        </w:tc>
        <w:tc>
          <w:tcPr>
            <w:tcW w:w="2258" w:type="pct"/>
            <w:noWrap/>
            <w:hideMark/>
          </w:tcPr>
          <w:p w14:paraId="4F85B3D1"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C4006C">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648D519" w14:textId="77777777" w:rsidTr="00C4006C">
        <w:trPr>
          <w:trHeight w:val="290"/>
        </w:trPr>
        <w:tc>
          <w:tcPr>
            <w:tcW w:w="1011" w:type="pct"/>
            <w:noWrap/>
            <w:vAlign w:val="bottom"/>
            <w:hideMark/>
          </w:tcPr>
          <w:p w14:paraId="360C0FB1" w14:textId="77777777" w:rsidR="006E59DA" w:rsidRPr="00053439" w:rsidRDefault="006E59DA" w:rsidP="00C4006C">
            <w:pPr>
              <w:rPr>
                <w:sz w:val="20"/>
                <w:szCs w:val="20"/>
              </w:rPr>
            </w:pPr>
          </w:p>
        </w:tc>
        <w:tc>
          <w:tcPr>
            <w:tcW w:w="2258" w:type="pct"/>
            <w:noWrap/>
            <w:hideMark/>
          </w:tcPr>
          <w:p w14:paraId="07C2C68E"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C4006C">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A4A7B8" w14:textId="77777777" w:rsidTr="00C4006C">
        <w:trPr>
          <w:trHeight w:val="290"/>
        </w:trPr>
        <w:tc>
          <w:tcPr>
            <w:tcW w:w="1011" w:type="pct"/>
            <w:noWrap/>
            <w:vAlign w:val="bottom"/>
            <w:hideMark/>
          </w:tcPr>
          <w:p w14:paraId="4323F50D" w14:textId="77777777" w:rsidR="006E59DA" w:rsidRPr="00053439" w:rsidRDefault="006E59DA" w:rsidP="00C4006C">
            <w:pPr>
              <w:rPr>
                <w:sz w:val="20"/>
                <w:szCs w:val="20"/>
              </w:rPr>
            </w:pPr>
          </w:p>
        </w:tc>
        <w:tc>
          <w:tcPr>
            <w:tcW w:w="2258" w:type="pct"/>
            <w:noWrap/>
            <w:hideMark/>
          </w:tcPr>
          <w:p w14:paraId="557CCCD0"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C4006C">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F9B514C" w14:textId="77777777" w:rsidTr="00C4006C">
        <w:trPr>
          <w:trHeight w:val="290"/>
        </w:trPr>
        <w:tc>
          <w:tcPr>
            <w:tcW w:w="1011" w:type="pct"/>
            <w:noWrap/>
            <w:vAlign w:val="bottom"/>
            <w:hideMark/>
          </w:tcPr>
          <w:p w14:paraId="1CC325FF" w14:textId="77777777" w:rsidR="006E59DA" w:rsidRPr="00053439" w:rsidRDefault="006E59DA" w:rsidP="00C4006C">
            <w:pPr>
              <w:rPr>
                <w:sz w:val="20"/>
                <w:szCs w:val="20"/>
              </w:rPr>
            </w:pPr>
          </w:p>
        </w:tc>
        <w:tc>
          <w:tcPr>
            <w:tcW w:w="2258" w:type="pct"/>
            <w:noWrap/>
            <w:hideMark/>
          </w:tcPr>
          <w:p w14:paraId="05956D8C"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C4006C">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21B388D" w14:textId="77777777" w:rsidTr="00C4006C">
        <w:trPr>
          <w:trHeight w:val="290"/>
        </w:trPr>
        <w:tc>
          <w:tcPr>
            <w:tcW w:w="1011" w:type="pct"/>
            <w:noWrap/>
            <w:vAlign w:val="bottom"/>
            <w:hideMark/>
          </w:tcPr>
          <w:p w14:paraId="148AA595" w14:textId="77777777" w:rsidR="006E59DA" w:rsidRPr="00053439" w:rsidRDefault="006E59DA" w:rsidP="00C4006C">
            <w:pPr>
              <w:rPr>
                <w:sz w:val="20"/>
                <w:szCs w:val="20"/>
              </w:rPr>
            </w:pPr>
          </w:p>
        </w:tc>
        <w:tc>
          <w:tcPr>
            <w:tcW w:w="2258" w:type="pct"/>
            <w:noWrap/>
            <w:hideMark/>
          </w:tcPr>
          <w:p w14:paraId="25FEF7D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C4006C">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38E959" w14:textId="77777777" w:rsidTr="00C4006C">
        <w:trPr>
          <w:trHeight w:val="290"/>
        </w:trPr>
        <w:tc>
          <w:tcPr>
            <w:tcW w:w="1011" w:type="pct"/>
            <w:noWrap/>
            <w:vAlign w:val="bottom"/>
            <w:hideMark/>
          </w:tcPr>
          <w:p w14:paraId="49555370" w14:textId="77777777" w:rsidR="006E59DA" w:rsidRPr="00053439" w:rsidRDefault="006E59DA" w:rsidP="00C4006C">
            <w:pPr>
              <w:rPr>
                <w:sz w:val="20"/>
                <w:szCs w:val="20"/>
              </w:rPr>
            </w:pPr>
          </w:p>
        </w:tc>
        <w:tc>
          <w:tcPr>
            <w:tcW w:w="2258" w:type="pct"/>
            <w:noWrap/>
            <w:hideMark/>
          </w:tcPr>
          <w:p w14:paraId="696EBDD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C4006C">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892B75" w14:textId="77777777" w:rsidTr="00C4006C">
        <w:trPr>
          <w:trHeight w:val="290"/>
        </w:trPr>
        <w:tc>
          <w:tcPr>
            <w:tcW w:w="1011" w:type="pct"/>
            <w:noWrap/>
            <w:vAlign w:val="bottom"/>
            <w:hideMark/>
          </w:tcPr>
          <w:p w14:paraId="775CE594" w14:textId="77777777" w:rsidR="006E59DA" w:rsidRPr="00053439" w:rsidRDefault="006E59DA" w:rsidP="00C4006C">
            <w:pPr>
              <w:rPr>
                <w:sz w:val="20"/>
                <w:szCs w:val="20"/>
              </w:rPr>
            </w:pPr>
          </w:p>
        </w:tc>
        <w:tc>
          <w:tcPr>
            <w:tcW w:w="2258" w:type="pct"/>
            <w:noWrap/>
            <w:hideMark/>
          </w:tcPr>
          <w:p w14:paraId="41E04E5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C4006C">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AAAAD8F" w14:textId="77777777" w:rsidTr="00C4006C">
        <w:trPr>
          <w:trHeight w:val="300"/>
        </w:trPr>
        <w:tc>
          <w:tcPr>
            <w:tcW w:w="1011" w:type="pct"/>
            <w:noWrap/>
            <w:vAlign w:val="bottom"/>
            <w:hideMark/>
          </w:tcPr>
          <w:p w14:paraId="6254D2BC" w14:textId="77777777" w:rsidR="006E59DA" w:rsidRPr="00053439" w:rsidRDefault="006E59DA" w:rsidP="00C4006C">
            <w:pPr>
              <w:rPr>
                <w:sz w:val="20"/>
                <w:szCs w:val="20"/>
              </w:rPr>
            </w:pPr>
            <w:r w:rsidRPr="00053439">
              <w:rPr>
                <w:sz w:val="20"/>
                <w:szCs w:val="20"/>
              </w:rPr>
              <w:t> </w:t>
            </w:r>
          </w:p>
        </w:tc>
        <w:tc>
          <w:tcPr>
            <w:tcW w:w="2258" w:type="pct"/>
            <w:noWrap/>
            <w:hideMark/>
          </w:tcPr>
          <w:p w14:paraId="6B256F14"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C4006C">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DDF87" w14:textId="77777777" w:rsidTr="00C4006C">
        <w:trPr>
          <w:trHeight w:val="290"/>
        </w:trPr>
        <w:tc>
          <w:tcPr>
            <w:tcW w:w="1011" w:type="pct"/>
            <w:noWrap/>
            <w:vAlign w:val="bottom"/>
          </w:tcPr>
          <w:p w14:paraId="20D119F9" w14:textId="77777777" w:rsidR="006E59DA" w:rsidRPr="00053439" w:rsidRDefault="006E59DA" w:rsidP="00C4006C">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C4006C">
            <w:pPr>
              <w:rPr>
                <w:sz w:val="20"/>
                <w:szCs w:val="20"/>
              </w:rPr>
            </w:pPr>
          </w:p>
        </w:tc>
        <w:tc>
          <w:tcPr>
            <w:tcW w:w="502" w:type="pct"/>
            <w:noWrap/>
          </w:tcPr>
          <w:p w14:paraId="34EAC96D" w14:textId="77777777" w:rsidR="006E59DA" w:rsidRPr="00053439" w:rsidRDefault="006E59DA" w:rsidP="00C4006C">
            <w:pPr>
              <w:jc w:val="center"/>
              <w:rPr>
                <w:i/>
                <w:iCs/>
                <w:sz w:val="20"/>
                <w:szCs w:val="20"/>
              </w:rPr>
            </w:pPr>
          </w:p>
        </w:tc>
        <w:tc>
          <w:tcPr>
            <w:tcW w:w="615" w:type="pct"/>
            <w:noWrap/>
          </w:tcPr>
          <w:p w14:paraId="2E3E2D18" w14:textId="77777777" w:rsidR="006E59DA" w:rsidRPr="00053439" w:rsidRDefault="006E59DA" w:rsidP="00C4006C">
            <w:pPr>
              <w:jc w:val="center"/>
              <w:rPr>
                <w:sz w:val="20"/>
                <w:szCs w:val="20"/>
              </w:rPr>
            </w:pPr>
          </w:p>
        </w:tc>
        <w:tc>
          <w:tcPr>
            <w:tcW w:w="614" w:type="pct"/>
            <w:noWrap/>
          </w:tcPr>
          <w:p w14:paraId="2254CB09" w14:textId="77777777" w:rsidR="006E59DA" w:rsidRPr="00053439" w:rsidRDefault="006E59DA" w:rsidP="00C4006C">
            <w:pPr>
              <w:jc w:val="center"/>
              <w:rPr>
                <w:sz w:val="20"/>
                <w:szCs w:val="20"/>
              </w:rPr>
            </w:pPr>
          </w:p>
        </w:tc>
      </w:tr>
      <w:tr w:rsidR="006E59DA" w:rsidRPr="00053439" w14:paraId="76C846AC" w14:textId="77777777" w:rsidTr="00C4006C">
        <w:trPr>
          <w:trHeight w:val="290"/>
        </w:trPr>
        <w:tc>
          <w:tcPr>
            <w:tcW w:w="1011" w:type="pct"/>
            <w:noWrap/>
            <w:vAlign w:val="bottom"/>
            <w:hideMark/>
          </w:tcPr>
          <w:p w14:paraId="0B750DEC" w14:textId="77777777" w:rsidR="006E59DA" w:rsidRPr="00053439" w:rsidRDefault="006E59DA" w:rsidP="00C4006C">
            <w:pPr>
              <w:rPr>
                <w:sz w:val="20"/>
                <w:szCs w:val="20"/>
              </w:rPr>
            </w:pPr>
          </w:p>
        </w:tc>
        <w:tc>
          <w:tcPr>
            <w:tcW w:w="2258" w:type="pct"/>
            <w:noWrap/>
            <w:hideMark/>
          </w:tcPr>
          <w:p w14:paraId="24A3BBFA" w14:textId="77777777" w:rsidR="006E59DA" w:rsidRPr="00053439" w:rsidRDefault="006E59DA" w:rsidP="00C4006C">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C4006C">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2087DD6" w14:textId="77777777" w:rsidTr="00C4006C">
        <w:trPr>
          <w:trHeight w:val="290"/>
        </w:trPr>
        <w:tc>
          <w:tcPr>
            <w:tcW w:w="1011" w:type="pct"/>
            <w:noWrap/>
            <w:vAlign w:val="bottom"/>
            <w:hideMark/>
          </w:tcPr>
          <w:p w14:paraId="7C4C28C5" w14:textId="77777777" w:rsidR="006E59DA" w:rsidRPr="00053439" w:rsidRDefault="006E59DA" w:rsidP="00C4006C">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C4006C">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C4006C">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E752358" w14:textId="77777777" w:rsidTr="00C4006C">
        <w:trPr>
          <w:trHeight w:val="290"/>
        </w:trPr>
        <w:tc>
          <w:tcPr>
            <w:tcW w:w="1011" w:type="pct"/>
            <w:noWrap/>
            <w:vAlign w:val="bottom"/>
            <w:hideMark/>
          </w:tcPr>
          <w:p w14:paraId="4AD05FE6" w14:textId="77777777" w:rsidR="006E59DA" w:rsidRPr="00053439" w:rsidRDefault="006E59DA" w:rsidP="00C4006C">
            <w:pPr>
              <w:rPr>
                <w:sz w:val="20"/>
                <w:szCs w:val="20"/>
              </w:rPr>
            </w:pPr>
            <w:r w:rsidRPr="00053439">
              <w:rPr>
                <w:sz w:val="20"/>
                <w:szCs w:val="20"/>
              </w:rPr>
              <w:t> </w:t>
            </w:r>
          </w:p>
        </w:tc>
        <w:tc>
          <w:tcPr>
            <w:tcW w:w="2258" w:type="pct"/>
            <w:noWrap/>
            <w:hideMark/>
          </w:tcPr>
          <w:p w14:paraId="36FBCD5A" w14:textId="77777777" w:rsidR="006E59DA" w:rsidRPr="00053439" w:rsidRDefault="006E59DA" w:rsidP="00C4006C">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C4006C">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9B6459C" w14:textId="77777777" w:rsidTr="00C4006C">
        <w:trPr>
          <w:trHeight w:val="290"/>
        </w:trPr>
        <w:tc>
          <w:tcPr>
            <w:tcW w:w="1011" w:type="pct"/>
            <w:noWrap/>
            <w:vAlign w:val="bottom"/>
            <w:hideMark/>
          </w:tcPr>
          <w:p w14:paraId="0ED99B32" w14:textId="77777777" w:rsidR="006E59DA" w:rsidRPr="00053439" w:rsidRDefault="006E59DA" w:rsidP="00C4006C">
            <w:pPr>
              <w:rPr>
                <w:sz w:val="20"/>
                <w:szCs w:val="20"/>
              </w:rPr>
            </w:pPr>
            <w:r w:rsidRPr="00053439">
              <w:rPr>
                <w:sz w:val="20"/>
                <w:szCs w:val="20"/>
              </w:rPr>
              <w:t> </w:t>
            </w:r>
          </w:p>
        </w:tc>
        <w:tc>
          <w:tcPr>
            <w:tcW w:w="2258" w:type="pct"/>
            <w:noWrap/>
            <w:hideMark/>
          </w:tcPr>
          <w:p w14:paraId="4D2397CB" w14:textId="77777777" w:rsidR="006E59DA" w:rsidRPr="00053439" w:rsidRDefault="006E59DA" w:rsidP="00C4006C">
            <w:pPr>
              <w:rPr>
                <w:sz w:val="20"/>
                <w:szCs w:val="20"/>
              </w:rPr>
            </w:pPr>
            <w:r w:rsidRPr="00053439">
              <w:rPr>
                <w:sz w:val="20"/>
                <w:szCs w:val="20"/>
              </w:rPr>
              <w:t>Lipase</w:t>
            </w:r>
          </w:p>
        </w:tc>
        <w:tc>
          <w:tcPr>
            <w:tcW w:w="502" w:type="pct"/>
            <w:noWrap/>
            <w:hideMark/>
          </w:tcPr>
          <w:p w14:paraId="69831D49" w14:textId="77777777" w:rsidR="006E59DA" w:rsidRPr="00053439" w:rsidRDefault="006E59DA" w:rsidP="00C4006C">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1A92901" w14:textId="77777777" w:rsidTr="00C4006C">
        <w:trPr>
          <w:trHeight w:val="290"/>
        </w:trPr>
        <w:tc>
          <w:tcPr>
            <w:tcW w:w="1011" w:type="pct"/>
            <w:noWrap/>
            <w:vAlign w:val="bottom"/>
            <w:hideMark/>
          </w:tcPr>
          <w:p w14:paraId="50993EEC" w14:textId="77777777" w:rsidR="006E59DA" w:rsidRPr="00053439" w:rsidRDefault="006E59DA" w:rsidP="00C4006C">
            <w:pPr>
              <w:rPr>
                <w:sz w:val="20"/>
                <w:szCs w:val="20"/>
              </w:rPr>
            </w:pPr>
            <w:r w:rsidRPr="00053439">
              <w:rPr>
                <w:sz w:val="20"/>
                <w:szCs w:val="20"/>
              </w:rPr>
              <w:t> </w:t>
            </w:r>
          </w:p>
        </w:tc>
        <w:tc>
          <w:tcPr>
            <w:tcW w:w="2258" w:type="pct"/>
            <w:noWrap/>
            <w:hideMark/>
          </w:tcPr>
          <w:p w14:paraId="220FC7FE" w14:textId="77777777" w:rsidR="006E59DA" w:rsidRPr="00053439" w:rsidRDefault="006E59DA" w:rsidP="00C4006C">
            <w:pPr>
              <w:rPr>
                <w:sz w:val="20"/>
                <w:szCs w:val="20"/>
              </w:rPr>
            </w:pPr>
            <w:r w:rsidRPr="00053439">
              <w:rPr>
                <w:sz w:val="20"/>
                <w:szCs w:val="20"/>
              </w:rPr>
              <w:t>Lipase</w:t>
            </w:r>
          </w:p>
        </w:tc>
        <w:tc>
          <w:tcPr>
            <w:tcW w:w="502" w:type="pct"/>
            <w:noWrap/>
            <w:hideMark/>
          </w:tcPr>
          <w:p w14:paraId="52781019" w14:textId="77777777" w:rsidR="006E59DA" w:rsidRPr="00053439" w:rsidRDefault="006E59DA" w:rsidP="00C4006C">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333E8FC" w14:textId="77777777" w:rsidTr="00C4006C">
        <w:trPr>
          <w:trHeight w:val="290"/>
        </w:trPr>
        <w:tc>
          <w:tcPr>
            <w:tcW w:w="1011" w:type="pct"/>
            <w:noWrap/>
            <w:vAlign w:val="bottom"/>
            <w:hideMark/>
          </w:tcPr>
          <w:p w14:paraId="7196BE16" w14:textId="77777777" w:rsidR="006E59DA" w:rsidRPr="00053439" w:rsidRDefault="006E59DA" w:rsidP="00C4006C">
            <w:pPr>
              <w:rPr>
                <w:sz w:val="20"/>
                <w:szCs w:val="20"/>
              </w:rPr>
            </w:pPr>
            <w:r w:rsidRPr="00053439">
              <w:rPr>
                <w:sz w:val="20"/>
                <w:szCs w:val="20"/>
              </w:rPr>
              <w:t> </w:t>
            </w:r>
          </w:p>
        </w:tc>
        <w:tc>
          <w:tcPr>
            <w:tcW w:w="2258" w:type="pct"/>
            <w:noWrap/>
            <w:hideMark/>
          </w:tcPr>
          <w:p w14:paraId="3F075112" w14:textId="77777777" w:rsidR="006E59DA" w:rsidRPr="00053439" w:rsidRDefault="006E59DA" w:rsidP="00C4006C">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C4006C">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9574053" w14:textId="77777777" w:rsidTr="00C4006C">
        <w:trPr>
          <w:trHeight w:val="300"/>
        </w:trPr>
        <w:tc>
          <w:tcPr>
            <w:tcW w:w="1011" w:type="pct"/>
            <w:noWrap/>
            <w:vAlign w:val="bottom"/>
            <w:hideMark/>
          </w:tcPr>
          <w:p w14:paraId="697DD9B2" w14:textId="77777777" w:rsidR="006E59DA" w:rsidRPr="00053439" w:rsidRDefault="006E59DA" w:rsidP="00C4006C">
            <w:pPr>
              <w:rPr>
                <w:sz w:val="20"/>
                <w:szCs w:val="20"/>
              </w:rPr>
            </w:pPr>
            <w:r w:rsidRPr="00053439">
              <w:rPr>
                <w:sz w:val="20"/>
                <w:szCs w:val="20"/>
              </w:rPr>
              <w:t> </w:t>
            </w:r>
          </w:p>
        </w:tc>
        <w:tc>
          <w:tcPr>
            <w:tcW w:w="2258" w:type="pct"/>
            <w:noWrap/>
            <w:hideMark/>
          </w:tcPr>
          <w:p w14:paraId="1C156CD0" w14:textId="77777777" w:rsidR="006E59DA" w:rsidRPr="00053439" w:rsidRDefault="006E59DA" w:rsidP="00C4006C">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C4006C">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259C9B" w14:textId="77777777" w:rsidTr="00C4006C">
        <w:trPr>
          <w:trHeight w:val="290"/>
        </w:trPr>
        <w:tc>
          <w:tcPr>
            <w:tcW w:w="1011" w:type="pct"/>
            <w:noWrap/>
            <w:vAlign w:val="bottom"/>
          </w:tcPr>
          <w:p w14:paraId="534BA6B1" w14:textId="77777777" w:rsidR="006E59DA" w:rsidRPr="00053439" w:rsidRDefault="006E59DA" w:rsidP="00C4006C">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C4006C">
            <w:pPr>
              <w:rPr>
                <w:b/>
                <w:bCs/>
                <w:sz w:val="20"/>
                <w:szCs w:val="20"/>
              </w:rPr>
            </w:pPr>
          </w:p>
        </w:tc>
        <w:tc>
          <w:tcPr>
            <w:tcW w:w="502" w:type="pct"/>
            <w:noWrap/>
          </w:tcPr>
          <w:p w14:paraId="6A514FB9" w14:textId="77777777" w:rsidR="006E59DA" w:rsidRPr="00053439" w:rsidRDefault="006E59DA" w:rsidP="00C4006C">
            <w:pPr>
              <w:jc w:val="center"/>
              <w:rPr>
                <w:i/>
                <w:iCs/>
                <w:sz w:val="20"/>
                <w:szCs w:val="20"/>
              </w:rPr>
            </w:pPr>
          </w:p>
        </w:tc>
        <w:tc>
          <w:tcPr>
            <w:tcW w:w="615" w:type="pct"/>
            <w:noWrap/>
          </w:tcPr>
          <w:p w14:paraId="4C6C57A7" w14:textId="77777777" w:rsidR="006E59DA" w:rsidRPr="00053439" w:rsidRDefault="006E59DA" w:rsidP="00C4006C">
            <w:pPr>
              <w:jc w:val="center"/>
              <w:rPr>
                <w:sz w:val="20"/>
                <w:szCs w:val="20"/>
              </w:rPr>
            </w:pPr>
          </w:p>
        </w:tc>
        <w:tc>
          <w:tcPr>
            <w:tcW w:w="614" w:type="pct"/>
            <w:noWrap/>
          </w:tcPr>
          <w:p w14:paraId="736B8DA3" w14:textId="77777777" w:rsidR="006E59DA" w:rsidRPr="00053439" w:rsidRDefault="006E59DA" w:rsidP="00C4006C">
            <w:pPr>
              <w:jc w:val="center"/>
              <w:rPr>
                <w:sz w:val="20"/>
                <w:szCs w:val="20"/>
              </w:rPr>
            </w:pPr>
          </w:p>
        </w:tc>
      </w:tr>
      <w:tr w:rsidR="006E59DA" w:rsidRPr="00053439" w14:paraId="7DEC0B63" w14:textId="77777777" w:rsidTr="00C4006C">
        <w:trPr>
          <w:trHeight w:val="290"/>
        </w:trPr>
        <w:tc>
          <w:tcPr>
            <w:tcW w:w="1011" w:type="pct"/>
            <w:noWrap/>
            <w:vAlign w:val="bottom"/>
            <w:hideMark/>
          </w:tcPr>
          <w:p w14:paraId="3DF5997C" w14:textId="77777777" w:rsidR="006E59DA" w:rsidRPr="00053439" w:rsidRDefault="006E59DA" w:rsidP="00C4006C">
            <w:pPr>
              <w:rPr>
                <w:sz w:val="20"/>
                <w:szCs w:val="20"/>
              </w:rPr>
            </w:pPr>
          </w:p>
        </w:tc>
        <w:tc>
          <w:tcPr>
            <w:tcW w:w="2258" w:type="pct"/>
            <w:noWrap/>
            <w:hideMark/>
          </w:tcPr>
          <w:p w14:paraId="120E0637" w14:textId="77777777" w:rsidR="006E59DA" w:rsidRPr="00053439" w:rsidRDefault="006E59DA" w:rsidP="00C4006C">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C4006C">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08D55C8" w14:textId="77777777" w:rsidTr="00C4006C">
        <w:trPr>
          <w:trHeight w:val="290"/>
        </w:trPr>
        <w:tc>
          <w:tcPr>
            <w:tcW w:w="1011" w:type="pct"/>
            <w:noWrap/>
            <w:vAlign w:val="bottom"/>
            <w:hideMark/>
          </w:tcPr>
          <w:p w14:paraId="637DE31A" w14:textId="77777777" w:rsidR="006E59DA" w:rsidRPr="00053439" w:rsidRDefault="006E59DA" w:rsidP="00C4006C">
            <w:pPr>
              <w:rPr>
                <w:sz w:val="20"/>
                <w:szCs w:val="20"/>
              </w:rPr>
            </w:pPr>
            <w:r w:rsidRPr="00053439">
              <w:rPr>
                <w:sz w:val="20"/>
                <w:szCs w:val="20"/>
              </w:rPr>
              <w:t> </w:t>
            </w:r>
          </w:p>
        </w:tc>
        <w:tc>
          <w:tcPr>
            <w:tcW w:w="2258" w:type="pct"/>
            <w:noWrap/>
            <w:hideMark/>
          </w:tcPr>
          <w:p w14:paraId="6F7E4C50" w14:textId="77777777" w:rsidR="006E59DA" w:rsidRPr="00053439" w:rsidRDefault="006E59DA" w:rsidP="00C4006C">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C4006C">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441F174" w14:textId="77777777" w:rsidTr="00C4006C">
        <w:trPr>
          <w:trHeight w:val="290"/>
        </w:trPr>
        <w:tc>
          <w:tcPr>
            <w:tcW w:w="1011" w:type="pct"/>
            <w:noWrap/>
            <w:vAlign w:val="bottom"/>
            <w:hideMark/>
          </w:tcPr>
          <w:p w14:paraId="5920A914" w14:textId="77777777" w:rsidR="006E59DA" w:rsidRPr="00053439" w:rsidRDefault="006E59DA" w:rsidP="00C4006C">
            <w:pPr>
              <w:rPr>
                <w:sz w:val="20"/>
                <w:szCs w:val="20"/>
              </w:rPr>
            </w:pPr>
            <w:r w:rsidRPr="00053439">
              <w:rPr>
                <w:sz w:val="20"/>
                <w:szCs w:val="20"/>
              </w:rPr>
              <w:t> </w:t>
            </w:r>
          </w:p>
        </w:tc>
        <w:tc>
          <w:tcPr>
            <w:tcW w:w="2258" w:type="pct"/>
            <w:noWrap/>
            <w:hideMark/>
          </w:tcPr>
          <w:p w14:paraId="550352C9" w14:textId="77777777" w:rsidR="006E59DA" w:rsidRPr="00053439" w:rsidRDefault="006E59DA" w:rsidP="00C4006C">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C4006C">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9785BF" w14:textId="77777777" w:rsidTr="00C4006C">
        <w:trPr>
          <w:trHeight w:val="290"/>
        </w:trPr>
        <w:tc>
          <w:tcPr>
            <w:tcW w:w="1011" w:type="pct"/>
            <w:noWrap/>
            <w:vAlign w:val="bottom"/>
            <w:hideMark/>
          </w:tcPr>
          <w:p w14:paraId="00D8D413" w14:textId="77777777" w:rsidR="006E59DA" w:rsidRPr="00053439" w:rsidRDefault="006E59DA" w:rsidP="00C4006C">
            <w:pPr>
              <w:rPr>
                <w:sz w:val="20"/>
                <w:szCs w:val="20"/>
              </w:rPr>
            </w:pPr>
            <w:r w:rsidRPr="00053439">
              <w:rPr>
                <w:sz w:val="20"/>
                <w:szCs w:val="20"/>
              </w:rPr>
              <w:t> </w:t>
            </w:r>
          </w:p>
        </w:tc>
        <w:tc>
          <w:tcPr>
            <w:tcW w:w="2258" w:type="pct"/>
            <w:noWrap/>
            <w:hideMark/>
          </w:tcPr>
          <w:p w14:paraId="194C83B8" w14:textId="77777777" w:rsidR="006E59DA" w:rsidRPr="00053439" w:rsidRDefault="006E59DA" w:rsidP="00C4006C">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C4006C">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C9FD27E" w14:textId="77777777" w:rsidTr="00C4006C">
        <w:trPr>
          <w:trHeight w:val="290"/>
        </w:trPr>
        <w:tc>
          <w:tcPr>
            <w:tcW w:w="1011" w:type="pct"/>
            <w:noWrap/>
            <w:vAlign w:val="bottom"/>
            <w:hideMark/>
          </w:tcPr>
          <w:p w14:paraId="34F2C6BE" w14:textId="77777777" w:rsidR="006E59DA" w:rsidRPr="00053439" w:rsidRDefault="006E59DA" w:rsidP="00C4006C">
            <w:pPr>
              <w:rPr>
                <w:sz w:val="20"/>
                <w:szCs w:val="20"/>
              </w:rPr>
            </w:pPr>
            <w:r w:rsidRPr="00053439">
              <w:rPr>
                <w:sz w:val="20"/>
                <w:szCs w:val="20"/>
              </w:rPr>
              <w:t> </w:t>
            </w:r>
          </w:p>
        </w:tc>
        <w:tc>
          <w:tcPr>
            <w:tcW w:w="2258" w:type="pct"/>
            <w:noWrap/>
            <w:hideMark/>
          </w:tcPr>
          <w:p w14:paraId="60BF3AC1" w14:textId="77777777" w:rsidR="006E59DA" w:rsidRPr="00053439" w:rsidRDefault="006E59DA" w:rsidP="00C4006C">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C4006C">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C4006C">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C4006C">
            <w:pPr>
              <w:jc w:val="center"/>
              <w:rPr>
                <w:sz w:val="20"/>
                <w:szCs w:val="20"/>
              </w:rPr>
            </w:pPr>
            <w:r w:rsidRPr="00053439">
              <w:rPr>
                <w:color w:val="000000"/>
                <w:sz w:val="20"/>
                <w:szCs w:val="20"/>
              </w:rPr>
              <w:t>10 (66.7)</w:t>
            </w:r>
          </w:p>
        </w:tc>
      </w:tr>
      <w:tr w:rsidR="006E59DA" w:rsidRPr="00053439" w14:paraId="2BD520C0" w14:textId="77777777" w:rsidTr="00C4006C">
        <w:trPr>
          <w:trHeight w:val="290"/>
        </w:trPr>
        <w:tc>
          <w:tcPr>
            <w:tcW w:w="1011" w:type="pct"/>
            <w:noWrap/>
            <w:vAlign w:val="bottom"/>
            <w:hideMark/>
          </w:tcPr>
          <w:p w14:paraId="4A5B28D4" w14:textId="77777777" w:rsidR="006E59DA" w:rsidRPr="00053439" w:rsidRDefault="006E59DA" w:rsidP="00C4006C">
            <w:pPr>
              <w:rPr>
                <w:sz w:val="20"/>
                <w:szCs w:val="20"/>
              </w:rPr>
            </w:pPr>
            <w:r w:rsidRPr="00053439">
              <w:rPr>
                <w:sz w:val="20"/>
                <w:szCs w:val="20"/>
              </w:rPr>
              <w:t> </w:t>
            </w:r>
          </w:p>
        </w:tc>
        <w:tc>
          <w:tcPr>
            <w:tcW w:w="2258" w:type="pct"/>
            <w:noWrap/>
            <w:hideMark/>
          </w:tcPr>
          <w:p w14:paraId="263A2D00" w14:textId="77777777" w:rsidR="006E59DA" w:rsidRPr="00053439" w:rsidRDefault="006E59DA" w:rsidP="00C4006C">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C4006C">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DC7E08" w14:textId="77777777" w:rsidTr="00C4006C">
        <w:trPr>
          <w:trHeight w:val="290"/>
        </w:trPr>
        <w:tc>
          <w:tcPr>
            <w:tcW w:w="1011" w:type="pct"/>
            <w:noWrap/>
            <w:vAlign w:val="bottom"/>
            <w:hideMark/>
          </w:tcPr>
          <w:p w14:paraId="2A563015" w14:textId="77777777" w:rsidR="006E59DA" w:rsidRPr="00053439" w:rsidRDefault="006E59DA" w:rsidP="00C4006C">
            <w:pPr>
              <w:rPr>
                <w:sz w:val="20"/>
                <w:szCs w:val="20"/>
              </w:rPr>
            </w:pPr>
            <w:r w:rsidRPr="00053439">
              <w:rPr>
                <w:sz w:val="20"/>
                <w:szCs w:val="20"/>
              </w:rPr>
              <w:t> </w:t>
            </w:r>
          </w:p>
        </w:tc>
        <w:tc>
          <w:tcPr>
            <w:tcW w:w="2258" w:type="pct"/>
            <w:noWrap/>
            <w:hideMark/>
          </w:tcPr>
          <w:p w14:paraId="477F504C" w14:textId="77777777" w:rsidR="006E59DA" w:rsidRPr="00053439" w:rsidRDefault="006E59DA" w:rsidP="00C4006C">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C4006C">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C36CCCB" w14:textId="77777777" w:rsidTr="00C4006C">
        <w:trPr>
          <w:trHeight w:val="290"/>
        </w:trPr>
        <w:tc>
          <w:tcPr>
            <w:tcW w:w="1011" w:type="pct"/>
            <w:noWrap/>
            <w:vAlign w:val="bottom"/>
            <w:hideMark/>
          </w:tcPr>
          <w:p w14:paraId="27DBF7E9" w14:textId="77777777" w:rsidR="006E59DA" w:rsidRPr="00053439" w:rsidRDefault="006E59DA" w:rsidP="00C4006C">
            <w:pPr>
              <w:rPr>
                <w:sz w:val="20"/>
                <w:szCs w:val="20"/>
              </w:rPr>
            </w:pPr>
            <w:r w:rsidRPr="00053439">
              <w:rPr>
                <w:sz w:val="20"/>
                <w:szCs w:val="20"/>
              </w:rPr>
              <w:t> </w:t>
            </w:r>
          </w:p>
        </w:tc>
        <w:tc>
          <w:tcPr>
            <w:tcW w:w="2258" w:type="pct"/>
            <w:noWrap/>
            <w:hideMark/>
          </w:tcPr>
          <w:p w14:paraId="3CC27AFD" w14:textId="77777777" w:rsidR="006E59DA" w:rsidRPr="00053439" w:rsidRDefault="006E59DA" w:rsidP="00C4006C">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C4006C">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036C55" w14:textId="77777777" w:rsidTr="00C4006C">
        <w:trPr>
          <w:trHeight w:val="290"/>
        </w:trPr>
        <w:tc>
          <w:tcPr>
            <w:tcW w:w="1011" w:type="pct"/>
            <w:noWrap/>
            <w:vAlign w:val="bottom"/>
            <w:hideMark/>
          </w:tcPr>
          <w:p w14:paraId="1D5B5C6B" w14:textId="77777777" w:rsidR="006E59DA" w:rsidRPr="00053439" w:rsidRDefault="006E59DA" w:rsidP="00C4006C">
            <w:pPr>
              <w:rPr>
                <w:sz w:val="20"/>
                <w:szCs w:val="20"/>
              </w:rPr>
            </w:pPr>
            <w:r w:rsidRPr="00053439">
              <w:rPr>
                <w:sz w:val="20"/>
                <w:szCs w:val="20"/>
              </w:rPr>
              <w:t> </w:t>
            </w:r>
          </w:p>
        </w:tc>
        <w:tc>
          <w:tcPr>
            <w:tcW w:w="2258" w:type="pct"/>
            <w:noWrap/>
            <w:hideMark/>
          </w:tcPr>
          <w:p w14:paraId="54F53216" w14:textId="77777777" w:rsidR="006E59DA" w:rsidRPr="00053439" w:rsidRDefault="006E59DA" w:rsidP="00C4006C">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C4006C">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6688523" w14:textId="77777777" w:rsidTr="00C4006C">
        <w:trPr>
          <w:trHeight w:val="290"/>
        </w:trPr>
        <w:tc>
          <w:tcPr>
            <w:tcW w:w="1011" w:type="pct"/>
            <w:noWrap/>
            <w:vAlign w:val="bottom"/>
            <w:hideMark/>
          </w:tcPr>
          <w:p w14:paraId="575FA53C" w14:textId="77777777" w:rsidR="006E59DA" w:rsidRPr="00053439" w:rsidRDefault="006E59DA" w:rsidP="00C4006C">
            <w:pPr>
              <w:rPr>
                <w:sz w:val="20"/>
                <w:szCs w:val="20"/>
              </w:rPr>
            </w:pPr>
            <w:r w:rsidRPr="00053439">
              <w:rPr>
                <w:sz w:val="20"/>
                <w:szCs w:val="20"/>
              </w:rPr>
              <w:t> </w:t>
            </w:r>
          </w:p>
        </w:tc>
        <w:tc>
          <w:tcPr>
            <w:tcW w:w="2258" w:type="pct"/>
            <w:noWrap/>
            <w:hideMark/>
          </w:tcPr>
          <w:p w14:paraId="0B52DD05" w14:textId="77777777" w:rsidR="006E59DA" w:rsidRPr="00053439" w:rsidRDefault="006E59DA" w:rsidP="00C4006C">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C4006C">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260EBD3" w14:textId="77777777" w:rsidTr="00C4006C">
        <w:trPr>
          <w:trHeight w:val="290"/>
        </w:trPr>
        <w:tc>
          <w:tcPr>
            <w:tcW w:w="1011" w:type="pct"/>
            <w:noWrap/>
            <w:vAlign w:val="bottom"/>
            <w:hideMark/>
          </w:tcPr>
          <w:p w14:paraId="52C87E75" w14:textId="77777777" w:rsidR="006E59DA" w:rsidRPr="00053439" w:rsidRDefault="006E59DA" w:rsidP="00C4006C">
            <w:pPr>
              <w:rPr>
                <w:sz w:val="20"/>
                <w:szCs w:val="20"/>
              </w:rPr>
            </w:pPr>
            <w:r w:rsidRPr="00053439">
              <w:rPr>
                <w:sz w:val="20"/>
                <w:szCs w:val="20"/>
              </w:rPr>
              <w:t> </w:t>
            </w:r>
          </w:p>
        </w:tc>
        <w:tc>
          <w:tcPr>
            <w:tcW w:w="2258" w:type="pct"/>
            <w:noWrap/>
            <w:hideMark/>
          </w:tcPr>
          <w:p w14:paraId="70A83A2C" w14:textId="77777777" w:rsidR="006E59DA" w:rsidRPr="00053439" w:rsidRDefault="006E59DA" w:rsidP="00C4006C">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C4006C">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4B01A4" w14:textId="77777777" w:rsidTr="00C4006C">
        <w:trPr>
          <w:trHeight w:val="290"/>
        </w:trPr>
        <w:tc>
          <w:tcPr>
            <w:tcW w:w="1011" w:type="pct"/>
            <w:noWrap/>
            <w:vAlign w:val="bottom"/>
            <w:hideMark/>
          </w:tcPr>
          <w:p w14:paraId="3B43EE6C" w14:textId="77777777" w:rsidR="006E59DA" w:rsidRPr="00053439" w:rsidRDefault="006E59DA" w:rsidP="00C4006C">
            <w:pPr>
              <w:rPr>
                <w:sz w:val="20"/>
                <w:szCs w:val="20"/>
              </w:rPr>
            </w:pPr>
            <w:r w:rsidRPr="00053439">
              <w:rPr>
                <w:sz w:val="20"/>
                <w:szCs w:val="20"/>
              </w:rPr>
              <w:t> </w:t>
            </w:r>
          </w:p>
        </w:tc>
        <w:tc>
          <w:tcPr>
            <w:tcW w:w="2258" w:type="pct"/>
            <w:noWrap/>
            <w:hideMark/>
          </w:tcPr>
          <w:p w14:paraId="381E66DF" w14:textId="77777777" w:rsidR="006E59DA" w:rsidRPr="00053439" w:rsidRDefault="006E59DA" w:rsidP="00C4006C">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C4006C">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BD37D96" w14:textId="77777777" w:rsidTr="00C4006C">
        <w:trPr>
          <w:trHeight w:val="300"/>
        </w:trPr>
        <w:tc>
          <w:tcPr>
            <w:tcW w:w="1011" w:type="pct"/>
            <w:noWrap/>
            <w:vAlign w:val="bottom"/>
            <w:hideMark/>
          </w:tcPr>
          <w:p w14:paraId="118AAEC6" w14:textId="77777777" w:rsidR="006E59DA" w:rsidRPr="00053439" w:rsidRDefault="006E59DA" w:rsidP="00C4006C">
            <w:pPr>
              <w:rPr>
                <w:sz w:val="20"/>
                <w:szCs w:val="20"/>
              </w:rPr>
            </w:pPr>
            <w:r w:rsidRPr="00053439">
              <w:rPr>
                <w:sz w:val="20"/>
                <w:szCs w:val="20"/>
              </w:rPr>
              <w:t> </w:t>
            </w:r>
          </w:p>
        </w:tc>
        <w:tc>
          <w:tcPr>
            <w:tcW w:w="2258" w:type="pct"/>
            <w:noWrap/>
            <w:hideMark/>
          </w:tcPr>
          <w:p w14:paraId="105F8C44" w14:textId="77777777" w:rsidR="006E59DA" w:rsidRPr="00053439" w:rsidRDefault="006E59DA" w:rsidP="00C4006C">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C4006C">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DF0DFBF" w14:textId="77777777" w:rsidTr="00C4006C">
        <w:trPr>
          <w:trHeight w:val="290"/>
        </w:trPr>
        <w:tc>
          <w:tcPr>
            <w:tcW w:w="1011" w:type="pct"/>
            <w:noWrap/>
            <w:vAlign w:val="bottom"/>
          </w:tcPr>
          <w:p w14:paraId="2B85C3B4" w14:textId="77777777" w:rsidR="006E59DA" w:rsidRPr="00053439" w:rsidRDefault="006E59DA" w:rsidP="00C4006C">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C4006C">
            <w:pPr>
              <w:rPr>
                <w:sz w:val="20"/>
                <w:szCs w:val="20"/>
              </w:rPr>
            </w:pPr>
          </w:p>
        </w:tc>
        <w:tc>
          <w:tcPr>
            <w:tcW w:w="502" w:type="pct"/>
            <w:noWrap/>
          </w:tcPr>
          <w:p w14:paraId="476A1E51" w14:textId="77777777" w:rsidR="006E59DA" w:rsidRPr="00053439" w:rsidRDefault="006E59DA" w:rsidP="00C4006C">
            <w:pPr>
              <w:jc w:val="center"/>
              <w:rPr>
                <w:i/>
                <w:iCs/>
                <w:sz w:val="20"/>
                <w:szCs w:val="20"/>
              </w:rPr>
            </w:pPr>
          </w:p>
        </w:tc>
        <w:tc>
          <w:tcPr>
            <w:tcW w:w="615" w:type="pct"/>
            <w:noWrap/>
          </w:tcPr>
          <w:p w14:paraId="4D19F77F" w14:textId="77777777" w:rsidR="006E59DA" w:rsidRPr="00053439" w:rsidRDefault="006E59DA" w:rsidP="00C4006C">
            <w:pPr>
              <w:jc w:val="center"/>
              <w:rPr>
                <w:sz w:val="20"/>
                <w:szCs w:val="20"/>
              </w:rPr>
            </w:pPr>
          </w:p>
        </w:tc>
        <w:tc>
          <w:tcPr>
            <w:tcW w:w="614" w:type="pct"/>
            <w:noWrap/>
          </w:tcPr>
          <w:p w14:paraId="78389674" w14:textId="77777777" w:rsidR="006E59DA" w:rsidRPr="00053439" w:rsidRDefault="006E59DA" w:rsidP="00C4006C">
            <w:pPr>
              <w:jc w:val="center"/>
              <w:rPr>
                <w:sz w:val="20"/>
                <w:szCs w:val="20"/>
              </w:rPr>
            </w:pPr>
          </w:p>
        </w:tc>
      </w:tr>
      <w:tr w:rsidR="006E59DA" w:rsidRPr="00053439" w14:paraId="7C18B282" w14:textId="77777777" w:rsidTr="00C4006C">
        <w:trPr>
          <w:trHeight w:val="290"/>
        </w:trPr>
        <w:tc>
          <w:tcPr>
            <w:tcW w:w="1011" w:type="pct"/>
            <w:noWrap/>
            <w:vAlign w:val="bottom"/>
            <w:hideMark/>
          </w:tcPr>
          <w:p w14:paraId="0CC462C1" w14:textId="77777777" w:rsidR="006E59DA" w:rsidRPr="00053439" w:rsidRDefault="006E59DA" w:rsidP="00C4006C">
            <w:pPr>
              <w:rPr>
                <w:sz w:val="20"/>
                <w:szCs w:val="20"/>
              </w:rPr>
            </w:pPr>
          </w:p>
        </w:tc>
        <w:tc>
          <w:tcPr>
            <w:tcW w:w="2258" w:type="pct"/>
            <w:noWrap/>
            <w:hideMark/>
          </w:tcPr>
          <w:p w14:paraId="650D3AB6"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C4006C">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2054D3B" w14:textId="77777777" w:rsidTr="00C4006C">
        <w:trPr>
          <w:trHeight w:val="290"/>
        </w:trPr>
        <w:tc>
          <w:tcPr>
            <w:tcW w:w="1011" w:type="pct"/>
            <w:noWrap/>
            <w:vAlign w:val="bottom"/>
            <w:hideMark/>
          </w:tcPr>
          <w:p w14:paraId="5A851565" w14:textId="77777777" w:rsidR="006E59DA" w:rsidRPr="00053439" w:rsidRDefault="006E59DA" w:rsidP="00C4006C">
            <w:pPr>
              <w:rPr>
                <w:sz w:val="20"/>
                <w:szCs w:val="20"/>
              </w:rPr>
            </w:pPr>
            <w:r w:rsidRPr="00053439">
              <w:rPr>
                <w:sz w:val="20"/>
                <w:szCs w:val="20"/>
              </w:rPr>
              <w:t> </w:t>
            </w:r>
          </w:p>
        </w:tc>
        <w:tc>
          <w:tcPr>
            <w:tcW w:w="2258" w:type="pct"/>
            <w:noWrap/>
            <w:hideMark/>
          </w:tcPr>
          <w:p w14:paraId="3E929A62"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C4006C">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1311903" w14:textId="77777777" w:rsidTr="00C4006C">
        <w:trPr>
          <w:trHeight w:val="290"/>
        </w:trPr>
        <w:tc>
          <w:tcPr>
            <w:tcW w:w="1011" w:type="pct"/>
            <w:noWrap/>
            <w:vAlign w:val="bottom"/>
            <w:hideMark/>
          </w:tcPr>
          <w:p w14:paraId="3070B1D7" w14:textId="77777777" w:rsidR="006E59DA" w:rsidRPr="00053439" w:rsidRDefault="006E59DA" w:rsidP="00C4006C">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C4006C">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A20F08" w14:textId="77777777" w:rsidTr="00C4006C">
        <w:trPr>
          <w:trHeight w:val="290"/>
        </w:trPr>
        <w:tc>
          <w:tcPr>
            <w:tcW w:w="1011" w:type="pct"/>
            <w:noWrap/>
            <w:vAlign w:val="bottom"/>
            <w:hideMark/>
          </w:tcPr>
          <w:p w14:paraId="339962FB" w14:textId="77777777" w:rsidR="006E59DA" w:rsidRPr="00053439" w:rsidRDefault="006E59DA" w:rsidP="00C4006C">
            <w:pPr>
              <w:rPr>
                <w:sz w:val="20"/>
                <w:szCs w:val="20"/>
              </w:rPr>
            </w:pPr>
            <w:r w:rsidRPr="00053439">
              <w:rPr>
                <w:sz w:val="20"/>
                <w:szCs w:val="20"/>
              </w:rPr>
              <w:t> </w:t>
            </w:r>
          </w:p>
        </w:tc>
        <w:tc>
          <w:tcPr>
            <w:tcW w:w="2258" w:type="pct"/>
            <w:noWrap/>
            <w:hideMark/>
          </w:tcPr>
          <w:p w14:paraId="1E76F753"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C4006C">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065B731" w14:textId="77777777" w:rsidTr="00C4006C">
        <w:trPr>
          <w:trHeight w:val="290"/>
        </w:trPr>
        <w:tc>
          <w:tcPr>
            <w:tcW w:w="1011" w:type="pct"/>
            <w:noWrap/>
            <w:vAlign w:val="bottom"/>
            <w:hideMark/>
          </w:tcPr>
          <w:p w14:paraId="19277AA7" w14:textId="77777777" w:rsidR="006E59DA" w:rsidRPr="00053439" w:rsidRDefault="006E59DA" w:rsidP="00C4006C">
            <w:pPr>
              <w:rPr>
                <w:sz w:val="20"/>
                <w:szCs w:val="20"/>
              </w:rPr>
            </w:pPr>
            <w:r w:rsidRPr="00053439">
              <w:rPr>
                <w:sz w:val="20"/>
                <w:szCs w:val="20"/>
              </w:rPr>
              <w:t> </w:t>
            </w:r>
          </w:p>
        </w:tc>
        <w:tc>
          <w:tcPr>
            <w:tcW w:w="2258" w:type="pct"/>
            <w:noWrap/>
            <w:hideMark/>
          </w:tcPr>
          <w:p w14:paraId="1A991CDB"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C4006C">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AA2ED61" w14:textId="77777777" w:rsidTr="00C4006C">
        <w:trPr>
          <w:trHeight w:val="300"/>
        </w:trPr>
        <w:tc>
          <w:tcPr>
            <w:tcW w:w="1011" w:type="pct"/>
            <w:noWrap/>
            <w:vAlign w:val="bottom"/>
            <w:hideMark/>
          </w:tcPr>
          <w:p w14:paraId="1931A766" w14:textId="77777777" w:rsidR="006E59DA" w:rsidRPr="00053439" w:rsidRDefault="006E59DA" w:rsidP="00C4006C">
            <w:pPr>
              <w:rPr>
                <w:sz w:val="20"/>
                <w:szCs w:val="20"/>
              </w:rPr>
            </w:pPr>
            <w:r w:rsidRPr="00053439">
              <w:rPr>
                <w:sz w:val="20"/>
                <w:szCs w:val="20"/>
              </w:rPr>
              <w:t> </w:t>
            </w:r>
          </w:p>
        </w:tc>
        <w:tc>
          <w:tcPr>
            <w:tcW w:w="2258" w:type="pct"/>
            <w:noWrap/>
            <w:hideMark/>
          </w:tcPr>
          <w:p w14:paraId="20EFAA4E"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C4006C">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620F6D9" w14:textId="77777777" w:rsidTr="00C4006C">
        <w:trPr>
          <w:trHeight w:val="300"/>
        </w:trPr>
        <w:tc>
          <w:tcPr>
            <w:tcW w:w="1011" w:type="pct"/>
            <w:noWrap/>
            <w:vAlign w:val="bottom"/>
          </w:tcPr>
          <w:p w14:paraId="37799973" w14:textId="77777777" w:rsidR="006E59DA" w:rsidRPr="00053439" w:rsidRDefault="006E59DA" w:rsidP="00C4006C">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C4006C">
            <w:pPr>
              <w:rPr>
                <w:sz w:val="20"/>
                <w:szCs w:val="20"/>
              </w:rPr>
            </w:pPr>
          </w:p>
        </w:tc>
        <w:tc>
          <w:tcPr>
            <w:tcW w:w="502" w:type="pct"/>
            <w:noWrap/>
          </w:tcPr>
          <w:p w14:paraId="678FE1B7" w14:textId="77777777" w:rsidR="006E59DA" w:rsidRPr="00053439" w:rsidRDefault="006E59DA" w:rsidP="00C4006C">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C4006C">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C4006C">
            <w:pPr>
              <w:jc w:val="center"/>
              <w:rPr>
                <w:sz w:val="20"/>
                <w:szCs w:val="20"/>
              </w:rPr>
            </w:pPr>
          </w:p>
        </w:tc>
      </w:tr>
      <w:tr w:rsidR="006E59DA" w:rsidRPr="00053439" w14:paraId="61AC829C" w14:textId="77777777" w:rsidTr="00C4006C">
        <w:trPr>
          <w:trHeight w:val="300"/>
        </w:trPr>
        <w:tc>
          <w:tcPr>
            <w:tcW w:w="1011" w:type="pct"/>
            <w:noWrap/>
            <w:vAlign w:val="bottom"/>
            <w:hideMark/>
          </w:tcPr>
          <w:p w14:paraId="29AAA2BF" w14:textId="77777777" w:rsidR="006E59DA" w:rsidRPr="00053439" w:rsidRDefault="006E59DA" w:rsidP="00C4006C">
            <w:pPr>
              <w:rPr>
                <w:sz w:val="20"/>
                <w:szCs w:val="20"/>
              </w:rPr>
            </w:pPr>
          </w:p>
        </w:tc>
        <w:tc>
          <w:tcPr>
            <w:tcW w:w="2258" w:type="pct"/>
            <w:noWrap/>
            <w:hideMark/>
          </w:tcPr>
          <w:p w14:paraId="123250E8" w14:textId="77777777" w:rsidR="006E59DA" w:rsidRPr="00053439" w:rsidRDefault="006E59DA" w:rsidP="00C4006C">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C4006C">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7FB470" w14:textId="77777777" w:rsidTr="00C4006C">
        <w:trPr>
          <w:trHeight w:val="300"/>
        </w:trPr>
        <w:tc>
          <w:tcPr>
            <w:tcW w:w="1011" w:type="pct"/>
            <w:noWrap/>
            <w:vAlign w:val="bottom"/>
          </w:tcPr>
          <w:p w14:paraId="321B7F9A" w14:textId="77777777" w:rsidR="006E59DA" w:rsidRPr="00053439" w:rsidRDefault="006E59DA" w:rsidP="00C4006C">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C4006C">
            <w:pPr>
              <w:rPr>
                <w:sz w:val="20"/>
                <w:szCs w:val="20"/>
              </w:rPr>
            </w:pPr>
          </w:p>
        </w:tc>
        <w:tc>
          <w:tcPr>
            <w:tcW w:w="502" w:type="pct"/>
            <w:noWrap/>
          </w:tcPr>
          <w:p w14:paraId="2FD9F68C" w14:textId="77777777" w:rsidR="006E59DA" w:rsidRPr="00053439" w:rsidRDefault="006E59DA" w:rsidP="00C4006C">
            <w:pPr>
              <w:jc w:val="center"/>
              <w:rPr>
                <w:i/>
                <w:iCs/>
                <w:sz w:val="20"/>
                <w:szCs w:val="20"/>
              </w:rPr>
            </w:pPr>
          </w:p>
        </w:tc>
        <w:tc>
          <w:tcPr>
            <w:tcW w:w="615" w:type="pct"/>
            <w:noWrap/>
          </w:tcPr>
          <w:p w14:paraId="57D4382B" w14:textId="77777777" w:rsidR="006E59DA" w:rsidRPr="00053439" w:rsidRDefault="006E59DA" w:rsidP="00C4006C">
            <w:pPr>
              <w:jc w:val="center"/>
              <w:rPr>
                <w:sz w:val="20"/>
                <w:szCs w:val="20"/>
              </w:rPr>
            </w:pPr>
          </w:p>
        </w:tc>
        <w:tc>
          <w:tcPr>
            <w:tcW w:w="614" w:type="pct"/>
            <w:noWrap/>
          </w:tcPr>
          <w:p w14:paraId="037BA543" w14:textId="77777777" w:rsidR="006E59DA" w:rsidRPr="00053439" w:rsidRDefault="006E59DA" w:rsidP="00C4006C">
            <w:pPr>
              <w:jc w:val="center"/>
              <w:rPr>
                <w:sz w:val="20"/>
                <w:szCs w:val="20"/>
              </w:rPr>
            </w:pPr>
          </w:p>
        </w:tc>
      </w:tr>
      <w:tr w:rsidR="006E59DA" w:rsidRPr="00053439" w14:paraId="74FE363D" w14:textId="77777777" w:rsidTr="00C4006C">
        <w:trPr>
          <w:trHeight w:val="300"/>
        </w:trPr>
        <w:tc>
          <w:tcPr>
            <w:tcW w:w="1011" w:type="pct"/>
            <w:noWrap/>
            <w:vAlign w:val="bottom"/>
            <w:hideMark/>
          </w:tcPr>
          <w:p w14:paraId="7339EFE5" w14:textId="77777777" w:rsidR="006E59DA" w:rsidRPr="00053439" w:rsidRDefault="006E59DA" w:rsidP="00C4006C">
            <w:pPr>
              <w:rPr>
                <w:sz w:val="20"/>
                <w:szCs w:val="20"/>
              </w:rPr>
            </w:pPr>
          </w:p>
        </w:tc>
        <w:tc>
          <w:tcPr>
            <w:tcW w:w="2258" w:type="pct"/>
            <w:noWrap/>
            <w:hideMark/>
          </w:tcPr>
          <w:p w14:paraId="10B521C6" w14:textId="77777777" w:rsidR="006E59DA" w:rsidRPr="00053439" w:rsidRDefault="006E59DA" w:rsidP="00C4006C">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C4006C">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20EC36B" w14:textId="77777777" w:rsidTr="00C4006C">
        <w:trPr>
          <w:trHeight w:val="290"/>
        </w:trPr>
        <w:tc>
          <w:tcPr>
            <w:tcW w:w="1011" w:type="pct"/>
            <w:noWrap/>
            <w:vAlign w:val="bottom"/>
          </w:tcPr>
          <w:p w14:paraId="5773ACC8" w14:textId="77777777" w:rsidR="006E59DA" w:rsidRPr="00053439" w:rsidRDefault="006E59DA" w:rsidP="00C4006C">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C4006C">
            <w:pPr>
              <w:rPr>
                <w:sz w:val="20"/>
                <w:szCs w:val="20"/>
              </w:rPr>
            </w:pPr>
          </w:p>
        </w:tc>
        <w:tc>
          <w:tcPr>
            <w:tcW w:w="502" w:type="pct"/>
            <w:noWrap/>
          </w:tcPr>
          <w:p w14:paraId="3B659041" w14:textId="77777777" w:rsidR="006E59DA" w:rsidRPr="00053439" w:rsidRDefault="006E59DA" w:rsidP="00C4006C">
            <w:pPr>
              <w:jc w:val="center"/>
              <w:rPr>
                <w:i/>
                <w:iCs/>
                <w:sz w:val="20"/>
                <w:szCs w:val="20"/>
              </w:rPr>
            </w:pPr>
          </w:p>
        </w:tc>
        <w:tc>
          <w:tcPr>
            <w:tcW w:w="615" w:type="pct"/>
            <w:noWrap/>
          </w:tcPr>
          <w:p w14:paraId="425BDEE9" w14:textId="77777777" w:rsidR="006E59DA" w:rsidRPr="00053439" w:rsidRDefault="006E59DA" w:rsidP="00C4006C">
            <w:pPr>
              <w:jc w:val="center"/>
              <w:rPr>
                <w:sz w:val="20"/>
                <w:szCs w:val="20"/>
              </w:rPr>
            </w:pPr>
          </w:p>
        </w:tc>
        <w:tc>
          <w:tcPr>
            <w:tcW w:w="614" w:type="pct"/>
            <w:noWrap/>
          </w:tcPr>
          <w:p w14:paraId="59836D8E" w14:textId="77777777" w:rsidR="006E59DA" w:rsidRPr="00053439" w:rsidRDefault="006E59DA" w:rsidP="00C4006C">
            <w:pPr>
              <w:jc w:val="center"/>
              <w:rPr>
                <w:sz w:val="20"/>
                <w:szCs w:val="20"/>
              </w:rPr>
            </w:pPr>
          </w:p>
        </w:tc>
      </w:tr>
      <w:tr w:rsidR="006E59DA" w:rsidRPr="00053439" w14:paraId="5F16DF6C" w14:textId="77777777" w:rsidTr="00C4006C">
        <w:trPr>
          <w:trHeight w:val="290"/>
        </w:trPr>
        <w:tc>
          <w:tcPr>
            <w:tcW w:w="1011" w:type="pct"/>
            <w:noWrap/>
            <w:vAlign w:val="bottom"/>
            <w:hideMark/>
          </w:tcPr>
          <w:p w14:paraId="2B6BA9C1" w14:textId="77777777" w:rsidR="006E59DA" w:rsidRPr="00053439" w:rsidRDefault="006E59DA" w:rsidP="00C4006C">
            <w:pPr>
              <w:rPr>
                <w:sz w:val="20"/>
                <w:szCs w:val="20"/>
              </w:rPr>
            </w:pPr>
          </w:p>
        </w:tc>
        <w:tc>
          <w:tcPr>
            <w:tcW w:w="2258" w:type="pct"/>
            <w:noWrap/>
            <w:hideMark/>
          </w:tcPr>
          <w:p w14:paraId="5C5C0856"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C4006C">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96EC3F2" w14:textId="77777777" w:rsidTr="00C4006C">
        <w:trPr>
          <w:trHeight w:val="290"/>
        </w:trPr>
        <w:tc>
          <w:tcPr>
            <w:tcW w:w="1011" w:type="pct"/>
            <w:noWrap/>
            <w:vAlign w:val="bottom"/>
            <w:hideMark/>
          </w:tcPr>
          <w:p w14:paraId="0B862A20" w14:textId="77777777" w:rsidR="006E59DA" w:rsidRPr="00053439" w:rsidRDefault="006E59DA" w:rsidP="00C4006C">
            <w:pPr>
              <w:rPr>
                <w:sz w:val="20"/>
                <w:szCs w:val="20"/>
              </w:rPr>
            </w:pPr>
            <w:r w:rsidRPr="00053439">
              <w:rPr>
                <w:sz w:val="20"/>
                <w:szCs w:val="20"/>
              </w:rPr>
              <w:t> </w:t>
            </w:r>
          </w:p>
        </w:tc>
        <w:tc>
          <w:tcPr>
            <w:tcW w:w="2258" w:type="pct"/>
            <w:noWrap/>
            <w:hideMark/>
          </w:tcPr>
          <w:p w14:paraId="350AB2B7"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C4006C">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555183E" w14:textId="77777777" w:rsidTr="00C4006C">
        <w:trPr>
          <w:trHeight w:val="290"/>
        </w:trPr>
        <w:tc>
          <w:tcPr>
            <w:tcW w:w="1011" w:type="pct"/>
            <w:noWrap/>
            <w:vAlign w:val="bottom"/>
            <w:hideMark/>
          </w:tcPr>
          <w:p w14:paraId="59600DEE" w14:textId="77777777" w:rsidR="006E59DA" w:rsidRPr="00053439" w:rsidRDefault="006E59DA" w:rsidP="00C4006C">
            <w:pPr>
              <w:rPr>
                <w:sz w:val="20"/>
                <w:szCs w:val="20"/>
              </w:rPr>
            </w:pPr>
            <w:r w:rsidRPr="00053439">
              <w:rPr>
                <w:sz w:val="20"/>
                <w:szCs w:val="20"/>
              </w:rPr>
              <w:t> </w:t>
            </w:r>
          </w:p>
        </w:tc>
        <w:tc>
          <w:tcPr>
            <w:tcW w:w="2258" w:type="pct"/>
            <w:noWrap/>
            <w:hideMark/>
          </w:tcPr>
          <w:p w14:paraId="55033655"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C4006C">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18A58E08" w14:textId="77777777" w:rsidTr="00C4006C">
        <w:trPr>
          <w:trHeight w:val="290"/>
        </w:trPr>
        <w:tc>
          <w:tcPr>
            <w:tcW w:w="1011" w:type="pct"/>
            <w:noWrap/>
            <w:vAlign w:val="bottom"/>
            <w:hideMark/>
          </w:tcPr>
          <w:p w14:paraId="5C8FF324" w14:textId="77777777" w:rsidR="006E59DA" w:rsidRPr="00053439" w:rsidRDefault="006E59DA" w:rsidP="00C4006C">
            <w:pPr>
              <w:rPr>
                <w:sz w:val="20"/>
                <w:szCs w:val="20"/>
              </w:rPr>
            </w:pPr>
            <w:r w:rsidRPr="00053439">
              <w:rPr>
                <w:sz w:val="20"/>
                <w:szCs w:val="20"/>
              </w:rPr>
              <w:t> </w:t>
            </w:r>
          </w:p>
        </w:tc>
        <w:tc>
          <w:tcPr>
            <w:tcW w:w="2258" w:type="pct"/>
            <w:noWrap/>
            <w:hideMark/>
          </w:tcPr>
          <w:p w14:paraId="196F8638"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C4006C">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44D4AD66" w14:textId="77777777" w:rsidTr="00C4006C">
        <w:trPr>
          <w:trHeight w:val="290"/>
        </w:trPr>
        <w:tc>
          <w:tcPr>
            <w:tcW w:w="1011" w:type="pct"/>
            <w:noWrap/>
            <w:vAlign w:val="bottom"/>
            <w:hideMark/>
          </w:tcPr>
          <w:p w14:paraId="22468F31" w14:textId="77777777" w:rsidR="006E59DA" w:rsidRPr="00053439" w:rsidRDefault="006E59DA" w:rsidP="00C4006C">
            <w:pPr>
              <w:rPr>
                <w:sz w:val="20"/>
                <w:szCs w:val="20"/>
              </w:rPr>
            </w:pPr>
            <w:r w:rsidRPr="00053439">
              <w:rPr>
                <w:sz w:val="20"/>
                <w:szCs w:val="20"/>
              </w:rPr>
              <w:t> </w:t>
            </w:r>
          </w:p>
        </w:tc>
        <w:tc>
          <w:tcPr>
            <w:tcW w:w="2258" w:type="pct"/>
            <w:noWrap/>
            <w:hideMark/>
          </w:tcPr>
          <w:p w14:paraId="07F00CD1"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C4006C">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2ADCE67" w14:textId="77777777" w:rsidTr="00C4006C">
        <w:trPr>
          <w:trHeight w:val="300"/>
        </w:trPr>
        <w:tc>
          <w:tcPr>
            <w:tcW w:w="1011" w:type="pct"/>
            <w:noWrap/>
            <w:vAlign w:val="bottom"/>
            <w:hideMark/>
          </w:tcPr>
          <w:p w14:paraId="2E0CF454" w14:textId="77777777" w:rsidR="006E59DA" w:rsidRPr="00053439" w:rsidRDefault="006E59DA" w:rsidP="00C4006C">
            <w:pPr>
              <w:rPr>
                <w:sz w:val="20"/>
                <w:szCs w:val="20"/>
              </w:rPr>
            </w:pPr>
            <w:r w:rsidRPr="00053439">
              <w:rPr>
                <w:sz w:val="20"/>
                <w:szCs w:val="20"/>
              </w:rPr>
              <w:t> </w:t>
            </w:r>
          </w:p>
        </w:tc>
        <w:tc>
          <w:tcPr>
            <w:tcW w:w="2258" w:type="pct"/>
            <w:noWrap/>
            <w:hideMark/>
          </w:tcPr>
          <w:p w14:paraId="4205FEED"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C4006C">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C4006C">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36" w:name="_Toc174382619"/>
      <w:r>
        <w:lastRenderedPageBreak/>
        <w:t>4</w:t>
      </w:r>
      <w:r w:rsidRPr="00F2586A">
        <w:t>.</w:t>
      </w:r>
      <w:r w:rsidR="00013EA9">
        <w:t>10</w:t>
      </w:r>
      <w:r w:rsidRPr="00F2586A">
        <w:t xml:space="preserve"> </w:t>
      </w:r>
      <w:r w:rsidR="00013EA9">
        <w:t>Figures</w:t>
      </w:r>
      <w:bookmarkEnd w:id="13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3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3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31">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9uQOg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2ZgAAAGa2////////////////////&#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7ZmAAA6kNv/////////////&#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6kNv/////&#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9uQOgAA&#10;Zrb/////////////////////////////////////////////////////////////////////////&#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7Zm&#10;AAAAAAAAAAAAAAAAAAAAAAAAAAAAAAAAAAAAAAAAAAAAAGa2////////////////////////////&#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7ZmAAAAAAAAAAAAAAAAAAAAAAAAAAAAAAAAAAAAAABm&#10;tv////////////////////////////////////////////////////////////////////////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tmYAAAA6kNv////////////bkDoAAABm&#10;tv//25A6AAA6kNv/////////////////////////////////////////////////////////////&#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9uQOgAAZrb/////////////////&#10;//+2ZgAAOpDb///bkDoAOpDb////////////////////////////////////////////////////&#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6kNv/////////&#10;///////////bkDoAAGa2///bkDo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9uQOgAAZrb/&#10;//////////////////+2ZgAAOpDb///bkDoAAGa2////////////////////////////////////&#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tmYAAAA6kNv////////////bkDoAAABmtv///9uQOgAAZrb/////////////////////////////&#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7ZmAAAAAAAAAAAAAAAAAGa2/////9uQOgAAOpDb////////////////////////&#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7ZmAAAAOpDb/7ZmAAAAAAAAAAAAAAAAAAAAAAAAAAAAAAAAAGa2&#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7ZmAAAAAAAAAAAAAAAAAAAAAAAA&#10;AAAAAAAAAAAAAAAAAAAAAGa2////////////////////////////////////////////////////&#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25A6AABmtv//////////////////////////////////////////////////////////////////&#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25A6AABmtv//////////////////////////////////////////////////////////&#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25A6AABmtv//////////////////////////////////////////////////&#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25A6AABmtv//////////////////////////////////////////&#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25A6AABmtv//////////////////////////////////&#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25A6AABmtv//////////////////////////&#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25A6AABmtv//////////////////&#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25A6AABmtv//////////&#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7ZmAAAAAAAAAAAAAAAAAAAAAAAAAAAA&#10;AAAAAAAAAAAAAAAAAGa2////////////////////////////////////////////////////////&#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7Zm&#10;AAAAAA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bkDoAAAAAAAAAAAAAOpDb////////////////////////////////////////////&#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bkDoAAAAAAAAAAAAAOpDb////////////////////////&#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2ZgAAAAAAAAAAAAAAZrb/////////&#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bkDoAAAAAAAAAAABmtv//////tmYAAAAA&#10;Zrb/////////////////////////////////////////////////////////////////////////&#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25A6AAAAAAAAAAAAZrb/////////////////&#10;///bkDoAAGa2////////////////////////////////////////////////////////////////&#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7ZmAAAAADqQ2///////////////////&#10;///////////bkDoAAGa2////////////////////////////////////////////////////////&#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9uQOgBmtv//////&#10;////////////////////////////////////////////////////////////////////////////&#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AAA6&#10;kNv/////////////////////////////////////////////////////////////////////////&#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9uQOgA6kNv/////////////////////////////////////////////////////////////////&#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25A6ADqQ2///////////////////////////////////////////////////////&#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AAAAAAAAAAAAAAAAAAAAAAAAAAAAAAGa2////////////////////&#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5A6AAAAAAAAAAAAAAAAADqQ2///&#10;////////////////////////////////////////////////////////////////////////////&#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tmYAAAA6kNv////////////b&#10;kDoAAABmtv//////////////////////////////////////////////////////////////////&#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9uQOgAAZrb/////////&#10;//////////+2ZgAAOpDb////////////////////////////////////////////////////////&#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9uQ&#10;OgAAZrb///////////////////+2ZgAAOpDb////////////////////////////////////////&#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tmYAAAA6kNv////////////bkDoAAABmtv//////////////////////////////////&#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25A6AAAAAAAAAAAAAAAAADqQ2///////////////////////////////&#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AAAAAAAAAAAAAAAAAAA&#10;AABmtv//////////////////////////////////////////////////////////////////////&#10;////////////////////////////////////////////////////////////////////////////&#10;////////////////////////////////////////////////////////////////////////////&#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tmYAAAA6kNv////////////bkDoA&#10;AABmtv//25A6AAA6kNv/////////////////////////////////////////////////////////&#10;////////////////////////////////////////////////////////////////////////////&#10;////////////////////////////////////////////////////////////////////////////&#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9uQOgAAZrb/////////////&#10;//////+2ZgAAOpDb///bkDoAOpDb////////////////////////////////////////////////&#10;////////////////////////////////////////////////////////////////////////////&#10;////////////////////////////////////////////////////////////////////////////&#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7ZmAAA6kNv/////&#10;///////////////bkDoAAGa2///bkDoAAGa2////////////////////////////////////////&#10;////////////////////////////////////////////////////////////////////////////&#10;////////////////////////////////////////////////////////////////////////////&#10;//////////////////////////////////////////////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A&#10;Zrb///////////////////+2ZgAAOpDb///bkDoAAGa2////////////////////////////////&#10;////////////////////////////////////////////////////////////////////////////&#10;////////////////////////////////////////////////////////////////////////////&#10;//////////////////////////////////////////////////////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tmYAAAA6kNv////////////bkDoAAABmtv///9uQOgAAZrb/////////////////////////&#10;////////////////////////////////////////////////////////////////////////////&#10;////////////////////////////////////////////////////////////////////////////&#10;//////////////////////////////////////////////////////////////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AAAAAAAAAAAAAAGa2/////9uQOgAAOpDb////////////////////&#10;////////////////////////////////////////////////////////////////////////////&#10;////////////////////////////////////////////////////////////////////////////&#10;//////////////////////////////////////////////////////////////////////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10;////////////////////////////////////////////////////////////////////////////&#10;////////////////////////////////////////////////////////////////////////////&#10;////////////////////////////////////////////////////////////////////////////&#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AAAAOpDb/9uQOgA6kNv/////////&#10;////////////////////////////////////////////////////////////////////////////&#10;////////////////////////////////////////////////////////////////////////////&#10;////////////////////////////////////////////////////////////////////////////&#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tmYAADqQ2//bkDoAOpDb////25A6AAA6&#10;kNv/////////////////////////////////////////////////////////////////////////&#10;////////////////////////////////////////////////////////////////////////////&#10;////////////////////////////////////////////////////////////////////////////&#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bkDoAOpDb////&#10;///bkDoAOpDb////////////////////////////////////////////////////////////////&#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A6kNv////bkDoA&#10;OpDb///////bkDoAAGa2////////////////////////////////////////////////////////&#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9uQOgAAZrb/&#10;///bkDoAOpDb//////+2ZgAAOpDb////////////////////////////////////////////////&#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10;tmYAAABmtv/bkDoAOpDb///bkDoAAABmtv//////////////////////////////////////////&#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AAAAAAAAAAAAAADqQ2///////////////////////////////////////&#10;////////////////////////////////////////////////////////////////////////////&#10;////////////////////////////////////////////////////////////////////////////&#10;//////////////////////////////////////////////////////////////////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10;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&#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10;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&#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10;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&#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7Zm&#10;AAAAAAAAAAAAAAAAAAAAAAAAAAAAAGa2////////////////////////////////////////////&#10;////////////////////////////////////////////////////////////////////////////&#10;////////////////////////////////////////////////////////////////////////////&#10;//////////////////////////////////////////////////////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2ZgAAOpDb///bkDoAZrb/////25A6ADqQ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7ZmAAA6kNv/////tmYAOpDb///////bkDoAZrb/////////////////////////////&#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7ZmAAA6kNv/////25A6AGa2////////25A6AGa2////////////////////&#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6kNv//////7ZmADqQ2///////25A6AGa2////////////&#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bkDoAAGa2//////+2ZgA6kNv////bkDo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AAAAAAGa2&#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ZgAA&#10;OpDb////////tmYAAABmtv//////////////////////////////////////////////////////&#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b&#10;kDoAAGa2////////////////25A6AAA6kN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10;/////7ZmAAA6kNv////////////////////bkDoAOpD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7ZmAAA6kNv////////////////////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Zrb///////////////////+2ZgAAOpD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tmYAAAA6kNv////////////bkDoAAABmtv//////////&#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7ZmAAAAAAAAAAAAAAAAAGa2////////&#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9uQOgAAZrb/////////////25A6AAA6kN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7ZmAAAAOpDb/////////////////////7ZmAAAAOpDb////////&#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2ZgAAOpDb/////////////////////////////7ZmAAA6&#10;kNv/////////////////////////////////////////////////////////////////////////&#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9uQOgA6kNv/////////////////////////////&#10;///bkDoAOpDb////////////////////////////////////////////////////////////////&#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7ZmAABmtv//////////////////////&#10;////////////tmYAAGa2////////////////////////////////////////////////////////&#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7ZmAAA6kNv/////////////&#10;///////////////////bkDoAAGa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ZgAAZrb/////&#10;//////////////////////////+2ZgAAOpDb////////////////////////////////////////&#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5A6&#10;AABmtv//////////////////////////25A6AABmtv//////////////////////////////////&#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tmYAAAA6kNv////////////////bkDoAAAA6kNv/////////////////////////////&#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9uQOgAAAAAAAAAAAAAAAAAAZrb/////////////////////////////&#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D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M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D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M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D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&#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D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D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&#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D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&#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D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&#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D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&#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D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&#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D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&#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D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&#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D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&#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D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M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D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M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D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&#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D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&#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D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&#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D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&#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D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&#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10;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&#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10;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&#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10;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&#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10;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&#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10;////////////////////////////////////////////////////////////////////////////&#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10;////////////////////////////////////////////////////////////////////////////&#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10;////////////////////////////////////////////////////////////////////////////&#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10;////////////////////////////////////////////////////////////////////////////&#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7ZmAAAAAAAAAGa2////////////////////////////////////////////////////////&#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2ZgAAAAAAAAAAAAAAAAAAAAAAAAAAAAAAAGa2////////////////////////&#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7ZmAAA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25A6AAAAAAAAAAAAADqQ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25A6AAAAAAAAAAAAADqQ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7ZmAAAAAGa2////////////////////&#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9uQOgAAAAAAAAAAAGa2&#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9uQOgAAAAAAAAAAOpDb////////////////////////////////////////////////////////&#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7Zm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7ZmAAAAAAAAAAAAAAAAAAAAAAAAAAAAAAAAAGa2////////////////////////////////////&#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7ZmAAAAAAAAADqQ2///////////////////////////////////////////////////&#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25A6AAAAAAAAAAAAAAAAADqQ2///////////////////&#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tmYAAAA6kNv////////////bkDoAAABmtv//////&#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9uQOgAAZrb///////////////////+2ZgAA&#10;OpDb//////////////////////////////////////////////////////////////////////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7ZmAAA6kNv/////////////////&#10;///bkDoAAGa2////////////////////////////////////////////////////////////////&#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9uQOgAAZrb/////////&#10;//////////+2ZgAAOpDb////////////////////////////////////////////////////////&#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tmYAAAA6&#10;kNv////////////bkDoAAABmtv//////////////////////////////////////////////////&#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25A6AAAAAAAAAAAAAAAAADqQ2///////////////////////////////////////////////&#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bkDoAAGa2////////////////&#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bkDoAAGa2////////&#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bkDoAAGa2&#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b&#10;kDoAAGa2////////////////////////////////////////////////////////////////////&#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bkDoAAGa2////////////////////////////////////////////////////////////&#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bkDoAAGa2////////////////////////////////////////////////////&#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7ZmAAAAAAAAAAAAAAAA&#10;AAAAAAAAAAAAAAAAAAAAAAAAAAAAAGa2////////////////////////////////////////////&#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10;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&#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10;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&#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10;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&#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10;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10;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8AAAB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10;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8AAAB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10;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8AAAB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10;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&#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8AAAB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10;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&#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8AAAB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&#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sAAAD///////////////////////////////////////////8AAAB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&#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sAAAD///////////////////////////////////////////8AAAB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&#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sAAAD///////////////////////////////////////////8A&#10;AAB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sAAAD/////////////////////////////////////&#10;//////8AAAB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sAAAD/////////////////////////////&#10;//////////////8AAAB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sAAAD/////////////////////&#10;//////////////////////8AAAB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sAAAD/////////////&#10;//////////////////////////////8AAAB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sAAAD/////&#10;//////////////////////////////////////8AAAB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sA&#10;AAD///////////////////////////////////////////8AAAB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">
                  <v:imagedata r:id="rId32" o:title="" croptop="7424f" cropbottom="8619f" cropleft="2218f" cropright="2709f"/>
                  <v:path arrowok="t"/>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C41C82" w:rsidRPr="00BE0179" w:rsidRDefault="00C41C82"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3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38"/>
    </w:p>
    <w:p w14:paraId="26239AD5" w14:textId="77777777" w:rsidR="00C124E9" w:rsidRDefault="00C124E9" w:rsidP="0013729C">
      <w:pPr>
        <w:spacing w:line="480" w:lineRule="auto"/>
        <w:rPr>
          <w:b/>
          <w:bCs/>
        </w:rPr>
        <w:sectPr w:rsidR="00C124E9" w:rsidSect="00C3780C">
          <w:footerReference w:type="default" r:id="rId33"/>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3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bookmarkEnd w:id="139"/>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4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4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5"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41" w:name="_Toc174382621"/>
      <w:r>
        <w:rPr>
          <w:rStyle w:val="Emphasis"/>
          <w:bCs/>
          <w:i w:val="0"/>
          <w:iCs w:val="0"/>
          <w:color w:val="0E101A"/>
        </w:rPr>
        <w:lastRenderedPageBreak/>
        <w:t xml:space="preserve">5.1 </w:t>
      </w:r>
      <w:r w:rsidRPr="004D1766">
        <w:rPr>
          <w:rStyle w:val="Emphasis"/>
          <w:bCs/>
          <w:i w:val="0"/>
          <w:iCs w:val="0"/>
          <w:color w:val="0E101A"/>
        </w:rPr>
        <w:t>Abstract</w:t>
      </w:r>
      <w:bookmarkEnd w:id="14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w:t>
      </w:r>
      <w:commentRangeStart w:id="142"/>
      <w:r w:rsidRPr="00FE45EE">
        <w:t>-</w:t>
      </w:r>
      <w:commentRangeEnd w:id="142"/>
      <w:r w:rsidR="00B12C27">
        <w:rPr>
          <w:rStyle w:val="CommentReference"/>
          <w:rFonts w:asciiTheme="minorHAnsi" w:eastAsiaTheme="minorEastAsia" w:hAnsiTheme="minorHAnsi" w:cstheme="minorBidi"/>
        </w:rPr>
        <w:commentReference w:id="142"/>
      </w:r>
      <w:r w:rsidRPr="00FE45EE">
        <w:t xml:space="preserve">midsize organic farms in Vermont (US), both for farms using tiestalls and farms using bedded packs. Most IMI were caused by non-aureus staphylococci. At the species level, </w:t>
      </w:r>
      <w:r w:rsidRPr="00AA4E31">
        <w:rPr>
          <w:i/>
        </w:rPr>
        <w:t>Staph. chromogenes</w:t>
      </w:r>
      <w:r w:rsidRPr="00FE45EE">
        <w:t xml:space="preserve"> was the leading cause of IMI, followed by </w:t>
      </w:r>
      <w:r w:rsidRPr="00AA4E31">
        <w:rPr>
          <w:i/>
        </w:rPr>
        <w:t xml:space="preserve">Strep. </w:t>
      </w:r>
      <w:proofErr w:type="spellStart"/>
      <w:r w:rsidRPr="00AA4E31">
        <w:rPr>
          <w:i/>
        </w:rPr>
        <w:t>uberis</w:t>
      </w:r>
      <w:proofErr w:type="spellEnd"/>
      <w:r w:rsidRPr="00FE45EE">
        <w:t xml:space="preserve"> and </w:t>
      </w:r>
      <w:commentRangeStart w:id="143"/>
      <w:r w:rsidRPr="00AA4E31">
        <w:rPr>
          <w:i/>
        </w:rPr>
        <w:t>Staph. aureus</w:t>
      </w:r>
      <w:commentRangeEnd w:id="143"/>
      <w:r w:rsidR="00560BA7">
        <w:rPr>
          <w:rStyle w:val="CommentReference"/>
          <w:rFonts w:asciiTheme="minorHAnsi" w:eastAsiaTheme="minorEastAsia" w:hAnsiTheme="minorHAnsi" w:cstheme="minorBidi"/>
        </w:rPr>
        <w:commentReference w:id="143"/>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44"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44"/>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6CC277D3"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w:t>
      </w:r>
      <w:r w:rsidR="00B12C27">
        <w:t xml:space="preserve">be </w:t>
      </w:r>
      <w:r w:rsidRPr="00E1762C">
        <w:t xml:space="preserve">more likely to house cows in tiestalls (TS; vs. freestalls, FS), and exhibit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w:t>
      </w:r>
      <w:commentRangeStart w:id="145"/>
      <w:r w:rsidRPr="00E1762C">
        <w:t>BP</w:t>
      </w:r>
      <w:commentRangeEnd w:id="145"/>
      <w:r w:rsidR="00560BA7">
        <w:rPr>
          <w:rStyle w:val="CommentReference"/>
          <w:rFonts w:asciiTheme="minorHAnsi" w:eastAsiaTheme="minorEastAsia" w:hAnsiTheme="minorHAnsi" w:cstheme="minorBidi"/>
        </w:rPr>
        <w:commentReference w:id="145"/>
      </w:r>
      <w:r w:rsidRPr="00E1762C">
        <w:t xml:space="preserve">. </w:t>
      </w:r>
    </w:p>
    <w:p w14:paraId="7FA04B8B" w14:textId="70CB78AF"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t>
      </w:r>
      <w:commentRangeStart w:id="146"/>
      <w:r w:rsidRPr="00E1762C">
        <w:t>with 5 herds enrolled using a TS bedded with shavings/sawdust to house lactating dairy cows, and 5 herds using a BP</w:t>
      </w:r>
      <w:commentRangeEnd w:id="146"/>
      <w:r w:rsidR="00560BA7">
        <w:rPr>
          <w:rStyle w:val="CommentReference"/>
          <w:rFonts w:asciiTheme="minorHAnsi" w:eastAsiaTheme="minorEastAsia" w:hAnsiTheme="minorHAnsi" w:cstheme="minorBidi"/>
        </w:rPr>
        <w:commentReference w:id="146"/>
      </w:r>
      <w:r w:rsidRPr="00E1762C">
        <w:t xml:space="preserve">.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w:t>
      </w:r>
      <w:r w:rsidR="00B12C27">
        <w:t>(</w:t>
      </w:r>
      <w:r w:rsidRPr="00E1762C">
        <w:t xml:space="preserve">NMC, 2017). </w:t>
      </w:r>
    </w:p>
    <w:p w14:paraId="437F07A3" w14:textId="085FE446" w:rsidR="00E1762C" w:rsidRPr="00E1762C" w:rsidRDefault="00E1762C" w:rsidP="00E1762C">
      <w:pPr>
        <w:pStyle w:val="BodyTextIndent"/>
      </w:pPr>
      <w:r w:rsidRPr="00E1762C">
        <w:t>Standard aerobic bacteriological culture of quarter-</w:t>
      </w:r>
      <w:proofErr w:type="spellStart"/>
      <w:r w:rsidRPr="00E1762C">
        <w:t>milk</w:t>
      </w:r>
      <w:proofErr w:type="spellEnd"/>
      <w:r w:rsidRPr="00E1762C">
        <w:t xml:space="preserve"> was performed in duplicate to identify bacterial species present according to NMC guidelines </w:t>
      </w:r>
      <w:r w:rsidR="00B12C27">
        <w:t>(</w:t>
      </w:r>
      <w:r w:rsidRPr="00E1762C">
        <w:t>NMC, 2017). Aerobic culture results of both samples were then used together to determine the overall bacteriological status of each quarter-</w:t>
      </w:r>
      <w:proofErr w:type="spellStart"/>
      <w:r w:rsidRPr="00E1762C">
        <w:t>milk</w:t>
      </w:r>
      <w:proofErr w:type="spellEnd"/>
      <w:r w:rsidRPr="00E1762C">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w:t>
      </w:r>
      <w:proofErr w:type="spellStart"/>
      <w:r w:rsidRPr="00E1762C">
        <w:t>milk</w:t>
      </w:r>
      <w:proofErr w:type="spellEnd"/>
      <w:r w:rsidRPr="00E1762C">
        <w:t xml:space="preserve">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w:t>
      </w:r>
      <w:proofErr w:type="spellStart"/>
      <w:r w:rsidRPr="00E1762C">
        <w:t>milk</w:t>
      </w:r>
      <w:proofErr w:type="spellEnd"/>
      <w:r w:rsidRPr="00E1762C">
        <w:t xml:space="preserve">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6E19ABA5" w:rsidR="00E1762C" w:rsidRPr="00E1762C" w:rsidRDefault="00E1762C" w:rsidP="00E1762C">
      <w:pPr>
        <w:pStyle w:val="BodyTextIndent"/>
      </w:pPr>
      <w:commentRangeStart w:id="147"/>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w:t>
      </w:r>
      <w:commentRangeEnd w:id="147"/>
      <w:r w:rsidR="00937271">
        <w:rPr>
          <w:rStyle w:val="CommentReference"/>
          <w:rFonts w:asciiTheme="minorHAnsi" w:eastAsiaTheme="minorEastAsia" w:hAnsiTheme="minorHAnsi" w:cstheme="minorBidi"/>
        </w:rPr>
        <w:commentReference w:id="147"/>
      </w:r>
      <w:r w:rsidRPr="00E1762C">
        <w:t xml:space="preserve">Median and range of quarter-level prevalence for each herd was then calculated using all consecutive visits to a particular farm. </w:t>
      </w:r>
      <w:commentRangeStart w:id="148"/>
      <w:r w:rsidRPr="00E1762C">
        <w:t xml:space="preserve">Median and range of quarter-level prevalence </w:t>
      </w:r>
      <w:r w:rsidR="00560BA7">
        <w:t xml:space="preserve">of IMI </w:t>
      </w:r>
      <w:r w:rsidRPr="00E1762C">
        <w:t>for tiestalls and bedded packs were calculated over all 15 visits to each facility type, respectively. Overall median and range of quarter-level prevalence were calculated using all 30 visits to the 10 farms</w:t>
      </w:r>
      <w:commentRangeEnd w:id="148"/>
      <w:r w:rsidR="001A6E0A">
        <w:rPr>
          <w:rStyle w:val="CommentReference"/>
          <w:rFonts w:asciiTheme="minorHAnsi" w:eastAsiaTheme="minorEastAsia" w:hAnsiTheme="minorHAnsi" w:cstheme="minorBidi"/>
        </w:rPr>
        <w:commentReference w:id="148"/>
      </w:r>
      <w:r w:rsidRPr="00E1762C">
        <w:t>.</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w:t>
      </w:r>
      <w:commentRangeStart w:id="149"/>
      <w:r w:rsidRPr="00E1762C">
        <w:t>The Dairyland Initiative, 2024; Bewley et al., 2017</w:t>
      </w:r>
      <w:commentRangeEnd w:id="149"/>
      <w:r w:rsidR="00193D23">
        <w:rPr>
          <w:rStyle w:val="CommentReference"/>
          <w:rFonts w:asciiTheme="minorHAnsi" w:eastAsiaTheme="minorEastAsia" w:hAnsiTheme="minorHAnsi" w:cstheme="minorBidi"/>
        </w:rPr>
        <w:commentReference w:id="149"/>
      </w:r>
      <w:r w:rsidRPr="00E1762C">
        <w:t xml:space="preserve">).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172C0F0E" w:rsidR="00E1762C" w:rsidRPr="00E1762C" w:rsidRDefault="00E1762C" w:rsidP="00E1762C">
      <w:pPr>
        <w:pStyle w:val="BodyTextIndent"/>
      </w:pPr>
      <w:r w:rsidRPr="00E1762C">
        <w:t xml:space="preserve">In total, 4,212 quarter-observations were collected from 1,536 quarters belonging to 384 cows </w:t>
      </w:r>
      <w:r w:rsidR="00193D23">
        <w:t xml:space="preserve">that </w:t>
      </w:r>
      <w:r w:rsidRPr="00E1762C">
        <w:t xml:space="preserve">were enrolled for at least 1 visit. Of these, 880 quarter-observations were excluded from further analyses: 34 did not meet definition of either having an IMI or being healthy; 88 were from non-functional mammary glands; 224 were excluded due to a sampling error; and </w:t>
      </w:r>
      <w:commentRangeStart w:id="150"/>
      <w:r w:rsidRPr="00E1762C">
        <w:t xml:space="preserve">534 were excluded because </w:t>
      </w:r>
      <w:commentRangeEnd w:id="150"/>
      <w:r w:rsidR="001A6E0A">
        <w:rPr>
          <w:rStyle w:val="CommentReference"/>
          <w:rFonts w:asciiTheme="minorHAnsi" w:eastAsiaTheme="minorEastAsia" w:hAnsiTheme="minorHAnsi" w:cstheme="minorBidi"/>
        </w:rPr>
        <w:commentReference w:id="150"/>
      </w:r>
      <w:r w:rsidRPr="00E1762C">
        <w:t>≥ 1 of the 2 duplicate quarter</w:t>
      </w:r>
      <w:r w:rsidR="001A6E0A">
        <w:t xml:space="preserve"> </w:t>
      </w:r>
      <w:r w:rsidRPr="00E1762C">
        <w:t xml:space="preserve">milk samples was contaminated. The final data set consisted of 3,332 quarter-observations (from 1,456 quarters of 382 cows) where the IMI status of the quarter could be determined. There were 2,290 quarter-observations from healthy quarters. The mean (median; range) </w:t>
      </w:r>
      <w:commentRangeStart w:id="151"/>
      <w:r w:rsidRPr="00E1762C">
        <w:t xml:space="preserve">number of cows included per herd </w:t>
      </w:r>
      <w:commentRangeEnd w:id="151"/>
      <w:r w:rsidR="00193D23">
        <w:rPr>
          <w:rStyle w:val="CommentReference"/>
          <w:rFonts w:asciiTheme="minorHAnsi" w:eastAsiaTheme="minorEastAsia" w:hAnsiTheme="minorHAnsi" w:cstheme="minorBidi"/>
        </w:rPr>
        <w:commentReference w:id="151"/>
      </w:r>
      <w:r w:rsidRPr="00E1762C">
        <w:t xml:space="preserve">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w:t>
      </w:r>
      <w:commentRangeStart w:id="152"/>
      <w:r w:rsidRPr="00E1762C">
        <w:t xml:space="preserve">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commentRangeEnd w:id="152"/>
      <w:r w:rsidR="00937271">
        <w:rPr>
          <w:rStyle w:val="CommentReference"/>
          <w:rFonts w:asciiTheme="minorHAnsi" w:eastAsiaTheme="minorEastAsia" w:hAnsiTheme="minorHAnsi" w:cstheme="minorBidi"/>
        </w:rPr>
        <w:commentReference w:id="152"/>
      </w:r>
    </w:p>
    <w:p w14:paraId="0921F5BC" w14:textId="38FFCA94" w:rsidR="009A00A2" w:rsidRPr="00117AEE" w:rsidRDefault="009A00A2" w:rsidP="009A00A2">
      <w:pPr>
        <w:pStyle w:val="ChapSub"/>
        <w:rPr>
          <w:rStyle w:val="Emphasis"/>
          <w:b w:val="0"/>
          <w:bCs/>
          <w:i w:val="0"/>
          <w:iCs w:val="0"/>
          <w:color w:val="0E101A"/>
        </w:rPr>
      </w:pPr>
      <w:bookmarkStart w:id="153" w:name="_Toc174382623"/>
      <w:r>
        <w:rPr>
          <w:rStyle w:val="Emphasis"/>
          <w:bCs/>
          <w:i w:val="0"/>
          <w:iCs w:val="0"/>
          <w:color w:val="0E101A"/>
        </w:rPr>
        <w:t>5.3 Discussion</w:t>
      </w:r>
      <w:bookmarkEnd w:id="153"/>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1 US study (11%, Rowe et al., 2019) and lower than another Belgian study (33%; </w:t>
      </w:r>
      <w:proofErr w:type="spellStart"/>
      <w:r w:rsidRPr="009A00A2">
        <w:t>Wuytack</w:t>
      </w:r>
      <w:proofErr w:type="spellEnd"/>
      <w:r w:rsidRPr="009A00A2">
        <w:t xml:space="preserve">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w:t>
      </w:r>
      <w:commentRangeStart w:id="154"/>
      <w:r w:rsidRPr="009A00A2">
        <w:t xml:space="preserve">uarter-level prevalence </w:t>
      </w:r>
      <w:commentRangeEnd w:id="154"/>
      <w:r w:rsidR="001A6E0A">
        <w:rPr>
          <w:rStyle w:val="CommentReference"/>
          <w:rFonts w:asciiTheme="minorHAnsi" w:eastAsiaTheme="minorEastAsia" w:hAnsiTheme="minorHAnsi" w:cstheme="minorBidi"/>
        </w:rPr>
        <w:commentReference w:id="154"/>
      </w:r>
      <w:r w:rsidRPr="009A00A2">
        <w:t xml:space="preserve">observed in the current study was much </w:t>
      </w:r>
      <w:commentRangeStart w:id="155"/>
      <w:r w:rsidRPr="009A00A2">
        <w:t>lower</w:t>
      </w:r>
      <w:commentRangeEnd w:id="155"/>
      <w:r w:rsidR="001A6E0A">
        <w:rPr>
          <w:rStyle w:val="CommentReference"/>
          <w:rFonts w:asciiTheme="minorHAnsi" w:eastAsiaTheme="minorEastAsia" w:hAnsiTheme="minorHAnsi" w:cstheme="minorBidi"/>
        </w:rPr>
        <w:commentReference w:id="155"/>
      </w:r>
      <w:r w:rsidRPr="009A00A2">
        <w:t xml:space="preserve">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w:t>
      </w:r>
      <w:commentRangeStart w:id="156"/>
      <w:r w:rsidRPr="009A00A2">
        <w:t xml:space="preserve">BP may be a viable option for dairy cattle housing in the Northeastern US. </w:t>
      </w:r>
      <w:commentRangeEnd w:id="156"/>
      <w:r w:rsidR="005123BF">
        <w:rPr>
          <w:rStyle w:val="CommentReference"/>
          <w:rFonts w:asciiTheme="minorHAnsi" w:eastAsiaTheme="minorEastAsia" w:hAnsiTheme="minorHAnsi" w:cstheme="minorBidi"/>
        </w:rPr>
        <w:commentReference w:id="156"/>
      </w:r>
      <w:r w:rsidRPr="009A00A2">
        <w:t>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57" w:name="_Toc174382624"/>
      <w:r>
        <w:rPr>
          <w:rStyle w:val="Emphasis"/>
          <w:bCs/>
          <w:i w:val="0"/>
          <w:iCs w:val="0"/>
          <w:color w:val="0E101A"/>
        </w:rPr>
        <w:lastRenderedPageBreak/>
        <w:t>5.4 Declarations</w:t>
      </w:r>
      <w:bookmarkEnd w:id="157"/>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58" w:name="_Toc174382625"/>
      <w:r>
        <w:t>5</w:t>
      </w:r>
      <w:r w:rsidRPr="00B76322">
        <w:t>.</w:t>
      </w:r>
      <w:r w:rsidR="00C600A7">
        <w:t>5</w:t>
      </w:r>
      <w:r w:rsidRPr="00B76322">
        <w:t xml:space="preserve"> References</w:t>
      </w:r>
      <w:bookmarkEnd w:id="158"/>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59" w:name="_Toc174382626"/>
      <w:r>
        <w:lastRenderedPageBreak/>
        <w:t>5</w:t>
      </w:r>
      <w:r w:rsidR="009C5A08">
        <w:t>.</w:t>
      </w:r>
      <w:r w:rsidR="009E4232">
        <w:t>6</w:t>
      </w:r>
      <w:r w:rsidR="009C5A08">
        <w:t xml:space="preserve"> </w:t>
      </w:r>
      <w:r w:rsidR="009E4232">
        <w:t>Tables</w:t>
      </w:r>
      <w:bookmarkEnd w:id="159"/>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C4006C">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60"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60"/>
            <w:r w:rsidRPr="00AA40C1">
              <w:rPr>
                <w:rFonts w:eastAsia="Calibri"/>
                <w:szCs w:val="20"/>
              </w:rPr>
              <w:t xml:space="preserve"> </w:t>
            </w:r>
          </w:p>
        </w:tc>
      </w:tr>
      <w:tr w:rsidR="009E4232" w:rsidRPr="00AA40C1" w14:paraId="32F5754E" w14:textId="77777777" w:rsidTr="00C4006C">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C4006C">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C4006C">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C4006C">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C4006C">
            <w:pPr>
              <w:jc w:val="center"/>
              <w:rPr>
                <w:color w:val="000000"/>
                <w:sz w:val="20"/>
                <w:szCs w:val="20"/>
              </w:rPr>
            </w:pPr>
            <w:r w:rsidRPr="00AA40C1">
              <w:rPr>
                <w:color w:val="000000"/>
                <w:sz w:val="20"/>
                <w:szCs w:val="20"/>
              </w:rPr>
              <w:t>Overall</w:t>
            </w:r>
          </w:p>
        </w:tc>
      </w:tr>
      <w:tr w:rsidR="009E4232" w:rsidRPr="00AA40C1" w14:paraId="33E9749E" w14:textId="77777777" w:rsidTr="00C4006C">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C4006C">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C4006C">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C4006C">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C4006C">
            <w:pPr>
              <w:jc w:val="center"/>
              <w:rPr>
                <w:sz w:val="20"/>
                <w:szCs w:val="20"/>
              </w:rPr>
            </w:pPr>
            <w:r w:rsidRPr="00AA40C1">
              <w:rPr>
                <w:sz w:val="20"/>
                <w:szCs w:val="20"/>
              </w:rPr>
              <w:t>30</w:t>
            </w:r>
          </w:p>
        </w:tc>
      </w:tr>
      <w:tr w:rsidR="009E4232" w:rsidRPr="00AA40C1" w14:paraId="3C7F0132" w14:textId="77777777" w:rsidTr="00C4006C">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C4006C">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C4006C">
            <w:pPr>
              <w:jc w:val="center"/>
              <w:rPr>
                <w:color w:val="000000"/>
                <w:sz w:val="20"/>
                <w:szCs w:val="20"/>
              </w:rPr>
            </w:pPr>
          </w:p>
        </w:tc>
      </w:tr>
      <w:tr w:rsidR="009E4232" w:rsidRPr="00AA40C1" w14:paraId="45A94F88" w14:textId="77777777" w:rsidTr="00C4006C">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C4006C">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C4006C">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C4006C">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C4006C">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C4006C">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C4006C">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C4006C">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C4006C">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C4006C">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C4006C">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C4006C">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C4006C">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C4006C">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C4006C">
            <w:pPr>
              <w:jc w:val="center"/>
              <w:rPr>
                <w:color w:val="000000"/>
                <w:sz w:val="20"/>
                <w:szCs w:val="20"/>
              </w:rPr>
            </w:pPr>
            <w:r w:rsidRPr="00DF2CCB">
              <w:rPr>
                <w:sz w:val="20"/>
                <w:szCs w:val="20"/>
              </w:rPr>
              <w:t>3.2 (0-14.1)</w:t>
            </w:r>
          </w:p>
        </w:tc>
      </w:tr>
      <w:tr w:rsidR="009E4232" w:rsidRPr="00AA40C1" w14:paraId="34C9C507" w14:textId="77777777" w:rsidTr="00C4006C">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C4006C">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C4006C">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C4006C">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C4006C">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C4006C">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C4006C">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C4006C">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C4006C">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C4006C">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C4006C">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C4006C">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C4006C">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C4006C">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C4006C">
            <w:pPr>
              <w:jc w:val="center"/>
              <w:rPr>
                <w:color w:val="000000"/>
                <w:sz w:val="20"/>
                <w:szCs w:val="20"/>
              </w:rPr>
            </w:pPr>
            <w:r w:rsidRPr="00AA40C1">
              <w:rPr>
                <w:color w:val="000000"/>
                <w:sz w:val="20"/>
                <w:szCs w:val="20"/>
              </w:rPr>
              <w:t>20 (9.7-39.8)</w:t>
            </w:r>
          </w:p>
        </w:tc>
      </w:tr>
      <w:tr w:rsidR="009E4232" w:rsidRPr="00AA40C1" w14:paraId="55906274" w14:textId="77777777" w:rsidTr="00C4006C">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C4006C">
            <w:pPr>
              <w:rPr>
                <w:i/>
                <w:iCs/>
                <w:color w:val="000000"/>
                <w:sz w:val="20"/>
                <w:szCs w:val="20"/>
              </w:rPr>
            </w:pPr>
            <w:commentRangeStart w:id="161"/>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C4006C">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C4006C">
            <w:pPr>
              <w:jc w:val="center"/>
              <w:rPr>
                <w:color w:val="000000"/>
                <w:sz w:val="20"/>
                <w:szCs w:val="20"/>
              </w:rPr>
            </w:pPr>
            <w:r w:rsidRPr="00133108">
              <w:rPr>
                <w:color w:val="000000"/>
                <w:sz w:val="20"/>
                <w:szCs w:val="20"/>
              </w:rPr>
              <w:t>0 (0-0)</w:t>
            </w:r>
            <w:commentRangeEnd w:id="161"/>
            <w:r w:rsidR="00937271">
              <w:rPr>
                <w:rStyle w:val="CommentReference"/>
                <w:rFonts w:asciiTheme="minorHAnsi" w:eastAsiaTheme="minorEastAsia" w:hAnsiTheme="minorHAnsi" w:cstheme="minorBidi"/>
              </w:rPr>
              <w:commentReference w:id="161"/>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C4006C">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C4006C">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C4006C">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C4006C">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C4006C">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C4006C">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C4006C">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C4006C">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C4006C">
            <w:pPr>
              <w:jc w:val="center"/>
              <w:rPr>
                <w:color w:val="000000"/>
                <w:sz w:val="20"/>
                <w:szCs w:val="20"/>
              </w:rPr>
            </w:pPr>
            <w:r w:rsidRPr="00133108">
              <w:rPr>
                <w:color w:val="000000"/>
                <w:sz w:val="20"/>
                <w:szCs w:val="20"/>
              </w:rPr>
              <w:t>0.8 (0-3.6)</w:t>
            </w:r>
          </w:p>
        </w:tc>
      </w:tr>
      <w:tr w:rsidR="009E4232" w:rsidRPr="00AA40C1" w14:paraId="3F4D676C" w14:textId="77777777" w:rsidTr="00C4006C">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C4006C">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08DD5EEF" w14:textId="77777777" w:rsidTr="00C4006C">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C4006C">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627A18D8" w14:textId="77777777" w:rsidTr="00C4006C">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C4006C">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C4006C">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C4006C">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C4006C">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C4006C">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C4006C">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C4006C">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C4006C">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C4006C">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C4006C">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C4006C">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C4006C">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C4006C">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C4006C">
            <w:pPr>
              <w:jc w:val="center"/>
              <w:rPr>
                <w:color w:val="000000"/>
                <w:sz w:val="20"/>
                <w:szCs w:val="20"/>
              </w:rPr>
            </w:pPr>
            <w:r w:rsidRPr="004F4BC7">
              <w:rPr>
                <w:color w:val="000000"/>
                <w:sz w:val="20"/>
                <w:szCs w:val="20"/>
              </w:rPr>
              <w:t>14.6 (5.3-21.8)</w:t>
            </w:r>
          </w:p>
        </w:tc>
      </w:tr>
      <w:tr w:rsidR="009E4232" w:rsidRPr="00AA40C1" w14:paraId="0C2FDB8A" w14:textId="77777777" w:rsidTr="00C4006C">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C4006C">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C4006C">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C4006C">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C4006C">
            <w:pPr>
              <w:jc w:val="center"/>
              <w:rPr>
                <w:color w:val="000000"/>
                <w:sz w:val="20"/>
                <w:szCs w:val="20"/>
              </w:rPr>
            </w:pPr>
            <w:r w:rsidRPr="007E7758">
              <w:rPr>
                <w:color w:val="000000"/>
                <w:sz w:val="20"/>
                <w:szCs w:val="20"/>
              </w:rPr>
              <w:t>0 (0-1.2)</w:t>
            </w:r>
          </w:p>
        </w:tc>
      </w:tr>
      <w:tr w:rsidR="009E4232" w:rsidRPr="00AA40C1" w14:paraId="57138196" w14:textId="77777777" w:rsidTr="00C4006C">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C4006C">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C4006C">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C4006C">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C4006C">
            <w:pPr>
              <w:jc w:val="center"/>
              <w:rPr>
                <w:color w:val="000000"/>
                <w:sz w:val="20"/>
                <w:szCs w:val="20"/>
              </w:rPr>
            </w:pPr>
            <w:r w:rsidRPr="00AA40C1">
              <w:rPr>
                <w:color w:val="000000"/>
                <w:sz w:val="20"/>
                <w:szCs w:val="20"/>
              </w:rPr>
              <w:t>0 (0-2.7)</w:t>
            </w:r>
          </w:p>
        </w:tc>
      </w:tr>
      <w:tr w:rsidR="009E4232" w:rsidRPr="00AA40C1" w14:paraId="5266979C" w14:textId="77777777" w:rsidTr="00C4006C">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C4006C">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5A075C1E" w14:textId="77777777" w:rsidTr="00C4006C">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C4006C">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C4006C">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C4006C">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C4006C">
            <w:pPr>
              <w:jc w:val="center"/>
              <w:rPr>
                <w:color w:val="000000"/>
                <w:sz w:val="20"/>
                <w:szCs w:val="20"/>
              </w:rPr>
            </w:pPr>
            <w:r w:rsidRPr="00AA40C1">
              <w:rPr>
                <w:color w:val="000000"/>
                <w:sz w:val="20"/>
                <w:szCs w:val="20"/>
              </w:rPr>
              <w:t>0 (0-3.7)</w:t>
            </w:r>
          </w:p>
        </w:tc>
      </w:tr>
      <w:tr w:rsidR="009E4232" w:rsidRPr="00AA40C1" w14:paraId="682D33D1" w14:textId="77777777" w:rsidTr="00C4006C">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C4006C">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0C874CD4" w14:textId="77777777" w:rsidTr="00C4006C">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C4006C">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C4006C">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C4006C">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C4006C">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C4006C">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C4006C">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C4006C">
            <w:pPr>
              <w:jc w:val="center"/>
              <w:rPr>
                <w:color w:val="000000"/>
                <w:sz w:val="20"/>
                <w:szCs w:val="20"/>
              </w:rPr>
            </w:pPr>
            <w:r w:rsidRPr="00AA40C1">
              <w:rPr>
                <w:color w:val="000000"/>
                <w:sz w:val="20"/>
                <w:szCs w:val="20"/>
              </w:rPr>
              <w:t>1.3 (0-4.8)</w:t>
            </w:r>
          </w:p>
        </w:tc>
      </w:tr>
      <w:tr w:rsidR="009E4232" w:rsidRPr="00AA40C1" w14:paraId="50E73C87" w14:textId="77777777" w:rsidTr="00C4006C">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C4006C">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77C0B081" w14:textId="77777777" w:rsidTr="00C4006C">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C4006C">
            <w:pPr>
              <w:jc w:val="center"/>
              <w:rPr>
                <w:color w:val="000000"/>
                <w:sz w:val="20"/>
                <w:szCs w:val="20"/>
              </w:rPr>
            </w:pPr>
            <w:r w:rsidRPr="00AA40C1">
              <w:rPr>
                <w:color w:val="000000"/>
                <w:sz w:val="20"/>
                <w:szCs w:val="20"/>
              </w:rPr>
              <w:t>0 (0-1.1)</w:t>
            </w:r>
          </w:p>
        </w:tc>
      </w:tr>
      <w:tr w:rsidR="009E4232" w:rsidRPr="00AA40C1" w14:paraId="587D29EA" w14:textId="77777777" w:rsidTr="00C4006C">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526E7032" w14:textId="77777777" w:rsidTr="00C4006C">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C4006C">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67E915D" w14:textId="77777777" w:rsidTr="00C4006C">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C4006C">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C4006C">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C4006C">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C4006C">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C4006C">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C4006C">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C4006C">
            <w:pPr>
              <w:jc w:val="center"/>
              <w:rPr>
                <w:color w:val="000000"/>
                <w:sz w:val="20"/>
                <w:szCs w:val="20"/>
              </w:rPr>
            </w:pPr>
            <w:r w:rsidRPr="00AA40C1">
              <w:rPr>
                <w:color w:val="000000"/>
                <w:sz w:val="20"/>
                <w:szCs w:val="20"/>
              </w:rPr>
              <w:t>0.9 (0-4.3)</w:t>
            </w:r>
          </w:p>
        </w:tc>
      </w:tr>
      <w:tr w:rsidR="009E4232" w:rsidRPr="00AA40C1" w14:paraId="2AC07878" w14:textId="77777777" w:rsidTr="00C4006C">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18144E6D" w14:textId="77777777" w:rsidTr="00C4006C">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C4006C">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C4006C">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C4006C">
            <w:pPr>
              <w:jc w:val="center"/>
              <w:rPr>
                <w:color w:val="000000"/>
                <w:sz w:val="20"/>
                <w:szCs w:val="20"/>
              </w:rPr>
            </w:pPr>
            <w:r w:rsidRPr="00AA40C1">
              <w:rPr>
                <w:color w:val="000000"/>
                <w:sz w:val="20"/>
                <w:szCs w:val="20"/>
              </w:rPr>
              <w:t>0 (0-2.6)</w:t>
            </w:r>
          </w:p>
        </w:tc>
      </w:tr>
      <w:tr w:rsidR="009E4232" w:rsidRPr="00AA40C1" w14:paraId="17CD3B5B" w14:textId="77777777" w:rsidTr="00C4006C">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C4006C">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47D0824A" w14:textId="77777777" w:rsidTr="00C4006C">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31F6BBF9" w14:textId="77777777" w:rsidTr="00C4006C">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517DED88" w14:textId="77777777" w:rsidTr="00C4006C">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4216E6DC" w14:textId="77777777" w:rsidTr="00C4006C">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C4006C">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C4006C">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C4006C">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C4006C">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C4006C">
            <w:pPr>
              <w:jc w:val="center"/>
              <w:rPr>
                <w:color w:val="000000"/>
                <w:sz w:val="20"/>
                <w:szCs w:val="20"/>
              </w:rPr>
            </w:pPr>
            <w:r w:rsidRPr="00AA40C1">
              <w:rPr>
                <w:color w:val="000000"/>
                <w:sz w:val="20"/>
                <w:szCs w:val="20"/>
              </w:rPr>
              <w:t>0.4 (0-7.3)</w:t>
            </w:r>
          </w:p>
        </w:tc>
      </w:tr>
      <w:tr w:rsidR="009E4232" w:rsidRPr="00AA40C1" w14:paraId="63A62F13" w14:textId="77777777" w:rsidTr="00C4006C">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C4006C">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C4006C">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C4006C">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C4006C">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C4006C">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C4006C">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C4006C">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C4006C">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C4006C">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C4006C">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C4006C">
            <w:pPr>
              <w:jc w:val="center"/>
              <w:rPr>
                <w:color w:val="000000"/>
                <w:sz w:val="20"/>
                <w:szCs w:val="20"/>
              </w:rPr>
            </w:pPr>
            <w:r w:rsidRPr="00AA40C1">
              <w:rPr>
                <w:color w:val="000000"/>
                <w:sz w:val="20"/>
                <w:szCs w:val="20"/>
              </w:rPr>
              <w:t>3.4 (0-6.1)</w:t>
            </w:r>
          </w:p>
        </w:tc>
      </w:tr>
      <w:tr w:rsidR="009E4232" w:rsidRPr="00AA40C1" w14:paraId="780FE1BA" w14:textId="77777777" w:rsidTr="00C4006C">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C4006C">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C4006C">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C4006C">
            <w:pPr>
              <w:jc w:val="center"/>
              <w:rPr>
                <w:color w:val="000000"/>
                <w:sz w:val="20"/>
                <w:szCs w:val="20"/>
              </w:rPr>
            </w:pPr>
            <w:r w:rsidRPr="00AA40C1">
              <w:rPr>
                <w:color w:val="000000"/>
                <w:sz w:val="20"/>
                <w:szCs w:val="20"/>
              </w:rPr>
              <w:t>0 (0-4.8)</w:t>
            </w:r>
          </w:p>
        </w:tc>
      </w:tr>
      <w:tr w:rsidR="009E4232" w:rsidRPr="00AA40C1" w14:paraId="13BC07A8" w14:textId="77777777" w:rsidTr="00C4006C">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C4006C">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C4006C">
            <w:pPr>
              <w:jc w:val="center"/>
              <w:rPr>
                <w:color w:val="000000"/>
                <w:sz w:val="20"/>
                <w:szCs w:val="20"/>
              </w:rPr>
            </w:pPr>
            <w:r w:rsidRPr="00AA40C1">
              <w:rPr>
                <w:color w:val="000000"/>
                <w:sz w:val="20"/>
                <w:szCs w:val="20"/>
              </w:rPr>
              <w:t>0 (0-1.6)</w:t>
            </w:r>
          </w:p>
        </w:tc>
      </w:tr>
      <w:tr w:rsidR="009E4232" w:rsidRPr="00AA40C1" w14:paraId="4DA69039" w14:textId="77777777" w:rsidTr="00C4006C">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C4006C">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C4006C">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C4006C">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C4006C">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C4006C">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C4006C">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C4006C">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C4006C">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C4006C">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C4006C">
            <w:pPr>
              <w:jc w:val="center"/>
              <w:rPr>
                <w:color w:val="000000"/>
                <w:sz w:val="20"/>
                <w:szCs w:val="20"/>
              </w:rPr>
            </w:pPr>
            <w:r w:rsidRPr="00AA40C1">
              <w:rPr>
                <w:color w:val="000000"/>
                <w:sz w:val="20"/>
                <w:szCs w:val="20"/>
              </w:rPr>
              <w:t>0.9 (0-20.2)</w:t>
            </w:r>
          </w:p>
        </w:tc>
      </w:tr>
      <w:tr w:rsidR="009E4232" w:rsidRPr="00AA40C1" w14:paraId="11EBC9A3" w14:textId="77777777" w:rsidTr="00C4006C">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C4006C">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C4006C">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C4006C">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C4006C">
            <w:pPr>
              <w:jc w:val="center"/>
              <w:rPr>
                <w:color w:val="000000"/>
                <w:sz w:val="20"/>
                <w:szCs w:val="20"/>
              </w:rPr>
            </w:pPr>
            <w:r w:rsidRPr="00AA40C1">
              <w:rPr>
                <w:color w:val="000000"/>
                <w:sz w:val="20"/>
                <w:szCs w:val="20"/>
              </w:rPr>
              <w:t>0 (0-3.5)</w:t>
            </w:r>
          </w:p>
        </w:tc>
      </w:tr>
      <w:tr w:rsidR="009E4232" w:rsidRPr="00AA40C1" w14:paraId="5C8C12D1" w14:textId="77777777" w:rsidTr="00C4006C">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C4006C">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C4006C">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C4006C">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C4006C">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C4006C">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C4006C">
            <w:pPr>
              <w:jc w:val="center"/>
              <w:rPr>
                <w:color w:val="000000"/>
                <w:sz w:val="20"/>
                <w:szCs w:val="20"/>
              </w:rPr>
            </w:pPr>
            <w:r w:rsidRPr="00AA40C1">
              <w:rPr>
                <w:color w:val="000000"/>
                <w:sz w:val="20"/>
                <w:szCs w:val="20"/>
              </w:rPr>
              <w:t>0.8 (0-4.3)</w:t>
            </w:r>
          </w:p>
        </w:tc>
      </w:tr>
      <w:tr w:rsidR="009E4232" w:rsidRPr="00AA40C1" w14:paraId="3E30467E" w14:textId="77777777" w:rsidTr="00C4006C">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C4006C">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C4006C">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C4006C">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C4006C">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C4006C">
            <w:pPr>
              <w:jc w:val="center"/>
              <w:rPr>
                <w:color w:val="000000"/>
                <w:sz w:val="20"/>
                <w:szCs w:val="20"/>
              </w:rPr>
            </w:pPr>
            <w:r w:rsidRPr="00AA40C1">
              <w:rPr>
                <w:color w:val="000000"/>
                <w:sz w:val="20"/>
                <w:szCs w:val="20"/>
              </w:rPr>
              <w:t>0 (0-2.4)</w:t>
            </w:r>
          </w:p>
        </w:tc>
      </w:tr>
      <w:tr w:rsidR="009E4232" w:rsidRPr="00AA40C1" w14:paraId="3462D674" w14:textId="77777777" w:rsidTr="00C4006C">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C4006C">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C4006C">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C4006C">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C4006C">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C4006C">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C4006C">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C4006C">
            <w:pPr>
              <w:jc w:val="center"/>
              <w:rPr>
                <w:color w:val="000000"/>
                <w:sz w:val="20"/>
                <w:szCs w:val="20"/>
              </w:rPr>
            </w:pPr>
            <w:r w:rsidRPr="00AA40C1">
              <w:rPr>
                <w:color w:val="000000"/>
                <w:sz w:val="20"/>
                <w:szCs w:val="20"/>
              </w:rPr>
              <w:t>0 (0-2)</w:t>
            </w:r>
          </w:p>
        </w:tc>
      </w:tr>
      <w:tr w:rsidR="009E4232" w:rsidRPr="00AA40C1" w14:paraId="2EE9C7A2" w14:textId="77777777" w:rsidTr="00C4006C">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C4006C">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1DCD9B8E" w14:textId="77777777" w:rsidTr="00C4006C">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C4006C">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A5304CA" w14:textId="77777777" w:rsidTr="00C4006C">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C4006C">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C4006C">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C4006C">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C4006C">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C4006C">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C4006C">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C4006C">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C4006C">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62" w:name="_Toc174382627"/>
      <w:r w:rsidRPr="0041351C">
        <w:lastRenderedPageBreak/>
        <w:t xml:space="preserve">CHAPTER </w:t>
      </w:r>
      <w:r>
        <w:t>6</w:t>
      </w:r>
      <w:r w:rsidRPr="0041351C">
        <w:t xml:space="preserve">: </w:t>
      </w:r>
      <w:r w:rsidR="00180E9A" w:rsidRPr="00180E9A">
        <w:rPr>
          <w:caps/>
        </w:rPr>
        <w:t>Summary, future direc</w:t>
      </w:r>
      <w:bookmarkStart w:id="163" w:name="chap6conc"/>
      <w:bookmarkEnd w:id="163"/>
      <w:r w:rsidR="00180E9A" w:rsidRPr="00180E9A">
        <w:rPr>
          <w:caps/>
        </w:rPr>
        <w:t>tions, general conclusions and overall significance</w:t>
      </w:r>
      <w:bookmarkEnd w:id="162"/>
    </w:p>
    <w:p w14:paraId="6BCE69F1" w14:textId="775D17A1" w:rsidR="0084410D" w:rsidRPr="004D1766" w:rsidRDefault="0084410D" w:rsidP="0084410D">
      <w:pPr>
        <w:pStyle w:val="ChapSub"/>
        <w:rPr>
          <w:rStyle w:val="Emphasis"/>
          <w:b w:val="0"/>
          <w:bCs/>
          <w:i w:val="0"/>
          <w:iCs w:val="0"/>
          <w:color w:val="0E101A"/>
        </w:rPr>
      </w:pPr>
      <w:bookmarkStart w:id="164" w:name="_Toc174382628"/>
      <w:commentRangeStart w:id="165"/>
      <w:r>
        <w:rPr>
          <w:rStyle w:val="Emphasis"/>
          <w:bCs/>
          <w:i w:val="0"/>
          <w:iCs w:val="0"/>
          <w:color w:val="0E101A"/>
        </w:rPr>
        <w:t xml:space="preserve">6.1 </w:t>
      </w:r>
      <w:r w:rsidR="00180E9A">
        <w:rPr>
          <w:rStyle w:val="Emphasis"/>
          <w:bCs/>
          <w:i w:val="0"/>
          <w:iCs w:val="0"/>
          <w:color w:val="0E101A"/>
        </w:rPr>
        <w:t>Summary</w:t>
      </w:r>
      <w:bookmarkEnd w:id="164"/>
      <w:commentRangeEnd w:id="165"/>
      <w:r w:rsidR="00F20193">
        <w:rPr>
          <w:rStyle w:val="CommentReference"/>
          <w:rFonts w:asciiTheme="minorHAnsi" w:eastAsiaTheme="minorEastAsia" w:hAnsiTheme="minorHAnsi" w:cstheme="minorBidi"/>
          <w:b w:val="0"/>
        </w:rPr>
        <w:commentReference w:id="165"/>
      </w:r>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commentRangeStart w:id="166"/>
      <w:r w:rsidRPr="00180E9A">
        <w:rPr>
          <w:rFonts w:eastAsiaTheme="minorHAnsi"/>
          <w:kern w:val="2"/>
          <w14:ligatures w14:val="standardContextual"/>
        </w:rPr>
        <w:t>Chapter 1 o</w:t>
      </w:r>
      <w:commentRangeEnd w:id="166"/>
      <w:r w:rsidR="004C2920">
        <w:rPr>
          <w:rStyle w:val="CommentReference"/>
          <w:rFonts w:asciiTheme="minorHAnsi" w:eastAsiaTheme="minorEastAsia" w:hAnsiTheme="minorHAnsi" w:cstheme="minorBidi"/>
        </w:rPr>
        <w:commentReference w:id="166"/>
      </w:r>
      <w:r w:rsidRPr="00180E9A">
        <w:rPr>
          <w:rFonts w:eastAsiaTheme="minorHAnsi"/>
          <w:kern w:val="2"/>
          <w14:ligatures w14:val="standardContextual"/>
        </w:rPr>
        <w:t xml:space="preserve">f this dissertation described the findings of an observational study of organic dairies which was undertaken to identify differences in udder health outcomes between </w:t>
      </w:r>
      <w:commentRangeStart w:id="167"/>
      <w:r w:rsidRPr="00180E9A">
        <w:rPr>
          <w:rFonts w:eastAsiaTheme="minorHAnsi"/>
          <w:kern w:val="2"/>
          <w14:ligatures w14:val="standardContextual"/>
        </w:rPr>
        <w:t>herds</w:t>
      </w:r>
      <w:commentRangeEnd w:id="167"/>
      <w:r w:rsidR="00C41C82">
        <w:rPr>
          <w:rStyle w:val="CommentReference"/>
          <w:rFonts w:asciiTheme="minorHAnsi" w:eastAsiaTheme="minorEastAsia" w:hAnsiTheme="minorHAnsi" w:cstheme="minorBidi"/>
        </w:rPr>
        <w:commentReference w:id="167"/>
      </w:r>
      <w:r w:rsidRPr="00180E9A">
        <w:rPr>
          <w:rFonts w:eastAsiaTheme="minorHAnsi"/>
          <w:kern w:val="2"/>
          <w14:ligatures w14:val="standardContextual"/>
        </w:rPr>
        <w:t xml:space="preserve">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37FD702A" w:rsidR="00180E9A" w:rsidRPr="00180E9A" w:rsidRDefault="00180E9A" w:rsidP="00180E9A">
      <w:pPr>
        <w:spacing w:after="160" w:line="480" w:lineRule="auto"/>
        <w:ind w:firstLine="720"/>
        <w:jc w:val="both"/>
      </w:pPr>
      <w:r w:rsidRPr="00180E9A">
        <w:rPr>
          <w:rFonts w:eastAsiaTheme="minorHAnsi"/>
          <w:kern w:val="2"/>
          <w14:ligatures w14:val="standardContextual"/>
        </w:rPr>
        <w:t>The diversity of bacterial species causing IMI on 10 organic farms in Vermont were then identified in a longitudinal study, for all types of pathogen</w:t>
      </w:r>
      <w:r w:rsidR="00F20193">
        <w:rPr>
          <w:rFonts w:eastAsiaTheme="minorHAnsi"/>
          <w:kern w:val="2"/>
          <w14:ligatures w14:val="standardContextual"/>
        </w:rPr>
        <w:t>s</w:t>
      </w:r>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w:t>
      </w:r>
      <w:commentRangeStart w:id="168"/>
      <w:r w:rsidRPr="00180E9A">
        <w:rPr>
          <w:rFonts w:eastAsiaTheme="minorHAnsi"/>
          <w:kern w:val="2"/>
          <w14:ligatures w14:val="standardContextual"/>
        </w:rPr>
        <w:t>(Table 6.1).</w:t>
      </w:r>
      <w:commentRangeEnd w:id="168"/>
      <w:r w:rsidR="00F20193">
        <w:rPr>
          <w:rStyle w:val="CommentReference"/>
          <w:rFonts w:asciiTheme="minorHAnsi" w:eastAsiaTheme="minorEastAsia" w:hAnsiTheme="minorHAnsi" w:cstheme="minorBidi"/>
        </w:rPr>
        <w:commentReference w:id="168"/>
      </w:r>
    </w:p>
    <w:p w14:paraId="2207E45A" w14:textId="5320D14D" w:rsidR="0084410D" w:rsidRDefault="0084410D" w:rsidP="0084410D">
      <w:pPr>
        <w:pStyle w:val="ChapSub"/>
        <w:rPr>
          <w:rStyle w:val="Emphasis"/>
          <w:bCs/>
          <w:i w:val="0"/>
          <w:iCs w:val="0"/>
          <w:color w:val="0E101A"/>
        </w:rPr>
      </w:pPr>
      <w:bookmarkStart w:id="169"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69"/>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w:t>
      </w:r>
      <w:commentRangeStart w:id="170"/>
      <w:r w:rsidRPr="002E4752">
        <w:rPr>
          <w:rFonts w:eastAsiaTheme="minorHAnsi"/>
          <w:kern w:val="2"/>
          <w14:ligatures w14:val="standardContextual"/>
        </w:rPr>
        <w:t>functional group may be associated with SCC category even though overall number was not</w:t>
      </w:r>
      <w:commentRangeEnd w:id="170"/>
      <w:r w:rsidR="00C41C82">
        <w:rPr>
          <w:rStyle w:val="CommentReference"/>
          <w:rFonts w:asciiTheme="minorHAnsi" w:eastAsiaTheme="minorEastAsia" w:hAnsiTheme="minorHAnsi" w:cstheme="minorBidi"/>
        </w:rPr>
        <w:commentReference w:id="170"/>
      </w:r>
      <w:r w:rsidRPr="002E4752">
        <w:rPr>
          <w:rFonts w:eastAsiaTheme="minorHAnsi"/>
          <w:kern w:val="2"/>
          <w14:ligatures w14:val="standardContextual"/>
        </w:rPr>
        <w: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1AD76E04"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4A727EBB"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w:t>
      </w:r>
      <w:r w:rsidR="00C41C82">
        <w:rPr>
          <w:rFonts w:eastAsiaTheme="minorHAnsi"/>
          <w:kern w:val="2"/>
          <w14:ligatures w14:val="standardContextual"/>
        </w:rPr>
        <w:t>s</w:t>
      </w:r>
      <w:r w:rsidRPr="00A339E8">
        <w:rPr>
          <w:rFonts w:eastAsiaTheme="minorHAnsi"/>
          <w:kern w:val="2"/>
          <w14:ligatures w14:val="standardContextual"/>
        </w:rPr>
        <w:t xml:space="preserve">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w:t>
      </w:r>
      <w:commentRangeStart w:id="171"/>
      <w:r w:rsidRPr="00A339E8">
        <w:rPr>
          <w:rFonts w:eastAsiaTheme="minorHAnsi"/>
          <w:kern w:val="2"/>
          <w14:ligatures w14:val="standardContextual"/>
        </w:rPr>
        <w:t>for the 10 positive isolates</w:t>
      </w:r>
      <w:commentRangeEnd w:id="171"/>
      <w:r w:rsidR="00C41C82">
        <w:rPr>
          <w:rStyle w:val="CommentReference"/>
          <w:rFonts w:asciiTheme="minorHAnsi" w:eastAsiaTheme="minorEastAsia" w:hAnsiTheme="minorHAnsi" w:cstheme="minorBidi"/>
        </w:rPr>
        <w:commentReference w:id="171"/>
      </w:r>
      <w:r w:rsidRPr="00A339E8">
        <w:rPr>
          <w:rFonts w:eastAsiaTheme="minorHAnsi"/>
          <w:kern w:val="2"/>
          <w14:ligatures w14:val="standardContextual"/>
        </w:rPr>
        <w:t xml:space="preserve"> in the current study found that 4 were negative for plasmid carriage (using Plasmid Finder from the Center for Genomic Epidemiology, Technical University of Denmark, </w:t>
      </w:r>
      <w:hyperlink r:id="rId36"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w:t>
      </w:r>
      <w:commentRangeStart w:id="172"/>
      <w:r w:rsidRPr="007B52DC">
        <w:rPr>
          <w:rFonts w:eastAsiaTheme="minorHAnsi"/>
          <w:kern w:val="2"/>
          <w14:ligatures w14:val="standardContextual"/>
        </w:rPr>
        <w:t xml:space="preserve">These results highlight the importance of contributing to publicly-available databases in order to improve our ability to better understand the diversity of this common mastitis pathogen. </w:t>
      </w:r>
      <w:commentRangeEnd w:id="172"/>
      <w:r w:rsidR="00C41C82">
        <w:rPr>
          <w:rStyle w:val="CommentReference"/>
          <w:rFonts w:asciiTheme="minorHAnsi" w:eastAsiaTheme="minorEastAsia" w:hAnsiTheme="minorHAnsi" w:cstheme="minorBidi"/>
        </w:rPr>
        <w:commentReference w:id="172"/>
      </w:r>
      <w:r w:rsidRPr="007B52DC">
        <w:rPr>
          <w:rFonts w:eastAsiaTheme="minorHAnsi"/>
          <w:kern w:val="2"/>
          <w14:ligatures w14:val="standardContextual"/>
        </w:rPr>
        <w:t xml:space="preserve">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w:t>
      </w:r>
      <w:commentRangeStart w:id="173"/>
      <w:r w:rsidRPr="007B52DC">
        <w:rPr>
          <w:rFonts w:eastAsiaTheme="minorHAnsi"/>
          <w:kern w:val="2"/>
          <w14:ligatures w14:val="standardContextual"/>
        </w:rPr>
        <w:t xml:space="preserve">identified in isolates from Vermont </w:t>
      </w:r>
      <w:commentRangeEnd w:id="173"/>
      <w:r w:rsidR="00C41C82">
        <w:rPr>
          <w:rStyle w:val="CommentReference"/>
          <w:rFonts w:asciiTheme="minorHAnsi" w:eastAsiaTheme="minorEastAsia" w:hAnsiTheme="minorHAnsi" w:cstheme="minorBidi"/>
        </w:rPr>
        <w:commentReference w:id="173"/>
      </w:r>
      <w:r w:rsidRPr="007B52DC">
        <w:rPr>
          <w:rFonts w:eastAsiaTheme="minorHAnsi"/>
          <w:kern w:val="2"/>
          <w14:ligatures w14:val="standardContextual"/>
        </w:rPr>
        <w:t xml:space="preserve">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w:t>
      </w:r>
      <w:commentRangeStart w:id="174"/>
      <w:r w:rsidRPr="007B52DC">
        <w:rPr>
          <w:rFonts w:eastAsiaTheme="minorHAnsi"/>
          <w:kern w:val="2"/>
          <w14:ligatures w14:val="standardContextual"/>
        </w:rPr>
        <w:t>MALDI-TOF</w:t>
      </w:r>
      <w:commentRangeEnd w:id="174"/>
      <w:r w:rsidR="00DE4F76">
        <w:rPr>
          <w:rStyle w:val="CommentReference"/>
          <w:rFonts w:asciiTheme="minorHAnsi" w:eastAsiaTheme="minorEastAsia" w:hAnsiTheme="minorHAnsi" w:cstheme="minorBidi"/>
        </w:rPr>
        <w:commentReference w:id="174"/>
      </w:r>
      <w:r w:rsidRPr="007B52DC">
        <w:rPr>
          <w:rFonts w:eastAsiaTheme="minorHAnsi"/>
          <w:kern w:val="2"/>
          <w14:ligatures w14:val="standardContextual"/>
        </w:rPr>
        <w:t xml:space="preserve">.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t>
      </w:r>
      <w:commentRangeStart w:id="175"/>
      <w:r w:rsidRPr="007B52DC">
        <w:rPr>
          <w:rFonts w:eastAsiaTheme="minorHAnsi"/>
          <w:kern w:val="2"/>
          <w14:ligatures w14:val="standardContextual"/>
        </w:rPr>
        <w:t xml:space="preserve">If so, </w:t>
      </w:r>
      <w:commentRangeEnd w:id="175"/>
      <w:r w:rsidR="00DE4F76">
        <w:rPr>
          <w:rStyle w:val="CommentReference"/>
          <w:rFonts w:asciiTheme="minorHAnsi" w:eastAsiaTheme="minorEastAsia" w:hAnsiTheme="minorHAnsi" w:cstheme="minorBidi"/>
        </w:rPr>
        <w:commentReference w:id="175"/>
      </w:r>
      <w:r w:rsidRPr="007B52DC">
        <w:rPr>
          <w:rFonts w:eastAsiaTheme="minorHAnsi"/>
          <w:kern w:val="2"/>
          <w14:ligatures w14:val="standardContextual"/>
        </w:rPr>
        <w:t xml:space="preserve">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w:t>
      </w:r>
      <w:commentRangeStart w:id="176"/>
      <w:r w:rsidRPr="007B52DC">
        <w:rPr>
          <w:rFonts w:eastAsiaTheme="minorHAnsi"/>
          <w:kern w:val="2"/>
          <w14:ligatures w14:val="standardContextual"/>
        </w:rPr>
        <w:t>Future studies with larger isolate collections collected from a greater number of farms</w:t>
      </w:r>
      <w:commentRangeEnd w:id="176"/>
      <w:r w:rsidR="00DE4F76">
        <w:rPr>
          <w:rStyle w:val="CommentReference"/>
          <w:rFonts w:asciiTheme="minorHAnsi" w:eastAsiaTheme="minorEastAsia" w:hAnsiTheme="minorHAnsi" w:cstheme="minorBidi"/>
        </w:rPr>
        <w:commentReference w:id="176"/>
      </w:r>
      <w:r w:rsidRPr="007B52DC">
        <w:rPr>
          <w:rFonts w:eastAsiaTheme="minorHAnsi"/>
          <w:kern w:val="2"/>
          <w14:ligatures w14:val="standardContextual"/>
        </w:rPr>
        <w:t xml:space="preserve">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1FF74A20"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w:t>
      </w:r>
      <w:r w:rsidR="00DE4F76">
        <w:rPr>
          <w:rFonts w:eastAsiaTheme="minorHAnsi"/>
          <w:kern w:val="2"/>
          <w14:ligatures w14:val="standardContextual"/>
        </w:rPr>
        <w:t xml:space="preserve">are </w:t>
      </w:r>
      <w:r w:rsidRPr="00A605AF">
        <w:rPr>
          <w:rFonts w:eastAsiaTheme="minorHAnsi"/>
          <w:kern w:val="2"/>
          <w14:ligatures w14:val="standardContextual"/>
        </w:rPr>
        <w:t>maintain</w:t>
      </w:r>
      <w:r w:rsidR="00DE4F76">
        <w:rPr>
          <w:rFonts w:eastAsiaTheme="minorHAnsi"/>
          <w:kern w:val="2"/>
          <w14:ligatures w14:val="standardContextual"/>
        </w:rPr>
        <w:t>ed</w:t>
      </w:r>
      <w:r w:rsidRPr="00A605AF">
        <w:rPr>
          <w:rFonts w:eastAsiaTheme="minorHAnsi"/>
          <w:kern w:val="2"/>
          <w14:ligatures w14:val="standardContextual"/>
        </w:rPr>
        <w:t xml:space="preserve">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77"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77"/>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w:t>
      </w:r>
      <w:commentRangeStart w:id="178"/>
      <w:r w:rsidRPr="00D66183">
        <w:rPr>
          <w:rFonts w:eastAsiaTheme="minorHAnsi"/>
          <w:kern w:val="2"/>
          <w14:ligatures w14:val="standardContextual"/>
        </w:rPr>
        <w:t>and are not “minor” mastitis pathogens as some have previously described them</w:t>
      </w:r>
      <w:commentRangeEnd w:id="178"/>
      <w:r w:rsidR="00CD7146">
        <w:rPr>
          <w:rStyle w:val="CommentReference"/>
          <w:rFonts w:asciiTheme="minorHAnsi" w:eastAsiaTheme="minorEastAsia" w:hAnsiTheme="minorHAnsi" w:cstheme="minorBidi"/>
        </w:rPr>
        <w:commentReference w:id="178"/>
      </w:r>
      <w:r w:rsidRPr="00D66183">
        <w:rPr>
          <w:rFonts w:eastAsiaTheme="minorHAnsi"/>
          <w:kern w:val="2"/>
          <w14:ligatures w14:val="standardContextual"/>
        </w:rPr>
        <w:t xml:space="preserve">.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w:t>
      </w:r>
      <w:commentRangeStart w:id="179"/>
      <w:r w:rsidRPr="00D66183">
        <w:rPr>
          <w:rFonts w:eastAsiaTheme="minorHAnsi"/>
          <w:kern w:val="2"/>
          <w14:ligatures w14:val="standardContextual"/>
        </w:rPr>
        <w:t xml:space="preserve">contagious manner </w:t>
      </w:r>
      <w:commentRangeEnd w:id="179"/>
      <w:r w:rsidR="00CD7146">
        <w:rPr>
          <w:rStyle w:val="CommentReference"/>
          <w:rFonts w:asciiTheme="minorHAnsi" w:eastAsiaTheme="minorEastAsia" w:hAnsiTheme="minorHAnsi" w:cstheme="minorBidi"/>
        </w:rPr>
        <w:commentReference w:id="179"/>
      </w:r>
      <w:r w:rsidRPr="00D66183">
        <w:rPr>
          <w:rFonts w:eastAsiaTheme="minorHAnsi"/>
          <w:kern w:val="2"/>
          <w14:ligatures w14:val="standardContextual"/>
        </w:rPr>
        <w:t xml:space="preserve">within a herd, as the same RAPD type was found causing IMI in multiple animals on a farm, and particular strains as identified by MLST appear to be dominant at different farms. </w:t>
      </w:r>
    </w:p>
    <w:p w14:paraId="37F78D28" w14:textId="00AFA70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w:t>
      </w:r>
      <w:commentRangeStart w:id="180"/>
      <w:r w:rsidRPr="00D66183">
        <w:rPr>
          <w:rFonts w:eastAsiaTheme="minorHAnsi"/>
          <w:kern w:val="2"/>
          <w14:ligatures w14:val="standardContextual"/>
        </w:rPr>
        <w:t xml:space="preserve">epidemiology of mastitis pathogens leads </w:t>
      </w:r>
      <w:commentRangeEnd w:id="180"/>
      <w:r w:rsidR="00CD7146">
        <w:rPr>
          <w:rStyle w:val="CommentReference"/>
          <w:rFonts w:asciiTheme="minorHAnsi" w:eastAsiaTheme="minorEastAsia" w:hAnsiTheme="minorHAnsi" w:cstheme="minorBidi"/>
        </w:rPr>
        <w:commentReference w:id="180"/>
      </w:r>
      <w:commentRangeStart w:id="181"/>
      <w:r w:rsidRPr="00D66183">
        <w:rPr>
          <w:rFonts w:eastAsiaTheme="minorHAnsi"/>
          <w:kern w:val="2"/>
          <w14:ligatures w14:val="standardContextual"/>
        </w:rPr>
        <w:t>to more effective measures which prevent or limit transmission of IMI.</w:t>
      </w:r>
      <w:commentRangeEnd w:id="181"/>
      <w:r w:rsidR="00A616D3">
        <w:rPr>
          <w:rStyle w:val="CommentReference"/>
          <w:rFonts w:asciiTheme="minorHAnsi" w:eastAsiaTheme="minorEastAsia" w:hAnsiTheme="minorHAnsi" w:cstheme="minorBidi"/>
        </w:rPr>
        <w:commentReference w:id="181"/>
      </w:r>
      <w:r w:rsidRPr="00D66183">
        <w:rPr>
          <w:rFonts w:eastAsiaTheme="minorHAnsi"/>
          <w:kern w:val="2"/>
          <w14:ligatures w14:val="standardContextual"/>
        </w:rPr>
        <w:t xml:space="preserve"> Mitigating the effect of mastitis caused by staphylococci through more effective, targeted prevention and control measures helps dairy </w:t>
      </w:r>
      <w:r w:rsidRPr="00D66183">
        <w:rPr>
          <w:rFonts w:eastAsiaTheme="minorHAnsi"/>
          <w:kern w:val="2"/>
          <w14:ligatures w14:val="standardContextual"/>
        </w:rPr>
        <w:lastRenderedPageBreak/>
        <w:t>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82" w:name="_Toc174382631"/>
      <w:commentRangeStart w:id="183"/>
      <w:r>
        <w:rPr>
          <w:rStyle w:val="Emphasis"/>
          <w:bCs/>
          <w:i w:val="0"/>
          <w:iCs w:val="0"/>
          <w:color w:val="0E101A"/>
        </w:rPr>
        <w:lastRenderedPageBreak/>
        <w:t>6.4 Tables</w:t>
      </w:r>
      <w:bookmarkEnd w:id="182"/>
      <w:commentRangeEnd w:id="183"/>
      <w:r w:rsidR="00F20193">
        <w:rPr>
          <w:rStyle w:val="CommentReference"/>
          <w:rFonts w:asciiTheme="minorHAnsi" w:eastAsiaTheme="minorEastAsia" w:hAnsiTheme="minorHAnsi" w:cstheme="minorBidi"/>
          <w:b w:val="0"/>
        </w:rPr>
        <w:commentReference w:id="183"/>
      </w:r>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C4006C">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8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84"/>
            <w:r w:rsidRPr="00330F21">
              <w:rPr>
                <w:color w:val="000000"/>
                <w:sz w:val="24"/>
              </w:rPr>
              <w:t xml:space="preserve"> </w:t>
            </w:r>
          </w:p>
        </w:tc>
      </w:tr>
      <w:tr w:rsidR="00330F21" w:rsidRPr="00330F21" w14:paraId="31F33DAB" w14:textId="77777777" w:rsidTr="00C4006C">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C4006C">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85" w:name="_Toc174382632"/>
      <w:r>
        <w:rPr>
          <w:bCs/>
          <w:caps/>
        </w:rPr>
        <w:lastRenderedPageBreak/>
        <w:t>comprehensive bibliogrpahy</w:t>
      </w:r>
      <w:bookmarkEnd w:id="18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5" w:author="Sandra Godden" w:date="2024-08-18T16:12:00Z" w:initials="SG">
    <w:p w14:paraId="69B9BC87" w14:textId="5266DAFB" w:rsidR="00C41C82" w:rsidRDefault="00C41C82">
      <w:pPr>
        <w:pStyle w:val="CommentText"/>
      </w:pPr>
      <w:r>
        <w:rPr>
          <w:rStyle w:val="CommentReference"/>
        </w:rPr>
        <w:annotationRef/>
      </w:r>
      <w:r>
        <w:t>And presumably X # of quarters infected with something other than SaM?   I am assuming ‘healthy’ means NO growth of any kind?</w:t>
      </w:r>
    </w:p>
  </w:comment>
  <w:comment w:id="86" w:author="Sandra Godden" w:date="2024-08-18T16:13:00Z" w:initials="SG">
    <w:p w14:paraId="7A7C431E" w14:textId="0E09159D" w:rsidR="00C41C82" w:rsidRDefault="00C41C82">
      <w:pPr>
        <w:pStyle w:val="CommentText"/>
      </w:pPr>
      <w:r>
        <w:rPr>
          <w:rStyle w:val="CommentReference"/>
        </w:rPr>
        <w:annotationRef/>
      </w:r>
      <w:r>
        <w:t>Please go through entire chapter and italicize all bug names as appropriate</w:t>
      </w:r>
    </w:p>
  </w:comment>
  <w:comment w:id="93" w:author="Sandra Godden" w:date="2024-08-18T16:15:00Z" w:initials="SG">
    <w:p w14:paraId="6432AE37" w14:textId="77777777" w:rsidR="00C41C82" w:rsidRDefault="00C41C82">
      <w:pPr>
        <w:pStyle w:val="CommentText"/>
      </w:pPr>
      <w:r>
        <w:rPr>
          <w:rStyle w:val="CommentReference"/>
        </w:rPr>
        <w:annotationRef/>
      </w:r>
      <w:r>
        <w:t xml:space="preserve">Did you actually measure/prove this?  Or is this extrapolation? </w:t>
      </w:r>
    </w:p>
    <w:p w14:paraId="42707815" w14:textId="77777777" w:rsidR="00C41C82" w:rsidRDefault="00C41C82">
      <w:pPr>
        <w:pStyle w:val="CommentText"/>
      </w:pPr>
    </w:p>
    <w:p w14:paraId="31973BF8" w14:textId="638FC7A4" w:rsidR="00C41C82" w:rsidRDefault="00C41C82">
      <w:pPr>
        <w:pStyle w:val="CommentText"/>
      </w:pPr>
      <w:r>
        <w:t>If not actually ‘proven’, then perhaps consider rewording as something like “…of these intrammary pathogens has the potential to contribute to sizeable increases in bulk tank SCC”</w:t>
      </w:r>
    </w:p>
  </w:comment>
  <w:comment w:id="96" w:author="Sandra Godden" w:date="2024-08-18T16:22:00Z" w:initials="SG">
    <w:p w14:paraId="335CD527" w14:textId="0011B6E7" w:rsidR="00C41C82" w:rsidRDefault="00C41C82">
      <w:pPr>
        <w:pStyle w:val="CommentText"/>
      </w:pPr>
      <w:r>
        <w:rPr>
          <w:rStyle w:val="CommentReference"/>
        </w:rPr>
        <w:annotationRef/>
      </w:r>
      <w:r>
        <w:t>What about growth of other (non-SaM) pathogens?  I understand if they aren’t included in this chapter/thesis, but will you describe how many quarters were infected with other stuff?</w:t>
      </w:r>
    </w:p>
  </w:comment>
  <w:comment w:id="97" w:author="Sandra Godden" w:date="2024-08-18T16:25:00Z" w:initials="SG">
    <w:p w14:paraId="782CA271" w14:textId="75B63900" w:rsidR="00C41C82" w:rsidRDefault="00C41C82">
      <w:pPr>
        <w:pStyle w:val="CommentText"/>
      </w:pPr>
      <w:r>
        <w:rPr>
          <w:rStyle w:val="CommentReference"/>
        </w:rPr>
        <w:annotationRef/>
      </w:r>
      <w:r>
        <w:t>How many unique models were developed?</w:t>
      </w:r>
    </w:p>
  </w:comment>
  <w:comment w:id="98" w:author="Sandra Godden" w:date="2024-08-18T16:26:00Z" w:initials="SG">
    <w:p w14:paraId="20B6829F" w14:textId="72029066" w:rsidR="00C41C82" w:rsidRDefault="00C41C82">
      <w:pPr>
        <w:pStyle w:val="CommentText"/>
      </w:pPr>
      <w:r>
        <w:rPr>
          <w:rStyle w:val="CommentReference"/>
        </w:rPr>
        <w:annotationRef/>
      </w:r>
      <w:r>
        <w:t>I would expect parity to be hugely important in this model.  Was it tested?  Did it fall out?</w:t>
      </w:r>
    </w:p>
  </w:comment>
  <w:comment w:id="100" w:author="Sandra Godden" w:date="2024-08-18T16:28:00Z" w:initials="SG">
    <w:p w14:paraId="595EB21C" w14:textId="76CD9193" w:rsidR="00C41C82" w:rsidRDefault="00C41C82">
      <w:pPr>
        <w:pStyle w:val="CommentText"/>
      </w:pPr>
      <w:r>
        <w:t>If known, t</w:t>
      </w:r>
      <w:r>
        <w:rPr>
          <w:rStyle w:val="CommentReference"/>
        </w:rPr>
        <w:annotationRef/>
      </w:r>
      <w:r>
        <w:t>his might be a good place to report “X quarters had infection with other (non-SaM) IMI, but are not described in this study/manuscript).</w:t>
      </w:r>
    </w:p>
  </w:comment>
  <w:comment w:id="101" w:author="Sandra Godden" w:date="2024-08-18T16:31:00Z" w:initials="SG">
    <w:p w14:paraId="3D8EC8E9" w14:textId="29FAD7EF" w:rsidR="00C41C82" w:rsidRDefault="00C41C82">
      <w:pPr>
        <w:pStyle w:val="CommentText"/>
      </w:pPr>
      <w:r>
        <w:rPr>
          <w:rStyle w:val="CommentReference"/>
        </w:rPr>
        <w:annotationRef/>
      </w:r>
      <w:r>
        <w:t xml:space="preserve">You did not previously mention ‘parity’ in your model statement (I don’t think).  Please go back and add it in in your M&amp;M.  </w:t>
      </w:r>
    </w:p>
  </w:comment>
  <w:comment w:id="105" w:author="Sandra Godden" w:date="2024-08-18T16:39:00Z" w:initials="SG">
    <w:p w14:paraId="4D1BED5B" w14:textId="5C3CF55D" w:rsidR="00C41C82" w:rsidRDefault="00C41C82">
      <w:pPr>
        <w:pStyle w:val="CommentText"/>
      </w:pPr>
      <w:r>
        <w:rPr>
          <w:rStyle w:val="CommentReference"/>
        </w:rPr>
        <w:annotationRef/>
      </w:r>
      <w:r>
        <w:t>You didn’t study this question as relates to BT SCC.  Hence, this is conjecture.</w:t>
      </w:r>
    </w:p>
  </w:comment>
  <w:comment w:id="116" w:author="Sandra Godden" w:date="2024-08-18T16:41:00Z" w:initials="SG">
    <w:p w14:paraId="72A7A407" w14:textId="29476FBA" w:rsidR="00C41C82" w:rsidRDefault="00C41C82">
      <w:pPr>
        <w:pStyle w:val="CommentText"/>
      </w:pPr>
      <w:r>
        <w:rPr>
          <w:rStyle w:val="CommentReference"/>
        </w:rPr>
        <w:annotationRef/>
      </w:r>
      <w:r>
        <w:t>For the S. equorum box, it looks like you are missing the upper range bar???  Or is it = 0?  In figure 3.3, the image suggests the upper limit of range should be above 0 for this bug.</w:t>
      </w:r>
    </w:p>
  </w:comment>
  <w:comment w:id="142" w:author="Julie M. Smith (she/her)" w:date="2024-08-22T17:27:00Z" w:initials="JMS(">
    <w:p w14:paraId="4BB6CE78" w14:textId="0EB92765" w:rsidR="00B12C27" w:rsidRDefault="00B12C27">
      <w:pPr>
        <w:pStyle w:val="CommentText"/>
      </w:pPr>
      <w:r>
        <w:rPr>
          <w:rStyle w:val="CommentReference"/>
        </w:rPr>
        <w:annotationRef/>
      </w:r>
      <w:r>
        <w:t>If you mean small to midsize, don’t hyphenate here. If you mean small midsize farms, this is okay. How big are small or midsize farms?</w:t>
      </w:r>
    </w:p>
  </w:comment>
  <w:comment w:id="143" w:author="Sandra Godden" w:date="2024-08-18T16:45:00Z" w:initials="SG">
    <w:p w14:paraId="03760C94" w14:textId="077EF267" w:rsidR="00C41C82" w:rsidRDefault="00C41C82">
      <w:pPr>
        <w:pStyle w:val="CommentText"/>
      </w:pPr>
      <w:r>
        <w:rPr>
          <w:rStyle w:val="CommentReference"/>
        </w:rPr>
        <w:annotationRef/>
      </w:r>
      <w:r>
        <w:t>Italicize bug names throughout the chapter</w:t>
      </w:r>
    </w:p>
  </w:comment>
  <w:comment w:id="145" w:author="Sandra Godden" w:date="2024-08-18T16:48:00Z" w:initials="SG">
    <w:p w14:paraId="65E78754" w14:textId="5630881E" w:rsidR="00C41C82" w:rsidRDefault="00C41C82">
      <w:pPr>
        <w:pStyle w:val="CommentText"/>
      </w:pPr>
      <w:r>
        <w:rPr>
          <w:rStyle w:val="CommentReference"/>
        </w:rPr>
        <w:annotationRef/>
      </w:r>
      <w:r>
        <w:t>Do you have a hypothesis you’d like to state here?</w:t>
      </w:r>
    </w:p>
  </w:comment>
  <w:comment w:id="146" w:author="Sandra Godden" w:date="2024-08-18T16:48:00Z" w:initials="SG">
    <w:p w14:paraId="0D7AA01F" w14:textId="08FF96FE" w:rsidR="00C41C82" w:rsidRDefault="00C41C82">
      <w:pPr>
        <w:pStyle w:val="CommentText"/>
      </w:pPr>
      <w:r>
        <w:rPr>
          <w:rStyle w:val="CommentReference"/>
        </w:rPr>
        <w:annotationRef/>
      </w:r>
      <w:r>
        <w:t>Was there any attempt to match TS and BP herds?  E.g. on size, breed, year, season?</w:t>
      </w:r>
    </w:p>
  </w:comment>
  <w:comment w:id="147" w:author="Sandra Godden" w:date="2024-08-18T17:01:00Z" w:initials="SG">
    <w:p w14:paraId="17AF0254" w14:textId="72791B8F" w:rsidR="00C41C82" w:rsidRDefault="00C41C82">
      <w:pPr>
        <w:pStyle w:val="CommentText"/>
      </w:pPr>
      <w:r>
        <w:rPr>
          <w:rStyle w:val="CommentReference"/>
        </w:rPr>
        <w:annotationRef/>
      </w:r>
      <w:r>
        <w:t xml:space="preserve">I don’t see any M&amp;M describing an analysis comparing prevalence between TS and BP herds.  Wasn’t this your main objective?  Did you test these differences statistically?  If so, describe the model here. </w:t>
      </w:r>
    </w:p>
    <w:p w14:paraId="2B23257A" w14:textId="44290C4E" w:rsidR="00C41C82" w:rsidRDefault="00C41C82">
      <w:pPr>
        <w:pStyle w:val="CommentText"/>
      </w:pPr>
      <w:r>
        <w:br/>
        <w:t>Or did you just ‘describe’ these differences?  If so,…you still need to mention here that results were stratified to describe separately for TS and BP herds.</w:t>
      </w:r>
    </w:p>
  </w:comment>
  <w:comment w:id="148" w:author="Sandra Godden" w:date="2024-08-18T16:50:00Z" w:initials="SG">
    <w:p w14:paraId="26787F34" w14:textId="67F15E87" w:rsidR="00C41C82" w:rsidRDefault="00C41C82">
      <w:pPr>
        <w:pStyle w:val="CommentText"/>
      </w:pPr>
      <w:r>
        <w:rPr>
          <w:rStyle w:val="CommentReference"/>
        </w:rPr>
        <w:annotationRef/>
      </w:r>
      <w:r>
        <w:t xml:space="preserve">I’m not clear on how this was calculated.  Did you calculate the prevalence within each herd, and then take the average of that to report as the average prevalence for the 5 herds (e.g. the 5 TS herds)?  Or did you calculate the prevalence across all measures taken across the 5 herds?  The reason I ask is that if you did the calculation using the former vs the latter technique, you could end up with a different result (due to different herds being different sizes and perhaps larger herds contributing more/weighting your result than smaller herds).   </w:t>
      </w:r>
    </w:p>
  </w:comment>
  <w:comment w:id="149" w:author="Julie M. Smith (she/her)" w:date="2024-08-22T17:54:00Z" w:initials="JMS(">
    <w:p w14:paraId="4011329F" w14:textId="5DEDBCDB" w:rsidR="00193D23" w:rsidRDefault="00193D23">
      <w:pPr>
        <w:pStyle w:val="CommentText"/>
      </w:pPr>
      <w:r>
        <w:rPr>
          <w:rStyle w:val="CommentReference"/>
        </w:rPr>
        <w:annotationRef/>
      </w:r>
      <w:r>
        <w:t>I’m not sure why citations are needed here. (Obviously I am not familiar with these references.)</w:t>
      </w:r>
    </w:p>
  </w:comment>
  <w:comment w:id="150" w:author="Sandra Godden" w:date="2024-08-18T16:55:00Z" w:initials="SG">
    <w:p w14:paraId="1EDB8C35" w14:textId="6B1E71EF" w:rsidR="00C41C82" w:rsidRDefault="00C41C82">
      <w:pPr>
        <w:pStyle w:val="CommentText"/>
      </w:pPr>
      <w:r>
        <w:rPr>
          <w:rStyle w:val="CommentReference"/>
        </w:rPr>
        <w:annotationRef/>
      </w:r>
      <w:r>
        <w:t>534/1536 = 34.8% contamination rate.  Is this correct?  If so, this is pretty high, and may be of concern to reviewers.  Maybe you’ll discuss this later in the manuscript?</w:t>
      </w:r>
    </w:p>
  </w:comment>
  <w:comment w:id="151" w:author="Julie M. Smith (she/her)" w:date="2024-08-22T17:56:00Z" w:initials="JMS(">
    <w:p w14:paraId="145F5026" w14:textId="00EDE4AE" w:rsidR="00193D23" w:rsidRDefault="00193D23">
      <w:pPr>
        <w:pStyle w:val="CommentText"/>
      </w:pPr>
      <w:r>
        <w:rPr>
          <w:rStyle w:val="CommentReference"/>
        </w:rPr>
        <w:annotationRef/>
      </w:r>
      <w:r>
        <w:t>Does this number include replacement?</w:t>
      </w:r>
    </w:p>
  </w:comment>
  <w:comment w:id="152" w:author="Sandra Godden" w:date="2024-08-18T17:03:00Z" w:initials="SG">
    <w:p w14:paraId="04146C81" w14:textId="4C933424" w:rsidR="00C41C82" w:rsidRDefault="00C41C82">
      <w:pPr>
        <w:pStyle w:val="CommentText"/>
      </w:pPr>
      <w:r>
        <w:rPr>
          <w:rStyle w:val="CommentReference"/>
        </w:rPr>
        <w:annotationRef/>
      </w:r>
      <w:r>
        <w:t>I don’t see any results comparing TS versus BP herds?  Wasn’t that your main objective?</w:t>
      </w:r>
    </w:p>
  </w:comment>
  <w:comment w:id="154" w:author="Sandra Godden" w:date="2024-08-18T16:58:00Z" w:initials="SG">
    <w:p w14:paraId="5DCFA67E" w14:textId="60210E2E" w:rsidR="00C41C82" w:rsidRDefault="00C41C82">
      <w:pPr>
        <w:pStyle w:val="CommentText"/>
      </w:pPr>
      <w:r>
        <w:rPr>
          <w:rStyle w:val="CommentReference"/>
        </w:rPr>
        <w:annotationRef/>
      </w:r>
      <w:r>
        <w:t>For all bugs?  Or just NASM?  Please specify.</w:t>
      </w:r>
    </w:p>
  </w:comment>
  <w:comment w:id="155" w:author="Sandra Godden" w:date="2024-08-18T16:58:00Z" w:initials="SG">
    <w:p w14:paraId="57B4F95F" w14:textId="02F096E1" w:rsidR="00C41C82" w:rsidRDefault="00C41C82">
      <w:pPr>
        <w:pStyle w:val="CommentText"/>
      </w:pPr>
      <w:r>
        <w:rPr>
          <w:rStyle w:val="CommentReference"/>
        </w:rPr>
        <w:annotationRef/>
      </w:r>
      <w:r>
        <w:t>Higher?  It depends on which bug category you are describing – not clear.</w:t>
      </w:r>
    </w:p>
    <w:p w14:paraId="68A55E81" w14:textId="77777777" w:rsidR="00C41C82" w:rsidRDefault="00C41C82">
      <w:pPr>
        <w:pStyle w:val="CommentText"/>
      </w:pPr>
    </w:p>
    <w:p w14:paraId="7A941A8D" w14:textId="24443B58" w:rsidR="00C41C82" w:rsidRDefault="00C41C82">
      <w:pPr>
        <w:pStyle w:val="CommentText"/>
      </w:pPr>
    </w:p>
  </w:comment>
  <w:comment w:id="156" w:author="Julie M. Smith (she/her)" w:date="2024-08-22T18:04:00Z" w:initials="JMS(">
    <w:p w14:paraId="327E9D8B" w14:textId="764F25B5" w:rsidR="005123BF" w:rsidRDefault="005123BF">
      <w:pPr>
        <w:pStyle w:val="CommentText"/>
      </w:pPr>
      <w:r>
        <w:rPr>
          <w:rStyle w:val="CommentReference"/>
        </w:rPr>
        <w:annotationRef/>
      </w:r>
      <w:r>
        <w:t xml:space="preserve">Somehow the conclusion needs to tie in more strongly with the mastitis findings. </w:t>
      </w:r>
    </w:p>
  </w:comment>
  <w:comment w:id="161" w:author="Sandra Godden" w:date="2024-08-18T17:05:00Z" w:initials="SG">
    <w:p w14:paraId="0FB71E94" w14:textId="1CB5AA0F" w:rsidR="00C41C82" w:rsidRDefault="00C41C82">
      <w:pPr>
        <w:pStyle w:val="CommentText"/>
      </w:pPr>
      <w:r>
        <w:rPr>
          <w:rStyle w:val="CommentReference"/>
        </w:rPr>
        <w:annotationRef/>
      </w:r>
      <w:r>
        <w:t>This table is really hard to read.  Confusing.  Is there any way to reformat it so that people can follow it more easily?</w:t>
      </w:r>
    </w:p>
  </w:comment>
  <w:comment w:id="165" w:author="Sandra Godden" w:date="2024-08-18T17:31:00Z" w:initials="SG">
    <w:p w14:paraId="1A8CCF8B" w14:textId="2BEE8B70" w:rsidR="00C41C82" w:rsidRDefault="00C41C82">
      <w:pPr>
        <w:pStyle w:val="CommentText"/>
      </w:pPr>
      <w:r>
        <w:rPr>
          <w:rStyle w:val="CommentReference"/>
        </w:rPr>
        <w:annotationRef/>
      </w:r>
      <w:r>
        <w:t>I see no mention of chapter 2 in the first section (6.1) of this summary. See next comment below.</w:t>
      </w:r>
    </w:p>
  </w:comment>
  <w:comment w:id="166" w:author="Sandra Godden" w:date="2024-08-18T17:38:00Z" w:initials="SG">
    <w:p w14:paraId="3F2E25CB" w14:textId="525D6295" w:rsidR="00C41C82" w:rsidRDefault="00C41C82">
      <w:pPr>
        <w:pStyle w:val="CommentText"/>
      </w:pPr>
      <w:r>
        <w:rPr>
          <w:rStyle w:val="CommentReference"/>
        </w:rPr>
        <w:annotationRef/>
      </w:r>
      <w:r>
        <w:t>Wasn’t chapt 1 the lit review?  Do you mean this to say ‘chapt 2’?</w:t>
      </w:r>
    </w:p>
  </w:comment>
  <w:comment w:id="167" w:author="Julie M. Smith (she/her)" w:date="2024-08-22T16:42:00Z" w:initials="JMS(">
    <w:p w14:paraId="1F90DAB4" w14:textId="66F598D4" w:rsidR="00C41C82" w:rsidRDefault="00C41C82">
      <w:pPr>
        <w:pStyle w:val="CommentText"/>
      </w:pPr>
      <w:r>
        <w:rPr>
          <w:rStyle w:val="CommentReference"/>
        </w:rPr>
        <w:annotationRef/>
      </w:r>
      <w:r>
        <w:t>I think it would be good to indicate how many herds were involved in this project.</w:t>
      </w:r>
    </w:p>
  </w:comment>
  <w:comment w:id="168" w:author="Sandra Godden" w:date="2024-08-18T17:36:00Z" w:initials="SG">
    <w:p w14:paraId="5291C1A4" w14:textId="7816FDDD" w:rsidR="00C41C82" w:rsidRDefault="00C41C82">
      <w:pPr>
        <w:pStyle w:val="CommentText"/>
      </w:pPr>
      <w:r>
        <w:rPr>
          <w:rStyle w:val="CommentReference"/>
        </w:rPr>
        <w:annotationRef/>
      </w:r>
      <w:r>
        <w:t>New results should not be shown in this summary chapter.  This should have been included in Chapt. 4</w:t>
      </w:r>
    </w:p>
  </w:comment>
  <w:comment w:id="170" w:author="Julie M. Smith (she/her)" w:date="2024-08-22T16:44:00Z" w:initials="JMS(">
    <w:p w14:paraId="0697C8A5" w14:textId="027ED677" w:rsidR="00C41C82" w:rsidRDefault="00C41C82">
      <w:pPr>
        <w:pStyle w:val="CommentText"/>
      </w:pPr>
      <w:r>
        <w:rPr>
          <w:rStyle w:val="CommentReference"/>
        </w:rPr>
        <w:annotationRef/>
      </w:r>
      <w:r>
        <w:t>will this be done prior to submission?</w:t>
      </w:r>
    </w:p>
  </w:comment>
  <w:comment w:id="171" w:author="Julie M. Smith (she/her)" w:date="2024-08-22T16:49:00Z" w:initials="JMS(">
    <w:p w14:paraId="36C6CF45" w14:textId="0F0946EE" w:rsidR="00C41C82" w:rsidRDefault="00C41C82">
      <w:pPr>
        <w:pStyle w:val="CommentText"/>
      </w:pPr>
      <w:r>
        <w:rPr>
          <w:rStyle w:val="CommentReference"/>
        </w:rPr>
        <w:annotationRef/>
      </w:r>
      <w:r>
        <w:t>Have all 10 been tested for blaZ location? I’m not clear if you are discussing 4 out of 10 or 4 out of 4 tested.</w:t>
      </w:r>
    </w:p>
  </w:comment>
  <w:comment w:id="172" w:author="Julie M. Smith (she/her)" w:date="2024-08-22T16:51:00Z" w:initials="JMS(">
    <w:p w14:paraId="4798F50D" w14:textId="723D0C70" w:rsidR="00C41C82" w:rsidRDefault="00C41C82">
      <w:pPr>
        <w:pStyle w:val="CommentText"/>
      </w:pPr>
      <w:r>
        <w:rPr>
          <w:rStyle w:val="CommentReference"/>
        </w:rPr>
        <w:annotationRef/>
      </w:r>
      <w:r>
        <w:t>Agreed.</w:t>
      </w:r>
    </w:p>
  </w:comment>
  <w:comment w:id="173" w:author="Julie M. Smith (she/her)" w:date="2024-08-22T16:52:00Z" w:initials="JMS(">
    <w:p w14:paraId="28E32E8D" w14:textId="00E2E315" w:rsidR="00C41C82" w:rsidRDefault="00C41C82">
      <w:pPr>
        <w:pStyle w:val="CommentText"/>
      </w:pPr>
      <w:r>
        <w:rPr>
          <w:rStyle w:val="CommentReference"/>
        </w:rPr>
        <w:annotationRef/>
      </w:r>
      <w:r>
        <w:t xml:space="preserve">What else </w:t>
      </w:r>
      <w:r w:rsidR="00DE4F76">
        <w:t xml:space="preserve">about these isolates may account for differences between studies? </w:t>
      </w:r>
      <w:r>
        <w:t>Type of farm? Year of collection?</w:t>
      </w:r>
    </w:p>
  </w:comment>
  <w:comment w:id="174" w:author="Julie M. Smith (she/her)" w:date="2024-08-22T16:53:00Z" w:initials="JMS(">
    <w:p w14:paraId="3BB3A475" w14:textId="04F9D52C" w:rsidR="00DE4F76" w:rsidRDefault="00DE4F76">
      <w:pPr>
        <w:pStyle w:val="CommentText"/>
      </w:pPr>
      <w:r>
        <w:rPr>
          <w:rStyle w:val="CommentReference"/>
        </w:rPr>
        <w:annotationRef/>
      </w:r>
      <w:r>
        <w:t>I am curious about the reliability of MALDI-TOF overall. How is it calibrated?</w:t>
      </w:r>
    </w:p>
  </w:comment>
  <w:comment w:id="175" w:author="Julie M. Smith (she/her)" w:date="2024-08-22T16:54:00Z" w:initials="JMS(">
    <w:p w14:paraId="43AEF715" w14:textId="207FAF92" w:rsidR="00DE4F76" w:rsidRDefault="00DE4F76">
      <w:pPr>
        <w:pStyle w:val="CommentText"/>
      </w:pPr>
      <w:r>
        <w:rPr>
          <w:rStyle w:val="CommentReference"/>
        </w:rPr>
        <w:annotationRef/>
      </w:r>
      <w:r>
        <w:t>I am not following the logic here. If MALDI-TOF fails to identify some Staph chromogenes it is still useful?</w:t>
      </w:r>
    </w:p>
  </w:comment>
  <w:comment w:id="176" w:author="Julie M. Smith (she/her)" w:date="2024-08-22T16:56:00Z" w:initials="JMS(">
    <w:p w14:paraId="648A0E57" w14:textId="39DDBBA2" w:rsidR="00DE4F76" w:rsidRDefault="00DE4F76">
      <w:pPr>
        <w:pStyle w:val="CommentText"/>
      </w:pPr>
      <w:r>
        <w:rPr>
          <w:rStyle w:val="CommentReference"/>
        </w:rPr>
        <w:annotationRef/>
      </w:r>
      <w:r>
        <w:t>Does QMPS bank samples?</w:t>
      </w:r>
      <w:r w:rsidR="00CD7146">
        <w:t xml:space="preserve"> Just thinking about ways to get more isolates. Of course, detailed info on farms and cows would be helpful, too.</w:t>
      </w:r>
    </w:p>
  </w:comment>
  <w:comment w:id="178" w:author="Julie M. Smith (she/her)" w:date="2024-08-26T14:30:00Z" w:initials="JMS(">
    <w:p w14:paraId="63D04B3E" w14:textId="0706B3D1" w:rsidR="00CD7146" w:rsidRDefault="00CD7146">
      <w:pPr>
        <w:pStyle w:val="CommentText"/>
      </w:pPr>
      <w:r>
        <w:rPr>
          <w:rStyle w:val="CommentReference"/>
        </w:rPr>
        <w:annotationRef/>
      </w:r>
      <w:r>
        <w:t>But they are still minor by some definitions. You described the justification for the importance of looking closely at NASM when you met with your committee. I’d like to see that reflected here.</w:t>
      </w:r>
    </w:p>
  </w:comment>
  <w:comment w:id="179" w:author="Julie M. Smith (she/her)" w:date="2024-08-26T14:32:00Z" w:initials="JMS(">
    <w:p w14:paraId="0C9F7537" w14:textId="0FE4A4A4" w:rsidR="00CD7146" w:rsidRDefault="00CD7146">
      <w:pPr>
        <w:pStyle w:val="CommentText"/>
      </w:pPr>
      <w:r>
        <w:rPr>
          <w:rStyle w:val="CommentReference"/>
        </w:rPr>
        <w:annotationRef/>
      </w:r>
      <w:r>
        <w:t>Are they contagious mastitis pathogens or contagious skin commensals?</w:t>
      </w:r>
    </w:p>
  </w:comment>
  <w:comment w:id="180" w:author="Julie M. Smith (she/her)" w:date="2024-08-26T14:33:00Z" w:initials="JMS(">
    <w:p w14:paraId="3704CD77" w14:textId="31187E57" w:rsidR="00CD7146" w:rsidRDefault="00CD7146">
      <w:pPr>
        <w:pStyle w:val="CommentText"/>
      </w:pPr>
      <w:r>
        <w:rPr>
          <w:rStyle w:val="CommentReference"/>
        </w:rPr>
        <w:annotationRef/>
      </w:r>
      <w:r>
        <w:t>You described your work as quite basic. I think of epi as being applied. Are there other ways to describe your work and its value?</w:t>
      </w:r>
    </w:p>
  </w:comment>
  <w:comment w:id="181" w:author="Julie M. Smith (she/her)" w:date="2024-08-22T17:05:00Z" w:initials="JMS(">
    <w:p w14:paraId="7B6187C3" w14:textId="0435749D" w:rsidR="00A616D3" w:rsidRDefault="00A616D3">
      <w:pPr>
        <w:pStyle w:val="CommentText"/>
      </w:pPr>
      <w:r>
        <w:rPr>
          <w:rStyle w:val="CommentReference"/>
        </w:rPr>
        <w:annotationRef/>
      </w:r>
      <w:r>
        <w:t>What recommendations do you have?</w:t>
      </w:r>
      <w:r w:rsidR="00CD7146">
        <w:t xml:space="preserve"> How does you work contribute to farmer decision-making? Perhaps around housing? Perhaps recognizing that bacteria with AMG can exist on organic farms?</w:t>
      </w:r>
    </w:p>
  </w:comment>
  <w:comment w:id="183" w:author="Sandra Godden" w:date="2024-08-18T17:34:00Z" w:initials="SG">
    <w:p w14:paraId="1AA6FE8C" w14:textId="65565A41" w:rsidR="00C41C82" w:rsidRDefault="00C41C82">
      <w:pPr>
        <w:pStyle w:val="CommentText"/>
      </w:pPr>
      <w:r>
        <w:rPr>
          <w:rStyle w:val="CommentReference"/>
        </w:rPr>
        <w:annotationRef/>
      </w:r>
      <w:r>
        <w:t>We don’t expect new data to be presented in a summary chapter.  If important, this should have gone in chapt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B9BC87" w15:done="0"/>
  <w15:commentEx w15:paraId="7A7C431E" w15:done="0"/>
  <w15:commentEx w15:paraId="31973BF8" w15:done="1"/>
  <w15:commentEx w15:paraId="335CD527" w15:done="1"/>
  <w15:commentEx w15:paraId="782CA271" w15:done="1"/>
  <w15:commentEx w15:paraId="20B6829F" w15:done="1"/>
  <w15:commentEx w15:paraId="595EB21C" w15:done="1"/>
  <w15:commentEx w15:paraId="3D8EC8E9" w15:done="1"/>
  <w15:commentEx w15:paraId="4D1BED5B" w15:done="1"/>
  <w15:commentEx w15:paraId="72A7A407" w15:done="0"/>
  <w15:commentEx w15:paraId="4BB6CE78" w15:done="1"/>
  <w15:commentEx w15:paraId="03760C94" w15:done="1"/>
  <w15:commentEx w15:paraId="65E78754" w15:done="1"/>
  <w15:commentEx w15:paraId="0D7AA01F" w15:done="1"/>
  <w15:commentEx w15:paraId="2B23257A" w15:done="1"/>
  <w15:commentEx w15:paraId="26787F34" w15:done="1"/>
  <w15:commentEx w15:paraId="4011329F" w15:done="1"/>
  <w15:commentEx w15:paraId="1EDB8C35" w15:done="1"/>
  <w15:commentEx w15:paraId="145F5026" w15:done="0"/>
  <w15:commentEx w15:paraId="04146C81" w15:done="1"/>
  <w15:commentEx w15:paraId="5DCFA67E" w15:done="1"/>
  <w15:commentEx w15:paraId="7A941A8D" w15:done="1"/>
  <w15:commentEx w15:paraId="327E9D8B" w15:done="1"/>
  <w15:commentEx w15:paraId="0FB71E94" w15:done="1"/>
  <w15:commentEx w15:paraId="1A8CCF8B" w15:done="1"/>
  <w15:commentEx w15:paraId="3F2E25CB" w15:done="1"/>
  <w15:commentEx w15:paraId="1F90DAB4" w15:done="1"/>
  <w15:commentEx w15:paraId="5291C1A4" w15:done="1"/>
  <w15:commentEx w15:paraId="0697C8A5" w15:done="1"/>
  <w15:commentEx w15:paraId="36C6CF45" w15:done="1"/>
  <w15:commentEx w15:paraId="4798F50D" w15:done="1"/>
  <w15:commentEx w15:paraId="28E32E8D" w15:done="0"/>
  <w15:commentEx w15:paraId="3BB3A475" w15:done="0"/>
  <w15:commentEx w15:paraId="43AEF715" w15:done="0"/>
  <w15:commentEx w15:paraId="648A0E57" w15:done="0"/>
  <w15:commentEx w15:paraId="63D04B3E" w15:done="0"/>
  <w15:commentEx w15:paraId="0C9F7537" w15:done="0"/>
  <w15:commentEx w15:paraId="3704CD77" w15:done="0"/>
  <w15:commentEx w15:paraId="7B6187C3" w15:done="0"/>
  <w15:commentEx w15:paraId="1AA6FE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B9BC87" w16cid:durableId="3E2D5ECC"/>
  <w16cid:commentId w16cid:paraId="7A7C431E" w16cid:durableId="5856D283"/>
  <w16cid:commentId w16cid:paraId="31973BF8" w16cid:durableId="1D0C82CC"/>
  <w16cid:commentId w16cid:paraId="335CD527" w16cid:durableId="71288F4E"/>
  <w16cid:commentId w16cid:paraId="782CA271" w16cid:durableId="4DE550E1"/>
  <w16cid:commentId w16cid:paraId="20B6829F" w16cid:durableId="431024BF"/>
  <w16cid:commentId w16cid:paraId="595EB21C" w16cid:durableId="69B76139"/>
  <w16cid:commentId w16cid:paraId="3D8EC8E9" w16cid:durableId="6CA16C8F"/>
  <w16cid:commentId w16cid:paraId="4D1BED5B" w16cid:durableId="30CEB4FE"/>
  <w16cid:commentId w16cid:paraId="72A7A407" w16cid:durableId="35238DE2"/>
  <w16cid:commentId w16cid:paraId="4BB6CE78" w16cid:durableId="58E85B99"/>
  <w16cid:commentId w16cid:paraId="03760C94" w16cid:durableId="021E8538"/>
  <w16cid:commentId w16cid:paraId="65E78754" w16cid:durableId="1EF2521D"/>
  <w16cid:commentId w16cid:paraId="0D7AA01F" w16cid:durableId="49BCC221"/>
  <w16cid:commentId w16cid:paraId="2B23257A" w16cid:durableId="7A90F28C"/>
  <w16cid:commentId w16cid:paraId="26787F34" w16cid:durableId="15EEB8CB"/>
  <w16cid:commentId w16cid:paraId="4011329F" w16cid:durableId="0A33A331"/>
  <w16cid:commentId w16cid:paraId="1EDB8C35" w16cid:durableId="0EE854FB"/>
  <w16cid:commentId w16cid:paraId="145F5026" w16cid:durableId="6EE4F438"/>
  <w16cid:commentId w16cid:paraId="04146C81" w16cid:durableId="501274A7"/>
  <w16cid:commentId w16cid:paraId="5DCFA67E" w16cid:durableId="554A13B7"/>
  <w16cid:commentId w16cid:paraId="7A941A8D" w16cid:durableId="400D0535"/>
  <w16cid:commentId w16cid:paraId="327E9D8B" w16cid:durableId="2FCD481D"/>
  <w16cid:commentId w16cid:paraId="0FB71E94" w16cid:durableId="05FEE9BE"/>
  <w16cid:commentId w16cid:paraId="1A8CCF8B" w16cid:durableId="105B04C4"/>
  <w16cid:commentId w16cid:paraId="3F2E25CB" w16cid:durableId="232960EB"/>
  <w16cid:commentId w16cid:paraId="1F90DAB4" w16cid:durableId="20FC4976"/>
  <w16cid:commentId w16cid:paraId="5291C1A4" w16cid:durableId="092EDD57"/>
  <w16cid:commentId w16cid:paraId="0697C8A5" w16cid:durableId="336250E2"/>
  <w16cid:commentId w16cid:paraId="36C6CF45" w16cid:durableId="4537F028"/>
  <w16cid:commentId w16cid:paraId="4798F50D" w16cid:durableId="36117370"/>
  <w16cid:commentId w16cid:paraId="28E32E8D" w16cid:durableId="4E108777"/>
  <w16cid:commentId w16cid:paraId="3BB3A475" w16cid:durableId="0A2A6F70"/>
  <w16cid:commentId w16cid:paraId="43AEF715" w16cid:durableId="0C7103B3"/>
  <w16cid:commentId w16cid:paraId="648A0E57" w16cid:durableId="710E93A3"/>
  <w16cid:commentId w16cid:paraId="63D04B3E" w16cid:durableId="085295D1"/>
  <w16cid:commentId w16cid:paraId="0C9F7537" w16cid:durableId="09E7C41A"/>
  <w16cid:commentId w16cid:paraId="3704CD77" w16cid:durableId="351E0A61"/>
  <w16cid:commentId w16cid:paraId="7B6187C3" w16cid:durableId="54DDB0BD"/>
  <w16cid:commentId w16cid:paraId="1AA6FE8C" w16cid:durableId="3856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E3ADF" w14:textId="77777777" w:rsidR="00E623ED" w:rsidRDefault="00E623ED">
      <w:r>
        <w:separator/>
      </w:r>
    </w:p>
  </w:endnote>
  <w:endnote w:type="continuationSeparator" w:id="0">
    <w:p w14:paraId="4B11BF31" w14:textId="77777777" w:rsidR="00E623ED" w:rsidRDefault="00E62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C41C82" w:rsidRDefault="00C41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C41C82" w:rsidRDefault="00C41C82"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C41C82" w:rsidRDefault="00C41C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C41C82" w:rsidRDefault="00C41C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6263EC09" w:rsidR="00C41C82" w:rsidRDefault="00C41C82">
        <w:pPr>
          <w:pStyle w:val="Footer"/>
          <w:jc w:val="center"/>
        </w:pPr>
        <w:r>
          <w:fldChar w:fldCharType="begin"/>
        </w:r>
        <w:r>
          <w:instrText xml:space="preserve"> PAGE   \* MERGEFORMAT </w:instrText>
        </w:r>
        <w:r>
          <w:fldChar w:fldCharType="separate"/>
        </w:r>
        <w:r w:rsidR="00CD7146">
          <w:rPr>
            <w:noProof/>
          </w:rPr>
          <w:t>9</w:t>
        </w:r>
        <w:r>
          <w:rPr>
            <w:noProof/>
          </w:rPr>
          <w:fldChar w:fldCharType="end"/>
        </w:r>
      </w:p>
    </w:sdtContent>
  </w:sdt>
  <w:p w14:paraId="4118DDE0" w14:textId="77777777" w:rsidR="00C41C82" w:rsidRDefault="00C41C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E17164D" w:rsidR="00C41C82" w:rsidRDefault="00C41C82">
        <w:pPr>
          <w:pStyle w:val="Footer"/>
          <w:jc w:val="center"/>
        </w:pPr>
        <w:r>
          <w:fldChar w:fldCharType="begin"/>
        </w:r>
        <w:r>
          <w:instrText xml:space="preserve"> PAGE   \* MERGEFORMAT </w:instrText>
        </w:r>
        <w:r>
          <w:fldChar w:fldCharType="separate"/>
        </w:r>
        <w:r w:rsidR="00CD7146">
          <w:rPr>
            <w:noProof/>
          </w:rPr>
          <w:t>64</w:t>
        </w:r>
        <w:r>
          <w:rPr>
            <w:noProof/>
          </w:rPr>
          <w:fldChar w:fldCharType="end"/>
        </w:r>
      </w:p>
    </w:sdtContent>
  </w:sdt>
  <w:p w14:paraId="0A1B570E" w14:textId="77777777" w:rsidR="00C41C82" w:rsidRDefault="00C41C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0B3BBFC7" w:rsidR="00C41C82" w:rsidRDefault="00C41C82">
        <w:pPr>
          <w:pStyle w:val="Footer"/>
          <w:jc w:val="center"/>
        </w:pPr>
        <w:r>
          <w:fldChar w:fldCharType="begin"/>
        </w:r>
        <w:r>
          <w:instrText xml:space="preserve"> PAGE   \* MERGEFORMAT </w:instrText>
        </w:r>
        <w:r>
          <w:fldChar w:fldCharType="separate"/>
        </w:r>
        <w:r w:rsidR="00CD7146">
          <w:rPr>
            <w:noProof/>
          </w:rPr>
          <w:t>157</w:t>
        </w:r>
        <w:r>
          <w:rPr>
            <w:noProof/>
          </w:rPr>
          <w:fldChar w:fldCharType="end"/>
        </w:r>
      </w:p>
    </w:sdtContent>
  </w:sdt>
  <w:p w14:paraId="59962D99" w14:textId="77777777" w:rsidR="00C41C82" w:rsidRDefault="00C4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4DE31" w14:textId="77777777" w:rsidR="00E623ED" w:rsidRDefault="00E623ED">
      <w:r>
        <w:separator/>
      </w:r>
    </w:p>
  </w:footnote>
  <w:footnote w:type="continuationSeparator" w:id="0">
    <w:p w14:paraId="5A07399D" w14:textId="77777777" w:rsidR="00E623ED" w:rsidRDefault="00E623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41C82" w:rsidRDefault="00C41C82">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41C82" w:rsidRPr="002C3FE4" w:rsidRDefault="00C41C82">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" o:allowincell="f" stroked="f">
                  <v:textbox style="layout-flow:vertical">
                    <w:txbxContent>
                      <w:p w14:paraId="101B1488" w14:textId="225FB13E" w:rsidR="00C41C82" w:rsidRPr="002C3FE4" w:rsidRDefault="00C41C82">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C41C82" w:rsidRDefault="00C41C8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2352203">
    <w:abstractNumId w:val="20"/>
  </w:num>
  <w:num w:numId="2" w16cid:durableId="987831104">
    <w:abstractNumId w:val="0"/>
  </w:num>
  <w:num w:numId="3" w16cid:durableId="254939428">
    <w:abstractNumId w:val="6"/>
  </w:num>
  <w:num w:numId="4" w16cid:durableId="1915503081">
    <w:abstractNumId w:val="1"/>
  </w:num>
  <w:num w:numId="5" w16cid:durableId="48460896">
    <w:abstractNumId w:val="21"/>
  </w:num>
  <w:num w:numId="6" w16cid:durableId="39597737">
    <w:abstractNumId w:val="13"/>
  </w:num>
  <w:num w:numId="7" w16cid:durableId="1410032860">
    <w:abstractNumId w:val="16"/>
  </w:num>
  <w:num w:numId="8" w16cid:durableId="252709566">
    <w:abstractNumId w:val="3"/>
  </w:num>
  <w:num w:numId="9" w16cid:durableId="807432024">
    <w:abstractNumId w:val="5"/>
  </w:num>
  <w:num w:numId="10" w16cid:durableId="2085252292">
    <w:abstractNumId w:val="15"/>
  </w:num>
  <w:num w:numId="11" w16cid:durableId="1080177940">
    <w:abstractNumId w:val="19"/>
  </w:num>
  <w:num w:numId="12" w16cid:durableId="1962032623">
    <w:abstractNumId w:val="4"/>
  </w:num>
  <w:num w:numId="13" w16cid:durableId="2131122564">
    <w:abstractNumId w:val="17"/>
  </w:num>
  <w:num w:numId="14" w16cid:durableId="2136243151">
    <w:abstractNumId w:val="11"/>
  </w:num>
  <w:num w:numId="15" w16cid:durableId="810439077">
    <w:abstractNumId w:val="10"/>
  </w:num>
  <w:num w:numId="16" w16cid:durableId="1125152797">
    <w:abstractNumId w:val="12"/>
  </w:num>
  <w:num w:numId="17" w16cid:durableId="489106184">
    <w:abstractNumId w:val="7"/>
  </w:num>
  <w:num w:numId="18" w16cid:durableId="1263415834">
    <w:abstractNumId w:val="9"/>
  </w:num>
  <w:num w:numId="19" w16cid:durableId="22900003">
    <w:abstractNumId w:val="14"/>
  </w:num>
  <w:num w:numId="20" w16cid:durableId="690490962">
    <w:abstractNumId w:val="18"/>
  </w:num>
  <w:num w:numId="21" w16cid:durableId="1392197370">
    <w:abstractNumId w:val="8"/>
  </w:num>
  <w:num w:numId="22" w16cid:durableId="10493767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2243D"/>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0E6A"/>
    <w:rsid w:val="000F1029"/>
    <w:rsid w:val="000F468D"/>
    <w:rsid w:val="000F5D3A"/>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3D23"/>
    <w:rsid w:val="00196284"/>
    <w:rsid w:val="00197067"/>
    <w:rsid w:val="001A0773"/>
    <w:rsid w:val="001A222D"/>
    <w:rsid w:val="001A4600"/>
    <w:rsid w:val="001A4FBE"/>
    <w:rsid w:val="001A6E0A"/>
    <w:rsid w:val="001B32A1"/>
    <w:rsid w:val="001C12B6"/>
    <w:rsid w:val="001C1DFE"/>
    <w:rsid w:val="001C28F0"/>
    <w:rsid w:val="001C31A8"/>
    <w:rsid w:val="001C7895"/>
    <w:rsid w:val="001D0BB1"/>
    <w:rsid w:val="001D4AA8"/>
    <w:rsid w:val="001D7722"/>
    <w:rsid w:val="001E0A4E"/>
    <w:rsid w:val="001E110C"/>
    <w:rsid w:val="001E168F"/>
    <w:rsid w:val="001E5E5D"/>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55156"/>
    <w:rsid w:val="0026373B"/>
    <w:rsid w:val="00281DD4"/>
    <w:rsid w:val="00297CE9"/>
    <w:rsid w:val="002A1BFC"/>
    <w:rsid w:val="002A3876"/>
    <w:rsid w:val="002B2BF8"/>
    <w:rsid w:val="002C263F"/>
    <w:rsid w:val="002C3FE4"/>
    <w:rsid w:val="002C61D2"/>
    <w:rsid w:val="002D4C48"/>
    <w:rsid w:val="002E2556"/>
    <w:rsid w:val="002E3958"/>
    <w:rsid w:val="002E4752"/>
    <w:rsid w:val="002E7241"/>
    <w:rsid w:val="002E75E7"/>
    <w:rsid w:val="002F1692"/>
    <w:rsid w:val="00302E98"/>
    <w:rsid w:val="00303F02"/>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46E0"/>
    <w:rsid w:val="003714D7"/>
    <w:rsid w:val="003879D4"/>
    <w:rsid w:val="00394681"/>
    <w:rsid w:val="003949E3"/>
    <w:rsid w:val="003A132E"/>
    <w:rsid w:val="003A64E2"/>
    <w:rsid w:val="003B00F6"/>
    <w:rsid w:val="003B17D2"/>
    <w:rsid w:val="003B7ACB"/>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164DB"/>
    <w:rsid w:val="00425125"/>
    <w:rsid w:val="0042777B"/>
    <w:rsid w:val="004344CA"/>
    <w:rsid w:val="00441B9B"/>
    <w:rsid w:val="00446818"/>
    <w:rsid w:val="00446CD3"/>
    <w:rsid w:val="00450561"/>
    <w:rsid w:val="004560C9"/>
    <w:rsid w:val="004637A4"/>
    <w:rsid w:val="004742E0"/>
    <w:rsid w:val="004756E9"/>
    <w:rsid w:val="004800B2"/>
    <w:rsid w:val="0048035C"/>
    <w:rsid w:val="00486328"/>
    <w:rsid w:val="0049507E"/>
    <w:rsid w:val="004A1C21"/>
    <w:rsid w:val="004A2E55"/>
    <w:rsid w:val="004A3AE8"/>
    <w:rsid w:val="004A5BE0"/>
    <w:rsid w:val="004C1B00"/>
    <w:rsid w:val="004C21C8"/>
    <w:rsid w:val="004C21FB"/>
    <w:rsid w:val="004C2920"/>
    <w:rsid w:val="004D00F5"/>
    <w:rsid w:val="004D1766"/>
    <w:rsid w:val="004D284E"/>
    <w:rsid w:val="004D44B9"/>
    <w:rsid w:val="004E3974"/>
    <w:rsid w:val="004F125C"/>
    <w:rsid w:val="004F2841"/>
    <w:rsid w:val="004F4DE8"/>
    <w:rsid w:val="00501174"/>
    <w:rsid w:val="00503468"/>
    <w:rsid w:val="00507A9D"/>
    <w:rsid w:val="005123BF"/>
    <w:rsid w:val="00512F34"/>
    <w:rsid w:val="0051747C"/>
    <w:rsid w:val="00517D43"/>
    <w:rsid w:val="005220BF"/>
    <w:rsid w:val="00527641"/>
    <w:rsid w:val="0053003E"/>
    <w:rsid w:val="005407CD"/>
    <w:rsid w:val="00544315"/>
    <w:rsid w:val="005529FD"/>
    <w:rsid w:val="00553390"/>
    <w:rsid w:val="0055364D"/>
    <w:rsid w:val="00557703"/>
    <w:rsid w:val="00560BA7"/>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AC3"/>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220"/>
    <w:rsid w:val="006A594A"/>
    <w:rsid w:val="006A6AF6"/>
    <w:rsid w:val="006B0990"/>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0702"/>
    <w:rsid w:val="007D16C4"/>
    <w:rsid w:val="007D5A9C"/>
    <w:rsid w:val="007F0533"/>
    <w:rsid w:val="007F4452"/>
    <w:rsid w:val="00822A66"/>
    <w:rsid w:val="00822C61"/>
    <w:rsid w:val="008273BC"/>
    <w:rsid w:val="00832BCC"/>
    <w:rsid w:val="008407D7"/>
    <w:rsid w:val="008433F9"/>
    <w:rsid w:val="00843B64"/>
    <w:rsid w:val="0084410D"/>
    <w:rsid w:val="008442D7"/>
    <w:rsid w:val="00844C24"/>
    <w:rsid w:val="008514B1"/>
    <w:rsid w:val="00861599"/>
    <w:rsid w:val="008652A7"/>
    <w:rsid w:val="008738D2"/>
    <w:rsid w:val="00883B66"/>
    <w:rsid w:val="00886DFD"/>
    <w:rsid w:val="008947F9"/>
    <w:rsid w:val="008A2B21"/>
    <w:rsid w:val="008A672D"/>
    <w:rsid w:val="008B3D66"/>
    <w:rsid w:val="008B7768"/>
    <w:rsid w:val="008C11BA"/>
    <w:rsid w:val="008C3E74"/>
    <w:rsid w:val="008C5DFD"/>
    <w:rsid w:val="008C6567"/>
    <w:rsid w:val="008D6270"/>
    <w:rsid w:val="008E733E"/>
    <w:rsid w:val="008F1D68"/>
    <w:rsid w:val="008F1E8B"/>
    <w:rsid w:val="008F2643"/>
    <w:rsid w:val="008F31F4"/>
    <w:rsid w:val="008F74FA"/>
    <w:rsid w:val="009025C9"/>
    <w:rsid w:val="00912B34"/>
    <w:rsid w:val="00917D30"/>
    <w:rsid w:val="00920797"/>
    <w:rsid w:val="00921D78"/>
    <w:rsid w:val="00931B90"/>
    <w:rsid w:val="00935005"/>
    <w:rsid w:val="0093603C"/>
    <w:rsid w:val="00937271"/>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C85"/>
    <w:rsid w:val="00A0679D"/>
    <w:rsid w:val="00A22550"/>
    <w:rsid w:val="00A26A5E"/>
    <w:rsid w:val="00A275F7"/>
    <w:rsid w:val="00A27B85"/>
    <w:rsid w:val="00A31ED2"/>
    <w:rsid w:val="00A339E8"/>
    <w:rsid w:val="00A34B33"/>
    <w:rsid w:val="00A417E7"/>
    <w:rsid w:val="00A4729C"/>
    <w:rsid w:val="00A5528D"/>
    <w:rsid w:val="00A605AF"/>
    <w:rsid w:val="00A616D3"/>
    <w:rsid w:val="00A62A5F"/>
    <w:rsid w:val="00A65030"/>
    <w:rsid w:val="00A6564F"/>
    <w:rsid w:val="00A67B46"/>
    <w:rsid w:val="00A7603F"/>
    <w:rsid w:val="00A76DD3"/>
    <w:rsid w:val="00A7785D"/>
    <w:rsid w:val="00A77F31"/>
    <w:rsid w:val="00A905CB"/>
    <w:rsid w:val="00A938BC"/>
    <w:rsid w:val="00A976FD"/>
    <w:rsid w:val="00AA0843"/>
    <w:rsid w:val="00AA4E31"/>
    <w:rsid w:val="00AA4F12"/>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0E17"/>
    <w:rsid w:val="00B12088"/>
    <w:rsid w:val="00B12C27"/>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126F"/>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006C"/>
    <w:rsid w:val="00C41C82"/>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7146"/>
    <w:rsid w:val="00CE29A5"/>
    <w:rsid w:val="00CE3506"/>
    <w:rsid w:val="00CE6BA6"/>
    <w:rsid w:val="00CF0D98"/>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0FBB"/>
    <w:rsid w:val="00D62F80"/>
    <w:rsid w:val="00D66183"/>
    <w:rsid w:val="00D826EF"/>
    <w:rsid w:val="00D84531"/>
    <w:rsid w:val="00DA0677"/>
    <w:rsid w:val="00DA151D"/>
    <w:rsid w:val="00DA16B0"/>
    <w:rsid w:val="00DB4D55"/>
    <w:rsid w:val="00DC096C"/>
    <w:rsid w:val="00DC1D7E"/>
    <w:rsid w:val="00DC2F6C"/>
    <w:rsid w:val="00DC6B7D"/>
    <w:rsid w:val="00DC723E"/>
    <w:rsid w:val="00DC7CFC"/>
    <w:rsid w:val="00DD4E4C"/>
    <w:rsid w:val="00DE0623"/>
    <w:rsid w:val="00DE16B3"/>
    <w:rsid w:val="00DE4F76"/>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623ED"/>
    <w:rsid w:val="00E6298E"/>
    <w:rsid w:val="00E719D1"/>
    <w:rsid w:val="00E80443"/>
    <w:rsid w:val="00E804E5"/>
    <w:rsid w:val="00E81D9F"/>
    <w:rsid w:val="00E82398"/>
    <w:rsid w:val="00E94072"/>
    <w:rsid w:val="00EA1AF0"/>
    <w:rsid w:val="00EA41F6"/>
    <w:rsid w:val="00EA44AA"/>
    <w:rsid w:val="00EB0CBB"/>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0193"/>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customStyle="1" w:styleId="UnresolvedMention2">
    <w:name w:val="Unresolved Mention2"/>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john.barlow@uvm.edu"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mailto:john.barlow@uvm.edu" TargetMode="External"/><Relationship Id="rId34"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svg"/><Relationship Id="rId25" Type="http://schemas.openxmlformats.org/officeDocument/2006/relationships/image" Target="media/image3.jpeg"/><Relationship Id="rId33" Type="http://schemas.openxmlformats.org/officeDocument/2006/relationships/footer" Target="footer6.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hyperlink" Target="https://www.ncbi.nlm.nih.gov/bio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4.xml"/><Relationship Id="rId23" Type="http://schemas.microsoft.com/office/2011/relationships/commentsExtended" Target="commentsExtended.xml"/><Relationship Id="rId28" Type="http://schemas.openxmlformats.org/officeDocument/2006/relationships/hyperlink" Target="mailto:john.barlow@uvm.edu" TargetMode="External"/><Relationship Id="rId36" Type="http://schemas.openxmlformats.org/officeDocument/2006/relationships/hyperlink" Target="https://cge.food.dtu.dk/services/PlasmidFinder/"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7.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mailto:john.barlow@uvm.edu"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0DE0C-0172-4199-AB86-AAE75EED4E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F2D61-3D72-4EFB-AD70-AD266C9CBCCE}">
  <ds:schemaRefs>
    <ds:schemaRef ds:uri="http://schemas.microsoft.com/sharepoint/v3/contenttype/forms"/>
  </ds:schemaRefs>
</ds:datastoreItem>
</file>

<file path=customXml/itemProps3.xml><?xml version="1.0" encoding="utf-8"?>
<ds:datastoreItem xmlns:ds="http://schemas.openxmlformats.org/officeDocument/2006/customXml" ds:itemID="{58FB3277-9129-4351-BD9B-D989352A9399}">
  <ds:schemaRefs>
    <ds:schemaRef ds:uri="http://schemas.microsoft.com/office/2006/metadata/properties"/>
    <ds:schemaRef ds:uri="http://schemas.microsoft.com/office/infopath/2007/PartnerControls"/>
    <ds:schemaRef ds:uri="c6d91e99-1ddb-41ec-af59-4bbd8a322f72"/>
  </ds:schemaRefs>
</ds:datastoreItem>
</file>

<file path=customXml/itemProps4.xml><?xml version="1.0" encoding="utf-8"?>
<ds:datastoreItem xmlns:ds="http://schemas.openxmlformats.org/officeDocument/2006/customXml" ds:itemID="{1EEFD662-D26B-4F07-9313-9665914D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296</Pages>
  <Words>81736</Words>
  <Characters>465896</Characters>
  <Application>Microsoft Office Word</Application>
  <DocSecurity>0</DocSecurity>
  <Lines>3882</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546539</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31</cp:revision>
  <cp:lastPrinted>2024-08-23T13:15:00Z</cp:lastPrinted>
  <dcterms:created xsi:type="dcterms:W3CDTF">2024-09-13T20:23:00Z</dcterms:created>
  <dcterms:modified xsi:type="dcterms:W3CDTF">2024-09-29T20:37:00Z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