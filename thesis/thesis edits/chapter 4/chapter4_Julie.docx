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11"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34913FD7"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w:t>
      </w:r>
      <w:proofErr w:type="gramStart"/>
      <w:r w:rsidRPr="00493874">
        <w:rPr>
          <w:rFonts w:ascii="Times New Roman" w:hAnsi="Times New Roman" w:cs="Times New Roman"/>
          <w:sz w:val="24"/>
          <w:szCs w:val="24"/>
        </w:rPr>
        <w:t>previously-described</w:t>
      </w:r>
      <w:proofErr w:type="gramEnd"/>
      <w:r w:rsidRPr="00493874">
        <w:rPr>
          <w:rFonts w:ascii="Times New Roman" w:hAnsi="Times New Roman" w:cs="Times New Roman"/>
          <w:sz w:val="24"/>
          <w:szCs w:val="24"/>
        </w:rPr>
        <w:t xml:space="preserve">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w:t>
      </w:r>
      <w:commentRangeStart w:id="0"/>
      <w:r w:rsidRPr="00493874">
        <w:rPr>
          <w:rFonts w:ascii="Times New Roman" w:eastAsia="Times New Roman" w:hAnsi="Times New Roman" w:cs="Times New Roman"/>
          <w:kern w:val="0"/>
          <w:sz w:val="24"/>
          <w:szCs w:val="24"/>
          <w14:ligatures w14:val="none"/>
        </w:rPr>
        <w:t>groups</w:t>
      </w:r>
      <w:commentRangeEnd w:id="0"/>
      <w:r w:rsidR="00AB50E5">
        <w:rPr>
          <w:rStyle w:val="CommentReference"/>
        </w:rPr>
        <w:commentReference w:id="0"/>
      </w:r>
      <w:r w:rsidRPr="00493874">
        <w:rPr>
          <w:rFonts w:ascii="Times New Roman" w:eastAsia="Times New Roman" w:hAnsi="Times New Roman" w:cs="Times New Roman"/>
          <w:kern w:val="0"/>
          <w:sz w:val="24"/>
          <w:szCs w:val="24"/>
          <w14:ligatures w14:val="none"/>
        </w:rPr>
        <w:t xml:space="preserve">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w:t>
      </w:r>
      <w:commentRangeStart w:id="1"/>
      <w:r w:rsidRPr="00493874">
        <w:rPr>
          <w:rFonts w:ascii="Times New Roman" w:eastAsia="Times New Roman" w:hAnsi="Times New Roman" w:cs="Times New Roman"/>
          <w:kern w:val="0"/>
          <w:sz w:val="24"/>
          <w:szCs w:val="24"/>
          <w14:ligatures w14:val="none"/>
        </w:rPr>
        <w:t>Representative</w:t>
      </w:r>
      <w:commentRangeEnd w:id="1"/>
      <w:r w:rsidR="00AB50E5">
        <w:rPr>
          <w:rStyle w:val="CommentReference"/>
        </w:rPr>
        <w:commentReference w:id="1"/>
      </w:r>
      <w:r w:rsidRPr="00493874">
        <w:rPr>
          <w:rFonts w:ascii="Times New Roman" w:eastAsia="Times New Roman" w:hAnsi="Times New Roman" w:cs="Times New Roman"/>
          <w:kern w:val="0"/>
          <w:sz w:val="24"/>
          <w:szCs w:val="24"/>
          <w14:ligatures w14:val="none"/>
        </w:rPr>
        <w:t xml:space="preser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w:t>
      </w:r>
      <w:proofErr w:type="gramStart"/>
      <w:r w:rsidRPr="00493874">
        <w:rPr>
          <w:rFonts w:ascii="Times New Roman" w:hAnsi="Times New Roman" w:cs="Times New Roman"/>
          <w:sz w:val="24"/>
          <w:szCs w:val="24"/>
        </w:rPr>
        <w:t>Presence</w:t>
      </w:r>
      <w:proofErr w:type="gramEnd"/>
      <w:r w:rsidRPr="00493874">
        <w:rPr>
          <w:rFonts w:ascii="Times New Roman" w:hAnsi="Times New Roman" w:cs="Times New Roman"/>
          <w:sz w:val="24"/>
          <w:szCs w:val="24"/>
        </w:rPr>
        <w:t xml:space="preserv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98122C7"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w:t>
      </w:r>
      <w:r w:rsidR="00AB50E5" w:rsidRPr="00493874">
        <w:rPr>
          <w:rFonts w:ascii="Times New Roman" w:hAnsi="Times New Roman" w:cs="Times New Roman"/>
          <w:sz w:val="24"/>
          <w:szCs w:val="24"/>
        </w:rPr>
        <w:t>heterogeneous</w:t>
      </w:r>
      <w:r w:rsidRPr="00493874">
        <w:rPr>
          <w:rFonts w:ascii="Times New Roman" w:hAnsi="Times New Roman" w:cs="Times New Roman"/>
          <w:sz w:val="24"/>
          <w:szCs w:val="24"/>
        </w:rPr>
        <w:t xml:space="preserve">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610DE88D"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w:t>
      </w:r>
      <w:commentRangeStart w:id="2"/>
      <w:r w:rsidRPr="00493874">
        <w:rPr>
          <w:rFonts w:ascii="Times New Roman" w:hAnsi="Times New Roman" w:cs="Times New Roman"/>
          <w:sz w:val="24"/>
          <w:szCs w:val="24"/>
        </w:rPr>
        <w:t xml:space="preserve">infected with no observable clinical signs </w:t>
      </w:r>
      <w:commentRangeEnd w:id="2"/>
      <w:r w:rsidR="00C16047">
        <w:rPr>
          <w:rStyle w:val="CommentReference"/>
        </w:rPr>
        <w:commentReference w:id="2"/>
      </w:r>
      <w:r w:rsidRPr="00493874">
        <w:rPr>
          <w:rFonts w:ascii="Times New Roman" w:hAnsi="Times New Roman" w:cs="Times New Roman"/>
          <w:sz w:val="24"/>
          <w:szCs w:val="24"/>
        </w:rPr>
        <w:t xml:space="preserve">(SCC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2C57686F" w:rsidR="006F221B" w:rsidRPr="00493874" w:rsidRDefault="004824BF" w:rsidP="008071EE">
      <w:pPr>
        <w:spacing w:line="480" w:lineRule="auto"/>
        <w:ind w:firstLine="360"/>
        <w:contextualSpacing/>
        <w:jc w:val="both"/>
        <w:rPr>
          <w:rFonts w:ascii="Times New Roman" w:hAnsi="Times New Roman" w:cs="Times New Roman"/>
          <w:sz w:val="24"/>
          <w:szCs w:val="24"/>
        </w:rPr>
      </w:pPr>
      <w:commentRangeStart w:id="3"/>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 xml:space="preserve">between different traits </w:t>
      </w:r>
      <w:commentRangeEnd w:id="3"/>
      <w:r w:rsidR="00C16047">
        <w:rPr>
          <w:rStyle w:val="CommentReference"/>
        </w:rPr>
        <w:commentReference w:id="3"/>
      </w:r>
      <w:r w:rsidR="006F221B" w:rsidRPr="00493874">
        <w:rPr>
          <w:rFonts w:ascii="Times New Roman" w:hAnsi="Times New Roman" w:cs="Times New Roman"/>
          <w:sz w:val="24"/>
          <w:szCs w:val="24"/>
        </w:rPr>
        <w:t>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 various virulence factors </w:t>
      </w:r>
      <w:r w:rsidR="006E250D">
        <w:rPr>
          <w:rFonts w:ascii="Times New Roman" w:hAnsi="Times New Roman" w:cs="Times New Roman"/>
          <w:sz w:val="24"/>
          <w:szCs w:val="24"/>
        </w:rPr>
        <w:t xml:space="preserve">(VF) </w:t>
      </w:r>
      <w:commentRangeStart w:id="4"/>
      <w:r w:rsidR="006F221B" w:rsidRPr="00493874">
        <w:rPr>
          <w:rFonts w:ascii="Times New Roman" w:hAnsi="Times New Roman" w:cs="Times New Roman"/>
          <w:sz w:val="24"/>
          <w:szCs w:val="24"/>
        </w:rPr>
        <w:t xml:space="preserve">associated with staphylococci </w:t>
      </w:r>
      <w:commentRangeEnd w:id="4"/>
      <w:r w:rsidR="00C16047">
        <w:rPr>
          <w:rStyle w:val="CommentReference"/>
        </w:rPr>
        <w:commentReference w:id="4"/>
      </w:r>
      <w:r w:rsidR="006F221B" w:rsidRPr="00493874">
        <w:rPr>
          <w:rFonts w:ascii="Times New Roman" w:hAnsi="Times New Roman" w:cs="Times New Roman"/>
          <w:sz w:val="24"/>
          <w:szCs w:val="24"/>
        </w:rPr>
        <w:t xml:space="preserve">in 44% of NAS isolates originating from cases of clinical mastitis, </w:t>
      </w:r>
      <w:del w:id="5" w:author="Julie M. Smith (she/her)" w:date="2024-08-14T12:52:00Z">
        <w:r w:rsidR="006F221B" w:rsidRPr="00493874" w:rsidDel="00C16047">
          <w:rPr>
            <w:rFonts w:ascii="Times New Roman" w:hAnsi="Times New Roman" w:cs="Times New Roman"/>
            <w:sz w:val="24"/>
            <w:szCs w:val="24"/>
          </w:rPr>
          <w:delText xml:space="preserve">while </w:delText>
        </w:r>
      </w:del>
      <w:ins w:id="6" w:author="Julie M. Smith (she/her)" w:date="2024-08-14T12:52:00Z">
        <w:r w:rsidR="00C16047">
          <w:rPr>
            <w:rFonts w:ascii="Times New Roman" w:hAnsi="Times New Roman" w:cs="Times New Roman"/>
            <w:sz w:val="24"/>
            <w:szCs w:val="24"/>
          </w:rPr>
          <w:t>but</w:t>
        </w:r>
        <w:r w:rsidR="00C16047" w:rsidRPr="00493874">
          <w:rPr>
            <w:rFonts w:ascii="Times New Roman" w:hAnsi="Times New Roman" w:cs="Times New Roman"/>
            <w:sz w:val="24"/>
            <w:szCs w:val="24"/>
          </w:rPr>
          <w:t xml:space="preserve"> </w:t>
        </w:r>
      </w:ins>
      <w:r w:rsidR="006F221B" w:rsidRPr="00493874">
        <w:rPr>
          <w:rFonts w:ascii="Times New Roman" w:hAnsi="Times New Roman" w:cs="Times New Roman"/>
          <w:sz w:val="24"/>
          <w:szCs w:val="24"/>
        </w:rPr>
        <w:t xml:space="preserve">only 19% of isolates </w:t>
      </w:r>
      <w:del w:id="7" w:author="Julie M. Smith (she/her)" w:date="2024-08-14T12:52:00Z">
        <w:r w:rsidR="006F221B" w:rsidRPr="00493874" w:rsidDel="00C16047">
          <w:rPr>
            <w:rFonts w:ascii="Times New Roman" w:hAnsi="Times New Roman" w:cs="Times New Roman"/>
            <w:sz w:val="24"/>
            <w:szCs w:val="24"/>
          </w:rPr>
          <w:delText>associated with infections found in</w:delText>
        </w:r>
      </w:del>
      <w:ins w:id="8" w:author="Julie M. Smith (she/her)" w:date="2024-08-14T12:52:00Z">
        <w:r w:rsidR="00C16047">
          <w:rPr>
            <w:rFonts w:ascii="Times New Roman" w:hAnsi="Times New Roman" w:cs="Times New Roman"/>
            <w:sz w:val="24"/>
            <w:szCs w:val="24"/>
          </w:rPr>
          <w:t>from</w:t>
        </w:r>
      </w:ins>
      <w:r w:rsidR="006F221B" w:rsidRPr="00493874">
        <w:rPr>
          <w:rFonts w:ascii="Times New Roman" w:hAnsi="Times New Roman" w:cs="Times New Roman"/>
          <w:sz w:val="24"/>
          <w:szCs w:val="24"/>
        </w:rPr>
        <w:t xml:space="preserve">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w:t>
      </w:r>
      <w:commentRangeStart w:id="9"/>
      <w:r w:rsidR="006F221B" w:rsidRPr="00493874">
        <w:rPr>
          <w:rFonts w:ascii="Times New Roman" w:hAnsi="Times New Roman" w:cs="Times New Roman"/>
          <w:sz w:val="24"/>
          <w:szCs w:val="24"/>
        </w:rPr>
        <w:t>to enhance colonization and evasion of host immune response</w:t>
      </w:r>
      <w:commentRangeEnd w:id="9"/>
      <w:r w:rsidR="00C16047">
        <w:rPr>
          <w:rStyle w:val="CommentReference"/>
        </w:rPr>
        <w:commentReference w:id="9"/>
      </w:r>
      <w:r w:rsidR="006F221B" w:rsidRPr="00493874">
        <w:rPr>
          <w:rFonts w:ascii="Times New Roman" w:hAnsi="Times New Roman" w:cs="Times New Roman"/>
          <w:sz w:val="24"/>
          <w:szCs w:val="24"/>
        </w:rPr>
        <w:t>,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28CDA4DC"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commentRangeStart w:id="10"/>
      <w:r w:rsidRPr="00493874">
        <w:rPr>
          <w:rFonts w:ascii="Times New Roman" w:hAnsi="Times New Roman" w:cs="Times New Roman"/>
          <w:b/>
          <w:bCs/>
          <w:i/>
          <w:iCs/>
          <w:sz w:val="24"/>
          <w:szCs w:val="24"/>
        </w:rPr>
        <w:t>Materials and methods</w:t>
      </w:r>
      <w:commentRangeEnd w:id="10"/>
      <w:r w:rsidR="00116843">
        <w:rPr>
          <w:rStyle w:val="CommentReference"/>
        </w:rPr>
        <w:commentReference w:id="10"/>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2BFE3C9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included in the current study originate</w:t>
      </w:r>
      <w:r w:rsidR="005B2C98">
        <w:rPr>
          <w:rFonts w:ascii="Times New Roman" w:hAnsi="Times New Roman" w:cs="Times New Roman"/>
          <w:sz w:val="24"/>
          <w:szCs w:val="24"/>
        </w:rPr>
        <w:t>d</w:t>
      </w:r>
      <w:r w:rsidRPr="00493874">
        <w:rPr>
          <w:rFonts w:ascii="Times New Roman" w:hAnsi="Times New Roman" w:cs="Times New Roman"/>
          <w:sz w:val="24"/>
          <w:szCs w:val="24"/>
        </w:rPr>
        <w:t xml:space="preserv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11"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11"/>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w:t>
      </w:r>
      <w:r w:rsidR="00225756">
        <w:rPr>
          <w:rFonts w:ascii="Times New Roman" w:hAnsi="Times New Roman" w:cs="Times New Roman"/>
          <w:sz w:val="24"/>
          <w:szCs w:val="24"/>
        </w:rPr>
        <w:t xml:space="preserve">or </w:t>
      </w:r>
      <w:r w:rsidRPr="00493874">
        <w:rPr>
          <w:rFonts w:ascii="Times New Roman" w:hAnsi="Times New Roman" w:cs="Times New Roman"/>
          <w:sz w:val="24"/>
          <w:szCs w:val="24"/>
        </w:rPr>
        <w:t>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493874">
        <w:rPr>
          <w:rFonts w:ascii="Times New Roman" w:hAnsi="Times New Roman" w:cs="Times New Roman"/>
          <w:sz w:val="24"/>
          <w:szCs w:val="24"/>
        </w:rPr>
        <w:t>noted</w:t>
      </w:r>
      <w:proofErr w:type="gramEnd"/>
      <w:r w:rsidRPr="00493874">
        <w:rPr>
          <w:rFonts w:ascii="Times New Roman" w:hAnsi="Times New Roman" w:cs="Times New Roman"/>
          <w:sz w:val="24"/>
          <w:szCs w:val="24"/>
        </w:rPr>
        <w:t xml:space="preserve"> and that sample was excluded from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Standard aerobic bacteriological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Aerobic culture results of both samples were then used together to determine the overall bacteriological status of each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 </w:t>
      </w:r>
      <w:commentRangeStart w:id="12"/>
      <w:r w:rsidRPr="00493874">
        <w:rPr>
          <w:rFonts w:ascii="Times New Roman" w:hAnsi="Times New Roman" w:cs="Times New Roman"/>
          <w:sz w:val="24"/>
          <w:szCs w:val="24"/>
        </w:rPr>
        <w:t>into the following categories</w:t>
      </w:r>
      <w:commentRangeEnd w:id="12"/>
      <w:r w:rsidR="00B87CA0">
        <w:rPr>
          <w:rStyle w:val="CommentReference"/>
        </w:rPr>
        <w:commentReference w:id="12"/>
      </w:r>
      <w:r w:rsidRPr="00493874">
        <w:rPr>
          <w:rFonts w:ascii="Times New Roman" w:hAnsi="Times New Roman" w:cs="Times New Roman"/>
          <w:sz w:val="24"/>
          <w:szCs w:val="24"/>
        </w:rPr>
        <w:t>: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w:t>
      </w:r>
      <w:commentRangeStart w:id="13"/>
      <w:r w:rsidRPr="00493874">
        <w:rPr>
          <w:rFonts w:ascii="Times New Roman" w:hAnsi="Times New Roman" w:cs="Times New Roman"/>
          <w:sz w:val="24"/>
          <w:szCs w:val="24"/>
          <w:shd w:val="clear" w:color="auto" w:fill="FFFFFF"/>
        </w:rPr>
        <w:t>NASM</w:t>
      </w:r>
      <w:commentRangeEnd w:id="13"/>
      <w:r w:rsidR="00156389">
        <w:rPr>
          <w:rStyle w:val="CommentReference"/>
        </w:rPr>
        <w:commentReference w:id="13"/>
      </w:r>
      <w:r w:rsidRPr="00493874">
        <w:rPr>
          <w:rFonts w:ascii="Times New Roman" w:hAnsi="Times New Roman" w:cs="Times New Roman"/>
          <w:sz w:val="24"/>
          <w:szCs w:val="24"/>
          <w:shd w:val="clear" w:color="auto" w:fill="FFFFFF"/>
        </w:rPr>
        <w:t xml:space="preserve"> species identification </w:t>
      </w:r>
      <w:proofErr w:type="gramStart"/>
      <w:r w:rsidRPr="00493874">
        <w:rPr>
          <w:rFonts w:ascii="Times New Roman" w:hAnsi="Times New Roman" w:cs="Times New Roman"/>
          <w:sz w:val="24"/>
          <w:szCs w:val="24"/>
          <w:shd w:val="clear" w:color="auto" w:fill="FFFFFF"/>
        </w:rPr>
        <w:t>were</w:t>
      </w:r>
      <w:proofErr w:type="gramEnd"/>
      <w:r w:rsidRPr="00493874">
        <w:rPr>
          <w:rFonts w:ascii="Times New Roman" w:hAnsi="Times New Roman" w:cs="Times New Roman"/>
          <w:sz w:val="24"/>
          <w:szCs w:val="24"/>
          <w:shd w:val="clear" w:color="auto" w:fill="FFFFFF"/>
        </w:rPr>
        <w:t xml:space="preserv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w:t>
      </w:r>
      <w:commentRangeStart w:id="14"/>
      <w:r w:rsidRPr="00493874">
        <w:rPr>
          <w:rFonts w:ascii="Times New Roman" w:hAnsi="Times New Roman" w:cs="Times New Roman"/>
          <w:sz w:val="24"/>
          <w:szCs w:val="24"/>
          <w:shd w:val="clear" w:color="auto" w:fill="FFFFFF"/>
        </w:rPr>
        <w:t>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w:t>
      </w:r>
      <w:commentRangeEnd w:id="14"/>
      <w:r w:rsidR="00156389">
        <w:rPr>
          <w:rStyle w:val="CommentReference"/>
        </w:rPr>
        <w:commentReference w:id="14"/>
      </w:r>
      <w:r w:rsidRPr="00493874">
        <w:rPr>
          <w:rFonts w:ascii="Times New Roman" w:hAnsi="Times New Roman" w:cs="Times New Roman"/>
          <w:sz w:val="24"/>
          <w:szCs w:val="24"/>
          <w:shd w:val="clear" w:color="auto" w:fill="FFFFFF"/>
        </w:rPr>
        <w:t xml:space="preserve">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3DCF5B62"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156389">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w:t>
      </w:r>
      <w:commentRangeStart w:id="15"/>
      <w:r w:rsidRPr="00493874">
        <w:rPr>
          <w:rFonts w:ascii="Times New Roman" w:eastAsia="Times New Roman" w:hAnsi="Times New Roman" w:cs="Times New Roman"/>
          <w:kern w:val="0"/>
          <w:sz w:val="24"/>
          <w:szCs w:val="24"/>
          <w14:ligatures w14:val="none"/>
        </w:rPr>
        <w:t xml:space="preserve">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commentRangeEnd w:id="15"/>
      <w:r w:rsidR="00156389">
        <w:rPr>
          <w:rStyle w:val="CommentReference"/>
        </w:rPr>
        <w:commentReference w:id="15"/>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were analyzed in the same PCR amplification and were run side-by-side on the same gel. The images were inspected visually, and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which had 3 associated quarter-day observations, the middle isolate in the series was submitted for WGS. For persistent IMI which had 2 associated quarter-day observations, 1 of the 2 isolates in the series was </w:t>
      </w:r>
      <w:commentRangeStart w:id="16"/>
      <w:r w:rsidRPr="00493874">
        <w:rPr>
          <w:rFonts w:ascii="Times New Roman" w:hAnsi="Times New Roman" w:cs="Times New Roman"/>
          <w:sz w:val="24"/>
          <w:szCs w:val="24"/>
        </w:rPr>
        <w:t>haphazardly</w:t>
      </w:r>
      <w:commentRangeEnd w:id="16"/>
      <w:r w:rsidR="00116843">
        <w:rPr>
          <w:rStyle w:val="CommentReference"/>
        </w:rPr>
        <w:commentReference w:id="16"/>
      </w:r>
      <w:r w:rsidRPr="00493874">
        <w:rPr>
          <w:rFonts w:ascii="Times New Roman" w:hAnsi="Times New Roman" w:cs="Times New Roman"/>
          <w:sz w:val="24"/>
          <w:szCs w:val="24"/>
        </w:rPr>
        <w:t xml:space="preserve">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w:t>
      </w:r>
      <w:proofErr w:type="spellStart"/>
      <w:r w:rsidRPr="00493874">
        <w:rPr>
          <w:rFonts w:ascii="Times New Roman" w:hAnsi="Times New Roman" w:cs="Times New Roman"/>
          <w:i/>
          <w:iCs/>
          <w:sz w:val="24"/>
          <w:szCs w:val="24"/>
        </w:rPr>
        <w:t>multilocus</w:t>
      </w:r>
      <w:proofErr w:type="spellEnd"/>
      <w:r w:rsidRPr="00493874">
        <w:rPr>
          <w:rFonts w:ascii="Times New Roman" w:hAnsi="Times New Roman" w:cs="Times New Roman"/>
          <w:i/>
          <w:iCs/>
          <w:sz w:val="24"/>
          <w:szCs w:val="24"/>
        </w:rPr>
        <w:t xml:space="preserve">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M</w:t>
      </w:r>
      <w:r w:rsidR="00CE59B4" w:rsidRPr="00493874">
        <w:rPr>
          <w:rFonts w:ascii="Times New Roman" w:hAnsi="Times New Roman" w:cs="Times New Roman"/>
          <w:sz w:val="24"/>
          <w:szCs w:val="24"/>
        </w:rPr>
        <w:t>ultilocus</w:t>
      </w:r>
      <w:proofErr w:type="spellEnd"/>
      <w:r w:rsidR="00CE59B4" w:rsidRPr="00493874">
        <w:rPr>
          <w:rFonts w:ascii="Times New Roman" w:hAnsi="Times New Roman" w:cs="Times New Roman"/>
          <w:sz w:val="24"/>
          <w:szCs w:val="24"/>
        </w:rPr>
        <w:t xml:space="preserve">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lastRenderedPageBreak/>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w:t>
      </w:r>
      <w:proofErr w:type="gramStart"/>
      <w:r w:rsidRPr="00493874">
        <w:rPr>
          <w:rFonts w:ascii="Times New Roman" w:hAnsi="Times New Roman" w:cs="Times New Roman"/>
          <w:sz w:val="24"/>
          <w:szCs w:val="24"/>
        </w:rPr>
        <w:t>isolate</w:t>
      </w:r>
      <w:proofErr w:type="gramEnd"/>
      <w:r w:rsidRPr="00493874">
        <w:rPr>
          <w:rFonts w:ascii="Times New Roman" w:hAnsi="Times New Roman" w:cs="Times New Roman"/>
          <w:sz w:val="24"/>
          <w:szCs w:val="24"/>
        </w:rPr>
        <w:t xml:space="preserv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w:t>
      </w:r>
      <w:commentRangeStart w:id="17"/>
      <w:r w:rsidRPr="00493874">
        <w:rPr>
          <w:rFonts w:ascii="Times New Roman" w:hAnsi="Times New Roman" w:cs="Times New Roman"/>
          <w:sz w:val="24"/>
          <w:szCs w:val="24"/>
        </w:rPr>
        <w:t xml:space="preserve">One hundred and ninety-eight isolates </w:t>
      </w:r>
      <w:commentRangeEnd w:id="17"/>
      <w:r w:rsidR="00E04D08">
        <w:rPr>
          <w:rStyle w:val="CommentReference"/>
        </w:rPr>
        <w:commentReference w:id="17"/>
      </w:r>
      <w:r w:rsidRPr="00493874">
        <w:rPr>
          <w:rFonts w:ascii="Times New Roman" w:hAnsi="Times New Roman" w:cs="Times New Roman"/>
          <w:sz w:val="24"/>
          <w:szCs w:val="24"/>
        </w:rPr>
        <w:t xml:space="preserve">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4840E9B"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r w:rsidR="00E04D08">
        <w:rPr>
          <w:rFonts w:ascii="Times New Roman" w:hAnsi="Times New Roman" w:cs="Times New Roman"/>
          <w:sz w:val="24"/>
          <w:szCs w:val="24"/>
        </w:rPr>
        <w:t>MLST</w:t>
      </w:r>
      <w:r w:rsidRPr="00493874">
        <w:rPr>
          <w:rFonts w:ascii="Times New Roman" w:hAnsi="Times New Roman" w:cs="Times New Roman"/>
          <w:sz w:val="24"/>
          <w:szCs w:val="24"/>
        </w:rPr>
        <w:t xml:space="preserve">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w:t>
      </w:r>
      <w:r w:rsidRPr="00493874">
        <w:rPr>
          <w:rFonts w:ascii="Times New Roman" w:hAnsi="Times New Roman" w:cs="Times New Roman"/>
          <w:sz w:val="24"/>
          <w:szCs w:val="24"/>
        </w:rPr>
        <w:lastRenderedPageBreak/>
        <w:t xml:space="preserve">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8"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w:t>
      </w:r>
      <w:proofErr w:type="gramStart"/>
      <w:r w:rsidRPr="00493874">
        <w:rPr>
          <w:rFonts w:ascii="Times New Roman" w:hAnsi="Times New Roman" w:cs="Times New Roman"/>
          <w:sz w:val="24"/>
          <w:szCs w:val="24"/>
        </w:rPr>
        <w:t>Presence</w:t>
      </w:r>
      <w:proofErr w:type="gramEnd"/>
      <w:r w:rsidRPr="00493874">
        <w:rPr>
          <w:rFonts w:ascii="Times New Roman" w:hAnsi="Times New Roman" w:cs="Times New Roman"/>
          <w:sz w:val="24"/>
          <w:szCs w:val="24"/>
        </w:rPr>
        <w:t xml:space="preserve"> of VF associated with adherence, host immune evasion, type VII secretion system, and production of exoenzymes and exotoxins varied between isolates</w:t>
      </w:r>
      <w:bookmarkEnd w:id="18"/>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021FDC80"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9"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 xml:space="preserve">both categories was 44, while the range for the HIGH category </w:t>
      </w:r>
      <w:r w:rsidR="00E04D08">
        <w:rPr>
          <w:rFonts w:ascii="Times New Roman" w:hAnsi="Times New Roman" w:cs="Times New Roman"/>
          <w:sz w:val="24"/>
          <w:szCs w:val="24"/>
        </w:rPr>
        <w:t xml:space="preserve">was </w:t>
      </w:r>
      <w:r w:rsidRPr="00493874">
        <w:rPr>
          <w:rFonts w:ascii="Times New Roman" w:hAnsi="Times New Roman" w:cs="Times New Roman"/>
          <w:sz w:val="24"/>
          <w:szCs w:val="24"/>
        </w:rPr>
        <w:t>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9"/>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20"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20"/>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0BAAB9E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w:t>
      </w:r>
      <w:r w:rsidR="004E5A45" w:rsidRPr="00493874">
        <w:rPr>
          <w:rFonts w:ascii="Times New Roman" w:hAnsi="Times New Roman" w:cs="Times New Roman"/>
          <w:sz w:val="24"/>
          <w:szCs w:val="24"/>
        </w:rPr>
        <w:t xml:space="preserve">strain-typed </w:t>
      </w:r>
      <w:r w:rsidRPr="00493874">
        <w:rPr>
          <w:rFonts w:ascii="Times New Roman" w:hAnsi="Times New Roman" w:cs="Times New Roman"/>
          <w:sz w:val="24"/>
          <w:szCs w:val="24"/>
        </w:rPr>
        <w:t xml:space="preserve">isolates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w:t>
      </w:r>
      <w:proofErr w:type="gramStart"/>
      <w:r w:rsidRPr="00493874">
        <w:rPr>
          <w:rFonts w:ascii="Times New Roman" w:hAnsi="Times New Roman" w:cs="Times New Roman"/>
          <w:sz w:val="24"/>
          <w:szCs w:val="24"/>
        </w:rPr>
        <w:t>1 month</w:t>
      </w:r>
      <w:proofErr w:type="gramEnd"/>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21"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21"/>
    <w:p w14:paraId="36897041" w14:textId="5C57CDF1"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w:t>
      </w:r>
      <w:r w:rsidR="004E5A45">
        <w:rPr>
          <w:rFonts w:ascii="Times New Roman" w:hAnsi="Times New Roman" w:cs="Times New Roman"/>
          <w:sz w:val="24"/>
          <w:szCs w:val="24"/>
        </w:rPr>
        <w:t>NAS</w:t>
      </w:r>
      <w:r w:rsidRPr="00493874">
        <w:rPr>
          <w:rFonts w:ascii="Times New Roman" w:hAnsi="Times New Roman" w:cs="Times New Roman"/>
          <w:sz w:val="24"/>
          <w:szCs w:val="24"/>
        </w:rPr>
        <w:t xml:space="preserve">,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However, within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w:t>
      </w:r>
      <w:proofErr w:type="gramEnd"/>
      <w:r w:rsidRPr="00493874">
        <w:rPr>
          <w:rFonts w:ascii="Times New Roman" w:hAnsi="Times New Roman" w:cs="Times New Roman"/>
          <w:i/>
          <w:iCs/>
          <w:sz w:val="24"/>
          <w:szCs w:val="24"/>
        </w:rPr>
        <w: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lastRenderedPageBreak/>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 xml:space="preserve">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p>
    <w:p w14:paraId="27DCED3A" w14:textId="29BC346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w:t>
      </w:r>
      <w:r w:rsidR="004E5A45">
        <w:rPr>
          <w:rFonts w:ascii="Times New Roman" w:hAnsi="Times New Roman" w:cs="Times New Roman"/>
          <w:sz w:val="24"/>
          <w:szCs w:val="24"/>
        </w:rPr>
        <w:t xml:space="preserve">and </w:t>
      </w:r>
      <w:r w:rsidRPr="00493874">
        <w:rPr>
          <w:rFonts w:ascii="Times New Roman" w:hAnsi="Times New Roman" w:cs="Times New Roman"/>
          <w:sz w:val="24"/>
          <w:szCs w:val="24"/>
        </w:rPr>
        <w:t xml:space="preserve">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w:t>
      </w:r>
      <w:r w:rsidR="00D14FB3" w:rsidRPr="00493874">
        <w:rPr>
          <w:rFonts w:ascii="Times New Roman" w:hAnsi="Times New Roman" w:cs="Times New Roman"/>
          <w:sz w:val="24"/>
          <w:szCs w:val="24"/>
        </w:rPr>
        <w:t>.</w:t>
      </w:r>
      <w:r w:rsidR="00D14FB3">
        <w:rPr>
          <w:rFonts w:ascii="Times New Roman" w:hAnsi="Times New Roman" w:cs="Times New Roman"/>
          <w:sz w:val="24"/>
          <w:szCs w:val="24"/>
        </w:rPr>
        <w:t xml:space="preserve"> </w:t>
      </w:r>
      <w:r w:rsidRPr="00493874">
        <w:rPr>
          <w:rFonts w:ascii="Times New Roman" w:hAnsi="Times New Roman" w:cs="Times New Roman"/>
          <w:sz w:val="24"/>
          <w:szCs w:val="24"/>
        </w:rPr>
        <w:t xml:space="preserve">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3F66AE7E"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w:t>
      </w:r>
      <w:commentRangeStart w:id="22"/>
      <w:r w:rsidRPr="00493874">
        <w:rPr>
          <w:rFonts w:ascii="Times New Roman" w:hAnsi="Times New Roman" w:cs="Times New Roman"/>
          <w:sz w:val="24"/>
          <w:szCs w:val="24"/>
        </w:rPr>
        <w:t>biofilm formation</w:t>
      </w:r>
      <w:commentRangeEnd w:id="22"/>
      <w:r w:rsidR="00C602DF">
        <w:rPr>
          <w:rStyle w:val="CommentReference"/>
        </w:rPr>
        <w:commentReference w:id="22"/>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r w:rsidR="00C602DF" w:rsidRPr="0010605C">
        <w:rPr>
          <w:rFonts w:ascii="Times New Roman" w:hAnsi="Times New Roman" w:cs="Times New Roman"/>
          <w:iCs/>
          <w:sz w:val="24"/>
          <w:szCs w:val="24"/>
        </w:rPr>
        <w:t xml:space="preserve">and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60D7CE19" w:rsidR="00CE59B4" w:rsidRPr="00493874" w:rsidRDefault="00C602DF"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30 isolates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commentRangeStart w:id="23"/>
      <w:r w:rsidR="00CE59B4" w:rsidRPr="00493874">
        <w:rPr>
          <w:rFonts w:ascii="Times New Roman" w:hAnsi="Times New Roman" w:cs="Times New Roman"/>
          <w:sz w:val="24"/>
          <w:szCs w:val="24"/>
        </w:rPr>
        <w:t>their</w:t>
      </w:r>
      <w:commentRangeEnd w:id="23"/>
      <w:r>
        <w:rPr>
          <w:rStyle w:val="CommentReference"/>
        </w:rPr>
        <w:commentReference w:id="23"/>
      </w:r>
      <w:r w:rsidR="00CE59B4" w:rsidRPr="00493874">
        <w:rPr>
          <w:rFonts w:ascii="Times New Roman" w:hAnsi="Times New Roman" w:cs="Times New Roman"/>
          <w:sz w:val="24"/>
          <w:szCs w:val="24"/>
        </w:rPr>
        <w:t xml:space="preserve"> current study </w:t>
      </w:r>
      <w:proofErr w:type="gramStart"/>
      <w:r w:rsidR="00CE59B4" w:rsidRPr="00493874">
        <w:rPr>
          <w:rFonts w:ascii="Times New Roman" w:hAnsi="Times New Roman" w:cs="Times New Roman"/>
          <w:sz w:val="24"/>
          <w:szCs w:val="24"/>
        </w:rPr>
        <w:t>were</w:t>
      </w:r>
      <w:proofErr w:type="gramEnd"/>
      <w:r w:rsidR="00CE59B4" w:rsidRPr="00493874">
        <w:rPr>
          <w:rFonts w:ascii="Times New Roman" w:hAnsi="Times New Roman" w:cs="Times New Roman"/>
          <w:sz w:val="24"/>
          <w:szCs w:val="24"/>
        </w:rPr>
        <w:t xml:space="preserv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w:t>
      </w:r>
      <w:r w:rsidR="00CE59B4" w:rsidRPr="00493874">
        <w:rPr>
          <w:rFonts w:ascii="Times New Roman" w:hAnsi="Times New Roman" w:cs="Times New Roman"/>
          <w:sz w:val="24"/>
          <w:szCs w:val="24"/>
        </w:rPr>
        <w:lastRenderedPageBreak/>
        <w:t xml:space="preserve">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proofErr w:type="gramStart"/>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w:t>
      </w:r>
      <w:proofErr w:type="gramStart"/>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w:t>
      </w:r>
      <w:proofErr w:type="gramStart"/>
      <w:r w:rsidRPr="00493874">
        <w:rPr>
          <w:rFonts w:ascii="Times New Roman" w:hAnsi="Times New Roman" w:cs="Times New Roman"/>
          <w:sz w:val="24"/>
          <w:szCs w:val="24"/>
        </w:rPr>
        <w:t>transient</w:t>
      </w:r>
      <w:proofErr w:type="gramEnd"/>
      <w:r w:rsidRPr="00493874">
        <w:rPr>
          <w:rFonts w:ascii="Times New Roman" w:hAnsi="Times New Roman" w:cs="Times New Roman"/>
          <w:sz w:val="24"/>
          <w:szCs w:val="24"/>
        </w:rPr>
        <w:t xml:space="preserve">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5D211F4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genetics. A particular example of this is the increased 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06638067"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w:t>
      </w:r>
      <w:r w:rsidR="00BD7CFC">
        <w:rPr>
          <w:rFonts w:ascii="Times New Roman" w:hAnsi="Times New Roman" w:cs="Times New Roman"/>
          <w:sz w:val="24"/>
          <w:szCs w:val="24"/>
        </w:rPr>
        <w:t xml:space="preserve">and </w:t>
      </w:r>
      <w:r w:rsidRPr="00493874">
        <w:rPr>
          <w:rFonts w:ascii="Times New Roman" w:hAnsi="Times New Roman" w:cs="Times New Roman"/>
          <w:sz w:val="24"/>
          <w:szCs w:val="24"/>
        </w:rPr>
        <w:t xml:space="preserve">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t>
      </w:r>
      <w:commentRangeStart w:id="24"/>
      <w:r w:rsidRPr="00493874">
        <w:rPr>
          <w:rFonts w:ascii="Times New Roman" w:hAnsi="Times New Roman" w:cs="Times New Roman"/>
          <w:sz w:val="24"/>
          <w:szCs w:val="24"/>
        </w:rPr>
        <w:t xml:space="preserve">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w:t>
      </w:r>
      <w:commentRangeEnd w:id="24"/>
      <w:r w:rsidR="00BD7CFC">
        <w:rPr>
          <w:rStyle w:val="CommentReference"/>
        </w:rPr>
        <w:commentReference w:id="24"/>
      </w:r>
      <w:r w:rsidRPr="00493874">
        <w:rPr>
          <w:rFonts w:ascii="Times New Roman" w:hAnsi="Times New Roman" w:cs="Times New Roman"/>
          <w:sz w:val="24"/>
          <w:szCs w:val="24"/>
        </w:rPr>
        <w:t xml:space="preserve">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7D16CD46" w:rsidR="001560B8"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Particular ST</w:t>
      </w:r>
      <w:proofErr w:type="gramEnd"/>
      <w:r w:rsidRPr="00493874">
        <w:rPr>
          <w:rFonts w:ascii="Times New Roman" w:hAnsi="Times New Roman" w:cs="Times New Roman"/>
          <w:sz w:val="24"/>
          <w:szCs w:val="24"/>
        </w:rPr>
        <w:t xml:space="preserve">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2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 xml:space="preserve">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2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B50E5">
        <w:trPr>
          <w:trHeight w:val="290"/>
        </w:trPr>
        <w:tc>
          <w:tcPr>
            <w:tcW w:w="5000" w:type="pct"/>
            <w:gridSpan w:val="3"/>
            <w:tcBorders>
              <w:top w:val="nil"/>
              <w:left w:val="nil"/>
              <w:bottom w:val="nil"/>
              <w:right w:val="nil"/>
            </w:tcBorders>
            <w:shd w:val="clear" w:color="auto" w:fill="auto"/>
            <w:noWrap/>
            <w:vAlign w:val="bottom"/>
          </w:tcPr>
          <w:p w14:paraId="400DEB29" w14:textId="3CF07097" w:rsidR="007D27AF" w:rsidRPr="00E73462" w:rsidRDefault="007D27AF" w:rsidP="00AB50E5">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w:t>
            </w:r>
            <w:commentRangeStart w:id="26"/>
            <w:commentRangeStart w:id="27"/>
            <w:r w:rsidRPr="00E73462">
              <w:rPr>
                <w:rFonts w:ascii="Times New Roman" w:eastAsia="Times New Roman" w:hAnsi="Times New Roman" w:cs="Times New Roman"/>
                <w:kern w:val="0"/>
                <w:sz w:val="24"/>
                <w:szCs w:val="24"/>
                <w14:ligatures w14:val="none"/>
              </w:rPr>
              <w:t>and</w:t>
            </w:r>
            <w:commentRangeEnd w:id="26"/>
            <w:r w:rsidR="00E91CB8">
              <w:rPr>
                <w:rStyle w:val="CommentReference"/>
              </w:rPr>
              <w:commentReference w:id="26"/>
            </w:r>
            <w:commentRangeEnd w:id="27"/>
            <w:r w:rsidR="00651B48">
              <w:rPr>
                <w:rStyle w:val="CommentReference"/>
              </w:rPr>
              <w:commentReference w:id="27"/>
            </w:r>
            <w:r w:rsidRPr="00E73462">
              <w:rPr>
                <w:rFonts w:ascii="Times New Roman" w:eastAsia="Times New Roman" w:hAnsi="Times New Roman" w:cs="Times New Roman"/>
                <w:kern w:val="0"/>
                <w:sz w:val="24"/>
                <w:szCs w:val="24"/>
                <w14:ligatures w14:val="none"/>
              </w:rPr>
              <w:t xml:space="preserve">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w:t>
            </w:r>
            <w:r w:rsidR="00E91CB8">
              <w:rPr>
                <w:rFonts w:ascii="Times New Roman" w:eastAsia="Times New Roman" w:hAnsi="Times New Roman" w:cs="Times New Roman"/>
                <w:color w:val="000000"/>
                <w:kern w:val="0"/>
                <w:sz w:val="24"/>
                <w:szCs w:val="24"/>
                <w14:ligatures w14:val="none"/>
              </w:rPr>
              <w:t xml:space="preserve">(IMI) </w:t>
            </w:r>
            <w:r w:rsidRPr="00E73462">
              <w:rPr>
                <w:rFonts w:ascii="Times New Roman" w:eastAsia="Times New Roman" w:hAnsi="Times New Roman" w:cs="Times New Roman"/>
                <w:color w:val="000000"/>
                <w:kern w:val="0"/>
                <w:sz w:val="24"/>
                <w:szCs w:val="24"/>
                <w14:ligatures w14:val="none"/>
              </w:rPr>
              <w:t>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B50E5">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B50E5">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B50E5">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B50E5">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B50E5">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B50E5">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B50E5">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B50E5">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B50E5">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B50E5">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B50E5">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B50E5">
        <w:tc>
          <w:tcPr>
            <w:tcW w:w="9350" w:type="dxa"/>
            <w:gridSpan w:val="4"/>
          </w:tcPr>
          <w:p w14:paraId="7C432025" w14:textId="6958030D" w:rsidR="007D27AF" w:rsidRPr="00501989" w:rsidRDefault="007D27AF" w:rsidP="00AB50E5">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w:t>
            </w:r>
            <w:r w:rsidR="00E91CB8">
              <w:rPr>
                <w:rFonts w:ascii="Times New Roman" w:eastAsia="Times New Roman" w:hAnsi="Times New Roman" w:cs="Times New Roman"/>
                <w:color w:val="000000"/>
                <w:sz w:val="24"/>
                <w:szCs w:val="24"/>
              </w:rPr>
              <w:t xml:space="preserve">(IMI) </w:t>
            </w:r>
            <w:r w:rsidRPr="00501989">
              <w:rPr>
                <w:rFonts w:ascii="Times New Roman" w:eastAsia="Times New Roman" w:hAnsi="Times New Roman" w:cs="Times New Roman"/>
                <w:color w:val="000000"/>
                <w:sz w:val="24"/>
                <w:szCs w:val="24"/>
              </w:rPr>
              <w:t xml:space="preserve">belonging to each strain type (ST; as determined by </w:t>
            </w:r>
            <w:proofErr w:type="spellStart"/>
            <w:r w:rsidRPr="00501989">
              <w:rPr>
                <w:rFonts w:ascii="Times New Roman" w:eastAsia="Times New Roman" w:hAnsi="Times New Roman" w:cs="Times New Roman"/>
                <w:color w:val="000000"/>
                <w:sz w:val="24"/>
                <w:szCs w:val="24"/>
              </w:rPr>
              <w:t>multilocus</w:t>
            </w:r>
            <w:proofErr w:type="spellEnd"/>
            <w:r w:rsidRPr="00501989">
              <w:rPr>
                <w:rFonts w:ascii="Times New Roman" w:eastAsia="Times New Roman" w:hAnsi="Times New Roman" w:cs="Times New Roman"/>
                <w:color w:val="000000"/>
                <w:sz w:val="24"/>
                <w:szCs w:val="24"/>
              </w:rPr>
              <w:t xml:space="preserve"> sequence typing</w:t>
            </w:r>
            <w:r w:rsidR="00E91CB8">
              <w:rPr>
                <w:rFonts w:ascii="Times New Roman" w:eastAsia="Times New Roman" w:hAnsi="Times New Roman" w:cs="Times New Roman"/>
                <w:color w:val="000000"/>
                <w:sz w:val="24"/>
                <w:szCs w:val="24"/>
              </w:rPr>
              <w:t xml:space="preserve"> [MLST]</w:t>
            </w:r>
            <w:r w:rsidRPr="00501989">
              <w:rPr>
                <w:rFonts w:ascii="Times New Roman" w:eastAsia="Times New Roman" w:hAnsi="Times New Roman" w:cs="Times New Roman"/>
                <w:color w:val="000000"/>
                <w:sz w:val="24"/>
                <w:szCs w:val="24"/>
              </w:rPr>
              <w:t xml:space="preserve">),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B50E5">
        <w:trPr>
          <w:trHeight w:val="531"/>
        </w:trPr>
        <w:tc>
          <w:tcPr>
            <w:tcW w:w="2337" w:type="dxa"/>
            <w:vAlign w:val="bottom"/>
          </w:tcPr>
          <w:p w14:paraId="2DEFAC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B50E5">
        <w:trPr>
          <w:trHeight w:val="540"/>
        </w:trPr>
        <w:tc>
          <w:tcPr>
            <w:tcW w:w="2337" w:type="dxa"/>
            <w:vAlign w:val="bottom"/>
          </w:tcPr>
          <w:p w14:paraId="4D34F35B"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B50E5">
        <w:tc>
          <w:tcPr>
            <w:tcW w:w="2337" w:type="dxa"/>
            <w:vAlign w:val="bottom"/>
          </w:tcPr>
          <w:p w14:paraId="173D0C07"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B50E5">
        <w:tc>
          <w:tcPr>
            <w:tcW w:w="2337" w:type="dxa"/>
            <w:vAlign w:val="bottom"/>
          </w:tcPr>
          <w:p w14:paraId="54EB8459"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B50E5">
        <w:tc>
          <w:tcPr>
            <w:tcW w:w="2337" w:type="dxa"/>
            <w:vAlign w:val="bottom"/>
          </w:tcPr>
          <w:p w14:paraId="29603ED4"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B50E5">
        <w:tc>
          <w:tcPr>
            <w:tcW w:w="2337" w:type="dxa"/>
            <w:vAlign w:val="bottom"/>
          </w:tcPr>
          <w:p w14:paraId="25CB499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B50E5">
        <w:tc>
          <w:tcPr>
            <w:tcW w:w="2337" w:type="dxa"/>
            <w:vAlign w:val="bottom"/>
          </w:tcPr>
          <w:p w14:paraId="7213967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B50E5">
        <w:tc>
          <w:tcPr>
            <w:tcW w:w="2337" w:type="dxa"/>
            <w:vAlign w:val="bottom"/>
          </w:tcPr>
          <w:p w14:paraId="160BC2E8"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B50E5">
        <w:tc>
          <w:tcPr>
            <w:tcW w:w="2337" w:type="dxa"/>
            <w:vAlign w:val="bottom"/>
          </w:tcPr>
          <w:p w14:paraId="4BAB728D"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B50E5">
        <w:tc>
          <w:tcPr>
            <w:tcW w:w="2337" w:type="dxa"/>
            <w:vAlign w:val="bottom"/>
          </w:tcPr>
          <w:p w14:paraId="52357D56"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B50E5">
        <w:tc>
          <w:tcPr>
            <w:tcW w:w="2337" w:type="dxa"/>
            <w:vAlign w:val="bottom"/>
          </w:tcPr>
          <w:p w14:paraId="44927FD9"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B50E5">
        <w:tc>
          <w:tcPr>
            <w:tcW w:w="2337" w:type="dxa"/>
            <w:vAlign w:val="bottom"/>
          </w:tcPr>
          <w:p w14:paraId="71A489C4"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B50E5">
        <w:tc>
          <w:tcPr>
            <w:tcW w:w="2337" w:type="dxa"/>
            <w:vAlign w:val="bottom"/>
          </w:tcPr>
          <w:p w14:paraId="07FB3B0A"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B50E5">
        <w:tc>
          <w:tcPr>
            <w:tcW w:w="2337" w:type="dxa"/>
            <w:vAlign w:val="bottom"/>
          </w:tcPr>
          <w:p w14:paraId="2F9A444E"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B50E5">
        <w:tc>
          <w:tcPr>
            <w:tcW w:w="2337" w:type="dxa"/>
            <w:vAlign w:val="bottom"/>
          </w:tcPr>
          <w:p w14:paraId="1C1F856F"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B50E5">
        <w:tc>
          <w:tcPr>
            <w:tcW w:w="9350" w:type="dxa"/>
            <w:gridSpan w:val="4"/>
            <w:vAlign w:val="bottom"/>
          </w:tcPr>
          <w:p w14:paraId="7B5E0AD9" w14:textId="77777777" w:rsidR="007D27AF" w:rsidRPr="00501989" w:rsidRDefault="007D27AF" w:rsidP="00AB50E5">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B50E5">
        <w:trPr>
          <w:trHeight w:val="531"/>
        </w:trPr>
        <w:tc>
          <w:tcPr>
            <w:tcW w:w="7110" w:type="dxa"/>
            <w:gridSpan w:val="3"/>
            <w:vAlign w:val="bottom"/>
          </w:tcPr>
          <w:p w14:paraId="0E80B15D" w14:textId="77777777" w:rsidR="007D27AF" w:rsidRPr="00E73462" w:rsidRDefault="007D27AF" w:rsidP="00AB50E5">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w:t>
            </w:r>
            <w:proofErr w:type="spellStart"/>
            <w:r w:rsidRPr="00E73462">
              <w:rPr>
                <w:rFonts w:ascii="Times New Roman" w:eastAsia="Times New Roman" w:hAnsi="Times New Roman" w:cs="Times New Roman"/>
                <w:color w:val="000000"/>
                <w:sz w:val="24"/>
                <w:szCs w:val="24"/>
              </w:rPr>
              <w:t>multilocus</w:t>
            </w:r>
            <w:proofErr w:type="spellEnd"/>
            <w:r w:rsidRPr="00E73462">
              <w:rPr>
                <w:rFonts w:ascii="Times New Roman" w:eastAsia="Times New Roman" w:hAnsi="Times New Roman" w:cs="Times New Roman"/>
                <w:color w:val="000000"/>
                <w:sz w:val="24"/>
                <w:szCs w:val="24"/>
              </w:rPr>
              <w:t xml:space="preserve">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B50E5">
        <w:trPr>
          <w:trHeight w:val="648"/>
        </w:trPr>
        <w:tc>
          <w:tcPr>
            <w:tcW w:w="1627" w:type="dxa"/>
            <w:vAlign w:val="bottom"/>
          </w:tcPr>
          <w:p w14:paraId="5F826B6C"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B50E5">
        <w:trPr>
          <w:trHeight w:val="360"/>
        </w:trPr>
        <w:tc>
          <w:tcPr>
            <w:tcW w:w="1627" w:type="dxa"/>
            <w:vAlign w:val="bottom"/>
            <w:hideMark/>
          </w:tcPr>
          <w:p w14:paraId="3A1813D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B50E5">
        <w:trPr>
          <w:trHeight w:val="360"/>
        </w:trPr>
        <w:tc>
          <w:tcPr>
            <w:tcW w:w="1627" w:type="dxa"/>
            <w:vAlign w:val="bottom"/>
            <w:hideMark/>
          </w:tcPr>
          <w:p w14:paraId="31790F0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B50E5">
        <w:trPr>
          <w:trHeight w:val="360"/>
        </w:trPr>
        <w:tc>
          <w:tcPr>
            <w:tcW w:w="1627" w:type="dxa"/>
            <w:vAlign w:val="bottom"/>
            <w:hideMark/>
          </w:tcPr>
          <w:p w14:paraId="06A6E27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B50E5">
        <w:trPr>
          <w:trHeight w:val="360"/>
        </w:trPr>
        <w:tc>
          <w:tcPr>
            <w:tcW w:w="1627" w:type="dxa"/>
            <w:vAlign w:val="bottom"/>
            <w:hideMark/>
          </w:tcPr>
          <w:p w14:paraId="067135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B50E5">
        <w:trPr>
          <w:trHeight w:val="360"/>
        </w:trPr>
        <w:tc>
          <w:tcPr>
            <w:tcW w:w="1627" w:type="dxa"/>
            <w:vAlign w:val="bottom"/>
            <w:hideMark/>
          </w:tcPr>
          <w:p w14:paraId="128184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B50E5">
        <w:trPr>
          <w:trHeight w:val="360"/>
        </w:trPr>
        <w:tc>
          <w:tcPr>
            <w:tcW w:w="1627" w:type="dxa"/>
            <w:vAlign w:val="bottom"/>
            <w:hideMark/>
          </w:tcPr>
          <w:p w14:paraId="4041D88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B50E5">
        <w:trPr>
          <w:trHeight w:val="360"/>
        </w:trPr>
        <w:tc>
          <w:tcPr>
            <w:tcW w:w="1627" w:type="dxa"/>
            <w:vAlign w:val="bottom"/>
            <w:hideMark/>
          </w:tcPr>
          <w:p w14:paraId="0F592E8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B50E5">
        <w:trPr>
          <w:trHeight w:val="360"/>
        </w:trPr>
        <w:tc>
          <w:tcPr>
            <w:tcW w:w="1627" w:type="dxa"/>
            <w:vAlign w:val="bottom"/>
            <w:hideMark/>
          </w:tcPr>
          <w:p w14:paraId="2A296AF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B50E5">
        <w:trPr>
          <w:trHeight w:val="360"/>
        </w:trPr>
        <w:tc>
          <w:tcPr>
            <w:tcW w:w="1627" w:type="dxa"/>
            <w:vAlign w:val="bottom"/>
            <w:hideMark/>
          </w:tcPr>
          <w:p w14:paraId="6295FAA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B50E5">
        <w:trPr>
          <w:trHeight w:val="360"/>
        </w:trPr>
        <w:tc>
          <w:tcPr>
            <w:tcW w:w="1627" w:type="dxa"/>
            <w:vAlign w:val="bottom"/>
            <w:hideMark/>
          </w:tcPr>
          <w:p w14:paraId="3667712D"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B50E5">
        <w:trPr>
          <w:trHeight w:val="1503"/>
        </w:trPr>
        <w:tc>
          <w:tcPr>
            <w:tcW w:w="5000" w:type="pct"/>
            <w:gridSpan w:val="5"/>
            <w:noWrap/>
            <w:vAlign w:val="bottom"/>
          </w:tcPr>
          <w:p w14:paraId="0B369F44" w14:textId="67D485D8"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w:t>
            </w:r>
            <w:r w:rsidR="00E91CB8">
              <w:rPr>
                <w:rFonts w:ascii="Times New Roman" w:hAnsi="Times New Roman" w:cs="Times New Roman"/>
                <w:sz w:val="20"/>
                <w:szCs w:val="20"/>
              </w:rPr>
              <w:t xml:space="preserve"> (IMI)</w:t>
            </w:r>
            <w:r w:rsidRPr="00053439">
              <w:rPr>
                <w:rFonts w:ascii="Times New Roman" w:hAnsi="Times New Roman" w:cs="Times New Roman"/>
                <w:sz w:val="20"/>
                <w:szCs w:val="20"/>
              </w:rPr>
              <w:t xml:space="preserve">,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B50E5">
        <w:trPr>
          <w:trHeight w:val="468"/>
        </w:trPr>
        <w:tc>
          <w:tcPr>
            <w:tcW w:w="1011" w:type="pct"/>
            <w:noWrap/>
            <w:vAlign w:val="bottom"/>
          </w:tcPr>
          <w:p w14:paraId="1BE1119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B50E5">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B50E5">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B50E5">
        <w:trPr>
          <w:trHeight w:val="290"/>
        </w:trPr>
        <w:tc>
          <w:tcPr>
            <w:tcW w:w="1011" w:type="pct"/>
            <w:noWrap/>
            <w:vAlign w:val="bottom"/>
          </w:tcPr>
          <w:p w14:paraId="0CCA4E9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B50E5">
        <w:trPr>
          <w:trHeight w:val="290"/>
        </w:trPr>
        <w:tc>
          <w:tcPr>
            <w:tcW w:w="1011" w:type="pct"/>
            <w:noWrap/>
            <w:vAlign w:val="bottom"/>
            <w:hideMark/>
          </w:tcPr>
          <w:p w14:paraId="42D3ED0E" w14:textId="77777777" w:rsidR="007D27AF" w:rsidRPr="00053439" w:rsidRDefault="007D27AF" w:rsidP="00AB50E5">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B50E5">
        <w:trPr>
          <w:trHeight w:val="290"/>
        </w:trPr>
        <w:tc>
          <w:tcPr>
            <w:tcW w:w="1011" w:type="pct"/>
            <w:noWrap/>
            <w:vAlign w:val="bottom"/>
            <w:hideMark/>
          </w:tcPr>
          <w:p w14:paraId="067CEB2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B50E5">
        <w:trPr>
          <w:trHeight w:val="290"/>
        </w:trPr>
        <w:tc>
          <w:tcPr>
            <w:tcW w:w="1011" w:type="pct"/>
            <w:noWrap/>
            <w:vAlign w:val="bottom"/>
            <w:hideMark/>
          </w:tcPr>
          <w:p w14:paraId="1BF9F2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B50E5">
        <w:trPr>
          <w:trHeight w:val="290"/>
        </w:trPr>
        <w:tc>
          <w:tcPr>
            <w:tcW w:w="1011" w:type="pct"/>
            <w:noWrap/>
            <w:vAlign w:val="bottom"/>
            <w:hideMark/>
          </w:tcPr>
          <w:p w14:paraId="5E8B85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B50E5">
        <w:trPr>
          <w:trHeight w:val="290"/>
        </w:trPr>
        <w:tc>
          <w:tcPr>
            <w:tcW w:w="1011" w:type="pct"/>
            <w:noWrap/>
            <w:vAlign w:val="bottom"/>
            <w:hideMark/>
          </w:tcPr>
          <w:p w14:paraId="26B5F7A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B50E5">
        <w:trPr>
          <w:trHeight w:val="290"/>
        </w:trPr>
        <w:tc>
          <w:tcPr>
            <w:tcW w:w="1011" w:type="pct"/>
            <w:noWrap/>
            <w:vAlign w:val="bottom"/>
            <w:hideMark/>
          </w:tcPr>
          <w:p w14:paraId="7C1BFC9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B50E5">
        <w:trPr>
          <w:trHeight w:val="290"/>
        </w:trPr>
        <w:tc>
          <w:tcPr>
            <w:tcW w:w="1011" w:type="pct"/>
            <w:noWrap/>
            <w:vAlign w:val="bottom"/>
            <w:hideMark/>
          </w:tcPr>
          <w:p w14:paraId="0EBB791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B50E5">
        <w:trPr>
          <w:trHeight w:val="300"/>
        </w:trPr>
        <w:tc>
          <w:tcPr>
            <w:tcW w:w="1011" w:type="pct"/>
            <w:noWrap/>
            <w:vAlign w:val="bottom"/>
            <w:hideMark/>
          </w:tcPr>
          <w:p w14:paraId="674C3A3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B50E5">
        <w:trPr>
          <w:trHeight w:val="290"/>
        </w:trPr>
        <w:tc>
          <w:tcPr>
            <w:tcW w:w="1011" w:type="pct"/>
            <w:noWrap/>
            <w:vAlign w:val="bottom"/>
          </w:tcPr>
          <w:p w14:paraId="6B7E9EE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B50E5">
            <w:pPr>
              <w:rPr>
                <w:rFonts w:ascii="Times New Roman" w:hAnsi="Times New Roman" w:cs="Times New Roman"/>
                <w:b/>
                <w:bCs/>
                <w:sz w:val="20"/>
                <w:szCs w:val="20"/>
              </w:rPr>
            </w:pPr>
          </w:p>
        </w:tc>
        <w:tc>
          <w:tcPr>
            <w:tcW w:w="502" w:type="pct"/>
            <w:noWrap/>
          </w:tcPr>
          <w:p w14:paraId="23A7485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B50E5">
            <w:pPr>
              <w:jc w:val="center"/>
              <w:rPr>
                <w:rFonts w:ascii="Times New Roman" w:hAnsi="Times New Roman" w:cs="Times New Roman"/>
                <w:sz w:val="20"/>
                <w:szCs w:val="20"/>
              </w:rPr>
            </w:pPr>
          </w:p>
        </w:tc>
      </w:tr>
      <w:tr w:rsidR="007D27AF" w:rsidRPr="00053439" w14:paraId="6CA8AA6F" w14:textId="77777777" w:rsidTr="00AB50E5">
        <w:trPr>
          <w:trHeight w:val="290"/>
        </w:trPr>
        <w:tc>
          <w:tcPr>
            <w:tcW w:w="1011" w:type="pct"/>
            <w:noWrap/>
            <w:vAlign w:val="bottom"/>
            <w:hideMark/>
          </w:tcPr>
          <w:p w14:paraId="54346170" w14:textId="77777777" w:rsidR="007D27AF" w:rsidRPr="00053439" w:rsidRDefault="007D27AF" w:rsidP="00AB50E5">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B50E5">
        <w:trPr>
          <w:trHeight w:val="290"/>
        </w:trPr>
        <w:tc>
          <w:tcPr>
            <w:tcW w:w="1011" w:type="pct"/>
            <w:noWrap/>
            <w:vAlign w:val="bottom"/>
            <w:hideMark/>
          </w:tcPr>
          <w:p w14:paraId="1D9F6624" w14:textId="77777777" w:rsidR="007D27AF" w:rsidRPr="00053439" w:rsidRDefault="007D27AF" w:rsidP="00AB50E5">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B50E5">
        <w:trPr>
          <w:trHeight w:val="290"/>
        </w:trPr>
        <w:tc>
          <w:tcPr>
            <w:tcW w:w="1011" w:type="pct"/>
            <w:noWrap/>
            <w:vAlign w:val="bottom"/>
            <w:hideMark/>
          </w:tcPr>
          <w:p w14:paraId="230C111D" w14:textId="77777777" w:rsidR="007D27AF" w:rsidRPr="00053439" w:rsidRDefault="007D27AF" w:rsidP="00AB50E5">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B50E5">
        <w:trPr>
          <w:trHeight w:val="290"/>
        </w:trPr>
        <w:tc>
          <w:tcPr>
            <w:tcW w:w="1011" w:type="pct"/>
            <w:noWrap/>
            <w:vAlign w:val="bottom"/>
            <w:hideMark/>
          </w:tcPr>
          <w:p w14:paraId="0A989359" w14:textId="77777777" w:rsidR="007D27AF" w:rsidRPr="00053439" w:rsidRDefault="007D27AF" w:rsidP="00AB50E5">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B50E5">
        <w:trPr>
          <w:trHeight w:val="290"/>
        </w:trPr>
        <w:tc>
          <w:tcPr>
            <w:tcW w:w="1011" w:type="pct"/>
            <w:noWrap/>
            <w:vAlign w:val="bottom"/>
            <w:hideMark/>
          </w:tcPr>
          <w:p w14:paraId="5F170A41" w14:textId="77777777" w:rsidR="007D27AF" w:rsidRPr="00053439" w:rsidRDefault="007D27AF" w:rsidP="00AB50E5">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B50E5">
        <w:trPr>
          <w:trHeight w:val="300"/>
        </w:trPr>
        <w:tc>
          <w:tcPr>
            <w:tcW w:w="1011" w:type="pct"/>
            <w:noWrap/>
            <w:vAlign w:val="bottom"/>
            <w:hideMark/>
          </w:tcPr>
          <w:p w14:paraId="36BAE6B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B50E5">
        <w:trPr>
          <w:trHeight w:val="290"/>
        </w:trPr>
        <w:tc>
          <w:tcPr>
            <w:tcW w:w="1011" w:type="pct"/>
            <w:noWrap/>
            <w:vAlign w:val="bottom"/>
          </w:tcPr>
          <w:p w14:paraId="2134D945"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B50E5">
            <w:pPr>
              <w:rPr>
                <w:rFonts w:ascii="Times New Roman" w:hAnsi="Times New Roman" w:cs="Times New Roman"/>
                <w:sz w:val="20"/>
                <w:szCs w:val="20"/>
              </w:rPr>
            </w:pPr>
          </w:p>
        </w:tc>
        <w:tc>
          <w:tcPr>
            <w:tcW w:w="502" w:type="pct"/>
            <w:noWrap/>
          </w:tcPr>
          <w:p w14:paraId="5C2E237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B50E5">
            <w:pPr>
              <w:jc w:val="center"/>
              <w:rPr>
                <w:rFonts w:ascii="Times New Roman" w:hAnsi="Times New Roman" w:cs="Times New Roman"/>
                <w:sz w:val="20"/>
                <w:szCs w:val="20"/>
              </w:rPr>
            </w:pPr>
          </w:p>
        </w:tc>
      </w:tr>
      <w:tr w:rsidR="007D27AF" w:rsidRPr="00053439" w14:paraId="01A2381F" w14:textId="77777777" w:rsidTr="00AB50E5">
        <w:trPr>
          <w:trHeight w:val="290"/>
        </w:trPr>
        <w:tc>
          <w:tcPr>
            <w:tcW w:w="1011" w:type="pct"/>
            <w:noWrap/>
            <w:vAlign w:val="bottom"/>
            <w:hideMark/>
          </w:tcPr>
          <w:p w14:paraId="2FF57C93" w14:textId="77777777" w:rsidR="007D27AF" w:rsidRPr="00053439" w:rsidRDefault="007D27AF" w:rsidP="00AB50E5">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B50E5">
        <w:trPr>
          <w:trHeight w:val="290"/>
        </w:trPr>
        <w:tc>
          <w:tcPr>
            <w:tcW w:w="1011" w:type="pct"/>
            <w:noWrap/>
            <w:vAlign w:val="bottom"/>
            <w:hideMark/>
          </w:tcPr>
          <w:p w14:paraId="474FBD66" w14:textId="77777777" w:rsidR="007D27AF" w:rsidRPr="00053439" w:rsidRDefault="007D27AF" w:rsidP="00AB50E5">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B50E5">
        <w:trPr>
          <w:trHeight w:val="290"/>
        </w:trPr>
        <w:tc>
          <w:tcPr>
            <w:tcW w:w="1011" w:type="pct"/>
            <w:noWrap/>
            <w:vAlign w:val="bottom"/>
            <w:hideMark/>
          </w:tcPr>
          <w:p w14:paraId="07396C44" w14:textId="77777777" w:rsidR="007D27AF" w:rsidRPr="00053439" w:rsidRDefault="007D27AF" w:rsidP="00AB50E5">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B50E5">
        <w:trPr>
          <w:trHeight w:val="290"/>
        </w:trPr>
        <w:tc>
          <w:tcPr>
            <w:tcW w:w="1011" w:type="pct"/>
            <w:noWrap/>
            <w:vAlign w:val="bottom"/>
            <w:hideMark/>
          </w:tcPr>
          <w:p w14:paraId="2E4FF312" w14:textId="77777777" w:rsidR="007D27AF" w:rsidRPr="00053439" w:rsidRDefault="007D27AF" w:rsidP="00AB50E5">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B50E5">
        <w:trPr>
          <w:trHeight w:val="290"/>
        </w:trPr>
        <w:tc>
          <w:tcPr>
            <w:tcW w:w="1011" w:type="pct"/>
            <w:noWrap/>
            <w:vAlign w:val="bottom"/>
            <w:hideMark/>
          </w:tcPr>
          <w:p w14:paraId="4CC05580" w14:textId="77777777" w:rsidR="007D27AF" w:rsidRPr="00053439" w:rsidRDefault="007D27AF" w:rsidP="00AB50E5">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B50E5">
        <w:trPr>
          <w:trHeight w:val="290"/>
        </w:trPr>
        <w:tc>
          <w:tcPr>
            <w:tcW w:w="1011" w:type="pct"/>
            <w:noWrap/>
            <w:vAlign w:val="bottom"/>
            <w:hideMark/>
          </w:tcPr>
          <w:p w14:paraId="512B0A6F" w14:textId="77777777" w:rsidR="007D27AF" w:rsidRPr="00053439" w:rsidRDefault="007D27AF" w:rsidP="00AB50E5">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B50E5">
        <w:trPr>
          <w:trHeight w:val="290"/>
        </w:trPr>
        <w:tc>
          <w:tcPr>
            <w:tcW w:w="1011" w:type="pct"/>
            <w:noWrap/>
            <w:vAlign w:val="bottom"/>
            <w:hideMark/>
          </w:tcPr>
          <w:p w14:paraId="2F75F4FD" w14:textId="77777777" w:rsidR="007D27AF" w:rsidRPr="00053439" w:rsidRDefault="007D27AF" w:rsidP="00AB50E5">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B50E5">
        <w:trPr>
          <w:trHeight w:val="290"/>
        </w:trPr>
        <w:tc>
          <w:tcPr>
            <w:tcW w:w="1011" w:type="pct"/>
            <w:noWrap/>
            <w:vAlign w:val="bottom"/>
            <w:hideMark/>
          </w:tcPr>
          <w:p w14:paraId="120ED96B" w14:textId="77777777" w:rsidR="007D27AF" w:rsidRPr="00053439" w:rsidRDefault="007D27AF" w:rsidP="00AB50E5">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B50E5">
        <w:trPr>
          <w:trHeight w:val="290"/>
        </w:trPr>
        <w:tc>
          <w:tcPr>
            <w:tcW w:w="1011" w:type="pct"/>
            <w:noWrap/>
            <w:vAlign w:val="bottom"/>
            <w:hideMark/>
          </w:tcPr>
          <w:p w14:paraId="2AB831DB" w14:textId="77777777" w:rsidR="007D27AF" w:rsidRPr="00053439" w:rsidRDefault="007D27AF" w:rsidP="00AB50E5">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B50E5">
        <w:trPr>
          <w:trHeight w:val="290"/>
        </w:trPr>
        <w:tc>
          <w:tcPr>
            <w:tcW w:w="1011" w:type="pct"/>
            <w:noWrap/>
            <w:vAlign w:val="bottom"/>
            <w:hideMark/>
          </w:tcPr>
          <w:p w14:paraId="0335D589" w14:textId="77777777" w:rsidR="007D27AF" w:rsidRPr="00053439" w:rsidRDefault="007D27AF" w:rsidP="00AB50E5">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B50E5">
        <w:trPr>
          <w:trHeight w:val="290"/>
        </w:trPr>
        <w:tc>
          <w:tcPr>
            <w:tcW w:w="1011" w:type="pct"/>
            <w:noWrap/>
            <w:vAlign w:val="bottom"/>
            <w:hideMark/>
          </w:tcPr>
          <w:p w14:paraId="14346282" w14:textId="77777777" w:rsidR="007D27AF" w:rsidRPr="00053439" w:rsidRDefault="007D27AF" w:rsidP="00AB50E5">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B50E5">
        <w:trPr>
          <w:trHeight w:val="290"/>
        </w:trPr>
        <w:tc>
          <w:tcPr>
            <w:tcW w:w="1011" w:type="pct"/>
            <w:noWrap/>
            <w:vAlign w:val="bottom"/>
            <w:hideMark/>
          </w:tcPr>
          <w:p w14:paraId="1C9172D5" w14:textId="77777777" w:rsidR="007D27AF" w:rsidRPr="00053439" w:rsidRDefault="007D27AF" w:rsidP="00AB50E5">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B50E5">
        <w:trPr>
          <w:trHeight w:val="290"/>
        </w:trPr>
        <w:tc>
          <w:tcPr>
            <w:tcW w:w="1011" w:type="pct"/>
            <w:noWrap/>
            <w:vAlign w:val="bottom"/>
            <w:hideMark/>
          </w:tcPr>
          <w:p w14:paraId="3AD23120" w14:textId="77777777" w:rsidR="007D27AF" w:rsidRPr="00053439" w:rsidRDefault="007D27AF" w:rsidP="00AB50E5">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B50E5">
        <w:trPr>
          <w:trHeight w:val="300"/>
        </w:trPr>
        <w:tc>
          <w:tcPr>
            <w:tcW w:w="1011" w:type="pct"/>
            <w:noWrap/>
            <w:vAlign w:val="bottom"/>
            <w:hideMark/>
          </w:tcPr>
          <w:p w14:paraId="5C98C8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B50E5">
        <w:trPr>
          <w:trHeight w:val="290"/>
        </w:trPr>
        <w:tc>
          <w:tcPr>
            <w:tcW w:w="1011" w:type="pct"/>
            <w:noWrap/>
            <w:vAlign w:val="bottom"/>
          </w:tcPr>
          <w:p w14:paraId="6E52D6BD"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B50E5">
            <w:pPr>
              <w:rPr>
                <w:rFonts w:ascii="Times New Roman" w:hAnsi="Times New Roman" w:cs="Times New Roman"/>
                <w:sz w:val="20"/>
                <w:szCs w:val="20"/>
              </w:rPr>
            </w:pPr>
          </w:p>
        </w:tc>
        <w:tc>
          <w:tcPr>
            <w:tcW w:w="502" w:type="pct"/>
            <w:noWrap/>
          </w:tcPr>
          <w:p w14:paraId="0A035B74"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B50E5">
            <w:pPr>
              <w:jc w:val="center"/>
              <w:rPr>
                <w:rFonts w:ascii="Times New Roman" w:hAnsi="Times New Roman" w:cs="Times New Roman"/>
                <w:sz w:val="20"/>
                <w:szCs w:val="20"/>
              </w:rPr>
            </w:pPr>
          </w:p>
        </w:tc>
      </w:tr>
      <w:tr w:rsidR="007D27AF" w:rsidRPr="00053439" w14:paraId="64A6D952" w14:textId="77777777" w:rsidTr="00AB50E5">
        <w:trPr>
          <w:trHeight w:val="290"/>
        </w:trPr>
        <w:tc>
          <w:tcPr>
            <w:tcW w:w="1011" w:type="pct"/>
            <w:noWrap/>
            <w:vAlign w:val="bottom"/>
            <w:hideMark/>
          </w:tcPr>
          <w:p w14:paraId="21E29D03" w14:textId="77777777" w:rsidR="007D27AF" w:rsidRPr="00053439" w:rsidRDefault="007D27AF" w:rsidP="00AB50E5">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B50E5">
        <w:trPr>
          <w:trHeight w:val="290"/>
        </w:trPr>
        <w:tc>
          <w:tcPr>
            <w:tcW w:w="1011" w:type="pct"/>
            <w:noWrap/>
            <w:vAlign w:val="bottom"/>
            <w:hideMark/>
          </w:tcPr>
          <w:p w14:paraId="6FEC126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B50E5">
        <w:trPr>
          <w:trHeight w:val="290"/>
        </w:trPr>
        <w:tc>
          <w:tcPr>
            <w:tcW w:w="1011" w:type="pct"/>
            <w:noWrap/>
            <w:vAlign w:val="bottom"/>
            <w:hideMark/>
          </w:tcPr>
          <w:p w14:paraId="3CAA03D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B50E5">
        <w:trPr>
          <w:trHeight w:val="290"/>
        </w:trPr>
        <w:tc>
          <w:tcPr>
            <w:tcW w:w="1011" w:type="pct"/>
            <w:noWrap/>
            <w:vAlign w:val="bottom"/>
            <w:hideMark/>
          </w:tcPr>
          <w:p w14:paraId="2D03FDE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B50E5">
        <w:trPr>
          <w:trHeight w:val="290"/>
        </w:trPr>
        <w:tc>
          <w:tcPr>
            <w:tcW w:w="1011" w:type="pct"/>
            <w:noWrap/>
            <w:vAlign w:val="bottom"/>
            <w:hideMark/>
          </w:tcPr>
          <w:p w14:paraId="40680FD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B50E5">
        <w:trPr>
          <w:trHeight w:val="290"/>
        </w:trPr>
        <w:tc>
          <w:tcPr>
            <w:tcW w:w="1011" w:type="pct"/>
            <w:noWrap/>
            <w:vAlign w:val="bottom"/>
            <w:hideMark/>
          </w:tcPr>
          <w:p w14:paraId="02D7AAF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B50E5">
        <w:trPr>
          <w:trHeight w:val="300"/>
        </w:trPr>
        <w:tc>
          <w:tcPr>
            <w:tcW w:w="1011" w:type="pct"/>
            <w:noWrap/>
            <w:vAlign w:val="bottom"/>
            <w:hideMark/>
          </w:tcPr>
          <w:p w14:paraId="5004946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B50E5">
        <w:trPr>
          <w:trHeight w:val="290"/>
        </w:trPr>
        <w:tc>
          <w:tcPr>
            <w:tcW w:w="1011" w:type="pct"/>
            <w:noWrap/>
            <w:vAlign w:val="bottom"/>
          </w:tcPr>
          <w:p w14:paraId="02840B9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B50E5">
            <w:pPr>
              <w:rPr>
                <w:rFonts w:ascii="Times New Roman" w:hAnsi="Times New Roman" w:cs="Times New Roman"/>
                <w:b/>
                <w:bCs/>
                <w:sz w:val="20"/>
                <w:szCs w:val="20"/>
              </w:rPr>
            </w:pPr>
          </w:p>
        </w:tc>
        <w:tc>
          <w:tcPr>
            <w:tcW w:w="502" w:type="pct"/>
            <w:noWrap/>
          </w:tcPr>
          <w:p w14:paraId="36F4B091"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B50E5">
            <w:pPr>
              <w:jc w:val="center"/>
              <w:rPr>
                <w:rFonts w:ascii="Times New Roman" w:hAnsi="Times New Roman" w:cs="Times New Roman"/>
                <w:sz w:val="20"/>
                <w:szCs w:val="20"/>
              </w:rPr>
            </w:pPr>
          </w:p>
        </w:tc>
      </w:tr>
      <w:tr w:rsidR="007D27AF" w:rsidRPr="00053439" w14:paraId="338E93F2" w14:textId="77777777" w:rsidTr="00AB50E5">
        <w:trPr>
          <w:trHeight w:val="290"/>
        </w:trPr>
        <w:tc>
          <w:tcPr>
            <w:tcW w:w="1011" w:type="pct"/>
            <w:noWrap/>
            <w:vAlign w:val="bottom"/>
            <w:hideMark/>
          </w:tcPr>
          <w:p w14:paraId="45E8C197" w14:textId="77777777" w:rsidR="007D27AF" w:rsidRPr="00053439" w:rsidRDefault="007D27AF" w:rsidP="00AB50E5">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B50E5">
        <w:trPr>
          <w:trHeight w:val="290"/>
        </w:trPr>
        <w:tc>
          <w:tcPr>
            <w:tcW w:w="1011" w:type="pct"/>
            <w:noWrap/>
            <w:vAlign w:val="bottom"/>
            <w:hideMark/>
          </w:tcPr>
          <w:p w14:paraId="7FCE872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B50E5">
        <w:trPr>
          <w:trHeight w:val="290"/>
        </w:trPr>
        <w:tc>
          <w:tcPr>
            <w:tcW w:w="1011" w:type="pct"/>
            <w:noWrap/>
            <w:vAlign w:val="bottom"/>
            <w:hideMark/>
          </w:tcPr>
          <w:p w14:paraId="26F982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B50E5">
        <w:trPr>
          <w:trHeight w:val="290"/>
        </w:trPr>
        <w:tc>
          <w:tcPr>
            <w:tcW w:w="1011" w:type="pct"/>
            <w:noWrap/>
            <w:vAlign w:val="bottom"/>
            <w:hideMark/>
          </w:tcPr>
          <w:p w14:paraId="2D397E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B50E5">
        <w:trPr>
          <w:trHeight w:val="290"/>
        </w:trPr>
        <w:tc>
          <w:tcPr>
            <w:tcW w:w="1011" w:type="pct"/>
            <w:noWrap/>
            <w:vAlign w:val="bottom"/>
            <w:hideMark/>
          </w:tcPr>
          <w:p w14:paraId="121C0FE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B50E5">
        <w:trPr>
          <w:trHeight w:val="290"/>
        </w:trPr>
        <w:tc>
          <w:tcPr>
            <w:tcW w:w="1011" w:type="pct"/>
            <w:noWrap/>
            <w:vAlign w:val="bottom"/>
            <w:hideMark/>
          </w:tcPr>
          <w:p w14:paraId="510FD7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B50E5">
        <w:trPr>
          <w:trHeight w:val="290"/>
        </w:trPr>
        <w:tc>
          <w:tcPr>
            <w:tcW w:w="1011" w:type="pct"/>
            <w:noWrap/>
            <w:vAlign w:val="bottom"/>
            <w:hideMark/>
          </w:tcPr>
          <w:p w14:paraId="31AD6A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B50E5">
        <w:trPr>
          <w:trHeight w:val="290"/>
        </w:trPr>
        <w:tc>
          <w:tcPr>
            <w:tcW w:w="1011" w:type="pct"/>
            <w:noWrap/>
            <w:vAlign w:val="bottom"/>
            <w:hideMark/>
          </w:tcPr>
          <w:p w14:paraId="0067E2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B50E5">
        <w:trPr>
          <w:trHeight w:val="290"/>
        </w:trPr>
        <w:tc>
          <w:tcPr>
            <w:tcW w:w="1011" w:type="pct"/>
            <w:noWrap/>
            <w:vAlign w:val="bottom"/>
            <w:hideMark/>
          </w:tcPr>
          <w:p w14:paraId="4EA2C5E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B50E5">
        <w:trPr>
          <w:trHeight w:val="290"/>
        </w:trPr>
        <w:tc>
          <w:tcPr>
            <w:tcW w:w="1011" w:type="pct"/>
            <w:noWrap/>
            <w:vAlign w:val="bottom"/>
            <w:hideMark/>
          </w:tcPr>
          <w:p w14:paraId="37B6DC4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B50E5">
        <w:trPr>
          <w:trHeight w:val="290"/>
        </w:trPr>
        <w:tc>
          <w:tcPr>
            <w:tcW w:w="1011" w:type="pct"/>
            <w:noWrap/>
            <w:vAlign w:val="bottom"/>
            <w:hideMark/>
          </w:tcPr>
          <w:p w14:paraId="752A8DF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B50E5">
        <w:trPr>
          <w:trHeight w:val="290"/>
        </w:trPr>
        <w:tc>
          <w:tcPr>
            <w:tcW w:w="1011" w:type="pct"/>
            <w:noWrap/>
            <w:vAlign w:val="bottom"/>
            <w:hideMark/>
          </w:tcPr>
          <w:p w14:paraId="1B90973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B50E5">
        <w:trPr>
          <w:trHeight w:val="300"/>
        </w:trPr>
        <w:tc>
          <w:tcPr>
            <w:tcW w:w="1011" w:type="pct"/>
            <w:noWrap/>
            <w:vAlign w:val="bottom"/>
            <w:hideMark/>
          </w:tcPr>
          <w:p w14:paraId="0A3EA68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B50E5">
        <w:trPr>
          <w:trHeight w:val="290"/>
        </w:trPr>
        <w:tc>
          <w:tcPr>
            <w:tcW w:w="1011" w:type="pct"/>
            <w:noWrap/>
            <w:vAlign w:val="bottom"/>
          </w:tcPr>
          <w:p w14:paraId="7C7B78F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B50E5">
            <w:pPr>
              <w:rPr>
                <w:rFonts w:ascii="Times New Roman" w:hAnsi="Times New Roman" w:cs="Times New Roman"/>
                <w:sz w:val="20"/>
                <w:szCs w:val="20"/>
              </w:rPr>
            </w:pPr>
          </w:p>
        </w:tc>
        <w:tc>
          <w:tcPr>
            <w:tcW w:w="502" w:type="pct"/>
            <w:noWrap/>
          </w:tcPr>
          <w:p w14:paraId="66768C46"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B50E5">
            <w:pPr>
              <w:jc w:val="center"/>
              <w:rPr>
                <w:rFonts w:ascii="Times New Roman" w:hAnsi="Times New Roman" w:cs="Times New Roman"/>
                <w:sz w:val="20"/>
                <w:szCs w:val="20"/>
              </w:rPr>
            </w:pPr>
          </w:p>
        </w:tc>
      </w:tr>
      <w:tr w:rsidR="007D27AF" w:rsidRPr="00053439" w14:paraId="0D011363" w14:textId="77777777" w:rsidTr="00AB50E5">
        <w:trPr>
          <w:trHeight w:val="290"/>
        </w:trPr>
        <w:tc>
          <w:tcPr>
            <w:tcW w:w="1011" w:type="pct"/>
            <w:noWrap/>
            <w:vAlign w:val="bottom"/>
            <w:hideMark/>
          </w:tcPr>
          <w:p w14:paraId="3BBD4576" w14:textId="77777777" w:rsidR="007D27AF" w:rsidRPr="00053439" w:rsidRDefault="007D27AF" w:rsidP="00AB50E5">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B50E5">
        <w:trPr>
          <w:trHeight w:val="290"/>
        </w:trPr>
        <w:tc>
          <w:tcPr>
            <w:tcW w:w="1011" w:type="pct"/>
            <w:noWrap/>
            <w:vAlign w:val="bottom"/>
            <w:hideMark/>
          </w:tcPr>
          <w:p w14:paraId="7D517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B50E5">
        <w:trPr>
          <w:trHeight w:val="290"/>
        </w:trPr>
        <w:tc>
          <w:tcPr>
            <w:tcW w:w="1011" w:type="pct"/>
            <w:noWrap/>
            <w:vAlign w:val="bottom"/>
            <w:hideMark/>
          </w:tcPr>
          <w:p w14:paraId="2AEFE9E0" w14:textId="77777777" w:rsidR="007D27AF" w:rsidRPr="00053439" w:rsidRDefault="007D27AF" w:rsidP="00AB50E5">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B50E5">
        <w:trPr>
          <w:trHeight w:val="290"/>
        </w:trPr>
        <w:tc>
          <w:tcPr>
            <w:tcW w:w="1011" w:type="pct"/>
            <w:noWrap/>
            <w:vAlign w:val="bottom"/>
            <w:hideMark/>
          </w:tcPr>
          <w:p w14:paraId="58FB1B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B50E5">
        <w:trPr>
          <w:trHeight w:val="290"/>
        </w:trPr>
        <w:tc>
          <w:tcPr>
            <w:tcW w:w="1011" w:type="pct"/>
            <w:noWrap/>
            <w:vAlign w:val="bottom"/>
            <w:hideMark/>
          </w:tcPr>
          <w:p w14:paraId="21124D4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B50E5">
        <w:trPr>
          <w:trHeight w:val="300"/>
        </w:trPr>
        <w:tc>
          <w:tcPr>
            <w:tcW w:w="1011" w:type="pct"/>
            <w:noWrap/>
            <w:vAlign w:val="bottom"/>
            <w:hideMark/>
          </w:tcPr>
          <w:p w14:paraId="74406EA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B50E5">
        <w:trPr>
          <w:trHeight w:val="300"/>
        </w:trPr>
        <w:tc>
          <w:tcPr>
            <w:tcW w:w="1011" w:type="pct"/>
            <w:noWrap/>
            <w:vAlign w:val="bottom"/>
          </w:tcPr>
          <w:p w14:paraId="0DDA80CE"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B50E5">
            <w:pPr>
              <w:rPr>
                <w:rFonts w:ascii="Times New Roman" w:hAnsi="Times New Roman" w:cs="Times New Roman"/>
                <w:sz w:val="20"/>
                <w:szCs w:val="20"/>
              </w:rPr>
            </w:pPr>
          </w:p>
        </w:tc>
        <w:tc>
          <w:tcPr>
            <w:tcW w:w="502" w:type="pct"/>
            <w:noWrap/>
          </w:tcPr>
          <w:p w14:paraId="2090B0CB" w14:textId="77777777" w:rsidR="007D27AF" w:rsidRPr="00053439" w:rsidRDefault="007D27AF" w:rsidP="00AB50E5">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B50E5">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B50E5">
            <w:pPr>
              <w:jc w:val="center"/>
              <w:rPr>
                <w:rFonts w:ascii="Times New Roman" w:hAnsi="Times New Roman" w:cs="Times New Roman"/>
                <w:sz w:val="20"/>
                <w:szCs w:val="20"/>
              </w:rPr>
            </w:pPr>
          </w:p>
        </w:tc>
      </w:tr>
      <w:tr w:rsidR="007D27AF" w:rsidRPr="00053439" w14:paraId="01AA1283" w14:textId="77777777" w:rsidTr="00AB50E5">
        <w:trPr>
          <w:trHeight w:val="300"/>
        </w:trPr>
        <w:tc>
          <w:tcPr>
            <w:tcW w:w="1011" w:type="pct"/>
            <w:noWrap/>
            <w:vAlign w:val="bottom"/>
            <w:hideMark/>
          </w:tcPr>
          <w:p w14:paraId="0E8F0C79" w14:textId="77777777" w:rsidR="007D27AF" w:rsidRPr="00053439" w:rsidRDefault="007D27AF" w:rsidP="00AB50E5">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B50E5">
        <w:trPr>
          <w:trHeight w:val="300"/>
        </w:trPr>
        <w:tc>
          <w:tcPr>
            <w:tcW w:w="1011" w:type="pct"/>
            <w:noWrap/>
            <w:vAlign w:val="bottom"/>
          </w:tcPr>
          <w:p w14:paraId="7494D3E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B50E5">
            <w:pPr>
              <w:rPr>
                <w:rFonts w:ascii="Times New Roman" w:hAnsi="Times New Roman" w:cs="Times New Roman"/>
                <w:sz w:val="20"/>
                <w:szCs w:val="20"/>
              </w:rPr>
            </w:pPr>
          </w:p>
        </w:tc>
        <w:tc>
          <w:tcPr>
            <w:tcW w:w="502" w:type="pct"/>
            <w:noWrap/>
          </w:tcPr>
          <w:p w14:paraId="5B1AA820"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B50E5">
            <w:pPr>
              <w:jc w:val="center"/>
              <w:rPr>
                <w:rFonts w:ascii="Times New Roman" w:hAnsi="Times New Roman" w:cs="Times New Roman"/>
                <w:sz w:val="20"/>
                <w:szCs w:val="20"/>
              </w:rPr>
            </w:pPr>
          </w:p>
        </w:tc>
      </w:tr>
      <w:tr w:rsidR="007D27AF" w:rsidRPr="00053439" w14:paraId="208D7D3A" w14:textId="77777777" w:rsidTr="00AB50E5">
        <w:trPr>
          <w:trHeight w:val="300"/>
        </w:trPr>
        <w:tc>
          <w:tcPr>
            <w:tcW w:w="1011" w:type="pct"/>
            <w:noWrap/>
            <w:vAlign w:val="bottom"/>
            <w:hideMark/>
          </w:tcPr>
          <w:p w14:paraId="53BE3016" w14:textId="77777777" w:rsidR="007D27AF" w:rsidRPr="00053439" w:rsidRDefault="007D27AF" w:rsidP="00AB50E5">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B50E5">
        <w:trPr>
          <w:trHeight w:val="290"/>
        </w:trPr>
        <w:tc>
          <w:tcPr>
            <w:tcW w:w="1011" w:type="pct"/>
            <w:noWrap/>
            <w:vAlign w:val="bottom"/>
          </w:tcPr>
          <w:p w14:paraId="6F09D449"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B50E5">
            <w:pPr>
              <w:rPr>
                <w:rFonts w:ascii="Times New Roman" w:hAnsi="Times New Roman" w:cs="Times New Roman"/>
                <w:sz w:val="20"/>
                <w:szCs w:val="20"/>
              </w:rPr>
            </w:pPr>
          </w:p>
        </w:tc>
        <w:tc>
          <w:tcPr>
            <w:tcW w:w="502" w:type="pct"/>
            <w:noWrap/>
          </w:tcPr>
          <w:p w14:paraId="1D7C85F5"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B50E5">
            <w:pPr>
              <w:jc w:val="center"/>
              <w:rPr>
                <w:rFonts w:ascii="Times New Roman" w:hAnsi="Times New Roman" w:cs="Times New Roman"/>
                <w:sz w:val="20"/>
                <w:szCs w:val="20"/>
              </w:rPr>
            </w:pPr>
          </w:p>
        </w:tc>
      </w:tr>
      <w:tr w:rsidR="007D27AF" w:rsidRPr="00053439" w14:paraId="028B5A25" w14:textId="77777777" w:rsidTr="00AB50E5">
        <w:trPr>
          <w:trHeight w:val="290"/>
        </w:trPr>
        <w:tc>
          <w:tcPr>
            <w:tcW w:w="1011" w:type="pct"/>
            <w:noWrap/>
            <w:vAlign w:val="bottom"/>
            <w:hideMark/>
          </w:tcPr>
          <w:p w14:paraId="19D168D2" w14:textId="77777777" w:rsidR="007D27AF" w:rsidRPr="00053439" w:rsidRDefault="007D27AF" w:rsidP="00AB50E5">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B50E5">
        <w:trPr>
          <w:trHeight w:val="290"/>
        </w:trPr>
        <w:tc>
          <w:tcPr>
            <w:tcW w:w="1011" w:type="pct"/>
            <w:noWrap/>
            <w:vAlign w:val="bottom"/>
            <w:hideMark/>
          </w:tcPr>
          <w:p w14:paraId="370E00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B50E5">
        <w:trPr>
          <w:trHeight w:val="290"/>
        </w:trPr>
        <w:tc>
          <w:tcPr>
            <w:tcW w:w="1011" w:type="pct"/>
            <w:noWrap/>
            <w:vAlign w:val="bottom"/>
            <w:hideMark/>
          </w:tcPr>
          <w:p w14:paraId="5085A52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B50E5">
        <w:trPr>
          <w:trHeight w:val="290"/>
        </w:trPr>
        <w:tc>
          <w:tcPr>
            <w:tcW w:w="1011" w:type="pct"/>
            <w:noWrap/>
            <w:vAlign w:val="bottom"/>
            <w:hideMark/>
          </w:tcPr>
          <w:p w14:paraId="6587B1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B50E5">
        <w:trPr>
          <w:trHeight w:val="290"/>
        </w:trPr>
        <w:tc>
          <w:tcPr>
            <w:tcW w:w="1011" w:type="pct"/>
            <w:noWrap/>
            <w:vAlign w:val="bottom"/>
            <w:hideMark/>
          </w:tcPr>
          <w:p w14:paraId="0AFF4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B50E5">
        <w:trPr>
          <w:trHeight w:val="300"/>
        </w:trPr>
        <w:tc>
          <w:tcPr>
            <w:tcW w:w="1011" w:type="pct"/>
            <w:noWrap/>
            <w:vAlign w:val="bottom"/>
            <w:hideMark/>
          </w:tcPr>
          <w:p w14:paraId="621B61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 xml:space="preserve">isolates representative of an </w:t>
      </w:r>
      <w:commentRangeStart w:id="28"/>
      <w:r w:rsidRPr="00E73462">
        <w:rPr>
          <w:rFonts w:ascii="Times New Roman" w:hAnsi="Times New Roman" w:cs="Times New Roman"/>
          <w:sz w:val="24"/>
          <w:szCs w:val="24"/>
        </w:rPr>
        <w:t>IMI</w:t>
      </w:r>
      <w:commentRangeEnd w:id="28"/>
      <w:r w:rsidR="00E91CB8">
        <w:rPr>
          <w:rStyle w:val="CommentReference"/>
        </w:rPr>
        <w:commentReference w:id="28"/>
      </w:r>
      <w:r w:rsidRPr="00E73462">
        <w:rPr>
          <w:rFonts w:ascii="Times New Roman" w:hAnsi="Times New Roman" w:cs="Times New Roman"/>
          <w:sz w:val="24"/>
          <w:szCs w:val="24"/>
        </w:rPr>
        <w:t xml:space="preserve">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commentRangeStart w:id="29"/>
      <w:proofErr w:type="gramStart"/>
      <w:r w:rsidRPr="00E73462">
        <w:rPr>
          <w:rFonts w:ascii="Times New Roman" w:hAnsi="Times New Roman" w:cs="Times New Roman"/>
          <w:sz w:val="24"/>
          <w:szCs w:val="24"/>
        </w:rPr>
        <w:t>lower case</w:t>
      </w:r>
      <w:proofErr w:type="gramEnd"/>
      <w:r w:rsidRPr="00E73462">
        <w:rPr>
          <w:rFonts w:ascii="Times New Roman" w:hAnsi="Times New Roman" w:cs="Times New Roman"/>
          <w:sz w:val="24"/>
          <w:szCs w:val="24"/>
        </w:rPr>
        <w:t xml:space="preserve"> letter </w:t>
      </w:r>
      <w:commentRangeEnd w:id="29"/>
      <w:r w:rsidR="00E91CB8">
        <w:rPr>
          <w:rStyle w:val="CommentReference"/>
        </w:rPr>
        <w:commentReference w:id="29"/>
      </w:r>
      <w:r w:rsidRPr="00E73462">
        <w:rPr>
          <w:rFonts w:ascii="Times New Roman" w:hAnsi="Times New Roman" w:cs="Times New Roman"/>
          <w:sz w:val="24"/>
          <w:szCs w:val="24"/>
        </w:rPr>
        <w:t>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7">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8"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3244795E"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w:t>
      </w:r>
      <w:r w:rsidR="00E91CB8">
        <w:rPr>
          <w:rFonts w:ascii="Times New Roman" w:hAnsi="Times New Roman" w:cs="Times New Roman"/>
          <w:sz w:val="24"/>
          <w:szCs w:val="24"/>
        </w:rPr>
        <w:t xml:space="preserve">(IMI) </w:t>
      </w:r>
      <w:r w:rsidRPr="00E73462">
        <w:rPr>
          <w:rFonts w:ascii="Times New Roman" w:hAnsi="Times New Roman" w:cs="Times New Roman"/>
          <w:sz w:val="24"/>
          <w:szCs w:val="24"/>
        </w:rPr>
        <w:t xml:space="preserve">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9"/>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E73462">
        <w:rPr>
          <w:rFonts w:ascii="Times New Roman" w:hAnsi="Times New Roman" w:cs="Times New Roman"/>
          <w:sz w:val="24"/>
          <w:szCs w:val="24"/>
        </w:rPr>
        <w:t>multilocus</w:t>
      </w:r>
      <w:proofErr w:type="spellEnd"/>
      <w:r w:rsidRPr="00E73462">
        <w:rPr>
          <w:rFonts w:ascii="Times New Roman" w:hAnsi="Times New Roman" w:cs="Times New Roman"/>
          <w:sz w:val="24"/>
          <w:szCs w:val="24"/>
        </w:rPr>
        <w:t xml:space="preserve">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ulie M. Smith (she/her)" w:date="2024-08-14T12:35:00Z" w:initials="JMS(">
    <w:p w14:paraId="6666E573" w14:textId="05AD94CC" w:rsidR="00AB50E5" w:rsidRDefault="00AB50E5">
      <w:pPr>
        <w:pStyle w:val="CommentText"/>
      </w:pPr>
      <w:r>
        <w:rPr>
          <w:rStyle w:val="CommentReference"/>
        </w:rPr>
        <w:annotationRef/>
      </w:r>
      <w:r>
        <w:t>of isolates?</w:t>
      </w:r>
    </w:p>
  </w:comment>
  <w:comment w:id="1" w:author="Julie M. Smith (she/her)" w:date="2024-08-14T12:37:00Z" w:initials="JMS(">
    <w:p w14:paraId="02FD662A" w14:textId="768A5ED8" w:rsidR="00AB50E5" w:rsidRDefault="00AB50E5">
      <w:pPr>
        <w:pStyle w:val="CommentText"/>
      </w:pPr>
      <w:r>
        <w:rPr>
          <w:rStyle w:val="CommentReference"/>
        </w:rPr>
        <w:annotationRef/>
      </w:r>
      <w:r>
        <w:t>What makes an isolate representative?</w:t>
      </w:r>
    </w:p>
  </w:comment>
  <w:comment w:id="2" w:author="Julie M. Smith (she/her)" w:date="2024-08-14T12:45:00Z" w:initials="JMS(">
    <w:p w14:paraId="1AD33791" w14:textId="46B9B5B1" w:rsidR="00C16047" w:rsidRDefault="00C16047">
      <w:pPr>
        <w:pStyle w:val="CommentText"/>
      </w:pPr>
      <w:r>
        <w:rPr>
          <w:rStyle w:val="CommentReference"/>
        </w:rPr>
        <w:annotationRef/>
      </w:r>
      <w:r>
        <w:t>or subclinically infected?</w:t>
      </w:r>
    </w:p>
  </w:comment>
  <w:comment w:id="3" w:author="Julie M. Smith (she/her)" w:date="2024-08-14T12:48:00Z" w:initials="JMS(">
    <w:p w14:paraId="436B8A85" w14:textId="374FB6A1" w:rsidR="00C16047" w:rsidRDefault="00C16047">
      <w:pPr>
        <w:pStyle w:val="CommentText"/>
      </w:pPr>
      <w:r>
        <w:rPr>
          <w:rStyle w:val="CommentReference"/>
        </w:rPr>
        <w:annotationRef/>
      </w:r>
      <w:r>
        <w:t>do you mean “Different traits have been associated with . . .”?</w:t>
      </w:r>
    </w:p>
  </w:comment>
  <w:comment w:id="4" w:author="Julie M. Smith (she/her)" w:date="2024-08-14T12:51:00Z" w:initials="JMS(">
    <w:p w14:paraId="6A927E69" w14:textId="0C570139" w:rsidR="00C16047" w:rsidRDefault="00C16047">
      <w:pPr>
        <w:pStyle w:val="CommentText"/>
      </w:pPr>
      <w:r>
        <w:rPr>
          <w:rStyle w:val="CommentReference"/>
        </w:rPr>
        <w:annotationRef/>
      </w:r>
      <w:r>
        <w:t>could they be associated with something else? I’m just wondering if this restriction is necessary to state here.</w:t>
      </w:r>
    </w:p>
  </w:comment>
  <w:comment w:id="9" w:author="Julie M. Smith (she/her)" w:date="2024-08-14T12:54:00Z" w:initials="JMS(">
    <w:p w14:paraId="6FD3FD5D" w14:textId="48AE2FDF" w:rsidR="00C16047" w:rsidRDefault="00C16047">
      <w:pPr>
        <w:pStyle w:val="CommentText"/>
      </w:pPr>
      <w:r>
        <w:rPr>
          <w:rStyle w:val="CommentReference"/>
        </w:rPr>
        <w:annotationRef/>
      </w:r>
      <w:r>
        <w:t>Is this necessary to state here?</w:t>
      </w:r>
    </w:p>
  </w:comment>
  <w:comment w:id="10" w:author="Julie M. Smith (she/her)" w:date="2024-08-14T13:26:00Z" w:initials="JMS(">
    <w:p w14:paraId="02479AAE" w14:textId="224D629D" w:rsidR="00116843" w:rsidRDefault="00116843">
      <w:pPr>
        <w:pStyle w:val="CommentText"/>
      </w:pPr>
      <w:r>
        <w:rPr>
          <w:rStyle w:val="CommentReference"/>
        </w:rPr>
        <w:annotationRef/>
      </w:r>
      <w:r>
        <w:t xml:space="preserve">Really clear and thorough description of the methods! </w:t>
      </w:r>
    </w:p>
  </w:comment>
  <w:comment w:id="12" w:author="Julie M. Smith (she/her)" w:date="2024-08-14T13:13:00Z" w:initials="JMS(">
    <w:p w14:paraId="7042F228" w14:textId="1391C6CA" w:rsidR="00B87CA0" w:rsidRDefault="00B87CA0">
      <w:pPr>
        <w:pStyle w:val="CommentText"/>
      </w:pPr>
      <w:r>
        <w:rPr>
          <w:rStyle w:val="CommentReference"/>
        </w:rPr>
        <w:annotationRef/>
      </w:r>
      <w:r>
        <w:t>categorized as:</w:t>
      </w:r>
    </w:p>
  </w:comment>
  <w:comment w:id="13" w:author="Julie M. Smith (she/her)" w:date="2024-08-14T13:18:00Z" w:initials="JMS(">
    <w:p w14:paraId="1DFADC02" w14:textId="5129E9AD" w:rsidR="00156389" w:rsidRDefault="00156389">
      <w:pPr>
        <w:pStyle w:val="CommentText"/>
      </w:pPr>
      <w:r>
        <w:rPr>
          <w:rStyle w:val="CommentReference"/>
        </w:rPr>
        <w:annotationRef/>
      </w:r>
      <w:r>
        <w:t>what is this?</w:t>
      </w:r>
    </w:p>
  </w:comment>
  <w:comment w:id="14" w:author="Julie M. Smith (she/her)" w:date="2024-08-14T13:18:00Z" w:initials="JMS(">
    <w:p w14:paraId="32BDB260" w14:textId="5952901F" w:rsidR="00156389" w:rsidRDefault="00156389">
      <w:pPr>
        <w:pStyle w:val="CommentText"/>
      </w:pPr>
      <w:r>
        <w:rPr>
          <w:rStyle w:val="CommentReference"/>
        </w:rPr>
        <w:annotationRef/>
      </w:r>
      <w:r>
        <w:t>I noticed some non-breaking spaces in this sentence because I have “show formatting” turned on. This can lead to formatting issues later on.</w:t>
      </w:r>
    </w:p>
  </w:comment>
  <w:comment w:id="15" w:author="Julie M. Smith (she/her)" w:date="2024-08-14T13:22:00Z" w:initials="JMS(">
    <w:p w14:paraId="4021197D" w14:textId="2619AB26" w:rsidR="00156389" w:rsidRDefault="00156389">
      <w:pPr>
        <w:pStyle w:val="CommentText"/>
      </w:pPr>
      <w:r>
        <w:rPr>
          <w:rStyle w:val="CommentReference"/>
        </w:rPr>
        <w:annotationRef/>
      </w:r>
      <w:r>
        <w:t>If that is the case, is it necessary to describe the other quarter-day statuses?</w:t>
      </w:r>
    </w:p>
  </w:comment>
  <w:comment w:id="16" w:author="Julie M. Smith (she/her)" w:date="2024-08-14T13:28:00Z" w:initials="JMS(">
    <w:p w14:paraId="1E0CC591" w14:textId="1216689E" w:rsidR="00116843" w:rsidRDefault="00116843">
      <w:pPr>
        <w:pStyle w:val="CommentText"/>
      </w:pPr>
      <w:r>
        <w:rPr>
          <w:rStyle w:val="CommentReference"/>
        </w:rPr>
        <w:annotationRef/>
      </w:r>
      <w:r>
        <w:t>Hmm</w:t>
      </w:r>
    </w:p>
  </w:comment>
  <w:comment w:id="17" w:author="Julie M. Smith (she/her)" w:date="2024-08-14T13:48:00Z" w:initials="JMS(">
    <w:p w14:paraId="57F7188E" w14:textId="68E94C6B" w:rsidR="00E04D08" w:rsidRDefault="00E04D08">
      <w:pPr>
        <w:pStyle w:val="CommentText"/>
      </w:pPr>
      <w:r>
        <w:rPr>
          <w:rStyle w:val="CommentReference"/>
        </w:rPr>
        <w:annotationRef/>
      </w:r>
      <w:r>
        <w:t>So there could be more than one isolate per IMI?</w:t>
      </w:r>
    </w:p>
  </w:comment>
  <w:comment w:id="22" w:author="Julie M. Smith (she/her)" w:date="2024-08-14T14:18:00Z" w:initials="JMS(">
    <w:p w14:paraId="552F6CC8" w14:textId="3764C244" w:rsidR="00C602DF" w:rsidRDefault="00C602DF">
      <w:pPr>
        <w:pStyle w:val="CommentText"/>
      </w:pPr>
      <w:r>
        <w:rPr>
          <w:rStyle w:val="CommentReference"/>
        </w:rPr>
        <w:annotationRef/>
      </w:r>
      <w:r>
        <w:t>In this discussion, it would make sense to talk more about the role of biofilms.</w:t>
      </w:r>
    </w:p>
  </w:comment>
  <w:comment w:id="23" w:author="Julie M. Smith (she/her)" w:date="2024-08-14T14:21:00Z" w:initials="JMS(">
    <w:p w14:paraId="334969B2" w14:textId="654FCD6E" w:rsidR="00C602DF" w:rsidRDefault="00C602DF">
      <w:pPr>
        <w:pStyle w:val="CommentText"/>
      </w:pPr>
      <w:r>
        <w:rPr>
          <w:rStyle w:val="CommentReference"/>
        </w:rPr>
        <w:annotationRef/>
      </w:r>
      <w:r>
        <w:t>I think you mean “the.”</w:t>
      </w:r>
    </w:p>
  </w:comment>
  <w:comment w:id="24" w:author="Julie M. Smith (she/her)" w:date="2024-08-14T14:31:00Z" w:initials="JMS(">
    <w:p w14:paraId="31188360" w14:textId="0B183914" w:rsidR="00BD7CFC" w:rsidRDefault="00BD7CFC">
      <w:pPr>
        <w:pStyle w:val="CommentText"/>
      </w:pPr>
      <w:r>
        <w:rPr>
          <w:rStyle w:val="CommentReference"/>
        </w:rPr>
        <w:annotationRef/>
      </w:r>
      <w:r>
        <w:t>great point</w:t>
      </w:r>
    </w:p>
  </w:comment>
  <w:comment w:id="26" w:author="Julie M. Smith (she/her)" w:date="2024-08-15T15:55:00Z" w:initials="JMS(">
    <w:p w14:paraId="7CFDF9E3" w14:textId="69CC3192" w:rsidR="00E91CB8" w:rsidRDefault="00E91CB8">
      <w:pPr>
        <w:pStyle w:val="CommentText"/>
      </w:pPr>
      <w:r>
        <w:rPr>
          <w:rStyle w:val="CommentReference"/>
        </w:rPr>
        <w:annotationRef/>
      </w:r>
      <w:r>
        <w:t>or? Both high and low are represented so I’m not sure you need to explain how they were differentiated.</w:t>
      </w:r>
    </w:p>
  </w:comment>
  <w:comment w:id="27" w:author="Caitlin Jeffrey" w:date="2024-09-25T14:07:00Z" w:initials="CJ">
    <w:p w14:paraId="617E25EC" w14:textId="77777777" w:rsidR="00651B48" w:rsidRDefault="00651B48" w:rsidP="00651B48">
      <w:pPr>
        <w:pStyle w:val="CommentText"/>
      </w:pPr>
      <w:r>
        <w:rPr>
          <w:rStyle w:val="CommentReference"/>
        </w:rPr>
        <w:annotationRef/>
      </w:r>
      <w:r>
        <w:t>But, they are a specific subset of persistent IMI with a particular clinical characteristic...</w:t>
      </w:r>
    </w:p>
  </w:comment>
  <w:comment w:id="28" w:author="Julie M. Smith (she/her)" w:date="2024-08-15T16:01:00Z" w:initials="JMS(">
    <w:p w14:paraId="22305DF7" w14:textId="38D754A6" w:rsidR="00E91CB8" w:rsidRDefault="00E91CB8">
      <w:pPr>
        <w:pStyle w:val="CommentText"/>
      </w:pPr>
      <w:r>
        <w:rPr>
          <w:rStyle w:val="CommentReference"/>
        </w:rPr>
        <w:annotationRef/>
      </w:r>
      <w:r>
        <w:t>I think this should be spelled out.</w:t>
      </w:r>
    </w:p>
  </w:comment>
  <w:comment w:id="29" w:author="Julie M. Smith (she/her)" w:date="2024-08-15T16:01:00Z" w:initials="JMS(">
    <w:p w14:paraId="31F7B11A" w14:textId="2B0DDFBD" w:rsidR="00E91CB8" w:rsidRDefault="00E91CB8">
      <w:pPr>
        <w:pStyle w:val="CommentText"/>
      </w:pPr>
      <w:r>
        <w:rPr>
          <w:rStyle w:val="CommentReference"/>
        </w:rPr>
        <w:annotationRef/>
      </w:r>
      <w:r>
        <w:t>I’m seeing capital letters. What am I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66E573" w15:done="0"/>
  <w15:commentEx w15:paraId="02FD662A" w15:done="0"/>
  <w15:commentEx w15:paraId="1AD33791" w15:done="0"/>
  <w15:commentEx w15:paraId="436B8A85" w15:done="1"/>
  <w15:commentEx w15:paraId="6A927E69" w15:done="0"/>
  <w15:commentEx w15:paraId="6FD3FD5D" w15:done="0"/>
  <w15:commentEx w15:paraId="02479AAE" w15:done="1"/>
  <w15:commentEx w15:paraId="7042F228" w15:done="0"/>
  <w15:commentEx w15:paraId="1DFADC02" w15:done="1"/>
  <w15:commentEx w15:paraId="32BDB260" w15:done="1"/>
  <w15:commentEx w15:paraId="4021197D" w15:done="0"/>
  <w15:commentEx w15:paraId="1E0CC591" w15:done="1"/>
  <w15:commentEx w15:paraId="57F7188E" w15:done="0"/>
  <w15:commentEx w15:paraId="552F6CC8" w15:done="0"/>
  <w15:commentEx w15:paraId="334969B2" w15:done="1"/>
  <w15:commentEx w15:paraId="31188360" w15:done="1"/>
  <w15:commentEx w15:paraId="7CFDF9E3" w15:done="0"/>
  <w15:commentEx w15:paraId="617E25EC" w15:paraIdParent="7CFDF9E3" w15:done="0"/>
  <w15:commentEx w15:paraId="22305DF7" w15:done="1"/>
  <w15:commentEx w15:paraId="31F7B1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FE3566" w16cex:dateUtc="2024-09-25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66E573" w16cid:durableId="10BF4CA8"/>
  <w16cid:commentId w16cid:paraId="02FD662A" w16cid:durableId="066F330F"/>
  <w16cid:commentId w16cid:paraId="1AD33791" w16cid:durableId="076B96A4"/>
  <w16cid:commentId w16cid:paraId="436B8A85" w16cid:durableId="668ACFC9"/>
  <w16cid:commentId w16cid:paraId="6A927E69" w16cid:durableId="0540C64C"/>
  <w16cid:commentId w16cid:paraId="6FD3FD5D" w16cid:durableId="749AC313"/>
  <w16cid:commentId w16cid:paraId="02479AAE" w16cid:durableId="790D92B5"/>
  <w16cid:commentId w16cid:paraId="7042F228" w16cid:durableId="0950E385"/>
  <w16cid:commentId w16cid:paraId="1DFADC02" w16cid:durableId="47ED8361"/>
  <w16cid:commentId w16cid:paraId="32BDB260" w16cid:durableId="2CD3E3D1"/>
  <w16cid:commentId w16cid:paraId="4021197D" w16cid:durableId="7E6FBDE3"/>
  <w16cid:commentId w16cid:paraId="1E0CC591" w16cid:durableId="394AC333"/>
  <w16cid:commentId w16cid:paraId="57F7188E" w16cid:durableId="273810E0"/>
  <w16cid:commentId w16cid:paraId="552F6CC8" w16cid:durableId="2D9D1B97"/>
  <w16cid:commentId w16cid:paraId="334969B2" w16cid:durableId="281B6D71"/>
  <w16cid:commentId w16cid:paraId="31188360" w16cid:durableId="1FF6E244"/>
  <w16cid:commentId w16cid:paraId="7CFDF9E3" w16cid:durableId="1042C5FF"/>
  <w16cid:commentId w16cid:paraId="617E25EC" w16cid:durableId="39FE3566"/>
  <w16cid:commentId w16cid:paraId="22305DF7" w16cid:durableId="0FF34091"/>
  <w16cid:commentId w16cid:paraId="31F7B11A" w16cid:durableId="2E379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15084" w14:textId="77777777" w:rsidR="00391915" w:rsidRDefault="00391915" w:rsidP="006F221B">
      <w:pPr>
        <w:spacing w:after="0" w:line="240" w:lineRule="auto"/>
      </w:pPr>
      <w:r>
        <w:separator/>
      </w:r>
    </w:p>
  </w:endnote>
  <w:endnote w:type="continuationSeparator" w:id="0">
    <w:p w14:paraId="11744904" w14:textId="77777777" w:rsidR="00391915" w:rsidRDefault="00391915"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168D5262"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53</w:t>
        </w:r>
        <w:r w:rsidRPr="00D779B6">
          <w:rPr>
            <w:rFonts w:ascii="Times New Roman" w:hAnsi="Times New Roman" w:cs="Times New Roman"/>
            <w:noProof/>
          </w:rPr>
          <w:fldChar w:fldCharType="end"/>
        </w:r>
      </w:p>
    </w:sdtContent>
  </w:sdt>
  <w:p w14:paraId="162BEAD0" w14:textId="77777777" w:rsidR="00AB50E5" w:rsidRDefault="00AB5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1E59D690"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54</w:t>
        </w:r>
        <w:r w:rsidRPr="00D779B6">
          <w:rPr>
            <w:rFonts w:ascii="Times New Roman" w:hAnsi="Times New Roman" w:cs="Times New Roman"/>
            <w:noProof/>
          </w:rPr>
          <w:fldChar w:fldCharType="end"/>
        </w:r>
      </w:p>
    </w:sdtContent>
  </w:sdt>
  <w:p w14:paraId="044B6A3E" w14:textId="77777777" w:rsidR="00AB50E5" w:rsidRDefault="00AB5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5F837" w14:textId="77777777" w:rsidR="00391915" w:rsidRDefault="00391915" w:rsidP="006F221B">
      <w:pPr>
        <w:spacing w:after="0" w:line="240" w:lineRule="auto"/>
      </w:pPr>
      <w:r>
        <w:separator/>
      </w:r>
    </w:p>
  </w:footnote>
  <w:footnote w:type="continuationSeparator" w:id="0">
    <w:p w14:paraId="748D5D2A" w14:textId="77777777" w:rsidR="00391915" w:rsidRDefault="00391915"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890535">
    <w:abstractNumId w:val="3"/>
  </w:num>
  <w:num w:numId="2" w16cid:durableId="142429336">
    <w:abstractNumId w:val="1"/>
  </w:num>
  <w:num w:numId="3" w16cid:durableId="2080250267">
    <w:abstractNumId w:val="0"/>
  </w:num>
  <w:num w:numId="4" w16cid:durableId="7018287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36098"/>
    <w:rsid w:val="0004262A"/>
    <w:rsid w:val="00053439"/>
    <w:rsid w:val="00054C74"/>
    <w:rsid w:val="00056B8B"/>
    <w:rsid w:val="000769D0"/>
    <w:rsid w:val="000776F1"/>
    <w:rsid w:val="00077889"/>
    <w:rsid w:val="000862BE"/>
    <w:rsid w:val="000943AE"/>
    <w:rsid w:val="000B0AF9"/>
    <w:rsid w:val="000B7EEA"/>
    <w:rsid w:val="000D5316"/>
    <w:rsid w:val="000F45FC"/>
    <w:rsid w:val="0010605C"/>
    <w:rsid w:val="00116843"/>
    <w:rsid w:val="00117043"/>
    <w:rsid w:val="00131D66"/>
    <w:rsid w:val="00145B55"/>
    <w:rsid w:val="001560B8"/>
    <w:rsid w:val="00156389"/>
    <w:rsid w:val="00173CD7"/>
    <w:rsid w:val="0018153F"/>
    <w:rsid w:val="00181729"/>
    <w:rsid w:val="001978DD"/>
    <w:rsid w:val="001B385F"/>
    <w:rsid w:val="001B6ABA"/>
    <w:rsid w:val="001C4B20"/>
    <w:rsid w:val="001D0A16"/>
    <w:rsid w:val="001E5E25"/>
    <w:rsid w:val="001F74C3"/>
    <w:rsid w:val="002117E2"/>
    <w:rsid w:val="00216C5A"/>
    <w:rsid w:val="00217C6C"/>
    <w:rsid w:val="00224334"/>
    <w:rsid w:val="0022494D"/>
    <w:rsid w:val="00225756"/>
    <w:rsid w:val="00233948"/>
    <w:rsid w:val="00242AAA"/>
    <w:rsid w:val="002462BA"/>
    <w:rsid w:val="00252810"/>
    <w:rsid w:val="00257B2A"/>
    <w:rsid w:val="00260769"/>
    <w:rsid w:val="00266FFF"/>
    <w:rsid w:val="002719D1"/>
    <w:rsid w:val="00274211"/>
    <w:rsid w:val="00284FF2"/>
    <w:rsid w:val="002C578D"/>
    <w:rsid w:val="002C78E7"/>
    <w:rsid w:val="002D1AB9"/>
    <w:rsid w:val="002D60D6"/>
    <w:rsid w:val="002D6DB5"/>
    <w:rsid w:val="002E3208"/>
    <w:rsid w:val="003007DC"/>
    <w:rsid w:val="003144DE"/>
    <w:rsid w:val="00323B0F"/>
    <w:rsid w:val="00344B58"/>
    <w:rsid w:val="0036274C"/>
    <w:rsid w:val="0037444D"/>
    <w:rsid w:val="00391915"/>
    <w:rsid w:val="00396B2D"/>
    <w:rsid w:val="003A64A0"/>
    <w:rsid w:val="003B5AC4"/>
    <w:rsid w:val="003C29FE"/>
    <w:rsid w:val="003D4CE0"/>
    <w:rsid w:val="003E0F7B"/>
    <w:rsid w:val="003E27A7"/>
    <w:rsid w:val="003E3411"/>
    <w:rsid w:val="003E6001"/>
    <w:rsid w:val="003F44E1"/>
    <w:rsid w:val="00406257"/>
    <w:rsid w:val="004151B7"/>
    <w:rsid w:val="004363AA"/>
    <w:rsid w:val="00444D92"/>
    <w:rsid w:val="00466657"/>
    <w:rsid w:val="0047362F"/>
    <w:rsid w:val="00476403"/>
    <w:rsid w:val="00481491"/>
    <w:rsid w:val="004824BF"/>
    <w:rsid w:val="00493874"/>
    <w:rsid w:val="00496815"/>
    <w:rsid w:val="004A36B5"/>
    <w:rsid w:val="004B07F0"/>
    <w:rsid w:val="004B43CE"/>
    <w:rsid w:val="004C0BB9"/>
    <w:rsid w:val="004D01C0"/>
    <w:rsid w:val="004D54EE"/>
    <w:rsid w:val="004D5854"/>
    <w:rsid w:val="004E2383"/>
    <w:rsid w:val="004E5A45"/>
    <w:rsid w:val="00501989"/>
    <w:rsid w:val="005118A8"/>
    <w:rsid w:val="00512D9C"/>
    <w:rsid w:val="0052231E"/>
    <w:rsid w:val="00530A28"/>
    <w:rsid w:val="005317F9"/>
    <w:rsid w:val="0053203A"/>
    <w:rsid w:val="00542231"/>
    <w:rsid w:val="005540FE"/>
    <w:rsid w:val="005861C6"/>
    <w:rsid w:val="005867BE"/>
    <w:rsid w:val="00586DC3"/>
    <w:rsid w:val="00596920"/>
    <w:rsid w:val="00597112"/>
    <w:rsid w:val="005B2C98"/>
    <w:rsid w:val="005B61E9"/>
    <w:rsid w:val="005C09E2"/>
    <w:rsid w:val="005E7626"/>
    <w:rsid w:val="005E7783"/>
    <w:rsid w:val="0060564F"/>
    <w:rsid w:val="00632784"/>
    <w:rsid w:val="00635BA6"/>
    <w:rsid w:val="006379B0"/>
    <w:rsid w:val="006410FE"/>
    <w:rsid w:val="00651B48"/>
    <w:rsid w:val="00676E57"/>
    <w:rsid w:val="00685C49"/>
    <w:rsid w:val="006961F1"/>
    <w:rsid w:val="006A5C98"/>
    <w:rsid w:val="006C4B22"/>
    <w:rsid w:val="006D547B"/>
    <w:rsid w:val="006E0105"/>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3E9F"/>
    <w:rsid w:val="007D7F9E"/>
    <w:rsid w:val="007D7FEE"/>
    <w:rsid w:val="007E1734"/>
    <w:rsid w:val="007E7636"/>
    <w:rsid w:val="007F0EA2"/>
    <w:rsid w:val="00802A1B"/>
    <w:rsid w:val="00805188"/>
    <w:rsid w:val="00805818"/>
    <w:rsid w:val="008071EE"/>
    <w:rsid w:val="00824D7E"/>
    <w:rsid w:val="00833A1B"/>
    <w:rsid w:val="00851937"/>
    <w:rsid w:val="00864BBD"/>
    <w:rsid w:val="008651EE"/>
    <w:rsid w:val="00867FF8"/>
    <w:rsid w:val="00883032"/>
    <w:rsid w:val="00893508"/>
    <w:rsid w:val="008953ED"/>
    <w:rsid w:val="008A2337"/>
    <w:rsid w:val="008A3D3D"/>
    <w:rsid w:val="008C35CD"/>
    <w:rsid w:val="008D04F8"/>
    <w:rsid w:val="008D0CB0"/>
    <w:rsid w:val="008E7719"/>
    <w:rsid w:val="008F1CF1"/>
    <w:rsid w:val="009015BC"/>
    <w:rsid w:val="00904D17"/>
    <w:rsid w:val="009079C9"/>
    <w:rsid w:val="009105E1"/>
    <w:rsid w:val="00912A9E"/>
    <w:rsid w:val="00924562"/>
    <w:rsid w:val="00926081"/>
    <w:rsid w:val="00942E25"/>
    <w:rsid w:val="00951323"/>
    <w:rsid w:val="0096151C"/>
    <w:rsid w:val="00965BB8"/>
    <w:rsid w:val="009934B9"/>
    <w:rsid w:val="00995B2D"/>
    <w:rsid w:val="009B4939"/>
    <w:rsid w:val="009C303E"/>
    <w:rsid w:val="009C4123"/>
    <w:rsid w:val="009D76EA"/>
    <w:rsid w:val="009E2FE8"/>
    <w:rsid w:val="00A0091B"/>
    <w:rsid w:val="00A11311"/>
    <w:rsid w:val="00A27C8F"/>
    <w:rsid w:val="00A42F2A"/>
    <w:rsid w:val="00A538EC"/>
    <w:rsid w:val="00A56B7F"/>
    <w:rsid w:val="00A62E33"/>
    <w:rsid w:val="00A67B95"/>
    <w:rsid w:val="00A74F8F"/>
    <w:rsid w:val="00A750EE"/>
    <w:rsid w:val="00A77020"/>
    <w:rsid w:val="00A8029E"/>
    <w:rsid w:val="00A91A7C"/>
    <w:rsid w:val="00AA1096"/>
    <w:rsid w:val="00AB50E5"/>
    <w:rsid w:val="00AD12D5"/>
    <w:rsid w:val="00AE50C6"/>
    <w:rsid w:val="00AF4224"/>
    <w:rsid w:val="00B12A81"/>
    <w:rsid w:val="00B14D0C"/>
    <w:rsid w:val="00B26B1D"/>
    <w:rsid w:val="00B337CB"/>
    <w:rsid w:val="00B34EAB"/>
    <w:rsid w:val="00B47D45"/>
    <w:rsid w:val="00B5799E"/>
    <w:rsid w:val="00B70AB9"/>
    <w:rsid w:val="00B7385C"/>
    <w:rsid w:val="00B81CC5"/>
    <w:rsid w:val="00B84627"/>
    <w:rsid w:val="00B84F5C"/>
    <w:rsid w:val="00B87CA0"/>
    <w:rsid w:val="00BB6650"/>
    <w:rsid w:val="00BC1988"/>
    <w:rsid w:val="00BD2E26"/>
    <w:rsid w:val="00BD7CFC"/>
    <w:rsid w:val="00BF0934"/>
    <w:rsid w:val="00BF55FF"/>
    <w:rsid w:val="00C003AD"/>
    <w:rsid w:val="00C01477"/>
    <w:rsid w:val="00C07C6D"/>
    <w:rsid w:val="00C16047"/>
    <w:rsid w:val="00C4142F"/>
    <w:rsid w:val="00C41744"/>
    <w:rsid w:val="00C53CF7"/>
    <w:rsid w:val="00C602DF"/>
    <w:rsid w:val="00C77128"/>
    <w:rsid w:val="00C8117A"/>
    <w:rsid w:val="00C84EF4"/>
    <w:rsid w:val="00C97B9B"/>
    <w:rsid w:val="00CA14C1"/>
    <w:rsid w:val="00CD3B46"/>
    <w:rsid w:val="00CE0AEB"/>
    <w:rsid w:val="00CE568C"/>
    <w:rsid w:val="00CE59B4"/>
    <w:rsid w:val="00D03C2E"/>
    <w:rsid w:val="00D14FB3"/>
    <w:rsid w:val="00D163BA"/>
    <w:rsid w:val="00D22F5F"/>
    <w:rsid w:val="00D551C9"/>
    <w:rsid w:val="00D56D58"/>
    <w:rsid w:val="00D72500"/>
    <w:rsid w:val="00D73494"/>
    <w:rsid w:val="00D779B6"/>
    <w:rsid w:val="00D77AA8"/>
    <w:rsid w:val="00D90981"/>
    <w:rsid w:val="00DA5D4D"/>
    <w:rsid w:val="00DB3C34"/>
    <w:rsid w:val="00DD14FD"/>
    <w:rsid w:val="00DD3C55"/>
    <w:rsid w:val="00E049F0"/>
    <w:rsid w:val="00E04D08"/>
    <w:rsid w:val="00E2053E"/>
    <w:rsid w:val="00E35C47"/>
    <w:rsid w:val="00E4472C"/>
    <w:rsid w:val="00E66050"/>
    <w:rsid w:val="00E70DFA"/>
    <w:rsid w:val="00E73462"/>
    <w:rsid w:val="00E76B65"/>
    <w:rsid w:val="00E87A80"/>
    <w:rsid w:val="00E91CB8"/>
    <w:rsid w:val="00EE303A"/>
    <w:rsid w:val="00EF5A31"/>
    <w:rsid w:val="00F20BE0"/>
    <w:rsid w:val="00F2470E"/>
    <w:rsid w:val="00F307F7"/>
    <w:rsid w:val="00F3536A"/>
    <w:rsid w:val="00F55656"/>
    <w:rsid w:val="00F97325"/>
    <w:rsid w:val="00FA04D0"/>
    <w:rsid w:val="00FA1693"/>
    <w:rsid w:val="00FA7603"/>
    <w:rsid w:val="00FB53AB"/>
    <w:rsid w:val="00FC2244"/>
    <w:rsid w:val="00FE38F9"/>
    <w:rsid w:val="00FE45F7"/>
    <w:rsid w:val="00FE4819"/>
    <w:rsid w:val="00FF24EE"/>
    <w:rsid w:val="00FF3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AB50E5"/>
    <w:rPr>
      <w:sz w:val="16"/>
      <w:szCs w:val="16"/>
    </w:rPr>
  </w:style>
  <w:style w:type="paragraph" w:styleId="CommentText">
    <w:name w:val="annotation text"/>
    <w:basedOn w:val="Normal"/>
    <w:link w:val="CommentTextChar"/>
    <w:uiPriority w:val="99"/>
    <w:unhideWhenUsed/>
    <w:rsid w:val="00AB50E5"/>
    <w:pPr>
      <w:spacing w:line="240" w:lineRule="auto"/>
    </w:pPr>
    <w:rPr>
      <w:sz w:val="20"/>
      <w:szCs w:val="20"/>
    </w:rPr>
  </w:style>
  <w:style w:type="character" w:customStyle="1" w:styleId="CommentTextChar">
    <w:name w:val="Comment Text Char"/>
    <w:basedOn w:val="DefaultParagraphFont"/>
    <w:link w:val="CommentText"/>
    <w:uiPriority w:val="99"/>
    <w:rsid w:val="00AB50E5"/>
    <w:rPr>
      <w:sz w:val="20"/>
      <w:szCs w:val="20"/>
    </w:rPr>
  </w:style>
  <w:style w:type="paragraph" w:styleId="CommentSubject">
    <w:name w:val="annotation subject"/>
    <w:basedOn w:val="CommentText"/>
    <w:next w:val="CommentText"/>
    <w:link w:val="CommentSubjectChar"/>
    <w:uiPriority w:val="99"/>
    <w:semiHidden/>
    <w:unhideWhenUsed/>
    <w:rsid w:val="00AB50E5"/>
    <w:rPr>
      <w:b/>
      <w:bCs/>
    </w:rPr>
  </w:style>
  <w:style w:type="character" w:customStyle="1" w:styleId="CommentSubjectChar">
    <w:name w:val="Comment Subject Char"/>
    <w:basedOn w:val="CommentTextChar"/>
    <w:link w:val="CommentSubject"/>
    <w:uiPriority w:val="99"/>
    <w:semiHidden/>
    <w:rsid w:val="00AB50E5"/>
    <w:rPr>
      <w:b/>
      <w:bCs/>
      <w:sz w:val="20"/>
      <w:szCs w:val="20"/>
    </w:rPr>
  </w:style>
  <w:style w:type="paragraph" w:styleId="BalloonText">
    <w:name w:val="Balloon Text"/>
    <w:basedOn w:val="Normal"/>
    <w:link w:val="BalloonTextChar"/>
    <w:uiPriority w:val="99"/>
    <w:semiHidden/>
    <w:unhideWhenUsed/>
    <w:rsid w:val="00AB5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0E5"/>
    <w:rPr>
      <w:rFonts w:ascii="Segoe UI" w:hAnsi="Segoe UI" w:cs="Segoe UI"/>
      <w:sz w:val="18"/>
      <w:szCs w:val="18"/>
    </w:rPr>
  </w:style>
  <w:style w:type="paragraph" w:styleId="Revision">
    <w:name w:val="Revision"/>
    <w:hidden/>
    <w:uiPriority w:val="99"/>
    <w:semiHidden/>
    <w:rsid w:val="007D3E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tiff"/><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hn.barlow@uvm.edu"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3382E0-E450-4127-8505-A4F85EFE0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ACB756-9B49-4F80-8471-015F99FAA821}">
  <ds:schemaRefs>
    <ds:schemaRef ds:uri="http://schemas.microsoft.com/office/2006/metadata/properties"/>
    <ds:schemaRef ds:uri="http://schemas.microsoft.com/office/infopath/2007/PartnerControls"/>
    <ds:schemaRef ds:uri="c6d91e99-1ddb-41ec-af59-4bbd8a322f72"/>
  </ds:schemaRefs>
</ds:datastoreItem>
</file>

<file path=customXml/itemProps3.xml><?xml version="1.0" encoding="utf-8"?>
<ds:datastoreItem xmlns:ds="http://schemas.openxmlformats.org/officeDocument/2006/customXml" ds:itemID="{852B4339-1E06-4724-B7E0-C49EC71BD1B7}">
  <ds:schemaRefs>
    <ds:schemaRef ds:uri="http://schemas.openxmlformats.org/officeDocument/2006/bibliography"/>
  </ds:schemaRefs>
</ds:datastoreItem>
</file>

<file path=customXml/itemProps4.xml><?xml version="1.0" encoding="utf-8"?>
<ds:datastoreItem xmlns:ds="http://schemas.openxmlformats.org/officeDocument/2006/customXml" ds:itemID="{116569C5-19F4-4FFD-8914-F868EF457C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54</Pages>
  <Words>15407</Words>
  <Characters>87824</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41</cp:revision>
  <dcterms:created xsi:type="dcterms:W3CDTF">2024-08-24T22:10:00Z</dcterms:created>
  <dcterms:modified xsi:type="dcterms:W3CDTF">2024-09-25T18:46:00Z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