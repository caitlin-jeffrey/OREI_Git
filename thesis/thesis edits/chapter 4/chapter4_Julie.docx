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615E9" w14:textId="77777777" w:rsidR="006F221B" w:rsidRPr="00E73462" w:rsidRDefault="006F221B" w:rsidP="006F221B">
      <w:pPr>
        <w:spacing w:after="0" w:line="480" w:lineRule="auto"/>
        <w:jc w:val="both"/>
        <w:rPr>
          <w:rFonts w:ascii="Times New Roman" w:hAnsi="Times New Roman" w:cs="Times New Roman"/>
          <w:b/>
          <w:i/>
          <w:iCs/>
          <w:sz w:val="24"/>
          <w:szCs w:val="24"/>
        </w:rPr>
      </w:pPr>
      <w:r w:rsidRPr="00E73462">
        <w:rPr>
          <w:rFonts w:ascii="Times New Roman" w:hAnsi="Times New Roman" w:cs="Times New Roman"/>
          <w:b/>
          <w:i/>
          <w:iCs/>
          <w:sz w:val="24"/>
          <w:szCs w:val="24"/>
        </w:rPr>
        <w:t>Title</w:t>
      </w:r>
    </w:p>
    <w:p w14:paraId="0F433382" w14:textId="772B423A" w:rsidR="006F221B" w:rsidRPr="00DD3C55" w:rsidRDefault="00883032" w:rsidP="006F221B">
      <w:pPr>
        <w:spacing w:after="0" w:line="480" w:lineRule="auto"/>
        <w:jc w:val="both"/>
        <w:rPr>
          <w:rFonts w:ascii="Times New Roman" w:hAnsi="Times New Roman" w:cs="Times New Roman"/>
          <w:bCs/>
          <w:sz w:val="24"/>
          <w:szCs w:val="24"/>
        </w:rPr>
      </w:pPr>
      <w:r w:rsidRPr="00B5799E">
        <w:rPr>
          <w:rFonts w:ascii="Times New Roman" w:hAnsi="Times New Roman" w:cs="Times New Roman"/>
          <w:bCs/>
          <w:sz w:val="24"/>
          <w:szCs w:val="24"/>
        </w:rPr>
        <w:t>A</w:t>
      </w:r>
      <w:r w:rsidR="00706A82" w:rsidRPr="00B5799E">
        <w:rPr>
          <w:rFonts w:ascii="Times New Roman" w:hAnsi="Times New Roman" w:cs="Times New Roman"/>
          <w:bCs/>
          <w:sz w:val="24"/>
          <w:szCs w:val="24"/>
        </w:rPr>
        <w:t>ntimicrobial resistance</w:t>
      </w:r>
      <w:r w:rsidR="003F44E1" w:rsidRPr="00B5799E">
        <w:rPr>
          <w:rFonts w:ascii="Times New Roman" w:hAnsi="Times New Roman" w:cs="Times New Roman"/>
          <w:bCs/>
          <w:sz w:val="24"/>
          <w:szCs w:val="24"/>
        </w:rPr>
        <w:t xml:space="preserve"> genes</w:t>
      </w:r>
      <w:r w:rsidR="00DD3C55" w:rsidRPr="00B5799E">
        <w:rPr>
          <w:rFonts w:ascii="Times New Roman" w:hAnsi="Times New Roman" w:cs="Times New Roman"/>
          <w:bCs/>
          <w:sz w:val="24"/>
          <w:szCs w:val="24"/>
        </w:rPr>
        <w:t>, virulence p</w:t>
      </w:r>
      <w:r w:rsidR="003F44E1" w:rsidRPr="00B5799E">
        <w:rPr>
          <w:rFonts w:ascii="Times New Roman" w:hAnsi="Times New Roman" w:cs="Times New Roman"/>
          <w:bCs/>
          <w:sz w:val="24"/>
          <w:szCs w:val="24"/>
        </w:rPr>
        <w:t>otential</w:t>
      </w:r>
      <w:r w:rsidR="00DD3C55" w:rsidRPr="00B5799E">
        <w:rPr>
          <w:rFonts w:ascii="Times New Roman" w:hAnsi="Times New Roman" w:cs="Times New Roman"/>
          <w:bCs/>
          <w:sz w:val="24"/>
          <w:szCs w:val="24"/>
        </w:rPr>
        <w:t xml:space="preserve">, and strain type </w:t>
      </w:r>
      <w:r w:rsidR="003F44E1" w:rsidRPr="00B5799E">
        <w:rPr>
          <w:rFonts w:ascii="Times New Roman" w:hAnsi="Times New Roman" w:cs="Times New Roman"/>
          <w:bCs/>
          <w:sz w:val="24"/>
          <w:szCs w:val="24"/>
        </w:rPr>
        <w:t>of</w:t>
      </w:r>
      <w:r w:rsidR="00DD3C55" w:rsidRPr="00B5799E">
        <w:rPr>
          <w:rFonts w:ascii="Times New Roman" w:hAnsi="Times New Roman" w:cs="Times New Roman"/>
          <w:bCs/>
          <w:sz w:val="24"/>
          <w:szCs w:val="24"/>
        </w:rPr>
        <w:t xml:space="preserve"> </w:t>
      </w:r>
      <w:r w:rsidR="00DD3C55" w:rsidRPr="00B5799E">
        <w:rPr>
          <w:rFonts w:ascii="Times New Roman" w:hAnsi="Times New Roman" w:cs="Times New Roman"/>
          <w:bCs/>
          <w:i/>
          <w:iCs/>
          <w:sz w:val="24"/>
          <w:szCs w:val="24"/>
        </w:rPr>
        <w:t>Staphylococcus chromogenes</w:t>
      </w:r>
      <w:r w:rsidR="00DD3C55" w:rsidRPr="00B5799E">
        <w:rPr>
          <w:rFonts w:ascii="Times New Roman" w:hAnsi="Times New Roman" w:cs="Times New Roman"/>
          <w:bCs/>
          <w:sz w:val="24"/>
          <w:szCs w:val="24"/>
        </w:rPr>
        <w:t xml:space="preserve"> causing </w:t>
      </w:r>
      <w:r w:rsidR="00FF24EE" w:rsidRPr="00B5799E">
        <w:rPr>
          <w:rFonts w:ascii="Times New Roman" w:hAnsi="Times New Roman" w:cs="Times New Roman"/>
          <w:bCs/>
          <w:sz w:val="24"/>
          <w:szCs w:val="24"/>
        </w:rPr>
        <w:t xml:space="preserve">bovine </w:t>
      </w:r>
      <w:r w:rsidR="00DD3C55" w:rsidRPr="00B5799E">
        <w:rPr>
          <w:rFonts w:ascii="Times New Roman" w:hAnsi="Times New Roman" w:cs="Times New Roman"/>
          <w:bCs/>
          <w:sz w:val="24"/>
          <w:szCs w:val="24"/>
        </w:rPr>
        <w:t>int</w:t>
      </w:r>
      <w:r w:rsidR="00B7385C" w:rsidRPr="00B5799E">
        <w:rPr>
          <w:rFonts w:ascii="Times New Roman" w:hAnsi="Times New Roman" w:cs="Times New Roman"/>
          <w:bCs/>
          <w:sz w:val="24"/>
          <w:szCs w:val="24"/>
        </w:rPr>
        <w:t xml:space="preserve">ramammary infections </w:t>
      </w:r>
      <w:r w:rsidRPr="00B5799E">
        <w:rPr>
          <w:rFonts w:ascii="Times New Roman" w:hAnsi="Times New Roman" w:cs="Times New Roman"/>
          <w:bCs/>
          <w:sz w:val="24"/>
          <w:szCs w:val="24"/>
        </w:rPr>
        <w:t xml:space="preserve">with low </w:t>
      </w:r>
      <w:r w:rsidR="00FF24EE" w:rsidRPr="00B5799E">
        <w:rPr>
          <w:rFonts w:ascii="Times New Roman" w:hAnsi="Times New Roman" w:cs="Times New Roman"/>
          <w:bCs/>
          <w:sz w:val="24"/>
          <w:szCs w:val="24"/>
        </w:rPr>
        <w:t>vs.</w:t>
      </w:r>
      <w:r w:rsidRPr="00B5799E">
        <w:rPr>
          <w:rFonts w:ascii="Times New Roman" w:hAnsi="Times New Roman" w:cs="Times New Roman"/>
          <w:bCs/>
          <w:sz w:val="24"/>
          <w:szCs w:val="24"/>
        </w:rPr>
        <w:t xml:space="preserve"> high somatic cell counts</w:t>
      </w:r>
    </w:p>
    <w:p w14:paraId="201BCDFB" w14:textId="77777777" w:rsidR="006F221B" w:rsidRPr="00E73462" w:rsidRDefault="006F221B" w:rsidP="006F221B">
      <w:pPr>
        <w:spacing w:after="0" w:line="480" w:lineRule="auto"/>
        <w:jc w:val="both"/>
        <w:rPr>
          <w:rFonts w:ascii="Times New Roman" w:hAnsi="Times New Roman" w:cs="Times New Roman"/>
          <w:b/>
          <w:sz w:val="24"/>
          <w:szCs w:val="24"/>
        </w:rPr>
      </w:pPr>
    </w:p>
    <w:p w14:paraId="65B9E229" w14:textId="7BA8E1B8" w:rsidR="006F221B" w:rsidRPr="00E73462" w:rsidRDefault="006F221B" w:rsidP="006F221B">
      <w:pPr>
        <w:spacing w:after="0" w:line="480" w:lineRule="auto"/>
        <w:jc w:val="both"/>
        <w:rPr>
          <w:rFonts w:ascii="Times New Roman" w:hAnsi="Times New Roman" w:cs="Times New Roman"/>
          <w:bCs/>
          <w:sz w:val="24"/>
          <w:szCs w:val="24"/>
        </w:rPr>
      </w:pPr>
      <w:r w:rsidRPr="00E73462">
        <w:rPr>
          <w:rFonts w:ascii="Times New Roman" w:hAnsi="Times New Roman" w:cs="Times New Roman"/>
          <w:bCs/>
          <w:sz w:val="24"/>
          <w:szCs w:val="24"/>
        </w:rPr>
        <w:t>C. E. Jeffrey,</w:t>
      </w:r>
      <w:r w:rsidRPr="00E73462">
        <w:rPr>
          <w:rFonts w:ascii="Times New Roman" w:hAnsi="Times New Roman" w:cs="Times New Roman"/>
          <w:bCs/>
          <w:sz w:val="24"/>
          <w:szCs w:val="24"/>
          <w:vertAlign w:val="superscript"/>
        </w:rPr>
        <w:t>1</w:t>
      </w:r>
      <w:r w:rsidRPr="00E73462">
        <w:rPr>
          <w:rFonts w:ascii="Times New Roman" w:hAnsi="Times New Roman" w:cs="Times New Roman"/>
          <w:bCs/>
          <w:sz w:val="24"/>
          <w:szCs w:val="24"/>
        </w:rPr>
        <w:t xml:space="preserve"> P. R. F. Adkins,</w:t>
      </w:r>
      <w:r w:rsidRPr="00E73462">
        <w:rPr>
          <w:rFonts w:ascii="Times New Roman" w:hAnsi="Times New Roman" w:cs="Times New Roman"/>
          <w:bCs/>
          <w:sz w:val="24"/>
          <w:szCs w:val="24"/>
          <w:vertAlign w:val="superscript"/>
        </w:rPr>
        <w:t>2</w:t>
      </w:r>
      <w:r w:rsidRPr="00E73462">
        <w:rPr>
          <w:rFonts w:ascii="Times New Roman" w:hAnsi="Times New Roman" w:cs="Times New Roman"/>
          <w:bCs/>
          <w:sz w:val="24"/>
          <w:szCs w:val="24"/>
        </w:rPr>
        <w:t xml:space="preserve"> </w:t>
      </w:r>
      <w:r w:rsidR="00CD3B46">
        <w:rPr>
          <w:rFonts w:ascii="Times New Roman" w:hAnsi="Times New Roman" w:cs="Times New Roman"/>
          <w:bCs/>
          <w:sz w:val="24"/>
          <w:szCs w:val="24"/>
        </w:rPr>
        <w:t>A. Chakrawarti,</w:t>
      </w:r>
      <w:r w:rsidR="00CD3B46">
        <w:rPr>
          <w:rFonts w:ascii="Times New Roman" w:hAnsi="Times New Roman" w:cs="Times New Roman"/>
          <w:bCs/>
          <w:sz w:val="24"/>
          <w:szCs w:val="24"/>
          <w:vertAlign w:val="superscript"/>
        </w:rPr>
        <w:t>3</w:t>
      </w:r>
      <w:r w:rsidR="00CD3B46">
        <w:rPr>
          <w:rFonts w:ascii="Times New Roman" w:hAnsi="Times New Roman" w:cs="Times New Roman"/>
          <w:bCs/>
          <w:sz w:val="24"/>
          <w:szCs w:val="24"/>
        </w:rPr>
        <w:t xml:space="preserve"> </w:t>
      </w:r>
      <w:r w:rsidRPr="00E73462">
        <w:rPr>
          <w:rFonts w:ascii="Times New Roman" w:hAnsi="Times New Roman" w:cs="Times New Roman"/>
          <w:bCs/>
          <w:sz w:val="24"/>
          <w:szCs w:val="24"/>
        </w:rPr>
        <w:t>and J. W. Barlow</w:t>
      </w:r>
      <w:r w:rsidRPr="00E73462">
        <w:rPr>
          <w:rFonts w:ascii="Times New Roman" w:hAnsi="Times New Roman" w:cs="Times New Roman"/>
          <w:bCs/>
          <w:sz w:val="24"/>
          <w:szCs w:val="24"/>
          <w:vertAlign w:val="superscript"/>
        </w:rPr>
        <w:t>1</w:t>
      </w:r>
    </w:p>
    <w:p w14:paraId="27261FC7" w14:textId="77777777" w:rsidR="006F221B" w:rsidRPr="00E73462" w:rsidRDefault="006F221B" w:rsidP="006F221B">
      <w:pPr>
        <w:spacing w:after="0" w:line="480" w:lineRule="auto"/>
        <w:jc w:val="both"/>
        <w:rPr>
          <w:rFonts w:ascii="Times New Roman" w:hAnsi="Times New Roman" w:cs="Times New Roman"/>
          <w:sz w:val="24"/>
          <w:szCs w:val="24"/>
          <w:vertAlign w:val="superscript"/>
        </w:rPr>
      </w:pPr>
    </w:p>
    <w:p w14:paraId="7C9DE9CF"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vertAlign w:val="superscript"/>
        </w:rPr>
        <w:t xml:space="preserve">1 </w:t>
      </w:r>
      <w:r w:rsidRPr="00E73462">
        <w:rPr>
          <w:rFonts w:ascii="Times New Roman" w:hAnsi="Times New Roman" w:cs="Times New Roman"/>
          <w:sz w:val="24"/>
          <w:szCs w:val="24"/>
        </w:rPr>
        <w:t>Department of Animal and Veterinary Sciences, University of Vermont, Burlington, VT 05405</w:t>
      </w:r>
    </w:p>
    <w:p w14:paraId="511FA634" w14:textId="77777777" w:rsidR="006F221B"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vertAlign w:val="superscript"/>
        </w:rPr>
        <w:t xml:space="preserve">2 </w:t>
      </w:r>
      <w:r w:rsidRPr="00E73462">
        <w:rPr>
          <w:rFonts w:ascii="Times New Roman" w:hAnsi="Times New Roman" w:cs="Times New Roman"/>
          <w:sz w:val="24"/>
          <w:szCs w:val="24"/>
        </w:rPr>
        <w:t>Department of Veterinary Medicine and Surgery, University of Missouri, Columbia, MO 65211</w:t>
      </w:r>
    </w:p>
    <w:p w14:paraId="34B7B425" w14:textId="717147F2" w:rsidR="00CD3B46" w:rsidRPr="00743E11" w:rsidRDefault="00CD3B46" w:rsidP="006F221B">
      <w:pPr>
        <w:spacing w:after="0" w:line="480" w:lineRule="auto"/>
        <w:jc w:val="both"/>
        <w:rPr>
          <w:rFonts w:ascii="Times New Roman" w:hAnsi="Times New Roman" w:cs="Times New Roman"/>
          <w:sz w:val="24"/>
          <w:szCs w:val="24"/>
        </w:rPr>
      </w:pPr>
      <w:r w:rsidRPr="009C303E">
        <w:rPr>
          <w:rFonts w:ascii="Times New Roman" w:hAnsi="Times New Roman" w:cs="Times New Roman"/>
          <w:sz w:val="24"/>
          <w:szCs w:val="24"/>
          <w:vertAlign w:val="superscript"/>
        </w:rPr>
        <w:t>3</w:t>
      </w:r>
      <w:r w:rsidR="00743E11" w:rsidRPr="009C303E">
        <w:rPr>
          <w:rFonts w:ascii="Times New Roman" w:hAnsi="Times New Roman" w:cs="Times New Roman"/>
          <w:sz w:val="24"/>
          <w:szCs w:val="24"/>
          <w:vertAlign w:val="superscript"/>
        </w:rPr>
        <w:t xml:space="preserve"> </w:t>
      </w:r>
      <w:r w:rsidR="00743E11" w:rsidRPr="009C303E">
        <w:rPr>
          <w:rFonts w:ascii="Times New Roman" w:hAnsi="Times New Roman" w:cs="Times New Roman"/>
          <w:sz w:val="24"/>
          <w:szCs w:val="24"/>
        </w:rPr>
        <w:t>Department of</w:t>
      </w:r>
      <w:r w:rsidR="009E2FE8" w:rsidRPr="009C303E">
        <w:rPr>
          <w:rFonts w:ascii="Times New Roman" w:hAnsi="Times New Roman" w:cs="Times New Roman"/>
          <w:sz w:val="24"/>
          <w:szCs w:val="24"/>
        </w:rPr>
        <w:t xml:space="preserve"> Surgery</w:t>
      </w:r>
      <w:r w:rsidR="006F4DC9" w:rsidRPr="009C303E">
        <w:rPr>
          <w:rFonts w:ascii="Times New Roman" w:hAnsi="Times New Roman" w:cs="Times New Roman"/>
          <w:sz w:val="24"/>
          <w:szCs w:val="24"/>
        </w:rPr>
        <w:t xml:space="preserve">, </w:t>
      </w:r>
      <w:r w:rsidR="009C303E" w:rsidRPr="009C303E">
        <w:rPr>
          <w:rFonts w:ascii="Times New Roman" w:hAnsi="Times New Roman" w:cs="Times New Roman"/>
          <w:sz w:val="24"/>
          <w:szCs w:val="24"/>
        </w:rPr>
        <w:t>University of Minnesota Medical School, Minneapolis, MN 55455</w:t>
      </w:r>
    </w:p>
    <w:p w14:paraId="6EF418BC"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Corresponding author: John Barlow</w:t>
      </w:r>
    </w:p>
    <w:p w14:paraId="2565E62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Department of Animal and Veterinary Sciences, </w:t>
      </w:r>
    </w:p>
    <w:p w14:paraId="513B1167"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202 Terrill Building, </w:t>
      </w:r>
    </w:p>
    <w:p w14:paraId="62176ED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University of Vermont, </w:t>
      </w:r>
    </w:p>
    <w:p w14:paraId="38040074"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Burlington, VT 05405</w:t>
      </w:r>
    </w:p>
    <w:p w14:paraId="0C922D8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Phone: 802-656-1395</w:t>
      </w:r>
    </w:p>
    <w:p w14:paraId="5EE916D0"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Email: </w:t>
      </w:r>
      <w:hyperlink r:id="rId11" w:history="1">
        <w:r w:rsidRPr="00E73462">
          <w:rPr>
            <w:rStyle w:val="Hyperlink"/>
            <w:rFonts w:ascii="Times New Roman" w:hAnsi="Times New Roman" w:cs="Times New Roman"/>
            <w:sz w:val="24"/>
            <w:szCs w:val="24"/>
          </w:rPr>
          <w:t>john.barlow@uvm.edu</w:t>
        </w:r>
      </w:hyperlink>
    </w:p>
    <w:p w14:paraId="72C27FD7" w14:textId="77777777" w:rsidR="000776F1" w:rsidRDefault="000776F1" w:rsidP="0060564F">
      <w:pPr>
        <w:spacing w:after="0" w:line="480" w:lineRule="auto"/>
        <w:contextualSpacing/>
        <w:jc w:val="both"/>
        <w:rPr>
          <w:rFonts w:ascii="Times New Roman" w:hAnsi="Times New Roman" w:cs="Times New Roman"/>
          <w:b/>
          <w:i/>
          <w:iCs/>
          <w:sz w:val="24"/>
          <w:szCs w:val="24"/>
        </w:rPr>
      </w:pPr>
    </w:p>
    <w:p w14:paraId="0B3D085F" w14:textId="712D527D" w:rsidR="006F221B" w:rsidRPr="00493874" w:rsidRDefault="006F221B" w:rsidP="0060564F">
      <w:pPr>
        <w:spacing w:after="0" w:line="480" w:lineRule="auto"/>
        <w:contextualSpacing/>
        <w:jc w:val="both"/>
        <w:rPr>
          <w:rFonts w:ascii="Times New Roman" w:hAnsi="Times New Roman" w:cs="Times New Roman"/>
          <w:b/>
          <w:i/>
          <w:iCs/>
          <w:sz w:val="24"/>
          <w:szCs w:val="24"/>
        </w:rPr>
      </w:pPr>
      <w:r w:rsidRPr="00493874">
        <w:rPr>
          <w:rFonts w:ascii="Times New Roman" w:hAnsi="Times New Roman" w:cs="Times New Roman"/>
          <w:b/>
          <w:i/>
          <w:iCs/>
          <w:sz w:val="24"/>
          <w:szCs w:val="24"/>
        </w:rPr>
        <w:t>Abstract</w:t>
      </w:r>
    </w:p>
    <w:p w14:paraId="42640130" w14:textId="34913FD7" w:rsidR="006F221B" w:rsidRPr="00493874" w:rsidRDefault="006F221B" w:rsidP="008071EE">
      <w:pPr>
        <w:spacing w:after="0" w:line="480" w:lineRule="auto"/>
        <w:ind w:firstLine="720"/>
        <w:contextualSpacing/>
        <w:jc w:val="both"/>
        <w:rPr>
          <w:rFonts w:ascii="Times New Roman" w:hAnsi="Times New Roman" w:cs="Times New Roman"/>
          <w:b/>
          <w:i/>
          <w:iCs/>
          <w:sz w:val="24"/>
          <w:szCs w:val="24"/>
        </w:rPr>
      </w:pPr>
      <w:r w:rsidRPr="00493874">
        <w:rPr>
          <w:rFonts w:ascii="Times New Roman" w:hAnsi="Times New Roman" w:cs="Times New Roman"/>
          <w:i/>
          <w:iCs/>
          <w:sz w:val="24"/>
          <w:szCs w:val="24"/>
        </w:rPr>
        <w:t xml:space="preserve">Staphylococcus chromogenes </w:t>
      </w:r>
      <w:r w:rsidRPr="00493874">
        <w:rPr>
          <w:rFonts w:ascii="Times New Roman" w:hAnsi="Times New Roman" w:cs="Times New Roman"/>
          <w:sz w:val="24"/>
          <w:szCs w:val="24"/>
        </w:rPr>
        <w:t>is the dominant species associated with mammary gland infections in dairy animals and one of the most persistent intramammary pathogens</w:t>
      </w:r>
      <w:r w:rsidRPr="00493874">
        <w:rPr>
          <w:rFonts w:ascii="Times New Roman" w:hAnsi="Times New Roman" w:cs="Times New Roman"/>
          <w:i/>
          <w:sz w:val="24"/>
          <w:szCs w:val="24"/>
        </w:rPr>
        <w:t xml:space="preserve">. </w:t>
      </w:r>
      <w:r w:rsidRPr="00493874">
        <w:rPr>
          <w:rFonts w:ascii="Times New Roman" w:hAnsi="Times New Roman" w:cs="Times New Roman"/>
          <w:sz w:val="24"/>
          <w:szCs w:val="24"/>
        </w:rPr>
        <w:t xml:space="preserve">The objectives of the current study were to: 1) identify if distinct strain types (ST)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associated with intramammary infections (IMI) where quarter </w:t>
      </w:r>
      <w:r w:rsidR="0037444D">
        <w:rPr>
          <w:rFonts w:ascii="Times New Roman" w:hAnsi="Times New Roman" w:cs="Times New Roman"/>
          <w:sz w:val="24"/>
          <w:szCs w:val="24"/>
        </w:rPr>
        <w:t>somatic cell count (</w:t>
      </w:r>
      <w:r w:rsidRPr="00493874">
        <w:rPr>
          <w:rFonts w:ascii="Times New Roman" w:hAnsi="Times New Roman" w:cs="Times New Roman"/>
          <w:sz w:val="24"/>
          <w:szCs w:val="24"/>
        </w:rPr>
        <w:t>SCC</w:t>
      </w:r>
      <w:r w:rsidR="0037444D">
        <w:rPr>
          <w:rFonts w:ascii="Times New Roman" w:hAnsi="Times New Roman" w:cs="Times New Roman"/>
          <w:sz w:val="24"/>
          <w:szCs w:val="24"/>
        </w:rPr>
        <w:t>)</w:t>
      </w:r>
      <w:r w:rsidRPr="00493874">
        <w:rPr>
          <w:rFonts w:ascii="Times New Roman" w:hAnsi="Times New Roman" w:cs="Times New Roman"/>
          <w:sz w:val="24"/>
          <w:szCs w:val="24"/>
        </w:rPr>
        <w:t xml:space="preserve"> is consistently elevated (HIGH SCC IMI) vs. consistently low (LOW SCC IMI), 2) identify if </w:t>
      </w:r>
      <w:r w:rsidRPr="00493874">
        <w:rPr>
          <w:rFonts w:ascii="Times New Roman" w:hAnsi="Times New Roman" w:cs="Times New Roman"/>
          <w:i/>
          <w:iCs/>
          <w:sz w:val="24"/>
          <w:szCs w:val="24"/>
        </w:rPr>
        <w:t xml:space="preserve">S. </w:t>
      </w:r>
      <w:r w:rsidRPr="00493874">
        <w:rPr>
          <w:rFonts w:ascii="Times New Roman" w:hAnsi="Times New Roman" w:cs="Times New Roman"/>
          <w:i/>
          <w:iCs/>
          <w:sz w:val="24"/>
          <w:szCs w:val="24"/>
        </w:rPr>
        <w:lastRenderedPageBreak/>
        <w:t xml:space="preserve">chromogenes </w:t>
      </w:r>
      <w:r w:rsidRPr="00493874">
        <w:rPr>
          <w:rFonts w:ascii="Times New Roman" w:hAnsi="Times New Roman" w:cs="Times New Roman"/>
          <w:sz w:val="24"/>
          <w:szCs w:val="24"/>
        </w:rPr>
        <w:t xml:space="preserve">from HIGH SCC IMI are more likely to carry antimicrobial resistance genes (ARG) vs. LOW SCC IMI, and 3)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from HIGH SCC IMI possess more genes encoding previously-described staphylococcal virulence factors (VF) vs. LOW SCC IMI. Isolates originate from a longitudinal</w:t>
      </w:r>
      <w:r w:rsidR="00AD12D5">
        <w:rPr>
          <w:rFonts w:ascii="Times New Roman" w:hAnsi="Times New Roman" w:cs="Times New Roman"/>
          <w:sz w:val="24"/>
          <w:szCs w:val="24"/>
        </w:rPr>
        <w:t>,</w:t>
      </w:r>
      <w:r w:rsidRPr="00493874">
        <w:rPr>
          <w:rFonts w:ascii="Times New Roman" w:hAnsi="Times New Roman" w:cs="Times New Roman"/>
          <w:sz w:val="24"/>
          <w:szCs w:val="24"/>
        </w:rPr>
        <w:t xml:space="preserve"> observational study of 10 organic dairy farms in Vermont (US), where aerobic culture of quarter-</w:t>
      </w:r>
      <w:proofErr w:type="spellStart"/>
      <w:r w:rsidRPr="00493874">
        <w:rPr>
          <w:rFonts w:ascii="Times New Roman" w:hAnsi="Times New Roman" w:cs="Times New Roman"/>
          <w:sz w:val="24"/>
          <w:szCs w:val="24"/>
        </w:rPr>
        <w:t>milk</w:t>
      </w:r>
      <w:proofErr w:type="spellEnd"/>
      <w:r w:rsidRPr="00493874">
        <w:rPr>
          <w:rFonts w:ascii="Times New Roman" w:hAnsi="Times New Roman" w:cs="Times New Roman"/>
          <w:sz w:val="24"/>
          <w:szCs w:val="24"/>
        </w:rPr>
        <w:t xml:space="preserve"> samples to identify IMI was conducted in parallel with determination of quarter SCC. </w:t>
      </w:r>
      <w:r w:rsidRPr="00493874">
        <w:rPr>
          <w:rFonts w:ascii="Times New Roman" w:eastAsia="Times New Roman" w:hAnsi="Times New Roman" w:cs="Times New Roman"/>
          <w:kern w:val="0"/>
          <w:sz w:val="24"/>
          <w:szCs w:val="24"/>
          <w14:ligatures w14:val="none"/>
        </w:rPr>
        <w:t xml:space="preserve">Two </w:t>
      </w:r>
      <w:commentRangeStart w:id="0"/>
      <w:r w:rsidRPr="00493874">
        <w:rPr>
          <w:rFonts w:ascii="Times New Roman" w:eastAsia="Times New Roman" w:hAnsi="Times New Roman" w:cs="Times New Roman"/>
          <w:kern w:val="0"/>
          <w:sz w:val="24"/>
          <w:szCs w:val="24"/>
          <w14:ligatures w14:val="none"/>
        </w:rPr>
        <w:t>groups</w:t>
      </w:r>
      <w:commentRangeEnd w:id="0"/>
      <w:r w:rsidR="00AB50E5">
        <w:rPr>
          <w:rStyle w:val="CommentReference"/>
        </w:rPr>
        <w:commentReference w:id="0"/>
      </w:r>
      <w:r w:rsidRPr="00493874">
        <w:rPr>
          <w:rFonts w:ascii="Times New Roman" w:eastAsia="Times New Roman" w:hAnsi="Times New Roman" w:cs="Times New Roman"/>
          <w:kern w:val="0"/>
          <w:sz w:val="24"/>
          <w:szCs w:val="24"/>
          <w14:ligatures w14:val="none"/>
        </w:rPr>
        <w:t xml:space="preserve"> were selected from persistent </w:t>
      </w:r>
      <w:r w:rsidR="00965BB8" w:rsidRPr="00493874">
        <w:rPr>
          <w:rFonts w:ascii="Times New Roman" w:eastAsia="Times New Roman" w:hAnsi="Times New Roman" w:cs="Times New Roman"/>
          <w:kern w:val="0"/>
          <w:sz w:val="24"/>
          <w:szCs w:val="24"/>
          <w14:ligatures w14:val="none"/>
        </w:rPr>
        <w:t>(</w:t>
      </w:r>
      <w:r w:rsidR="00965BB8">
        <w:rPr>
          <w:rFonts w:ascii="Times New Roman" w:eastAsia="Times New Roman" w:hAnsi="Times New Roman" w:cs="Times New Roman"/>
          <w:kern w:val="0"/>
          <w:sz w:val="24"/>
          <w:szCs w:val="24"/>
          <w14:ligatures w14:val="none"/>
        </w:rPr>
        <w:t xml:space="preserve">≥ 30 days)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 xml:space="preserve">IMI </w:t>
      </w:r>
      <w:r w:rsidR="00965BB8">
        <w:rPr>
          <w:rFonts w:ascii="Times New Roman" w:eastAsia="Times New Roman" w:hAnsi="Times New Roman" w:cs="Times New Roman"/>
          <w:kern w:val="0"/>
          <w:sz w:val="24"/>
          <w:szCs w:val="24"/>
          <w14:ligatures w14:val="none"/>
        </w:rPr>
        <w:t>(</w:t>
      </w:r>
      <w:r w:rsidRPr="00493874">
        <w:rPr>
          <w:rFonts w:ascii="Times New Roman" w:eastAsia="Times New Roman" w:hAnsi="Times New Roman" w:cs="Times New Roman"/>
          <w:kern w:val="0"/>
          <w:sz w:val="24"/>
          <w:szCs w:val="24"/>
          <w14:ligatures w14:val="none"/>
        </w:rPr>
        <w:t>as confirmed by RAPD</w:t>
      </w:r>
      <w:r w:rsidR="003E6001">
        <w:rPr>
          <w:rFonts w:ascii="Times New Roman" w:eastAsia="Times New Roman" w:hAnsi="Times New Roman" w:cs="Times New Roman"/>
          <w:kern w:val="0"/>
          <w:sz w:val="24"/>
          <w:szCs w:val="24"/>
          <w14:ligatures w14:val="none"/>
        </w:rPr>
        <w:t>-</w:t>
      </w:r>
      <w:r w:rsidRPr="00493874">
        <w:rPr>
          <w:rFonts w:ascii="Times New Roman" w:eastAsia="Times New Roman" w:hAnsi="Times New Roman" w:cs="Times New Roman"/>
          <w:kern w:val="0"/>
          <w:sz w:val="24"/>
          <w:szCs w:val="24"/>
          <w14:ligatures w14:val="none"/>
        </w:rPr>
        <w:t>PCR): 1) IMI associated with high SCC, where all quarter-day observations had an associated SCC of ≥200,000 cells/mL; and 2) IMI associated with low SCC, where all quarter-day observations had an associated SCC of &lt;200,000 cells/</w:t>
      </w:r>
      <w:proofErr w:type="spellStart"/>
      <w:r w:rsidRPr="00493874">
        <w:rPr>
          <w:rFonts w:ascii="Times New Roman" w:eastAsia="Times New Roman" w:hAnsi="Times New Roman" w:cs="Times New Roman"/>
          <w:kern w:val="0"/>
          <w:sz w:val="24"/>
          <w:szCs w:val="24"/>
          <w14:ligatures w14:val="none"/>
        </w:rPr>
        <w:t>mL.</w:t>
      </w:r>
      <w:proofErr w:type="spellEnd"/>
      <w:r w:rsidRPr="00493874">
        <w:rPr>
          <w:rFonts w:ascii="Times New Roman" w:eastAsia="Times New Roman" w:hAnsi="Times New Roman" w:cs="Times New Roman"/>
          <w:kern w:val="0"/>
          <w:sz w:val="24"/>
          <w:szCs w:val="24"/>
          <w14:ligatures w14:val="none"/>
        </w:rPr>
        <w:t xml:space="preserve"> </w:t>
      </w:r>
      <w:commentRangeStart w:id="1"/>
      <w:r w:rsidRPr="00493874">
        <w:rPr>
          <w:rFonts w:ascii="Times New Roman" w:eastAsia="Times New Roman" w:hAnsi="Times New Roman" w:cs="Times New Roman"/>
          <w:kern w:val="0"/>
          <w:sz w:val="24"/>
          <w:szCs w:val="24"/>
          <w14:ligatures w14:val="none"/>
        </w:rPr>
        <w:t>Representative</w:t>
      </w:r>
      <w:commentRangeEnd w:id="1"/>
      <w:r w:rsidR="00AB50E5">
        <w:rPr>
          <w:rStyle w:val="CommentReference"/>
        </w:rPr>
        <w:commentReference w:id="1"/>
      </w:r>
      <w:r w:rsidRPr="00493874">
        <w:rPr>
          <w:rFonts w:ascii="Times New Roman" w:eastAsia="Times New Roman" w:hAnsi="Times New Roman" w:cs="Times New Roman"/>
          <w:kern w:val="0"/>
          <w:sz w:val="24"/>
          <w:szCs w:val="24"/>
          <w14:ligatures w14:val="none"/>
        </w:rPr>
        <w:t xml:space="preserve"> isolates from </w:t>
      </w:r>
      <w:r w:rsidRPr="00493874">
        <w:rPr>
          <w:rFonts w:ascii="Times New Roman" w:hAnsi="Times New Roman" w:cs="Times New Roman"/>
          <w:sz w:val="24"/>
          <w:szCs w:val="24"/>
        </w:rPr>
        <w:t>15 LOW SCC IMI and 15 isolates from HIGH SCC IMI were submitted for whole genome sequencing and strain-typed according to a 7-locus MLST scheme</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ARG and VF were identified from assembled genomes. Separate mixed-effects logistic regression models were made using ST, ARG carriage, and VF number as the predictor, SCC category as the outcome, </w:t>
      </w:r>
      <w:r w:rsidR="005E7626">
        <w:rPr>
          <w:rFonts w:ascii="Times New Roman" w:hAnsi="Times New Roman" w:cs="Times New Roman"/>
          <w:sz w:val="24"/>
          <w:szCs w:val="24"/>
        </w:rPr>
        <w:t>with</w:t>
      </w:r>
      <w:r w:rsidRPr="00493874">
        <w:rPr>
          <w:rFonts w:ascii="Times New Roman" w:hAnsi="Times New Roman" w:cs="Times New Roman"/>
          <w:sz w:val="24"/>
          <w:szCs w:val="24"/>
        </w:rPr>
        <w:t xml:space="preserve"> herd as a random effect. Ten different ST were identified, including 4 novel ST. Seven ST were identified in each SCC category, with 3 unique to each. In a mixed-effects logistic regression, ST was not a significant predictor of SCC category. The only ARG identified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encoding for resistance to penicillin (33.3% of isolates; 6/15 in the HIGH </w:t>
      </w:r>
      <w:r w:rsidR="003007DC">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and 4/15 in the LOW </w:t>
      </w:r>
      <w:r w:rsidR="003007DC">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was not a significant predictor of SCC category in a mixed-effects logistic regression model.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was consistently present in all isolates for 4/5 ST with multiple isolates. Sixty-two unique VF were </w:t>
      </w:r>
      <w:r w:rsidR="00CE568C" w:rsidRPr="00493874">
        <w:rPr>
          <w:rFonts w:ascii="Times New Roman" w:hAnsi="Times New Roman" w:cs="Times New Roman"/>
          <w:sz w:val="24"/>
          <w:szCs w:val="24"/>
        </w:rPr>
        <w:t>identified</w:t>
      </w:r>
      <w:r w:rsidRPr="00493874">
        <w:rPr>
          <w:rFonts w:ascii="Times New Roman" w:hAnsi="Times New Roman" w:cs="Times New Roman"/>
          <w:sz w:val="24"/>
          <w:szCs w:val="24"/>
        </w:rPr>
        <w:t xml:space="preserve"> (median: 44 per isolate; range: 43-21). Thirty-nine VF were present in all isolates, including genes associated with iron uptake and metabolism, production of phenol</w:t>
      </w:r>
      <w:r w:rsidR="00056B8B">
        <w:rPr>
          <w:rFonts w:ascii="Times New Roman" w:hAnsi="Times New Roman" w:cs="Times New Roman"/>
          <w:sz w:val="24"/>
          <w:szCs w:val="24"/>
        </w:rPr>
        <w:t>-</w:t>
      </w:r>
      <w:r w:rsidRPr="00493874">
        <w:rPr>
          <w:rFonts w:ascii="Times New Roman" w:hAnsi="Times New Roman" w:cs="Times New Roman"/>
          <w:sz w:val="24"/>
          <w:szCs w:val="24"/>
        </w:rPr>
        <w:t xml:space="preserve">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xml:space="preserve">, hemolysins, and an exfoliative toxin. </w:t>
      </w:r>
      <w:proofErr w:type="gramStart"/>
      <w:r w:rsidRPr="00493874">
        <w:rPr>
          <w:rFonts w:ascii="Times New Roman" w:hAnsi="Times New Roman" w:cs="Times New Roman"/>
          <w:sz w:val="24"/>
          <w:szCs w:val="24"/>
        </w:rPr>
        <w:t>Presence</w:t>
      </w:r>
      <w:proofErr w:type="gramEnd"/>
      <w:r w:rsidRPr="00493874">
        <w:rPr>
          <w:rFonts w:ascii="Times New Roman" w:hAnsi="Times New Roman" w:cs="Times New Roman"/>
          <w:sz w:val="24"/>
          <w:szCs w:val="24"/>
        </w:rPr>
        <w:t xml:space="preserve"> of VF associated with adherence, host immune evasion, type VII secretion system, and </w:t>
      </w:r>
      <w:r w:rsidRPr="00493874">
        <w:rPr>
          <w:rFonts w:ascii="Times New Roman" w:hAnsi="Times New Roman" w:cs="Times New Roman"/>
          <w:sz w:val="24"/>
          <w:szCs w:val="24"/>
        </w:rPr>
        <w:lastRenderedPageBreak/>
        <w:t>production of exoenzymes and exotoxins was variable</w:t>
      </w:r>
      <w:r w:rsidR="001978DD">
        <w:rPr>
          <w:rFonts w:ascii="Times New Roman" w:hAnsi="Times New Roman" w:cs="Times New Roman"/>
          <w:sz w:val="24"/>
          <w:szCs w:val="24"/>
        </w:rPr>
        <w:t xml:space="preserve"> between isolates</w:t>
      </w:r>
      <w:r w:rsidRPr="00493874">
        <w:rPr>
          <w:rFonts w:ascii="Times New Roman" w:hAnsi="Times New Roman" w:cs="Times New Roman"/>
          <w:sz w:val="24"/>
          <w:szCs w:val="24"/>
        </w:rPr>
        <w:t xml:space="preserve">. In the HIGH </w:t>
      </w:r>
      <w:r w:rsidR="001978DD">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677 VF total </w:t>
      </w:r>
      <w:proofErr w:type="gramStart"/>
      <w:r w:rsidRPr="00493874">
        <w:rPr>
          <w:rFonts w:ascii="Times New Roman" w:hAnsi="Times New Roman" w:cs="Times New Roman"/>
          <w:sz w:val="24"/>
          <w:szCs w:val="24"/>
        </w:rPr>
        <w:t>were</w:t>
      </w:r>
      <w:proofErr w:type="gramEnd"/>
      <w:r w:rsidRPr="00493874">
        <w:rPr>
          <w:rFonts w:ascii="Times New Roman" w:hAnsi="Times New Roman" w:cs="Times New Roman"/>
          <w:sz w:val="24"/>
          <w:szCs w:val="24"/>
        </w:rPr>
        <w:t xml:space="preserve"> identified vs. 670 in the LOW </w:t>
      </w:r>
      <w:r w:rsidR="00C07C6D">
        <w:rPr>
          <w:rFonts w:ascii="Times New Roman" w:hAnsi="Times New Roman" w:cs="Times New Roman"/>
          <w:sz w:val="24"/>
          <w:szCs w:val="24"/>
        </w:rPr>
        <w:t xml:space="preserve">SCC </w:t>
      </w:r>
      <w:r w:rsidRPr="00493874">
        <w:rPr>
          <w:rFonts w:ascii="Times New Roman" w:hAnsi="Times New Roman" w:cs="Times New Roman"/>
          <w:sz w:val="24"/>
          <w:szCs w:val="24"/>
        </w:rPr>
        <w:t>category. In a mixed-effects logistic regression, number of VF identified was not a significant predictor of SCC category. Genes encoding for exfoliative toxin type C (</w:t>
      </w:r>
      <w:proofErr w:type="spellStart"/>
      <w:r w:rsidRPr="00493874">
        <w:rPr>
          <w:rFonts w:ascii="Times New Roman" w:hAnsi="Times New Roman" w:cs="Times New Roman"/>
          <w:i/>
          <w:iCs/>
          <w:sz w:val="24"/>
          <w:szCs w:val="24"/>
        </w:rPr>
        <w:t>etc</w:t>
      </w:r>
      <w:proofErr w:type="spellEnd"/>
      <w:r w:rsidRPr="00493874">
        <w:rPr>
          <w:rFonts w:ascii="Times New Roman" w:hAnsi="Times New Roman" w:cs="Times New Roman"/>
          <w:sz w:val="24"/>
          <w:szCs w:val="24"/>
        </w:rPr>
        <w:t>) and staphylocoagulase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sz w:val="24"/>
          <w:szCs w:val="24"/>
        </w:rPr>
        <w:t xml:space="preserve">) were identified in isolates in the current study, neither of which have been widely reported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of bovine origin.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number and type of VF appear to be a function of ST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but more research is needed to confirm these findings.</w:t>
      </w:r>
    </w:p>
    <w:p w14:paraId="45BBBEE1" w14:textId="77777777" w:rsidR="00A77020" w:rsidRPr="00493874" w:rsidRDefault="00A77020" w:rsidP="008071EE">
      <w:pPr>
        <w:spacing w:line="480" w:lineRule="auto"/>
        <w:contextualSpacing/>
        <w:jc w:val="both"/>
        <w:rPr>
          <w:rFonts w:ascii="Times New Roman" w:hAnsi="Times New Roman" w:cs="Times New Roman"/>
          <w:sz w:val="24"/>
          <w:szCs w:val="24"/>
        </w:rPr>
      </w:pPr>
    </w:p>
    <w:p w14:paraId="79DCF139" w14:textId="1C9E37D2" w:rsidR="006F221B" w:rsidRPr="00493874" w:rsidRDefault="006F221B" w:rsidP="008071EE">
      <w:pPr>
        <w:spacing w:after="0"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Introduction</w:t>
      </w:r>
    </w:p>
    <w:p w14:paraId="2C1F1058" w14:textId="098122C7" w:rsidR="006F221B" w:rsidRPr="00493874" w:rsidRDefault="006F221B" w:rsidP="008071EE">
      <w:pPr>
        <w:spacing w:after="0" w:line="480" w:lineRule="auto"/>
        <w:ind w:firstLine="360"/>
        <w:contextualSpacing/>
        <w:jc w:val="both"/>
        <w:rPr>
          <w:rFonts w:ascii="Times New Roman" w:hAnsi="Times New Roman" w:cs="Times New Roman"/>
          <w:iCs/>
          <w:sz w:val="24"/>
          <w:szCs w:val="24"/>
        </w:rPr>
      </w:pPr>
      <w:r w:rsidRPr="00493874">
        <w:rPr>
          <w:rFonts w:ascii="Times New Roman" w:hAnsi="Times New Roman" w:cs="Times New Roman"/>
          <w:i/>
          <w:iCs/>
          <w:sz w:val="24"/>
          <w:szCs w:val="24"/>
        </w:rPr>
        <w:t xml:space="preserve">Staphylococcus chromogenes </w:t>
      </w:r>
      <w:r w:rsidRPr="00493874">
        <w:rPr>
          <w:rFonts w:ascii="Times New Roman" w:hAnsi="Times New Roman" w:cs="Times New Roman"/>
          <w:sz w:val="24"/>
          <w:szCs w:val="24"/>
        </w:rPr>
        <w:t xml:space="preserve">is the leading cause of intramammary infections </w:t>
      </w:r>
      <w:r w:rsidR="00B12A81">
        <w:rPr>
          <w:rFonts w:ascii="Times New Roman" w:hAnsi="Times New Roman" w:cs="Times New Roman"/>
          <w:sz w:val="24"/>
          <w:szCs w:val="24"/>
        </w:rPr>
        <w:t xml:space="preserve">(IMI) </w:t>
      </w:r>
      <w:r w:rsidRPr="00493874">
        <w:rPr>
          <w:rFonts w:ascii="Times New Roman" w:hAnsi="Times New Roman" w:cs="Times New Roman"/>
          <w:sz w:val="24"/>
          <w:szCs w:val="24"/>
        </w:rPr>
        <w:t xml:space="preserve">in dairy cattle worldwide, for both conventional </w:t>
      </w:r>
      <w:r w:rsidR="00BB6650" w:rsidRPr="00493874">
        <w:rPr>
          <w:rFonts w:ascii="Times New Roman" w:hAnsi="Times New Roman" w:cs="Times New Roman"/>
          <w:noProof/>
          <w:sz w:val="24"/>
          <w:szCs w:val="24"/>
        </w:rPr>
        <w:t>(De Visscher et al., 2016; Condas et al., 2017a; Rowe et al., 2019; Wuytack et al., 2020a)</w:t>
      </w:r>
      <w:r w:rsidRPr="00493874">
        <w:rPr>
          <w:rFonts w:ascii="Times New Roman" w:hAnsi="Times New Roman" w:cs="Times New Roman"/>
          <w:sz w:val="24"/>
          <w:szCs w:val="24"/>
        </w:rPr>
        <w:t xml:space="preserve"> and organic </w:t>
      </w:r>
      <w:r w:rsidR="00BB6650" w:rsidRPr="00493874">
        <w:rPr>
          <w:rFonts w:ascii="Times New Roman" w:hAnsi="Times New Roman" w:cs="Times New Roman"/>
          <w:noProof/>
          <w:sz w:val="24"/>
          <w:szCs w:val="24"/>
        </w:rPr>
        <w:t>(Peña-Mosca et al., 2023)</w:t>
      </w:r>
      <w:r w:rsidRPr="00493874">
        <w:rPr>
          <w:rFonts w:ascii="Times New Roman" w:hAnsi="Times New Roman" w:cs="Times New Roman"/>
          <w:sz w:val="24"/>
          <w:szCs w:val="24"/>
        </w:rPr>
        <w:t xml:space="preserve"> herds in various countries.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 categorized as belonging to a </w:t>
      </w:r>
      <w:r w:rsidR="00AB50E5" w:rsidRPr="00493874">
        <w:rPr>
          <w:rFonts w:ascii="Times New Roman" w:hAnsi="Times New Roman" w:cs="Times New Roman"/>
          <w:sz w:val="24"/>
          <w:szCs w:val="24"/>
        </w:rPr>
        <w:t>heterogeneous</w:t>
      </w:r>
      <w:r w:rsidRPr="00493874">
        <w:rPr>
          <w:rFonts w:ascii="Times New Roman" w:hAnsi="Times New Roman" w:cs="Times New Roman"/>
          <w:sz w:val="24"/>
          <w:szCs w:val="24"/>
        </w:rPr>
        <w:t xml:space="preserve"> group of bacteria known as the non-</w:t>
      </w:r>
      <w:r w:rsidRPr="00493874">
        <w:rPr>
          <w:rFonts w:ascii="Times New Roman" w:hAnsi="Times New Roman" w:cs="Times New Roman"/>
          <w:i/>
          <w:iCs/>
          <w:sz w:val="24"/>
          <w:szCs w:val="24"/>
        </w:rPr>
        <w:t>aureus</w:t>
      </w:r>
      <w:r w:rsidRPr="00493874">
        <w:rPr>
          <w:rFonts w:ascii="Times New Roman" w:hAnsi="Times New Roman" w:cs="Times New Roman"/>
          <w:sz w:val="24"/>
          <w:szCs w:val="24"/>
        </w:rPr>
        <w:t xml:space="preserve"> staphylococci (NAS),</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although species within this group </w:t>
      </w:r>
      <w:r w:rsidR="0053203A">
        <w:rPr>
          <w:rFonts w:ascii="Times New Roman" w:hAnsi="Times New Roman" w:cs="Times New Roman"/>
          <w:sz w:val="24"/>
          <w:szCs w:val="24"/>
        </w:rPr>
        <w:t xml:space="preserve">exhibit varying pathogenicity </w:t>
      </w:r>
      <w:r w:rsidRPr="00493874">
        <w:rPr>
          <w:rFonts w:ascii="Times New Roman" w:hAnsi="Times New Roman" w:cs="Times New Roman"/>
          <w:sz w:val="24"/>
          <w:szCs w:val="24"/>
        </w:rPr>
        <w:t>wh</w:t>
      </w:r>
      <w:r w:rsidR="0053203A">
        <w:rPr>
          <w:rFonts w:ascii="Times New Roman" w:hAnsi="Times New Roman" w:cs="Times New Roman"/>
          <w:sz w:val="24"/>
          <w:szCs w:val="24"/>
        </w:rPr>
        <w:t xml:space="preserve">en </w:t>
      </w:r>
      <w:r w:rsidRPr="00493874">
        <w:rPr>
          <w:rFonts w:ascii="Times New Roman" w:hAnsi="Times New Roman" w:cs="Times New Roman"/>
          <w:sz w:val="24"/>
          <w:szCs w:val="24"/>
        </w:rPr>
        <w:t xml:space="preserve">causing </w:t>
      </w:r>
      <w:r w:rsidR="008C35CD">
        <w:rPr>
          <w:rFonts w:ascii="Times New Roman" w:hAnsi="Times New Roman" w:cs="Times New Roman"/>
          <w:sz w:val="24"/>
          <w:szCs w:val="24"/>
        </w:rPr>
        <w:t>IMI</w:t>
      </w:r>
      <w:r w:rsidRPr="00493874">
        <w:rPr>
          <w:rFonts w:ascii="Times New Roman" w:hAnsi="Times New Roman" w:cs="Times New Roman"/>
          <w:sz w:val="24"/>
          <w:szCs w:val="24"/>
        </w:rPr>
        <w:t xml:space="preserve">. Within NAS,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 of special concern due to its ability to be both persistent and cause an inflammatory reaction increasing quarter somatic cell count (SCC) </w:t>
      </w:r>
      <w:r w:rsidR="00BB6650" w:rsidRPr="00493874">
        <w:rPr>
          <w:rFonts w:ascii="Times New Roman" w:hAnsi="Times New Roman" w:cs="Times New Roman"/>
          <w:noProof/>
          <w:sz w:val="24"/>
          <w:szCs w:val="24"/>
        </w:rPr>
        <w:t>(Piessens et al., 2011; Supré et al., 2011; Fry et al., 2014)</w:t>
      </w:r>
      <w:r w:rsidRPr="00493874">
        <w:rPr>
          <w:rFonts w:ascii="Times New Roman" w:hAnsi="Times New Roman" w:cs="Times New Roman"/>
          <w:sz w:val="24"/>
          <w:szCs w:val="24"/>
        </w:rPr>
        <w:t>,</w:t>
      </w:r>
      <w:r w:rsidRPr="00493874">
        <w:rPr>
          <w:rFonts w:ascii="Times New Roman" w:hAnsi="Times New Roman" w:cs="Times New Roman"/>
          <w:noProof/>
          <w:sz w:val="24"/>
          <w:szCs w:val="24"/>
        </w:rPr>
        <w:t xml:space="preserve"> </w:t>
      </w:r>
      <w:r w:rsidRPr="00493874">
        <w:rPr>
          <w:rFonts w:ascii="Times New Roman" w:hAnsi="Times New Roman" w:cs="Times New Roman"/>
          <w:sz w:val="24"/>
          <w:szCs w:val="24"/>
        </w:rPr>
        <w:t xml:space="preserve">even to the point where the SCC of quarters infected with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no different than quarters infected with a major mastitis pathogen such as</w:t>
      </w:r>
      <w:r w:rsidRPr="00493874">
        <w:rPr>
          <w:rFonts w:ascii="Times New Roman" w:hAnsi="Times New Roman" w:cs="Times New Roman"/>
          <w:i/>
          <w:sz w:val="24"/>
          <w:szCs w:val="24"/>
        </w:rPr>
        <w:t xml:space="preserve"> S. aureus </w:t>
      </w:r>
      <w:r w:rsidR="00BB6650" w:rsidRPr="00493874">
        <w:rPr>
          <w:rFonts w:ascii="Times New Roman" w:hAnsi="Times New Roman" w:cs="Times New Roman"/>
          <w:iCs/>
          <w:noProof/>
          <w:sz w:val="24"/>
          <w:szCs w:val="24"/>
        </w:rPr>
        <w:t>(Wuytack et al., 2020a; Valckenier et al., 2021; Woudstra et al., 2023)</w:t>
      </w:r>
      <w:r w:rsidRPr="00493874">
        <w:rPr>
          <w:rFonts w:ascii="Times New Roman" w:hAnsi="Times New Roman" w:cs="Times New Roman"/>
          <w:iCs/>
          <w:sz w:val="24"/>
          <w:szCs w:val="24"/>
        </w:rPr>
        <w:t>.</w:t>
      </w:r>
    </w:p>
    <w:p w14:paraId="3EC2C487" w14:textId="610DE88D" w:rsidR="006F221B" w:rsidRPr="00493874" w:rsidRDefault="006F221B"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iCs/>
          <w:sz w:val="24"/>
          <w:szCs w:val="24"/>
        </w:rPr>
        <w:t>Beyond the marked differences between NAS, significant</w:t>
      </w:r>
      <w:r w:rsidRPr="00493874">
        <w:rPr>
          <w:rFonts w:ascii="Times New Roman" w:hAnsi="Times New Roman" w:cs="Times New Roman"/>
          <w:sz w:val="24"/>
          <w:szCs w:val="24"/>
        </w:rPr>
        <w:t xml:space="preserve"> variation in pathogenicity has also been demonstrated </w:t>
      </w:r>
      <w:r w:rsidR="00A91A7C">
        <w:rPr>
          <w:rFonts w:ascii="Times New Roman" w:hAnsi="Times New Roman" w:cs="Times New Roman"/>
          <w:sz w:val="24"/>
          <w:szCs w:val="24"/>
        </w:rPr>
        <w:t>for</w:t>
      </w:r>
      <w:r w:rsidRPr="00493874">
        <w:rPr>
          <w:rFonts w:ascii="Times New Roman" w:hAnsi="Times New Roman" w:cs="Times New Roman"/>
          <w:sz w:val="24"/>
          <w:szCs w:val="24"/>
        </w:rPr>
        <w:t xml:space="preserve"> different strains within the same species. Intraspecies variation has been </w:t>
      </w:r>
      <w:r w:rsidR="00512D9C">
        <w:rPr>
          <w:rFonts w:ascii="Times New Roman" w:hAnsi="Times New Roman" w:cs="Times New Roman"/>
          <w:sz w:val="24"/>
          <w:szCs w:val="24"/>
        </w:rPr>
        <w:t>observed</w:t>
      </w:r>
      <w:r w:rsidRPr="00493874">
        <w:rPr>
          <w:rFonts w:ascii="Times New Roman" w:hAnsi="Times New Roman" w:cs="Times New Roman"/>
          <w:sz w:val="24"/>
          <w:szCs w:val="24"/>
        </w:rPr>
        <w:t xml:space="preserve"> in varying effect on SCC </w:t>
      </w:r>
      <w:r w:rsidR="00BB6650" w:rsidRPr="00493874">
        <w:rPr>
          <w:rFonts w:ascii="Times New Roman" w:hAnsi="Times New Roman" w:cs="Times New Roman"/>
          <w:noProof/>
          <w:sz w:val="24"/>
          <w:szCs w:val="24"/>
        </w:rPr>
        <w:t>(Supré et al., 2011; Fry et al., 2014; Condas et al., 2017a)</w:t>
      </w:r>
      <w:r w:rsidRPr="00493874">
        <w:rPr>
          <w:rFonts w:ascii="Times New Roman" w:hAnsi="Times New Roman" w:cs="Times New Roman"/>
          <w:sz w:val="24"/>
          <w:szCs w:val="24"/>
        </w:rPr>
        <w:t xml:space="preserve">, </w:t>
      </w:r>
      <w:r w:rsidRPr="00493874">
        <w:rPr>
          <w:rFonts w:ascii="Times New Roman" w:hAnsi="Times New Roman" w:cs="Times New Roman"/>
          <w:sz w:val="24"/>
          <w:szCs w:val="24"/>
        </w:rPr>
        <w:lastRenderedPageBreak/>
        <w:t xml:space="preserve">differences in interaction with host immune cells </w:t>
      </w:r>
      <w:r w:rsidR="00BB6650" w:rsidRPr="00493874">
        <w:rPr>
          <w:rFonts w:ascii="Times New Roman" w:hAnsi="Times New Roman" w:cs="Times New Roman"/>
          <w:noProof/>
          <w:sz w:val="24"/>
          <w:szCs w:val="24"/>
        </w:rPr>
        <w:t>(Hyvönen et al., 2009; Åvall-Jääskeläinen et al., 2013)</w:t>
      </w:r>
      <w:r w:rsidRPr="00493874">
        <w:rPr>
          <w:rFonts w:ascii="Times New Roman" w:hAnsi="Times New Roman" w:cs="Times New Roman"/>
          <w:sz w:val="24"/>
          <w:szCs w:val="24"/>
        </w:rPr>
        <w:t xml:space="preserve">, persistence of infection </w:t>
      </w:r>
      <w:r w:rsidR="00BB6650" w:rsidRPr="00493874">
        <w:rPr>
          <w:rFonts w:ascii="Times New Roman" w:hAnsi="Times New Roman" w:cs="Times New Roman"/>
          <w:noProof/>
          <w:sz w:val="24"/>
          <w:szCs w:val="24"/>
        </w:rPr>
        <w:t>(Mork et al., 2012; Valckenier et al., 2021)</w:t>
      </w:r>
      <w:r w:rsidRPr="00493874">
        <w:rPr>
          <w:rFonts w:ascii="Times New Roman" w:hAnsi="Times New Roman" w:cs="Times New Roman"/>
          <w:sz w:val="24"/>
          <w:szCs w:val="24"/>
        </w:rPr>
        <w:t xml:space="preserve">, and effect on milk production </w:t>
      </w:r>
      <w:r w:rsidR="00BB6650" w:rsidRPr="00493874">
        <w:rPr>
          <w:rFonts w:ascii="Times New Roman" w:hAnsi="Times New Roman" w:cs="Times New Roman"/>
          <w:noProof/>
          <w:sz w:val="24"/>
          <w:szCs w:val="24"/>
        </w:rPr>
        <w:t>(Thorberg et al., 2009)</w:t>
      </w:r>
      <w:r w:rsidRPr="00493874">
        <w:rPr>
          <w:rFonts w:ascii="Times New Roman" w:hAnsi="Times New Roman" w:cs="Times New Roman"/>
          <w:sz w:val="24"/>
          <w:szCs w:val="24"/>
        </w:rPr>
        <w:t xml:space="preserve">.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specifically, studies have demonstrated heterogeneity in populations of isolates causing IMI.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found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to be the most prevalent NAS species causing IMI in quarters identified both as healthy (SCC of ≤ 50,000 cells/mL) and </w:t>
      </w:r>
      <w:commentRangeStart w:id="2"/>
      <w:r w:rsidRPr="00493874">
        <w:rPr>
          <w:rFonts w:ascii="Times New Roman" w:hAnsi="Times New Roman" w:cs="Times New Roman"/>
          <w:sz w:val="24"/>
          <w:szCs w:val="24"/>
        </w:rPr>
        <w:t xml:space="preserve">infected with no observable clinical signs </w:t>
      </w:r>
      <w:commentRangeEnd w:id="2"/>
      <w:r w:rsidR="00C16047">
        <w:rPr>
          <w:rStyle w:val="CommentReference"/>
        </w:rPr>
        <w:commentReference w:id="2"/>
      </w:r>
      <w:r w:rsidRPr="00493874">
        <w:rPr>
          <w:rFonts w:ascii="Times New Roman" w:hAnsi="Times New Roman" w:cs="Times New Roman"/>
          <w:sz w:val="24"/>
          <w:szCs w:val="24"/>
        </w:rPr>
        <w:t xml:space="preserve">(SCC of &gt; 50,000 cells/mL), as well as </w:t>
      </w:r>
      <w:r w:rsidR="00EF5A31">
        <w:rPr>
          <w:rFonts w:ascii="Times New Roman" w:hAnsi="Times New Roman" w:cs="Times New Roman"/>
          <w:sz w:val="24"/>
          <w:szCs w:val="24"/>
        </w:rPr>
        <w:t>1</w:t>
      </w:r>
      <w:r w:rsidRPr="00493874">
        <w:rPr>
          <w:rFonts w:ascii="Times New Roman" w:hAnsi="Times New Roman" w:cs="Times New Roman"/>
          <w:sz w:val="24"/>
          <w:szCs w:val="24"/>
        </w:rPr>
        <w:t xml:space="preserve"> of the </w:t>
      </w:r>
      <w:r w:rsidR="00EF5A31">
        <w:rPr>
          <w:rFonts w:ascii="Times New Roman" w:hAnsi="Times New Roman" w:cs="Times New Roman"/>
          <w:sz w:val="24"/>
          <w:szCs w:val="24"/>
        </w:rPr>
        <w:t xml:space="preserve">3 </w:t>
      </w:r>
      <w:r w:rsidRPr="00493874">
        <w:rPr>
          <w:rFonts w:ascii="Times New Roman" w:hAnsi="Times New Roman" w:cs="Times New Roman"/>
          <w:sz w:val="24"/>
          <w:szCs w:val="24"/>
        </w:rPr>
        <w:t xml:space="preserve">most common species in quarters exhibiting clinical signs of mastitis. Similarly, </w:t>
      </w:r>
      <w:r w:rsidR="00BB6650" w:rsidRPr="00493874">
        <w:rPr>
          <w:rFonts w:ascii="Times New Roman" w:hAnsi="Times New Roman" w:cs="Times New Roman"/>
          <w:noProof/>
          <w:sz w:val="24"/>
          <w:szCs w:val="24"/>
        </w:rPr>
        <w:t>Condas et al. (2017b)</w:t>
      </w:r>
      <w:r w:rsidRPr="00493874">
        <w:rPr>
          <w:rFonts w:ascii="Times New Roman" w:hAnsi="Times New Roman" w:cs="Times New Roman"/>
          <w:sz w:val="24"/>
          <w:szCs w:val="24"/>
        </w:rPr>
        <w:t xml:space="preserve"> found that among NAS-positive quarters,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isolated with similar frequency from quarters classified as low SCC (&lt; 200,000 cells/mL), high SCC (&gt; 200,000 cells/mL), and those with clinical mastitis. Different strains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vary in their interaction with host immune cells and inflammatory response </w:t>
      </w:r>
      <w:r w:rsidR="00BB6650" w:rsidRPr="00493874">
        <w:rPr>
          <w:rFonts w:ascii="Times New Roman" w:hAnsi="Times New Roman" w:cs="Times New Roman"/>
          <w:noProof/>
          <w:sz w:val="24"/>
          <w:szCs w:val="24"/>
        </w:rPr>
        <w:t>(Breyne et al., 2015; Piccart et al., 2016; Souza et al., 2016)</w:t>
      </w:r>
      <w:r w:rsidRPr="00493874">
        <w:rPr>
          <w:rFonts w:ascii="Times New Roman" w:hAnsi="Times New Roman" w:cs="Times New Roman"/>
          <w:sz w:val="24"/>
          <w:szCs w:val="24"/>
        </w:rPr>
        <w:t xml:space="preserve">, as well as preferred habitat niche (skin vs. mammary gland;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2020b). </w:t>
      </w:r>
    </w:p>
    <w:p w14:paraId="50FA5099" w14:textId="2C57686F" w:rsidR="006F221B" w:rsidRPr="00493874" w:rsidRDefault="004824BF" w:rsidP="008071EE">
      <w:pPr>
        <w:spacing w:line="480" w:lineRule="auto"/>
        <w:ind w:firstLine="360"/>
        <w:contextualSpacing/>
        <w:jc w:val="both"/>
        <w:rPr>
          <w:rFonts w:ascii="Times New Roman" w:hAnsi="Times New Roman" w:cs="Times New Roman"/>
          <w:sz w:val="24"/>
          <w:szCs w:val="24"/>
        </w:rPr>
      </w:pPr>
      <w:commentRangeStart w:id="3"/>
      <w:r>
        <w:rPr>
          <w:rFonts w:ascii="Times New Roman" w:hAnsi="Times New Roman" w:cs="Times New Roman"/>
          <w:sz w:val="24"/>
          <w:szCs w:val="24"/>
        </w:rPr>
        <w:t>A</w:t>
      </w:r>
      <w:r w:rsidR="006F221B" w:rsidRPr="00493874">
        <w:rPr>
          <w:rFonts w:ascii="Times New Roman" w:hAnsi="Times New Roman" w:cs="Times New Roman"/>
          <w:sz w:val="24"/>
          <w:szCs w:val="24"/>
        </w:rPr>
        <w:t xml:space="preserve">n </w:t>
      </w:r>
      <w:r w:rsidR="003D4CE0" w:rsidRPr="00493874">
        <w:rPr>
          <w:rFonts w:ascii="Times New Roman" w:hAnsi="Times New Roman" w:cs="Times New Roman"/>
          <w:sz w:val="24"/>
          <w:szCs w:val="24"/>
        </w:rPr>
        <w:t xml:space="preserve">association </w:t>
      </w:r>
      <w:r w:rsidR="003D4CE0">
        <w:rPr>
          <w:rFonts w:ascii="Times New Roman" w:hAnsi="Times New Roman" w:cs="Times New Roman"/>
          <w:sz w:val="24"/>
          <w:szCs w:val="24"/>
        </w:rPr>
        <w:t>has</w:t>
      </w:r>
      <w:r w:rsidR="0018153F">
        <w:rPr>
          <w:rFonts w:ascii="Times New Roman" w:hAnsi="Times New Roman" w:cs="Times New Roman"/>
          <w:sz w:val="24"/>
          <w:szCs w:val="24"/>
        </w:rPr>
        <w:t xml:space="preserve"> also been demonstrated </w:t>
      </w:r>
      <w:r w:rsidR="006F221B" w:rsidRPr="00493874">
        <w:rPr>
          <w:rFonts w:ascii="Times New Roman" w:hAnsi="Times New Roman" w:cs="Times New Roman"/>
          <w:sz w:val="24"/>
          <w:szCs w:val="24"/>
        </w:rPr>
        <w:t xml:space="preserve">between different traits </w:t>
      </w:r>
      <w:commentRangeEnd w:id="3"/>
      <w:r w:rsidR="00C16047">
        <w:rPr>
          <w:rStyle w:val="CommentReference"/>
        </w:rPr>
        <w:commentReference w:id="3"/>
      </w:r>
      <w:r w:rsidR="006F221B" w:rsidRPr="00493874">
        <w:rPr>
          <w:rFonts w:ascii="Times New Roman" w:hAnsi="Times New Roman" w:cs="Times New Roman"/>
          <w:sz w:val="24"/>
          <w:szCs w:val="24"/>
        </w:rPr>
        <w:t>associated with clinical signs or pathogenicity for staphylococci</w:t>
      </w:r>
      <w:r w:rsidR="006F221B" w:rsidRPr="00493874">
        <w:rPr>
          <w:rFonts w:ascii="Times New Roman" w:hAnsi="Times New Roman" w:cs="Times New Roman"/>
          <w:i/>
          <w:iCs/>
          <w:sz w:val="24"/>
          <w:szCs w:val="24"/>
        </w:rPr>
        <w:t xml:space="preserve"> </w:t>
      </w:r>
      <w:r w:rsidR="006F221B" w:rsidRPr="00493874">
        <w:rPr>
          <w:rFonts w:ascii="Times New Roman" w:hAnsi="Times New Roman" w:cs="Times New Roman"/>
          <w:sz w:val="24"/>
          <w:szCs w:val="24"/>
        </w:rPr>
        <w:t>causing IMI</w:t>
      </w:r>
      <w:r w:rsidR="006F221B" w:rsidRPr="00493874">
        <w:rPr>
          <w:rFonts w:ascii="Times New Roman" w:hAnsi="Times New Roman" w:cs="Times New Roman"/>
          <w:i/>
          <w:iCs/>
          <w:sz w:val="24"/>
          <w:szCs w:val="24"/>
        </w:rPr>
        <w:t xml:space="preserve">. </w:t>
      </w:r>
      <w:r w:rsidR="00BB6650" w:rsidRPr="00493874">
        <w:rPr>
          <w:rFonts w:ascii="Times New Roman" w:hAnsi="Times New Roman" w:cs="Times New Roman"/>
          <w:noProof/>
          <w:sz w:val="24"/>
          <w:szCs w:val="24"/>
        </w:rPr>
        <w:t>Valckenier et al. (2021)</w:t>
      </w:r>
      <w:r w:rsidR="006F221B" w:rsidRPr="00493874">
        <w:rPr>
          <w:rFonts w:ascii="Times New Roman" w:hAnsi="Times New Roman" w:cs="Times New Roman"/>
          <w:sz w:val="24"/>
          <w:szCs w:val="24"/>
        </w:rPr>
        <w:t xml:space="preserve"> describe a link between persistence of infection and associated SCC, where quarters classified as having a transient IMI due to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had a mean SCC of 69,000 cells/mL</w:t>
      </w:r>
      <w:r w:rsidR="006961F1">
        <w:rPr>
          <w:rFonts w:ascii="Times New Roman" w:hAnsi="Times New Roman" w:cs="Times New Roman"/>
          <w:sz w:val="24"/>
          <w:szCs w:val="24"/>
        </w:rPr>
        <w:t>, while</w:t>
      </w:r>
      <w:r w:rsidR="006F221B" w:rsidRPr="00493874">
        <w:rPr>
          <w:rFonts w:ascii="Times New Roman" w:hAnsi="Times New Roman" w:cs="Times New Roman"/>
          <w:sz w:val="24"/>
          <w:szCs w:val="24"/>
        </w:rPr>
        <w:t xml:space="preserve"> those classified as having a persistent</w:t>
      </w:r>
      <w:r w:rsidR="006F221B" w:rsidRPr="00DD14FD">
        <w:rPr>
          <w:rFonts w:ascii="Times New Roman" w:hAnsi="Times New Roman" w:cs="Times New Roman"/>
          <w:i/>
          <w:iCs/>
          <w:sz w:val="24"/>
          <w:szCs w:val="24"/>
        </w:rPr>
        <w:t xml:space="preserve"> S. chromogenes </w:t>
      </w:r>
      <w:r w:rsidR="006F221B" w:rsidRPr="00493874">
        <w:rPr>
          <w:rFonts w:ascii="Times New Roman" w:hAnsi="Times New Roman" w:cs="Times New Roman"/>
          <w:sz w:val="24"/>
          <w:szCs w:val="24"/>
        </w:rPr>
        <w:t>IMI had a SCC of 351,000 cells/</w:t>
      </w:r>
      <w:proofErr w:type="spellStart"/>
      <w:r w:rsidR="006F221B" w:rsidRPr="00493874">
        <w:rPr>
          <w:rFonts w:ascii="Times New Roman" w:hAnsi="Times New Roman" w:cs="Times New Roman"/>
          <w:sz w:val="24"/>
          <w:szCs w:val="24"/>
        </w:rPr>
        <w:t>mL.</w:t>
      </w:r>
      <w:proofErr w:type="spellEnd"/>
      <w:r w:rsidR="006F221B" w:rsidRPr="00493874">
        <w:rPr>
          <w:rFonts w:ascii="Times New Roman" w:hAnsi="Times New Roman" w:cs="Times New Roman"/>
          <w:sz w:val="24"/>
          <w:szCs w:val="24"/>
        </w:rPr>
        <w:t xml:space="preserve"> </w:t>
      </w:r>
      <w:proofErr w:type="spellStart"/>
      <w:r w:rsidR="006F221B" w:rsidRPr="00493874">
        <w:rPr>
          <w:rFonts w:ascii="Times New Roman" w:hAnsi="Times New Roman" w:cs="Times New Roman"/>
          <w:sz w:val="24"/>
          <w:szCs w:val="24"/>
        </w:rPr>
        <w:t>Wuytack</w:t>
      </w:r>
      <w:proofErr w:type="spellEnd"/>
      <w:r w:rsidR="006F221B" w:rsidRPr="00493874">
        <w:rPr>
          <w:rFonts w:ascii="Times New Roman" w:hAnsi="Times New Roman" w:cs="Times New Roman"/>
          <w:sz w:val="24"/>
          <w:szCs w:val="24"/>
        </w:rPr>
        <w:t xml:space="preserve"> et. al (2020a) found genes encoding various virulence factors </w:t>
      </w:r>
      <w:r w:rsidR="006E250D">
        <w:rPr>
          <w:rFonts w:ascii="Times New Roman" w:hAnsi="Times New Roman" w:cs="Times New Roman"/>
          <w:sz w:val="24"/>
          <w:szCs w:val="24"/>
        </w:rPr>
        <w:t xml:space="preserve">(VF) </w:t>
      </w:r>
      <w:commentRangeStart w:id="4"/>
      <w:r w:rsidR="006F221B" w:rsidRPr="00493874">
        <w:rPr>
          <w:rFonts w:ascii="Times New Roman" w:hAnsi="Times New Roman" w:cs="Times New Roman"/>
          <w:sz w:val="24"/>
          <w:szCs w:val="24"/>
        </w:rPr>
        <w:t xml:space="preserve">associated with staphylococci </w:t>
      </w:r>
      <w:commentRangeEnd w:id="4"/>
      <w:r w:rsidR="00C16047">
        <w:rPr>
          <w:rStyle w:val="CommentReference"/>
        </w:rPr>
        <w:commentReference w:id="4"/>
      </w:r>
      <w:r w:rsidR="006F221B" w:rsidRPr="00493874">
        <w:rPr>
          <w:rFonts w:ascii="Times New Roman" w:hAnsi="Times New Roman" w:cs="Times New Roman"/>
          <w:sz w:val="24"/>
          <w:szCs w:val="24"/>
        </w:rPr>
        <w:t xml:space="preserve">in 44% of NAS isolates originating from cases of clinical mastitis, </w:t>
      </w:r>
      <w:del w:id="5" w:author="Julie M. Smith (she/her)" w:date="2024-08-14T12:52:00Z">
        <w:r w:rsidR="006F221B" w:rsidRPr="00493874" w:rsidDel="00C16047">
          <w:rPr>
            <w:rFonts w:ascii="Times New Roman" w:hAnsi="Times New Roman" w:cs="Times New Roman"/>
            <w:sz w:val="24"/>
            <w:szCs w:val="24"/>
          </w:rPr>
          <w:delText xml:space="preserve">while </w:delText>
        </w:r>
      </w:del>
      <w:ins w:id="6" w:author="Julie M. Smith (she/her)" w:date="2024-08-14T12:52:00Z">
        <w:r w:rsidR="00C16047">
          <w:rPr>
            <w:rFonts w:ascii="Times New Roman" w:hAnsi="Times New Roman" w:cs="Times New Roman"/>
            <w:sz w:val="24"/>
            <w:szCs w:val="24"/>
          </w:rPr>
          <w:t>but</w:t>
        </w:r>
        <w:r w:rsidR="00C16047" w:rsidRPr="00493874">
          <w:rPr>
            <w:rFonts w:ascii="Times New Roman" w:hAnsi="Times New Roman" w:cs="Times New Roman"/>
            <w:sz w:val="24"/>
            <w:szCs w:val="24"/>
          </w:rPr>
          <w:t xml:space="preserve"> </w:t>
        </w:r>
      </w:ins>
      <w:r w:rsidR="006F221B" w:rsidRPr="00493874">
        <w:rPr>
          <w:rFonts w:ascii="Times New Roman" w:hAnsi="Times New Roman" w:cs="Times New Roman"/>
          <w:sz w:val="24"/>
          <w:szCs w:val="24"/>
        </w:rPr>
        <w:t xml:space="preserve">only 19% of isolates </w:t>
      </w:r>
      <w:del w:id="7" w:author="Julie M. Smith (she/her)" w:date="2024-08-14T12:52:00Z">
        <w:r w:rsidR="006F221B" w:rsidRPr="00493874" w:rsidDel="00C16047">
          <w:rPr>
            <w:rFonts w:ascii="Times New Roman" w:hAnsi="Times New Roman" w:cs="Times New Roman"/>
            <w:sz w:val="24"/>
            <w:szCs w:val="24"/>
          </w:rPr>
          <w:delText>associated with infections found in</w:delText>
        </w:r>
      </w:del>
      <w:ins w:id="8" w:author="Julie M. Smith (she/her)" w:date="2024-08-14T12:52:00Z">
        <w:r w:rsidR="00C16047">
          <w:rPr>
            <w:rFonts w:ascii="Times New Roman" w:hAnsi="Times New Roman" w:cs="Times New Roman"/>
            <w:sz w:val="24"/>
            <w:szCs w:val="24"/>
          </w:rPr>
          <w:t>from</w:t>
        </w:r>
      </w:ins>
      <w:r w:rsidR="006F221B" w:rsidRPr="00493874">
        <w:rPr>
          <w:rFonts w:ascii="Times New Roman" w:hAnsi="Times New Roman" w:cs="Times New Roman"/>
          <w:sz w:val="24"/>
          <w:szCs w:val="24"/>
        </w:rPr>
        <w:t xml:space="preserve"> quarters with an SCC of ≤ 50,000 cells/</w:t>
      </w:r>
      <w:proofErr w:type="spellStart"/>
      <w:r w:rsidR="006F221B" w:rsidRPr="00493874">
        <w:rPr>
          <w:rFonts w:ascii="Times New Roman" w:hAnsi="Times New Roman" w:cs="Times New Roman"/>
          <w:sz w:val="24"/>
          <w:szCs w:val="24"/>
        </w:rPr>
        <w:t>mL.</w:t>
      </w:r>
      <w:proofErr w:type="spellEnd"/>
      <w:r w:rsidR="006F221B" w:rsidRPr="00493874">
        <w:rPr>
          <w:rFonts w:ascii="Times New Roman" w:hAnsi="Times New Roman" w:cs="Times New Roman"/>
          <w:sz w:val="24"/>
          <w:szCs w:val="24"/>
        </w:rPr>
        <w:t xml:space="preserve"> These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included genes associated with biofilm formation </w:t>
      </w:r>
      <w:commentRangeStart w:id="9"/>
      <w:r w:rsidR="006F221B" w:rsidRPr="00493874">
        <w:rPr>
          <w:rFonts w:ascii="Times New Roman" w:hAnsi="Times New Roman" w:cs="Times New Roman"/>
          <w:sz w:val="24"/>
          <w:szCs w:val="24"/>
        </w:rPr>
        <w:t>to enhance colonization and evasion of host immune response</w:t>
      </w:r>
      <w:commentRangeEnd w:id="9"/>
      <w:r w:rsidR="00C16047">
        <w:rPr>
          <w:rStyle w:val="CommentReference"/>
        </w:rPr>
        <w:commentReference w:id="9"/>
      </w:r>
      <w:r w:rsidR="006F221B" w:rsidRPr="00493874">
        <w:rPr>
          <w:rFonts w:ascii="Times New Roman" w:hAnsi="Times New Roman" w:cs="Times New Roman"/>
          <w:sz w:val="24"/>
          <w:szCs w:val="24"/>
        </w:rPr>
        <w:t>, various enzymes associated with other virulence proteins, and</w:t>
      </w:r>
      <w:r w:rsidR="006F221B" w:rsidRPr="00493874">
        <w:rPr>
          <w:rFonts w:ascii="Times New Roman" w:hAnsi="Times New Roman" w:cs="Times New Roman"/>
          <w:color w:val="000000"/>
          <w:sz w:val="24"/>
          <w:szCs w:val="24"/>
          <w:shd w:val="clear" w:color="auto" w:fill="FFFFFF"/>
        </w:rPr>
        <w:t xml:space="preserve"> capsule formation. In a study by </w:t>
      </w:r>
      <w:r w:rsidR="00BB6650" w:rsidRPr="00493874">
        <w:rPr>
          <w:rFonts w:ascii="Times New Roman" w:hAnsi="Times New Roman" w:cs="Times New Roman"/>
          <w:noProof/>
          <w:color w:val="000000"/>
          <w:sz w:val="24"/>
          <w:szCs w:val="24"/>
          <w:shd w:val="clear" w:color="auto" w:fill="FFFFFF"/>
        </w:rPr>
        <w:lastRenderedPageBreak/>
        <w:t>Haveri et al. (2005)</w:t>
      </w:r>
      <w:r w:rsidR="006F221B" w:rsidRPr="00493874">
        <w:rPr>
          <w:rFonts w:ascii="Times New Roman" w:hAnsi="Times New Roman" w:cs="Times New Roman"/>
          <w:color w:val="000000"/>
          <w:sz w:val="24"/>
          <w:szCs w:val="24"/>
          <w:shd w:val="clear" w:color="auto" w:fill="FFFFFF"/>
        </w:rPr>
        <w:t xml:space="preserve"> of 217 </w:t>
      </w:r>
      <w:r w:rsidR="006F221B" w:rsidRPr="00493874">
        <w:rPr>
          <w:rFonts w:ascii="Times New Roman" w:hAnsi="Times New Roman" w:cs="Times New Roman"/>
          <w:i/>
          <w:iCs/>
          <w:color w:val="000000"/>
          <w:sz w:val="24"/>
          <w:szCs w:val="24"/>
          <w:shd w:val="clear" w:color="auto" w:fill="FFFFFF"/>
        </w:rPr>
        <w:t xml:space="preserve">S. aureus </w:t>
      </w:r>
      <w:r w:rsidR="006F221B" w:rsidRPr="00493874">
        <w:rPr>
          <w:rFonts w:ascii="Times New Roman" w:hAnsi="Times New Roman" w:cs="Times New Roman"/>
          <w:color w:val="000000"/>
          <w:sz w:val="24"/>
          <w:szCs w:val="24"/>
          <w:shd w:val="clear" w:color="auto" w:fill="FFFFFF"/>
        </w:rPr>
        <w:t xml:space="preserve">IMI isolates typed using pulsed-field gel electrophoresis (PFGE), researchers were able to identify that a particular </w:t>
      </w:r>
      <w:proofErr w:type="spellStart"/>
      <w:r w:rsidR="006F221B" w:rsidRPr="00493874">
        <w:rPr>
          <w:rFonts w:ascii="Times New Roman" w:hAnsi="Times New Roman" w:cs="Times New Roman"/>
          <w:color w:val="000000"/>
          <w:sz w:val="24"/>
          <w:szCs w:val="24"/>
          <w:shd w:val="clear" w:color="auto" w:fill="FFFFFF"/>
        </w:rPr>
        <w:t>pulsotype</w:t>
      </w:r>
      <w:proofErr w:type="spellEnd"/>
      <w:r w:rsidR="006F221B" w:rsidRPr="00493874">
        <w:rPr>
          <w:rFonts w:ascii="Times New Roman" w:hAnsi="Times New Roman" w:cs="Times New Roman"/>
          <w:color w:val="000000"/>
          <w:sz w:val="24"/>
          <w:szCs w:val="24"/>
          <w:shd w:val="clear" w:color="auto" w:fill="FFFFFF"/>
        </w:rPr>
        <w:t xml:space="preserve"> was significantly associated with severe clinical mastitis symptoms but reduced persistence when compared to the 4 </w:t>
      </w:r>
      <w:proofErr w:type="gramStart"/>
      <w:r w:rsidR="006F221B" w:rsidRPr="00493874">
        <w:rPr>
          <w:rFonts w:ascii="Times New Roman" w:hAnsi="Times New Roman" w:cs="Times New Roman"/>
          <w:color w:val="000000"/>
          <w:sz w:val="24"/>
          <w:szCs w:val="24"/>
          <w:shd w:val="clear" w:color="auto" w:fill="FFFFFF"/>
        </w:rPr>
        <w:t>other</w:t>
      </w:r>
      <w:proofErr w:type="gramEnd"/>
      <w:r w:rsidR="006F221B" w:rsidRPr="00493874">
        <w:rPr>
          <w:rFonts w:ascii="Times New Roman" w:hAnsi="Times New Roman" w:cs="Times New Roman"/>
          <w:color w:val="000000"/>
          <w:sz w:val="24"/>
          <w:szCs w:val="24"/>
          <w:shd w:val="clear" w:color="auto" w:fill="FFFFFF"/>
        </w:rPr>
        <w:t xml:space="preserve"> commonly identified </w:t>
      </w:r>
      <w:proofErr w:type="spellStart"/>
      <w:r w:rsidR="006F221B" w:rsidRPr="00493874">
        <w:rPr>
          <w:rFonts w:ascii="Times New Roman" w:hAnsi="Times New Roman" w:cs="Times New Roman"/>
          <w:color w:val="000000"/>
          <w:sz w:val="24"/>
          <w:szCs w:val="24"/>
          <w:shd w:val="clear" w:color="auto" w:fill="FFFFFF"/>
        </w:rPr>
        <w:t>pulsotypes</w:t>
      </w:r>
      <w:proofErr w:type="spellEnd"/>
      <w:r w:rsidR="006F221B" w:rsidRPr="00493874">
        <w:rPr>
          <w:rFonts w:ascii="Times New Roman" w:hAnsi="Times New Roman" w:cs="Times New Roman"/>
          <w:color w:val="000000"/>
          <w:sz w:val="24"/>
          <w:szCs w:val="24"/>
          <w:shd w:val="clear" w:color="auto" w:fill="FFFFFF"/>
        </w:rPr>
        <w:t xml:space="preserve"> in the study. </w:t>
      </w:r>
      <w:r w:rsidR="006F221B" w:rsidRPr="00493874">
        <w:rPr>
          <w:rFonts w:ascii="Times New Roman" w:hAnsi="Times New Roman" w:cs="Times New Roman"/>
          <w:sz w:val="24"/>
          <w:szCs w:val="24"/>
        </w:rPr>
        <w:t xml:space="preserve">This association between a specific genotype and consistent expression of a clinical trait associated with an IMI has not yet been widely described for NAS. </w:t>
      </w:r>
      <w:r w:rsidR="006F221B" w:rsidRPr="00493874">
        <w:rPr>
          <w:rFonts w:ascii="Times New Roman" w:hAnsi="Times New Roman" w:cs="Times New Roman"/>
          <w:color w:val="000000"/>
          <w:sz w:val="24"/>
          <w:szCs w:val="24"/>
          <w:shd w:val="clear" w:color="auto" w:fill="FFFFFF"/>
        </w:rPr>
        <w:t>However, researchers in a</w:t>
      </w:r>
      <w:r w:rsidR="006F221B" w:rsidRPr="00493874">
        <w:rPr>
          <w:rFonts w:ascii="Times New Roman" w:hAnsi="Times New Roman" w:cs="Times New Roman"/>
          <w:sz w:val="24"/>
          <w:szCs w:val="24"/>
        </w:rPr>
        <w:t xml:space="preserve"> large Canadian study investigating the profile of staphylococcal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for 25 different species of NAS identified 2 rather distinct populations among the 83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included </w:t>
      </w:r>
      <w:r w:rsidR="00BB6650" w:rsidRPr="00493874">
        <w:rPr>
          <w:rFonts w:ascii="Times New Roman" w:hAnsi="Times New Roman" w:cs="Times New Roman"/>
          <w:noProof/>
          <w:sz w:val="24"/>
          <w:szCs w:val="24"/>
        </w:rPr>
        <w:t>(Naushad et al., 2019)</w:t>
      </w:r>
      <w:r w:rsidR="006F221B" w:rsidRPr="00493874">
        <w:rPr>
          <w:rFonts w:ascii="Times New Roman" w:hAnsi="Times New Roman" w:cs="Times New Roman"/>
          <w:sz w:val="24"/>
          <w:szCs w:val="24"/>
        </w:rPr>
        <w:t xml:space="preserve">. In a cluster analysis looking at the distribution of all 191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for the 441 genomes of isolates included in the study,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was the only species split into 2 distinct populations: the majority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strains cluster</w:t>
      </w:r>
      <w:r w:rsidR="007D7FEE">
        <w:rPr>
          <w:rFonts w:ascii="Times New Roman" w:hAnsi="Times New Roman" w:cs="Times New Roman"/>
          <w:sz w:val="24"/>
          <w:szCs w:val="24"/>
        </w:rPr>
        <w:t>ed</w:t>
      </w:r>
      <w:r w:rsidR="006F221B" w:rsidRPr="00493874">
        <w:rPr>
          <w:rFonts w:ascii="Times New Roman" w:hAnsi="Times New Roman" w:cs="Times New Roman"/>
          <w:sz w:val="24"/>
          <w:szCs w:val="24"/>
        </w:rPr>
        <w:t xml:space="preserve"> together with </w:t>
      </w:r>
      <w:r w:rsidR="007E7636">
        <w:rPr>
          <w:rFonts w:ascii="Times New Roman" w:hAnsi="Times New Roman" w:cs="Times New Roman"/>
          <w:sz w:val="24"/>
          <w:szCs w:val="24"/>
        </w:rPr>
        <w:t xml:space="preserve">a </w:t>
      </w:r>
      <w:r w:rsidR="006F221B" w:rsidRPr="00493874">
        <w:rPr>
          <w:rFonts w:ascii="Times New Roman" w:hAnsi="Times New Roman" w:cs="Times New Roman"/>
          <w:sz w:val="24"/>
          <w:szCs w:val="24"/>
        </w:rPr>
        <w:t>profile distinct to their species, but a small number of strains cluster</w:t>
      </w:r>
      <w:r w:rsidR="007E7636">
        <w:rPr>
          <w:rFonts w:ascii="Times New Roman" w:hAnsi="Times New Roman" w:cs="Times New Roman"/>
          <w:sz w:val="24"/>
          <w:szCs w:val="24"/>
        </w:rPr>
        <w:t>ed</w:t>
      </w:r>
      <w:r w:rsidR="006F221B" w:rsidRPr="00493874">
        <w:rPr>
          <w:rFonts w:ascii="Times New Roman" w:hAnsi="Times New Roman" w:cs="Times New Roman"/>
          <w:sz w:val="24"/>
          <w:szCs w:val="24"/>
        </w:rPr>
        <w:t xml:space="preserve"> with isolates belonging to </w:t>
      </w:r>
      <w:r w:rsidR="007E7636">
        <w:rPr>
          <w:rFonts w:ascii="Times New Roman" w:hAnsi="Times New Roman" w:cs="Times New Roman"/>
          <w:sz w:val="24"/>
          <w:szCs w:val="24"/>
        </w:rPr>
        <w:t>other</w:t>
      </w:r>
      <w:r w:rsidR="006F221B" w:rsidRPr="00493874">
        <w:rPr>
          <w:rFonts w:ascii="Times New Roman" w:hAnsi="Times New Roman" w:cs="Times New Roman"/>
          <w:sz w:val="24"/>
          <w:szCs w:val="24"/>
        </w:rPr>
        <w:t xml:space="preserve"> </w:t>
      </w:r>
      <w:proofErr w:type="gramStart"/>
      <w:r w:rsidR="006F221B" w:rsidRPr="00493874">
        <w:rPr>
          <w:rFonts w:ascii="Times New Roman" w:hAnsi="Times New Roman" w:cs="Times New Roman"/>
          <w:sz w:val="24"/>
          <w:szCs w:val="24"/>
        </w:rPr>
        <w:t>closely-related</w:t>
      </w:r>
      <w:proofErr w:type="gramEnd"/>
      <w:r w:rsidR="006F221B" w:rsidRPr="00493874">
        <w:rPr>
          <w:rFonts w:ascii="Times New Roman" w:hAnsi="Times New Roman" w:cs="Times New Roman"/>
          <w:sz w:val="24"/>
          <w:szCs w:val="24"/>
        </w:rPr>
        <w:t xml:space="preserve"> species (Naushad et al., 2019). The authors point out </w:t>
      </w:r>
      <w:r w:rsidR="00A0091B">
        <w:rPr>
          <w:rFonts w:ascii="Times New Roman" w:hAnsi="Times New Roman" w:cs="Times New Roman"/>
          <w:sz w:val="24"/>
          <w:szCs w:val="24"/>
        </w:rPr>
        <w:t>this may be a result of</w:t>
      </w:r>
      <w:r w:rsidR="006F221B" w:rsidRPr="00493874">
        <w:rPr>
          <w:rFonts w:ascii="Times New Roman" w:hAnsi="Times New Roman" w:cs="Times New Roman"/>
          <w:sz w:val="24"/>
          <w:szCs w:val="24"/>
        </w:rPr>
        <w:t xml:space="preserve"> </w:t>
      </w:r>
      <w:r w:rsidR="00805818">
        <w:rPr>
          <w:rFonts w:ascii="Times New Roman" w:hAnsi="Times New Roman" w:cs="Times New Roman"/>
          <w:sz w:val="24"/>
          <w:szCs w:val="24"/>
        </w:rPr>
        <w:t>including a</w:t>
      </w:r>
      <w:r w:rsidR="006F221B" w:rsidRPr="00493874">
        <w:rPr>
          <w:rFonts w:ascii="Times New Roman" w:hAnsi="Times New Roman" w:cs="Times New Roman"/>
          <w:sz w:val="24"/>
          <w:szCs w:val="24"/>
        </w:rPr>
        <w:t xml:space="preserve"> larger number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isolates compared with other species, but </w:t>
      </w:r>
      <w:r w:rsidR="00260769">
        <w:rPr>
          <w:rFonts w:ascii="Times New Roman" w:hAnsi="Times New Roman" w:cs="Times New Roman"/>
          <w:sz w:val="24"/>
          <w:szCs w:val="24"/>
        </w:rPr>
        <w:t xml:space="preserve">also </w:t>
      </w:r>
      <w:r w:rsidR="006F221B" w:rsidRPr="00493874">
        <w:rPr>
          <w:rFonts w:ascii="Times New Roman" w:hAnsi="Times New Roman" w:cs="Times New Roman"/>
          <w:sz w:val="24"/>
          <w:szCs w:val="24"/>
        </w:rPr>
        <w:t>suggest th</w:t>
      </w:r>
      <w:r w:rsidR="00B26B1D">
        <w:rPr>
          <w:rFonts w:ascii="Times New Roman" w:hAnsi="Times New Roman" w:cs="Times New Roman"/>
          <w:sz w:val="24"/>
          <w:szCs w:val="24"/>
        </w:rPr>
        <w:t xml:space="preserve">is </w:t>
      </w:r>
      <w:r w:rsidR="006F221B" w:rsidRPr="00493874">
        <w:rPr>
          <w:rFonts w:ascii="Times New Roman" w:hAnsi="Times New Roman" w:cs="Times New Roman"/>
          <w:sz w:val="24"/>
          <w:szCs w:val="24"/>
        </w:rPr>
        <w:t xml:space="preserve">finding </w:t>
      </w:r>
      <w:r w:rsidR="00260769">
        <w:rPr>
          <w:rFonts w:ascii="Times New Roman" w:hAnsi="Times New Roman" w:cs="Times New Roman"/>
          <w:sz w:val="24"/>
          <w:szCs w:val="24"/>
        </w:rPr>
        <w:t>could</w:t>
      </w:r>
      <w:r w:rsidR="006F221B" w:rsidRPr="00493874">
        <w:rPr>
          <w:rFonts w:ascii="Times New Roman" w:hAnsi="Times New Roman" w:cs="Times New Roman"/>
          <w:sz w:val="24"/>
          <w:szCs w:val="24"/>
        </w:rPr>
        <w:t xml:space="preserve"> represent separate pathotypes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causing bovine IMI. </w:t>
      </w:r>
    </w:p>
    <w:p w14:paraId="2DF2EA74" w14:textId="28CDA4DC" w:rsidR="006F221B" w:rsidRDefault="006F221B"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a longitudinal study of 10 certified organic dairy farms in Vermont (US),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found to be the most common pathogen causing subclinical mastitis (Jeffrey et al., unpublished manuscript). In agreement with the heterogeneity observed in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and </w:t>
      </w:r>
      <w:proofErr w:type="spellStart"/>
      <w:r w:rsidRPr="00493874">
        <w:rPr>
          <w:rFonts w:ascii="Times New Roman" w:hAnsi="Times New Roman" w:cs="Times New Roman"/>
          <w:sz w:val="24"/>
          <w:szCs w:val="24"/>
        </w:rPr>
        <w:t>Condas</w:t>
      </w:r>
      <w:proofErr w:type="spellEnd"/>
      <w:r w:rsidRPr="00493874">
        <w:rPr>
          <w:rFonts w:ascii="Times New Roman" w:hAnsi="Times New Roman" w:cs="Times New Roman"/>
          <w:sz w:val="24"/>
          <w:szCs w:val="24"/>
        </w:rPr>
        <w:t xml:space="preserve"> et al. (2017b), the quarter SCC (</w:t>
      </w:r>
      <w:proofErr w:type="spellStart"/>
      <w:r w:rsidRPr="00493874">
        <w:rPr>
          <w:rFonts w:ascii="Times New Roman" w:hAnsi="Times New Roman" w:cs="Times New Roman"/>
          <w:sz w:val="24"/>
          <w:szCs w:val="24"/>
        </w:rPr>
        <w:t>qSCC</w:t>
      </w:r>
      <w:proofErr w:type="spellEnd"/>
      <w:r w:rsidRPr="00493874">
        <w:rPr>
          <w:rFonts w:ascii="Times New Roman" w:hAnsi="Times New Roman" w:cs="Times New Roman"/>
          <w:sz w:val="24"/>
          <w:szCs w:val="24"/>
        </w:rPr>
        <w:t xml:space="preserve">) associated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in our study ranged from 2,000 cells/mL (the lower limit of detection) to 6,100,000 cells/mL (Jeffrey et al., unpublished manuscript). Furthermore, most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w:t>
      </w:r>
      <w:r w:rsidR="0096151C">
        <w:rPr>
          <w:rFonts w:ascii="Times New Roman" w:hAnsi="Times New Roman" w:cs="Times New Roman"/>
          <w:sz w:val="24"/>
          <w:szCs w:val="24"/>
        </w:rPr>
        <w:t>persisted</w:t>
      </w:r>
      <w:r w:rsidRPr="00493874">
        <w:rPr>
          <w:rFonts w:ascii="Times New Roman" w:hAnsi="Times New Roman" w:cs="Times New Roman"/>
          <w:sz w:val="24"/>
          <w:szCs w:val="24"/>
        </w:rPr>
        <w:t xml:space="preserve"> for at least 60-90 days during the study period. The aim of the current study is to better understand the diversity within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causing bovine IMI by identifying if there </w:t>
      </w:r>
      <w:r w:rsidR="00233948">
        <w:rPr>
          <w:rFonts w:ascii="Times New Roman" w:hAnsi="Times New Roman" w:cs="Times New Roman"/>
          <w:sz w:val="24"/>
          <w:szCs w:val="24"/>
        </w:rPr>
        <w:t>i</w:t>
      </w:r>
      <w:r w:rsidRPr="00493874">
        <w:rPr>
          <w:rFonts w:ascii="Times New Roman" w:hAnsi="Times New Roman" w:cs="Times New Roman"/>
          <w:sz w:val="24"/>
          <w:szCs w:val="24"/>
        </w:rPr>
        <w:t xml:space="preserve">s a genetic basis for the observed </w:t>
      </w:r>
      <w:r w:rsidRPr="00493874">
        <w:rPr>
          <w:rFonts w:ascii="Times New Roman" w:hAnsi="Times New Roman" w:cs="Times New Roman"/>
          <w:sz w:val="24"/>
          <w:szCs w:val="24"/>
        </w:rPr>
        <w:lastRenderedPageBreak/>
        <w:t xml:space="preserve">difference in pathogenicity (as measured by </w:t>
      </w:r>
      <w:proofErr w:type="spellStart"/>
      <w:r w:rsidRPr="00493874">
        <w:rPr>
          <w:rFonts w:ascii="Times New Roman" w:hAnsi="Times New Roman" w:cs="Times New Roman"/>
          <w:sz w:val="24"/>
          <w:szCs w:val="24"/>
        </w:rPr>
        <w:t>qSCC</w:t>
      </w:r>
      <w:proofErr w:type="spellEnd"/>
      <w:r w:rsidRPr="00493874">
        <w:rPr>
          <w:rFonts w:ascii="Times New Roman" w:hAnsi="Times New Roman" w:cs="Times New Roman"/>
          <w:sz w:val="24"/>
          <w:szCs w:val="24"/>
        </w:rPr>
        <w:t xml:space="preserve">). The specific objectives are to: 1) identify if distinct strain types </w:t>
      </w:r>
      <w:r w:rsidR="00A11311">
        <w:rPr>
          <w:rFonts w:ascii="Times New Roman" w:hAnsi="Times New Roman" w:cs="Times New Roman"/>
          <w:sz w:val="24"/>
          <w:szCs w:val="24"/>
        </w:rPr>
        <w:t xml:space="preserve">(ST) </w:t>
      </w:r>
      <w:r w:rsidRPr="00493874">
        <w:rPr>
          <w:rFonts w:ascii="Times New Roman" w:hAnsi="Times New Roman" w:cs="Times New Roman"/>
          <w:sz w:val="24"/>
          <w:szCs w:val="24"/>
        </w:rPr>
        <w:t xml:space="preserve">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are associated with IMI where </w:t>
      </w:r>
      <w:proofErr w:type="spellStart"/>
      <w:r w:rsidRPr="00493874">
        <w:rPr>
          <w:rFonts w:ascii="Times New Roman" w:hAnsi="Times New Roman" w:cs="Times New Roman"/>
          <w:sz w:val="24"/>
          <w:szCs w:val="24"/>
        </w:rPr>
        <w:t>qSCC</w:t>
      </w:r>
      <w:proofErr w:type="spellEnd"/>
      <w:r w:rsidRPr="00493874">
        <w:rPr>
          <w:rFonts w:ascii="Times New Roman" w:hAnsi="Times New Roman" w:cs="Times New Roman"/>
          <w:sz w:val="24"/>
          <w:szCs w:val="24"/>
        </w:rPr>
        <w:t xml:space="preserve"> is consistently elevated (HIGH SCC IMI) vs. consistently low (LOW SCC IMI), 2)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from HIGH SCC IMI are more likely to carry genes encoding for antimicrobial resistance (as determined by whole</w:t>
      </w:r>
      <w:r w:rsidR="00266FFF">
        <w:rPr>
          <w:rFonts w:ascii="Times New Roman" w:hAnsi="Times New Roman" w:cs="Times New Roman"/>
          <w:sz w:val="24"/>
          <w:szCs w:val="24"/>
        </w:rPr>
        <w:t xml:space="preserve"> </w:t>
      </w:r>
      <w:r w:rsidRPr="00493874">
        <w:rPr>
          <w:rFonts w:ascii="Times New Roman" w:hAnsi="Times New Roman" w:cs="Times New Roman"/>
          <w:sz w:val="24"/>
          <w:szCs w:val="24"/>
        </w:rPr>
        <w:t xml:space="preserve">genome sequencing) vs. LOW SCC IMI, and 3)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from HIGH SCC IMI possess a larger number of genes encoding previously-described staphylococcal </w:t>
      </w:r>
      <w:r w:rsidR="00A67B95">
        <w:rPr>
          <w:rFonts w:ascii="Times New Roman" w:hAnsi="Times New Roman" w:cs="Times New Roman"/>
          <w:sz w:val="24"/>
          <w:szCs w:val="24"/>
        </w:rPr>
        <w:t>VF</w:t>
      </w:r>
      <w:r w:rsidRPr="00493874">
        <w:rPr>
          <w:rFonts w:ascii="Times New Roman" w:hAnsi="Times New Roman" w:cs="Times New Roman"/>
          <w:sz w:val="24"/>
          <w:szCs w:val="24"/>
        </w:rPr>
        <w:t xml:space="preserve"> vs. LOW SCC IMI.</w:t>
      </w:r>
    </w:p>
    <w:p w14:paraId="093AAF4A" w14:textId="77777777" w:rsidR="00054C74" w:rsidRPr="00493874" w:rsidRDefault="00054C74" w:rsidP="008071EE">
      <w:pPr>
        <w:spacing w:after="0" w:line="480" w:lineRule="auto"/>
        <w:ind w:firstLine="360"/>
        <w:contextualSpacing/>
        <w:jc w:val="both"/>
        <w:rPr>
          <w:rFonts w:ascii="Times New Roman" w:hAnsi="Times New Roman" w:cs="Times New Roman"/>
          <w:sz w:val="24"/>
          <w:szCs w:val="24"/>
        </w:rPr>
      </w:pPr>
    </w:p>
    <w:p w14:paraId="665B7B5C" w14:textId="77777777" w:rsidR="00CE59B4" w:rsidRPr="00493874" w:rsidRDefault="00CE59B4" w:rsidP="008071EE">
      <w:pPr>
        <w:spacing w:after="0" w:line="480" w:lineRule="auto"/>
        <w:contextualSpacing/>
        <w:jc w:val="both"/>
        <w:rPr>
          <w:rFonts w:ascii="Times New Roman" w:hAnsi="Times New Roman" w:cs="Times New Roman"/>
          <w:b/>
          <w:bCs/>
          <w:i/>
          <w:iCs/>
          <w:sz w:val="24"/>
          <w:szCs w:val="24"/>
        </w:rPr>
      </w:pPr>
      <w:commentRangeStart w:id="10"/>
      <w:r w:rsidRPr="00493874">
        <w:rPr>
          <w:rFonts w:ascii="Times New Roman" w:hAnsi="Times New Roman" w:cs="Times New Roman"/>
          <w:b/>
          <w:bCs/>
          <w:i/>
          <w:iCs/>
          <w:sz w:val="24"/>
          <w:szCs w:val="24"/>
        </w:rPr>
        <w:t>Materials and methods</w:t>
      </w:r>
      <w:commentRangeEnd w:id="10"/>
      <w:r w:rsidR="00116843">
        <w:rPr>
          <w:rStyle w:val="CommentReference"/>
        </w:rPr>
        <w:commentReference w:id="10"/>
      </w:r>
    </w:p>
    <w:p w14:paraId="15565D7B" w14:textId="240D8951" w:rsidR="00CE59B4" w:rsidRDefault="00CE59B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STROBE-VET (Strengthening the Reporting of Observational Studies in Epidemiology–Veterinary Extension) statement guidelines were followed in the reporting of this study</w:t>
      </w:r>
      <w:r w:rsidR="00824D7E">
        <w:rPr>
          <w:rFonts w:ascii="Times New Roman" w:hAnsi="Times New Roman" w:cs="Times New Roman"/>
          <w:sz w:val="24"/>
          <w:szCs w:val="24"/>
        </w:rPr>
        <w:t xml:space="preserve"> </w:t>
      </w:r>
      <w:r w:rsidR="00BB6650">
        <w:rPr>
          <w:rFonts w:ascii="Times New Roman" w:hAnsi="Times New Roman" w:cs="Times New Roman"/>
          <w:noProof/>
          <w:sz w:val="24"/>
          <w:szCs w:val="24"/>
        </w:rPr>
        <w:t>(O'Connor et al., 2016)</w:t>
      </w:r>
      <w:r w:rsidRPr="00493874">
        <w:rPr>
          <w:rFonts w:ascii="Times New Roman" w:hAnsi="Times New Roman" w:cs="Times New Roman"/>
          <w:sz w:val="24"/>
          <w:szCs w:val="24"/>
        </w:rPr>
        <w:t>. Animal use for this project was approved by the University of Vermont Institutional Animal Care and Use Committee (IACUC; protocol #19-001).</w:t>
      </w:r>
    </w:p>
    <w:p w14:paraId="68CD9401" w14:textId="77777777" w:rsidR="00054C74" w:rsidRPr="00054C74" w:rsidRDefault="00054C7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p>
    <w:p w14:paraId="2D4CE744"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Sample origination</w:t>
      </w:r>
    </w:p>
    <w:p w14:paraId="7A50DC4A" w14:textId="2BFE3C96"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Isolates included in the current study originate</w:t>
      </w:r>
      <w:r w:rsidR="005B2C98">
        <w:rPr>
          <w:rFonts w:ascii="Times New Roman" w:hAnsi="Times New Roman" w:cs="Times New Roman"/>
          <w:sz w:val="24"/>
          <w:szCs w:val="24"/>
        </w:rPr>
        <w:t>d</w:t>
      </w:r>
      <w:r w:rsidRPr="00493874">
        <w:rPr>
          <w:rFonts w:ascii="Times New Roman" w:hAnsi="Times New Roman" w:cs="Times New Roman"/>
          <w:sz w:val="24"/>
          <w:szCs w:val="24"/>
        </w:rPr>
        <w:t xml:space="preserve"> from milk samples collected during a longitudinal, cross-sectional observational study of 10 certified organic dairy farms in Vermont (US) carried out in Winter 2019-2020. </w:t>
      </w:r>
      <w:r w:rsidRPr="00493874">
        <w:rPr>
          <w:rFonts w:ascii="Times New Roman" w:eastAsia="Times New Roman" w:hAnsi="Times New Roman" w:cs="Times New Roman"/>
          <w:kern w:val="0"/>
          <w:sz w:val="24"/>
          <w:szCs w:val="24"/>
          <w14:ligatures w14:val="none"/>
        </w:rPr>
        <w:t xml:space="preserve">Enrolled farms were a non-probability subsample of certified organic dairies in Vermont which had participated in previous studies, and inclusion criteria included: 1) </w:t>
      </w:r>
      <w:r w:rsidRPr="00493874">
        <w:rPr>
          <w:rFonts w:ascii="Times New Roman" w:hAnsi="Times New Roman" w:cs="Times New Roman"/>
          <w:sz w:val="24"/>
          <w:szCs w:val="24"/>
        </w:rPr>
        <w:t>milking between 35-120 cows</w:t>
      </w:r>
      <w:r w:rsidRPr="00493874">
        <w:rPr>
          <w:rFonts w:ascii="Times New Roman" w:eastAsia="Times New Roman" w:hAnsi="Times New Roman" w:cs="Times New Roman"/>
          <w:kern w:val="0"/>
          <w:sz w:val="24"/>
          <w:szCs w:val="24"/>
          <w14:ligatures w14:val="none"/>
        </w:rPr>
        <w:t xml:space="preserve"> and 2) using either a </w:t>
      </w:r>
      <w:r w:rsidRPr="00493874">
        <w:rPr>
          <w:rFonts w:ascii="Times New Roman" w:hAnsi="Times New Roman" w:cs="Times New Roman"/>
          <w:sz w:val="24"/>
          <w:szCs w:val="24"/>
        </w:rPr>
        <w:t>tiestall barn bedded with shavings/sawdust or a bedded pack system to house lactating dairy cows.</w:t>
      </w:r>
      <w:r w:rsidRPr="00493874">
        <w:rPr>
          <w:rFonts w:ascii="Times New Roman" w:eastAsia="Times New Roman" w:hAnsi="Times New Roman" w:cs="Times New Roman"/>
          <w:kern w:val="0"/>
          <w:sz w:val="24"/>
          <w:szCs w:val="24"/>
          <w14:ligatures w14:val="none"/>
        </w:rPr>
        <w:t xml:space="preserve"> T</w:t>
      </w:r>
      <w:r w:rsidRPr="00493874">
        <w:rPr>
          <w:rFonts w:ascii="Times New Roman" w:hAnsi="Times New Roman" w:cs="Times New Roman"/>
          <w:sz w:val="24"/>
          <w:szCs w:val="24"/>
        </w:rPr>
        <w:t xml:space="preserve">he inclusive term “bedded pack” is used here to encompass both </w:t>
      </w:r>
      <w:bookmarkStart w:id="11" w:name="_Hlk162954620"/>
      <w:r w:rsidRPr="00493874">
        <w:rPr>
          <w:rFonts w:ascii="Times New Roman" w:hAnsi="Times New Roman" w:cs="Times New Roman"/>
          <w:sz w:val="24"/>
          <w:szCs w:val="24"/>
        </w:rPr>
        <w:t xml:space="preserve">aerobically composting bedded packs and deep bedded </w:t>
      </w:r>
      <w:proofErr w:type="gramStart"/>
      <w:r w:rsidRPr="00493874">
        <w:rPr>
          <w:rFonts w:ascii="Times New Roman" w:hAnsi="Times New Roman" w:cs="Times New Roman"/>
          <w:sz w:val="24"/>
          <w:szCs w:val="24"/>
        </w:rPr>
        <w:t>packs</w:t>
      </w:r>
      <w:bookmarkEnd w:id="11"/>
      <w:r w:rsidRPr="00493874">
        <w:rPr>
          <w:rFonts w:ascii="Times New Roman" w:hAnsi="Times New Roman" w:cs="Times New Roman"/>
          <w:sz w:val="24"/>
          <w:szCs w:val="24"/>
        </w:rPr>
        <w:t>, and</w:t>
      </w:r>
      <w:proofErr w:type="gramEnd"/>
      <w:r w:rsidRPr="00493874">
        <w:rPr>
          <w:rFonts w:ascii="Times New Roman" w:hAnsi="Times New Roman" w:cs="Times New Roman"/>
          <w:sz w:val="24"/>
          <w:szCs w:val="24"/>
        </w:rPr>
        <w:t xml:space="preserve"> was defined as an enclosed loose housing facility deeply bedded with organic </w:t>
      </w:r>
      <w:r w:rsidRPr="00493874">
        <w:rPr>
          <w:rFonts w:ascii="Times New Roman" w:hAnsi="Times New Roman" w:cs="Times New Roman"/>
          <w:sz w:val="24"/>
          <w:szCs w:val="24"/>
        </w:rPr>
        <w:lastRenderedPageBreak/>
        <w:t xml:space="preserve">material </w:t>
      </w:r>
      <w:r w:rsidR="00BB6650" w:rsidRPr="00493874">
        <w:rPr>
          <w:rFonts w:ascii="Times New Roman" w:hAnsi="Times New Roman" w:cs="Times New Roman"/>
          <w:noProof/>
          <w:sz w:val="24"/>
          <w:szCs w:val="24"/>
        </w:rPr>
        <w:t>(Jeffrey et al., 2024)</w:t>
      </w:r>
      <w:r w:rsidRPr="00493874">
        <w:rPr>
          <w:rFonts w:ascii="Times New Roman" w:hAnsi="Times New Roman" w:cs="Times New Roman"/>
          <w:sz w:val="24"/>
          <w:szCs w:val="24"/>
        </w:rPr>
        <w:t xml:space="preserve">. Around the time of the first farm visit, herd records were captured from the record processing center working with 9 of the participating herds (Lancaster DHIA, Manheim, PA; </w:t>
      </w:r>
      <w:r w:rsidR="00225756">
        <w:rPr>
          <w:rFonts w:ascii="Times New Roman" w:hAnsi="Times New Roman" w:cs="Times New Roman"/>
          <w:sz w:val="24"/>
          <w:szCs w:val="24"/>
        </w:rPr>
        <w:t xml:space="preserve">or </w:t>
      </w:r>
      <w:r w:rsidRPr="00493874">
        <w:rPr>
          <w:rFonts w:ascii="Times New Roman" w:hAnsi="Times New Roman" w:cs="Times New Roman"/>
          <w:sz w:val="24"/>
          <w:szCs w:val="24"/>
        </w:rPr>
        <w:t>Dairy One Co-Op. Inc., Ithaca, NY) to obtain freshening date and parity for the current lactation. Freshening date and parity for 1 herd was obtained from personal communication with the producer who kept written records. The goal was to enroll 35 cows of varying parity in early- to mid-lactation from each herd for the duration of the study. In 1 herd with approximately 35 lactating cows, all cows were sampled. In 8 herds with ≥35 cows and with available DHIA data, a stratified random approach was used with cows stratified by SCC, lactation number, and DIM and then randomly selected across these variables. In 1 herd with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w:t>
      </w:r>
      <w:proofErr w:type="spellStart"/>
      <w:r w:rsidRPr="00493874">
        <w:rPr>
          <w:rFonts w:ascii="Times New Roman" w:hAnsi="Times New Roman" w:cs="Times New Roman"/>
          <w:sz w:val="24"/>
          <w:szCs w:val="24"/>
        </w:rPr>
        <w:t>milk</w:t>
      </w:r>
      <w:proofErr w:type="spellEnd"/>
      <w:r w:rsidRPr="00493874">
        <w:rPr>
          <w:rFonts w:ascii="Times New Roman" w:hAnsi="Times New Roman" w:cs="Times New Roman"/>
          <w:sz w:val="24"/>
          <w:szCs w:val="24"/>
        </w:rPr>
        <w:t xml:space="preserve">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If any sign of clinical mastitis was present, it was </w:t>
      </w:r>
      <w:proofErr w:type="gramStart"/>
      <w:r w:rsidRPr="00493874">
        <w:rPr>
          <w:rFonts w:ascii="Times New Roman" w:hAnsi="Times New Roman" w:cs="Times New Roman"/>
          <w:sz w:val="24"/>
          <w:szCs w:val="24"/>
        </w:rPr>
        <w:t>noted</w:t>
      </w:r>
      <w:proofErr w:type="gramEnd"/>
      <w:r w:rsidRPr="00493874">
        <w:rPr>
          <w:rFonts w:ascii="Times New Roman" w:hAnsi="Times New Roman" w:cs="Times New Roman"/>
          <w:sz w:val="24"/>
          <w:szCs w:val="24"/>
        </w:rPr>
        <w:t xml:space="preserve"> and that sample was excluded from inclusion in this study. Samples were kept on ice in a cooler during transport until stored temporarily overnight at 4°C in the laboratory, where an aliquot was frozen for SCC measurement and the remaining milk sample was processed for bacteriological culture.</w:t>
      </w:r>
    </w:p>
    <w:p w14:paraId="0B1FF2C1" w14:textId="77777777" w:rsidR="00CE59B4" w:rsidRPr="00493874" w:rsidRDefault="00CE59B4" w:rsidP="008071EE">
      <w:pPr>
        <w:spacing w:line="480" w:lineRule="auto"/>
        <w:ind w:firstLine="360"/>
        <w:contextualSpacing/>
        <w:jc w:val="both"/>
        <w:rPr>
          <w:rFonts w:ascii="Times New Roman" w:hAnsi="Times New Roman" w:cs="Times New Roman"/>
          <w:sz w:val="24"/>
          <w:szCs w:val="24"/>
        </w:rPr>
      </w:pPr>
    </w:p>
    <w:p w14:paraId="63B090EE" w14:textId="77777777" w:rsidR="00CE59B4" w:rsidRPr="00493874" w:rsidRDefault="00CE59B4" w:rsidP="008071EE">
      <w:pPr>
        <w:autoSpaceDE w:val="0"/>
        <w:autoSpaceDN w:val="0"/>
        <w:adjustRightInd w:val="0"/>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lastRenderedPageBreak/>
        <w:t>SCC measurement</w:t>
      </w:r>
    </w:p>
    <w:p w14:paraId="07B4EADB"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Aliquots of frozen quarter-</w:t>
      </w:r>
      <w:proofErr w:type="spellStart"/>
      <w:r w:rsidRPr="00493874">
        <w:rPr>
          <w:rFonts w:ascii="Times New Roman" w:hAnsi="Times New Roman" w:cs="Times New Roman"/>
          <w:sz w:val="24"/>
          <w:szCs w:val="24"/>
        </w:rPr>
        <w:t>milk</w:t>
      </w:r>
      <w:proofErr w:type="spellEnd"/>
      <w:r w:rsidRPr="00493874">
        <w:rPr>
          <w:rFonts w:ascii="Times New Roman" w:hAnsi="Times New Roman" w:cs="Times New Roman"/>
          <w:sz w:val="24"/>
          <w:szCs w:val="24"/>
        </w:rPr>
        <w:t xml:space="preserve"> samples were sent to the Vermont State Agricultural and Environmental Laboratory, where samples were gradually thawed under refrigeration at time of processing and quarter-level somatic cell count was determined using flow cytometry (</w:t>
      </w:r>
      <w:proofErr w:type="spellStart"/>
      <w:r w:rsidRPr="00493874">
        <w:rPr>
          <w:rFonts w:ascii="Times New Roman" w:hAnsi="Times New Roman" w:cs="Times New Roman"/>
          <w:sz w:val="24"/>
          <w:szCs w:val="24"/>
        </w:rPr>
        <w:t>Somacount</w:t>
      </w:r>
      <w:proofErr w:type="spellEnd"/>
      <w:r w:rsidRPr="00493874">
        <w:rPr>
          <w:rFonts w:ascii="Times New Roman" w:hAnsi="Times New Roman" w:cs="Times New Roman"/>
          <w:sz w:val="24"/>
          <w:szCs w:val="24"/>
        </w:rPr>
        <w:t xml:space="preserve"> FC, Bentley Instruments).</w:t>
      </w:r>
    </w:p>
    <w:p w14:paraId="42A298B8"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72C9976B" w14:textId="77777777" w:rsidR="00CE59B4" w:rsidRPr="00493874" w:rsidRDefault="00CE59B4" w:rsidP="008071EE">
      <w:pPr>
        <w:autoSpaceDE w:val="0"/>
        <w:autoSpaceDN w:val="0"/>
        <w:adjustRightInd w:val="0"/>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Aerobic culture of milk samples and determination of bacteriological status</w:t>
      </w:r>
    </w:p>
    <w:p w14:paraId="3AC2D623" w14:textId="77777777"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Standard aerobic bacteriological culture of quarter-</w:t>
      </w:r>
      <w:proofErr w:type="spellStart"/>
      <w:r w:rsidRPr="00493874">
        <w:rPr>
          <w:rFonts w:ascii="Times New Roman" w:hAnsi="Times New Roman" w:cs="Times New Roman"/>
          <w:sz w:val="24"/>
          <w:szCs w:val="24"/>
        </w:rPr>
        <w:t>milk</w:t>
      </w:r>
      <w:proofErr w:type="spellEnd"/>
      <w:r w:rsidRPr="00493874">
        <w:rPr>
          <w:rFonts w:ascii="Times New Roman" w:hAnsi="Times New Roman" w:cs="Times New Roman"/>
          <w:sz w:val="24"/>
          <w:szCs w:val="24"/>
        </w:rPr>
        <w:t xml:space="preserve">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493874">
        <w:rPr>
          <w:rFonts w:ascii="Times New Roman" w:hAnsi="Times New Roman" w:cs="Times New Roman"/>
          <w:sz w:val="24"/>
          <w:szCs w:val="24"/>
        </w:rPr>
        <w:t>μL</w:t>
      </w:r>
      <w:proofErr w:type="spellEnd"/>
      <w:r w:rsidRPr="00493874">
        <w:rPr>
          <w:rFonts w:ascii="Times New Roman" w:hAnsi="Times New Roman" w:cs="Times New Roman"/>
          <w:sz w:val="24"/>
          <w:szCs w:val="24"/>
        </w:rPr>
        <w:t xml:space="preserve"> of milk using disposable calibrated plastic inoculating loops. Plates were then incubated in aerobic conditions at 37°C before being read at approximately 24 and 48 hrs. </w:t>
      </w:r>
    </w:p>
    <w:p w14:paraId="5F9DD6B4" w14:textId="77777777" w:rsidR="00CE59B4" w:rsidRPr="0049387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hAnsi="Times New Roman" w:cs="Times New Roman"/>
          <w:sz w:val="24"/>
          <w:szCs w:val="24"/>
        </w:rPr>
        <w:t>Aerobic culture results of both samples were then used together to determine the overall bacteriological status of each quarter-</w:t>
      </w:r>
      <w:proofErr w:type="spellStart"/>
      <w:r w:rsidRPr="00493874">
        <w:rPr>
          <w:rFonts w:ascii="Times New Roman" w:hAnsi="Times New Roman" w:cs="Times New Roman"/>
          <w:sz w:val="24"/>
          <w:szCs w:val="24"/>
        </w:rPr>
        <w:t>milk</w:t>
      </w:r>
      <w:proofErr w:type="spellEnd"/>
      <w:r w:rsidRPr="00493874">
        <w:rPr>
          <w:rFonts w:ascii="Times New Roman" w:hAnsi="Times New Roman" w:cs="Times New Roman"/>
          <w:sz w:val="24"/>
          <w:szCs w:val="24"/>
        </w:rPr>
        <w:t xml:space="preserve"> sample </w:t>
      </w:r>
      <w:commentRangeStart w:id="12"/>
      <w:r w:rsidRPr="00493874">
        <w:rPr>
          <w:rFonts w:ascii="Times New Roman" w:hAnsi="Times New Roman" w:cs="Times New Roman"/>
          <w:sz w:val="24"/>
          <w:szCs w:val="24"/>
        </w:rPr>
        <w:t>into the following categories</w:t>
      </w:r>
      <w:commentRangeEnd w:id="12"/>
      <w:r w:rsidR="00B87CA0">
        <w:rPr>
          <w:rStyle w:val="CommentReference"/>
        </w:rPr>
        <w:commentReference w:id="12"/>
      </w:r>
      <w:r w:rsidRPr="00493874">
        <w:rPr>
          <w:rFonts w:ascii="Times New Roman" w:hAnsi="Times New Roman" w:cs="Times New Roman"/>
          <w:sz w:val="24"/>
          <w:szCs w:val="24"/>
        </w:rPr>
        <w:t>: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5) and “indeterminate,”  when the set of quarter-</w:t>
      </w:r>
      <w:proofErr w:type="spellStart"/>
      <w:r w:rsidRPr="00493874">
        <w:rPr>
          <w:rFonts w:ascii="Times New Roman" w:hAnsi="Times New Roman" w:cs="Times New Roman"/>
          <w:sz w:val="24"/>
          <w:szCs w:val="24"/>
        </w:rPr>
        <w:t>milk</w:t>
      </w:r>
      <w:proofErr w:type="spellEnd"/>
      <w:r w:rsidRPr="00493874">
        <w:rPr>
          <w:rFonts w:ascii="Times New Roman" w:hAnsi="Times New Roman" w:cs="Times New Roman"/>
          <w:sz w:val="24"/>
          <w:szCs w:val="24"/>
        </w:rPr>
        <w:t xml:space="preserve"> samples did not meet the criteria for any of the previous categories (e.g., missing duplicate). </w:t>
      </w:r>
    </w:p>
    <w:p w14:paraId="45429700" w14:textId="77777777" w:rsidR="00CE59B4" w:rsidRPr="0049387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p>
    <w:p w14:paraId="26A7AC26"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Identification of bacterial isolates to species</w:t>
      </w:r>
    </w:p>
    <w:p w14:paraId="0983FCC8" w14:textId="10080F29" w:rsidR="00CE59B4" w:rsidRPr="00493874" w:rsidRDefault="00CE59B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Isolates from both pure and mixed culture quarter-</w:t>
      </w:r>
      <w:proofErr w:type="spellStart"/>
      <w:r w:rsidRPr="00493874">
        <w:rPr>
          <w:rFonts w:ascii="Times New Roman" w:hAnsi="Times New Roman" w:cs="Times New Roman"/>
          <w:sz w:val="24"/>
          <w:szCs w:val="24"/>
        </w:rPr>
        <w:t>milk</w:t>
      </w:r>
      <w:proofErr w:type="spellEnd"/>
      <w:r w:rsidRPr="00493874">
        <w:rPr>
          <w:rFonts w:ascii="Times New Roman" w:hAnsi="Times New Roman" w:cs="Times New Roman"/>
          <w:sz w:val="24"/>
          <w:szCs w:val="24"/>
        </w:rPr>
        <w:t xml:space="preserve">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493874">
        <w:rPr>
          <w:rFonts w:ascii="Times New Roman" w:eastAsia="ComputerModern-Regular" w:hAnsi="Times New Roman" w:cs="Times New Roman"/>
          <w:kern w:val="0"/>
          <w:sz w:val="24"/>
          <w:szCs w:val="24"/>
        </w:rPr>
        <w:t xml:space="preserve"> </w:t>
      </w:r>
      <w:r w:rsidRPr="00493874">
        <w:rPr>
          <w:rFonts w:ascii="Times New Roman" w:hAnsi="Times New Roman" w:cs="Times New Roman"/>
          <w:sz w:val="24"/>
          <w:szCs w:val="24"/>
        </w:rPr>
        <w:t>Isolates were preserved in tryptic soy broth with a final concentration of 15% glycerol in cryovials and stored at -80°C.</w:t>
      </w:r>
      <w:r w:rsidRPr="00493874">
        <w:rPr>
          <w:rFonts w:ascii="Times New Roman" w:eastAsia="ComputerModern-Regular" w:hAnsi="Times New Roman" w:cs="Times New Roman"/>
          <w:kern w:val="0"/>
          <w:sz w:val="24"/>
          <w:szCs w:val="24"/>
        </w:rPr>
        <w:t xml:space="preserve"> </w:t>
      </w:r>
      <w:r w:rsidRPr="00493874">
        <w:rPr>
          <w:rFonts w:ascii="Times New Roman" w:hAnsi="Times New Roman" w:cs="Times New Roman"/>
          <w:sz w:val="24"/>
          <w:szCs w:val="24"/>
          <w:shd w:val="clear" w:color="auto" w:fill="FFFFFF"/>
        </w:rPr>
        <w:t>Frozen isolates were sent overnight on ice to the University of Missouri for speciation using MALDI-TOF mass spectrometry (</w:t>
      </w:r>
      <w:proofErr w:type="spellStart"/>
      <w:r w:rsidRPr="00493874">
        <w:rPr>
          <w:rFonts w:ascii="Times New Roman" w:hAnsi="Times New Roman" w:cs="Times New Roman"/>
          <w:sz w:val="24"/>
          <w:szCs w:val="24"/>
          <w:shd w:val="clear" w:color="auto" w:fill="FFFFFF"/>
        </w:rPr>
        <w:t>Microflex</w:t>
      </w:r>
      <w:proofErr w:type="spellEnd"/>
      <w:r w:rsidRPr="00493874">
        <w:rPr>
          <w:rFonts w:ascii="Times New Roman" w:hAnsi="Times New Roman" w:cs="Times New Roman"/>
          <w:sz w:val="24"/>
          <w:szCs w:val="24"/>
          <w:shd w:val="clear" w:color="auto" w:fill="FFFFFF"/>
        </w:rPr>
        <w:t xml:space="preserve">, Bruker </w:t>
      </w:r>
      <w:proofErr w:type="spellStart"/>
      <w:r w:rsidRPr="00493874">
        <w:rPr>
          <w:rFonts w:ascii="Times New Roman" w:hAnsi="Times New Roman" w:cs="Times New Roman"/>
          <w:sz w:val="24"/>
          <w:szCs w:val="24"/>
          <w:shd w:val="clear" w:color="auto" w:fill="FFFFFF"/>
        </w:rPr>
        <w:t>Daltonics</w:t>
      </w:r>
      <w:proofErr w:type="spellEnd"/>
      <w:r w:rsidRPr="00493874">
        <w:rPr>
          <w:rFonts w:ascii="Times New Roman" w:hAnsi="Times New Roman" w:cs="Times New Roman"/>
          <w:sz w:val="24"/>
          <w:szCs w:val="24"/>
          <w:shd w:val="clear" w:color="auto" w:fill="FFFFFF"/>
        </w:rPr>
        <w:t xml:space="preserve">) with Flex Control software (Bruker </w:t>
      </w:r>
      <w:proofErr w:type="spellStart"/>
      <w:r w:rsidRPr="00493874">
        <w:rPr>
          <w:rFonts w:ascii="Times New Roman" w:hAnsi="Times New Roman" w:cs="Times New Roman"/>
          <w:sz w:val="24"/>
          <w:szCs w:val="24"/>
          <w:shd w:val="clear" w:color="auto" w:fill="FFFFFF"/>
        </w:rPr>
        <w:t>Daltonics</w:t>
      </w:r>
      <w:proofErr w:type="spellEnd"/>
      <w:r w:rsidRPr="00493874">
        <w:rPr>
          <w:rFonts w:ascii="Times New Roman" w:hAnsi="Times New Roman" w:cs="Times New Roman"/>
          <w:sz w:val="24"/>
          <w:szCs w:val="24"/>
          <w:shd w:val="clear" w:color="auto" w:fill="FFFFFF"/>
        </w:rPr>
        <w:t xml:space="preserve">). The protocol for identifying bacterial isolates with MALDI-TOF mass spectrometry has been described previously </w:t>
      </w:r>
      <w:r w:rsidR="00BB6650" w:rsidRPr="00493874">
        <w:rPr>
          <w:rFonts w:ascii="Times New Roman" w:hAnsi="Times New Roman" w:cs="Times New Roman"/>
          <w:noProof/>
          <w:sz w:val="24"/>
          <w:szCs w:val="24"/>
        </w:rPr>
        <w:t>(Haw et al., 2024)</w:t>
      </w:r>
      <w:r w:rsidRPr="00493874">
        <w:rPr>
          <w:rFonts w:ascii="Times New Roman" w:hAnsi="Times New Roman" w:cs="Times New Roman"/>
          <w:sz w:val="24"/>
          <w:szCs w:val="24"/>
        </w:rPr>
        <w:t xml:space="preserve">. </w:t>
      </w:r>
      <w:r w:rsidRPr="00493874">
        <w:rPr>
          <w:rFonts w:ascii="Times New Roman" w:hAnsi="Times New Roman" w:cs="Times New Roman"/>
          <w:sz w:val="24"/>
          <w:szCs w:val="24"/>
          <w:shd w:val="clear" w:color="auto" w:fill="FFFFFF"/>
        </w:rPr>
        <w:t xml:space="preserve">Briefly, generated spectra were assigned a score based on similarity with spectra in the manufacturer’s database (MBT 8468 MSP Library), as well as the University of Missouri laboratory custom database </w:t>
      </w:r>
      <w:r w:rsidR="00BB6650" w:rsidRPr="00493874">
        <w:rPr>
          <w:rFonts w:ascii="Times New Roman" w:hAnsi="Times New Roman" w:cs="Times New Roman"/>
          <w:noProof/>
          <w:sz w:val="24"/>
          <w:szCs w:val="24"/>
        </w:rPr>
        <w:t>(Adkins et al., 2018)</w:t>
      </w:r>
      <w:r w:rsidRPr="00493874">
        <w:rPr>
          <w:rFonts w:ascii="Times New Roman" w:hAnsi="Times New Roman" w:cs="Times New Roman"/>
          <w:sz w:val="24"/>
          <w:szCs w:val="24"/>
        </w:rPr>
        <w:t>.</w:t>
      </w:r>
      <w:r w:rsidRPr="00493874">
        <w:rPr>
          <w:rFonts w:ascii="Times New Roman" w:hAnsi="Times New Roman" w:cs="Times New Roman"/>
          <w:sz w:val="24"/>
          <w:szCs w:val="24"/>
          <w:shd w:val="clear" w:color="auto" w:fill="FFFFFF"/>
        </w:rPr>
        <w:t xml:space="preserve"> The confidence levels used for </w:t>
      </w:r>
      <w:commentRangeStart w:id="13"/>
      <w:r w:rsidRPr="00493874">
        <w:rPr>
          <w:rFonts w:ascii="Times New Roman" w:hAnsi="Times New Roman" w:cs="Times New Roman"/>
          <w:sz w:val="24"/>
          <w:szCs w:val="24"/>
          <w:shd w:val="clear" w:color="auto" w:fill="FFFFFF"/>
        </w:rPr>
        <w:t>NASM</w:t>
      </w:r>
      <w:commentRangeEnd w:id="13"/>
      <w:r w:rsidR="00156389">
        <w:rPr>
          <w:rStyle w:val="CommentReference"/>
        </w:rPr>
        <w:commentReference w:id="13"/>
      </w:r>
      <w:r w:rsidRPr="00493874">
        <w:rPr>
          <w:rFonts w:ascii="Times New Roman" w:hAnsi="Times New Roman" w:cs="Times New Roman"/>
          <w:sz w:val="24"/>
          <w:szCs w:val="24"/>
          <w:shd w:val="clear" w:color="auto" w:fill="FFFFFF"/>
        </w:rPr>
        <w:t xml:space="preserve"> species identification </w:t>
      </w:r>
      <w:proofErr w:type="gramStart"/>
      <w:r w:rsidRPr="00493874">
        <w:rPr>
          <w:rFonts w:ascii="Times New Roman" w:hAnsi="Times New Roman" w:cs="Times New Roman"/>
          <w:sz w:val="24"/>
          <w:szCs w:val="24"/>
          <w:shd w:val="clear" w:color="auto" w:fill="FFFFFF"/>
        </w:rPr>
        <w:t>were</w:t>
      </w:r>
      <w:proofErr w:type="gramEnd"/>
      <w:r w:rsidRPr="00493874">
        <w:rPr>
          <w:rFonts w:ascii="Times New Roman" w:hAnsi="Times New Roman" w:cs="Times New Roman"/>
          <w:sz w:val="24"/>
          <w:szCs w:val="24"/>
          <w:shd w:val="clear" w:color="auto" w:fill="FFFFFF"/>
        </w:rPr>
        <w:t xml:space="preserve"> applied as previously described </w:t>
      </w:r>
      <w:r w:rsidR="00BB6650" w:rsidRPr="00493874">
        <w:rPr>
          <w:rFonts w:ascii="Times New Roman" w:hAnsi="Times New Roman" w:cs="Times New Roman"/>
          <w:noProof/>
          <w:sz w:val="24"/>
          <w:szCs w:val="24"/>
        </w:rPr>
        <w:t>(Cameron et al., 2017)</w:t>
      </w:r>
      <w:r w:rsidRPr="00493874">
        <w:rPr>
          <w:rFonts w:ascii="Times New Roman" w:hAnsi="Times New Roman" w:cs="Times New Roman"/>
          <w:sz w:val="24"/>
          <w:szCs w:val="24"/>
        </w:rPr>
        <w:t>,</w:t>
      </w:r>
      <w:r w:rsidRPr="00493874">
        <w:rPr>
          <w:rFonts w:ascii="Times New Roman" w:hAnsi="Times New Roman" w:cs="Times New Roman"/>
          <w:sz w:val="24"/>
          <w:szCs w:val="24"/>
          <w:shd w:val="clear" w:color="auto" w:fill="FFFFFF"/>
        </w:rPr>
        <w:t xml:space="preserve"> in which ≥1.7 was used for species-level identification and &lt;1.7 was classified as inconclusive. Suspect staphylococci and mammaliicocci isolates unable to be identified to the species level and those identified a</w:t>
      </w:r>
      <w:commentRangeStart w:id="14"/>
      <w:r w:rsidRPr="00493874">
        <w:rPr>
          <w:rFonts w:ascii="Times New Roman" w:hAnsi="Times New Roman" w:cs="Times New Roman"/>
          <w:sz w:val="24"/>
          <w:szCs w:val="24"/>
          <w:shd w:val="clear" w:color="auto" w:fill="FFFFFF"/>
        </w:rPr>
        <w:t>s </w:t>
      </w:r>
      <w:r w:rsidRPr="00493874">
        <w:rPr>
          <w:rFonts w:ascii="Times New Roman" w:hAnsi="Times New Roman" w:cs="Times New Roman"/>
          <w:i/>
          <w:iCs/>
          <w:sz w:val="24"/>
          <w:szCs w:val="24"/>
          <w:shd w:val="clear" w:color="auto" w:fill="FFFFFF"/>
        </w:rPr>
        <w:t xml:space="preserve">Staphylococcus </w:t>
      </w:r>
      <w:proofErr w:type="spellStart"/>
      <w:r w:rsidRPr="00493874">
        <w:rPr>
          <w:rFonts w:ascii="Times New Roman" w:hAnsi="Times New Roman" w:cs="Times New Roman"/>
          <w:i/>
          <w:iCs/>
          <w:sz w:val="24"/>
          <w:szCs w:val="24"/>
          <w:shd w:val="clear" w:color="auto" w:fill="FFFFFF"/>
        </w:rPr>
        <w:t>agnetis</w:t>
      </w:r>
      <w:proofErr w:type="spellEnd"/>
      <w:r w:rsidRPr="00493874">
        <w:rPr>
          <w:rFonts w:ascii="Times New Roman" w:hAnsi="Times New Roman" w:cs="Times New Roman"/>
          <w:sz w:val="24"/>
          <w:szCs w:val="24"/>
          <w:shd w:val="clear" w:color="auto" w:fill="FFFFFF"/>
        </w:rPr>
        <w:t> or </w:t>
      </w:r>
      <w:r w:rsidRPr="00493874">
        <w:rPr>
          <w:rFonts w:ascii="Times New Roman" w:hAnsi="Times New Roman" w:cs="Times New Roman"/>
          <w:i/>
          <w:iCs/>
          <w:sz w:val="24"/>
          <w:szCs w:val="24"/>
          <w:shd w:val="clear" w:color="auto" w:fill="FFFFFF"/>
        </w:rPr>
        <w:t xml:space="preserve">Staphylococcus </w:t>
      </w:r>
      <w:proofErr w:type="spellStart"/>
      <w:r w:rsidRPr="00493874">
        <w:rPr>
          <w:rFonts w:ascii="Times New Roman" w:hAnsi="Times New Roman" w:cs="Times New Roman"/>
          <w:i/>
          <w:iCs/>
          <w:sz w:val="24"/>
          <w:szCs w:val="24"/>
          <w:shd w:val="clear" w:color="auto" w:fill="FFFFFF"/>
        </w:rPr>
        <w:t>hyicus</w:t>
      </w:r>
      <w:proofErr w:type="spellEnd"/>
      <w:r w:rsidRPr="00493874">
        <w:rPr>
          <w:rFonts w:ascii="Times New Roman" w:hAnsi="Times New Roman" w:cs="Times New Roman"/>
          <w:sz w:val="24"/>
          <w:szCs w:val="24"/>
          <w:shd w:val="clear" w:color="auto" w:fill="FFFFFF"/>
        </w:rPr>
        <w:t> by MALDI-TOF were speciated using </w:t>
      </w:r>
      <w:proofErr w:type="spellStart"/>
      <w:r w:rsidRPr="00493874">
        <w:rPr>
          <w:rFonts w:ascii="Times New Roman" w:hAnsi="Times New Roman" w:cs="Times New Roman"/>
          <w:i/>
          <w:iCs/>
          <w:sz w:val="24"/>
          <w:szCs w:val="24"/>
          <w:shd w:val="clear" w:color="auto" w:fill="FFFFFF"/>
        </w:rPr>
        <w:t>tuf</w:t>
      </w:r>
      <w:proofErr w:type="spellEnd"/>
      <w:r w:rsidRPr="00493874">
        <w:rPr>
          <w:rFonts w:ascii="Times New Roman" w:hAnsi="Times New Roman" w:cs="Times New Roman"/>
          <w:i/>
          <w:iCs/>
          <w:sz w:val="24"/>
          <w:szCs w:val="24"/>
          <w:shd w:val="clear" w:color="auto" w:fill="FFFFFF"/>
        </w:rPr>
        <w:t> </w:t>
      </w:r>
      <w:r w:rsidRPr="00493874">
        <w:rPr>
          <w:rFonts w:ascii="Times New Roman" w:hAnsi="Times New Roman" w:cs="Times New Roman"/>
          <w:sz w:val="24"/>
          <w:szCs w:val="24"/>
          <w:shd w:val="clear" w:color="auto" w:fill="FFFFFF"/>
        </w:rPr>
        <w:t xml:space="preserve">gene </w:t>
      </w:r>
      <w:commentRangeEnd w:id="14"/>
      <w:r w:rsidR="00156389">
        <w:rPr>
          <w:rStyle w:val="CommentReference"/>
        </w:rPr>
        <w:commentReference w:id="14"/>
      </w:r>
      <w:r w:rsidRPr="00493874">
        <w:rPr>
          <w:rFonts w:ascii="Times New Roman" w:hAnsi="Times New Roman" w:cs="Times New Roman"/>
          <w:sz w:val="24"/>
          <w:szCs w:val="24"/>
          <w:shd w:val="clear" w:color="auto" w:fill="FFFFFF"/>
        </w:rPr>
        <w:t xml:space="preserve">sequences with a cut-off of 98% identity as previously described </w:t>
      </w:r>
      <w:r w:rsidR="00BB6650" w:rsidRPr="00493874">
        <w:rPr>
          <w:rFonts w:ascii="Times New Roman" w:hAnsi="Times New Roman" w:cs="Times New Roman"/>
          <w:noProof/>
          <w:sz w:val="24"/>
          <w:szCs w:val="24"/>
        </w:rPr>
        <w:t>(Hwang et al., 2011)</w:t>
      </w:r>
      <w:r w:rsidRPr="00493874">
        <w:rPr>
          <w:rFonts w:ascii="Times New Roman" w:hAnsi="Times New Roman" w:cs="Times New Roman"/>
          <w:sz w:val="24"/>
          <w:szCs w:val="24"/>
        </w:rPr>
        <w:t>.</w:t>
      </w:r>
    </w:p>
    <w:p w14:paraId="2785495E" w14:textId="77777777" w:rsidR="00CE59B4" w:rsidRPr="00493874" w:rsidRDefault="00CE59B4" w:rsidP="008071EE">
      <w:pPr>
        <w:autoSpaceDE w:val="0"/>
        <w:autoSpaceDN w:val="0"/>
        <w:adjustRightInd w:val="0"/>
        <w:spacing w:after="0" w:line="480" w:lineRule="auto"/>
        <w:ind w:firstLine="360"/>
        <w:contextualSpacing/>
        <w:jc w:val="both"/>
        <w:rPr>
          <w:rFonts w:ascii="Times New Roman" w:hAnsi="Times New Roman" w:cs="Times New Roman"/>
          <w:color w:val="CC00CC"/>
          <w:sz w:val="24"/>
          <w:szCs w:val="24"/>
        </w:rPr>
      </w:pPr>
    </w:p>
    <w:p w14:paraId="3F5C6447" w14:textId="77777777" w:rsidR="00CE59B4" w:rsidRPr="00493874" w:rsidRDefault="00CE59B4" w:rsidP="008071EE">
      <w:pPr>
        <w:spacing w:after="0" w:line="480" w:lineRule="auto"/>
        <w:contextualSpacing/>
        <w:jc w:val="both"/>
        <w:rPr>
          <w:rFonts w:ascii="Times New Roman" w:eastAsia="Times New Roman" w:hAnsi="Times New Roman" w:cs="Times New Roman"/>
          <w:i/>
          <w:iCs/>
          <w:kern w:val="0"/>
          <w:sz w:val="24"/>
          <w:szCs w:val="24"/>
          <w14:ligatures w14:val="none"/>
        </w:rPr>
      </w:pPr>
      <w:r w:rsidRPr="00493874">
        <w:rPr>
          <w:rFonts w:ascii="Times New Roman" w:eastAsia="Times New Roman" w:hAnsi="Times New Roman" w:cs="Times New Roman"/>
          <w:i/>
          <w:iCs/>
          <w:kern w:val="0"/>
          <w:sz w:val="24"/>
          <w:szCs w:val="24"/>
          <w14:ligatures w14:val="none"/>
        </w:rPr>
        <w:t>Determination of IMI status and selection of isolates</w:t>
      </w:r>
    </w:p>
    <w:p w14:paraId="567FDC6C" w14:textId="3DCF5B62" w:rsidR="00CE59B4" w:rsidRPr="00493874" w:rsidRDefault="00CE59B4" w:rsidP="008071EE">
      <w:pPr>
        <w:spacing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hAnsi="Times New Roman" w:cs="Times New Roman"/>
          <w:sz w:val="24"/>
          <w:szCs w:val="24"/>
        </w:rPr>
        <w:t xml:space="preserve">Using the bacteriological status and speciation information, a quarter-day IMI status was assigned to each quarter observation: 1) “healthy,” when there was no significant growth; 2) </w:t>
      </w:r>
      <w:r w:rsidRPr="00493874">
        <w:rPr>
          <w:rFonts w:ascii="Times New Roman" w:hAnsi="Times New Roman" w:cs="Times New Roman"/>
          <w:sz w:val="24"/>
          <w:szCs w:val="24"/>
        </w:rPr>
        <w:lastRenderedPageBreak/>
        <w:t xml:space="preserve">“infected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only,” when ≥100 CFU/mL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was identified in pure culture on both plates (interpretation in series;</w:t>
      </w:r>
      <w:r w:rsidR="00156389">
        <w:rPr>
          <w:rFonts w:ascii="Times New Roman" w:hAnsi="Times New Roman" w:cs="Times New Roman"/>
          <w:sz w:val="24"/>
          <w:szCs w:val="24"/>
        </w:rPr>
        <w:t xml:space="preserve"> </w:t>
      </w:r>
      <w:r w:rsidRPr="00493874">
        <w:rPr>
          <w:rFonts w:ascii="Times New Roman" w:hAnsi="Times New Roman" w:cs="Times New Roman"/>
          <w:sz w:val="24"/>
          <w:szCs w:val="24"/>
        </w:rPr>
        <w:t xml:space="preserve">Dohoo et al., 2011); 3) “mixed infection with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when</w:t>
      </w:r>
      <w:r w:rsidR="006F0506">
        <w:rPr>
          <w:rFonts w:ascii="Times New Roman" w:hAnsi="Times New Roman" w:cs="Times New Roman"/>
          <w:sz w:val="24"/>
          <w:szCs w:val="24"/>
        </w:rPr>
        <w:t xml:space="preserve"> </w:t>
      </w:r>
      <w:r w:rsidRPr="00493874">
        <w:rPr>
          <w:rFonts w:ascii="Times New Roman" w:hAnsi="Times New Roman" w:cs="Times New Roman"/>
          <w:sz w:val="24"/>
          <w:szCs w:val="24"/>
        </w:rPr>
        <w:t xml:space="preserve">≥100 CFU/mL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and an additional species were identified in mixed culture on both plates; 4) “infected with pathogen other than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when ≥100 CFU/mL of a species besides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identified in pure or mixed culture on both plates; and 5) “unknown” if the sample status had been identified as contaminated or indeterminate as previously described.</w:t>
      </w:r>
      <w:r w:rsidRPr="00493874">
        <w:rPr>
          <w:rFonts w:ascii="Times New Roman" w:eastAsia="Times New Roman" w:hAnsi="Times New Roman" w:cs="Times New Roman"/>
          <w:kern w:val="0"/>
          <w:sz w:val="24"/>
          <w:szCs w:val="24"/>
          <w14:ligatures w14:val="none"/>
        </w:rPr>
        <w:t xml:space="preserve"> </w:t>
      </w:r>
      <w:commentRangeStart w:id="15"/>
      <w:r w:rsidRPr="00493874">
        <w:rPr>
          <w:rFonts w:ascii="Times New Roman" w:eastAsia="Times New Roman" w:hAnsi="Times New Roman" w:cs="Times New Roman"/>
          <w:kern w:val="0"/>
          <w:sz w:val="24"/>
          <w:szCs w:val="24"/>
          <w14:ligatures w14:val="none"/>
        </w:rPr>
        <w:t xml:space="preserve">Quarter-day observations were eligible for inclusion in further analysis if they had an associated quarter-level SCC measurement and the IMI status was classified as </w:t>
      </w:r>
      <w:r w:rsidRPr="00493874">
        <w:rPr>
          <w:rFonts w:ascii="Times New Roman" w:hAnsi="Times New Roman" w:cs="Times New Roman"/>
          <w:sz w:val="24"/>
          <w:szCs w:val="24"/>
        </w:rPr>
        <w:t xml:space="preserve">infected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only</w:t>
      </w:r>
      <w:r w:rsidRPr="00493874">
        <w:rPr>
          <w:rFonts w:ascii="Times New Roman" w:eastAsia="Times New Roman" w:hAnsi="Times New Roman" w:cs="Times New Roman"/>
          <w:kern w:val="0"/>
          <w:sz w:val="24"/>
          <w:szCs w:val="24"/>
          <w14:ligatures w14:val="none"/>
        </w:rPr>
        <w:t>.</w:t>
      </w:r>
      <w:commentRangeEnd w:id="15"/>
      <w:r w:rsidR="00156389">
        <w:rPr>
          <w:rStyle w:val="CommentReference"/>
        </w:rPr>
        <w:commentReference w:id="15"/>
      </w:r>
    </w:p>
    <w:p w14:paraId="0237F2E8" w14:textId="2290DCF5" w:rsidR="00CE59B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eastAsia="Times New Roman" w:hAnsi="Times New Roman" w:cs="Times New Roman"/>
          <w:kern w:val="0"/>
          <w:sz w:val="24"/>
          <w:szCs w:val="24"/>
          <w14:ligatures w14:val="none"/>
        </w:rPr>
        <w:t xml:space="preserve">A given quarter was considered to have a potentially persistent </w:t>
      </w:r>
      <w:r w:rsidRPr="00493874">
        <w:rPr>
          <w:rFonts w:ascii="Times New Roman" w:eastAsia="Times New Roman" w:hAnsi="Times New Roman" w:cs="Times New Roman"/>
          <w:i/>
          <w:iCs/>
          <w:kern w:val="0"/>
          <w:sz w:val="24"/>
          <w:szCs w:val="24"/>
          <w14:ligatures w14:val="none"/>
        </w:rPr>
        <w:t>S. chromogenes</w:t>
      </w:r>
      <w:r w:rsidRPr="00493874">
        <w:rPr>
          <w:rFonts w:ascii="Times New Roman" w:eastAsia="Times New Roman" w:hAnsi="Times New Roman" w:cs="Times New Roman"/>
          <w:kern w:val="0"/>
          <w:sz w:val="24"/>
          <w:szCs w:val="24"/>
          <w14:ligatures w14:val="none"/>
        </w:rPr>
        <w:t xml:space="preserve"> IMI if: 1) it had ≥ 2 quarter-day observations (from sequential sampling events approximately 30 days apart); 2) IMI status could be determined for all sampling events associated with that quarter; and 3) it was infected with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 xml:space="preserve">only for all associated quarter-day observations throughout the study. Two groups were then selected from all potentially persistent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IMI: 1) IMI associated with high SCC, where all quarter-day observations had an associated SCC of ≥200,000 cells/mL; and 2) IMI associated with low SCC, where all quarter-day observations had an associated SCC of &lt;200,000 cells/</w:t>
      </w:r>
      <w:proofErr w:type="spellStart"/>
      <w:r w:rsidRPr="00493874">
        <w:rPr>
          <w:rFonts w:ascii="Times New Roman" w:eastAsia="Times New Roman" w:hAnsi="Times New Roman" w:cs="Times New Roman"/>
          <w:kern w:val="0"/>
          <w:sz w:val="24"/>
          <w:szCs w:val="24"/>
          <w14:ligatures w14:val="none"/>
        </w:rPr>
        <w:t>mL.</w:t>
      </w:r>
      <w:proofErr w:type="spellEnd"/>
      <w:r w:rsidRPr="00493874">
        <w:rPr>
          <w:rFonts w:ascii="Times New Roman" w:eastAsia="Times New Roman" w:hAnsi="Times New Roman" w:cs="Times New Roman"/>
          <w:kern w:val="0"/>
          <w:sz w:val="24"/>
          <w:szCs w:val="24"/>
          <w14:ligatures w14:val="none"/>
        </w:rPr>
        <w:t xml:space="preserve"> Any potentially persistent </w:t>
      </w:r>
      <w:r w:rsidRPr="00493874">
        <w:rPr>
          <w:rFonts w:ascii="Times New Roman" w:eastAsia="Times New Roman" w:hAnsi="Times New Roman" w:cs="Times New Roman"/>
          <w:i/>
          <w:iCs/>
          <w:kern w:val="0"/>
          <w:sz w:val="24"/>
          <w:szCs w:val="24"/>
          <w14:ligatures w14:val="none"/>
        </w:rPr>
        <w:t>S. chromogenes</w:t>
      </w:r>
      <w:r w:rsidRPr="00493874">
        <w:rPr>
          <w:rFonts w:ascii="Times New Roman" w:eastAsia="Times New Roman" w:hAnsi="Times New Roman" w:cs="Times New Roman"/>
          <w:kern w:val="0"/>
          <w:sz w:val="24"/>
          <w:szCs w:val="24"/>
          <w14:ligatures w14:val="none"/>
        </w:rPr>
        <w:t xml:space="preserve"> IMI that did not fit into </w:t>
      </w:r>
      <w:r w:rsidR="001B385F">
        <w:rPr>
          <w:rFonts w:ascii="Times New Roman" w:eastAsia="Times New Roman" w:hAnsi="Times New Roman" w:cs="Times New Roman"/>
          <w:kern w:val="0"/>
          <w:sz w:val="24"/>
          <w:szCs w:val="24"/>
          <w14:ligatures w14:val="none"/>
        </w:rPr>
        <w:t>1</w:t>
      </w:r>
      <w:r w:rsidRPr="00493874">
        <w:rPr>
          <w:rFonts w:ascii="Times New Roman" w:eastAsia="Times New Roman" w:hAnsi="Times New Roman" w:cs="Times New Roman"/>
          <w:kern w:val="0"/>
          <w:sz w:val="24"/>
          <w:szCs w:val="24"/>
          <w14:ligatures w14:val="none"/>
        </w:rPr>
        <w:t xml:space="preserve"> of these </w:t>
      </w:r>
      <w:r w:rsidR="001B385F">
        <w:rPr>
          <w:rFonts w:ascii="Times New Roman" w:eastAsia="Times New Roman" w:hAnsi="Times New Roman" w:cs="Times New Roman"/>
          <w:kern w:val="0"/>
          <w:sz w:val="24"/>
          <w:szCs w:val="24"/>
          <w14:ligatures w14:val="none"/>
        </w:rPr>
        <w:t>2</w:t>
      </w:r>
      <w:r w:rsidRPr="00493874">
        <w:rPr>
          <w:rFonts w:ascii="Times New Roman" w:eastAsia="Times New Roman" w:hAnsi="Times New Roman" w:cs="Times New Roman"/>
          <w:kern w:val="0"/>
          <w:sz w:val="24"/>
          <w:szCs w:val="24"/>
          <w14:ligatures w14:val="none"/>
        </w:rPr>
        <w:t xml:space="preserve"> categories was excluded from further analysis (e.g., had an SCC of &lt;200,000 cells/mL for one quarter-day observation and an SCC of ≥200,000 cells/mL for the next). </w:t>
      </w:r>
    </w:p>
    <w:p w14:paraId="1EC11030" w14:textId="77777777" w:rsidR="008953ED" w:rsidRPr="00493874" w:rsidRDefault="008953ED"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p>
    <w:p w14:paraId="376E4F53" w14:textId="77777777" w:rsidR="00CE59B4" w:rsidRPr="00493874" w:rsidRDefault="00CE59B4" w:rsidP="008071EE">
      <w:pPr>
        <w:spacing w:after="0" w:line="480" w:lineRule="auto"/>
        <w:contextualSpacing/>
        <w:jc w:val="both"/>
        <w:rPr>
          <w:rFonts w:ascii="Times New Roman" w:eastAsia="Times New Roman" w:hAnsi="Times New Roman" w:cs="Times New Roman"/>
          <w:i/>
          <w:iCs/>
          <w:kern w:val="0"/>
          <w:sz w:val="24"/>
          <w:szCs w:val="24"/>
          <w14:ligatures w14:val="none"/>
        </w:rPr>
      </w:pPr>
      <w:r w:rsidRPr="00493874">
        <w:rPr>
          <w:rFonts w:ascii="Times New Roman" w:eastAsia="Times New Roman" w:hAnsi="Times New Roman" w:cs="Times New Roman"/>
          <w:i/>
          <w:iCs/>
          <w:kern w:val="0"/>
          <w:sz w:val="24"/>
          <w:szCs w:val="24"/>
          <w14:ligatures w14:val="none"/>
        </w:rPr>
        <w:t>Strain-typing and selection of isolates</w:t>
      </w:r>
    </w:p>
    <w:p w14:paraId="1DE600F8" w14:textId="4BFDAF04"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eastAsia="Times New Roman" w:hAnsi="Times New Roman" w:cs="Times New Roman"/>
          <w:kern w:val="0"/>
          <w:sz w:val="24"/>
          <w:szCs w:val="24"/>
          <w14:ligatures w14:val="none"/>
        </w:rPr>
        <w:t>All isolates</w:t>
      </w:r>
      <w:r w:rsidRPr="00493874">
        <w:rPr>
          <w:rFonts w:ascii="Times New Roman" w:hAnsi="Times New Roman" w:cs="Times New Roman"/>
          <w:sz w:val="24"/>
          <w:szCs w:val="24"/>
        </w:rPr>
        <w:t xml:space="preserve"> associated with each potentially persistent high and low SCC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IMI were strain</w:t>
      </w:r>
      <w:r w:rsidR="000F45FC">
        <w:rPr>
          <w:rFonts w:ascii="Times New Roman" w:hAnsi="Times New Roman" w:cs="Times New Roman"/>
          <w:sz w:val="24"/>
          <w:szCs w:val="24"/>
        </w:rPr>
        <w:t>-</w:t>
      </w:r>
      <w:r w:rsidRPr="00493874">
        <w:rPr>
          <w:rFonts w:ascii="Times New Roman" w:hAnsi="Times New Roman" w:cs="Times New Roman"/>
          <w:sz w:val="24"/>
          <w:szCs w:val="24"/>
        </w:rPr>
        <w:t xml:space="preserve">typed using </w:t>
      </w:r>
      <w:r w:rsidRPr="00493874">
        <w:rPr>
          <w:rFonts w:ascii="Times New Roman" w:eastAsia="Times New Roman" w:hAnsi="Times New Roman" w:cs="Times New Roman"/>
          <w:kern w:val="0"/>
          <w:sz w:val="24"/>
          <w:szCs w:val="24"/>
          <w14:ligatures w14:val="none"/>
        </w:rPr>
        <w:t>random amplification of polymorphic DNA (RAPD)-PCR.</w:t>
      </w:r>
      <w:r w:rsidRPr="00493874">
        <w:rPr>
          <w:rFonts w:ascii="Times New Roman" w:hAnsi="Times New Roman" w:cs="Times New Roman"/>
          <w:sz w:val="24"/>
          <w:szCs w:val="24"/>
        </w:rPr>
        <w:t xml:space="preserve"> DNA was </w:t>
      </w:r>
      <w:r w:rsidRPr="00493874">
        <w:rPr>
          <w:rFonts w:ascii="Times New Roman" w:hAnsi="Times New Roman" w:cs="Times New Roman"/>
          <w:sz w:val="24"/>
          <w:szCs w:val="24"/>
        </w:rPr>
        <w:lastRenderedPageBreak/>
        <w:t>extracted using a commercial kit from overnight broth culture following the manufacturer’s instructions (</w:t>
      </w:r>
      <w:proofErr w:type="spellStart"/>
      <w:r w:rsidRPr="00493874">
        <w:rPr>
          <w:rFonts w:ascii="Times New Roman" w:hAnsi="Times New Roman" w:cs="Times New Roman"/>
          <w:sz w:val="24"/>
          <w:szCs w:val="24"/>
        </w:rPr>
        <w:t>DNeasy</w:t>
      </w:r>
      <w:proofErr w:type="spellEnd"/>
      <w:r w:rsidRPr="00493874">
        <w:rPr>
          <w:rFonts w:ascii="Times New Roman" w:hAnsi="Times New Roman" w:cs="Times New Roman"/>
          <w:sz w:val="24"/>
          <w:szCs w:val="24"/>
        </w:rPr>
        <w:t xml:space="preserve"> Blood and Tissue Kit, Qiagen) and then stored at -20 °C until further analysis. RAPD-PCR was performed as described by </w:t>
      </w:r>
      <w:r w:rsidR="00BB6650" w:rsidRPr="00493874">
        <w:rPr>
          <w:rFonts w:ascii="Times New Roman" w:hAnsi="Times New Roman" w:cs="Times New Roman"/>
          <w:noProof/>
          <w:sz w:val="24"/>
          <w:szCs w:val="24"/>
        </w:rPr>
        <w:t>Wuytack et al. (2020b)</w:t>
      </w:r>
      <w:r w:rsidRPr="00493874">
        <w:rPr>
          <w:rFonts w:ascii="Times New Roman" w:hAnsi="Times New Roman" w:cs="Times New Roman"/>
          <w:sz w:val="24"/>
          <w:szCs w:val="24"/>
        </w:rPr>
        <w:t xml:space="preserve"> using the primer set D11344 (as described by Fitzgerald et al., 1997) with the following PCR conditions: 4 cycles of 94 °C at 5 min, 36 °C at 5 min, and 72 °C at 5 min and 30 cycles of 94 °C at 1 min, 36 °C at 1 min, and 72 °C at 2 min. A negative control (no DNA) was included for each amplification. Amplified DNA fragments were separated on 1.5% (</w:t>
      </w:r>
      <w:proofErr w:type="spellStart"/>
      <w:r w:rsidRPr="00493874">
        <w:rPr>
          <w:rFonts w:ascii="Times New Roman" w:hAnsi="Times New Roman" w:cs="Times New Roman"/>
          <w:sz w:val="24"/>
          <w:szCs w:val="24"/>
        </w:rPr>
        <w:t>wt</w:t>
      </w:r>
      <w:proofErr w:type="spellEnd"/>
      <w:r w:rsidRPr="00493874">
        <w:rPr>
          <w:rFonts w:ascii="Times New Roman" w:hAnsi="Times New Roman" w:cs="Times New Roman"/>
          <w:sz w:val="24"/>
          <w:szCs w:val="24"/>
        </w:rPr>
        <w:t xml:space="preserve">/vol) agarose gels stained with SYBR Safe (0.1 µL/mL; </w:t>
      </w:r>
      <w:proofErr w:type="spellStart"/>
      <w:r w:rsidRPr="00493874">
        <w:rPr>
          <w:rFonts w:ascii="Times New Roman" w:hAnsi="Times New Roman" w:cs="Times New Roman"/>
          <w:sz w:val="24"/>
          <w:szCs w:val="24"/>
        </w:rPr>
        <w:t>ThermoFisher</w:t>
      </w:r>
      <w:proofErr w:type="spellEnd"/>
      <w:r w:rsidRPr="00493874">
        <w:rPr>
          <w:rFonts w:ascii="Times New Roman" w:hAnsi="Times New Roman" w:cs="Times New Roman"/>
          <w:sz w:val="24"/>
          <w:szCs w:val="24"/>
        </w:rPr>
        <w:t xml:space="preserve"> Scientific) at 120 V for 75 min, and then photographed by UV transillumination (Image Lab, Bio-Rad). The RAPD</w:t>
      </w:r>
      <w:r w:rsidR="000769D0">
        <w:rPr>
          <w:rFonts w:ascii="Times New Roman" w:hAnsi="Times New Roman" w:cs="Times New Roman"/>
          <w:sz w:val="24"/>
          <w:szCs w:val="24"/>
        </w:rPr>
        <w:t>-</w:t>
      </w:r>
      <w:r w:rsidRPr="00493874">
        <w:rPr>
          <w:rFonts w:ascii="Times New Roman" w:hAnsi="Times New Roman" w:cs="Times New Roman"/>
          <w:sz w:val="24"/>
          <w:szCs w:val="24"/>
        </w:rPr>
        <w:t xml:space="preserve">PCR product of all isolates from a given persistent IMI were analyzed in the same PCR amplification and were run side-by-side on the same gel. The images were inspected visually, and </w:t>
      </w:r>
      <w:proofErr w:type="gramStart"/>
      <w:r w:rsidRPr="00493874">
        <w:rPr>
          <w:rFonts w:ascii="Times New Roman" w:hAnsi="Times New Roman" w:cs="Times New Roman"/>
          <w:sz w:val="24"/>
          <w:szCs w:val="24"/>
        </w:rPr>
        <w:t>isolates</w:t>
      </w:r>
      <w:proofErr w:type="gramEnd"/>
      <w:r w:rsidRPr="00493874">
        <w:rPr>
          <w:rFonts w:ascii="Times New Roman" w:hAnsi="Times New Roman" w:cs="Times New Roman"/>
          <w:sz w:val="24"/>
          <w:szCs w:val="24"/>
        </w:rPr>
        <w:t xml:space="preserve"> with the same banding pattern, number, and size of bands </w:t>
      </w:r>
      <w:proofErr w:type="gramStart"/>
      <w:r w:rsidRPr="00493874">
        <w:rPr>
          <w:rFonts w:ascii="Times New Roman" w:hAnsi="Times New Roman" w:cs="Times New Roman"/>
          <w:sz w:val="24"/>
          <w:szCs w:val="24"/>
        </w:rPr>
        <w:t>were considered to be</w:t>
      </w:r>
      <w:proofErr w:type="gramEnd"/>
      <w:r w:rsidRPr="00493874">
        <w:rPr>
          <w:rFonts w:ascii="Times New Roman" w:hAnsi="Times New Roman" w:cs="Times New Roman"/>
          <w:sz w:val="24"/>
          <w:szCs w:val="24"/>
        </w:rPr>
        <w:t xml:space="preserve"> the same RAPD type. If the</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isolates from all quarter observations of an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belonged to the same RAPD type, the quarter was considered persistently infected with the same strain. </w:t>
      </w:r>
    </w:p>
    <w:p w14:paraId="1BBFDE19" w14:textId="704F48E8" w:rsidR="00CE59B4" w:rsidRPr="00493874" w:rsidRDefault="00CE59B4" w:rsidP="008071EE">
      <w:pPr>
        <w:spacing w:after="0" w:line="480" w:lineRule="auto"/>
        <w:ind w:firstLine="360"/>
        <w:contextualSpacing/>
        <w:jc w:val="both"/>
        <w:rPr>
          <w:rFonts w:ascii="Times New Roman" w:hAnsi="Times New Roman" w:cs="Times New Roman"/>
          <w:sz w:val="24"/>
          <w:szCs w:val="24"/>
        </w:rPr>
      </w:pP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describe the diversity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RAPD types among persistent IMI within each herd, </w:t>
      </w:r>
      <w:r w:rsidR="005B61E9">
        <w:rPr>
          <w:rFonts w:ascii="Times New Roman" w:hAnsi="Times New Roman" w:cs="Times New Roman"/>
          <w:sz w:val="24"/>
          <w:szCs w:val="24"/>
        </w:rPr>
        <w:t>1</w:t>
      </w:r>
      <w:r w:rsidRPr="00493874">
        <w:rPr>
          <w:rFonts w:ascii="Times New Roman" w:hAnsi="Times New Roman" w:cs="Times New Roman"/>
          <w:sz w:val="24"/>
          <w:szCs w:val="24"/>
        </w:rPr>
        <w:t xml:space="preserve"> representative isolate was selected from each confirmed persistent IMI for strain comparison. The RAPD</w:t>
      </w:r>
      <w:r w:rsidR="005867BE">
        <w:rPr>
          <w:rFonts w:ascii="Times New Roman" w:hAnsi="Times New Roman" w:cs="Times New Roman"/>
          <w:sz w:val="24"/>
          <w:szCs w:val="24"/>
        </w:rPr>
        <w:t>-</w:t>
      </w:r>
      <w:r w:rsidRPr="00493874">
        <w:rPr>
          <w:rFonts w:ascii="Times New Roman" w:hAnsi="Times New Roman" w:cs="Times New Roman"/>
          <w:sz w:val="24"/>
          <w:szCs w:val="24"/>
        </w:rPr>
        <w:t xml:space="preserve">PCR products from all representative isolates within a herd were run side-by-side on a gel and imaged (as described above) along with a 1 kb bp ladder for image standardization. The gel images were imported into </w:t>
      </w:r>
      <w:proofErr w:type="spellStart"/>
      <w:r w:rsidRPr="00493874">
        <w:rPr>
          <w:rFonts w:ascii="Times New Roman" w:hAnsi="Times New Roman" w:cs="Times New Roman"/>
          <w:sz w:val="24"/>
          <w:szCs w:val="24"/>
        </w:rPr>
        <w:t>BioNumerics</w:t>
      </w:r>
      <w:proofErr w:type="spellEnd"/>
      <w:r w:rsidRPr="00493874">
        <w:rPr>
          <w:rFonts w:ascii="Times New Roman" w:hAnsi="Times New Roman" w:cs="Times New Roman"/>
          <w:sz w:val="24"/>
          <w:szCs w:val="24"/>
        </w:rPr>
        <w:t xml:space="preserve"> version 7.5 (</w:t>
      </w:r>
      <w:proofErr w:type="spellStart"/>
      <w:r w:rsidRPr="00493874">
        <w:rPr>
          <w:rFonts w:ascii="Times New Roman" w:hAnsi="Times New Roman" w:cs="Times New Roman"/>
          <w:sz w:val="24"/>
          <w:szCs w:val="24"/>
        </w:rPr>
        <w:t>AppliedMaths</w:t>
      </w:r>
      <w:proofErr w:type="spellEnd"/>
      <w:r w:rsidRPr="00493874">
        <w:rPr>
          <w:rFonts w:ascii="Times New Roman" w:hAnsi="Times New Roman" w:cs="Times New Roman"/>
          <w:sz w:val="24"/>
          <w:szCs w:val="24"/>
        </w:rPr>
        <w:t xml:space="preserve">, Sint-Martens-Latem, Belgium) and analyzed </w:t>
      </w:r>
      <w:r w:rsidR="009C4123">
        <w:rPr>
          <w:rFonts w:ascii="Times New Roman" w:hAnsi="Times New Roman" w:cs="Times New Roman"/>
          <w:sz w:val="24"/>
          <w:szCs w:val="24"/>
        </w:rPr>
        <w:t>using</w:t>
      </w:r>
      <w:r w:rsidRPr="00493874">
        <w:rPr>
          <w:rFonts w:ascii="Times New Roman" w:hAnsi="Times New Roman" w:cs="Times New Roman"/>
          <w:sz w:val="24"/>
          <w:szCs w:val="24"/>
        </w:rPr>
        <w:t xml:space="preserve"> the Dice similarity coefficient and the unweighted pair group method with arithmetic mean (UPGMA) with both optimization and position tolerance set at 1.0%. Isolates from the same herd with 100% similarly were considered the same RAPD type. </w:t>
      </w:r>
    </w:p>
    <w:p w14:paraId="2AB81ACF" w14:textId="01EF7DA7"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From among the confirmed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15 quarters with a persistently low SCC IMI (LOW</w:t>
      </w:r>
      <w:r w:rsidR="00597112">
        <w:rPr>
          <w:rFonts w:ascii="Times New Roman" w:hAnsi="Times New Roman" w:cs="Times New Roman"/>
          <w:sz w:val="24"/>
          <w:szCs w:val="24"/>
        </w:rPr>
        <w:t xml:space="preserve"> SCC IMI</w:t>
      </w:r>
      <w:r w:rsidRPr="00493874">
        <w:rPr>
          <w:rFonts w:ascii="Times New Roman" w:hAnsi="Times New Roman" w:cs="Times New Roman"/>
          <w:sz w:val="24"/>
          <w:szCs w:val="24"/>
        </w:rPr>
        <w:t>) were selected to match the 15 quarters with a persistently high SCC IMI (HIGH</w:t>
      </w:r>
      <w:r w:rsidR="00597112">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LOW </w:t>
      </w:r>
      <w:r w:rsidR="000862BE">
        <w:rPr>
          <w:rFonts w:ascii="Times New Roman" w:hAnsi="Times New Roman" w:cs="Times New Roman"/>
          <w:sz w:val="24"/>
          <w:szCs w:val="24"/>
        </w:rPr>
        <w:t xml:space="preserve">SCC IMI </w:t>
      </w:r>
      <w:r w:rsidRPr="00493874">
        <w:rPr>
          <w:rFonts w:ascii="Times New Roman" w:hAnsi="Times New Roman" w:cs="Times New Roman"/>
          <w:sz w:val="24"/>
          <w:szCs w:val="24"/>
        </w:rPr>
        <w:t>quarters were matched to HIGH</w:t>
      </w:r>
      <w:r w:rsidR="000862BE">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quarters belonging to the same cow (different quarter) when possible. If this was not possible, LOW</w:t>
      </w:r>
      <w:r w:rsidR="008D04F8">
        <w:rPr>
          <w:rFonts w:ascii="Times New Roman" w:hAnsi="Times New Roman" w:cs="Times New Roman"/>
          <w:sz w:val="24"/>
          <w:szCs w:val="24"/>
        </w:rPr>
        <w:t xml:space="preserve"> </w:t>
      </w:r>
      <w:r w:rsidRPr="00493874">
        <w:rPr>
          <w:rFonts w:ascii="Times New Roman" w:hAnsi="Times New Roman" w:cs="Times New Roman"/>
          <w:sz w:val="24"/>
          <w:szCs w:val="24"/>
        </w:rPr>
        <w:t xml:space="preserve">and HIGH </w:t>
      </w:r>
      <w:r w:rsidR="008D04F8">
        <w:rPr>
          <w:rFonts w:ascii="Times New Roman" w:hAnsi="Times New Roman" w:cs="Times New Roman"/>
          <w:sz w:val="24"/>
          <w:szCs w:val="24"/>
        </w:rPr>
        <w:t xml:space="preserve">SCC IMI </w:t>
      </w:r>
      <w:r w:rsidRPr="00493874">
        <w:rPr>
          <w:rFonts w:ascii="Times New Roman" w:hAnsi="Times New Roman" w:cs="Times New Roman"/>
          <w:sz w:val="24"/>
          <w:szCs w:val="24"/>
        </w:rPr>
        <w:t>quarters were matched on farm, or facility type (bedded pack vs. tiestall) when same farm was not possible. When LOW and HIGH</w:t>
      </w:r>
      <w:r w:rsidR="008D04F8">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quarters were paired between different cows, quarters were matched as closely as possible to ensure a similar DIM and parity. From each of the 15 HIGH and 15 LOW </w:t>
      </w:r>
      <w:r w:rsidR="002D1AB9">
        <w:rPr>
          <w:rFonts w:ascii="Times New Roman" w:hAnsi="Times New Roman" w:cs="Times New Roman"/>
          <w:sz w:val="24"/>
          <w:szCs w:val="24"/>
        </w:rPr>
        <w:t xml:space="preserve">SCC </w:t>
      </w:r>
      <w:r w:rsidRPr="00493874">
        <w:rPr>
          <w:rFonts w:ascii="Times New Roman" w:hAnsi="Times New Roman" w:cs="Times New Roman"/>
          <w:sz w:val="24"/>
          <w:szCs w:val="24"/>
        </w:rPr>
        <w:t>IMI, a representative isolate was chosen to undergo whole</w:t>
      </w:r>
      <w:r w:rsidR="00904D17">
        <w:rPr>
          <w:rFonts w:ascii="Times New Roman" w:hAnsi="Times New Roman" w:cs="Times New Roman"/>
          <w:sz w:val="24"/>
          <w:szCs w:val="24"/>
        </w:rPr>
        <w:t xml:space="preserve"> </w:t>
      </w:r>
      <w:r w:rsidRPr="00493874">
        <w:rPr>
          <w:rFonts w:ascii="Times New Roman" w:hAnsi="Times New Roman" w:cs="Times New Roman"/>
          <w:sz w:val="24"/>
          <w:szCs w:val="24"/>
        </w:rPr>
        <w:t xml:space="preserve">genome sequencing (WGS). For each persistent IMI which had 3 associated quarter-day observations, the middle isolate in the series was submitted for WGS. For persistent IMI which had 2 associated quarter-day observations, 1 of the 2 isolates in the series was </w:t>
      </w:r>
      <w:commentRangeStart w:id="16"/>
      <w:r w:rsidRPr="00493874">
        <w:rPr>
          <w:rFonts w:ascii="Times New Roman" w:hAnsi="Times New Roman" w:cs="Times New Roman"/>
          <w:sz w:val="24"/>
          <w:szCs w:val="24"/>
        </w:rPr>
        <w:t>haphazardly</w:t>
      </w:r>
      <w:commentRangeEnd w:id="16"/>
      <w:r w:rsidR="00116843">
        <w:rPr>
          <w:rStyle w:val="CommentReference"/>
        </w:rPr>
        <w:commentReference w:id="16"/>
      </w:r>
      <w:r w:rsidRPr="00493874">
        <w:rPr>
          <w:rFonts w:ascii="Times New Roman" w:hAnsi="Times New Roman" w:cs="Times New Roman"/>
          <w:sz w:val="24"/>
          <w:szCs w:val="24"/>
        </w:rPr>
        <w:t xml:space="preserve"> selected for WGS.</w:t>
      </w:r>
    </w:p>
    <w:p w14:paraId="73E933BD"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5472D0DF" w14:textId="5DBE5E09"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DNA extraction, whole</w:t>
      </w:r>
      <w:r w:rsidR="00904D17">
        <w:rPr>
          <w:rFonts w:ascii="Times New Roman" w:hAnsi="Times New Roman" w:cs="Times New Roman"/>
          <w:i/>
          <w:iCs/>
          <w:sz w:val="24"/>
          <w:szCs w:val="24"/>
        </w:rPr>
        <w:t xml:space="preserve"> </w:t>
      </w:r>
      <w:r w:rsidRPr="00493874">
        <w:rPr>
          <w:rFonts w:ascii="Times New Roman" w:hAnsi="Times New Roman" w:cs="Times New Roman"/>
          <w:i/>
          <w:iCs/>
          <w:sz w:val="24"/>
          <w:szCs w:val="24"/>
        </w:rPr>
        <w:t>genome sequencing, assembly, and annotation</w:t>
      </w:r>
    </w:p>
    <w:p w14:paraId="53C3D48D" w14:textId="069DDF48"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Each of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selected for WGS were grown from frozen stock on blood agar in aerobic conditions at 37°C, and read at approximately 24 and 48 hrs. All plates were then inspected to ensure purity, and a single colony was selected and passed to a new blood agar plate. After again being incubated at 37°C, read at approximately 24 and 48 </w:t>
      </w:r>
      <w:proofErr w:type="spellStart"/>
      <w:r w:rsidRPr="00493874">
        <w:rPr>
          <w:rFonts w:ascii="Times New Roman" w:hAnsi="Times New Roman" w:cs="Times New Roman"/>
          <w:sz w:val="24"/>
          <w:szCs w:val="24"/>
        </w:rPr>
        <w:t>hrs</w:t>
      </w:r>
      <w:proofErr w:type="spellEnd"/>
      <w:r w:rsidRPr="00493874">
        <w:rPr>
          <w:rFonts w:ascii="Times New Roman" w:hAnsi="Times New Roman" w:cs="Times New Roman"/>
          <w:sz w:val="24"/>
          <w:szCs w:val="24"/>
        </w:rPr>
        <w:t>, and checked for contamination, 48-hr growth plates were wrapped in Parafilm (Amcor). Wrapped plates were sent overnight to a commercial sequencing facility (</w:t>
      </w:r>
      <w:proofErr w:type="spellStart"/>
      <w:r w:rsidRPr="00493874">
        <w:rPr>
          <w:rFonts w:ascii="Times New Roman" w:hAnsi="Times New Roman" w:cs="Times New Roman"/>
          <w:sz w:val="24"/>
          <w:szCs w:val="24"/>
        </w:rPr>
        <w:t>SeqCoast</w:t>
      </w:r>
      <w:proofErr w:type="spellEnd"/>
      <w:r w:rsidRPr="00493874">
        <w:rPr>
          <w:rFonts w:ascii="Times New Roman" w:hAnsi="Times New Roman" w:cs="Times New Roman"/>
          <w:sz w:val="24"/>
          <w:szCs w:val="24"/>
        </w:rPr>
        <w:t xml:space="preserve"> Genomics; Portsmouth, NH, USA) for DNA extraction, library preparation, long read sequencing using </w:t>
      </w:r>
      <w:proofErr w:type="spellStart"/>
      <w:r w:rsidRPr="00493874">
        <w:rPr>
          <w:rFonts w:ascii="Times New Roman" w:hAnsi="Times New Roman" w:cs="Times New Roman"/>
          <w:sz w:val="24"/>
          <w:szCs w:val="24"/>
        </w:rPr>
        <w:t>GridION</w:t>
      </w:r>
      <w:proofErr w:type="spellEnd"/>
      <w:r w:rsidRPr="00493874">
        <w:rPr>
          <w:rFonts w:ascii="Times New Roman" w:hAnsi="Times New Roman" w:cs="Times New Roman"/>
          <w:sz w:val="24"/>
          <w:szCs w:val="24"/>
        </w:rPr>
        <w:t xml:space="preserve"> Oxford Nanopore, paired-end sequencing using Illumina, assembly, and annotation. DNA extraction was performed on colony material collected from the agar plates with a commercial kit using bead beating lysis </w:t>
      </w:r>
      <w:r w:rsidRPr="00493874">
        <w:rPr>
          <w:rFonts w:ascii="Times New Roman" w:hAnsi="Times New Roman" w:cs="Times New Roman"/>
          <w:sz w:val="24"/>
          <w:szCs w:val="24"/>
        </w:rPr>
        <w:lastRenderedPageBreak/>
        <w:t>(</w:t>
      </w:r>
      <w:proofErr w:type="spellStart"/>
      <w:r w:rsidRPr="00493874">
        <w:rPr>
          <w:rFonts w:ascii="Times New Roman" w:hAnsi="Times New Roman" w:cs="Times New Roman"/>
          <w:sz w:val="24"/>
          <w:szCs w:val="24"/>
        </w:rPr>
        <w:t>MagMAX</w:t>
      </w:r>
      <w:proofErr w:type="spellEnd"/>
      <w:r w:rsidRPr="00493874">
        <w:rPr>
          <w:rFonts w:ascii="Times New Roman" w:hAnsi="Times New Roman" w:cs="Times New Roman"/>
          <w:sz w:val="24"/>
          <w:szCs w:val="24"/>
        </w:rPr>
        <w:t xml:space="preserve"> Microbiome Ultra Nucleic Acid Isolation Kit, Applied Biosystems). Library preparation was completed using Illumina DNA Prep </w:t>
      </w:r>
      <w:proofErr w:type="spellStart"/>
      <w:r w:rsidRPr="00493874">
        <w:rPr>
          <w:rFonts w:ascii="Times New Roman" w:hAnsi="Times New Roman" w:cs="Times New Roman"/>
          <w:sz w:val="24"/>
          <w:szCs w:val="24"/>
        </w:rPr>
        <w:t>tagmentation</w:t>
      </w:r>
      <w:proofErr w:type="spellEnd"/>
      <w:r w:rsidRPr="00493874">
        <w:rPr>
          <w:rFonts w:ascii="Times New Roman" w:hAnsi="Times New Roman" w:cs="Times New Roman"/>
          <w:sz w:val="24"/>
          <w:szCs w:val="24"/>
        </w:rPr>
        <w:t xml:space="preserve"> kit (Illumina), and paired-end sequencing (2x150bp) was run on the Illumina NextSeq2000 platform (Illumina). During Illumina sequencing, 1-2% </w:t>
      </w:r>
      <w:proofErr w:type="spellStart"/>
      <w:r w:rsidRPr="00493874">
        <w:rPr>
          <w:rFonts w:ascii="Times New Roman" w:hAnsi="Times New Roman" w:cs="Times New Roman"/>
          <w:sz w:val="24"/>
          <w:szCs w:val="24"/>
        </w:rPr>
        <w:t>PhiX</w:t>
      </w:r>
      <w:proofErr w:type="spellEnd"/>
      <w:r w:rsidRPr="00493874">
        <w:rPr>
          <w:rFonts w:ascii="Times New Roman" w:hAnsi="Times New Roman" w:cs="Times New Roman"/>
          <w:sz w:val="24"/>
          <w:szCs w:val="24"/>
        </w:rPr>
        <w:t xml:space="preserve"> control was spiked into the run to support optimal base calling, and read demultiplexing, read trimming, and run analytics were performed on the instrument using DRAGEN v3.10.12. Library preparation for long-read sequencing was completed using the Oxford Nanopore Technologies SQK-LSK114 native barcoding kit, and sequencing was performed on the </w:t>
      </w:r>
      <w:proofErr w:type="spellStart"/>
      <w:r w:rsidRPr="00493874">
        <w:rPr>
          <w:rFonts w:ascii="Times New Roman" w:hAnsi="Times New Roman" w:cs="Times New Roman"/>
          <w:sz w:val="24"/>
          <w:szCs w:val="24"/>
        </w:rPr>
        <w:t>GridION</w:t>
      </w:r>
      <w:proofErr w:type="spellEnd"/>
      <w:r w:rsidRPr="00493874">
        <w:rPr>
          <w:rFonts w:ascii="Times New Roman" w:hAnsi="Times New Roman" w:cs="Times New Roman"/>
          <w:sz w:val="24"/>
          <w:szCs w:val="24"/>
        </w:rPr>
        <w:t xml:space="preserve"> platform (FLOW-MIN114 </w:t>
      </w:r>
      <w:proofErr w:type="spellStart"/>
      <w:r w:rsidRPr="00493874">
        <w:rPr>
          <w:rFonts w:ascii="Times New Roman" w:hAnsi="Times New Roman" w:cs="Times New Roman"/>
          <w:sz w:val="24"/>
          <w:szCs w:val="24"/>
        </w:rPr>
        <w:t>Spot-ON</w:t>
      </w:r>
      <w:proofErr w:type="spellEnd"/>
      <w:r w:rsidRPr="00493874">
        <w:rPr>
          <w:rFonts w:ascii="Times New Roman" w:hAnsi="Times New Roman" w:cs="Times New Roman"/>
          <w:sz w:val="24"/>
          <w:szCs w:val="24"/>
        </w:rPr>
        <w:t xml:space="preserve"> Flow Cell, vR10). Quality-trimming of raw reads was completed using </w:t>
      </w:r>
      <w:proofErr w:type="spellStart"/>
      <w:r w:rsidRPr="00493874">
        <w:rPr>
          <w:rFonts w:ascii="Times New Roman" w:hAnsi="Times New Roman" w:cs="Times New Roman"/>
          <w:sz w:val="24"/>
          <w:szCs w:val="24"/>
        </w:rPr>
        <w:t>Trimmomatic</w:t>
      </w:r>
      <w:proofErr w:type="spellEnd"/>
      <w:r w:rsidRPr="00493874">
        <w:rPr>
          <w:rFonts w:ascii="Times New Roman" w:hAnsi="Times New Roman" w:cs="Times New Roman"/>
          <w:sz w:val="24"/>
          <w:szCs w:val="24"/>
        </w:rPr>
        <w:t xml:space="preserve"> v0.39 </w:t>
      </w:r>
      <w:r w:rsidR="00BB6650" w:rsidRPr="00493874">
        <w:rPr>
          <w:rFonts w:ascii="Times New Roman" w:hAnsi="Times New Roman" w:cs="Times New Roman"/>
          <w:noProof/>
          <w:sz w:val="24"/>
          <w:szCs w:val="24"/>
        </w:rPr>
        <w:t>(Bolger et al., 2014)</w:t>
      </w:r>
      <w:r w:rsidRPr="00493874">
        <w:rPr>
          <w:rFonts w:ascii="Times New Roman" w:hAnsi="Times New Roman" w:cs="Times New Roman"/>
          <w:sz w:val="24"/>
          <w:szCs w:val="24"/>
        </w:rPr>
        <w:t xml:space="preserve"> and </w:t>
      </w:r>
      <w:proofErr w:type="spellStart"/>
      <w:r w:rsidRPr="00493874">
        <w:rPr>
          <w:rFonts w:ascii="Times New Roman" w:hAnsi="Times New Roman" w:cs="Times New Roman"/>
          <w:sz w:val="24"/>
          <w:szCs w:val="24"/>
        </w:rPr>
        <w:t>Porechop</w:t>
      </w:r>
      <w:proofErr w:type="spellEnd"/>
      <w:r w:rsidRPr="00493874">
        <w:rPr>
          <w:rFonts w:ascii="Times New Roman" w:hAnsi="Times New Roman" w:cs="Times New Roman"/>
          <w:sz w:val="24"/>
          <w:szCs w:val="24"/>
        </w:rPr>
        <w:t xml:space="preserve"> v.0.2.4 (https://github.com/rrwick/Porechop) for reads from Illumina and Oxford Nanopore sequencing, respectively. </w:t>
      </w:r>
      <w:proofErr w:type="spellStart"/>
      <w:r w:rsidRPr="00493874">
        <w:rPr>
          <w:rFonts w:ascii="Times New Roman" w:hAnsi="Times New Roman" w:cs="Times New Roman"/>
          <w:sz w:val="24"/>
          <w:szCs w:val="24"/>
        </w:rPr>
        <w:t>Unicycler</w:t>
      </w:r>
      <w:proofErr w:type="spellEnd"/>
      <w:r w:rsidRPr="00493874">
        <w:rPr>
          <w:rFonts w:ascii="Times New Roman" w:hAnsi="Times New Roman" w:cs="Times New Roman"/>
          <w:sz w:val="24"/>
          <w:szCs w:val="24"/>
        </w:rPr>
        <w:t xml:space="preserve"> v0.4.4 </w:t>
      </w:r>
      <w:r w:rsidR="00BB6650" w:rsidRPr="00493874">
        <w:rPr>
          <w:rFonts w:ascii="Times New Roman" w:hAnsi="Times New Roman" w:cs="Times New Roman"/>
          <w:noProof/>
          <w:sz w:val="24"/>
          <w:szCs w:val="24"/>
        </w:rPr>
        <w:t>(Wick et al., 2017)</w:t>
      </w:r>
      <w:r w:rsidRPr="00493874">
        <w:rPr>
          <w:rFonts w:ascii="Times New Roman" w:hAnsi="Times New Roman" w:cs="Times New Roman"/>
          <w:sz w:val="24"/>
          <w:szCs w:val="24"/>
        </w:rPr>
        <w:t xml:space="preserve"> was used for hybrid assembly of all genomes. Briefly, the trimmed Illumina reads were assembled using </w:t>
      </w:r>
      <w:proofErr w:type="spellStart"/>
      <w:r w:rsidRPr="00493874">
        <w:rPr>
          <w:rFonts w:ascii="Times New Roman" w:hAnsi="Times New Roman" w:cs="Times New Roman"/>
          <w:sz w:val="24"/>
          <w:szCs w:val="24"/>
        </w:rPr>
        <w:t>SPAdes</w:t>
      </w:r>
      <w:proofErr w:type="spellEnd"/>
      <w:r w:rsidRPr="00493874">
        <w:rPr>
          <w:rFonts w:ascii="Times New Roman" w:hAnsi="Times New Roman" w:cs="Times New Roman"/>
          <w:sz w:val="24"/>
          <w:szCs w:val="24"/>
        </w:rPr>
        <w:t xml:space="preserve"> v3.14.0 </w:t>
      </w:r>
      <w:r w:rsidR="00BB6650" w:rsidRPr="00493874">
        <w:rPr>
          <w:rFonts w:ascii="Times New Roman" w:hAnsi="Times New Roman" w:cs="Times New Roman"/>
          <w:noProof/>
          <w:sz w:val="24"/>
          <w:szCs w:val="24"/>
        </w:rPr>
        <w:t>(Bankevich et al., 2012)</w:t>
      </w:r>
      <w:r w:rsidRPr="00493874">
        <w:rPr>
          <w:rFonts w:ascii="Times New Roman" w:hAnsi="Times New Roman" w:cs="Times New Roman"/>
          <w:sz w:val="24"/>
          <w:szCs w:val="24"/>
        </w:rPr>
        <w:t xml:space="preserve"> and then mapped with trimmed error-corrected Oxford Nanopore reads using Bowtie2 </w:t>
      </w:r>
      <w:r w:rsidR="00BB6650" w:rsidRPr="00493874">
        <w:rPr>
          <w:rFonts w:ascii="Times New Roman" w:hAnsi="Times New Roman" w:cs="Times New Roman"/>
          <w:noProof/>
          <w:sz w:val="24"/>
          <w:szCs w:val="24"/>
        </w:rPr>
        <w:t>(Langmead and Salzberg, 2012)</w:t>
      </w:r>
      <w:r w:rsidRPr="00493874">
        <w:rPr>
          <w:rFonts w:ascii="Times New Roman" w:hAnsi="Times New Roman" w:cs="Times New Roman"/>
          <w:sz w:val="24"/>
          <w:szCs w:val="24"/>
        </w:rPr>
        <w:t xml:space="preserve"> and </w:t>
      </w:r>
      <w:proofErr w:type="spellStart"/>
      <w:r w:rsidRPr="00493874">
        <w:rPr>
          <w:rFonts w:ascii="Times New Roman" w:hAnsi="Times New Roman" w:cs="Times New Roman"/>
          <w:sz w:val="24"/>
          <w:szCs w:val="24"/>
        </w:rPr>
        <w:t>SAMtools</w:t>
      </w:r>
      <w:proofErr w:type="spellEnd"/>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(Li et al., 2009)</w:t>
      </w:r>
      <w:r w:rsidRPr="00493874">
        <w:rPr>
          <w:rFonts w:ascii="Times New Roman" w:hAnsi="Times New Roman" w:cs="Times New Roman"/>
          <w:sz w:val="24"/>
          <w:szCs w:val="24"/>
        </w:rPr>
        <w:t xml:space="preserve">. The polishing of the final hybrid assembly was done using Pilon </w:t>
      </w:r>
      <w:r w:rsidR="00BB6650" w:rsidRPr="00493874">
        <w:rPr>
          <w:rFonts w:ascii="Times New Roman" w:hAnsi="Times New Roman" w:cs="Times New Roman"/>
          <w:noProof/>
          <w:sz w:val="24"/>
          <w:szCs w:val="24"/>
        </w:rPr>
        <w:t>(Walker et al., 2014)</w:t>
      </w:r>
      <w:r w:rsidRPr="00493874">
        <w:rPr>
          <w:rFonts w:ascii="Times New Roman" w:hAnsi="Times New Roman" w:cs="Times New Roman"/>
          <w:sz w:val="24"/>
          <w:szCs w:val="24"/>
        </w:rPr>
        <w:t xml:space="preserve">, and annotation was completed using BAKTA v1.5.1 </w:t>
      </w:r>
      <w:r w:rsidR="00BB6650" w:rsidRPr="00493874">
        <w:rPr>
          <w:rFonts w:ascii="Times New Roman" w:hAnsi="Times New Roman" w:cs="Times New Roman"/>
          <w:noProof/>
          <w:sz w:val="24"/>
          <w:szCs w:val="24"/>
        </w:rPr>
        <w:t>(Schwengers et al., 2021)</w:t>
      </w:r>
      <w:r w:rsidRPr="00493874">
        <w:rPr>
          <w:rFonts w:ascii="Times New Roman" w:hAnsi="Times New Roman" w:cs="Times New Roman"/>
          <w:sz w:val="24"/>
          <w:szCs w:val="24"/>
        </w:rPr>
        <w:t>.</w:t>
      </w:r>
    </w:p>
    <w:p w14:paraId="1ABE0163"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0647F67B" w14:textId="233F6EEA"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Bioinformatic analyses, in silico </w:t>
      </w:r>
      <w:proofErr w:type="spellStart"/>
      <w:r w:rsidRPr="00493874">
        <w:rPr>
          <w:rFonts w:ascii="Times New Roman" w:hAnsi="Times New Roman" w:cs="Times New Roman"/>
          <w:i/>
          <w:iCs/>
          <w:sz w:val="24"/>
          <w:szCs w:val="24"/>
        </w:rPr>
        <w:t>multilocus</w:t>
      </w:r>
      <w:proofErr w:type="spellEnd"/>
      <w:r w:rsidRPr="00493874">
        <w:rPr>
          <w:rFonts w:ascii="Times New Roman" w:hAnsi="Times New Roman" w:cs="Times New Roman"/>
          <w:i/>
          <w:iCs/>
          <w:sz w:val="24"/>
          <w:szCs w:val="24"/>
        </w:rPr>
        <w:t xml:space="preserve"> sequence typing, and detection of ARG and VF</w:t>
      </w:r>
    </w:p>
    <w:p w14:paraId="11C7730D" w14:textId="4DE99776" w:rsidR="00CE59B4" w:rsidRPr="00493874" w:rsidRDefault="00D77AA8" w:rsidP="008071EE">
      <w:pPr>
        <w:spacing w:line="480" w:lineRule="auto"/>
        <w:ind w:firstLine="360"/>
        <w:contextualSpacing/>
        <w:jc w:val="both"/>
        <w:rPr>
          <w:rFonts w:ascii="Times New Roman" w:hAnsi="Times New Roman" w:cs="Times New Roman"/>
          <w:sz w:val="24"/>
          <w:szCs w:val="24"/>
        </w:rPr>
      </w:pPr>
      <w:proofErr w:type="spellStart"/>
      <w:r>
        <w:rPr>
          <w:rFonts w:ascii="Times New Roman" w:hAnsi="Times New Roman" w:cs="Times New Roman"/>
          <w:sz w:val="24"/>
          <w:szCs w:val="24"/>
        </w:rPr>
        <w:t>M</w:t>
      </w:r>
      <w:r w:rsidR="00CE59B4" w:rsidRPr="00493874">
        <w:rPr>
          <w:rFonts w:ascii="Times New Roman" w:hAnsi="Times New Roman" w:cs="Times New Roman"/>
          <w:sz w:val="24"/>
          <w:szCs w:val="24"/>
        </w:rPr>
        <w:t>ultilocus</w:t>
      </w:r>
      <w:proofErr w:type="spellEnd"/>
      <w:r w:rsidR="00CE59B4" w:rsidRPr="00493874">
        <w:rPr>
          <w:rFonts w:ascii="Times New Roman" w:hAnsi="Times New Roman" w:cs="Times New Roman"/>
          <w:sz w:val="24"/>
          <w:szCs w:val="24"/>
        </w:rPr>
        <w:t xml:space="preserve"> sequence types</w:t>
      </w:r>
      <w:r>
        <w:rPr>
          <w:rFonts w:ascii="Times New Roman" w:hAnsi="Times New Roman" w:cs="Times New Roman"/>
          <w:sz w:val="24"/>
          <w:szCs w:val="24"/>
        </w:rPr>
        <w:t xml:space="preserve"> (MLST)</w:t>
      </w:r>
      <w:r w:rsidR="00CE59B4" w:rsidRPr="00493874">
        <w:rPr>
          <w:rFonts w:ascii="Times New Roman" w:hAnsi="Times New Roman" w:cs="Times New Roman"/>
          <w:sz w:val="24"/>
          <w:szCs w:val="24"/>
        </w:rPr>
        <w:t xml:space="preserve"> were predicted </w:t>
      </w:r>
      <w:r w:rsidR="00CE59B4" w:rsidRPr="00493874">
        <w:rPr>
          <w:rFonts w:ascii="Times New Roman" w:hAnsi="Times New Roman" w:cs="Times New Roman"/>
          <w:i/>
          <w:iCs/>
          <w:sz w:val="24"/>
          <w:szCs w:val="24"/>
        </w:rPr>
        <w:t xml:space="preserve">in silico </w:t>
      </w:r>
      <w:r w:rsidR="00CE59B4" w:rsidRPr="00493874">
        <w:rPr>
          <w:rFonts w:ascii="Times New Roman" w:hAnsi="Times New Roman" w:cs="Times New Roman"/>
          <w:sz w:val="24"/>
          <w:szCs w:val="24"/>
        </w:rPr>
        <w:t xml:space="preserve">from the annotated genomes for the 7-locus scheme described for </w:t>
      </w:r>
      <w:r w:rsidR="00CE59B4" w:rsidRPr="00493874">
        <w:rPr>
          <w:rFonts w:ascii="Times New Roman" w:hAnsi="Times New Roman" w:cs="Times New Roman"/>
          <w:i/>
          <w:iCs/>
          <w:sz w:val="24"/>
          <w:szCs w:val="24"/>
        </w:rPr>
        <w:t>S. chromogenes</w:t>
      </w:r>
      <w:r w:rsidR="00CE59B4"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(Huebner et al., 2021)</w:t>
      </w:r>
      <w:r w:rsidR="00CE59B4" w:rsidRPr="00493874">
        <w:rPr>
          <w:rFonts w:ascii="Times New Roman" w:hAnsi="Times New Roman" w:cs="Times New Roman"/>
          <w:sz w:val="24"/>
          <w:szCs w:val="24"/>
        </w:rPr>
        <w:t xml:space="preserve"> using the MLST 2.0 tool (Center for Genomic Epidemiology, Technical University of Denmark, Kongens Lyngby, Denmark; software v2.0.9, database v2023-06-19; MLST allele sequence and profile data obtained from PubMLST.org). Any novel alleles identified by were confirmed using PCR and Sanger </w:t>
      </w:r>
      <w:r w:rsidR="00CE59B4" w:rsidRPr="00493874">
        <w:rPr>
          <w:rFonts w:ascii="Times New Roman" w:hAnsi="Times New Roman" w:cs="Times New Roman"/>
          <w:sz w:val="24"/>
          <w:szCs w:val="24"/>
        </w:rPr>
        <w:lastRenderedPageBreak/>
        <w:t xml:space="preserve">sequencing. The 7-locus concatenated nucleotide sequence data were then combined with all 386 available concatenated MLST sequences for </w:t>
      </w:r>
      <w:r w:rsidR="00CE59B4" w:rsidRPr="00493874">
        <w:rPr>
          <w:rFonts w:ascii="Times New Roman" w:hAnsi="Times New Roman" w:cs="Times New Roman"/>
          <w:i/>
          <w:iCs/>
          <w:sz w:val="24"/>
          <w:szCs w:val="24"/>
        </w:rPr>
        <w:t>S. chromogenes</w:t>
      </w:r>
      <w:r w:rsidR="00CE59B4" w:rsidRPr="00493874">
        <w:rPr>
          <w:rFonts w:ascii="Times New Roman" w:hAnsi="Times New Roman" w:cs="Times New Roman"/>
          <w:sz w:val="24"/>
          <w:szCs w:val="24"/>
        </w:rPr>
        <w:t xml:space="preserve"> in </w:t>
      </w:r>
      <w:proofErr w:type="spellStart"/>
      <w:r w:rsidR="00CE59B4" w:rsidRPr="00493874">
        <w:rPr>
          <w:rFonts w:ascii="Times New Roman" w:hAnsi="Times New Roman" w:cs="Times New Roman"/>
          <w:sz w:val="24"/>
          <w:szCs w:val="24"/>
        </w:rPr>
        <w:t>PubMLST</w:t>
      </w:r>
      <w:proofErr w:type="spellEnd"/>
      <w:r w:rsidR="00CE59B4" w:rsidRPr="00493874">
        <w:rPr>
          <w:rFonts w:ascii="Times New Roman" w:hAnsi="Times New Roman" w:cs="Times New Roman"/>
          <w:sz w:val="24"/>
          <w:szCs w:val="24"/>
        </w:rPr>
        <w:t xml:space="preserve">. The resulting FASTA file was used for the construction of </w:t>
      </w:r>
      <w:r w:rsidR="002D60D6">
        <w:rPr>
          <w:rFonts w:ascii="Times New Roman" w:hAnsi="Times New Roman" w:cs="Times New Roman"/>
          <w:sz w:val="24"/>
          <w:szCs w:val="24"/>
        </w:rPr>
        <w:t xml:space="preserve">a </w:t>
      </w:r>
      <w:r w:rsidR="00CE59B4" w:rsidRPr="00493874">
        <w:rPr>
          <w:rFonts w:ascii="Times New Roman" w:hAnsi="Times New Roman" w:cs="Times New Roman"/>
          <w:sz w:val="24"/>
          <w:szCs w:val="24"/>
        </w:rPr>
        <w:t xml:space="preserve">phylogenetic tree by maximum-likelihood algorithm with the optimal model and 100 bootstrap replications in MEGA-X </w:t>
      </w:r>
      <w:r w:rsidR="00BB6650" w:rsidRPr="00493874">
        <w:rPr>
          <w:rFonts w:ascii="Times New Roman" w:hAnsi="Times New Roman" w:cs="Times New Roman"/>
          <w:noProof/>
          <w:sz w:val="24"/>
          <w:szCs w:val="24"/>
        </w:rPr>
        <w:t>(Kumar et al., 2018)</w:t>
      </w:r>
      <w:r w:rsidR="00CE59B4" w:rsidRPr="00493874">
        <w:rPr>
          <w:rFonts w:ascii="Times New Roman" w:hAnsi="Times New Roman" w:cs="Times New Roman"/>
          <w:sz w:val="24"/>
          <w:szCs w:val="24"/>
        </w:rPr>
        <w:t>. Isolates which grouped together with a bootstrap value of</w:t>
      </w:r>
      <w:r w:rsidR="00E66050">
        <w:rPr>
          <w:rFonts w:ascii="Times New Roman" w:hAnsi="Times New Roman" w:cs="Times New Roman"/>
          <w:sz w:val="24"/>
          <w:szCs w:val="24"/>
        </w:rPr>
        <w:t xml:space="preserve"> </w:t>
      </w:r>
      <w:r w:rsidR="00CE59B4" w:rsidRPr="00493874">
        <w:rPr>
          <w:rFonts w:ascii="Times New Roman" w:hAnsi="Times New Roman" w:cs="Times New Roman"/>
          <w:sz w:val="24"/>
          <w:szCs w:val="24"/>
        </w:rPr>
        <w:t>≥ 65% were classified as clusters.</w:t>
      </w:r>
    </w:p>
    <w:p w14:paraId="2B956D33" w14:textId="4AD52936"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ARG were identified from assembled genomes using </w:t>
      </w:r>
      <w:proofErr w:type="spellStart"/>
      <w:r w:rsidRPr="00493874">
        <w:rPr>
          <w:rFonts w:ascii="Times New Roman" w:hAnsi="Times New Roman" w:cs="Times New Roman"/>
          <w:sz w:val="24"/>
          <w:szCs w:val="24"/>
        </w:rPr>
        <w:t>ABRicate</w:t>
      </w:r>
      <w:proofErr w:type="spellEnd"/>
      <w:r w:rsidRPr="00493874">
        <w:rPr>
          <w:rFonts w:ascii="Times New Roman" w:hAnsi="Times New Roman" w:cs="Times New Roman"/>
          <w:sz w:val="24"/>
          <w:szCs w:val="24"/>
        </w:rPr>
        <w:t xml:space="preserve"> v1.01, which draws from 5 different databases [</w:t>
      </w:r>
      <w:proofErr w:type="spellStart"/>
      <w:r w:rsidRPr="00493874">
        <w:rPr>
          <w:rFonts w:ascii="Times New Roman" w:hAnsi="Times New Roman" w:cs="Times New Roman"/>
          <w:sz w:val="24"/>
          <w:szCs w:val="24"/>
        </w:rPr>
        <w:t>ResFinder</w:t>
      </w:r>
      <w:proofErr w:type="spellEnd"/>
      <w:r w:rsidRPr="00493874">
        <w:rPr>
          <w:rFonts w:ascii="Times New Roman" w:hAnsi="Times New Roman" w:cs="Times New Roman"/>
          <w:sz w:val="24"/>
          <w:szCs w:val="24"/>
        </w:rPr>
        <w:t xml:space="preserve"> from Center for Genomic Epidemiology </w:t>
      </w:r>
      <w:r w:rsidR="00BB6650" w:rsidRPr="00493874">
        <w:rPr>
          <w:rFonts w:ascii="Times New Roman" w:hAnsi="Times New Roman" w:cs="Times New Roman"/>
          <w:noProof/>
          <w:sz w:val="24"/>
          <w:szCs w:val="24"/>
        </w:rPr>
        <w:t>(Camacho et al., 2009; Bortolaia et al., 2020)</w:t>
      </w:r>
      <w:r w:rsidRPr="00493874">
        <w:rPr>
          <w:rFonts w:ascii="Times New Roman" w:hAnsi="Times New Roman" w:cs="Times New Roman"/>
          <w:sz w:val="24"/>
          <w:szCs w:val="24"/>
        </w:rPr>
        <w:t xml:space="preserve">, Comprehensive Antibiotic Resistance Database (CARD) </w:t>
      </w:r>
      <w:r w:rsidR="00BB6650" w:rsidRPr="00493874">
        <w:rPr>
          <w:rFonts w:ascii="Times New Roman" w:hAnsi="Times New Roman" w:cs="Times New Roman"/>
          <w:noProof/>
          <w:sz w:val="24"/>
          <w:szCs w:val="24"/>
        </w:rPr>
        <w:t>(Alcock et al., 2020)</w:t>
      </w:r>
      <w:r w:rsidRPr="00493874">
        <w:rPr>
          <w:rFonts w:ascii="Times New Roman" w:hAnsi="Times New Roman" w:cs="Times New Roman"/>
          <w:sz w:val="24"/>
          <w:szCs w:val="24"/>
        </w:rPr>
        <w:t xml:space="preserve">, </w:t>
      </w:r>
      <w:proofErr w:type="spellStart"/>
      <w:r w:rsidRPr="00493874">
        <w:rPr>
          <w:rFonts w:ascii="Times New Roman" w:hAnsi="Times New Roman" w:cs="Times New Roman"/>
          <w:sz w:val="24"/>
          <w:szCs w:val="24"/>
        </w:rPr>
        <w:t>MegaRES</w:t>
      </w:r>
      <w:proofErr w:type="spellEnd"/>
      <w:r w:rsidRPr="00493874">
        <w:rPr>
          <w:rFonts w:ascii="Times New Roman" w:hAnsi="Times New Roman" w:cs="Times New Roman"/>
          <w:sz w:val="24"/>
          <w:szCs w:val="24"/>
        </w:rPr>
        <w:t xml:space="preserve"> v3.0 </w:t>
      </w:r>
      <w:r w:rsidR="00BB6650" w:rsidRPr="00493874">
        <w:rPr>
          <w:rFonts w:ascii="Times New Roman" w:hAnsi="Times New Roman" w:cs="Times New Roman"/>
          <w:noProof/>
          <w:sz w:val="24"/>
          <w:szCs w:val="24"/>
        </w:rPr>
        <w:t>(Bonin et al., 2023)</w:t>
      </w:r>
      <w:r w:rsidRPr="00493874">
        <w:rPr>
          <w:rFonts w:ascii="Times New Roman" w:hAnsi="Times New Roman" w:cs="Times New Roman"/>
          <w:sz w:val="24"/>
          <w:szCs w:val="24"/>
        </w:rPr>
        <w:t>, ARG-ANNOT (Antibiotic Resistance Gene-</w:t>
      </w:r>
      <w:proofErr w:type="spellStart"/>
      <w:r w:rsidRPr="00493874">
        <w:rPr>
          <w:rFonts w:ascii="Times New Roman" w:hAnsi="Times New Roman" w:cs="Times New Roman"/>
          <w:sz w:val="24"/>
          <w:szCs w:val="24"/>
        </w:rPr>
        <w:t>ANNOTation</w:t>
      </w:r>
      <w:proofErr w:type="spellEnd"/>
      <w:r w:rsidRPr="00493874">
        <w:rPr>
          <w:rFonts w:ascii="Times New Roman" w:hAnsi="Times New Roman" w:cs="Times New Roman"/>
          <w:sz w:val="24"/>
          <w:szCs w:val="24"/>
        </w:rPr>
        <w:t xml:space="preserve">), and </w:t>
      </w:r>
      <w:proofErr w:type="spellStart"/>
      <w:r w:rsidRPr="00493874">
        <w:rPr>
          <w:rFonts w:ascii="Times New Roman" w:hAnsi="Times New Roman" w:cs="Times New Roman"/>
          <w:sz w:val="24"/>
          <w:szCs w:val="24"/>
        </w:rPr>
        <w:t>AMRFinderPlus</w:t>
      </w:r>
      <w:proofErr w:type="spellEnd"/>
      <w:r w:rsidRPr="00493874">
        <w:rPr>
          <w:rFonts w:ascii="Times New Roman" w:hAnsi="Times New Roman" w:cs="Times New Roman"/>
          <w:sz w:val="24"/>
          <w:szCs w:val="24"/>
        </w:rPr>
        <w:t xml:space="preserve"> from NCBI </w:t>
      </w:r>
      <w:r w:rsidR="00BB6650" w:rsidRPr="00493874">
        <w:rPr>
          <w:rFonts w:ascii="Times New Roman" w:hAnsi="Times New Roman" w:cs="Times New Roman"/>
          <w:noProof/>
          <w:sz w:val="24"/>
          <w:szCs w:val="24"/>
        </w:rPr>
        <w:t>(Feldgarden et al., 2021)</w:t>
      </w:r>
      <w:r w:rsidRPr="00493874">
        <w:rPr>
          <w:rFonts w:ascii="Times New Roman" w:hAnsi="Times New Roman" w:cs="Times New Roman"/>
          <w:sz w:val="24"/>
          <w:szCs w:val="24"/>
        </w:rPr>
        <w:t xml:space="preserve">] using the default settings (https://github.com/tseemann/abricate). </w:t>
      </w:r>
      <w:r w:rsidR="00A750EE">
        <w:rPr>
          <w:rFonts w:ascii="Times New Roman" w:hAnsi="Times New Roman" w:cs="Times New Roman"/>
          <w:sz w:val="24"/>
          <w:szCs w:val="24"/>
        </w:rPr>
        <w:t>VF</w:t>
      </w:r>
      <w:r w:rsidRPr="00493874">
        <w:rPr>
          <w:rFonts w:ascii="Times New Roman" w:hAnsi="Times New Roman" w:cs="Times New Roman"/>
          <w:sz w:val="24"/>
          <w:szCs w:val="24"/>
        </w:rPr>
        <w:t xml:space="preserve"> were identified from assembled genomes using the VFDB tool </w:t>
      </w:r>
      <w:r w:rsidR="00BB6650" w:rsidRPr="00493874">
        <w:rPr>
          <w:rFonts w:ascii="Times New Roman" w:hAnsi="Times New Roman" w:cs="Times New Roman"/>
          <w:noProof/>
          <w:sz w:val="24"/>
          <w:szCs w:val="24"/>
        </w:rPr>
        <w:t>(Chen et al., 2016)</w:t>
      </w:r>
      <w:r w:rsidRPr="00493874">
        <w:rPr>
          <w:rFonts w:ascii="Times New Roman" w:hAnsi="Times New Roman" w:cs="Times New Roman"/>
          <w:sz w:val="24"/>
          <w:szCs w:val="24"/>
        </w:rPr>
        <w:t xml:space="preserve"> and a “</w:t>
      </w:r>
      <w:proofErr w:type="spellStart"/>
      <w:r w:rsidRPr="00493874">
        <w:rPr>
          <w:rFonts w:ascii="Times New Roman" w:hAnsi="Times New Roman" w:cs="Times New Roman"/>
          <w:sz w:val="24"/>
          <w:szCs w:val="24"/>
        </w:rPr>
        <w:t>blastp</w:t>
      </w:r>
      <w:proofErr w:type="spellEnd"/>
      <w:r w:rsidRPr="00493874">
        <w:rPr>
          <w:rFonts w:ascii="Times New Roman" w:hAnsi="Times New Roman" w:cs="Times New Roman"/>
          <w:sz w:val="24"/>
          <w:szCs w:val="24"/>
        </w:rPr>
        <w:t>” search against a published comprehensive dataset of staphylococc</w:t>
      </w:r>
      <w:r w:rsidR="004363AA">
        <w:rPr>
          <w:rFonts w:ascii="Times New Roman" w:hAnsi="Times New Roman" w:cs="Times New Roman"/>
          <w:sz w:val="24"/>
          <w:szCs w:val="24"/>
        </w:rPr>
        <w:t>al</w:t>
      </w:r>
      <w:r w:rsidRPr="00493874">
        <w:rPr>
          <w:rFonts w:ascii="Times New Roman" w:hAnsi="Times New Roman" w:cs="Times New Roman"/>
          <w:sz w:val="24"/>
          <w:szCs w:val="24"/>
        </w:rPr>
        <w:t xml:space="preserve"> </w:t>
      </w:r>
      <w:r w:rsidR="004363AA">
        <w:rPr>
          <w:rFonts w:ascii="Times New Roman" w:hAnsi="Times New Roman" w:cs="Times New Roman"/>
          <w:sz w:val="24"/>
          <w:szCs w:val="24"/>
        </w:rPr>
        <w:t>VF</w:t>
      </w:r>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(Naushad et al., 2019)</w:t>
      </w:r>
      <w:r w:rsidRPr="00493874">
        <w:rPr>
          <w:rFonts w:ascii="Times New Roman" w:hAnsi="Times New Roman" w:cs="Times New Roman"/>
          <w:sz w:val="24"/>
          <w:szCs w:val="24"/>
        </w:rPr>
        <w:t>. After the blast search, the best hit of virulence genes for each genome was chosen based on</w:t>
      </w:r>
      <w:r w:rsidRPr="00493874">
        <w:rPr>
          <w:rFonts w:ascii="Times New Roman" w:hAnsi="Times New Roman" w:cs="Times New Roman"/>
          <w:i/>
          <w:iCs/>
          <w:sz w:val="24"/>
          <w:szCs w:val="24"/>
        </w:rPr>
        <w:t xml:space="preserve"> H</w:t>
      </w:r>
      <w:r w:rsidRPr="00493874">
        <w:rPr>
          <w:rFonts w:ascii="Times New Roman" w:hAnsi="Times New Roman" w:cs="Times New Roman"/>
          <w:sz w:val="24"/>
          <w:szCs w:val="24"/>
        </w:rPr>
        <w:t xml:space="preserve"> values, as described by Naushad et al. (2019). Briefly, an </w:t>
      </w:r>
      <w:r w:rsidRPr="00493874">
        <w:rPr>
          <w:rFonts w:ascii="Times New Roman" w:hAnsi="Times New Roman" w:cs="Times New Roman"/>
          <w:i/>
          <w:iCs/>
          <w:sz w:val="24"/>
          <w:szCs w:val="24"/>
        </w:rPr>
        <w:t>H</w:t>
      </w:r>
      <w:r w:rsidRPr="00493874">
        <w:rPr>
          <w:rFonts w:ascii="Times New Roman" w:hAnsi="Times New Roman" w:cs="Times New Roman"/>
          <w:sz w:val="24"/>
          <w:szCs w:val="24"/>
        </w:rPr>
        <w:t xml:space="preserve"> value was calculated to determine homology between query protein sequences and blast hits </w:t>
      </w:r>
      <w:r w:rsidR="00BB6650" w:rsidRPr="00493874">
        <w:rPr>
          <w:rFonts w:ascii="Times New Roman" w:hAnsi="Times New Roman" w:cs="Times New Roman"/>
          <w:noProof/>
          <w:sz w:val="24"/>
          <w:szCs w:val="24"/>
        </w:rPr>
        <w:t>(Fukiya et al., 2004)</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H</w:t>
      </w:r>
      <w:r w:rsidRPr="00493874">
        <w:rPr>
          <w:rFonts w:ascii="Times New Roman" w:hAnsi="Times New Roman" w:cs="Times New Roman"/>
          <w:sz w:val="24"/>
          <w:szCs w:val="24"/>
        </w:rPr>
        <w:t> values (in units of amino acids) between protein sequences were calculated using the following formula: </w:t>
      </w:r>
      <w:r w:rsidRPr="00493874">
        <w:rPr>
          <w:rFonts w:ascii="Times New Roman" w:hAnsi="Times New Roman" w:cs="Times New Roman"/>
          <w:i/>
          <w:iCs/>
          <w:sz w:val="24"/>
          <w:szCs w:val="24"/>
        </w:rPr>
        <w:t>H</w:t>
      </w:r>
      <w:r w:rsidRPr="00493874">
        <w:rPr>
          <w:rFonts w:ascii="Times New Roman" w:hAnsi="Times New Roman" w:cs="Times New Roman"/>
          <w:sz w:val="24"/>
          <w:szCs w:val="24"/>
        </w:rPr>
        <w:t> = </w:t>
      </w:r>
      <w:proofErr w:type="spellStart"/>
      <w:r w:rsidRPr="00493874">
        <w:rPr>
          <w:rFonts w:ascii="Times New Roman" w:hAnsi="Times New Roman" w:cs="Times New Roman"/>
          <w:i/>
          <w:iCs/>
          <w:sz w:val="24"/>
          <w:szCs w:val="24"/>
        </w:rPr>
        <w:t>VFid</w:t>
      </w:r>
      <w:proofErr w:type="spellEnd"/>
      <w:r w:rsidRPr="00493874">
        <w:rPr>
          <w:rFonts w:ascii="Times New Roman" w:hAnsi="Times New Roman" w:cs="Times New Roman"/>
          <w:i/>
          <w:iCs/>
          <w:sz w:val="24"/>
          <w:szCs w:val="24"/>
        </w:rPr>
        <w:t> × </w:t>
      </w:r>
      <w:proofErr w:type="spellStart"/>
      <w:r w:rsidRPr="00493874">
        <w:rPr>
          <w:rFonts w:ascii="Times New Roman" w:hAnsi="Times New Roman" w:cs="Times New Roman"/>
          <w:i/>
          <w:iCs/>
          <w:sz w:val="24"/>
          <w:szCs w:val="24"/>
        </w:rPr>
        <w:t>Lm</w:t>
      </w:r>
      <w:proofErr w:type="spellEnd"/>
      <w:r w:rsidRPr="00493874">
        <w:rPr>
          <w:rFonts w:ascii="Times New Roman" w:hAnsi="Times New Roman" w:cs="Times New Roman"/>
          <w:i/>
          <w:iCs/>
          <w:sz w:val="24"/>
          <w:szCs w:val="24"/>
        </w:rPr>
        <w:t>/</w:t>
      </w:r>
      <w:proofErr w:type="spellStart"/>
      <w:r w:rsidRPr="00493874">
        <w:rPr>
          <w:rFonts w:ascii="Times New Roman" w:hAnsi="Times New Roman" w:cs="Times New Roman"/>
          <w:i/>
          <w:iCs/>
          <w:sz w:val="24"/>
          <w:szCs w:val="24"/>
        </w:rPr>
        <w:t>Lq</w:t>
      </w:r>
      <w:proofErr w:type="spellEnd"/>
      <w:r w:rsidRPr="00493874">
        <w:rPr>
          <w:rFonts w:ascii="Times New Roman" w:hAnsi="Times New Roman" w:cs="Times New Roman"/>
          <w:sz w:val="24"/>
          <w:szCs w:val="24"/>
        </w:rPr>
        <w:t xml:space="preserve">, where </w:t>
      </w:r>
      <w:proofErr w:type="spellStart"/>
      <w:r w:rsidRPr="00493874">
        <w:rPr>
          <w:rFonts w:ascii="Times New Roman" w:hAnsi="Times New Roman" w:cs="Times New Roman"/>
          <w:i/>
          <w:iCs/>
          <w:sz w:val="24"/>
          <w:szCs w:val="24"/>
        </w:rPr>
        <w:t>VFid</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represents the percent similarity between the VF query sequence and the identified protein sequence (expressed as proportion between 0 and 1), </w:t>
      </w:r>
      <w:proofErr w:type="spellStart"/>
      <w:r w:rsidRPr="00493874">
        <w:rPr>
          <w:rFonts w:ascii="Times New Roman" w:hAnsi="Times New Roman" w:cs="Times New Roman"/>
          <w:i/>
          <w:iCs/>
          <w:sz w:val="24"/>
          <w:szCs w:val="24"/>
        </w:rPr>
        <w:t>Lm</w:t>
      </w:r>
      <w:proofErr w:type="spellEnd"/>
      <w:r w:rsidRPr="00493874">
        <w:rPr>
          <w:rFonts w:ascii="Times New Roman" w:hAnsi="Times New Roman" w:cs="Times New Roman"/>
          <w:sz w:val="24"/>
          <w:szCs w:val="24"/>
        </w:rPr>
        <w:t> represents the alignment length, and </w:t>
      </w:r>
      <w:proofErr w:type="spellStart"/>
      <w:r w:rsidRPr="00493874">
        <w:rPr>
          <w:rFonts w:ascii="Times New Roman" w:hAnsi="Times New Roman" w:cs="Times New Roman"/>
          <w:i/>
          <w:iCs/>
          <w:sz w:val="24"/>
          <w:szCs w:val="24"/>
        </w:rPr>
        <w:t>Lq</w:t>
      </w:r>
      <w:proofErr w:type="spellEnd"/>
      <w:r w:rsidRPr="00493874">
        <w:rPr>
          <w:rFonts w:ascii="Times New Roman" w:hAnsi="Times New Roman" w:cs="Times New Roman"/>
          <w:sz w:val="24"/>
          <w:szCs w:val="24"/>
        </w:rPr>
        <w:t xml:space="preserve"> denotes the length of the query sequence </w:t>
      </w:r>
      <w:r w:rsidR="00BB6650" w:rsidRPr="00493874">
        <w:rPr>
          <w:rFonts w:ascii="Times New Roman" w:hAnsi="Times New Roman" w:cs="Times New Roman"/>
          <w:noProof/>
          <w:sz w:val="24"/>
          <w:szCs w:val="24"/>
        </w:rPr>
        <w:t>(Fukiya et al., 2004)</w:t>
      </w:r>
      <w:r w:rsidRPr="00493874">
        <w:rPr>
          <w:rFonts w:ascii="Times New Roman" w:hAnsi="Times New Roman" w:cs="Times New Roman"/>
          <w:sz w:val="24"/>
          <w:szCs w:val="24"/>
        </w:rPr>
        <w:t xml:space="preserve">. A cutoff was established for sequence similarity of 30% and a query length coverage of 50%, with any hits having values below these cutoffs discarded from the data set. Hits from each query sequence were then arranged according to their </w:t>
      </w:r>
      <w:r w:rsidRPr="00493874">
        <w:rPr>
          <w:rFonts w:ascii="Times New Roman" w:hAnsi="Times New Roman" w:cs="Times New Roman"/>
          <w:i/>
          <w:iCs/>
          <w:sz w:val="24"/>
          <w:szCs w:val="24"/>
        </w:rPr>
        <w:t xml:space="preserve">H </w:t>
      </w:r>
      <w:r w:rsidRPr="00493874">
        <w:rPr>
          <w:rFonts w:ascii="Times New Roman" w:hAnsi="Times New Roman" w:cs="Times New Roman"/>
          <w:sz w:val="24"/>
          <w:szCs w:val="24"/>
        </w:rPr>
        <w:t xml:space="preserve">value, and the hit with the largest </w:t>
      </w:r>
      <w:r w:rsidR="000D5316">
        <w:rPr>
          <w:rFonts w:ascii="Times New Roman" w:hAnsi="Times New Roman" w:cs="Times New Roman"/>
          <w:i/>
          <w:iCs/>
          <w:sz w:val="24"/>
          <w:szCs w:val="24"/>
        </w:rPr>
        <w:t xml:space="preserve">H </w:t>
      </w:r>
      <w:r w:rsidRPr="00493874">
        <w:rPr>
          <w:rFonts w:ascii="Times New Roman" w:hAnsi="Times New Roman" w:cs="Times New Roman"/>
          <w:sz w:val="24"/>
          <w:szCs w:val="24"/>
        </w:rPr>
        <w:t xml:space="preserve">value (highest sequence similarity and query length coverage) was selected </w:t>
      </w:r>
      <w:proofErr w:type="gramStart"/>
      <w:r w:rsidRPr="00493874">
        <w:rPr>
          <w:rFonts w:ascii="Times New Roman" w:hAnsi="Times New Roman" w:cs="Times New Roman"/>
          <w:sz w:val="24"/>
          <w:szCs w:val="24"/>
        </w:rPr>
        <w:lastRenderedPageBreak/>
        <w:t>in order to</w:t>
      </w:r>
      <w:proofErr w:type="gramEnd"/>
      <w:r w:rsidRPr="00493874">
        <w:rPr>
          <w:rFonts w:ascii="Times New Roman" w:hAnsi="Times New Roman" w:cs="Times New Roman"/>
          <w:sz w:val="24"/>
          <w:szCs w:val="24"/>
        </w:rPr>
        <w:t xml:space="preserve"> prevent </w:t>
      </w:r>
      <w:r w:rsidR="00740ABA">
        <w:rPr>
          <w:rFonts w:ascii="Times New Roman" w:hAnsi="Times New Roman" w:cs="Times New Roman"/>
          <w:sz w:val="24"/>
          <w:szCs w:val="24"/>
        </w:rPr>
        <w:t>1</w:t>
      </w:r>
      <w:r w:rsidRPr="00493874">
        <w:rPr>
          <w:rFonts w:ascii="Times New Roman" w:hAnsi="Times New Roman" w:cs="Times New Roman"/>
          <w:sz w:val="24"/>
          <w:szCs w:val="24"/>
        </w:rPr>
        <w:t xml:space="preserve">VF query returning hits to </w:t>
      </w:r>
      <w:r w:rsidR="00740ABA">
        <w:rPr>
          <w:rFonts w:ascii="Times New Roman" w:hAnsi="Times New Roman" w:cs="Times New Roman"/>
          <w:sz w:val="24"/>
          <w:szCs w:val="24"/>
        </w:rPr>
        <w:t>2</w:t>
      </w:r>
      <w:r w:rsidRPr="00493874">
        <w:rPr>
          <w:rFonts w:ascii="Times New Roman" w:hAnsi="Times New Roman" w:cs="Times New Roman"/>
          <w:sz w:val="24"/>
          <w:szCs w:val="24"/>
        </w:rPr>
        <w:t xml:space="preserve"> different genes within a given genome. The list of remaining </w:t>
      </w:r>
      <w:proofErr w:type="gramStart"/>
      <w:r w:rsidRPr="00493874">
        <w:rPr>
          <w:rFonts w:ascii="Times New Roman" w:hAnsi="Times New Roman" w:cs="Times New Roman"/>
          <w:sz w:val="24"/>
          <w:szCs w:val="24"/>
        </w:rPr>
        <w:t>VF</w:t>
      </w:r>
      <w:proofErr w:type="gramEnd"/>
      <w:r w:rsidRPr="00493874">
        <w:rPr>
          <w:rFonts w:ascii="Times New Roman" w:hAnsi="Times New Roman" w:cs="Times New Roman"/>
          <w:sz w:val="24"/>
          <w:szCs w:val="24"/>
        </w:rPr>
        <w:t xml:space="preserve"> were classified into </w:t>
      </w:r>
      <w:r w:rsidR="00740ABA">
        <w:rPr>
          <w:rFonts w:ascii="Times New Roman" w:hAnsi="Times New Roman" w:cs="Times New Roman"/>
          <w:sz w:val="24"/>
          <w:szCs w:val="24"/>
        </w:rPr>
        <w:t>5</w:t>
      </w:r>
      <w:r w:rsidRPr="00493874">
        <w:rPr>
          <w:rFonts w:ascii="Times New Roman" w:hAnsi="Times New Roman" w:cs="Times New Roman"/>
          <w:sz w:val="24"/>
          <w:szCs w:val="24"/>
        </w:rPr>
        <w:t xml:space="preserve"> functional categories, as outlined in Naushad et al. (2019): 1) adherence, 2) exoenzymes, 3) host immune evasion, 4) iron uptake and metabolism, and 5) toxins (including hemolysins, </w:t>
      </w:r>
      <w:proofErr w:type="spellStart"/>
      <w:r w:rsidRPr="00493874">
        <w:rPr>
          <w:rFonts w:ascii="Times New Roman" w:hAnsi="Times New Roman" w:cs="Times New Roman"/>
          <w:sz w:val="24"/>
          <w:szCs w:val="24"/>
        </w:rPr>
        <w:t>leukocidins</w:t>
      </w:r>
      <w:proofErr w:type="spellEnd"/>
      <w:r w:rsidRPr="00493874">
        <w:rPr>
          <w:rFonts w:ascii="Times New Roman" w:hAnsi="Times New Roman" w:cs="Times New Roman"/>
          <w:sz w:val="24"/>
          <w:szCs w:val="24"/>
        </w:rPr>
        <w:t xml:space="preserve">, leukotoxins, toxic shock syndrome toxin, exfoliative toxins, type VII secretion system genes, phenol-soluble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enterotoxins, and exotoxins).</w:t>
      </w:r>
    </w:p>
    <w:p w14:paraId="1E8B0F34"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57D2F0EA"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Statistical analysis</w:t>
      </w:r>
    </w:p>
    <w:p w14:paraId="52713598" w14:textId="48D23C2E"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 spreadsheet (Microsoft Excel, Redmond, WA) with </w:t>
      </w:r>
      <w:proofErr w:type="gramStart"/>
      <w:r w:rsidRPr="00493874">
        <w:rPr>
          <w:rFonts w:ascii="Times New Roman" w:hAnsi="Times New Roman" w:cs="Times New Roman"/>
          <w:sz w:val="24"/>
          <w:szCs w:val="24"/>
        </w:rPr>
        <w:t>isolate</w:t>
      </w:r>
      <w:proofErr w:type="gramEnd"/>
      <w:r w:rsidRPr="00493874">
        <w:rPr>
          <w:rFonts w:ascii="Times New Roman" w:hAnsi="Times New Roman" w:cs="Times New Roman"/>
          <w:sz w:val="24"/>
          <w:szCs w:val="24"/>
        </w:rPr>
        <w:t xml:space="preserve"> identification, associated metadata, and outcome variables was made and imported into the R Statistical Programming Environment </w:t>
      </w:r>
      <w:r w:rsidR="00BB6650" w:rsidRPr="00493874">
        <w:rPr>
          <w:rFonts w:ascii="Times New Roman" w:hAnsi="Times New Roman" w:cs="Times New Roman"/>
          <w:noProof/>
          <w:sz w:val="24"/>
          <w:szCs w:val="24"/>
        </w:rPr>
        <w:t>(R Development Core Team, 2023)</w:t>
      </w:r>
      <w:r w:rsidRPr="00493874">
        <w:rPr>
          <w:rFonts w:ascii="Times New Roman" w:hAnsi="Times New Roman" w:cs="Times New Roman"/>
          <w:sz w:val="24"/>
          <w:szCs w:val="24"/>
        </w:rPr>
        <w:t xml:space="preserve"> for analysis. Descriptive statistics were generated to compare parity and DIM of the cow, quarter location, and average SCC associated with each persistent IMI between the two SCC categories (HIGH vs. LOW). Normality of the data was checked using a Shapiro test. For outcomes which were not normally distributed (parity, DIM, average SCC), a Mann Whitney U test was used to compare metrics between the HIGH and LOW</w:t>
      </w:r>
      <w:r w:rsidR="00D551C9">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groups. For outcomes which were normally distributed (quarter location), Fisher’s Exact test was used to compare the two groups. Statistical significance for these tests were declared at </w:t>
      </w:r>
      <w:r w:rsidRPr="004B07F0">
        <w:rPr>
          <w:rFonts w:ascii="Times New Roman" w:hAnsi="Times New Roman" w:cs="Times New Roman"/>
          <w:i/>
          <w:iCs/>
          <w:sz w:val="24"/>
          <w:szCs w:val="24"/>
        </w:rPr>
        <w:t>P</w:t>
      </w:r>
      <w:r w:rsidRPr="00493874">
        <w:rPr>
          <w:rFonts w:ascii="Times New Roman" w:hAnsi="Times New Roman" w:cs="Times New Roman"/>
          <w:sz w:val="24"/>
          <w:szCs w:val="24"/>
        </w:rPr>
        <w:t xml:space="preserve"> ≤ 0.05.</w:t>
      </w:r>
    </w:p>
    <w:p w14:paraId="35A3223A" w14:textId="67F61ED7" w:rsidR="00CE59B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Separate mixed-effects logistic regression models were made using ST, ST cluster,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and VF number as the predictor, SCC category as the outcome, and herd as a random effect using the “lme4” package </w:t>
      </w:r>
      <w:r w:rsidR="00BB6650" w:rsidRPr="00493874">
        <w:rPr>
          <w:rFonts w:ascii="Times New Roman" w:hAnsi="Times New Roman" w:cs="Times New Roman"/>
          <w:noProof/>
          <w:sz w:val="24"/>
          <w:szCs w:val="24"/>
        </w:rPr>
        <w:t>(R Development Core Team, 2023)</w:t>
      </w:r>
      <w:r w:rsidRPr="00493874">
        <w:rPr>
          <w:rFonts w:ascii="Times New Roman" w:hAnsi="Times New Roman" w:cs="Times New Roman"/>
          <w:sz w:val="24"/>
          <w:szCs w:val="24"/>
        </w:rPr>
        <w:t xml:space="preserve">. The variable representing the number of VF genes identified per isolate was centered and scaled by subtracting the mean and dividing by the standard deviation. Significance of predictors in these mixed-effects logistic </w:t>
      </w:r>
      <w:r w:rsidRPr="00493874">
        <w:rPr>
          <w:rFonts w:ascii="Times New Roman" w:hAnsi="Times New Roman" w:cs="Times New Roman"/>
          <w:sz w:val="24"/>
          <w:szCs w:val="24"/>
        </w:rPr>
        <w:lastRenderedPageBreak/>
        <w:t xml:space="preserve">regression models was assessed using a cutoff of ≤0.05 for the </w:t>
      </w:r>
      <w:r w:rsidRPr="00493874">
        <w:rPr>
          <w:rFonts w:ascii="Times New Roman" w:hAnsi="Times New Roman" w:cs="Times New Roman"/>
          <w:i/>
          <w:iCs/>
          <w:sz w:val="24"/>
          <w:szCs w:val="24"/>
        </w:rPr>
        <w:t>P-</w:t>
      </w:r>
      <w:r w:rsidRPr="00493874">
        <w:rPr>
          <w:rFonts w:ascii="Times New Roman" w:hAnsi="Times New Roman" w:cs="Times New Roman"/>
          <w:sz w:val="24"/>
          <w:szCs w:val="24"/>
        </w:rPr>
        <w:t>value associated with the z-statistic.</w:t>
      </w:r>
    </w:p>
    <w:p w14:paraId="7A8B6C81" w14:textId="77777777" w:rsidR="00466657" w:rsidRPr="00466657" w:rsidRDefault="00466657" w:rsidP="008071EE">
      <w:pPr>
        <w:spacing w:after="0" w:line="480" w:lineRule="auto"/>
        <w:ind w:firstLine="360"/>
        <w:contextualSpacing/>
        <w:jc w:val="both"/>
        <w:rPr>
          <w:rFonts w:ascii="Times New Roman" w:hAnsi="Times New Roman" w:cs="Times New Roman"/>
          <w:sz w:val="24"/>
          <w:szCs w:val="24"/>
        </w:rPr>
      </w:pPr>
    </w:p>
    <w:p w14:paraId="4E64DF97"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Data availability</w:t>
      </w:r>
    </w:p>
    <w:p w14:paraId="0EE27980"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raw reads from ONT and Illumina for all 30 genomes are available under NCBI </w:t>
      </w:r>
      <w:proofErr w:type="spellStart"/>
      <w:r w:rsidRPr="00493874">
        <w:rPr>
          <w:rFonts w:ascii="Times New Roman" w:hAnsi="Times New Roman" w:cs="Times New Roman"/>
          <w:sz w:val="24"/>
          <w:szCs w:val="24"/>
        </w:rPr>
        <w:t>Bioproject</w:t>
      </w:r>
      <w:proofErr w:type="spellEnd"/>
      <w:r w:rsidRPr="00493874">
        <w:rPr>
          <w:rFonts w:ascii="Times New Roman" w:hAnsi="Times New Roman" w:cs="Times New Roman"/>
          <w:sz w:val="24"/>
          <w:szCs w:val="24"/>
        </w:rPr>
        <w:t xml:space="preserve"> accession number PRJNA1130504 (</w:t>
      </w:r>
      <w:proofErr w:type="spellStart"/>
      <w:r w:rsidRPr="00493874">
        <w:rPr>
          <w:rFonts w:ascii="Times New Roman" w:hAnsi="Times New Roman" w:cs="Times New Roman"/>
          <w:sz w:val="24"/>
          <w:szCs w:val="24"/>
        </w:rPr>
        <w:t>Biosamples</w:t>
      </w:r>
      <w:proofErr w:type="spellEnd"/>
      <w:r w:rsidRPr="00493874">
        <w:rPr>
          <w:rFonts w:ascii="Times New Roman" w:hAnsi="Times New Roman" w:cs="Times New Roman"/>
          <w:sz w:val="24"/>
          <w:szCs w:val="24"/>
        </w:rPr>
        <w:t xml:space="preserve"> SAMN42232476 to SAMN42232505) in the NCBI </w:t>
      </w:r>
      <w:proofErr w:type="spellStart"/>
      <w:r w:rsidRPr="00493874">
        <w:rPr>
          <w:rFonts w:ascii="Times New Roman" w:hAnsi="Times New Roman" w:cs="Times New Roman"/>
          <w:sz w:val="24"/>
          <w:szCs w:val="24"/>
        </w:rPr>
        <w:t>BioProject</w:t>
      </w:r>
      <w:proofErr w:type="spellEnd"/>
      <w:r w:rsidRPr="00493874">
        <w:rPr>
          <w:rFonts w:ascii="Times New Roman" w:hAnsi="Times New Roman" w:cs="Times New Roman"/>
          <w:sz w:val="24"/>
          <w:szCs w:val="24"/>
        </w:rPr>
        <w:t xml:space="preserve"> database (https://www.ncbi.nlm.nih.gov/bioproject/).</w:t>
      </w:r>
    </w:p>
    <w:p w14:paraId="5F6A857C" w14:textId="77777777" w:rsidR="006F221B" w:rsidRPr="00493874" w:rsidRDefault="006F221B" w:rsidP="008071EE">
      <w:pPr>
        <w:spacing w:after="0" w:line="480" w:lineRule="auto"/>
        <w:contextualSpacing/>
        <w:jc w:val="both"/>
        <w:rPr>
          <w:rFonts w:ascii="Times New Roman" w:hAnsi="Times New Roman" w:cs="Times New Roman"/>
          <w:sz w:val="24"/>
          <w:szCs w:val="24"/>
        </w:rPr>
      </w:pPr>
    </w:p>
    <w:p w14:paraId="19EC0725" w14:textId="77777777" w:rsidR="00CE59B4" w:rsidRPr="00493874" w:rsidRDefault="00CE59B4" w:rsidP="008071EE">
      <w:pPr>
        <w:spacing w:after="0"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Results</w:t>
      </w:r>
    </w:p>
    <w:p w14:paraId="0EDADF0D"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Descriptive results, MLST and phylogenetic analyses</w:t>
      </w:r>
    </w:p>
    <w:p w14:paraId="7DABA992" w14:textId="4A2FAFD3"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total, 136 potentially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were identified from the dataset. There </w:t>
      </w:r>
      <w:proofErr w:type="gramStart"/>
      <w:r w:rsidRPr="00493874">
        <w:rPr>
          <w:rFonts w:ascii="Times New Roman" w:hAnsi="Times New Roman" w:cs="Times New Roman"/>
          <w:sz w:val="24"/>
          <w:szCs w:val="24"/>
        </w:rPr>
        <w:t>were</w:t>
      </w:r>
      <w:proofErr w:type="gramEnd"/>
      <w:r w:rsidRPr="00493874">
        <w:rPr>
          <w:rFonts w:ascii="Times New Roman" w:hAnsi="Times New Roman" w:cs="Times New Roman"/>
          <w:sz w:val="24"/>
          <w:szCs w:val="24"/>
        </w:rPr>
        <w:t xml:space="preserve"> 91 potentially persistent IMI which were associated with 3 sequential quarter-observations and 45 which were associated with 2. There </w:t>
      </w:r>
      <w:proofErr w:type="gramStart"/>
      <w:r w:rsidRPr="00493874">
        <w:rPr>
          <w:rFonts w:ascii="Times New Roman" w:hAnsi="Times New Roman" w:cs="Times New Roman"/>
          <w:sz w:val="24"/>
          <w:szCs w:val="24"/>
        </w:rPr>
        <w:t>were</w:t>
      </w:r>
      <w:proofErr w:type="gramEnd"/>
      <w:r w:rsidRPr="00493874">
        <w:rPr>
          <w:rFonts w:ascii="Times New Roman" w:hAnsi="Times New Roman" w:cs="Times New Roman"/>
          <w:sz w:val="24"/>
          <w:szCs w:val="24"/>
        </w:rPr>
        <w:t xml:space="preserve"> 15 potentially persistent IMI </w:t>
      </w:r>
      <w:r w:rsidRPr="00493874">
        <w:rPr>
          <w:rFonts w:ascii="Times New Roman" w:eastAsia="Times New Roman" w:hAnsi="Times New Roman" w:cs="Times New Roman"/>
          <w:kern w:val="0"/>
          <w:sz w:val="24"/>
          <w:szCs w:val="24"/>
          <w14:ligatures w14:val="none"/>
        </w:rPr>
        <w:t xml:space="preserve">where all quarter-day observations had an associated SCC of ≥200,000 cells/mL, </w:t>
      </w:r>
      <w:r w:rsidRPr="00493874">
        <w:rPr>
          <w:rFonts w:ascii="Times New Roman" w:hAnsi="Times New Roman" w:cs="Times New Roman"/>
          <w:sz w:val="24"/>
          <w:szCs w:val="24"/>
        </w:rPr>
        <w:t xml:space="preserve">60 </w:t>
      </w:r>
      <w:r w:rsidRPr="00493874">
        <w:rPr>
          <w:rFonts w:ascii="Times New Roman" w:eastAsia="Times New Roman" w:hAnsi="Times New Roman" w:cs="Times New Roman"/>
          <w:kern w:val="0"/>
          <w:sz w:val="24"/>
          <w:szCs w:val="24"/>
          <w14:ligatures w14:val="none"/>
        </w:rPr>
        <w:t>where all quarter-day observations had an associated SCC of &lt;200,000 cells/mL, and 61 which had an associated SCC both above and below 200,000 cells/</w:t>
      </w:r>
      <w:proofErr w:type="spellStart"/>
      <w:r w:rsidRPr="00493874">
        <w:rPr>
          <w:rFonts w:ascii="Times New Roman" w:eastAsia="Times New Roman" w:hAnsi="Times New Roman" w:cs="Times New Roman"/>
          <w:kern w:val="0"/>
          <w:sz w:val="24"/>
          <w:szCs w:val="24"/>
          <w14:ligatures w14:val="none"/>
        </w:rPr>
        <w:t>mL.</w:t>
      </w:r>
      <w:proofErr w:type="spellEnd"/>
      <w:r w:rsidRPr="00493874">
        <w:rPr>
          <w:rFonts w:ascii="Times New Roman" w:eastAsia="Times New Roman" w:hAnsi="Times New Roman" w:cs="Times New Roman"/>
          <w:kern w:val="0"/>
          <w:sz w:val="24"/>
          <w:szCs w:val="24"/>
          <w14:ligatures w14:val="none"/>
        </w:rPr>
        <w:t xml:space="preserve"> Of the 60 LOW</w:t>
      </w:r>
      <w:r w:rsidR="00867FF8">
        <w:rPr>
          <w:rFonts w:ascii="Times New Roman" w:eastAsia="Times New Roman" w:hAnsi="Times New Roman" w:cs="Times New Roman"/>
          <w:kern w:val="0"/>
          <w:sz w:val="24"/>
          <w:szCs w:val="24"/>
          <w14:ligatures w14:val="none"/>
        </w:rPr>
        <w:t xml:space="preserve"> SCC</w:t>
      </w:r>
      <w:r w:rsidRPr="00493874">
        <w:rPr>
          <w:rFonts w:ascii="Times New Roman" w:eastAsia="Times New Roman" w:hAnsi="Times New Roman" w:cs="Times New Roman"/>
          <w:kern w:val="0"/>
          <w:sz w:val="24"/>
          <w:szCs w:val="24"/>
          <w14:ligatures w14:val="none"/>
        </w:rPr>
        <w:t xml:space="preserve"> IMI, 45 </w:t>
      </w:r>
      <w:r w:rsidRPr="00493874">
        <w:rPr>
          <w:rFonts w:ascii="Times New Roman" w:hAnsi="Times New Roman" w:cs="Times New Roman"/>
          <w:sz w:val="24"/>
          <w:szCs w:val="24"/>
        </w:rPr>
        <w:t>were associated with 3 sequential quarter-observations (135 isolates), and 15 were associated with 2 sequential quarter-observations (30 isolates). Of the 15 HIGH</w:t>
      </w:r>
      <w:r w:rsidR="00D72500">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IMI, </w:t>
      </w:r>
      <w:r w:rsidRPr="00493874">
        <w:rPr>
          <w:rFonts w:ascii="Times New Roman" w:eastAsia="Times New Roman" w:hAnsi="Times New Roman" w:cs="Times New Roman"/>
          <w:kern w:val="0"/>
          <w:sz w:val="24"/>
          <w:szCs w:val="24"/>
          <w14:ligatures w14:val="none"/>
        </w:rPr>
        <w:t xml:space="preserve">3 </w:t>
      </w:r>
      <w:r w:rsidRPr="00493874">
        <w:rPr>
          <w:rFonts w:ascii="Times New Roman" w:hAnsi="Times New Roman" w:cs="Times New Roman"/>
          <w:sz w:val="24"/>
          <w:szCs w:val="24"/>
        </w:rPr>
        <w:t>were associated with 3 sequential quarter-observations (9 isolates), and 12 were associated with 2 sequential quarter-observations (24</w:t>
      </w:r>
      <w:r w:rsidR="00D72500">
        <w:rPr>
          <w:rFonts w:ascii="Times New Roman" w:hAnsi="Times New Roman" w:cs="Times New Roman"/>
          <w:sz w:val="24"/>
          <w:szCs w:val="24"/>
        </w:rPr>
        <w:t xml:space="preserve"> </w:t>
      </w:r>
      <w:r w:rsidRPr="00493874">
        <w:rPr>
          <w:rFonts w:ascii="Times New Roman" w:hAnsi="Times New Roman" w:cs="Times New Roman"/>
          <w:sz w:val="24"/>
          <w:szCs w:val="24"/>
        </w:rPr>
        <w:t xml:space="preserve">isolates). </w:t>
      </w:r>
      <w:commentRangeStart w:id="17"/>
      <w:r w:rsidRPr="00493874">
        <w:rPr>
          <w:rFonts w:ascii="Times New Roman" w:hAnsi="Times New Roman" w:cs="Times New Roman"/>
          <w:sz w:val="24"/>
          <w:szCs w:val="24"/>
        </w:rPr>
        <w:t xml:space="preserve">One hundred and ninety-eight isolates </w:t>
      </w:r>
      <w:commentRangeEnd w:id="17"/>
      <w:r w:rsidR="00E04D08">
        <w:rPr>
          <w:rStyle w:val="CommentReference"/>
        </w:rPr>
        <w:commentReference w:id="17"/>
      </w:r>
      <w:r w:rsidRPr="00493874">
        <w:rPr>
          <w:rFonts w:ascii="Times New Roman" w:hAnsi="Times New Roman" w:cs="Times New Roman"/>
          <w:sz w:val="24"/>
          <w:szCs w:val="24"/>
        </w:rPr>
        <w:t xml:space="preserve">associated with 75 potentially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underwent RAPD-typing, with 74 of the 75 IMI determined to be caused by the same </w:t>
      </w:r>
      <w:r w:rsidR="00B70AB9">
        <w:rPr>
          <w:rFonts w:ascii="Times New Roman" w:hAnsi="Times New Roman" w:cs="Times New Roman"/>
          <w:sz w:val="24"/>
          <w:szCs w:val="24"/>
        </w:rPr>
        <w:t>strain</w:t>
      </w:r>
      <w:r w:rsidRPr="00493874">
        <w:rPr>
          <w:rFonts w:ascii="Times New Roman" w:hAnsi="Times New Roman" w:cs="Times New Roman"/>
          <w:sz w:val="24"/>
          <w:szCs w:val="24"/>
        </w:rPr>
        <w:t xml:space="preserve">. The median number of persistently high and low SCC IMI per herd was 8 (Table 1; </w:t>
      </w:r>
      <w:r w:rsidRPr="00493874">
        <w:rPr>
          <w:rFonts w:ascii="Times New Roman" w:hAnsi="Times New Roman" w:cs="Times New Roman"/>
          <w:sz w:val="24"/>
          <w:szCs w:val="24"/>
        </w:rPr>
        <w:lastRenderedPageBreak/>
        <w:t xml:space="preserve">range: 3-14), and the median number of RAPD types associated with these IMI was 5 (range: 2-9).  </w:t>
      </w:r>
    </w:p>
    <w:p w14:paraId="3D953A8E" w14:textId="499EC088"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The representative isolates from 15 HIGH and 15 LOW</w:t>
      </w:r>
      <w:r w:rsidR="00AA1096">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IMI which were selected for WGS originated from 7 of the sampled organic herds, with 16 from herd</w:t>
      </w:r>
      <w:r w:rsidR="00B81CC5">
        <w:rPr>
          <w:rFonts w:ascii="Times New Roman" w:hAnsi="Times New Roman" w:cs="Times New Roman"/>
          <w:sz w:val="24"/>
          <w:szCs w:val="24"/>
        </w:rPr>
        <w:t>s</w:t>
      </w:r>
      <w:r w:rsidRPr="00493874">
        <w:rPr>
          <w:rFonts w:ascii="Times New Roman" w:hAnsi="Times New Roman" w:cs="Times New Roman"/>
          <w:sz w:val="24"/>
          <w:szCs w:val="24"/>
        </w:rPr>
        <w:t xml:space="preserve"> using a bedded pack facility and 14 from tiestall</w:t>
      </w:r>
      <w:r w:rsidR="00B81CC5">
        <w:rPr>
          <w:rFonts w:ascii="Times New Roman" w:hAnsi="Times New Roman" w:cs="Times New Roman"/>
          <w:sz w:val="24"/>
          <w:szCs w:val="24"/>
        </w:rPr>
        <w:t>s</w:t>
      </w:r>
      <w:r w:rsidRPr="00493874">
        <w:rPr>
          <w:rFonts w:ascii="Times New Roman" w:hAnsi="Times New Roman" w:cs="Times New Roman"/>
          <w:sz w:val="24"/>
          <w:szCs w:val="24"/>
        </w:rPr>
        <w:t xml:space="preserve">. Thirteen were associated with 3 sequential quarter-observations and 17 were associated with 2 sequential quarter-observations. Isolates in the HIGH </w:t>
      </w:r>
      <w:r w:rsidR="00AF4224">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group were from 6 different farms (8 bedded packs and 7 tiestalls), while isolates in the LOW </w:t>
      </w:r>
      <w:r w:rsidR="00AF4224">
        <w:rPr>
          <w:rFonts w:ascii="Times New Roman" w:hAnsi="Times New Roman" w:cs="Times New Roman"/>
          <w:sz w:val="24"/>
          <w:szCs w:val="24"/>
        </w:rPr>
        <w:t xml:space="preserve">SCC IMI </w:t>
      </w:r>
      <w:r w:rsidRPr="00493874">
        <w:rPr>
          <w:rFonts w:ascii="Times New Roman" w:hAnsi="Times New Roman" w:cs="Times New Roman"/>
          <w:sz w:val="24"/>
          <w:szCs w:val="24"/>
        </w:rPr>
        <w:t>group also c</w:t>
      </w:r>
      <w:r w:rsidR="00AF4224">
        <w:rPr>
          <w:rFonts w:ascii="Times New Roman" w:hAnsi="Times New Roman" w:cs="Times New Roman"/>
          <w:sz w:val="24"/>
          <w:szCs w:val="24"/>
        </w:rPr>
        <w:t>a</w:t>
      </w:r>
      <w:r w:rsidRPr="00493874">
        <w:rPr>
          <w:rFonts w:ascii="Times New Roman" w:hAnsi="Times New Roman" w:cs="Times New Roman"/>
          <w:sz w:val="24"/>
          <w:szCs w:val="24"/>
        </w:rPr>
        <w:t xml:space="preserve">me from 6 different farms (8 bedded packs and 7 tiestalls). The median parity and DIM of the cow from which the isolate originated was 2 (range: 1-6) and 281 days (range: 58-438 days) for the HIGH </w:t>
      </w:r>
      <w:r w:rsidR="00717B4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group, and 2 (range: 1-6) and 229 days (range: 41-438 days) for the LOW </w:t>
      </w:r>
      <w:r w:rsidR="00A27C8F">
        <w:rPr>
          <w:rFonts w:ascii="Times New Roman" w:hAnsi="Times New Roman" w:cs="Times New Roman"/>
          <w:sz w:val="24"/>
          <w:szCs w:val="24"/>
        </w:rPr>
        <w:t>SCC IMI</w:t>
      </w:r>
      <w:r w:rsidR="00717B4A">
        <w:rPr>
          <w:rFonts w:ascii="Times New Roman" w:hAnsi="Times New Roman" w:cs="Times New Roman"/>
          <w:sz w:val="24"/>
          <w:szCs w:val="24"/>
        </w:rPr>
        <w:t xml:space="preserve"> </w:t>
      </w:r>
      <w:r w:rsidRPr="00493874">
        <w:rPr>
          <w:rFonts w:ascii="Times New Roman" w:hAnsi="Times New Roman" w:cs="Times New Roman"/>
          <w:sz w:val="24"/>
          <w:szCs w:val="24"/>
        </w:rPr>
        <w:t xml:space="preserve">group, respectively. Parity group (first, second, third, fourth and above), DIM, and quarter position did not differ between the HIGH and LOW </w:t>
      </w:r>
      <w:r w:rsidR="00C77128">
        <w:rPr>
          <w:rFonts w:ascii="Times New Roman" w:hAnsi="Times New Roman" w:cs="Times New Roman"/>
          <w:sz w:val="24"/>
          <w:szCs w:val="24"/>
        </w:rPr>
        <w:t xml:space="preserve">SCC IMI </w:t>
      </w:r>
      <w:r w:rsidRPr="00493874">
        <w:rPr>
          <w:rFonts w:ascii="Times New Roman" w:hAnsi="Times New Roman" w:cs="Times New Roman"/>
          <w:sz w:val="24"/>
          <w:szCs w:val="24"/>
        </w:rPr>
        <w:t>group (</w:t>
      </w:r>
      <w:r w:rsidR="00C77128">
        <w:rPr>
          <w:rFonts w:ascii="Times New Roman" w:hAnsi="Times New Roman" w:cs="Times New Roman"/>
          <w:i/>
          <w:iCs/>
          <w:sz w:val="24"/>
          <w:szCs w:val="24"/>
        </w:rPr>
        <w:t>P</w:t>
      </w:r>
      <w:r w:rsidRPr="00493874">
        <w:rPr>
          <w:rFonts w:ascii="Times New Roman" w:hAnsi="Times New Roman" w:cs="Times New Roman"/>
          <w:sz w:val="24"/>
          <w:szCs w:val="24"/>
        </w:rPr>
        <w:t xml:space="preserve"> = 0.88, 0.14, 0.88, respectively). The median of the average SCC associated with each IMI was 410,000 cells/mL (range: 230,000-2,798,000 cells/mL) for the HIGH </w:t>
      </w:r>
      <w:r w:rsidR="00A27C8F">
        <w:rPr>
          <w:rFonts w:ascii="Times New Roman" w:hAnsi="Times New Roman" w:cs="Times New Roman"/>
          <w:sz w:val="24"/>
          <w:szCs w:val="24"/>
        </w:rPr>
        <w:t xml:space="preserve">SCC IMI </w:t>
      </w:r>
      <w:r w:rsidRPr="00493874">
        <w:rPr>
          <w:rFonts w:ascii="Times New Roman" w:hAnsi="Times New Roman" w:cs="Times New Roman"/>
          <w:sz w:val="24"/>
          <w:szCs w:val="24"/>
        </w:rPr>
        <w:t>group, and 98,500 cells/mL (range: 28,000-185,000 cells/mL) for the LOW</w:t>
      </w:r>
      <w:r w:rsidR="00A27C8F">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group. The average SCC associated with </w:t>
      </w:r>
      <w:r w:rsidR="00676E57">
        <w:rPr>
          <w:rFonts w:ascii="Times New Roman" w:hAnsi="Times New Roman" w:cs="Times New Roman"/>
          <w:sz w:val="24"/>
          <w:szCs w:val="24"/>
        </w:rPr>
        <w:t xml:space="preserve">each </w:t>
      </w:r>
      <w:r w:rsidRPr="00493874">
        <w:rPr>
          <w:rFonts w:ascii="Times New Roman" w:hAnsi="Times New Roman" w:cs="Times New Roman"/>
          <w:sz w:val="24"/>
          <w:szCs w:val="24"/>
        </w:rPr>
        <w:t xml:space="preserve">IMI in the HIGH </w:t>
      </w:r>
      <w:r w:rsidR="00676E57">
        <w:rPr>
          <w:rFonts w:ascii="Times New Roman" w:hAnsi="Times New Roman" w:cs="Times New Roman"/>
          <w:sz w:val="24"/>
          <w:szCs w:val="24"/>
        </w:rPr>
        <w:t xml:space="preserve">SCC </w:t>
      </w:r>
      <w:r w:rsidRPr="00493874">
        <w:rPr>
          <w:rFonts w:ascii="Times New Roman" w:hAnsi="Times New Roman" w:cs="Times New Roman"/>
          <w:sz w:val="24"/>
          <w:szCs w:val="24"/>
        </w:rPr>
        <w:t>group was greater than that of the LOW</w:t>
      </w:r>
      <w:r w:rsidR="00676E57">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group (</w:t>
      </w:r>
      <w:r w:rsidR="00C77128">
        <w:rPr>
          <w:rFonts w:ascii="Times New Roman" w:hAnsi="Times New Roman" w:cs="Times New Roman"/>
          <w:i/>
          <w:iCs/>
          <w:sz w:val="24"/>
          <w:szCs w:val="24"/>
        </w:rPr>
        <w:t>P</w:t>
      </w:r>
      <w:r w:rsidRPr="00493874">
        <w:rPr>
          <w:rFonts w:ascii="Times New Roman" w:hAnsi="Times New Roman" w:cs="Times New Roman"/>
          <w:sz w:val="24"/>
          <w:szCs w:val="24"/>
        </w:rPr>
        <w:t xml:space="preserve"> &lt;0.001). </w:t>
      </w:r>
    </w:p>
    <w:p w14:paraId="20F41E72" w14:textId="14840E9B"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Ten different </w:t>
      </w:r>
      <w:r w:rsidR="00E04D08">
        <w:rPr>
          <w:rFonts w:ascii="Times New Roman" w:hAnsi="Times New Roman" w:cs="Times New Roman"/>
          <w:sz w:val="24"/>
          <w:szCs w:val="24"/>
        </w:rPr>
        <w:t>MLST</w:t>
      </w:r>
      <w:r w:rsidRPr="00493874">
        <w:rPr>
          <w:rFonts w:ascii="Times New Roman" w:hAnsi="Times New Roman" w:cs="Times New Roman"/>
          <w:sz w:val="24"/>
          <w:szCs w:val="24"/>
        </w:rPr>
        <w:t xml:space="preserve"> were identified among the 30 representative isolates which underwent WGS, with 7 ST identified in each the HIGH and LOW SCC</w:t>
      </w:r>
      <w:r w:rsidR="00EE303A">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categories (Table 2). Four novel ST were identified which were not already present in the </w:t>
      </w:r>
      <w:proofErr w:type="spellStart"/>
      <w:r w:rsidRPr="00493874">
        <w:rPr>
          <w:rFonts w:ascii="Times New Roman" w:hAnsi="Times New Roman" w:cs="Times New Roman"/>
          <w:sz w:val="24"/>
          <w:szCs w:val="24"/>
        </w:rPr>
        <w:t>PubMLST</w:t>
      </w:r>
      <w:proofErr w:type="spellEnd"/>
      <w:r w:rsidRPr="00493874">
        <w:rPr>
          <w:rFonts w:ascii="Times New Roman" w:hAnsi="Times New Roman" w:cs="Times New Roman"/>
          <w:sz w:val="24"/>
          <w:szCs w:val="24"/>
        </w:rPr>
        <w:t xml:space="preserve"> database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(ST174 through ST177). Four ST were found in both SCC categories (ST 5, ST6, ST48, ST176), 3 were unique to the HIGH </w:t>
      </w:r>
      <w:r w:rsidR="00EE303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(ST25, ST136, ST177), and 3 were unique to the LOW </w:t>
      </w:r>
      <w:r w:rsidR="00EE303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(ST51, ST174, ST175). The most common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identified were ST6 and ST176, with 18 isolates (60%) belonging to 1 of these 2 ST (9 isolates, or 30%, belonging to each </w:t>
      </w:r>
      <w:r w:rsidRPr="00493874">
        <w:rPr>
          <w:rFonts w:ascii="Times New Roman" w:hAnsi="Times New Roman" w:cs="Times New Roman"/>
          <w:sz w:val="24"/>
          <w:szCs w:val="24"/>
        </w:rPr>
        <w:lastRenderedPageBreak/>
        <w:t xml:space="preserve">ST6 and ST176 respectively). In a dendrogram constructed from concatenated nucleotide sequence data for the study isolates </w:t>
      </w:r>
      <w:r w:rsidR="00FE45F7">
        <w:rPr>
          <w:rFonts w:ascii="Times New Roman" w:hAnsi="Times New Roman" w:cs="Times New Roman"/>
          <w:sz w:val="24"/>
          <w:szCs w:val="24"/>
        </w:rPr>
        <w:t>in combination with</w:t>
      </w:r>
      <w:r w:rsidRPr="00493874">
        <w:rPr>
          <w:rFonts w:ascii="Times New Roman" w:hAnsi="Times New Roman" w:cs="Times New Roman"/>
          <w:sz w:val="24"/>
          <w:szCs w:val="24"/>
        </w:rPr>
        <w:t xml:space="preserve"> 386 </w:t>
      </w:r>
      <w:proofErr w:type="gramStart"/>
      <w:r w:rsidRPr="00493874">
        <w:rPr>
          <w:rFonts w:ascii="Times New Roman" w:hAnsi="Times New Roman" w:cs="Times New Roman"/>
          <w:sz w:val="24"/>
          <w:szCs w:val="24"/>
        </w:rPr>
        <w:t>publicly-available</w:t>
      </w:r>
      <w:proofErr w:type="gramEnd"/>
      <w:r w:rsidRPr="00493874">
        <w:rPr>
          <w:rFonts w:ascii="Times New Roman" w:hAnsi="Times New Roman" w:cs="Times New Roman"/>
          <w:sz w:val="24"/>
          <w:szCs w:val="24"/>
        </w:rPr>
        <w:t xml:space="preserve"> concatenated MLST sequences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t>
      </w:r>
      <w:r w:rsidR="00FE45F7">
        <w:rPr>
          <w:rFonts w:ascii="Times New Roman" w:hAnsi="Times New Roman" w:cs="Times New Roman"/>
          <w:sz w:val="24"/>
          <w:szCs w:val="24"/>
        </w:rPr>
        <w:t>5</w:t>
      </w:r>
      <w:r w:rsidRPr="00493874">
        <w:rPr>
          <w:rFonts w:ascii="Times New Roman" w:hAnsi="Times New Roman" w:cs="Times New Roman"/>
          <w:sz w:val="24"/>
          <w:szCs w:val="24"/>
        </w:rPr>
        <w:t xml:space="preserve"> ST clusters were identified where study isolates which grouped together with a bootstrap value of ≥ 65% (Supplemental Figure S1). Ninety percent of isolates (27/30) were able to be assigned to 1 of these 5 ST clusters. The 3 remaining isolates represented ST with only a single isolate.</w:t>
      </w:r>
    </w:p>
    <w:p w14:paraId="5040D27B"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61D79512"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Analysis of associations between ST (or ST cluster) and SCC category</w:t>
      </w:r>
    </w:p>
    <w:p w14:paraId="267EABF5" w14:textId="31E81483"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In a mixed-effects logistic regression, ST was not found to be a significant predictor of whether an isolate would be in the HIGH or LOW SCC</w:t>
      </w:r>
      <w:r w:rsidR="004151B7">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&lt;0.05). As 5 isolates were singleton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and the 2 isolates belonging to ST25 were both in the HIGH </w:t>
      </w:r>
      <w:r w:rsidR="00B337CB">
        <w:rPr>
          <w:rFonts w:ascii="Times New Roman" w:hAnsi="Times New Roman" w:cs="Times New Roman"/>
          <w:sz w:val="24"/>
          <w:szCs w:val="24"/>
        </w:rPr>
        <w:t xml:space="preserve">SCC IMI </w:t>
      </w:r>
      <w:r w:rsidRPr="00493874">
        <w:rPr>
          <w:rFonts w:ascii="Times New Roman" w:hAnsi="Times New Roman" w:cs="Times New Roman"/>
          <w:sz w:val="24"/>
          <w:szCs w:val="24"/>
        </w:rPr>
        <w:t>category, this model was run for a dataset containing the remaining 23 isolates (belonging to 4 different ST). Similarly, cluster was not found to be a significant predictor of whether an isolate would be in the HIGH or LOW SCC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&lt;0.05) for a dataset containing the 25 isolates able to be grouped into 1 of the 5 ST clusters identified. Three separate models (with all 30 isolates in the dataset for each) were run to see if belonging to ST176, ST cluster 1, or ST6 predicted the SCC category of an isolate. However, all three models found that belonging to each of these 3 groupings was not a significant predictor of SCC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0.69 for ST176;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0.37 for ST1 cluster;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0.69 for ST6).</w:t>
      </w:r>
    </w:p>
    <w:p w14:paraId="344A4A89" w14:textId="77777777" w:rsidR="008A2337" w:rsidRDefault="008A2337" w:rsidP="008071EE">
      <w:pPr>
        <w:spacing w:line="480" w:lineRule="auto"/>
        <w:contextualSpacing/>
        <w:jc w:val="both"/>
        <w:rPr>
          <w:rFonts w:ascii="Times New Roman" w:hAnsi="Times New Roman" w:cs="Times New Roman"/>
          <w:sz w:val="24"/>
          <w:szCs w:val="24"/>
        </w:rPr>
      </w:pPr>
    </w:p>
    <w:p w14:paraId="26706F1D" w14:textId="1AC5E0B5"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Antimicrobial resistance genes and associations between ARG and SCC category</w:t>
      </w:r>
    </w:p>
    <w:p w14:paraId="426372A4" w14:textId="3BB42852"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only resistance determinant identified among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Ten of the 30 (33%)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were positive for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6/15 (40%) in the HIGH </w:t>
      </w:r>
      <w:r w:rsidR="00D56D58">
        <w:rPr>
          <w:rFonts w:ascii="Times New Roman" w:hAnsi="Times New Roman" w:cs="Times New Roman"/>
          <w:sz w:val="24"/>
          <w:szCs w:val="24"/>
        </w:rPr>
        <w:t xml:space="preserve">SCC </w:t>
      </w:r>
      <w:r w:rsidR="00D56D58">
        <w:rPr>
          <w:rFonts w:ascii="Times New Roman" w:hAnsi="Times New Roman" w:cs="Times New Roman"/>
          <w:sz w:val="24"/>
          <w:szCs w:val="24"/>
        </w:rPr>
        <w:lastRenderedPageBreak/>
        <w:t xml:space="preserve">IMI </w:t>
      </w:r>
      <w:r w:rsidRPr="00493874">
        <w:rPr>
          <w:rFonts w:ascii="Times New Roman" w:hAnsi="Times New Roman" w:cs="Times New Roman"/>
          <w:sz w:val="24"/>
          <w:szCs w:val="24"/>
        </w:rPr>
        <w:t xml:space="preserve">category and 4/15 (26.7%) in the LOW </w:t>
      </w:r>
      <w:r w:rsidR="00D56D58">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(Figure 1).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gene carriage was not found to be a significant predictor of SCC category (HIGH vs. LOW) for an isolate in a mixed-effects logistic regression model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0.44). 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consistently present in all isolates for 4 of the 5 ST with multiple isolates (Table 3), statistical analysis exploring if ST predicted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not possible. All isolates belonging to ST5 and ST48 were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positive, while no isolates belonging to ST25 and ST176 carried the gene. Only isolates belonging to ST6 were varied in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w:t>
      </w:r>
    </w:p>
    <w:p w14:paraId="7C31E5E0"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214CBC96"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Virulence genes identified and analysis of associations between VF and SCC category</w:t>
      </w:r>
    </w:p>
    <w:p w14:paraId="17EB83DC" w14:textId="7A13ACF1" w:rsidR="00CE59B4" w:rsidRPr="00493874" w:rsidRDefault="00CE59B4" w:rsidP="008071EE">
      <w:pPr>
        <w:spacing w:line="480" w:lineRule="auto"/>
        <w:ind w:firstLine="360"/>
        <w:contextualSpacing/>
        <w:jc w:val="both"/>
        <w:rPr>
          <w:rFonts w:ascii="Times New Roman" w:hAnsi="Times New Roman" w:cs="Times New Roman"/>
          <w:sz w:val="24"/>
          <w:szCs w:val="24"/>
        </w:rPr>
      </w:pPr>
      <w:bookmarkStart w:id="18" w:name="_Hlk173763423"/>
      <w:r w:rsidRPr="00493874">
        <w:rPr>
          <w:rFonts w:ascii="Times New Roman" w:hAnsi="Times New Roman" w:cs="Times New Roman"/>
          <w:sz w:val="24"/>
          <w:szCs w:val="24"/>
        </w:rPr>
        <w:t xml:space="preserve">There were 62 different VF detected among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(Table 4). There were 39 VF identified which were present in 100% of isolates (Figure 3), which included all genes associated with iron uptake and metabolism, and those associated with production of phenol</w:t>
      </w:r>
      <w:r w:rsidR="00056B8B">
        <w:rPr>
          <w:rFonts w:ascii="Times New Roman" w:hAnsi="Times New Roman" w:cs="Times New Roman"/>
          <w:sz w:val="24"/>
          <w:szCs w:val="24"/>
        </w:rPr>
        <w:t>-</w:t>
      </w:r>
      <w:r w:rsidRPr="00493874">
        <w:rPr>
          <w:rFonts w:ascii="Times New Roman" w:hAnsi="Times New Roman" w:cs="Times New Roman"/>
          <w:sz w:val="24"/>
          <w:szCs w:val="24"/>
        </w:rPr>
        <w:t xml:space="preserve">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xml:space="preserve">, hemolysins, and an exfoliative toxin. </w:t>
      </w:r>
      <w:proofErr w:type="gramStart"/>
      <w:r w:rsidRPr="00493874">
        <w:rPr>
          <w:rFonts w:ascii="Times New Roman" w:hAnsi="Times New Roman" w:cs="Times New Roman"/>
          <w:sz w:val="24"/>
          <w:szCs w:val="24"/>
        </w:rPr>
        <w:t>Presence</w:t>
      </w:r>
      <w:proofErr w:type="gramEnd"/>
      <w:r w:rsidRPr="00493874">
        <w:rPr>
          <w:rFonts w:ascii="Times New Roman" w:hAnsi="Times New Roman" w:cs="Times New Roman"/>
          <w:sz w:val="24"/>
          <w:szCs w:val="24"/>
        </w:rPr>
        <w:t xml:space="preserve"> of VF associated with adherence, host immune evasion, type VII secretion system, and production of exoenzymes and exotoxins varied between isolates</w:t>
      </w:r>
      <w:bookmarkEnd w:id="18"/>
      <w:r w:rsidRPr="00493874">
        <w:rPr>
          <w:rFonts w:ascii="Times New Roman" w:hAnsi="Times New Roman" w:cs="Times New Roman"/>
          <w:sz w:val="24"/>
          <w:szCs w:val="24"/>
        </w:rPr>
        <w:t xml:space="preserve">. Some patterns of presence or absence of VF was specific to particular ST. This included the presence of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sz w:val="24"/>
          <w:szCs w:val="24"/>
        </w:rPr>
        <w:t xml:space="preserve">,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(both related to capsule formation), and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(staphylocoagulase enzyme), and the absence of </w:t>
      </w:r>
      <w:proofErr w:type="spellStart"/>
      <w:r w:rsidRPr="00493874">
        <w:rPr>
          <w:rFonts w:ascii="Times New Roman" w:hAnsi="Times New Roman" w:cs="Times New Roman"/>
          <w:i/>
          <w:iCs/>
          <w:sz w:val="24"/>
          <w:szCs w:val="24"/>
        </w:rPr>
        <w:t>fnbA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fnbB</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(both related to adherence), 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sz w:val="24"/>
          <w:szCs w:val="24"/>
        </w:rPr>
        <w:t xml:space="preserve"> for both isolates belonging to ST25; and the presence of </w:t>
      </w:r>
      <w:r w:rsidRPr="00493874">
        <w:rPr>
          <w:rFonts w:ascii="Times New Roman" w:hAnsi="Times New Roman" w:cs="Times New Roman"/>
          <w:i/>
          <w:iCs/>
          <w:sz w:val="24"/>
          <w:szCs w:val="24"/>
        </w:rPr>
        <w:t>set21</w:t>
      </w:r>
      <w:r w:rsidRPr="00493874">
        <w:rPr>
          <w:rFonts w:ascii="Times New Roman" w:hAnsi="Times New Roman" w:cs="Times New Roman"/>
          <w:sz w:val="24"/>
          <w:szCs w:val="24"/>
        </w:rPr>
        <w:t xml:space="preserve"> (exotoxins) in both isolates belonging to ST48. The full complement of genes associated with the type VII secretion system (</w:t>
      </w:r>
      <w:proofErr w:type="spellStart"/>
      <w:r w:rsidRPr="00493874">
        <w:rPr>
          <w:rFonts w:ascii="Times New Roman" w:hAnsi="Times New Roman" w:cs="Times New Roman"/>
          <w:i/>
          <w:iCs/>
          <w:sz w:val="24"/>
          <w:szCs w:val="24"/>
        </w:rPr>
        <w:t>esaA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esaB</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essA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essB</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essC</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esxA</w:t>
      </w:r>
      <w:proofErr w:type="spellEnd"/>
      <w:r w:rsidRPr="00493874">
        <w:rPr>
          <w:rFonts w:ascii="Times New Roman" w:hAnsi="Times New Roman" w:cs="Times New Roman"/>
          <w:sz w:val="24"/>
          <w:szCs w:val="24"/>
        </w:rPr>
        <w:t xml:space="preserve">) were only found in isolates from ST48 and ST177, which were not clustered together in the phylogenetic analysis. </w:t>
      </w:r>
    </w:p>
    <w:p w14:paraId="412E5FB2" w14:textId="021FDC80" w:rsidR="00CE59B4" w:rsidRPr="00493874" w:rsidRDefault="00CE59B4" w:rsidP="008071EE">
      <w:pPr>
        <w:spacing w:line="480" w:lineRule="auto"/>
        <w:ind w:firstLine="360"/>
        <w:contextualSpacing/>
        <w:jc w:val="both"/>
        <w:rPr>
          <w:rFonts w:ascii="Times New Roman" w:hAnsi="Times New Roman" w:cs="Times New Roman"/>
          <w:sz w:val="24"/>
          <w:szCs w:val="24"/>
        </w:rPr>
      </w:pPr>
      <w:bookmarkStart w:id="19" w:name="_Hlk173763436"/>
      <w:r w:rsidRPr="00493874">
        <w:rPr>
          <w:rFonts w:ascii="Times New Roman" w:hAnsi="Times New Roman" w:cs="Times New Roman"/>
          <w:sz w:val="24"/>
          <w:szCs w:val="24"/>
        </w:rPr>
        <w:t xml:space="preserve">A total of 677 VF were identified among the 15 isolates in the HIGH </w:t>
      </w:r>
      <w:r w:rsidR="00D73494">
        <w:rPr>
          <w:rFonts w:ascii="Times New Roman" w:hAnsi="Times New Roman" w:cs="Times New Roman"/>
          <w:sz w:val="24"/>
          <w:szCs w:val="24"/>
        </w:rPr>
        <w:t xml:space="preserve">SCC IMI </w:t>
      </w:r>
      <w:r w:rsidRPr="00493874">
        <w:rPr>
          <w:rFonts w:ascii="Times New Roman" w:hAnsi="Times New Roman" w:cs="Times New Roman"/>
          <w:sz w:val="24"/>
          <w:szCs w:val="24"/>
        </w:rPr>
        <w:t>category, compared to 670 total VF for the 15 LOW</w:t>
      </w:r>
      <w:r w:rsidR="00D73494">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isolates. The median number of VF found in </w:t>
      </w:r>
      <w:r w:rsidRPr="00493874">
        <w:rPr>
          <w:rFonts w:ascii="Times New Roman" w:hAnsi="Times New Roman" w:cs="Times New Roman"/>
          <w:sz w:val="24"/>
          <w:szCs w:val="24"/>
        </w:rPr>
        <w:lastRenderedPageBreak/>
        <w:t xml:space="preserve">both categories was 44, while the range for the HIGH category </w:t>
      </w:r>
      <w:r w:rsidR="00E04D08">
        <w:rPr>
          <w:rFonts w:ascii="Times New Roman" w:hAnsi="Times New Roman" w:cs="Times New Roman"/>
          <w:sz w:val="24"/>
          <w:szCs w:val="24"/>
        </w:rPr>
        <w:t xml:space="preserve">was </w:t>
      </w:r>
      <w:r w:rsidRPr="00493874">
        <w:rPr>
          <w:rFonts w:ascii="Times New Roman" w:hAnsi="Times New Roman" w:cs="Times New Roman"/>
          <w:sz w:val="24"/>
          <w:szCs w:val="24"/>
        </w:rPr>
        <w:t>44-51 and the range for the LOW category was 43-50. There were 61 different VF detected in isolates belonging to the HIGH</w:t>
      </w:r>
      <w:r w:rsidR="00D03C2E">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category, and 57 different VF found in the LOW category. </w:t>
      </w:r>
      <w:bookmarkEnd w:id="19"/>
      <w:r w:rsidRPr="00493874">
        <w:rPr>
          <w:rFonts w:ascii="Times New Roman" w:hAnsi="Times New Roman" w:cs="Times New Roman"/>
          <w:sz w:val="24"/>
          <w:szCs w:val="24"/>
        </w:rPr>
        <w:t xml:space="preserve">Five VF were unique to the isolates in the HIGH </w:t>
      </w:r>
      <w:r w:rsidR="00BD2E26">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set10, set34,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The two isolates positive for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sz w:val="24"/>
          <w:szCs w:val="24"/>
        </w:rPr>
        <w:t xml:space="preserve"> in the HIGH group were both ST25, which was an ST unique to the HIGH SCC category. The two </w:t>
      </w:r>
      <w:proofErr w:type="gramStart"/>
      <w:r w:rsidRPr="00493874">
        <w:rPr>
          <w:rFonts w:ascii="Times New Roman" w:hAnsi="Times New Roman" w:cs="Times New Roman"/>
          <w:sz w:val="24"/>
          <w:szCs w:val="24"/>
        </w:rPr>
        <w:t>isolates</w:t>
      </w:r>
      <w:proofErr w:type="gramEnd"/>
      <w:r w:rsidRPr="00493874">
        <w:rPr>
          <w:rFonts w:ascii="Times New Roman" w:hAnsi="Times New Roman" w:cs="Times New Roman"/>
          <w:sz w:val="24"/>
          <w:szCs w:val="24"/>
        </w:rPr>
        <w:t xml:space="preserve"> positive for </w:t>
      </w:r>
      <w:r w:rsidRPr="00493874">
        <w:rPr>
          <w:rFonts w:ascii="Times New Roman" w:hAnsi="Times New Roman" w:cs="Times New Roman"/>
          <w:i/>
          <w:iCs/>
          <w:sz w:val="24"/>
          <w:szCs w:val="24"/>
        </w:rPr>
        <w:t xml:space="preserve">set10 </w:t>
      </w:r>
      <w:r w:rsidRPr="00493874">
        <w:rPr>
          <w:rFonts w:ascii="Times New Roman" w:hAnsi="Times New Roman" w:cs="Times New Roman"/>
          <w:sz w:val="24"/>
          <w:szCs w:val="24"/>
        </w:rPr>
        <w:t>and</w:t>
      </w:r>
      <w:r w:rsidRPr="00493874">
        <w:rPr>
          <w:rFonts w:ascii="Times New Roman" w:hAnsi="Times New Roman" w:cs="Times New Roman"/>
          <w:i/>
          <w:iCs/>
          <w:sz w:val="24"/>
          <w:szCs w:val="24"/>
        </w:rPr>
        <w:t xml:space="preserve"> set34 </w:t>
      </w:r>
      <w:r w:rsidRPr="00493874">
        <w:rPr>
          <w:rFonts w:ascii="Times New Roman" w:hAnsi="Times New Roman" w:cs="Times New Roman"/>
          <w:sz w:val="24"/>
          <w:szCs w:val="24"/>
        </w:rPr>
        <w:t>in the HIGH group belonged to ST136 and ST177, which were both unique to the HIGH SCC</w:t>
      </w:r>
      <w:r w:rsidR="00BD2E26">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category. In the phylogenetic analysis, ST136 and ST177 clustered together 42% of the time, which was below the 65% cutoff used to identify clusters of </w:t>
      </w:r>
      <w:r w:rsidR="004D54EE">
        <w:rPr>
          <w:rFonts w:ascii="Times New Roman" w:hAnsi="Times New Roman" w:cs="Times New Roman"/>
          <w:sz w:val="24"/>
          <w:szCs w:val="24"/>
        </w:rPr>
        <w:t>ST</w:t>
      </w:r>
      <w:r w:rsidRPr="00493874">
        <w:rPr>
          <w:rFonts w:ascii="Times New Roman" w:hAnsi="Times New Roman" w:cs="Times New Roman"/>
          <w:sz w:val="24"/>
          <w:szCs w:val="24"/>
        </w:rPr>
        <w:t>. Only 1 VF was unique to an isolate in the LOW category (</w:t>
      </w:r>
      <w:proofErr w:type="spellStart"/>
      <w:r w:rsidRPr="00493874">
        <w:rPr>
          <w:rFonts w:ascii="Times New Roman" w:hAnsi="Times New Roman" w:cs="Times New Roman"/>
          <w:i/>
          <w:iCs/>
          <w:sz w:val="24"/>
          <w:szCs w:val="24"/>
        </w:rPr>
        <w:t>sdrD</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a gene associated with fibrinogen binding proteins rich in aspartic acid and serine). This isolate belonged to ST5, 2 of which were in the HIGH </w:t>
      </w:r>
      <w:r w:rsidR="00D163BA">
        <w:rPr>
          <w:rFonts w:ascii="Times New Roman" w:hAnsi="Times New Roman" w:cs="Times New Roman"/>
          <w:sz w:val="24"/>
          <w:szCs w:val="24"/>
        </w:rPr>
        <w:t xml:space="preserve">SCC IMI </w:t>
      </w:r>
      <w:r w:rsidRPr="00493874">
        <w:rPr>
          <w:rFonts w:ascii="Times New Roman" w:hAnsi="Times New Roman" w:cs="Times New Roman"/>
          <w:sz w:val="24"/>
          <w:szCs w:val="24"/>
        </w:rPr>
        <w:t>category and 1 of which was in the LOW category.</w:t>
      </w:r>
    </w:p>
    <w:p w14:paraId="2B1A0229" w14:textId="44B79319" w:rsidR="00CE59B4" w:rsidRDefault="00CE59B4" w:rsidP="008071EE">
      <w:pPr>
        <w:spacing w:line="480" w:lineRule="auto"/>
        <w:ind w:firstLine="360"/>
        <w:contextualSpacing/>
        <w:jc w:val="both"/>
        <w:rPr>
          <w:rFonts w:ascii="Times New Roman" w:hAnsi="Times New Roman" w:cs="Times New Roman"/>
          <w:sz w:val="24"/>
          <w:szCs w:val="24"/>
        </w:rPr>
      </w:pPr>
      <w:bookmarkStart w:id="20" w:name="_Hlk173763449"/>
      <w:r w:rsidRPr="00493874">
        <w:rPr>
          <w:rFonts w:ascii="Times New Roman" w:hAnsi="Times New Roman" w:cs="Times New Roman"/>
          <w:sz w:val="24"/>
          <w:szCs w:val="24"/>
        </w:rPr>
        <w:t>In a mixed-effects logistic regression,</w:t>
      </w:r>
      <w:r w:rsidR="004C0BB9">
        <w:rPr>
          <w:rFonts w:ascii="Times New Roman" w:hAnsi="Times New Roman" w:cs="Times New Roman"/>
          <w:sz w:val="24"/>
          <w:szCs w:val="24"/>
        </w:rPr>
        <w:t xml:space="preserve"> total</w:t>
      </w:r>
      <w:r w:rsidRPr="00493874">
        <w:rPr>
          <w:rFonts w:ascii="Times New Roman" w:hAnsi="Times New Roman" w:cs="Times New Roman"/>
          <w:sz w:val="24"/>
          <w:szCs w:val="24"/>
        </w:rPr>
        <w:t xml:space="preserve"> number of VF identified </w:t>
      </w:r>
      <w:r w:rsidR="004C0BB9">
        <w:rPr>
          <w:rFonts w:ascii="Times New Roman" w:hAnsi="Times New Roman" w:cs="Times New Roman"/>
          <w:sz w:val="24"/>
          <w:szCs w:val="24"/>
        </w:rPr>
        <w:t xml:space="preserve">per isolate </w:t>
      </w:r>
      <w:r w:rsidRPr="00493874">
        <w:rPr>
          <w:rFonts w:ascii="Times New Roman" w:hAnsi="Times New Roman" w:cs="Times New Roman"/>
          <w:sz w:val="24"/>
          <w:szCs w:val="24"/>
        </w:rPr>
        <w:t xml:space="preserve">was not found to be a significant predictor of whether an isolate would be in the HIGH or LOW SCC </w:t>
      </w:r>
      <w:r w:rsidR="004C0BB9">
        <w:rPr>
          <w:rFonts w:ascii="Times New Roman" w:hAnsi="Times New Roman" w:cs="Times New Roman"/>
          <w:sz w:val="24"/>
          <w:szCs w:val="24"/>
        </w:rPr>
        <w:t xml:space="preserve">IMI </w:t>
      </w:r>
      <w:r w:rsidRPr="00493874">
        <w:rPr>
          <w:rFonts w:ascii="Times New Roman" w:hAnsi="Times New Roman" w:cs="Times New Roman"/>
          <w:sz w:val="24"/>
          <w:szCs w:val="24"/>
        </w:rPr>
        <w:t>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0.54). </w:t>
      </w:r>
      <w:bookmarkEnd w:id="20"/>
      <w:r w:rsidRPr="00493874">
        <w:rPr>
          <w:rFonts w:ascii="Times New Roman" w:hAnsi="Times New Roman" w:cs="Times New Roman"/>
          <w:sz w:val="24"/>
          <w:szCs w:val="24"/>
        </w:rPr>
        <w:t xml:space="preserve">As the number of VF identified was </w:t>
      </w:r>
      <w:proofErr w:type="gramStart"/>
      <w:r w:rsidRPr="00493874">
        <w:rPr>
          <w:rFonts w:ascii="Times New Roman" w:hAnsi="Times New Roman" w:cs="Times New Roman"/>
          <w:sz w:val="24"/>
          <w:szCs w:val="24"/>
        </w:rPr>
        <w:t>fairly consistent</w:t>
      </w:r>
      <w:proofErr w:type="gramEnd"/>
      <w:r w:rsidRPr="00493874">
        <w:rPr>
          <w:rFonts w:ascii="Times New Roman" w:hAnsi="Times New Roman" w:cs="Times New Roman"/>
          <w:sz w:val="24"/>
          <w:szCs w:val="24"/>
        </w:rPr>
        <w:t xml:space="preserve"> across all isolates in a given ST, statistical analysis exploring if a particular ST (or ST cluster) was a significant predictor of VF number was not </w:t>
      </w:r>
      <w:r w:rsidR="003E27A7">
        <w:rPr>
          <w:rFonts w:ascii="Times New Roman" w:hAnsi="Times New Roman" w:cs="Times New Roman"/>
          <w:sz w:val="24"/>
          <w:szCs w:val="24"/>
        </w:rPr>
        <w:t>possible</w:t>
      </w:r>
      <w:r w:rsidRPr="00493874">
        <w:rPr>
          <w:rFonts w:ascii="Times New Roman" w:hAnsi="Times New Roman" w:cs="Times New Roman"/>
          <w:sz w:val="24"/>
          <w:szCs w:val="24"/>
        </w:rPr>
        <w:t>. All isolates belonging to ST6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9) and ST25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2) had 44 VF identified, both isolates in ST48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2) had 50 VF identified, and 8 of the 9 isolates belonging to ST176 ha</w:t>
      </w:r>
      <w:r w:rsidR="00A74F8F">
        <w:rPr>
          <w:rFonts w:ascii="Times New Roman" w:hAnsi="Times New Roman" w:cs="Times New Roman"/>
          <w:sz w:val="24"/>
          <w:szCs w:val="24"/>
        </w:rPr>
        <w:t>d</w:t>
      </w:r>
      <w:r w:rsidRPr="00493874">
        <w:rPr>
          <w:rFonts w:ascii="Times New Roman" w:hAnsi="Times New Roman" w:cs="Times New Roman"/>
          <w:sz w:val="24"/>
          <w:szCs w:val="24"/>
        </w:rPr>
        <w:t xml:space="preserve"> 44 (</w:t>
      </w:r>
      <w:r w:rsidR="00A538EC">
        <w:rPr>
          <w:rFonts w:ascii="Times New Roman" w:hAnsi="Times New Roman" w:cs="Times New Roman"/>
          <w:sz w:val="24"/>
          <w:szCs w:val="24"/>
        </w:rPr>
        <w:t>1</w:t>
      </w:r>
      <w:r w:rsidRPr="00493874">
        <w:rPr>
          <w:rFonts w:ascii="Times New Roman" w:hAnsi="Times New Roman" w:cs="Times New Roman"/>
          <w:sz w:val="24"/>
          <w:szCs w:val="24"/>
        </w:rPr>
        <w:t xml:space="preserve"> ha</w:t>
      </w:r>
      <w:r w:rsidR="00A538EC">
        <w:rPr>
          <w:rFonts w:ascii="Times New Roman" w:hAnsi="Times New Roman" w:cs="Times New Roman"/>
          <w:sz w:val="24"/>
          <w:szCs w:val="24"/>
        </w:rPr>
        <w:t>d</w:t>
      </w:r>
      <w:r w:rsidRPr="00493874">
        <w:rPr>
          <w:rFonts w:ascii="Times New Roman" w:hAnsi="Times New Roman" w:cs="Times New Roman"/>
          <w:sz w:val="24"/>
          <w:szCs w:val="24"/>
        </w:rPr>
        <w:t xml:space="preserve"> 43). The 3 isolates of ST5 had some variation in number of VF (44, 47, 48 genes each).</w:t>
      </w:r>
    </w:p>
    <w:p w14:paraId="446AB19B" w14:textId="77777777" w:rsidR="009D76EA" w:rsidRPr="00493874" w:rsidRDefault="009D76EA" w:rsidP="008071EE">
      <w:pPr>
        <w:spacing w:line="480" w:lineRule="auto"/>
        <w:ind w:firstLine="360"/>
        <w:contextualSpacing/>
        <w:jc w:val="both"/>
        <w:rPr>
          <w:rFonts w:ascii="Times New Roman" w:hAnsi="Times New Roman" w:cs="Times New Roman"/>
          <w:sz w:val="24"/>
          <w:szCs w:val="24"/>
        </w:rPr>
      </w:pPr>
    </w:p>
    <w:p w14:paraId="381EBE71" w14:textId="77777777" w:rsidR="00CE59B4" w:rsidRPr="00493874" w:rsidRDefault="00CE59B4" w:rsidP="008071EE">
      <w:pPr>
        <w:spacing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Discussion</w:t>
      </w:r>
    </w:p>
    <w:p w14:paraId="0E7CB977"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Diversity of strain type as determined by RAPD and MLST</w:t>
      </w:r>
    </w:p>
    <w:p w14:paraId="61E3B77C" w14:textId="75219924"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In all 9 herds, there was at least 1 RAPD type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identified to be causing multiple IMI in quarters belonging to different cows. RAPD</w:t>
      </w:r>
      <w:r w:rsidR="00077889">
        <w:rPr>
          <w:rFonts w:ascii="Times New Roman" w:hAnsi="Times New Roman" w:cs="Times New Roman"/>
          <w:sz w:val="24"/>
          <w:szCs w:val="24"/>
        </w:rPr>
        <w:t>-</w:t>
      </w:r>
      <w:r w:rsidRPr="00493874">
        <w:rPr>
          <w:rFonts w:ascii="Times New Roman" w:hAnsi="Times New Roman" w:cs="Times New Roman"/>
          <w:sz w:val="24"/>
          <w:szCs w:val="24"/>
        </w:rPr>
        <w:t xml:space="preserve">typing has previously been used to compare ST of different isolates of the same species during outbreaks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see if transmission pattern was consistent with infections originating from a common source.</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In combination with sequencing the 16S rRNA gene for representative isolates, RAPD was used to understand the diversity of ST associated with a multistate outbreak of </w:t>
      </w:r>
      <w:r w:rsidRPr="00493874">
        <w:rPr>
          <w:rFonts w:ascii="Times New Roman" w:hAnsi="Times New Roman" w:cs="Times New Roman"/>
          <w:i/>
          <w:iCs/>
          <w:sz w:val="24"/>
          <w:szCs w:val="24"/>
        </w:rPr>
        <w:t>Corynebacterium tuberculosis</w:t>
      </w:r>
      <w:r w:rsidRPr="00493874">
        <w:rPr>
          <w:rFonts w:ascii="Times New Roman" w:hAnsi="Times New Roman" w:cs="Times New Roman"/>
          <w:sz w:val="24"/>
          <w:szCs w:val="24"/>
        </w:rPr>
        <w:t xml:space="preserve"> in several species of animals </w:t>
      </w:r>
      <w:r w:rsidR="00BB6650" w:rsidRPr="00493874">
        <w:rPr>
          <w:rFonts w:ascii="Times New Roman" w:hAnsi="Times New Roman" w:cs="Times New Roman"/>
          <w:noProof/>
          <w:sz w:val="24"/>
          <w:szCs w:val="24"/>
        </w:rPr>
        <w:t>(Foley et al., 2004)</w:t>
      </w:r>
      <w:r w:rsidRPr="00493874">
        <w:rPr>
          <w:rFonts w:ascii="Times New Roman" w:hAnsi="Times New Roman" w:cs="Times New Roman"/>
          <w:sz w:val="24"/>
          <w:szCs w:val="24"/>
        </w:rPr>
        <w:t xml:space="preserve">, </w:t>
      </w:r>
      <w:proofErr w:type="gramStart"/>
      <w:r w:rsidRPr="00493874">
        <w:rPr>
          <w:rFonts w:ascii="Times New Roman" w:hAnsi="Times New Roman" w:cs="Times New Roman"/>
          <w:sz w:val="24"/>
          <w:szCs w:val="24"/>
        </w:rPr>
        <w:t>and also</w:t>
      </w:r>
      <w:proofErr w:type="gramEnd"/>
      <w:r w:rsidRPr="00493874">
        <w:rPr>
          <w:rFonts w:ascii="Times New Roman" w:hAnsi="Times New Roman" w:cs="Times New Roman"/>
          <w:sz w:val="24"/>
          <w:szCs w:val="24"/>
        </w:rPr>
        <w:t xml:space="preserve"> for investigation of a </w:t>
      </w:r>
      <w:r w:rsidRPr="00493874">
        <w:rPr>
          <w:rFonts w:ascii="Times New Roman" w:hAnsi="Times New Roman" w:cs="Times New Roman"/>
          <w:i/>
          <w:iCs/>
          <w:sz w:val="24"/>
          <w:szCs w:val="24"/>
        </w:rPr>
        <w:t xml:space="preserve">Campylobacter </w:t>
      </w:r>
      <w:proofErr w:type="spellStart"/>
      <w:r w:rsidRPr="00493874">
        <w:rPr>
          <w:rFonts w:ascii="Times New Roman" w:hAnsi="Times New Roman" w:cs="Times New Roman"/>
          <w:i/>
          <w:iCs/>
          <w:sz w:val="24"/>
          <w:szCs w:val="24"/>
        </w:rPr>
        <w:t>jejuni</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outbreak in multiple flocks from a single broiler farm (in combination with sequencing the 23S rRNA gene; Payne et al., 1999). RAPD alone was used by </w:t>
      </w:r>
      <w:r w:rsidR="00BB6650" w:rsidRPr="00493874">
        <w:rPr>
          <w:rFonts w:ascii="Times New Roman" w:hAnsi="Times New Roman" w:cs="Times New Roman"/>
          <w:noProof/>
          <w:sz w:val="24"/>
          <w:szCs w:val="24"/>
        </w:rPr>
        <w:t>Zadoks et al. (2003)</w:t>
      </w:r>
      <w:r w:rsidRPr="00493874">
        <w:rPr>
          <w:rFonts w:ascii="Times New Roman" w:hAnsi="Times New Roman" w:cs="Times New Roman"/>
          <w:sz w:val="24"/>
          <w:szCs w:val="24"/>
        </w:rPr>
        <w:t xml:space="preserve"> to identify transmission dynamics of the mastitis isolate </w:t>
      </w:r>
      <w:r w:rsidRPr="00493874">
        <w:rPr>
          <w:rFonts w:ascii="Times New Roman" w:hAnsi="Times New Roman" w:cs="Times New Roman"/>
          <w:i/>
          <w:iCs/>
          <w:sz w:val="24"/>
          <w:szCs w:val="24"/>
        </w:rPr>
        <w:t xml:space="preserve">Streptococcus </w:t>
      </w:r>
      <w:proofErr w:type="spellStart"/>
      <w:r w:rsidRPr="00493874">
        <w:rPr>
          <w:rFonts w:ascii="Times New Roman" w:hAnsi="Times New Roman" w:cs="Times New Roman"/>
          <w:i/>
          <w:iCs/>
          <w:sz w:val="24"/>
          <w:szCs w:val="24"/>
        </w:rPr>
        <w:t>uberis</w:t>
      </w:r>
      <w:proofErr w:type="spellEnd"/>
      <w:r w:rsidRPr="00493874">
        <w:rPr>
          <w:rFonts w:ascii="Times New Roman" w:hAnsi="Times New Roman" w:cs="Times New Roman"/>
          <w:sz w:val="24"/>
          <w:szCs w:val="24"/>
        </w:rPr>
        <w:t xml:space="preserve"> within a single herd. In this study, RAPD</w:t>
      </w:r>
      <w:r w:rsidR="00077889">
        <w:rPr>
          <w:rFonts w:ascii="Times New Roman" w:hAnsi="Times New Roman" w:cs="Times New Roman"/>
          <w:sz w:val="24"/>
          <w:szCs w:val="24"/>
        </w:rPr>
        <w:t>-</w:t>
      </w:r>
      <w:r w:rsidRPr="00493874">
        <w:rPr>
          <w:rFonts w:ascii="Times New Roman" w:hAnsi="Times New Roman" w:cs="Times New Roman"/>
          <w:sz w:val="24"/>
          <w:szCs w:val="24"/>
        </w:rPr>
        <w:t xml:space="preserve">typing revealed that each cow was infected with a unique strain. These findings confirmed that the observed mastitis outbreak was not due to contagious transmission, but instead was a result of infections from environmental sources. Although the objective of the current study was not to identify the transmission dynamics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identifying the same RAPD type causing IMI in more than one cow in the same herd suggests cow-to-cow spread is occurring (or transmission via a common point source). These findings are consistent with </w:t>
      </w:r>
      <w:r w:rsidR="00BB6650" w:rsidRPr="00493874">
        <w:rPr>
          <w:rFonts w:ascii="Times New Roman" w:hAnsi="Times New Roman" w:cs="Times New Roman"/>
          <w:noProof/>
          <w:sz w:val="24"/>
          <w:szCs w:val="24"/>
        </w:rPr>
        <w:t>Wuytack et al. (2020b)</w:t>
      </w:r>
      <w:r w:rsidRPr="00493874">
        <w:rPr>
          <w:rFonts w:ascii="Times New Roman" w:hAnsi="Times New Roman" w:cs="Times New Roman"/>
          <w:sz w:val="24"/>
          <w:szCs w:val="24"/>
        </w:rPr>
        <w:t xml:space="preserve"> and </w:t>
      </w:r>
      <w:r w:rsidR="00BB6650" w:rsidRPr="00493874">
        <w:rPr>
          <w:rFonts w:ascii="Times New Roman" w:hAnsi="Times New Roman" w:cs="Times New Roman"/>
          <w:noProof/>
          <w:sz w:val="24"/>
          <w:szCs w:val="24"/>
        </w:rPr>
        <w:t>Reydams et al. (2023)</w:t>
      </w:r>
      <w:r w:rsidRPr="00493874">
        <w:rPr>
          <w:rFonts w:ascii="Times New Roman" w:hAnsi="Times New Roman" w:cs="Times New Roman"/>
          <w:sz w:val="24"/>
          <w:szCs w:val="24"/>
        </w:rPr>
        <w:t>, who also used RAPD</w:t>
      </w:r>
      <w:r w:rsidR="006E7EFA">
        <w:rPr>
          <w:rFonts w:ascii="Times New Roman" w:hAnsi="Times New Roman" w:cs="Times New Roman"/>
          <w:sz w:val="24"/>
          <w:szCs w:val="24"/>
        </w:rPr>
        <w:t>-</w:t>
      </w:r>
      <w:r w:rsidRPr="00493874">
        <w:rPr>
          <w:rFonts w:ascii="Times New Roman" w:hAnsi="Times New Roman" w:cs="Times New Roman"/>
          <w:sz w:val="24"/>
          <w:szCs w:val="24"/>
        </w:rPr>
        <w:t xml:space="preserve">typing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and found that a given RAPD type was causing IMI in multiple cows in a herd. Studies using different methods of strain-typing (amplified fragment length polymorphisms: </w:t>
      </w:r>
      <w:proofErr w:type="spellStart"/>
      <w:r w:rsidRPr="00493874">
        <w:rPr>
          <w:rFonts w:ascii="Times New Roman" w:hAnsi="Times New Roman" w:cs="Times New Roman"/>
          <w:sz w:val="24"/>
          <w:szCs w:val="24"/>
        </w:rPr>
        <w:t>Taponen</w:t>
      </w:r>
      <w:proofErr w:type="spellEnd"/>
      <w:r w:rsidRPr="00493874">
        <w:rPr>
          <w:rFonts w:ascii="Times New Roman" w:hAnsi="Times New Roman" w:cs="Times New Roman"/>
          <w:sz w:val="24"/>
          <w:szCs w:val="24"/>
        </w:rPr>
        <w:t xml:space="preserve"> et al., 2007; PFGE: Gillespie et al., 2009, Mork et al., 2012) have also demonstrated the same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strains in IMI from multiple animals in a herd, providing additional evidence that some strains may act in a contagious manner.</w:t>
      </w:r>
    </w:p>
    <w:p w14:paraId="78030528" w14:textId="0BAAB9E5"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Ten different ST (as determined by MLST) were identified for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included in the current study. As the MLST scheme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described </w:t>
      </w:r>
      <w:proofErr w:type="gramStart"/>
      <w:r w:rsidRPr="00493874">
        <w:rPr>
          <w:rFonts w:ascii="Times New Roman" w:hAnsi="Times New Roman" w:cs="Times New Roman"/>
          <w:sz w:val="24"/>
          <w:szCs w:val="24"/>
        </w:rPr>
        <w:t>fairly recently</w:t>
      </w:r>
      <w:proofErr w:type="gramEnd"/>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(Huebner et al., 2021)</w:t>
      </w:r>
      <w:r w:rsidRPr="00493874">
        <w:rPr>
          <w:rFonts w:ascii="Times New Roman" w:hAnsi="Times New Roman" w:cs="Times New Roman"/>
          <w:sz w:val="24"/>
          <w:szCs w:val="24"/>
        </w:rPr>
        <w:t xml:space="preserve">, the number of studies describing strain-typing results using this scheme to date is limited </w:t>
      </w:r>
      <w:r w:rsidR="00BB6650" w:rsidRPr="00493874">
        <w:rPr>
          <w:rFonts w:ascii="Times New Roman" w:hAnsi="Times New Roman" w:cs="Times New Roman"/>
          <w:noProof/>
          <w:sz w:val="24"/>
          <w:szCs w:val="24"/>
        </w:rPr>
        <w:t>(Petzer et al., 2022; Persson Waller et al., 2023)</w:t>
      </w:r>
      <w:r w:rsidRPr="00493874">
        <w:rPr>
          <w:rFonts w:ascii="Times New Roman" w:hAnsi="Times New Roman" w:cs="Times New Roman"/>
          <w:sz w:val="24"/>
          <w:szCs w:val="24"/>
        </w:rPr>
        <w:t xml:space="preserve">. In the phylogenetic analysis, study isolates belonging to ST174, ST175, and ST176 were identified as being closely related to ST1 isolates from </w:t>
      </w:r>
      <w:proofErr w:type="spellStart"/>
      <w:r w:rsidRPr="00493874">
        <w:rPr>
          <w:rFonts w:ascii="Times New Roman" w:hAnsi="Times New Roman" w:cs="Times New Roman"/>
          <w:sz w:val="24"/>
          <w:szCs w:val="24"/>
        </w:rPr>
        <w:t>PubMLST</w:t>
      </w:r>
      <w:proofErr w:type="spellEnd"/>
      <w:r w:rsidRPr="00493874">
        <w:rPr>
          <w:rFonts w:ascii="Times New Roman" w:hAnsi="Times New Roman" w:cs="Times New Roman"/>
          <w:sz w:val="24"/>
          <w:szCs w:val="24"/>
        </w:rPr>
        <w:t xml:space="preserve">. Furthermore, these 3 ST were identified as single locus variants of ST1 by the MLST 2.0 tool. Isolates in this ST1 cluster were the </w:t>
      </w:r>
      <w:proofErr w:type="gramStart"/>
      <w:r w:rsidRPr="00493874">
        <w:rPr>
          <w:rFonts w:ascii="Times New Roman" w:hAnsi="Times New Roman" w:cs="Times New Roman"/>
          <w:sz w:val="24"/>
          <w:szCs w:val="24"/>
        </w:rPr>
        <w:t>most commonly found</w:t>
      </w:r>
      <w:proofErr w:type="gramEnd"/>
      <w:r w:rsidRPr="00493874">
        <w:rPr>
          <w:rFonts w:ascii="Times New Roman" w:hAnsi="Times New Roman" w:cs="Times New Roman"/>
          <w:sz w:val="24"/>
          <w:szCs w:val="24"/>
        </w:rPr>
        <w:t xml:space="preserve"> ST in the current study (11/30 isolates, 36.7%). This agrees closely with the work of Huebner et al. (2021), who determined MLST for 120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from Belgium, Vermont (US), and Washington State (US). They found 39/120 (32.5%) of </w:t>
      </w:r>
      <w:r w:rsidR="004E5A45" w:rsidRPr="00493874">
        <w:rPr>
          <w:rFonts w:ascii="Times New Roman" w:hAnsi="Times New Roman" w:cs="Times New Roman"/>
          <w:sz w:val="24"/>
          <w:szCs w:val="24"/>
        </w:rPr>
        <w:t xml:space="preserve">strain-typed </w:t>
      </w:r>
      <w:r w:rsidRPr="00493874">
        <w:rPr>
          <w:rFonts w:ascii="Times New Roman" w:hAnsi="Times New Roman" w:cs="Times New Roman"/>
          <w:sz w:val="24"/>
          <w:szCs w:val="24"/>
        </w:rPr>
        <w:t xml:space="preserve">isolates belonged to a nodal cluster centered around ST1. For the 48 isolates in Huebner et al. (2021) from Vermont, 36 (75%) belonged to a group they identify as nodal cluster 1. ST1 was also commonly found in 105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from bovine subclinical IMI in Sweden, in a study from Persson Waller et al. (2023), although ST6 and a related novel ST (ST109) were more predominant. For Huebner et al. (2021), ST1 was the only ST found in all three geographical locations. ST6 was the second </w:t>
      </w:r>
      <w:proofErr w:type="gramStart"/>
      <w:r w:rsidRPr="00493874">
        <w:rPr>
          <w:rFonts w:ascii="Times New Roman" w:hAnsi="Times New Roman" w:cs="Times New Roman"/>
          <w:sz w:val="24"/>
          <w:szCs w:val="24"/>
        </w:rPr>
        <w:t>most commonly found</w:t>
      </w:r>
      <w:proofErr w:type="gramEnd"/>
      <w:r w:rsidRPr="00493874">
        <w:rPr>
          <w:rFonts w:ascii="Times New Roman" w:hAnsi="Times New Roman" w:cs="Times New Roman"/>
          <w:sz w:val="24"/>
          <w:szCs w:val="24"/>
        </w:rPr>
        <w:t xml:space="preserve"> ST in the current study (9/30 isolates, 30%), and the third most common (15/120, 12.5%) in Huebner et al. (2021). Persson Waller et al. (2023) identified 47 different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among 105 isolates from Sweden. Huebner et al. (2021) found a similar degree of diversity, with 46 ST identified from 120 isolates from 3 geographical locations. After ST1, ST15 was the second most commonly identified by Hubener et al. (2021), with 17/120 (14.2%) of isolates belonging to this ST. ST15 was primarily identified in isolates from Vermont and Washington State (16/17 isolates), which Huebner et al. (2021) highlight as an example of geographic variation in the distribution of different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Interestingly, although all isolates in the current study are from </w:t>
      </w:r>
      <w:r w:rsidRPr="00493874">
        <w:rPr>
          <w:rFonts w:ascii="Times New Roman" w:hAnsi="Times New Roman" w:cs="Times New Roman"/>
          <w:sz w:val="24"/>
          <w:szCs w:val="24"/>
        </w:rPr>
        <w:lastRenderedPageBreak/>
        <w:t xml:space="preserve">Vermont, only 2 of 30 isolates belonged to ST15. Only 1 ST15 was found in Sweden (Persson Waller et al., 2023). </w:t>
      </w:r>
    </w:p>
    <w:p w14:paraId="26E9CC10" w14:textId="61AC013F" w:rsidR="00CE59B4" w:rsidRPr="00493874" w:rsidRDefault="00CE59B4" w:rsidP="008071EE">
      <w:pPr>
        <w:spacing w:after="0" w:line="480" w:lineRule="auto"/>
        <w:ind w:firstLine="360"/>
        <w:contextualSpacing/>
        <w:jc w:val="both"/>
        <w:rPr>
          <w:rFonts w:ascii="Times New Roman" w:hAnsi="Times New Roman" w:cs="Times New Roman"/>
          <w:i/>
          <w:iCs/>
          <w:sz w:val="24"/>
          <w:szCs w:val="24"/>
        </w:rPr>
      </w:pPr>
      <w:r w:rsidRPr="00493874">
        <w:rPr>
          <w:rFonts w:ascii="Times New Roman" w:hAnsi="Times New Roman" w:cs="Times New Roman"/>
          <w:sz w:val="24"/>
          <w:szCs w:val="24"/>
        </w:rPr>
        <w:t xml:space="preserve">Both Persson Waller et al. (2023) and Huebner et al. (2021) observed that ST6 and ST1 were both central nodes of ST clusters, with single- and double-locus variants surrounding them. Both authors suggest this indicates occurrence of a clonal expansion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belonging to these 2 ST. Results of the current study would support this, as the 3 ST in ST cluster 1 (ST174, ST175, ST176) were all </w:t>
      </w:r>
      <w:proofErr w:type="gramStart"/>
      <w:r w:rsidRPr="00493874">
        <w:rPr>
          <w:rFonts w:ascii="Times New Roman" w:hAnsi="Times New Roman" w:cs="Times New Roman"/>
          <w:sz w:val="24"/>
          <w:szCs w:val="24"/>
        </w:rPr>
        <w:t>newly-identified</w:t>
      </w:r>
      <w:proofErr w:type="gramEnd"/>
      <w:r w:rsidRPr="00493874">
        <w:rPr>
          <w:rFonts w:ascii="Times New Roman" w:hAnsi="Times New Roman" w:cs="Times New Roman"/>
          <w:sz w:val="24"/>
          <w:szCs w:val="24"/>
        </w:rPr>
        <w:t xml:space="preserve"> single-locus variants of ST1. Describing the diversity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using MLST is a rapidly growing area of research. Four of the 10 ST in the current study had previously not been described, </w:t>
      </w:r>
      <w:r w:rsidR="00224334">
        <w:rPr>
          <w:rFonts w:ascii="Times New Roman" w:hAnsi="Times New Roman" w:cs="Times New Roman"/>
          <w:sz w:val="24"/>
          <w:szCs w:val="24"/>
        </w:rPr>
        <w:t>and</w:t>
      </w:r>
      <w:r w:rsidRPr="00493874">
        <w:rPr>
          <w:rFonts w:ascii="Times New Roman" w:hAnsi="Times New Roman" w:cs="Times New Roman"/>
          <w:sz w:val="24"/>
          <w:szCs w:val="24"/>
        </w:rPr>
        <w:t xml:space="preserve"> 43% of all isolates belonging to 33 new ST were identified by Persson Waller et al. (2023). These results highlight the importance of contributing to </w:t>
      </w:r>
      <w:proofErr w:type="gramStart"/>
      <w:r w:rsidRPr="00493874">
        <w:rPr>
          <w:rFonts w:ascii="Times New Roman" w:hAnsi="Times New Roman" w:cs="Times New Roman"/>
          <w:sz w:val="24"/>
          <w:szCs w:val="24"/>
        </w:rPr>
        <w:t>publicly-available</w:t>
      </w:r>
      <w:proofErr w:type="gramEnd"/>
      <w:r w:rsidRPr="00493874">
        <w:rPr>
          <w:rFonts w:ascii="Times New Roman" w:hAnsi="Times New Roman" w:cs="Times New Roman"/>
          <w:sz w:val="24"/>
          <w:szCs w:val="24"/>
        </w:rPr>
        <w:t xml:space="preserve"> databases in order to improve our ability to better understand the diversity of this common mastitis pathogen</w:t>
      </w:r>
      <w:r w:rsidRPr="00493874">
        <w:rPr>
          <w:rFonts w:ascii="Times New Roman" w:hAnsi="Times New Roman" w:cs="Times New Roman"/>
          <w:i/>
          <w:iCs/>
          <w:sz w:val="24"/>
          <w:szCs w:val="24"/>
        </w:rPr>
        <w:t>.</w:t>
      </w:r>
    </w:p>
    <w:p w14:paraId="72465774" w14:textId="77777777" w:rsidR="00CE59B4" w:rsidRPr="00493874" w:rsidRDefault="00CE59B4" w:rsidP="008071EE">
      <w:pPr>
        <w:spacing w:after="0" w:line="480" w:lineRule="auto"/>
        <w:ind w:firstLine="360"/>
        <w:contextualSpacing/>
        <w:jc w:val="both"/>
        <w:rPr>
          <w:rFonts w:ascii="Times New Roman" w:hAnsi="Times New Roman" w:cs="Times New Roman"/>
          <w:i/>
          <w:iCs/>
          <w:sz w:val="24"/>
          <w:szCs w:val="24"/>
        </w:rPr>
      </w:pPr>
    </w:p>
    <w:p w14:paraId="0F95EE96" w14:textId="77777777" w:rsidR="00CE59B4" w:rsidRPr="00493874" w:rsidRDefault="00CE59B4" w:rsidP="008071EE">
      <w:pPr>
        <w:spacing w:after="0" w:line="480" w:lineRule="auto"/>
        <w:contextualSpacing/>
        <w:jc w:val="both"/>
        <w:rPr>
          <w:rFonts w:ascii="Times New Roman" w:hAnsi="Times New Roman" w:cs="Times New Roman"/>
          <w:sz w:val="24"/>
          <w:szCs w:val="24"/>
        </w:rPr>
      </w:pPr>
      <w:r w:rsidRPr="00493874">
        <w:rPr>
          <w:rFonts w:ascii="Times New Roman" w:hAnsi="Times New Roman" w:cs="Times New Roman"/>
          <w:i/>
          <w:iCs/>
          <w:sz w:val="24"/>
          <w:szCs w:val="24"/>
        </w:rPr>
        <w:t>Associations between ST and SCC category</w:t>
      </w:r>
    </w:p>
    <w:p w14:paraId="05EEA446" w14:textId="5968053F"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Our initial hypothesis that ST may be a significant predictor of SCC phenotype (HIGH vs. LOW</w:t>
      </w:r>
      <w:r w:rsidR="00E35C47">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was not supported. Persson Waller et al. (2023) also explored associations between genotypes and phenotypic qualities, such as persistency of IMI (over a </w:t>
      </w:r>
      <w:proofErr w:type="gramStart"/>
      <w:r w:rsidRPr="00493874">
        <w:rPr>
          <w:rFonts w:ascii="Times New Roman" w:hAnsi="Times New Roman" w:cs="Times New Roman"/>
          <w:sz w:val="24"/>
          <w:szCs w:val="24"/>
        </w:rPr>
        <w:t>1 month</w:t>
      </w:r>
      <w:proofErr w:type="gramEnd"/>
      <w:r w:rsidRPr="00493874">
        <w:rPr>
          <w:rFonts w:ascii="Times New Roman" w:hAnsi="Times New Roman" w:cs="Times New Roman"/>
          <w:sz w:val="24"/>
          <w:szCs w:val="24"/>
        </w:rPr>
        <w:t xml:space="preserve"> period) and 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 Isolates belonging to ST6 (the most prevalent ST in cluster VII, and only ST also found in the current study) tended to be more likely to have a high CMT score vs. other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in the cluster. However, this difference did not achieve the cut-off used for statistical significance. </w:t>
      </w:r>
      <w:bookmarkStart w:id="21" w:name="_Hlk173576789"/>
    </w:p>
    <w:p w14:paraId="2F20B240"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14630A29"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Antimicrobial resistance genes and associations between ARG and SCC category</w:t>
      </w:r>
    </w:p>
    <w:bookmarkEnd w:id="21"/>
    <w:p w14:paraId="36897041" w14:textId="5C57CDF1" w:rsidR="00CE59B4" w:rsidRPr="00493874" w:rsidRDefault="00CE59B4" w:rsidP="008071EE">
      <w:pPr>
        <w:spacing w:line="480" w:lineRule="auto"/>
        <w:ind w:firstLine="360"/>
        <w:contextualSpacing/>
        <w:jc w:val="both"/>
        <w:rPr>
          <w:rFonts w:ascii="Times New Roman" w:hAnsi="Times New Roman" w:cs="Times New Roman"/>
          <w:color w:val="212121"/>
          <w:sz w:val="24"/>
          <w:szCs w:val="24"/>
          <w:shd w:val="clear" w:color="auto" w:fill="FFFFFF"/>
        </w:rPr>
      </w:pPr>
      <w:r w:rsidRPr="00493874">
        <w:rPr>
          <w:rFonts w:ascii="Times New Roman" w:hAnsi="Times New Roman" w:cs="Times New Roman"/>
          <w:color w:val="212121"/>
          <w:sz w:val="24"/>
          <w:szCs w:val="24"/>
          <w:shd w:val="clear" w:color="auto" w:fill="FFFFFF"/>
        </w:rPr>
        <w:t>Overall, both p</w:t>
      </w:r>
      <w:r w:rsidRPr="00493874">
        <w:rPr>
          <w:rFonts w:ascii="Times New Roman" w:hAnsi="Times New Roman" w:cs="Times New Roman"/>
          <w:sz w:val="24"/>
          <w:szCs w:val="24"/>
        </w:rPr>
        <w:t xml:space="preserve">henotypic resistance and ARG are relatively rare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when compared to other </w:t>
      </w:r>
      <w:r w:rsidR="004E5A45">
        <w:rPr>
          <w:rFonts w:ascii="Times New Roman" w:hAnsi="Times New Roman" w:cs="Times New Roman"/>
          <w:sz w:val="24"/>
          <w:szCs w:val="24"/>
        </w:rPr>
        <w:t>NAS</w:t>
      </w:r>
      <w:r w:rsidRPr="00493874">
        <w:rPr>
          <w:rFonts w:ascii="Times New Roman" w:hAnsi="Times New Roman" w:cs="Times New Roman"/>
          <w:sz w:val="24"/>
          <w:szCs w:val="24"/>
        </w:rPr>
        <w:t xml:space="preserve">, with the important exception of the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gene </w:t>
      </w:r>
      <w:r w:rsidR="00BB6650" w:rsidRPr="00493874">
        <w:rPr>
          <w:rFonts w:ascii="Times New Roman" w:hAnsi="Times New Roman" w:cs="Times New Roman"/>
          <w:noProof/>
          <w:sz w:val="24"/>
          <w:szCs w:val="24"/>
        </w:rPr>
        <w:t>(Sampimon, 2009; Persson Waller et al., 2011)</w:t>
      </w:r>
      <w:r w:rsidRPr="00493874">
        <w:rPr>
          <w:rFonts w:ascii="Times New Roman" w:hAnsi="Times New Roman" w:cs="Times New Roman"/>
          <w:sz w:val="24"/>
          <w:szCs w:val="24"/>
        </w:rPr>
        <w:t xml:space="preserve">. Our findings support this principle, as the only ARG identified in the 30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encodes a </w:t>
      </w:r>
      <w:r w:rsidRPr="00493874">
        <w:rPr>
          <w:rFonts w:ascii="Times New Roman" w:hAnsi="Times New Roman" w:cs="Times New Roman"/>
          <w:color w:val="212121"/>
          <w:sz w:val="24"/>
          <w:szCs w:val="24"/>
          <w:shd w:val="clear" w:color="auto" w:fill="FFFFFF"/>
        </w:rPr>
        <w:t>β-</w:t>
      </w:r>
      <w:r w:rsidRPr="00493874">
        <w:rPr>
          <w:rFonts w:ascii="Times New Roman" w:hAnsi="Times New Roman" w:cs="Times New Roman"/>
          <w:sz w:val="24"/>
          <w:szCs w:val="24"/>
        </w:rPr>
        <w:t xml:space="preserve">lactamase enzyme which hydrolytically destroys </w:t>
      </w:r>
      <w:r w:rsidRPr="00493874">
        <w:rPr>
          <w:rFonts w:ascii="Times New Roman" w:hAnsi="Times New Roman" w:cs="Times New Roman"/>
          <w:color w:val="212121"/>
          <w:sz w:val="24"/>
          <w:szCs w:val="24"/>
          <w:shd w:val="clear" w:color="auto" w:fill="FFFFFF"/>
        </w:rPr>
        <w:t xml:space="preserve">β-lactam </w:t>
      </w:r>
      <w:proofErr w:type="gramStart"/>
      <w:r w:rsidRPr="00493874">
        <w:rPr>
          <w:rFonts w:ascii="Times New Roman" w:hAnsi="Times New Roman" w:cs="Times New Roman"/>
          <w:color w:val="212121"/>
          <w:sz w:val="24"/>
          <w:szCs w:val="24"/>
          <w:shd w:val="clear" w:color="auto" w:fill="FFFFFF"/>
        </w:rPr>
        <w:t>antibiotics, and</w:t>
      </w:r>
      <w:proofErr w:type="gramEnd"/>
      <w:r w:rsidRPr="00493874">
        <w:rPr>
          <w:rFonts w:ascii="Times New Roman" w:hAnsi="Times New Roman" w:cs="Times New Roman"/>
          <w:color w:val="212121"/>
          <w:sz w:val="24"/>
          <w:szCs w:val="24"/>
          <w:shd w:val="clear" w:color="auto" w:fill="FFFFFF"/>
        </w:rPr>
        <w:t xml:space="preserve"> is the primary determinant of p</w:t>
      </w:r>
      <w:r w:rsidRPr="00493874">
        <w:rPr>
          <w:rFonts w:ascii="Times New Roman" w:hAnsi="Times New Roman" w:cs="Times New Roman"/>
          <w:sz w:val="24"/>
          <w:szCs w:val="24"/>
        </w:rPr>
        <w:t xml:space="preserve">henotypic resistance to benzylpenicillin in staphylococci </w:t>
      </w:r>
      <w:r w:rsidR="00BB6650" w:rsidRPr="00493874">
        <w:rPr>
          <w:rFonts w:ascii="Times New Roman" w:hAnsi="Times New Roman" w:cs="Times New Roman"/>
          <w:noProof/>
          <w:sz w:val="24"/>
          <w:szCs w:val="24"/>
        </w:rPr>
        <w:t>(Pinho, 2008)</w:t>
      </w:r>
      <w:r w:rsidRPr="00493874">
        <w:rPr>
          <w:rFonts w:ascii="Times New Roman" w:hAnsi="Times New Roman" w:cs="Times New Roman"/>
          <w:sz w:val="24"/>
          <w:szCs w:val="24"/>
        </w:rPr>
        <w:t>.</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In the current study, 10/30 (33.3%) of isolates were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positive, which is higher than the 10% reported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a Canadian study </w:t>
      </w:r>
      <w:r w:rsidR="00BB6650" w:rsidRPr="00493874">
        <w:rPr>
          <w:rFonts w:ascii="Times New Roman" w:hAnsi="Times New Roman" w:cs="Times New Roman"/>
          <w:noProof/>
          <w:sz w:val="24"/>
          <w:szCs w:val="24"/>
        </w:rPr>
        <w:t>(Condas et al., 2017a)</w:t>
      </w:r>
      <w:r w:rsidRPr="00493874">
        <w:rPr>
          <w:rFonts w:ascii="Times New Roman" w:hAnsi="Times New Roman" w:cs="Times New Roman"/>
          <w:sz w:val="24"/>
          <w:szCs w:val="24"/>
        </w:rPr>
        <w:t xml:space="preserve"> and the 22% reported in Persson Waller et al. (2023), but much less than the 87%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in a Flemish study </w:t>
      </w:r>
      <w:r w:rsidR="00BB6650" w:rsidRPr="00493874">
        <w:rPr>
          <w:rFonts w:ascii="Times New Roman" w:hAnsi="Times New Roman" w:cs="Times New Roman"/>
          <w:noProof/>
          <w:sz w:val="24"/>
          <w:szCs w:val="24"/>
        </w:rPr>
        <w:t>(Sampimon, 2009)</w:t>
      </w:r>
      <w:r w:rsidRPr="00493874">
        <w:rPr>
          <w:rFonts w:ascii="Times New Roman" w:hAnsi="Times New Roman" w:cs="Times New Roman"/>
          <w:sz w:val="24"/>
          <w:szCs w:val="24"/>
        </w:rPr>
        <w:t>. R</w:t>
      </w:r>
      <w:r w:rsidRPr="00493874">
        <w:rPr>
          <w:rFonts w:ascii="Times New Roman" w:hAnsi="Times New Roman" w:cs="Times New Roman"/>
          <w:color w:val="212121"/>
          <w:sz w:val="24"/>
          <w:szCs w:val="24"/>
          <w:shd w:val="clear" w:color="auto" w:fill="FFFFFF"/>
        </w:rPr>
        <w:t xml:space="preserve">esistance to β-lactam antibiotics is the predominant type of AMR present in staphylococci, and the reported proportion of NAS isolates exhibiting β-lactamase resistance can be </w:t>
      </w:r>
      <w:proofErr w:type="gramStart"/>
      <w:r w:rsidRPr="00493874">
        <w:rPr>
          <w:rFonts w:ascii="Times New Roman" w:hAnsi="Times New Roman" w:cs="Times New Roman"/>
          <w:color w:val="212121"/>
          <w:sz w:val="24"/>
          <w:szCs w:val="24"/>
          <w:shd w:val="clear" w:color="auto" w:fill="FFFFFF"/>
        </w:rPr>
        <w:t>fairly high</w:t>
      </w:r>
      <w:proofErr w:type="gramEnd"/>
      <w:r w:rsidRPr="00493874">
        <w:rPr>
          <w:rFonts w:ascii="Times New Roman" w:hAnsi="Times New Roman" w:cs="Times New Roman"/>
          <w:color w:val="212121"/>
          <w:sz w:val="24"/>
          <w:szCs w:val="24"/>
          <w:shd w:val="clear" w:color="auto" w:fill="FFFFFF"/>
        </w:rPr>
        <w:t xml:space="preserve"> depending on geographical location (51.6% in Argentina, Raspanti et al. 2016; 63% in South Africa, </w:t>
      </w:r>
      <w:proofErr w:type="spellStart"/>
      <w:r w:rsidRPr="00493874">
        <w:rPr>
          <w:rFonts w:ascii="Times New Roman" w:hAnsi="Times New Roman" w:cs="Times New Roman"/>
          <w:color w:val="212121"/>
          <w:sz w:val="24"/>
          <w:szCs w:val="24"/>
          <w:shd w:val="clear" w:color="auto" w:fill="FFFFFF"/>
        </w:rPr>
        <w:t>Phophi</w:t>
      </w:r>
      <w:proofErr w:type="spellEnd"/>
      <w:r w:rsidRPr="00493874">
        <w:rPr>
          <w:rFonts w:ascii="Times New Roman" w:hAnsi="Times New Roman" w:cs="Times New Roman"/>
          <w:color w:val="212121"/>
          <w:sz w:val="24"/>
          <w:szCs w:val="24"/>
          <w:shd w:val="clear" w:color="auto" w:fill="FFFFFF"/>
        </w:rPr>
        <w:t xml:space="preserve"> et al. 2019; 23% in Belgium and Norway, </w:t>
      </w:r>
      <w:proofErr w:type="spellStart"/>
      <w:r w:rsidRPr="00493874">
        <w:rPr>
          <w:rFonts w:ascii="Times New Roman" w:hAnsi="Times New Roman" w:cs="Times New Roman"/>
          <w:color w:val="212121"/>
          <w:sz w:val="24"/>
          <w:szCs w:val="24"/>
          <w:shd w:val="clear" w:color="auto" w:fill="FFFFFF"/>
        </w:rPr>
        <w:t>Fergestad</w:t>
      </w:r>
      <w:proofErr w:type="spellEnd"/>
      <w:r w:rsidRPr="00493874">
        <w:rPr>
          <w:rFonts w:ascii="Times New Roman" w:hAnsi="Times New Roman" w:cs="Times New Roman"/>
          <w:color w:val="212121"/>
          <w:sz w:val="24"/>
          <w:szCs w:val="24"/>
          <w:shd w:val="clear" w:color="auto" w:fill="FFFFFF"/>
        </w:rPr>
        <w:t xml:space="preserve"> et al. 2021; 14% in Korea, Kim et al. 2019). β-lactam antibiotics are among the few choices for treating mastitis in the US. However, within this class, first- and third-generation cephalosporins are the </w:t>
      </w:r>
      <w:proofErr w:type="gramStart"/>
      <w:r w:rsidRPr="00493874">
        <w:rPr>
          <w:rFonts w:ascii="Times New Roman" w:hAnsi="Times New Roman" w:cs="Times New Roman"/>
          <w:color w:val="212121"/>
          <w:sz w:val="24"/>
          <w:szCs w:val="24"/>
          <w:shd w:val="clear" w:color="auto" w:fill="FFFFFF"/>
        </w:rPr>
        <w:t>most commonly used</w:t>
      </w:r>
      <w:proofErr w:type="gramEnd"/>
      <w:r w:rsidRPr="00493874">
        <w:rPr>
          <w:rFonts w:ascii="Times New Roman" w:hAnsi="Times New Roman" w:cs="Times New Roman"/>
          <w:color w:val="212121"/>
          <w:sz w:val="24"/>
          <w:szCs w:val="24"/>
          <w:shd w:val="clear" w:color="auto" w:fill="FFFFFF"/>
        </w:rPr>
        <w:t>, which are more resistant to</w:t>
      </w:r>
      <w:r w:rsidRPr="00493874">
        <w:rPr>
          <w:rFonts w:ascii="Times New Roman" w:hAnsi="Times New Roman" w:cs="Times New Roman"/>
          <w:sz w:val="24"/>
          <w:szCs w:val="24"/>
        </w:rPr>
        <w:t xml:space="preserve"> </w:t>
      </w:r>
      <w:r w:rsidRPr="00493874">
        <w:rPr>
          <w:rFonts w:ascii="Times New Roman" w:hAnsi="Times New Roman" w:cs="Times New Roman"/>
          <w:color w:val="212121"/>
          <w:sz w:val="24"/>
          <w:szCs w:val="24"/>
          <w:shd w:val="clear" w:color="auto" w:fill="FFFFFF"/>
        </w:rPr>
        <w:t>β-</w:t>
      </w:r>
      <w:r w:rsidRPr="00493874">
        <w:rPr>
          <w:rFonts w:ascii="Times New Roman" w:hAnsi="Times New Roman" w:cs="Times New Roman"/>
          <w:sz w:val="24"/>
          <w:szCs w:val="24"/>
        </w:rPr>
        <w:t>lactamases</w:t>
      </w:r>
      <w:r w:rsidRPr="00493874">
        <w:rPr>
          <w:rFonts w:ascii="Times New Roman" w:hAnsi="Times New Roman" w:cs="Times New Roman"/>
          <w:color w:val="212121"/>
          <w:sz w:val="24"/>
          <w:szCs w:val="24"/>
          <w:shd w:val="clear" w:color="auto" w:fill="FFFFFF"/>
        </w:rPr>
        <w:t xml:space="preserve"> than penicillin </w:t>
      </w:r>
      <w:r w:rsidR="00BB6650" w:rsidRPr="00493874">
        <w:rPr>
          <w:rFonts w:ascii="Times New Roman" w:hAnsi="Times New Roman" w:cs="Times New Roman"/>
          <w:noProof/>
          <w:color w:val="212121"/>
          <w:sz w:val="24"/>
          <w:szCs w:val="24"/>
          <w:shd w:val="clear" w:color="auto" w:fill="FFFFFF"/>
        </w:rPr>
        <w:t>(USDA, 2016; de Campos et al., 2021)</w:t>
      </w:r>
      <w:r w:rsidRPr="00493874">
        <w:rPr>
          <w:rFonts w:ascii="Times New Roman" w:hAnsi="Times New Roman" w:cs="Times New Roman"/>
          <w:color w:val="212121"/>
          <w:sz w:val="24"/>
          <w:szCs w:val="24"/>
          <w:shd w:val="clear" w:color="auto" w:fill="FFFFFF"/>
        </w:rPr>
        <w:t>.</w:t>
      </w:r>
      <w:r w:rsidRPr="00493874">
        <w:rPr>
          <w:rFonts w:ascii="Times New Roman" w:hAnsi="Times New Roman" w:cs="Times New Roman"/>
          <w:sz w:val="24"/>
          <w:szCs w:val="24"/>
        </w:rPr>
        <w:t xml:space="preserve"> In addition to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Persson Waller et al. (2023) identified </w:t>
      </w:r>
      <w:r w:rsidRPr="00493874">
        <w:rPr>
          <w:rFonts w:ascii="Times New Roman" w:hAnsi="Times New Roman" w:cs="Times New Roman"/>
          <w:i/>
          <w:iCs/>
          <w:sz w:val="24"/>
          <w:szCs w:val="24"/>
        </w:rPr>
        <w:t>str</w:t>
      </w:r>
      <w:r w:rsidRPr="00493874">
        <w:rPr>
          <w:rFonts w:ascii="Times New Roman" w:hAnsi="Times New Roman" w:cs="Times New Roman"/>
          <w:i/>
          <w:iCs/>
          <w:sz w:val="24"/>
          <w:szCs w:val="24"/>
          <w:vertAlign w:val="subscript"/>
        </w:rPr>
        <w:t>pS194</w:t>
      </w:r>
      <w:r w:rsidRPr="00493874">
        <w:rPr>
          <w:rFonts w:ascii="Times New Roman" w:hAnsi="Times New Roman" w:cs="Times New Roman"/>
          <w:sz w:val="24"/>
          <w:szCs w:val="24"/>
        </w:rPr>
        <w:t xml:space="preserve"> (conferring resistance to streptomycin) in 7% of their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This ARG was not found in isolates from the current study. Nobrega et al. (2018) identified various other ARG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including genes associated with aminoglycoside resistance [</w:t>
      </w:r>
      <w:proofErr w:type="gramStart"/>
      <w:r w:rsidRPr="00493874">
        <w:rPr>
          <w:rFonts w:ascii="Times New Roman" w:hAnsi="Times New Roman" w:cs="Times New Roman"/>
          <w:i/>
          <w:iCs/>
          <w:sz w:val="24"/>
          <w:szCs w:val="24"/>
        </w:rPr>
        <w:t>ant(3’’</w:t>
      </w:r>
      <w:proofErr w:type="gramEnd"/>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ant(4’), ant(6)</w:t>
      </w:r>
      <w:r w:rsidRPr="00493874">
        <w:rPr>
          <w:rFonts w:ascii="Times New Roman" w:hAnsi="Times New Roman" w:cs="Times New Roman"/>
          <w:sz w:val="24"/>
          <w:szCs w:val="24"/>
        </w:rPr>
        <w:t>], resistance to amphenicols (</w:t>
      </w:r>
      <w:proofErr w:type="spellStart"/>
      <w:r w:rsidRPr="00493874">
        <w:rPr>
          <w:rFonts w:ascii="Times New Roman" w:hAnsi="Times New Roman" w:cs="Times New Roman"/>
          <w:i/>
          <w:iCs/>
          <w:sz w:val="24"/>
          <w:szCs w:val="24"/>
        </w:rPr>
        <w:t>fexA</w:t>
      </w:r>
      <w:proofErr w:type="spellEnd"/>
      <w:r w:rsidRPr="00493874">
        <w:rPr>
          <w:rFonts w:ascii="Times New Roman" w:hAnsi="Times New Roman" w:cs="Times New Roman"/>
          <w:sz w:val="24"/>
          <w:szCs w:val="24"/>
        </w:rPr>
        <w:t>), and resistance to tetracyclines (</w:t>
      </w:r>
      <w:proofErr w:type="spellStart"/>
      <w:r w:rsidRPr="00493874">
        <w:rPr>
          <w:rFonts w:ascii="Times New Roman" w:hAnsi="Times New Roman" w:cs="Times New Roman"/>
          <w:i/>
          <w:iCs/>
          <w:sz w:val="24"/>
          <w:szCs w:val="24"/>
        </w:rPr>
        <w:t>tetK</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lastRenderedPageBreak/>
        <w:t>tetL</w:t>
      </w:r>
      <w:proofErr w:type="spellEnd"/>
      <w:r w:rsidRPr="00493874">
        <w:rPr>
          <w:rFonts w:ascii="Times New Roman" w:hAnsi="Times New Roman" w:cs="Times New Roman"/>
          <w:sz w:val="24"/>
          <w:szCs w:val="24"/>
        </w:rPr>
        <w:t xml:space="preserve">). However, the estimated prevalence of these genes in the population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included in their study was low (2-3%).</w:t>
      </w:r>
    </w:p>
    <w:p w14:paraId="51A451A4" w14:textId="1E669030"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Carriage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was not found to be a significant predictor of whether an isolate would be associated with a persistently high SCC IMI in the current study. Work exploring the association of ARG carriage and clinical characteristics of IMI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 limited, but previous research has identified a link between phenotypic resistance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 clinical IMI outcome. Both </w:t>
      </w:r>
      <w:r w:rsidR="00BB6650" w:rsidRPr="00493874">
        <w:rPr>
          <w:rFonts w:ascii="Times New Roman" w:hAnsi="Times New Roman" w:cs="Times New Roman"/>
          <w:noProof/>
          <w:sz w:val="24"/>
          <w:szCs w:val="24"/>
        </w:rPr>
        <w:t>Sol et al. (2000)</w:t>
      </w:r>
      <w:r w:rsidRPr="00493874">
        <w:rPr>
          <w:rFonts w:ascii="Times New Roman" w:hAnsi="Times New Roman" w:cs="Times New Roman"/>
          <w:sz w:val="24"/>
          <w:szCs w:val="24"/>
        </w:rPr>
        <w:t xml:space="preserve"> and </w:t>
      </w:r>
      <w:r w:rsidR="00BB6650" w:rsidRPr="00493874">
        <w:rPr>
          <w:rFonts w:ascii="Times New Roman" w:hAnsi="Times New Roman" w:cs="Times New Roman"/>
          <w:noProof/>
          <w:sz w:val="24"/>
          <w:szCs w:val="24"/>
        </w:rPr>
        <w:t>Taponen et al. (2003)</w:t>
      </w:r>
      <w:r w:rsidRPr="00493874">
        <w:rPr>
          <w:rFonts w:ascii="Times New Roman" w:hAnsi="Times New Roman" w:cs="Times New Roman"/>
          <w:sz w:val="24"/>
          <w:szCs w:val="24"/>
        </w:rPr>
        <w:t xml:space="preserve"> found that penicillin-resistant strains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(those which produced β-lactamase) had a lower bacteriological cure rate </w:t>
      </w:r>
      <w:r w:rsidRPr="00493874">
        <w:rPr>
          <w:rFonts w:ascii="Times New Roman" w:hAnsi="Times New Roman" w:cs="Times New Roman"/>
          <w:i/>
          <w:iCs/>
          <w:sz w:val="24"/>
          <w:szCs w:val="24"/>
        </w:rPr>
        <w:t>in vivo,</w:t>
      </w:r>
      <w:r w:rsidRPr="00493874">
        <w:rPr>
          <w:rFonts w:ascii="Times New Roman" w:hAnsi="Times New Roman" w:cs="Times New Roman"/>
          <w:sz w:val="24"/>
          <w:szCs w:val="24"/>
        </w:rPr>
        <w:t xml:space="preserve"> despite use of an appropriate intramammary antibiotic that the isolate was susceptible to </w:t>
      </w:r>
      <w:r w:rsidRPr="00493874">
        <w:rPr>
          <w:rFonts w:ascii="Times New Roman" w:hAnsi="Times New Roman" w:cs="Times New Roman"/>
          <w:i/>
          <w:iCs/>
          <w:sz w:val="24"/>
          <w:szCs w:val="24"/>
        </w:rPr>
        <w:t>in vitro</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isolates in Sol et al. (2000) were associated with clinical mastitis, whereas isolates in </w:t>
      </w:r>
      <w:proofErr w:type="spellStart"/>
      <w:r w:rsidRPr="00493874">
        <w:rPr>
          <w:rFonts w:ascii="Times New Roman" w:hAnsi="Times New Roman" w:cs="Times New Roman"/>
          <w:sz w:val="24"/>
          <w:szCs w:val="24"/>
        </w:rPr>
        <w:t>Taponen</w:t>
      </w:r>
      <w:proofErr w:type="spellEnd"/>
      <w:r w:rsidRPr="00493874">
        <w:rPr>
          <w:rFonts w:ascii="Times New Roman" w:hAnsi="Times New Roman" w:cs="Times New Roman"/>
          <w:sz w:val="24"/>
          <w:szCs w:val="24"/>
        </w:rPr>
        <w:t xml:space="preserve"> et al. (2003) were from cases of subclinical mastitis. Further, Sol et al. (2000) reported that IMI due to penicillin-resistant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were associated with a more persistently elevated SCC, indicating the IMI was associated with a higher degree of inflammation. Both Sol et al. (2000) and </w:t>
      </w:r>
      <w:proofErr w:type="spellStart"/>
      <w:r w:rsidRPr="00493874">
        <w:rPr>
          <w:rFonts w:ascii="Times New Roman" w:hAnsi="Times New Roman" w:cs="Times New Roman"/>
          <w:sz w:val="24"/>
          <w:szCs w:val="24"/>
        </w:rPr>
        <w:t>Taponen</w:t>
      </w:r>
      <w:proofErr w:type="spellEnd"/>
      <w:r w:rsidRPr="00493874">
        <w:rPr>
          <w:rFonts w:ascii="Times New Roman" w:hAnsi="Times New Roman" w:cs="Times New Roman"/>
          <w:sz w:val="24"/>
          <w:szCs w:val="24"/>
        </w:rPr>
        <w:t xml:space="preserve"> et al. (2003) conclude that either: 1) the penicillin-resistant strains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were more virulent than susceptible strains, due to a possible relationship between production of β-lactamase and other 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00BB6650" w:rsidRPr="00493874">
        <w:rPr>
          <w:rFonts w:ascii="Times New Roman" w:hAnsi="Times New Roman" w:cs="Times New Roman"/>
          <w:noProof/>
          <w:sz w:val="24"/>
          <w:szCs w:val="24"/>
        </w:rPr>
        <w:t>Wuytack et al. (2020a)</w:t>
      </w:r>
      <w:r w:rsidRPr="00493874">
        <w:rPr>
          <w:rFonts w:ascii="Times New Roman" w:hAnsi="Times New Roman" w:cs="Times New Roman"/>
          <w:sz w:val="24"/>
          <w:szCs w:val="24"/>
        </w:rPr>
        <w:t xml:space="preserve">. When comparing NAS isolates associated with IMI which had an SCC of ≤50,000 cells/mL to isolates from cases of clinical mastitis,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identified </w:t>
      </w:r>
      <w:proofErr w:type="spellStart"/>
      <w:r w:rsidRPr="00493874">
        <w:rPr>
          <w:rFonts w:ascii="Times New Roman" w:hAnsi="Times New Roman" w:cs="Times New Roman"/>
          <w:i/>
          <w:iCs/>
          <w:sz w:val="24"/>
          <w:szCs w:val="24"/>
        </w:rPr>
        <w:t>mecA</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(a methicillin-resistance gene) in 21/43 (49%) of NAS isolates originating from clinical mastitis and only 1/16 (6%) isolates from quarters with an SCC of ≤50,000 cells/</w:t>
      </w:r>
      <w:proofErr w:type="spellStart"/>
      <w:r w:rsidRPr="00493874">
        <w:rPr>
          <w:rFonts w:ascii="Times New Roman" w:hAnsi="Times New Roman" w:cs="Times New Roman"/>
          <w:sz w:val="24"/>
          <w:szCs w:val="24"/>
        </w:rPr>
        <w:t>mL.</w:t>
      </w:r>
      <w:proofErr w:type="spellEnd"/>
      <w:r w:rsidRPr="00493874">
        <w:rPr>
          <w:rFonts w:ascii="Times New Roman" w:hAnsi="Times New Roman" w:cs="Times New Roman"/>
          <w:sz w:val="24"/>
          <w:szCs w:val="24"/>
        </w:rPr>
        <w:t xml:space="preserve"> Based on these findings, the authors suggest that </w:t>
      </w:r>
      <w:proofErr w:type="spellStart"/>
      <w:r w:rsidRPr="00493874">
        <w:rPr>
          <w:rFonts w:ascii="Times New Roman" w:hAnsi="Times New Roman" w:cs="Times New Roman"/>
          <w:i/>
          <w:iCs/>
          <w:sz w:val="24"/>
          <w:szCs w:val="24"/>
        </w:rPr>
        <w:t>mecA</w:t>
      </w:r>
      <w:proofErr w:type="spellEnd"/>
      <w:r w:rsidRPr="00493874">
        <w:rPr>
          <w:rFonts w:ascii="Times New Roman" w:hAnsi="Times New Roman" w:cs="Times New Roman"/>
          <w:sz w:val="24"/>
          <w:szCs w:val="24"/>
        </w:rPr>
        <w:t xml:space="preserve"> in NAS isolates from bovine IMI may be linked </w:t>
      </w:r>
      <w:r w:rsidRPr="00493874">
        <w:rPr>
          <w:rFonts w:ascii="Times New Roman" w:hAnsi="Times New Roman" w:cs="Times New Roman"/>
          <w:sz w:val="24"/>
          <w:szCs w:val="24"/>
        </w:rPr>
        <w:lastRenderedPageBreak/>
        <w:t xml:space="preserve">to virulence genes or pathogenicity islands, supposedly </w:t>
      </w:r>
      <w:proofErr w:type="gramStart"/>
      <w:r w:rsidRPr="00493874">
        <w:rPr>
          <w:rFonts w:ascii="Times New Roman" w:hAnsi="Times New Roman" w:cs="Times New Roman"/>
          <w:sz w:val="24"/>
          <w:szCs w:val="24"/>
        </w:rPr>
        <w:t>both present</w:t>
      </w:r>
      <w:proofErr w:type="gramEnd"/>
      <w:r w:rsidRPr="00493874">
        <w:rPr>
          <w:rFonts w:ascii="Times New Roman" w:hAnsi="Times New Roman" w:cs="Times New Roman"/>
          <w:sz w:val="24"/>
          <w:szCs w:val="24"/>
        </w:rPr>
        <w:t xml:space="preserve"> on a mobile genetic element (</w:t>
      </w:r>
      <w:proofErr w:type="spellStart"/>
      <w:r w:rsidRPr="00493874">
        <w:rPr>
          <w:rFonts w:ascii="Times New Roman" w:hAnsi="Times New Roman" w:cs="Times New Roman"/>
          <w:i/>
          <w:iCs/>
          <w:sz w:val="24"/>
          <w:szCs w:val="24"/>
        </w:rPr>
        <w:t>SCCmec</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staphylococcal cassette chromosome </w:t>
      </w:r>
      <w:proofErr w:type="spellStart"/>
      <w:r w:rsidRPr="00493874">
        <w:rPr>
          <w:rFonts w:ascii="Times New Roman" w:hAnsi="Times New Roman" w:cs="Times New Roman"/>
          <w:i/>
          <w:iCs/>
          <w:sz w:val="24"/>
          <w:szCs w:val="24"/>
        </w:rPr>
        <w:t>mec</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Of the 22 NAS isolates identified as </w:t>
      </w:r>
      <w:proofErr w:type="spellStart"/>
      <w:r w:rsidRPr="00493874">
        <w:rPr>
          <w:rFonts w:ascii="Times New Roman" w:hAnsi="Times New Roman" w:cs="Times New Roman"/>
          <w:i/>
          <w:iCs/>
          <w:sz w:val="24"/>
          <w:szCs w:val="24"/>
        </w:rPr>
        <w:t>mec</w:t>
      </w:r>
      <w:proofErr w:type="spellEnd"/>
      <w:r w:rsidRPr="00493874">
        <w:rPr>
          <w:rFonts w:ascii="Times New Roman" w:hAnsi="Times New Roman" w:cs="Times New Roman"/>
          <w:sz w:val="24"/>
          <w:szCs w:val="24"/>
        </w:rPr>
        <w:t xml:space="preserve">-positive in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none were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Further research into exploring associations between ARG and clinical characteristics of IMI including a larger number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are certainly warranted,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better understand if particular undesirable traits (e.g., penicillin resistance and a greater inflammatory response) are genetically linked in this ubiquitous mastitis pathogen.</w:t>
      </w:r>
    </w:p>
    <w:p w14:paraId="27DCED3A" w14:textId="29BC3467"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Although we did not find any support for an association between carriage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and the associated SCC category of an IMI, results from the current study suggest that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carriage is likely a function of ST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For all but 1 of the 5 MLST identified,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uniform across a ST. Numerous s</w:t>
      </w:r>
      <w:r w:rsidRPr="00493874">
        <w:rPr>
          <w:rFonts w:ascii="Times New Roman" w:hAnsi="Times New Roman" w:cs="Times New Roman"/>
          <w:color w:val="212121"/>
          <w:sz w:val="24"/>
          <w:szCs w:val="24"/>
          <w:shd w:val="clear" w:color="auto" w:fill="FFFFFF"/>
        </w:rPr>
        <w:t xml:space="preserve">tudies have identified that resistance profiles for NAS are species-specific </w:t>
      </w:r>
      <w:r w:rsidR="00BB6650" w:rsidRPr="00493874">
        <w:rPr>
          <w:rFonts w:ascii="Times New Roman" w:hAnsi="Times New Roman" w:cs="Times New Roman"/>
          <w:noProof/>
          <w:color w:val="212121"/>
          <w:sz w:val="24"/>
          <w:szCs w:val="24"/>
          <w:shd w:val="clear" w:color="auto" w:fill="FFFFFF"/>
        </w:rPr>
        <w:t>(Sampimon, 2009; Persson Waller et al., 2011; Taponen et al., 2016; Nobrega et al., 2018; Fergestad et al., 2021; Taponen et al., 2023)</w:t>
      </w:r>
      <w:r w:rsidRPr="00493874">
        <w:rPr>
          <w:rFonts w:ascii="Times New Roman" w:hAnsi="Times New Roman" w:cs="Times New Roman"/>
          <w:color w:val="212121"/>
          <w:sz w:val="24"/>
          <w:szCs w:val="24"/>
          <w:shd w:val="clear" w:color="auto" w:fill="FFFFFF"/>
        </w:rPr>
        <w:t xml:space="preserve">, so a genetic basis for carriage of </w:t>
      </w:r>
      <w:proofErr w:type="gramStart"/>
      <w:r w:rsidRPr="00493874">
        <w:rPr>
          <w:rFonts w:ascii="Times New Roman" w:hAnsi="Times New Roman" w:cs="Times New Roman"/>
          <w:color w:val="212121"/>
          <w:sz w:val="24"/>
          <w:szCs w:val="24"/>
          <w:shd w:val="clear" w:color="auto" w:fill="FFFFFF"/>
        </w:rPr>
        <w:t>particular AMR</w:t>
      </w:r>
      <w:proofErr w:type="gramEnd"/>
      <w:r w:rsidRPr="00493874">
        <w:rPr>
          <w:rFonts w:ascii="Times New Roman" w:hAnsi="Times New Roman" w:cs="Times New Roman"/>
          <w:color w:val="212121"/>
          <w:sz w:val="24"/>
          <w:szCs w:val="24"/>
          <w:shd w:val="clear" w:color="auto" w:fill="FFFFFF"/>
        </w:rPr>
        <w:t xml:space="preserve"> determinants at the strain level would not be surprising. </w:t>
      </w:r>
      <w:r w:rsidRPr="00493874">
        <w:rPr>
          <w:rFonts w:ascii="Times New Roman" w:hAnsi="Times New Roman" w:cs="Times New Roman"/>
          <w:sz w:val="24"/>
          <w:szCs w:val="24"/>
        </w:rPr>
        <w:t xml:space="preserve">For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carriage of methicillin resistance has been associated with </w:t>
      </w:r>
      <w:proofErr w:type="gramStart"/>
      <w:r w:rsidRPr="00493874">
        <w:rPr>
          <w:rFonts w:ascii="Times New Roman" w:hAnsi="Times New Roman" w:cs="Times New Roman"/>
          <w:sz w:val="24"/>
          <w:szCs w:val="24"/>
        </w:rPr>
        <w:t>particular clonal</w:t>
      </w:r>
      <w:proofErr w:type="gramEnd"/>
      <w:r w:rsidRPr="00493874">
        <w:rPr>
          <w:rFonts w:ascii="Times New Roman" w:hAnsi="Times New Roman" w:cs="Times New Roman"/>
          <w:sz w:val="24"/>
          <w:szCs w:val="24"/>
        </w:rPr>
        <w:t xml:space="preserve"> complexes both in human medicine </w:t>
      </w:r>
      <w:r w:rsidR="00BB6650" w:rsidRPr="00493874">
        <w:rPr>
          <w:rFonts w:ascii="Times New Roman" w:hAnsi="Times New Roman" w:cs="Times New Roman"/>
          <w:noProof/>
          <w:sz w:val="24"/>
          <w:szCs w:val="24"/>
        </w:rPr>
        <w:t>(Smith et al., 2021; Garrine et al., 2023)</w:t>
      </w:r>
      <w:r w:rsidRPr="00493874">
        <w:rPr>
          <w:rFonts w:ascii="Times New Roman" w:hAnsi="Times New Roman" w:cs="Times New Roman"/>
          <w:sz w:val="24"/>
          <w:szCs w:val="24"/>
        </w:rPr>
        <w:t xml:space="preserve"> and certain clusters of </w:t>
      </w:r>
      <w:r w:rsidRPr="00493874">
        <w:rPr>
          <w:rFonts w:ascii="Times New Roman" w:hAnsi="Times New Roman" w:cs="Times New Roman"/>
          <w:i/>
          <w:iCs/>
          <w:sz w:val="24"/>
          <w:szCs w:val="24"/>
        </w:rPr>
        <w:t xml:space="preserve">spa </w:t>
      </w:r>
      <w:r w:rsidRPr="00493874">
        <w:rPr>
          <w:rFonts w:ascii="Times New Roman" w:hAnsi="Times New Roman" w:cs="Times New Roman"/>
          <w:sz w:val="24"/>
          <w:szCs w:val="24"/>
        </w:rPr>
        <w:softHyphen/>
        <w:t xml:space="preserve">type for bovine clinical mastitis isolates </w:t>
      </w:r>
      <w:r w:rsidR="00BB6650" w:rsidRPr="00493874">
        <w:rPr>
          <w:rFonts w:ascii="Times New Roman" w:hAnsi="Times New Roman" w:cs="Times New Roman"/>
          <w:noProof/>
          <w:sz w:val="24"/>
          <w:szCs w:val="24"/>
        </w:rPr>
        <w:t>(Freu et al., 2022)</w:t>
      </w:r>
      <w:r w:rsidRPr="00493874">
        <w:rPr>
          <w:rFonts w:ascii="Times New Roman" w:hAnsi="Times New Roman" w:cs="Times New Roman"/>
          <w:sz w:val="24"/>
          <w:szCs w:val="24"/>
        </w:rPr>
        <w:t xml:space="preserve">. Additionally, in a study comparing isolates from persistent and nonpersistent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IMI</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Haveri et al. (2007)</w:t>
      </w:r>
      <w:r w:rsidRPr="00493874">
        <w:rPr>
          <w:rFonts w:ascii="Times New Roman" w:hAnsi="Times New Roman" w:cs="Times New Roman"/>
          <w:sz w:val="24"/>
          <w:szCs w:val="24"/>
        </w:rPr>
        <w:t xml:space="preserve"> found that a particular </w:t>
      </w:r>
      <w:proofErr w:type="spellStart"/>
      <w:r w:rsidRPr="00493874">
        <w:rPr>
          <w:rFonts w:ascii="Times New Roman" w:hAnsi="Times New Roman" w:cs="Times New Roman"/>
          <w:sz w:val="24"/>
          <w:szCs w:val="24"/>
        </w:rPr>
        <w:t>pulsotype</w:t>
      </w:r>
      <w:proofErr w:type="spellEnd"/>
      <w:r w:rsidRPr="00493874">
        <w:rPr>
          <w:rFonts w:ascii="Times New Roman" w:hAnsi="Times New Roman" w:cs="Times New Roman"/>
          <w:sz w:val="24"/>
          <w:szCs w:val="24"/>
        </w:rPr>
        <w:t xml:space="preserve"> associated more with persistent IMI was significantly more likely to harbor the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gene. An association between genetic grouping and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identified in Persson Waller et. al (2023). In their study, all isolates of ST19, ST102, </w:t>
      </w:r>
      <w:r w:rsidR="004E5A45">
        <w:rPr>
          <w:rFonts w:ascii="Times New Roman" w:hAnsi="Times New Roman" w:cs="Times New Roman"/>
          <w:sz w:val="24"/>
          <w:szCs w:val="24"/>
        </w:rPr>
        <w:t xml:space="preserve">and </w:t>
      </w:r>
      <w:r w:rsidRPr="00493874">
        <w:rPr>
          <w:rFonts w:ascii="Times New Roman" w:hAnsi="Times New Roman" w:cs="Times New Roman"/>
          <w:sz w:val="24"/>
          <w:szCs w:val="24"/>
        </w:rPr>
        <w:t xml:space="preserve">ST103 carried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When analyzing clusters of ST, they found that the two clusters comprised primarily of these 3 ST (clusters III and IV) were significantly more likely to be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-positive than other clusters of ST. As isolates belonging to </w:t>
      </w:r>
      <w:r w:rsidRPr="00493874">
        <w:rPr>
          <w:rFonts w:ascii="Times New Roman" w:hAnsi="Times New Roman" w:cs="Times New Roman"/>
          <w:sz w:val="24"/>
          <w:szCs w:val="24"/>
        </w:rPr>
        <w:lastRenderedPageBreak/>
        <w:t xml:space="preserve">these ST were distributed over different farms and counties in Sweden, the authors suggest that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mediated penicillin resistance is likely a result of the spread of certain lineages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instead of horizontal gene transfer between different strains or species (Persson Waller et al., 2023). Three of the 4 ST which had uniform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carriage in the current study were also distributed over multiple farms. Consistent carriage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from ST originating from different farms may suggest that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is located chromosomally for these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instead of on a plasmid. Location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carriage is not well characterized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but a study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IMI isolates in Finland and Norway found that 26 out of 34 Finnish isolates (76.5%) and 25 out of 44 Swedish isolates (56.8%) carried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on a plasmid (vs. chromosomally) </w:t>
      </w:r>
      <w:r w:rsidR="00BB6650" w:rsidRPr="00493874">
        <w:rPr>
          <w:rFonts w:ascii="Times New Roman" w:hAnsi="Times New Roman" w:cs="Times New Roman"/>
          <w:noProof/>
          <w:sz w:val="24"/>
          <w:szCs w:val="24"/>
        </w:rPr>
        <w:t>(Bagcigil et al., 2012)</w:t>
      </w:r>
      <w:r w:rsidRPr="00493874">
        <w:rPr>
          <w:rFonts w:ascii="Times New Roman" w:hAnsi="Times New Roman" w:cs="Times New Roman"/>
          <w:sz w:val="24"/>
          <w:szCs w:val="24"/>
        </w:rPr>
        <w:t xml:space="preserve">. They also characterized the diversity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genes among the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isolates, identifying 6 different protein signatures</w:t>
      </w:r>
      <w:r w:rsidR="00D14FB3" w:rsidRPr="00493874">
        <w:rPr>
          <w:rFonts w:ascii="Times New Roman" w:hAnsi="Times New Roman" w:cs="Times New Roman"/>
          <w:sz w:val="24"/>
          <w:szCs w:val="24"/>
        </w:rPr>
        <w:t>.</w:t>
      </w:r>
      <w:r w:rsidR="00D14FB3">
        <w:rPr>
          <w:rFonts w:ascii="Times New Roman" w:hAnsi="Times New Roman" w:cs="Times New Roman"/>
          <w:sz w:val="24"/>
          <w:szCs w:val="24"/>
        </w:rPr>
        <w:t xml:space="preserve"> </w:t>
      </w:r>
      <w:r w:rsidRPr="00493874">
        <w:rPr>
          <w:rFonts w:ascii="Times New Roman" w:hAnsi="Times New Roman" w:cs="Times New Roman"/>
          <w:sz w:val="24"/>
          <w:szCs w:val="24"/>
        </w:rPr>
        <w:t xml:space="preserve">Studies exploring whether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is more likely to be carried chromosomally or on a plasmid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from bovine IMI, as well as characterizing the genetic diversity of the gene present in this population of isolates, would be useful in understanding transmission of penicillin resistance for this predominant mastitis pathogen.</w:t>
      </w:r>
    </w:p>
    <w:p w14:paraId="61858C15"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5B5BDC71"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Virulence genes and associations between VF and SCC category</w:t>
      </w:r>
    </w:p>
    <w:p w14:paraId="6E24BA95" w14:textId="48420A4B"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overall number of unique VF identified in the current study (62) from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was </w:t>
      </w:r>
      <w:proofErr w:type="gramStart"/>
      <w:r w:rsidRPr="00493874">
        <w:rPr>
          <w:rFonts w:ascii="Times New Roman" w:hAnsi="Times New Roman" w:cs="Times New Roman"/>
          <w:sz w:val="24"/>
          <w:szCs w:val="24"/>
        </w:rPr>
        <w:t>similar to</w:t>
      </w:r>
      <w:proofErr w:type="gramEnd"/>
      <w:r w:rsidRPr="00493874">
        <w:rPr>
          <w:rFonts w:ascii="Times New Roman" w:hAnsi="Times New Roman" w:cs="Times New Roman"/>
          <w:sz w:val="24"/>
          <w:szCs w:val="24"/>
        </w:rPr>
        <w:t xml:space="preserve"> the findings of Per</w:t>
      </w:r>
      <w:r w:rsidR="000070A3">
        <w:rPr>
          <w:rFonts w:ascii="Times New Roman" w:hAnsi="Times New Roman" w:cs="Times New Roman"/>
          <w:sz w:val="24"/>
          <w:szCs w:val="24"/>
        </w:rPr>
        <w:t>s</w:t>
      </w:r>
      <w:r w:rsidRPr="00493874">
        <w:rPr>
          <w:rFonts w:ascii="Times New Roman" w:hAnsi="Times New Roman" w:cs="Times New Roman"/>
          <w:sz w:val="24"/>
          <w:szCs w:val="24"/>
        </w:rPr>
        <w:t xml:space="preserve">son Waller et al. (2023), who identified 57 unique genes among the 105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from Sweden. The average number of VF per isolate reported by Persson Waller et al. (2023) was 30 (SD: 5.4, range: 25-45), which is somewhat lower than the median (44) and range (43-51) reported for isolates in the current study. The database and methodology for identifying VF used in the current study is consistent with Persson Waller et al. </w:t>
      </w:r>
      <w:r w:rsidRPr="00493874">
        <w:rPr>
          <w:rFonts w:ascii="Times New Roman" w:hAnsi="Times New Roman" w:cs="Times New Roman"/>
          <w:sz w:val="24"/>
          <w:szCs w:val="24"/>
        </w:rPr>
        <w:lastRenderedPageBreak/>
        <w:t xml:space="preserve">(2023), facilitating a direct comparison of these values. In a smaller-scale study of 8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Finland using a different database, a range of 37-49 VF were identified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Although separate species-specific summary statistics are not provided for the 83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Naushad et al. (2019) found an average of 30 VF genes each for the 441 NAS isolates from 25 different species. They report that the phylogenetic grouping of NAS species with the highest virulence potential (defined by total number of VF) was clade B, which contains </w:t>
      </w:r>
      <w:r w:rsidRPr="00493874">
        <w:rPr>
          <w:rFonts w:ascii="Times New Roman" w:hAnsi="Times New Roman" w:cs="Times New Roman"/>
          <w:i/>
          <w:iCs/>
          <w:sz w:val="24"/>
          <w:szCs w:val="24"/>
        </w:rPr>
        <w:t xml:space="preserve">S. chromogenes, 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and</w:t>
      </w:r>
      <w:r w:rsidRPr="00493874">
        <w:rPr>
          <w:rFonts w:ascii="Times New Roman" w:hAnsi="Times New Roman" w:cs="Times New Roman"/>
          <w:i/>
          <w:iCs/>
          <w:sz w:val="24"/>
          <w:szCs w:val="24"/>
        </w:rPr>
        <w:t xml:space="preserve"> S. </w:t>
      </w:r>
      <w:proofErr w:type="spellStart"/>
      <w:r w:rsidRPr="00493874">
        <w:rPr>
          <w:rFonts w:ascii="Times New Roman" w:hAnsi="Times New Roman" w:cs="Times New Roman"/>
          <w:i/>
          <w:iCs/>
          <w:sz w:val="24"/>
          <w:szCs w:val="24"/>
        </w:rPr>
        <w:t>hyicus</w:t>
      </w:r>
      <w:proofErr w:type="spellEnd"/>
      <w:r w:rsidRPr="00493874">
        <w:rPr>
          <w:rFonts w:ascii="Times New Roman" w:hAnsi="Times New Roman" w:cs="Times New Roman"/>
          <w:sz w:val="24"/>
          <w:szCs w:val="24"/>
        </w:rPr>
        <w:t>. A proportionately higher number of exotoxin genes, host evasion genes, and capsular genes contributed to clade B’s high virulence potential in their study.</w:t>
      </w:r>
    </w:p>
    <w:p w14:paraId="1216D6AD" w14:textId="3F66AE7E"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One of the better-studied virulence genes of NAS is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encoding a surface protein which is a pathogenic factor of </w:t>
      </w:r>
      <w:commentRangeStart w:id="22"/>
      <w:r w:rsidRPr="00493874">
        <w:rPr>
          <w:rFonts w:ascii="Times New Roman" w:hAnsi="Times New Roman" w:cs="Times New Roman"/>
          <w:sz w:val="24"/>
          <w:szCs w:val="24"/>
        </w:rPr>
        <w:t>biofilm formation</w:t>
      </w:r>
      <w:commentRangeEnd w:id="22"/>
      <w:r w:rsidR="00C602DF">
        <w:rPr>
          <w:rStyle w:val="CommentReference"/>
        </w:rPr>
        <w:commentReference w:id="22"/>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 xml:space="preserve">bap </w:t>
      </w:r>
      <w:r w:rsidRPr="00493874">
        <w:rPr>
          <w:rFonts w:ascii="Times New Roman" w:hAnsi="Times New Roman" w:cs="Times New Roman"/>
          <w:sz w:val="24"/>
          <w:szCs w:val="24"/>
        </w:rPr>
        <w:t xml:space="preserve">was not detected in any of the 83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Naushad et al. (2019), or any of the 25 isolates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included in a Belgian study of clinical and low-SCC IMI </w:t>
      </w:r>
      <w:r w:rsidR="00BB6650" w:rsidRPr="00493874">
        <w:rPr>
          <w:rFonts w:ascii="Times New Roman" w:hAnsi="Times New Roman" w:cs="Times New Roman"/>
          <w:noProof/>
          <w:sz w:val="24"/>
          <w:szCs w:val="24"/>
        </w:rPr>
        <w:t>(Wuytack et al., 2020a)</w:t>
      </w:r>
      <w:r w:rsidRPr="00493874">
        <w:rPr>
          <w:rFonts w:ascii="Times New Roman" w:hAnsi="Times New Roman" w:cs="Times New Roman"/>
          <w:sz w:val="24"/>
          <w:szCs w:val="24"/>
        </w:rPr>
        <w:t xml:space="preserve">. It was also rare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where it was only found in 1/8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and was somewhat sporadically found in Persson Waller et al. (2023) in 13/105 isolates. </w:t>
      </w:r>
      <w:proofErr w:type="gramStart"/>
      <w:r w:rsidRPr="00493874">
        <w:rPr>
          <w:rFonts w:ascii="Times New Roman" w:hAnsi="Times New Roman" w:cs="Times New Roman"/>
          <w:sz w:val="24"/>
          <w:szCs w:val="24"/>
        </w:rPr>
        <w:t>In light of</w:t>
      </w:r>
      <w:proofErr w:type="gramEnd"/>
      <w:r w:rsidRPr="00493874">
        <w:rPr>
          <w:rFonts w:ascii="Times New Roman" w:hAnsi="Times New Roman" w:cs="Times New Roman"/>
          <w:sz w:val="24"/>
          <w:szCs w:val="24"/>
        </w:rPr>
        <w:t xml:space="preserve"> these findings, it was unexpected that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was identified in 28 of the 30 isolates (93.3%) in the current study. It has been suggested that biofilms increase the ability of NAS to persist in the udder </w:t>
      </w:r>
      <w:r w:rsidR="00BB6650" w:rsidRPr="00493874">
        <w:rPr>
          <w:rFonts w:ascii="Times New Roman" w:hAnsi="Times New Roman" w:cs="Times New Roman"/>
          <w:noProof/>
          <w:sz w:val="24"/>
          <w:szCs w:val="24"/>
        </w:rPr>
        <w:t>(Piessens et al., 2012; Tremblay et al., 2013)</w:t>
      </w:r>
      <w:r w:rsidRPr="00493874">
        <w:rPr>
          <w:rFonts w:ascii="Times New Roman" w:hAnsi="Times New Roman" w:cs="Times New Roman"/>
          <w:sz w:val="24"/>
          <w:szCs w:val="24"/>
        </w:rPr>
        <w:t xml:space="preserve">. As all 30 isolates in the current study are from persistent IMI, finding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in such a high proportion is consistent with the notion that biofilms play a role in the ability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to cause chronic infections. Another staphylococcal virulence factor playing a role in evasion of the host immune response is a polysaccharide capsule which resists phagocytic cell uptake. In Naushad et al. (2019),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were seen to have 12 different capsular genes in low frequencies (7-11%). Only 1 of 8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in </w:t>
      </w:r>
      <w:r w:rsidR="00BB6650" w:rsidRPr="00493874">
        <w:rPr>
          <w:rFonts w:ascii="Times New Roman" w:hAnsi="Times New Roman" w:cs="Times New Roman"/>
          <w:noProof/>
          <w:sz w:val="24"/>
          <w:szCs w:val="24"/>
        </w:rPr>
        <w:t xml:space="preserve">Åvall-Jääskeläinen et </w:t>
      </w:r>
      <w:r w:rsidR="00BB6650" w:rsidRPr="00493874">
        <w:rPr>
          <w:rFonts w:ascii="Times New Roman" w:hAnsi="Times New Roman" w:cs="Times New Roman"/>
          <w:noProof/>
          <w:sz w:val="24"/>
          <w:szCs w:val="24"/>
        </w:rPr>
        <w:lastRenderedPageBreak/>
        <w:t>al. (2018)</w:t>
      </w:r>
      <w:r w:rsidRPr="00493874">
        <w:rPr>
          <w:rFonts w:ascii="Times New Roman" w:hAnsi="Times New Roman" w:cs="Times New Roman"/>
          <w:sz w:val="24"/>
          <w:szCs w:val="24"/>
        </w:rPr>
        <w:t xml:space="preserve"> had any capsular genes, and only 2/25 isolates in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w:t>
      </w:r>
      <w:proofErr w:type="gramStart"/>
      <w:r w:rsidRPr="00493874">
        <w:rPr>
          <w:rFonts w:ascii="Times New Roman" w:hAnsi="Times New Roman" w:cs="Times New Roman"/>
          <w:sz w:val="24"/>
          <w:szCs w:val="24"/>
        </w:rPr>
        <w:t>was</w:t>
      </w:r>
      <w:proofErr w:type="gramEnd"/>
      <w:r w:rsidRPr="00493874">
        <w:rPr>
          <w:rFonts w:ascii="Times New Roman" w:hAnsi="Times New Roman" w:cs="Times New Roman"/>
          <w:sz w:val="24"/>
          <w:szCs w:val="24"/>
        </w:rPr>
        <w:t xml:space="preserve"> positive for cap5H with PCR. All 30 isolates in the current study contained at least 3 different </w:t>
      </w:r>
      <w:r w:rsidRPr="00493874">
        <w:rPr>
          <w:rFonts w:ascii="Times New Roman" w:hAnsi="Times New Roman" w:cs="Times New Roman"/>
          <w:i/>
          <w:iCs/>
          <w:sz w:val="24"/>
          <w:szCs w:val="24"/>
        </w:rPr>
        <w:t>cap</w:t>
      </w:r>
      <w:r w:rsidRPr="00493874">
        <w:rPr>
          <w:rFonts w:ascii="Times New Roman" w:hAnsi="Times New Roman" w:cs="Times New Roman"/>
          <w:sz w:val="24"/>
          <w:szCs w:val="24"/>
        </w:rPr>
        <w:t xml:space="preserve"> genes, with 28 having </w:t>
      </w:r>
      <w:proofErr w:type="spellStart"/>
      <w:r w:rsidRPr="00493874">
        <w:rPr>
          <w:rFonts w:ascii="Times New Roman" w:hAnsi="Times New Roman" w:cs="Times New Roman"/>
          <w:i/>
          <w:iCs/>
          <w:sz w:val="24"/>
          <w:szCs w:val="24"/>
        </w:rPr>
        <w:t>capN</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capO</w:t>
      </w:r>
      <w:proofErr w:type="spellEnd"/>
      <w:r w:rsidRPr="00493874">
        <w:rPr>
          <w:rFonts w:ascii="Times New Roman" w:hAnsi="Times New Roman" w:cs="Times New Roman"/>
          <w:i/>
          <w:iCs/>
          <w:sz w:val="24"/>
          <w:szCs w:val="24"/>
        </w:rPr>
        <w:t xml:space="preserve">, </w:t>
      </w:r>
      <w:r w:rsidR="00C602DF" w:rsidRPr="0010605C">
        <w:rPr>
          <w:rFonts w:ascii="Times New Roman" w:hAnsi="Times New Roman" w:cs="Times New Roman"/>
          <w:iCs/>
          <w:sz w:val="24"/>
          <w:szCs w:val="24"/>
        </w:rPr>
        <w:t xml:space="preserve">and </w:t>
      </w:r>
      <w:proofErr w:type="spellStart"/>
      <w:r w:rsidRPr="00493874">
        <w:rPr>
          <w:rFonts w:ascii="Times New Roman" w:hAnsi="Times New Roman" w:cs="Times New Roman"/>
          <w:i/>
          <w:iCs/>
          <w:sz w:val="24"/>
          <w:szCs w:val="24"/>
        </w:rPr>
        <w:t>capP</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Two isolates in the current study were missing </w:t>
      </w:r>
      <w:proofErr w:type="spellStart"/>
      <w:proofErr w:type="gramStart"/>
      <w:r w:rsidRPr="00493874">
        <w:rPr>
          <w:rFonts w:ascii="Times New Roman" w:hAnsi="Times New Roman" w:cs="Times New Roman"/>
          <w:i/>
          <w:iCs/>
          <w:sz w:val="24"/>
          <w:szCs w:val="24"/>
        </w:rPr>
        <w:t>capN</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but</w:t>
      </w:r>
      <w:proofErr w:type="gramEnd"/>
      <w:r w:rsidRPr="00493874">
        <w:rPr>
          <w:rFonts w:ascii="Times New Roman" w:hAnsi="Times New Roman" w:cs="Times New Roman"/>
          <w:sz w:val="24"/>
          <w:szCs w:val="24"/>
        </w:rPr>
        <w:t xml:space="preserve"> possessed both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There is conflicting evidence on the associations between capsule genes and overall virulence of staphylococci. Some evidence exists that staphylococci lacking a capsule </w:t>
      </w:r>
      <w:proofErr w:type="gramStart"/>
      <w:r w:rsidRPr="00493874">
        <w:rPr>
          <w:rFonts w:ascii="Times New Roman" w:hAnsi="Times New Roman" w:cs="Times New Roman"/>
          <w:sz w:val="24"/>
          <w:szCs w:val="24"/>
        </w:rPr>
        <w:t>are able to</w:t>
      </w:r>
      <w:proofErr w:type="gramEnd"/>
      <w:r w:rsidRPr="00493874">
        <w:rPr>
          <w:rFonts w:ascii="Times New Roman" w:hAnsi="Times New Roman" w:cs="Times New Roman"/>
          <w:sz w:val="24"/>
          <w:szCs w:val="24"/>
        </w:rPr>
        <w:t xml:space="preserve"> better persist in the mammary gland, as encapsulated strains elicit more inflammation and are thereby eliminated faster </w:t>
      </w:r>
      <w:r w:rsidR="00BB6650" w:rsidRPr="00493874">
        <w:rPr>
          <w:rFonts w:ascii="Times New Roman" w:hAnsi="Times New Roman" w:cs="Times New Roman"/>
          <w:noProof/>
          <w:sz w:val="24"/>
          <w:szCs w:val="24"/>
        </w:rPr>
        <w:t>(Tuchscherr et al., 2005)</w:t>
      </w:r>
      <w:r w:rsidRPr="00493874">
        <w:rPr>
          <w:rFonts w:ascii="Times New Roman" w:hAnsi="Times New Roman" w:cs="Times New Roman"/>
          <w:sz w:val="24"/>
          <w:szCs w:val="24"/>
        </w:rPr>
        <w:t xml:space="preserve">. Other research suggests that the antiphagocytic properties of the capsule allows staphylococci to persist in infected hosts </w:t>
      </w:r>
      <w:r w:rsidR="00BB6650" w:rsidRPr="00493874">
        <w:rPr>
          <w:rFonts w:ascii="Times New Roman" w:hAnsi="Times New Roman" w:cs="Times New Roman"/>
          <w:noProof/>
          <w:sz w:val="24"/>
          <w:szCs w:val="24"/>
        </w:rPr>
        <w:t>(Thakker et al., 1998)</w:t>
      </w:r>
      <w:r w:rsidRPr="00493874">
        <w:rPr>
          <w:rFonts w:ascii="Times New Roman" w:hAnsi="Times New Roman" w:cs="Times New Roman"/>
          <w:sz w:val="24"/>
          <w:szCs w:val="24"/>
        </w:rPr>
        <w:t xml:space="preserve">. Citing work showing that lack of a capsule is advantageous for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causing chronic IMI, Naushad et al. (2019) argue that the low prevalence of capsule genes in their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may explain the how the pathogen has become so widespread in the population of Canadian dairy animals. Finding such a large proportion of isolates carrying multiple capsular genes in the current study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isolates from persistent IMI instead supports the idea that a capsule enhances the ability of the organism to evade the host’s immune response.</w:t>
      </w:r>
    </w:p>
    <w:p w14:paraId="113657BC" w14:textId="60D7CE19" w:rsidR="00CE59B4" w:rsidRPr="00493874" w:rsidRDefault="00C602DF"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Staphylococcal</w:t>
      </w:r>
      <w:r w:rsidR="00CE59B4" w:rsidRPr="00493874">
        <w:rPr>
          <w:rFonts w:ascii="Times New Roman" w:hAnsi="Times New Roman" w:cs="Times New Roman"/>
          <w:sz w:val="24"/>
          <w:szCs w:val="24"/>
        </w:rPr>
        <w:t xml:space="preserve"> complement inhibitor (encoded by the gene </w:t>
      </w:r>
      <w:proofErr w:type="spellStart"/>
      <w:r w:rsidR="00CE59B4" w:rsidRPr="00493874">
        <w:rPr>
          <w:rFonts w:ascii="Times New Roman" w:hAnsi="Times New Roman" w:cs="Times New Roman"/>
          <w:i/>
          <w:iCs/>
          <w:sz w:val="24"/>
          <w:szCs w:val="24"/>
        </w:rPr>
        <w:t>scn</w:t>
      </w:r>
      <w:proofErr w:type="spellEnd"/>
      <w:r w:rsidR="00CE59B4" w:rsidRPr="00493874">
        <w:rPr>
          <w:rFonts w:ascii="Times New Roman" w:hAnsi="Times New Roman" w:cs="Times New Roman"/>
          <w:sz w:val="24"/>
          <w:szCs w:val="24"/>
        </w:rPr>
        <w:t xml:space="preserve">) also plays a role in the ability of staphylococci to evade the host’s immune system. </w:t>
      </w:r>
      <w:proofErr w:type="spellStart"/>
      <w:r w:rsidR="00CE59B4" w:rsidRPr="00493874">
        <w:rPr>
          <w:rFonts w:ascii="Times New Roman" w:hAnsi="Times New Roman" w:cs="Times New Roman"/>
          <w:i/>
          <w:iCs/>
          <w:sz w:val="24"/>
          <w:szCs w:val="24"/>
        </w:rPr>
        <w:t>scn</w:t>
      </w:r>
      <w:proofErr w:type="spellEnd"/>
      <w:r w:rsidR="00CE59B4" w:rsidRPr="00493874">
        <w:rPr>
          <w:rFonts w:ascii="Times New Roman" w:hAnsi="Times New Roman" w:cs="Times New Roman"/>
          <w:sz w:val="24"/>
          <w:szCs w:val="24"/>
        </w:rPr>
        <w:t xml:space="preserve"> encodes a protein which inhibits the complement system, reducing phagocytosis of the bacterium following opsonization. Although staphylococcal complement inhibitor had been thought to be highly specific to isolates of human origin, Naushad et al. (2019) detected </w:t>
      </w:r>
      <w:proofErr w:type="spellStart"/>
      <w:r w:rsidR="00CE59B4" w:rsidRPr="00493874">
        <w:rPr>
          <w:rFonts w:ascii="Times New Roman" w:hAnsi="Times New Roman" w:cs="Times New Roman"/>
          <w:i/>
          <w:iCs/>
          <w:sz w:val="24"/>
          <w:szCs w:val="24"/>
        </w:rPr>
        <w:t>scn</w:t>
      </w:r>
      <w:proofErr w:type="spellEnd"/>
      <w:r w:rsidR="00CE59B4" w:rsidRPr="00493874">
        <w:rPr>
          <w:rFonts w:ascii="Times New Roman" w:hAnsi="Times New Roman" w:cs="Times New Roman"/>
          <w:sz w:val="24"/>
          <w:szCs w:val="24"/>
        </w:rPr>
        <w:t xml:space="preserve"> in a high proportion (88%) of </w:t>
      </w:r>
      <w:r w:rsidR="00CE59B4" w:rsidRPr="00493874">
        <w:rPr>
          <w:rFonts w:ascii="Times New Roman" w:hAnsi="Times New Roman" w:cs="Times New Roman"/>
          <w:i/>
          <w:iCs/>
          <w:sz w:val="24"/>
          <w:szCs w:val="24"/>
        </w:rPr>
        <w:t>S. chromogenes</w:t>
      </w:r>
      <w:r w:rsidR="00CE59B4" w:rsidRPr="00493874">
        <w:rPr>
          <w:rFonts w:ascii="Times New Roman" w:hAnsi="Times New Roman" w:cs="Times New Roman"/>
          <w:sz w:val="24"/>
          <w:szCs w:val="24"/>
        </w:rPr>
        <w:t xml:space="preserve"> isolates in their study. In agreement with these </w:t>
      </w:r>
      <w:r w:rsidR="00C41744" w:rsidRPr="00493874">
        <w:rPr>
          <w:rFonts w:ascii="Times New Roman" w:hAnsi="Times New Roman" w:cs="Times New Roman"/>
          <w:sz w:val="24"/>
          <w:szCs w:val="24"/>
        </w:rPr>
        <w:t>findings</w:t>
      </w:r>
      <w:r w:rsidR="00CE59B4" w:rsidRPr="00493874">
        <w:rPr>
          <w:rFonts w:ascii="Times New Roman" w:hAnsi="Times New Roman" w:cs="Times New Roman"/>
          <w:sz w:val="24"/>
          <w:szCs w:val="24"/>
        </w:rPr>
        <w:t xml:space="preserve">, all 30 isolates of </w:t>
      </w:r>
      <w:r w:rsidR="00CE59B4" w:rsidRPr="00493874">
        <w:rPr>
          <w:rFonts w:ascii="Times New Roman" w:hAnsi="Times New Roman" w:cs="Times New Roman"/>
          <w:i/>
          <w:iCs/>
          <w:sz w:val="24"/>
          <w:szCs w:val="24"/>
        </w:rPr>
        <w:t>S. chromogenes</w:t>
      </w:r>
      <w:r w:rsidR="00CE59B4" w:rsidRPr="00493874">
        <w:rPr>
          <w:rFonts w:ascii="Times New Roman" w:hAnsi="Times New Roman" w:cs="Times New Roman"/>
          <w:sz w:val="24"/>
          <w:szCs w:val="24"/>
        </w:rPr>
        <w:t xml:space="preserve"> in </w:t>
      </w:r>
      <w:commentRangeStart w:id="23"/>
      <w:r w:rsidR="00CE59B4" w:rsidRPr="00493874">
        <w:rPr>
          <w:rFonts w:ascii="Times New Roman" w:hAnsi="Times New Roman" w:cs="Times New Roman"/>
          <w:sz w:val="24"/>
          <w:szCs w:val="24"/>
        </w:rPr>
        <w:t>their</w:t>
      </w:r>
      <w:commentRangeEnd w:id="23"/>
      <w:r>
        <w:rPr>
          <w:rStyle w:val="CommentReference"/>
        </w:rPr>
        <w:commentReference w:id="23"/>
      </w:r>
      <w:r w:rsidR="00CE59B4" w:rsidRPr="00493874">
        <w:rPr>
          <w:rFonts w:ascii="Times New Roman" w:hAnsi="Times New Roman" w:cs="Times New Roman"/>
          <w:sz w:val="24"/>
          <w:szCs w:val="24"/>
        </w:rPr>
        <w:t xml:space="preserve"> current study </w:t>
      </w:r>
      <w:proofErr w:type="gramStart"/>
      <w:r w:rsidR="00CE59B4" w:rsidRPr="00493874">
        <w:rPr>
          <w:rFonts w:ascii="Times New Roman" w:hAnsi="Times New Roman" w:cs="Times New Roman"/>
          <w:sz w:val="24"/>
          <w:szCs w:val="24"/>
        </w:rPr>
        <w:t>were</w:t>
      </w:r>
      <w:proofErr w:type="gramEnd"/>
      <w:r w:rsidR="00CE59B4" w:rsidRPr="00493874">
        <w:rPr>
          <w:rFonts w:ascii="Times New Roman" w:hAnsi="Times New Roman" w:cs="Times New Roman"/>
          <w:sz w:val="24"/>
          <w:szCs w:val="24"/>
        </w:rPr>
        <w:t xml:space="preserve"> positive for </w:t>
      </w:r>
      <w:proofErr w:type="spellStart"/>
      <w:r w:rsidR="00CE59B4" w:rsidRPr="00493874">
        <w:rPr>
          <w:rFonts w:ascii="Times New Roman" w:hAnsi="Times New Roman" w:cs="Times New Roman"/>
          <w:i/>
          <w:iCs/>
          <w:sz w:val="24"/>
          <w:szCs w:val="24"/>
        </w:rPr>
        <w:t>scn</w:t>
      </w:r>
      <w:proofErr w:type="spellEnd"/>
      <w:r w:rsidR="00CE59B4" w:rsidRPr="00493874">
        <w:rPr>
          <w:rFonts w:ascii="Times New Roman" w:hAnsi="Times New Roman" w:cs="Times New Roman"/>
          <w:i/>
          <w:iCs/>
          <w:sz w:val="24"/>
          <w:szCs w:val="24"/>
        </w:rPr>
        <w:t>.</w:t>
      </w:r>
      <w:r w:rsidR="00CE59B4" w:rsidRPr="00493874">
        <w:rPr>
          <w:rFonts w:ascii="Times New Roman" w:hAnsi="Times New Roman" w:cs="Times New Roman"/>
          <w:sz w:val="24"/>
          <w:szCs w:val="24"/>
        </w:rPr>
        <w:t xml:space="preserve"> Adenosine synthase A (</w:t>
      </w:r>
      <w:proofErr w:type="spellStart"/>
      <w:r w:rsidR="00CE59B4" w:rsidRPr="00493874">
        <w:rPr>
          <w:rFonts w:ascii="Times New Roman" w:hAnsi="Times New Roman" w:cs="Times New Roman"/>
          <w:i/>
          <w:iCs/>
          <w:sz w:val="24"/>
          <w:szCs w:val="24"/>
        </w:rPr>
        <w:t>adsA</w:t>
      </w:r>
      <w:proofErr w:type="spellEnd"/>
      <w:r w:rsidR="00CE59B4" w:rsidRPr="00493874">
        <w:rPr>
          <w:rFonts w:ascii="Times New Roman" w:hAnsi="Times New Roman" w:cs="Times New Roman"/>
          <w:sz w:val="24"/>
          <w:szCs w:val="24"/>
        </w:rPr>
        <w:t xml:space="preserve">) is an immune evasion factor identified in </w:t>
      </w:r>
      <w:r w:rsidR="00CE59B4" w:rsidRPr="00493874">
        <w:rPr>
          <w:rFonts w:ascii="Times New Roman" w:hAnsi="Times New Roman" w:cs="Times New Roman"/>
          <w:i/>
          <w:iCs/>
          <w:sz w:val="24"/>
          <w:szCs w:val="24"/>
        </w:rPr>
        <w:t>S. aureus,</w:t>
      </w:r>
      <w:r w:rsidR="00CE59B4" w:rsidRPr="00493874">
        <w:rPr>
          <w:rFonts w:ascii="Times New Roman" w:hAnsi="Times New Roman" w:cs="Times New Roman"/>
          <w:sz w:val="24"/>
          <w:szCs w:val="24"/>
        </w:rPr>
        <w:t xml:space="preserve"> which is responsible for increasing the amount of extracellular adenosine, a potent immuno-suppressive signaling molecule. </w:t>
      </w:r>
      <w:proofErr w:type="spellStart"/>
      <w:r w:rsidR="00CE59B4" w:rsidRPr="00493874">
        <w:rPr>
          <w:rFonts w:ascii="Times New Roman" w:hAnsi="Times New Roman" w:cs="Times New Roman"/>
          <w:i/>
          <w:iCs/>
          <w:sz w:val="24"/>
          <w:szCs w:val="24"/>
        </w:rPr>
        <w:t>adsA</w:t>
      </w:r>
      <w:proofErr w:type="spellEnd"/>
      <w:r w:rsidR="00CE59B4" w:rsidRPr="00493874">
        <w:rPr>
          <w:rFonts w:ascii="Times New Roman" w:hAnsi="Times New Roman" w:cs="Times New Roman"/>
          <w:i/>
          <w:iCs/>
          <w:sz w:val="24"/>
          <w:szCs w:val="24"/>
        </w:rPr>
        <w:t xml:space="preserve"> </w:t>
      </w:r>
      <w:r w:rsidR="00CE59B4" w:rsidRPr="00493874">
        <w:rPr>
          <w:rFonts w:ascii="Times New Roman" w:hAnsi="Times New Roman" w:cs="Times New Roman"/>
          <w:sz w:val="24"/>
          <w:szCs w:val="24"/>
        </w:rPr>
        <w:t xml:space="preserve">allows staphylococci to survive after being </w:t>
      </w:r>
      <w:r w:rsidR="00CE59B4" w:rsidRPr="00493874">
        <w:rPr>
          <w:rFonts w:ascii="Times New Roman" w:hAnsi="Times New Roman" w:cs="Times New Roman"/>
          <w:sz w:val="24"/>
          <w:szCs w:val="24"/>
        </w:rPr>
        <w:lastRenderedPageBreak/>
        <w:t xml:space="preserve">engulfed by neutrophils, giving it the ability to evade the bactericidal activity of host leukocytes. </w:t>
      </w:r>
      <w:proofErr w:type="spellStart"/>
      <w:r w:rsidR="00CE59B4" w:rsidRPr="00493874">
        <w:rPr>
          <w:rFonts w:ascii="Times New Roman" w:hAnsi="Times New Roman" w:cs="Times New Roman"/>
          <w:i/>
          <w:iCs/>
          <w:sz w:val="24"/>
          <w:szCs w:val="24"/>
        </w:rPr>
        <w:t>adsA</w:t>
      </w:r>
      <w:proofErr w:type="spellEnd"/>
      <w:r w:rsidR="00CE59B4" w:rsidRPr="00493874">
        <w:rPr>
          <w:rFonts w:ascii="Times New Roman" w:hAnsi="Times New Roman" w:cs="Times New Roman"/>
          <w:sz w:val="24"/>
          <w:szCs w:val="24"/>
        </w:rPr>
        <w:t xml:space="preserve"> was found in a high proportion (99%) of isolates from Naushad et al. (2019), and all 30 isolates in the current study.</w:t>
      </w:r>
    </w:p>
    <w:p w14:paraId="6CD07334" w14:textId="0BA553B6"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Another </w:t>
      </w:r>
      <w:proofErr w:type="gramStart"/>
      <w:r w:rsidRPr="00493874">
        <w:rPr>
          <w:rFonts w:ascii="Times New Roman" w:hAnsi="Times New Roman" w:cs="Times New Roman"/>
          <w:sz w:val="24"/>
          <w:szCs w:val="24"/>
        </w:rPr>
        <w:t>widely-found</w:t>
      </w:r>
      <w:proofErr w:type="gramEnd"/>
      <w:r w:rsidRPr="00493874">
        <w:rPr>
          <w:rFonts w:ascii="Times New Roman" w:hAnsi="Times New Roman" w:cs="Times New Roman"/>
          <w:sz w:val="24"/>
          <w:szCs w:val="24"/>
        </w:rPr>
        <w:t xml:space="preserve"> VF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 β-hemolysin, a phospholipase C toxin secreted by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β-hemolysin was the most </w:t>
      </w:r>
      <w:proofErr w:type="gramStart"/>
      <w:r w:rsidRPr="00493874">
        <w:rPr>
          <w:rFonts w:ascii="Times New Roman" w:hAnsi="Times New Roman" w:cs="Times New Roman"/>
          <w:sz w:val="24"/>
          <w:szCs w:val="24"/>
        </w:rPr>
        <w:t>frequently-found</w:t>
      </w:r>
      <w:proofErr w:type="gramEnd"/>
      <w:r w:rsidRPr="00493874">
        <w:rPr>
          <w:rFonts w:ascii="Times New Roman" w:hAnsi="Times New Roman" w:cs="Times New Roman"/>
          <w:sz w:val="24"/>
          <w:szCs w:val="24"/>
        </w:rPr>
        <w:t xml:space="preserve"> gene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and other species of clade B in Naushad et al. (2019), was found in all 8 isolates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and all 30 of the isolates in the current study. In contrast, the gene encoding exfoliative toxin type C (</w:t>
      </w:r>
      <w:proofErr w:type="spellStart"/>
      <w:r w:rsidRPr="00493874">
        <w:rPr>
          <w:rFonts w:ascii="Times New Roman" w:hAnsi="Times New Roman" w:cs="Times New Roman"/>
          <w:i/>
          <w:iCs/>
          <w:sz w:val="24"/>
          <w:szCs w:val="24"/>
        </w:rPr>
        <w:t>etc</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causes the loss of cell‐cell adhesion in the superficial epidermis in humans) was not identified in any of the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in Naushad et al. (2019) or </w:t>
      </w:r>
      <w:r w:rsidR="00BB6650" w:rsidRPr="00493874">
        <w:rPr>
          <w:rFonts w:ascii="Times New Roman" w:hAnsi="Times New Roman" w:cs="Times New Roman"/>
          <w:noProof/>
          <w:sz w:val="24"/>
          <w:szCs w:val="24"/>
        </w:rPr>
        <w:t>(Åvall-Jääskeläinen et al., 2018</w:t>
      </w:r>
      <w:proofErr w:type="gramStart"/>
      <w:r w:rsidR="00BB6650" w:rsidRPr="00493874">
        <w:rPr>
          <w:rFonts w:ascii="Times New Roman" w:hAnsi="Times New Roman" w:cs="Times New Roman"/>
          <w:noProof/>
          <w:sz w:val="24"/>
          <w:szCs w:val="24"/>
        </w:rPr>
        <w:t>)</w:t>
      </w:r>
      <w:r w:rsidRPr="00493874">
        <w:rPr>
          <w:rFonts w:ascii="Times New Roman" w:hAnsi="Times New Roman" w:cs="Times New Roman"/>
          <w:sz w:val="24"/>
          <w:szCs w:val="24"/>
        </w:rPr>
        <w:t>, but</w:t>
      </w:r>
      <w:proofErr w:type="gramEnd"/>
      <w:r w:rsidRPr="00493874">
        <w:rPr>
          <w:rFonts w:ascii="Times New Roman" w:hAnsi="Times New Roman" w:cs="Times New Roman"/>
          <w:sz w:val="24"/>
          <w:szCs w:val="24"/>
        </w:rPr>
        <w:t xml:space="preserve"> was present in all 30 of the isolates in the current study. Exfoliative toxins in NAS have been identified in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broiler chickens (as reviewed in Szafraniec et al., 2020</w:t>
      </w:r>
      <w:proofErr w:type="gramStart"/>
      <w:r w:rsidRPr="00493874">
        <w:rPr>
          <w:rFonts w:ascii="Times New Roman" w:hAnsi="Times New Roman" w:cs="Times New Roman"/>
          <w:sz w:val="24"/>
          <w:szCs w:val="24"/>
        </w:rPr>
        <w:t>), but</w:t>
      </w:r>
      <w:proofErr w:type="gramEnd"/>
      <w:r w:rsidRPr="00493874">
        <w:rPr>
          <w:rFonts w:ascii="Times New Roman" w:hAnsi="Times New Roman" w:cs="Times New Roman"/>
          <w:sz w:val="24"/>
          <w:szCs w:val="24"/>
        </w:rPr>
        <w:t xml:space="preserve"> are not widely reported from isolates of bovine IMI. Another set of toxin genes commonly identified in NAS is the β-type phenol-soluble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xml:space="preserve"> (PSMs), which have been shown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to cause lysis of red and white blood cells, contributing to biofilm development and stimulation of inflammatory responses in the host. In Naushad et al. (2019), all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possessed a single gene associated with PSMs (</w:t>
      </w:r>
      <w:r w:rsidRPr="00493874">
        <w:rPr>
          <w:rFonts w:ascii="Times New Roman" w:hAnsi="Times New Roman" w:cs="Times New Roman"/>
          <w:i/>
          <w:iCs/>
          <w:sz w:val="24"/>
          <w:szCs w:val="24"/>
        </w:rPr>
        <w:t>PSMβ4</w:t>
      </w:r>
      <w:r w:rsidRPr="00493874">
        <w:rPr>
          <w:rFonts w:ascii="Times New Roman" w:hAnsi="Times New Roman" w:cs="Times New Roman"/>
          <w:sz w:val="24"/>
          <w:szCs w:val="24"/>
        </w:rPr>
        <w:t>)</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which was also widely found in isolates from Persson Waller et al. (2023). All isolates in the current study had the entire suite of PSM-associated genes described in the comprehensive NAS database (</w:t>
      </w:r>
      <w:r w:rsidRPr="00493874">
        <w:rPr>
          <w:rFonts w:ascii="Times New Roman" w:hAnsi="Times New Roman" w:cs="Times New Roman"/>
          <w:i/>
          <w:iCs/>
          <w:sz w:val="24"/>
          <w:szCs w:val="24"/>
        </w:rPr>
        <w:t>PSMβ1- PSMβ6</w:t>
      </w:r>
      <w:r w:rsidRPr="00493874">
        <w:rPr>
          <w:rFonts w:ascii="Times New Roman" w:hAnsi="Times New Roman" w:cs="Times New Roman"/>
          <w:sz w:val="24"/>
          <w:szCs w:val="24"/>
        </w:rPr>
        <w:t xml:space="preserve">), although more research is needed to understand the significance of having a larger number of genetic determinants associated with PSMs for the pathogenesis of </w:t>
      </w:r>
      <w:r w:rsidRPr="00493874">
        <w:rPr>
          <w:rFonts w:ascii="Times New Roman" w:hAnsi="Times New Roman" w:cs="Times New Roman"/>
          <w:i/>
          <w:iCs/>
          <w:sz w:val="24"/>
          <w:szCs w:val="24"/>
        </w:rPr>
        <w:t>S. chromogenes.</w:t>
      </w:r>
    </w:p>
    <w:p w14:paraId="13E07CAB" w14:textId="00F49717" w:rsidR="00CE59B4" w:rsidRPr="00493874" w:rsidRDefault="00CE59B4" w:rsidP="008071EE">
      <w:pPr>
        <w:spacing w:before="24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Two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the current study were positive for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the gene encoding for the staphylocoagulase enzyme. Staphylocoagulase binds to prothrombin in the host, ultimately </w:t>
      </w:r>
      <w:r w:rsidRPr="00493874">
        <w:rPr>
          <w:rFonts w:ascii="Times New Roman" w:hAnsi="Times New Roman" w:cs="Times New Roman"/>
          <w:sz w:val="24"/>
          <w:szCs w:val="24"/>
        </w:rPr>
        <w:lastRenderedPageBreak/>
        <w:t xml:space="preserve">forming a fibrin clot which shields the bacteria from the host's defenses and causes localized clotting.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sz w:val="24"/>
          <w:szCs w:val="24"/>
        </w:rPr>
        <w:t xml:space="preserve"> has previously been identified in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hyicus</w:t>
      </w:r>
      <w:proofErr w:type="spellEnd"/>
      <w:r w:rsidRPr="00493874">
        <w:rPr>
          <w:rFonts w:ascii="Times New Roman" w:hAnsi="Times New Roman" w:cs="Times New Roman"/>
          <w:sz w:val="24"/>
          <w:szCs w:val="24"/>
        </w:rPr>
        <w:t xml:space="preserve"> from bovine IMI</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are considered coagulase variable </w:t>
      </w:r>
      <w:r w:rsidR="00BB6650" w:rsidRPr="00493874">
        <w:rPr>
          <w:rFonts w:ascii="Times New Roman" w:hAnsi="Times New Roman" w:cs="Times New Roman"/>
          <w:noProof/>
          <w:sz w:val="24"/>
          <w:szCs w:val="24"/>
        </w:rPr>
        <w:t>(Vanderhaeghen et al., 2015)</w:t>
      </w:r>
      <w:r w:rsidRPr="00493874">
        <w:rPr>
          <w:rFonts w:ascii="Times New Roman" w:hAnsi="Times New Roman" w:cs="Times New Roman"/>
          <w:sz w:val="24"/>
          <w:szCs w:val="24"/>
        </w:rPr>
        <w:t xml:space="preserve">. Except for </w:t>
      </w:r>
      <w:r w:rsidRPr="00493874">
        <w:rPr>
          <w:rFonts w:ascii="Times New Roman" w:hAnsi="Times New Roman" w:cs="Times New Roman"/>
          <w:i/>
          <w:iCs/>
          <w:sz w:val="24"/>
          <w:szCs w:val="24"/>
        </w:rPr>
        <w:t xml:space="preserve">S. aureus, S. </w:t>
      </w:r>
      <w:proofErr w:type="spellStart"/>
      <w:r w:rsidRPr="00493874">
        <w:rPr>
          <w:rFonts w:ascii="Times New Roman" w:hAnsi="Times New Roman" w:cs="Times New Roman"/>
          <w:i/>
          <w:iCs/>
          <w:sz w:val="24"/>
          <w:szCs w:val="24"/>
        </w:rPr>
        <w:t>hyicus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sz w:val="24"/>
          <w:szCs w:val="24"/>
        </w:rPr>
        <w:t xml:space="preserve">, coagulase positive staphylococci are rarely isolated from bovine IMI, which is why the coagulase test has been so widely used to classify staphylococci from mastitis into coagulase-positive (primarily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 coagulase-negative (largely, all other species of staphylococci) </w:t>
      </w:r>
      <w:r w:rsidR="00BB6650" w:rsidRPr="00493874">
        <w:rPr>
          <w:rFonts w:ascii="Times New Roman" w:hAnsi="Times New Roman" w:cs="Times New Roman"/>
          <w:noProof/>
          <w:sz w:val="24"/>
          <w:szCs w:val="24"/>
        </w:rPr>
        <w:t>(Vanderhaeghen et al., 2015)</w:t>
      </w:r>
      <w:r w:rsidRPr="00493874">
        <w:rPr>
          <w:rFonts w:ascii="Times New Roman" w:hAnsi="Times New Roman" w:cs="Times New Roman"/>
          <w:sz w:val="24"/>
          <w:szCs w:val="24"/>
        </w:rPr>
        <w:t xml:space="preserve">. None of the 441 NAS isolates in Naushad et al. (2019) were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positive, while 4/4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sz w:val="24"/>
          <w:szCs w:val="24"/>
        </w:rPr>
        <w:t xml:space="preserve"> but 0/8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positive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Carriage of the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sz w:val="24"/>
          <w:szCs w:val="24"/>
        </w:rPr>
        <w:t xml:space="preserve"> gene by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bovine IMI has not yet been widely reported. Another protein exhibiting coagulating ability, the von Willebrand factor-binding protein, is widely present in NAS bovine IMI isolates. All 30 isolates in the current study were positive for </w:t>
      </w:r>
      <w:proofErr w:type="spellStart"/>
      <w:r w:rsidRPr="00493874">
        <w:rPr>
          <w:rFonts w:ascii="Times New Roman" w:hAnsi="Times New Roman" w:cs="Times New Roman"/>
          <w:i/>
          <w:iCs/>
          <w:sz w:val="24"/>
          <w:szCs w:val="24"/>
        </w:rPr>
        <w:t>vWbp</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as were 94%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in Naushad et al. (2019). </w:t>
      </w:r>
    </w:p>
    <w:p w14:paraId="261B5974" w14:textId="4F09A7A5"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the current study, our hypothesis that total number of virulence genes for each isolate would be a significant predictor of whether it was associated with a HIGH or LOW SCC IMI was not supported. Other researchers exploring virulence potential in NAS of bovine origin have come to similar conclusions. In their study of </w:t>
      </w:r>
      <w:r w:rsidR="008D0CB0">
        <w:rPr>
          <w:rFonts w:ascii="Times New Roman" w:hAnsi="Times New Roman" w:cs="Times New Roman"/>
          <w:sz w:val="24"/>
          <w:szCs w:val="24"/>
        </w:rPr>
        <w:t>VF</w:t>
      </w:r>
      <w:r w:rsidRPr="00493874">
        <w:rPr>
          <w:rFonts w:ascii="Times New Roman" w:hAnsi="Times New Roman" w:cs="Times New Roman"/>
          <w:sz w:val="24"/>
          <w:szCs w:val="24"/>
        </w:rPr>
        <w:t xml:space="preserve"> found in 4 different staphylococcal species (4 isolates each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w:t>
      </w:r>
      <w:r w:rsidRPr="00493874">
        <w:rPr>
          <w:rFonts w:ascii="Times New Roman" w:hAnsi="Times New Roman" w:cs="Times New Roman"/>
          <w:i/>
          <w:iCs/>
          <w:sz w:val="24"/>
          <w:szCs w:val="24"/>
        </w:rPr>
        <w:t xml:space="preserve"> 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8 isolates each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simulans</w:t>
      </w:r>
      <w:proofErr w:type="spellEnd"/>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found no association by visual inspection between the type of mastitis (clinical vs. subclinical) and specific virulence genes, virulence gene profiles, or the cumulative number of virulence genes. As statistical power to analyze these relationships by species in their study was limited by number of isolates, logistic regression analyses of pooled data for all NAS isolates was carried out; still, they did not observe any clear difference in the virulence gene profiles or cumulative number of virulence genes between isolates from clinical and subclinical </w:t>
      </w:r>
      <w:r w:rsidRPr="00493874">
        <w:rPr>
          <w:rFonts w:ascii="Times New Roman" w:hAnsi="Times New Roman" w:cs="Times New Roman"/>
          <w:sz w:val="24"/>
          <w:szCs w:val="24"/>
        </w:rPr>
        <w:lastRenderedPageBreak/>
        <w:t xml:space="preserve">mastitis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Most of the isolates had unique virulence gene profiles, and when two isolates of the same species shared an identical profile, 1 of the isolates was clinical while the other was subclinical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When comparing isolates from clinical and subclinical mastitis caused by </w:t>
      </w:r>
      <w:r w:rsidRPr="00493874">
        <w:rPr>
          <w:rFonts w:ascii="Times New Roman" w:hAnsi="Times New Roman" w:cs="Times New Roman"/>
          <w:i/>
          <w:iCs/>
          <w:sz w:val="24"/>
          <w:szCs w:val="24"/>
        </w:rPr>
        <w:t xml:space="preserve">S. aureus, </w:t>
      </w:r>
      <w:r w:rsidR="00BB6650" w:rsidRPr="00493874">
        <w:rPr>
          <w:rFonts w:ascii="Times New Roman" w:hAnsi="Times New Roman" w:cs="Times New Roman"/>
          <w:noProof/>
          <w:sz w:val="24"/>
          <w:szCs w:val="24"/>
        </w:rPr>
        <w:t>Haveri et al. (2007)</w:t>
      </w:r>
      <w:r w:rsidRPr="00493874">
        <w:rPr>
          <w:rFonts w:ascii="Times New Roman" w:hAnsi="Times New Roman" w:cs="Times New Roman"/>
          <w:sz w:val="24"/>
          <w:szCs w:val="24"/>
        </w:rPr>
        <w:t xml:space="preserve"> found no difference in the cumulative number of VF between the two groups. In a Canadian study of 255 NAS IMI isolates, no association between biofilm formation and SCC associated with the IMI was observed </w:t>
      </w:r>
      <w:r w:rsidR="00BB6650" w:rsidRPr="00493874">
        <w:rPr>
          <w:rFonts w:ascii="Times New Roman" w:hAnsi="Times New Roman" w:cs="Times New Roman"/>
          <w:noProof/>
          <w:sz w:val="24"/>
          <w:szCs w:val="24"/>
        </w:rPr>
        <w:t>(Tremblay et al., 2013)</w:t>
      </w:r>
      <w:r w:rsidRPr="00493874">
        <w:rPr>
          <w:rFonts w:ascii="Times New Roman" w:hAnsi="Times New Roman" w:cs="Times New Roman"/>
          <w:sz w:val="24"/>
          <w:szCs w:val="24"/>
        </w:rPr>
        <w:t xml:space="preserve">. Similarly, no association was found between the phenotypic ability of a NAS isolate to form biofilm and the persistence of IMI when isolates from 63 persistent and 55 </w:t>
      </w:r>
      <w:proofErr w:type="gramStart"/>
      <w:r w:rsidRPr="00493874">
        <w:rPr>
          <w:rFonts w:ascii="Times New Roman" w:hAnsi="Times New Roman" w:cs="Times New Roman"/>
          <w:sz w:val="24"/>
          <w:szCs w:val="24"/>
        </w:rPr>
        <w:t>transient</w:t>
      </w:r>
      <w:proofErr w:type="gramEnd"/>
      <w:r w:rsidRPr="00493874">
        <w:rPr>
          <w:rFonts w:ascii="Times New Roman" w:hAnsi="Times New Roman" w:cs="Times New Roman"/>
          <w:sz w:val="24"/>
          <w:szCs w:val="24"/>
        </w:rPr>
        <w:t xml:space="preserve"> were compared </w:t>
      </w:r>
      <w:r w:rsidR="00BB6650" w:rsidRPr="00493874">
        <w:rPr>
          <w:rFonts w:ascii="Times New Roman" w:hAnsi="Times New Roman" w:cs="Times New Roman"/>
          <w:noProof/>
          <w:sz w:val="24"/>
          <w:szCs w:val="24"/>
        </w:rPr>
        <w:t>(Simojoki et al., 2012)</w:t>
      </w:r>
      <w:r w:rsidRPr="00493874">
        <w:rPr>
          <w:rFonts w:ascii="Times New Roman" w:hAnsi="Times New Roman" w:cs="Times New Roman"/>
          <w:sz w:val="24"/>
          <w:szCs w:val="24"/>
        </w:rPr>
        <w:t>. In the same study, researchers found no association between the ability of 114 NAS isolates to form biofilms and the severity of the associated mastitis (as measured by milk N-acetyl-b-D-</w:t>
      </w:r>
      <w:proofErr w:type="spellStart"/>
      <w:r w:rsidRPr="00493874">
        <w:rPr>
          <w:rFonts w:ascii="Times New Roman" w:hAnsi="Times New Roman" w:cs="Times New Roman"/>
          <w:sz w:val="24"/>
          <w:szCs w:val="24"/>
        </w:rPr>
        <w:t>glucosaminidase</w:t>
      </w:r>
      <w:proofErr w:type="spellEnd"/>
      <w:r w:rsidRPr="00493874">
        <w:rPr>
          <w:rFonts w:ascii="Times New Roman" w:hAnsi="Times New Roman" w:cs="Times New Roman"/>
          <w:sz w:val="24"/>
          <w:szCs w:val="24"/>
        </w:rPr>
        <w:t xml:space="preserve"> activity, an enzyme which reflects tissue damage and is an indicator of inflammation in the udder; </w:t>
      </w:r>
      <w:proofErr w:type="spellStart"/>
      <w:r w:rsidRPr="00493874">
        <w:rPr>
          <w:rFonts w:ascii="Times New Roman" w:hAnsi="Times New Roman" w:cs="Times New Roman"/>
          <w:sz w:val="24"/>
          <w:szCs w:val="24"/>
        </w:rPr>
        <w:t>Simojoki</w:t>
      </w:r>
      <w:proofErr w:type="spellEnd"/>
      <w:r w:rsidRPr="00493874">
        <w:rPr>
          <w:rFonts w:ascii="Times New Roman" w:hAnsi="Times New Roman" w:cs="Times New Roman"/>
          <w:sz w:val="24"/>
          <w:szCs w:val="24"/>
        </w:rPr>
        <w:t xml:space="preserve"> et al., 2012). </w:t>
      </w:r>
    </w:p>
    <w:p w14:paraId="02438CDD" w14:textId="1D661693"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contrast, other researchers have identified associations between clinical characteristics of an IMI and VF of NAS isolates causing the infections. In a linear regression with all virulence factors considered together, Naushad et al. (2019) did not find that an increase in the overall number of VF for a NAS isolate was associated with an increase in the </w:t>
      </w:r>
      <w:proofErr w:type="spellStart"/>
      <w:r w:rsidRPr="00493874">
        <w:rPr>
          <w:rFonts w:ascii="Times New Roman" w:hAnsi="Times New Roman" w:cs="Times New Roman"/>
          <w:sz w:val="24"/>
          <w:szCs w:val="24"/>
        </w:rPr>
        <w:t>logSCC</w:t>
      </w:r>
      <w:proofErr w:type="spellEnd"/>
      <w:r w:rsidRPr="00493874">
        <w:rPr>
          <w:rFonts w:ascii="Times New Roman" w:hAnsi="Times New Roman" w:cs="Times New Roman"/>
          <w:sz w:val="24"/>
          <w:szCs w:val="24"/>
        </w:rPr>
        <w:t xml:space="preserve"> of the associated IMI. However, when stratified by type of virulence, the presence of each additional toxin gene for a NAS isolate was associated with a 0.024 increase in </w:t>
      </w:r>
      <w:proofErr w:type="spellStart"/>
      <w:r w:rsidRPr="00493874">
        <w:rPr>
          <w:rFonts w:ascii="Times New Roman" w:hAnsi="Times New Roman" w:cs="Times New Roman"/>
          <w:sz w:val="24"/>
          <w:szCs w:val="24"/>
        </w:rPr>
        <w:t>logSCC</w:t>
      </w:r>
      <w:proofErr w:type="spellEnd"/>
      <w:r w:rsidRPr="00493874">
        <w:rPr>
          <w:rFonts w:ascii="Times New Roman" w:hAnsi="Times New Roman" w:cs="Times New Roman"/>
          <w:sz w:val="24"/>
          <w:szCs w:val="24"/>
        </w:rPr>
        <w:t xml:space="preserve"> of the associated IMI (Naushad et al., 2019). Similarly, in a logistic regression with ordinal categories for IMI severity (low SCC, medium SCC, high SCC, and clinical mastitis), an overall increase in the number of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was not associated with increased severity of an IMI (Naushad et al., 2019). In a regression analysis with VF stratified by functional category, the presence of each additional VF gene associated with host immune evasion increased the odds of having a more severe immune response by 0.074 (Naushad </w:t>
      </w:r>
      <w:r w:rsidRPr="00493874">
        <w:rPr>
          <w:rFonts w:ascii="Times New Roman" w:hAnsi="Times New Roman" w:cs="Times New Roman"/>
          <w:sz w:val="24"/>
          <w:szCs w:val="24"/>
        </w:rPr>
        <w:lastRenderedPageBreak/>
        <w:t xml:space="preserve">et al., 2019). Naushad et al. (2019) applied various approaches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determine whether particular VF distributions had any association with SCC category or occurrence of clinical mastitis, but no clustering of isolates representing low SCC, medium SCC, or high SCC or clinical mastitis was identified.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specifically, Persson Waller et al. (2023) also identified various associations between clinical characteristics of an IMI and VF. They found that a higher number of exoenzyme genes were present in isolates associated with milk samples that had a low CMT vs. a high CMT </w:t>
      </w:r>
      <w:r w:rsidR="00BB6650" w:rsidRPr="00493874">
        <w:rPr>
          <w:rFonts w:ascii="Times New Roman" w:hAnsi="Times New Roman" w:cs="Times New Roman"/>
          <w:noProof/>
          <w:sz w:val="24"/>
          <w:szCs w:val="24"/>
        </w:rPr>
        <w:t>(Persson Waller et al., 2023)</w:t>
      </w:r>
      <w:r w:rsidRPr="00493874">
        <w:rPr>
          <w:rFonts w:ascii="Times New Roman" w:hAnsi="Times New Roman" w:cs="Times New Roman"/>
          <w:sz w:val="24"/>
          <w:szCs w:val="24"/>
        </w:rPr>
        <w:t xml:space="preserve">. Additionally, isolates from low CMT quarters had higher number of evasion genes than those with high CMT, and the </w:t>
      </w:r>
      <w:proofErr w:type="spellStart"/>
      <w:r w:rsidRPr="00493874">
        <w:rPr>
          <w:rFonts w:ascii="Times New Roman" w:hAnsi="Times New Roman" w:cs="Times New Roman"/>
          <w:i/>
          <w:iCs/>
          <w:sz w:val="24"/>
          <w:szCs w:val="24"/>
        </w:rPr>
        <w:t>geh</w:t>
      </w:r>
      <w:proofErr w:type="spellEnd"/>
      <w:r w:rsidRPr="00493874">
        <w:rPr>
          <w:rFonts w:ascii="Times New Roman" w:hAnsi="Times New Roman" w:cs="Times New Roman"/>
          <w:sz w:val="24"/>
          <w:szCs w:val="24"/>
        </w:rPr>
        <w:t xml:space="preserve"> gene (encoding a lipase) specifically was associated with increased odds of having a low CMT </w:t>
      </w:r>
      <w:r w:rsidR="00BB6650" w:rsidRPr="00493874">
        <w:rPr>
          <w:rFonts w:ascii="Times New Roman" w:hAnsi="Times New Roman" w:cs="Times New Roman"/>
          <w:noProof/>
          <w:sz w:val="24"/>
          <w:szCs w:val="24"/>
        </w:rPr>
        <w:t>(Persson Waller et al., 2023)</w:t>
      </w:r>
      <w:r w:rsidRPr="00493874">
        <w:rPr>
          <w:rFonts w:ascii="Times New Roman" w:hAnsi="Times New Roman" w:cs="Times New Roman"/>
          <w:sz w:val="24"/>
          <w:szCs w:val="24"/>
        </w:rPr>
        <w:t xml:space="preserve">. As these findings contrasted with those of Naushad et al. (2019) described above, Persson Waller et al. (2023) were unable to identify why they may have observed this association. In the current study, all 30 isolates from both HIGH and LOW SCC categories were positive for </w:t>
      </w:r>
      <w:proofErr w:type="spellStart"/>
      <w:r w:rsidRPr="00493874">
        <w:rPr>
          <w:rFonts w:ascii="Times New Roman" w:hAnsi="Times New Roman" w:cs="Times New Roman"/>
          <w:i/>
          <w:iCs/>
          <w:sz w:val="24"/>
          <w:szCs w:val="24"/>
        </w:rPr>
        <w:t>geh</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w:t>
      </w:r>
      <w:proofErr w:type="gramStart"/>
      <w:r w:rsidRPr="00493874">
        <w:rPr>
          <w:rFonts w:ascii="Times New Roman" w:hAnsi="Times New Roman" w:cs="Times New Roman"/>
          <w:sz w:val="24"/>
          <w:szCs w:val="24"/>
        </w:rPr>
        <w:t>is in contrast to</w:t>
      </w:r>
      <w:proofErr w:type="gramEnd"/>
      <w:r w:rsidRPr="00493874">
        <w:rPr>
          <w:rFonts w:ascii="Times New Roman" w:hAnsi="Times New Roman" w:cs="Times New Roman"/>
          <w:sz w:val="24"/>
          <w:szCs w:val="24"/>
        </w:rPr>
        <w:t xml:space="preserve"> Persson Waller et al. (2023) finding it consistently in isolates from IMI with less inflammation occurring. Persson Waller et al. (2023) also found that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sz w:val="24"/>
          <w:szCs w:val="24"/>
        </w:rPr>
        <w:t xml:space="preserve"> were significantly associated with IMI that came from quarters with a lower CMT. This would be consistent with the unencapsulated staphylococci being better able to persist in the udder, as they may cause less of an inflammatory response </w:t>
      </w:r>
      <w:r w:rsidR="00BB6650" w:rsidRPr="00493874">
        <w:rPr>
          <w:rFonts w:ascii="Times New Roman" w:hAnsi="Times New Roman" w:cs="Times New Roman"/>
          <w:noProof/>
          <w:sz w:val="24"/>
          <w:szCs w:val="24"/>
        </w:rPr>
        <w:t>(Thakker et al., 1998)</w:t>
      </w:r>
      <w:r w:rsidRPr="00493874">
        <w:rPr>
          <w:rFonts w:ascii="Times New Roman" w:hAnsi="Times New Roman" w:cs="Times New Roman"/>
          <w:sz w:val="24"/>
          <w:szCs w:val="24"/>
        </w:rPr>
        <w:t xml:space="preserve">. In contrast, the only 2 isolates carrying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sz w:val="24"/>
          <w:szCs w:val="24"/>
        </w:rPr>
        <w:t xml:space="preserve"> in the current study were associated with a persistently high SCC IMI.</w:t>
      </w:r>
    </w:p>
    <w:p w14:paraId="747FA5F7" w14:textId="5D211F4F"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As evidenced by the results of the current study and others failing to find a link between the cumulative number of VF found in staphylococci from a bovine IMI and the degree of inflammation associated with the infection, the expression of disease in an individual animal and the interactions of various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with the host’s immune system are complex.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suggest it is likely that similar symptoms can be caused by several different </w:t>
      </w:r>
      <w:r w:rsidRPr="00493874">
        <w:rPr>
          <w:rFonts w:ascii="Times New Roman" w:hAnsi="Times New Roman" w:cs="Times New Roman"/>
          <w:sz w:val="24"/>
          <w:szCs w:val="24"/>
        </w:rPr>
        <w:lastRenderedPageBreak/>
        <w:t xml:space="preserve">combinations of virulence factors, rather than by any </w:t>
      </w:r>
      <w:proofErr w:type="gramStart"/>
      <w:r w:rsidRPr="00493874">
        <w:rPr>
          <w:rFonts w:ascii="Times New Roman" w:hAnsi="Times New Roman" w:cs="Times New Roman"/>
          <w:sz w:val="24"/>
          <w:szCs w:val="24"/>
        </w:rPr>
        <w:t>particular one</w:t>
      </w:r>
      <w:proofErr w:type="gramEnd"/>
      <w:r w:rsidRPr="00493874">
        <w:rPr>
          <w:rFonts w:ascii="Times New Roman" w:hAnsi="Times New Roman" w:cs="Times New Roman"/>
          <w:sz w:val="24"/>
          <w:szCs w:val="24"/>
        </w:rPr>
        <w:t xml:space="preserve"> alone. Similarly, the progression of disease may be determined by the interplay of various VF rather than just the presence of any specific virulence gene. Evidence in support of this was found in Naushad et al. (2019), where they analyzed the relationships between the patterns of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associated with isolates from low, medium, and high SCC and clinical mastitis. They were able to demonstrate unique patterns of associations between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for low SCC and CM isolates, with many distinct positive and negative association patterns for clinical mastitis </w:t>
      </w:r>
      <w:proofErr w:type="gramStart"/>
      <w:r w:rsidRPr="00493874">
        <w:rPr>
          <w:rFonts w:ascii="Times New Roman" w:hAnsi="Times New Roman" w:cs="Times New Roman"/>
          <w:sz w:val="24"/>
          <w:szCs w:val="24"/>
        </w:rPr>
        <w:t>isolates in particular</w:t>
      </w:r>
      <w:proofErr w:type="gramEnd"/>
      <w:r w:rsidRPr="00493874">
        <w:rPr>
          <w:rFonts w:ascii="Times New Roman" w:hAnsi="Times New Roman" w:cs="Times New Roman"/>
          <w:sz w:val="24"/>
          <w:szCs w:val="24"/>
        </w:rPr>
        <w:t xml:space="preserve">. </w:t>
      </w:r>
      <w:proofErr w:type="gramStart"/>
      <w:r w:rsidRPr="00493874">
        <w:rPr>
          <w:rFonts w:ascii="Times New Roman" w:hAnsi="Times New Roman" w:cs="Times New Roman"/>
          <w:sz w:val="24"/>
          <w:szCs w:val="24"/>
        </w:rPr>
        <w:t>In regards to</w:t>
      </w:r>
      <w:proofErr w:type="gramEnd"/>
      <w:r w:rsidRPr="00493874">
        <w:rPr>
          <w:rFonts w:ascii="Times New Roman" w:hAnsi="Times New Roman" w:cs="Times New Roman"/>
          <w:sz w:val="24"/>
          <w:szCs w:val="24"/>
        </w:rPr>
        <w:t xml:space="preserve"> NAS and IMI, De Buck et al. (2021) write that “pathogenesis is complex and often involves an organized and systematic participation of various VFs to establish disease,” and that “often VFs complement each other to promote pathogen colonization and persistence of disease.” The impact of virulence genes on disease outcomes or development is likely affected by intrinsic (host-level) factors, including the host’s environment, nutritional status</w:t>
      </w:r>
      <w:r w:rsidR="00BD7CFC">
        <w:rPr>
          <w:rFonts w:ascii="Times New Roman" w:hAnsi="Times New Roman" w:cs="Times New Roman"/>
          <w:sz w:val="24"/>
          <w:szCs w:val="24"/>
        </w:rPr>
        <w:t>,</w:t>
      </w:r>
      <w:r w:rsidRPr="00493874">
        <w:rPr>
          <w:rFonts w:ascii="Times New Roman" w:hAnsi="Times New Roman" w:cs="Times New Roman"/>
          <w:sz w:val="24"/>
          <w:szCs w:val="24"/>
        </w:rPr>
        <w:t xml:space="preserve"> and genetics. A particular example of this is the increased concentration of lactoferrin in </w:t>
      </w:r>
      <w:proofErr w:type="spellStart"/>
      <w:r w:rsidRPr="00493874">
        <w:rPr>
          <w:rFonts w:ascii="Times New Roman" w:hAnsi="Times New Roman" w:cs="Times New Roman"/>
          <w:sz w:val="24"/>
          <w:szCs w:val="24"/>
        </w:rPr>
        <w:t>mastitic</w:t>
      </w:r>
      <w:proofErr w:type="spellEnd"/>
      <w:r w:rsidRPr="00493874">
        <w:rPr>
          <w:rFonts w:ascii="Times New Roman" w:hAnsi="Times New Roman" w:cs="Times New Roman"/>
          <w:sz w:val="24"/>
          <w:szCs w:val="24"/>
        </w:rPr>
        <w:t xml:space="preserve"> milk, which likely inhibits the ability of staphylococci to form biofilms in the udder (as summarized in </w:t>
      </w:r>
      <w:proofErr w:type="spellStart"/>
      <w:r w:rsidRPr="00493874">
        <w:rPr>
          <w:rFonts w:ascii="Times New Roman" w:hAnsi="Times New Roman" w:cs="Times New Roman"/>
          <w:sz w:val="24"/>
          <w:szCs w:val="24"/>
        </w:rPr>
        <w:t>Simojoki</w:t>
      </w:r>
      <w:proofErr w:type="spellEnd"/>
      <w:r w:rsidRPr="00493874">
        <w:rPr>
          <w:rFonts w:ascii="Times New Roman" w:hAnsi="Times New Roman" w:cs="Times New Roman"/>
          <w:sz w:val="24"/>
          <w:szCs w:val="24"/>
        </w:rPr>
        <w:t xml:space="preserve">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 </w:t>
      </w:r>
    </w:p>
    <w:p w14:paraId="600EF0F6" w14:textId="06638067" w:rsidR="00CE59B4" w:rsidRPr="00493874" w:rsidRDefault="00CE59B4" w:rsidP="008071EE">
      <w:pPr>
        <w:spacing w:line="480" w:lineRule="auto"/>
        <w:ind w:firstLine="360"/>
        <w:contextualSpacing/>
        <w:jc w:val="both"/>
        <w:rPr>
          <w:rFonts w:ascii="Times New Roman" w:hAnsi="Times New Roman" w:cs="Times New Roman"/>
          <w:sz w:val="24"/>
          <w:szCs w:val="24"/>
        </w:rPr>
      </w:pPr>
      <w:proofErr w:type="gramStart"/>
      <w:r w:rsidRPr="00493874">
        <w:rPr>
          <w:rFonts w:ascii="Times New Roman" w:hAnsi="Times New Roman" w:cs="Times New Roman"/>
          <w:sz w:val="24"/>
          <w:szCs w:val="24"/>
        </w:rPr>
        <w:t>Similar to</w:t>
      </w:r>
      <w:proofErr w:type="gramEnd"/>
      <w:r w:rsidRPr="00493874">
        <w:rPr>
          <w:rFonts w:ascii="Times New Roman" w:hAnsi="Times New Roman" w:cs="Times New Roman"/>
          <w:sz w:val="24"/>
          <w:szCs w:val="24"/>
        </w:rPr>
        <w:t xml:space="preserv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the carriage of VF by isolates in the current study appears to be more a function of phylogeny than a predictor of clinical outcome. The cumulative number of VF identified belonging to the 5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with multiple isolates showed little to no variation; total number of VF identified per isolate was uniform for 3 of the 5 ST, 8 of 9 for another ST contained the same number of VF (with the remaining isolate differing by 1 VF), and the remaining ST ranged from 44-48 VF identified per isolate. In a visual assessment of the heat map of VF with isolates </w:t>
      </w:r>
      <w:r w:rsidRPr="00493874">
        <w:rPr>
          <w:rFonts w:ascii="Times New Roman" w:hAnsi="Times New Roman" w:cs="Times New Roman"/>
          <w:sz w:val="24"/>
          <w:szCs w:val="24"/>
        </w:rPr>
        <w:lastRenderedPageBreak/>
        <w:t xml:space="preserve">organized by ST (Figure 3), many of the limited differences in presence or absence of VF occurred at the ST level. The only isolates lacking </w:t>
      </w:r>
      <w:proofErr w:type="spellStart"/>
      <w:r w:rsidRPr="00493874">
        <w:rPr>
          <w:rFonts w:ascii="Times New Roman" w:hAnsi="Times New Roman" w:cs="Times New Roman"/>
          <w:i/>
          <w:iCs/>
          <w:sz w:val="24"/>
          <w:szCs w:val="24"/>
        </w:rPr>
        <w:t>fnbA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t>
      </w:r>
      <w:proofErr w:type="spellStart"/>
      <w:r w:rsidRPr="00493874">
        <w:rPr>
          <w:rFonts w:ascii="Times New Roman" w:hAnsi="Times New Roman" w:cs="Times New Roman"/>
          <w:i/>
          <w:iCs/>
          <w:sz w:val="24"/>
          <w:szCs w:val="24"/>
        </w:rPr>
        <w:t>fnbB</w:t>
      </w:r>
      <w:proofErr w:type="spellEnd"/>
      <w:r w:rsidRPr="00493874">
        <w:rPr>
          <w:rFonts w:ascii="Times New Roman" w:hAnsi="Times New Roman" w:cs="Times New Roman"/>
          <w:sz w:val="24"/>
          <w:szCs w:val="24"/>
        </w:rPr>
        <w:t xml:space="preserve">, and </w:t>
      </w:r>
      <w:proofErr w:type="spellStart"/>
      <w:r w:rsidRPr="00493874">
        <w:rPr>
          <w:rFonts w:ascii="Times New Roman" w:hAnsi="Times New Roman" w:cs="Times New Roman"/>
          <w:i/>
          <w:iCs/>
          <w:sz w:val="24"/>
          <w:szCs w:val="24"/>
        </w:rPr>
        <w:t>capN</w:t>
      </w:r>
      <w:proofErr w:type="spellEnd"/>
      <w:r w:rsidRPr="00493874">
        <w:rPr>
          <w:rFonts w:ascii="Times New Roman" w:hAnsi="Times New Roman" w:cs="Times New Roman"/>
          <w:sz w:val="24"/>
          <w:szCs w:val="24"/>
        </w:rPr>
        <w:t xml:space="preserve">, and possessing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sz w:val="24"/>
          <w:szCs w:val="24"/>
        </w:rPr>
        <w:t xml:space="preserve"> both belong to ST25. </w:t>
      </w:r>
      <w:r w:rsidR="00406257">
        <w:rPr>
          <w:rFonts w:ascii="Times New Roman" w:hAnsi="Times New Roman" w:cs="Times New Roman"/>
          <w:sz w:val="24"/>
          <w:szCs w:val="24"/>
        </w:rPr>
        <w:t xml:space="preserve">The only isolates </w:t>
      </w:r>
      <w:r w:rsidR="005540FE">
        <w:rPr>
          <w:rFonts w:ascii="Times New Roman" w:hAnsi="Times New Roman" w:cs="Times New Roman"/>
          <w:sz w:val="24"/>
          <w:szCs w:val="24"/>
        </w:rPr>
        <w:t xml:space="preserve">possessing the staphylococcal exotoxin gene </w:t>
      </w:r>
      <w:r w:rsidR="005540FE">
        <w:rPr>
          <w:rFonts w:ascii="Times New Roman" w:hAnsi="Times New Roman" w:cs="Times New Roman"/>
          <w:i/>
          <w:iCs/>
          <w:sz w:val="24"/>
          <w:szCs w:val="24"/>
        </w:rPr>
        <w:t xml:space="preserve">set21 </w:t>
      </w:r>
      <w:r w:rsidR="00596920">
        <w:rPr>
          <w:rFonts w:ascii="Times New Roman" w:hAnsi="Times New Roman" w:cs="Times New Roman"/>
          <w:sz w:val="24"/>
          <w:szCs w:val="24"/>
        </w:rPr>
        <w:t xml:space="preserve">were the 2 isolates in ST48. </w:t>
      </w:r>
      <w:r w:rsidRPr="00493874">
        <w:rPr>
          <w:rFonts w:ascii="Times New Roman" w:hAnsi="Times New Roman" w:cs="Times New Roman"/>
          <w:sz w:val="24"/>
          <w:szCs w:val="24"/>
        </w:rPr>
        <w:t xml:space="preserve">Two isolates of singleton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(ST177 and ST136) which were not classified as a cluster but were grouped together 42% of the time in the phylogenetic analysis were the only 2 isolates positive for the staphylococcal exotoxin genes </w:t>
      </w:r>
      <w:r w:rsidRPr="00493874">
        <w:rPr>
          <w:rFonts w:ascii="Times New Roman" w:hAnsi="Times New Roman" w:cs="Times New Roman"/>
          <w:i/>
          <w:iCs/>
          <w:sz w:val="24"/>
          <w:szCs w:val="24"/>
        </w:rPr>
        <w:t xml:space="preserve">set10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set24.</w:t>
      </w:r>
      <w:r w:rsidRPr="00493874">
        <w:rPr>
          <w:rFonts w:ascii="Times New Roman" w:hAnsi="Times New Roman" w:cs="Times New Roman"/>
          <w:sz w:val="24"/>
          <w:szCs w:val="24"/>
        </w:rPr>
        <w:t xml:space="preserve"> Support for an association between phylogeny and VF presence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was also found in Persson Waller et al. (2023).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ST. The only gene identified to be associated with </w:t>
      </w:r>
      <w:r w:rsidR="00703AA0" w:rsidRPr="00493874">
        <w:rPr>
          <w:rFonts w:ascii="Times New Roman" w:hAnsi="Times New Roman" w:cs="Times New Roman"/>
          <w:sz w:val="24"/>
          <w:szCs w:val="24"/>
        </w:rPr>
        <w:t>phylogenetic</w:t>
      </w:r>
      <w:r w:rsidRPr="00493874">
        <w:rPr>
          <w:rFonts w:ascii="Times New Roman" w:hAnsi="Times New Roman" w:cs="Times New Roman"/>
          <w:sz w:val="24"/>
          <w:szCs w:val="24"/>
        </w:rPr>
        <w:t xml:space="preserve"> grouping was </w:t>
      </w:r>
      <w:proofErr w:type="spellStart"/>
      <w:r w:rsidRPr="00493874">
        <w:rPr>
          <w:rFonts w:ascii="Times New Roman" w:hAnsi="Times New Roman" w:cs="Times New Roman"/>
          <w:i/>
          <w:iCs/>
          <w:sz w:val="24"/>
          <w:szCs w:val="24"/>
        </w:rPr>
        <w:t>atl</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(autolysin), which was present in clusters V, VI, </w:t>
      </w:r>
      <w:r w:rsidR="00BD7CFC">
        <w:rPr>
          <w:rFonts w:ascii="Times New Roman" w:hAnsi="Times New Roman" w:cs="Times New Roman"/>
          <w:sz w:val="24"/>
          <w:szCs w:val="24"/>
        </w:rPr>
        <w:t xml:space="preserve">and </w:t>
      </w:r>
      <w:r w:rsidRPr="00493874">
        <w:rPr>
          <w:rFonts w:ascii="Times New Roman" w:hAnsi="Times New Roman" w:cs="Times New Roman"/>
          <w:sz w:val="24"/>
          <w:szCs w:val="24"/>
        </w:rPr>
        <w:t xml:space="preserve">VII but absent in II, III, and IV (Persson Waller et al., 2023). In the current study, </w:t>
      </w:r>
      <w:proofErr w:type="spellStart"/>
      <w:r w:rsidRPr="00493874">
        <w:rPr>
          <w:rFonts w:ascii="Times New Roman" w:hAnsi="Times New Roman" w:cs="Times New Roman"/>
          <w:i/>
          <w:iCs/>
          <w:sz w:val="24"/>
          <w:szCs w:val="24"/>
        </w:rPr>
        <w:t>atl</w:t>
      </w:r>
      <w:proofErr w:type="spellEnd"/>
      <w:r w:rsidRPr="00493874">
        <w:rPr>
          <w:rFonts w:ascii="Times New Roman" w:hAnsi="Times New Roman" w:cs="Times New Roman"/>
          <w:sz w:val="24"/>
          <w:szCs w:val="24"/>
        </w:rPr>
        <w:t xml:space="preserve"> was consistently found in all 30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When Naushad et al. (2019) applied various clustering approaches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 </w:t>
      </w:r>
    </w:p>
    <w:p w14:paraId="383F046E" w14:textId="053F37A4"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Our ability to explore if pattern and number of VF vary by ST in the current study was limited both by the relatively small number of isolates assigned to most ST identified, as well as complete uniformity in the number and type of VF carried by a particular ST. The number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(30) in this study which were submitted for WGS was a function of financial constraint. Future studies with larger isolate collections, isolates collected from a greater number of farms, and the </w:t>
      </w:r>
      <w:r w:rsidRPr="00493874">
        <w:rPr>
          <w:rFonts w:ascii="Times New Roman" w:hAnsi="Times New Roman" w:cs="Times New Roman"/>
          <w:sz w:val="24"/>
          <w:szCs w:val="24"/>
        </w:rPr>
        <w:lastRenderedPageBreak/>
        <w:t xml:space="preserve">ability to sequence a larger number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methodology of this and related studies on VF in NAS of bovine origin (Persson Waller et al., 2023; Naushad et al., 2019) is that the database used to identify VF and predict their function was extrapolated from </w:t>
      </w:r>
      <w:r w:rsidRPr="00493874">
        <w:rPr>
          <w:rFonts w:ascii="Times New Roman" w:hAnsi="Times New Roman" w:cs="Times New Roman"/>
          <w:i/>
          <w:iCs/>
          <w:sz w:val="24"/>
          <w:szCs w:val="24"/>
        </w:rPr>
        <w:t xml:space="preserve">S. aureus </w:t>
      </w:r>
      <w:r w:rsidRPr="00493874">
        <w:rPr>
          <w:rFonts w:ascii="Times New Roman" w:hAnsi="Times New Roman" w:cs="Times New Roman"/>
          <w:sz w:val="24"/>
          <w:szCs w:val="24"/>
        </w:rPr>
        <w:t xml:space="preserve">causing bovine IMI or NAS which were isolated from humans. Until research elucidating the specific pathogenesis for VF identified in NAS isolates of bovine origin is carried out, </w:t>
      </w:r>
      <w:commentRangeStart w:id="24"/>
      <w:r w:rsidRPr="00493874">
        <w:rPr>
          <w:rFonts w:ascii="Times New Roman" w:hAnsi="Times New Roman" w:cs="Times New Roman"/>
          <w:sz w:val="24"/>
          <w:szCs w:val="24"/>
        </w:rPr>
        <w:t xml:space="preserve">we are left to infer that VF which are genetically </w:t>
      </w:r>
      <w:proofErr w:type="gramStart"/>
      <w:r w:rsidRPr="00493874">
        <w:rPr>
          <w:rFonts w:ascii="Times New Roman" w:hAnsi="Times New Roman" w:cs="Times New Roman"/>
          <w:sz w:val="24"/>
          <w:szCs w:val="24"/>
        </w:rPr>
        <w:t>similar to</w:t>
      </w:r>
      <w:proofErr w:type="gramEnd"/>
      <w:r w:rsidRPr="00493874">
        <w:rPr>
          <w:rFonts w:ascii="Times New Roman" w:hAnsi="Times New Roman" w:cs="Times New Roman"/>
          <w:sz w:val="24"/>
          <w:szCs w:val="24"/>
        </w:rPr>
        <w:t xml:space="preserve"> those that are better described in other populations of staphylococci are relevant in bovine IMI. </w:t>
      </w:r>
      <w:commentRangeEnd w:id="24"/>
      <w:r w:rsidR="00BD7CFC">
        <w:rPr>
          <w:rStyle w:val="CommentReference"/>
        </w:rPr>
        <w:commentReference w:id="24"/>
      </w:r>
      <w:r w:rsidRPr="00493874">
        <w:rPr>
          <w:rFonts w:ascii="Times New Roman" w:hAnsi="Times New Roman" w:cs="Times New Roman"/>
          <w:sz w:val="24"/>
          <w:szCs w:val="24"/>
        </w:rPr>
        <w:t xml:space="preserve">The database compiled and distributed by Naushad et al. (2019) and used in the current study is an extremely valuable contribution to our </w:t>
      </w:r>
      <w:proofErr w:type="gramStart"/>
      <w:r w:rsidRPr="00493874">
        <w:rPr>
          <w:rFonts w:ascii="Times New Roman" w:hAnsi="Times New Roman" w:cs="Times New Roman"/>
          <w:sz w:val="24"/>
          <w:szCs w:val="24"/>
        </w:rPr>
        <w:t>field, and</w:t>
      </w:r>
      <w:proofErr w:type="gramEnd"/>
      <w:r w:rsidRPr="00493874">
        <w:rPr>
          <w:rFonts w:ascii="Times New Roman" w:hAnsi="Times New Roman" w:cs="Times New Roman"/>
          <w:sz w:val="24"/>
          <w:szCs w:val="24"/>
        </w:rPr>
        <w:t xml:space="preserve"> provides a solid and extensive foundation from which to extend our understanding of VF present in NAS causing IMI in dairy cattle. Lastly, the simple presence or absence of a virulence gene is not indicative of how it is expressed by a pathogen causing an infection in the udder. Previous work on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has shown that the expression level of the VF may influence disease outcome in mastitis </w:t>
      </w:r>
      <w:r w:rsidR="00BB6650" w:rsidRPr="00493874">
        <w:rPr>
          <w:rFonts w:ascii="Times New Roman" w:hAnsi="Times New Roman" w:cs="Times New Roman"/>
          <w:noProof/>
          <w:sz w:val="24"/>
          <w:szCs w:val="24"/>
        </w:rPr>
        <w:t>(Le Maréchal et al., 2011)</w:t>
      </w:r>
      <w:r w:rsidRPr="00493874">
        <w:rPr>
          <w:rFonts w:ascii="Times New Roman" w:hAnsi="Times New Roman" w:cs="Times New Roman"/>
          <w:sz w:val="24"/>
          <w:szCs w:val="24"/>
        </w:rPr>
        <w:t xml:space="preserve">. Studies exploring gene expression by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while causing an IMI would elucidate its pathogenicity </w:t>
      </w:r>
      <w:r w:rsidRPr="00493874">
        <w:rPr>
          <w:rFonts w:ascii="Times New Roman" w:hAnsi="Times New Roman" w:cs="Times New Roman"/>
          <w:i/>
          <w:iCs/>
          <w:sz w:val="24"/>
          <w:szCs w:val="24"/>
        </w:rPr>
        <w:t>in vivo</w:t>
      </w:r>
      <w:r w:rsidRPr="00493874">
        <w:rPr>
          <w:rFonts w:ascii="Times New Roman" w:hAnsi="Times New Roman" w:cs="Times New Roman"/>
          <w:sz w:val="24"/>
          <w:szCs w:val="24"/>
        </w:rPr>
        <w:t xml:space="preserve">. </w:t>
      </w:r>
    </w:p>
    <w:p w14:paraId="6499BB7D" w14:textId="77777777" w:rsidR="00CE59B4" w:rsidRPr="00493874" w:rsidRDefault="00CE59B4" w:rsidP="008071EE">
      <w:pPr>
        <w:spacing w:line="480" w:lineRule="auto"/>
        <w:contextualSpacing/>
        <w:jc w:val="both"/>
        <w:rPr>
          <w:rFonts w:ascii="Times New Roman" w:hAnsi="Times New Roman" w:cs="Times New Roman"/>
          <w:sz w:val="24"/>
          <w:szCs w:val="24"/>
        </w:rPr>
      </w:pPr>
    </w:p>
    <w:p w14:paraId="78BA87D8" w14:textId="77777777" w:rsidR="00CE59B4" w:rsidRPr="009079C9" w:rsidRDefault="00CE59B4" w:rsidP="008071EE">
      <w:pPr>
        <w:spacing w:line="480" w:lineRule="auto"/>
        <w:contextualSpacing/>
        <w:jc w:val="both"/>
        <w:rPr>
          <w:rFonts w:ascii="Times New Roman" w:hAnsi="Times New Roman" w:cs="Times New Roman"/>
          <w:b/>
          <w:bCs/>
          <w:i/>
          <w:iCs/>
          <w:sz w:val="24"/>
          <w:szCs w:val="24"/>
        </w:rPr>
      </w:pPr>
      <w:r w:rsidRPr="009079C9">
        <w:rPr>
          <w:rFonts w:ascii="Times New Roman" w:hAnsi="Times New Roman" w:cs="Times New Roman"/>
          <w:b/>
          <w:bCs/>
          <w:i/>
          <w:iCs/>
          <w:sz w:val="24"/>
          <w:szCs w:val="24"/>
        </w:rPr>
        <w:t>Conclusions</w:t>
      </w:r>
    </w:p>
    <w:p w14:paraId="536C37E2" w14:textId="7D16CD46" w:rsidR="001560B8" w:rsidRDefault="00CE59B4" w:rsidP="008071EE">
      <w:pPr>
        <w:spacing w:line="480" w:lineRule="auto"/>
        <w:ind w:firstLine="360"/>
        <w:contextualSpacing/>
        <w:jc w:val="both"/>
        <w:rPr>
          <w:rFonts w:ascii="Times New Roman" w:hAnsi="Times New Roman" w:cs="Times New Roman"/>
          <w:sz w:val="24"/>
          <w:szCs w:val="24"/>
        </w:rPr>
      </w:pPr>
      <w:proofErr w:type="gramStart"/>
      <w:r w:rsidRPr="00493874">
        <w:rPr>
          <w:rFonts w:ascii="Times New Roman" w:hAnsi="Times New Roman" w:cs="Times New Roman"/>
          <w:sz w:val="24"/>
          <w:szCs w:val="24"/>
        </w:rPr>
        <w:t>Particular ST</w:t>
      </w:r>
      <w:proofErr w:type="gramEnd"/>
      <w:r w:rsidRPr="00493874">
        <w:rPr>
          <w:rFonts w:ascii="Times New Roman" w:hAnsi="Times New Roman" w:cs="Times New Roman"/>
          <w:sz w:val="24"/>
          <w:szCs w:val="24"/>
        </w:rPr>
        <w:t xml:space="preserve"> (as determined by MLST)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not associated with persistently HIGH or LOW SCC IMI. Ten different MLST were identified among the 30 isolates, including 4 novel ST. Seven ST were identified in each SCC category, with 4 ST found in both, 3 unique to HIGH, and 3 unique to LOW. The most common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were ST6 and ST176, with 18 </w:t>
      </w:r>
      <w:r w:rsidRPr="00493874">
        <w:rPr>
          <w:rFonts w:ascii="Times New Roman" w:hAnsi="Times New Roman" w:cs="Times New Roman"/>
          <w:sz w:val="24"/>
          <w:szCs w:val="24"/>
        </w:rPr>
        <w:lastRenderedPageBreak/>
        <w:t xml:space="preserve">isolates (60%) belonging to 1 of these 2 ST. The only ARG identified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encoding for resistance to penicillin (33.3% of isolates). Sixty-two unique VF were detected, with a median of 44 VF per isolate, and a range of 43-21. Neither overall number of VF nor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found to be a significant predictor of SCC category.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number</w:t>
      </w:r>
      <w:r w:rsidR="00BD7CFC">
        <w:rPr>
          <w:rFonts w:ascii="Times New Roman" w:hAnsi="Times New Roman" w:cs="Times New Roman"/>
          <w:sz w:val="24"/>
          <w:szCs w:val="24"/>
        </w:rPr>
        <w:t>,</w:t>
      </w:r>
      <w:r w:rsidRPr="00493874">
        <w:rPr>
          <w:rFonts w:ascii="Times New Roman" w:hAnsi="Times New Roman" w:cs="Times New Roman"/>
          <w:sz w:val="24"/>
          <w:szCs w:val="24"/>
        </w:rPr>
        <w:t xml:space="preserve"> and type of VF appears to be a function of ST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but more research is needed to confirm these findings.</w:t>
      </w:r>
    </w:p>
    <w:p w14:paraId="103CDE65" w14:textId="77777777" w:rsidR="006C4B22" w:rsidRDefault="006C4B22">
      <w:pPr>
        <w:rPr>
          <w:rFonts w:ascii="Times New Roman" w:hAnsi="Times New Roman" w:cs="Times New Roman"/>
          <w:sz w:val="24"/>
          <w:szCs w:val="24"/>
        </w:rPr>
      </w:pPr>
    </w:p>
    <w:p w14:paraId="701C81A6" w14:textId="77777777" w:rsidR="006C4B22" w:rsidRPr="007F7015" w:rsidRDefault="006C4B22" w:rsidP="006C4B22">
      <w:pPr>
        <w:spacing w:after="0" w:line="480" w:lineRule="auto"/>
        <w:rPr>
          <w:rFonts w:ascii="Times New Roman" w:hAnsi="Times New Roman" w:cs="Times New Roman"/>
          <w:b/>
          <w:bCs/>
          <w:i/>
          <w:iCs/>
          <w:sz w:val="24"/>
          <w:szCs w:val="24"/>
        </w:rPr>
      </w:pPr>
      <w:r w:rsidRPr="007F7015">
        <w:rPr>
          <w:rFonts w:ascii="Times New Roman" w:hAnsi="Times New Roman" w:cs="Times New Roman"/>
          <w:b/>
          <w:bCs/>
          <w:i/>
          <w:iCs/>
          <w:sz w:val="24"/>
          <w:szCs w:val="24"/>
        </w:rPr>
        <w:t>Notes</w:t>
      </w:r>
    </w:p>
    <w:p w14:paraId="10A6AADA" w14:textId="7D6ACEED" w:rsidR="006C4B22" w:rsidRDefault="006C4B22" w:rsidP="006C4B22">
      <w:pPr>
        <w:spacing w:after="0" w:line="480" w:lineRule="auto"/>
        <w:rPr>
          <w:rFonts w:ascii="Times New Roman" w:hAnsi="Times New Roman" w:cs="Times New Roman"/>
          <w:sz w:val="24"/>
          <w:szCs w:val="24"/>
        </w:rPr>
      </w:pPr>
      <w:r w:rsidRPr="00A579DA">
        <w:rPr>
          <w:rFonts w:ascii="Times New Roman" w:hAnsi="Times New Roman" w:cs="Times New Roman"/>
          <w:sz w:val="24"/>
          <w:szCs w:val="24"/>
        </w:rPr>
        <w:t xml:space="preserve">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w:t>
      </w:r>
      <w:r w:rsidR="00A56B7F">
        <w:rPr>
          <w:rFonts w:ascii="Times New Roman" w:hAnsi="Times New Roman" w:cs="Times New Roman"/>
          <w:sz w:val="24"/>
          <w:szCs w:val="24"/>
        </w:rPr>
        <w:t xml:space="preserve">Supplemental data is available </w:t>
      </w:r>
      <w:r w:rsidR="00F97325">
        <w:rPr>
          <w:rFonts w:ascii="Times New Roman" w:hAnsi="Times New Roman" w:cs="Times New Roman"/>
          <w:sz w:val="24"/>
          <w:szCs w:val="24"/>
        </w:rPr>
        <w:t>at</w:t>
      </w:r>
      <w:r w:rsidR="00995B2D">
        <w:rPr>
          <w:rFonts w:ascii="Times New Roman" w:hAnsi="Times New Roman" w:cs="Times New Roman"/>
          <w:sz w:val="24"/>
          <w:szCs w:val="24"/>
        </w:rPr>
        <w:t xml:space="preserve"> </w:t>
      </w:r>
      <w:r w:rsidR="00833A1B" w:rsidRPr="00995B2D">
        <w:rPr>
          <w:rFonts w:ascii="Times New Roman" w:hAnsi="Times New Roman" w:cs="Times New Roman"/>
          <w:sz w:val="24"/>
          <w:szCs w:val="24"/>
        </w:rPr>
        <w:t>https://zenodo.org/records/13255274</w:t>
      </w:r>
      <w:r w:rsidR="00833A1B">
        <w:rPr>
          <w:rFonts w:ascii="Times New Roman" w:hAnsi="Times New Roman" w:cs="Times New Roman"/>
          <w:sz w:val="24"/>
          <w:szCs w:val="24"/>
        </w:rPr>
        <w:t xml:space="preserve">. </w:t>
      </w:r>
      <w:r w:rsidRPr="00A579DA">
        <w:rPr>
          <w:rFonts w:ascii="Times New Roman" w:hAnsi="Times New Roman" w:cs="Times New Roman"/>
          <w:sz w:val="24"/>
          <w:szCs w:val="24"/>
        </w:rPr>
        <w:t>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w:t>
      </w:r>
      <w:r>
        <w:rPr>
          <w:rFonts w:ascii="Times New Roman" w:hAnsi="Times New Roman" w:cs="Times New Roman"/>
          <w:sz w:val="24"/>
          <w:szCs w:val="24"/>
        </w:rPr>
        <w:t xml:space="preserve">. We thank </w:t>
      </w:r>
      <w:r w:rsidRPr="006D7E6C">
        <w:rPr>
          <w:rFonts w:ascii="Times New Roman" w:hAnsi="Times New Roman" w:cs="Times New Roman"/>
          <w:sz w:val="24"/>
          <w:szCs w:val="24"/>
        </w:rPr>
        <w:t>Paige Isensee</w:t>
      </w:r>
      <w:r>
        <w:rPr>
          <w:rFonts w:ascii="Times New Roman" w:hAnsi="Times New Roman" w:cs="Times New Roman"/>
          <w:sz w:val="24"/>
          <w:szCs w:val="24"/>
        </w:rPr>
        <w:t>,</w:t>
      </w:r>
      <w:r w:rsidRPr="006D7E6C">
        <w:rPr>
          <w:rFonts w:ascii="Times New Roman" w:hAnsi="Times New Roman" w:cs="Times New Roman"/>
          <w:sz w:val="24"/>
          <w:szCs w:val="24"/>
        </w:rPr>
        <w:t xml:space="preserve"> Natalie Sexton</w:t>
      </w:r>
      <w:r>
        <w:rPr>
          <w:rFonts w:ascii="Times New Roman" w:hAnsi="Times New Roman" w:cs="Times New Roman"/>
          <w:sz w:val="24"/>
          <w:szCs w:val="24"/>
        </w:rPr>
        <w:t>,</w:t>
      </w:r>
      <w:r w:rsidRPr="006D7E6C">
        <w:rPr>
          <w:rFonts w:ascii="Times New Roman" w:hAnsi="Times New Roman" w:cs="Times New Roman"/>
          <w:sz w:val="24"/>
          <w:szCs w:val="24"/>
        </w:rPr>
        <w:t xml:space="preserve"> </w:t>
      </w:r>
      <w:r w:rsidRPr="00F21B75">
        <w:rPr>
          <w:rFonts w:ascii="Times New Roman" w:hAnsi="Times New Roman" w:cs="Times New Roman"/>
          <w:sz w:val="24"/>
          <w:szCs w:val="24"/>
        </w:rPr>
        <w:t>Madyson Marrs</w:t>
      </w:r>
      <w:r>
        <w:rPr>
          <w:rFonts w:ascii="Times New Roman" w:hAnsi="Times New Roman" w:cs="Times New Roman"/>
          <w:sz w:val="24"/>
          <w:szCs w:val="24"/>
        </w:rPr>
        <w:t xml:space="preserve">, and </w:t>
      </w:r>
      <w:r w:rsidRPr="00F21B75">
        <w:rPr>
          <w:rFonts w:ascii="Times New Roman" w:hAnsi="Times New Roman" w:cs="Times New Roman"/>
          <w:sz w:val="24"/>
          <w:szCs w:val="24"/>
        </w:rPr>
        <w:t>Allena Radford</w:t>
      </w:r>
      <w:r>
        <w:rPr>
          <w:rFonts w:ascii="Times New Roman" w:hAnsi="Times New Roman" w:cs="Times New Roman"/>
          <w:sz w:val="24"/>
          <w:szCs w:val="24"/>
        </w:rPr>
        <w:t xml:space="preserve">, who provided laboratory assistance in the Adkins lab at the </w:t>
      </w:r>
      <w:r w:rsidRPr="00792001">
        <w:rPr>
          <w:rFonts w:ascii="Times New Roman" w:hAnsi="Times New Roman" w:cs="Times New Roman"/>
          <w:sz w:val="24"/>
          <w:szCs w:val="24"/>
        </w:rPr>
        <w:t>University of Missouri</w:t>
      </w:r>
      <w:r>
        <w:rPr>
          <w:rFonts w:ascii="Times New Roman" w:hAnsi="Times New Roman" w:cs="Times New Roman"/>
          <w:sz w:val="24"/>
          <w:szCs w:val="24"/>
        </w:rPr>
        <w:t>. Caitlin</w:t>
      </w:r>
      <w:r w:rsidRPr="003106BD">
        <w:rPr>
          <w:rFonts w:ascii="Times New Roman" w:hAnsi="Times New Roman" w:cs="Times New Roman"/>
          <w:sz w:val="24"/>
          <w:szCs w:val="24"/>
        </w:rPr>
        <w:t xml:space="preserve"> Jeffrey</w:t>
      </w:r>
      <w:r>
        <w:rPr>
          <w:rFonts w:ascii="Times New Roman" w:hAnsi="Times New Roman" w:cs="Times New Roman"/>
          <w:sz w:val="24"/>
          <w:szCs w:val="24"/>
        </w:rPr>
        <w:t xml:space="preserve"> conceptualized the study, acquired funding</w:t>
      </w:r>
      <w:r w:rsidRPr="003106BD">
        <w:rPr>
          <w:rFonts w:ascii="Times New Roman" w:hAnsi="Times New Roman" w:cs="Times New Roman"/>
          <w:sz w:val="24"/>
          <w:szCs w:val="24"/>
        </w:rPr>
        <w:t>,</w:t>
      </w:r>
      <w:r>
        <w:rPr>
          <w:rFonts w:ascii="Times New Roman" w:hAnsi="Times New Roman" w:cs="Times New Roman"/>
          <w:sz w:val="24"/>
          <w:szCs w:val="24"/>
        </w:rPr>
        <w:t xml:space="preserve"> coordinated farm recruitment and sampling, conducted on-farm sample collection, </w:t>
      </w:r>
      <w:r w:rsidR="00323B0F">
        <w:rPr>
          <w:rFonts w:ascii="Times New Roman" w:hAnsi="Times New Roman" w:cs="Times New Roman"/>
          <w:sz w:val="24"/>
          <w:szCs w:val="24"/>
        </w:rPr>
        <w:t xml:space="preserve">completed </w:t>
      </w:r>
      <w:r w:rsidR="00864BBD">
        <w:rPr>
          <w:rFonts w:ascii="Times New Roman" w:hAnsi="Times New Roman" w:cs="Times New Roman"/>
          <w:sz w:val="24"/>
          <w:szCs w:val="24"/>
        </w:rPr>
        <w:t xml:space="preserve">work associated with strain-typing (RAPD and MLST), </w:t>
      </w:r>
      <w:r>
        <w:rPr>
          <w:rFonts w:ascii="Times New Roman" w:hAnsi="Times New Roman" w:cs="Times New Roman"/>
          <w:sz w:val="24"/>
          <w:szCs w:val="24"/>
        </w:rPr>
        <w:t xml:space="preserve">managed and curated the data, conducted the data analysis, prepared data visualizations and presentation, </w:t>
      </w:r>
      <w:r w:rsidR="006A5C98">
        <w:rPr>
          <w:rFonts w:ascii="Times New Roman" w:hAnsi="Times New Roman" w:cs="Times New Roman"/>
          <w:sz w:val="24"/>
          <w:szCs w:val="24"/>
        </w:rPr>
        <w:t xml:space="preserve">and </w:t>
      </w:r>
      <w:r>
        <w:rPr>
          <w:rFonts w:ascii="Times New Roman" w:hAnsi="Times New Roman" w:cs="Times New Roman"/>
          <w:sz w:val="24"/>
          <w:szCs w:val="24"/>
        </w:rPr>
        <w:t>wrote the original draft.</w:t>
      </w:r>
      <w:r w:rsidR="000943AE">
        <w:rPr>
          <w:rFonts w:ascii="Times New Roman" w:hAnsi="Times New Roman" w:cs="Times New Roman"/>
          <w:sz w:val="24"/>
          <w:szCs w:val="24"/>
        </w:rPr>
        <w:t xml:space="preserve"> Ashma </w:t>
      </w:r>
      <w:proofErr w:type="spellStart"/>
      <w:r w:rsidR="000943AE">
        <w:rPr>
          <w:rFonts w:ascii="Times New Roman" w:hAnsi="Times New Roman" w:cs="Times New Roman"/>
          <w:sz w:val="24"/>
          <w:szCs w:val="24"/>
        </w:rPr>
        <w:t>Chakrawarti</w:t>
      </w:r>
      <w:proofErr w:type="spellEnd"/>
      <w:r w:rsidR="000943AE">
        <w:rPr>
          <w:rFonts w:ascii="Times New Roman" w:hAnsi="Times New Roman" w:cs="Times New Roman"/>
          <w:sz w:val="24"/>
          <w:szCs w:val="24"/>
        </w:rPr>
        <w:t xml:space="preserve"> </w:t>
      </w:r>
      <w:r w:rsidR="000943AE" w:rsidRPr="000943AE">
        <w:rPr>
          <w:rFonts w:ascii="Times New Roman" w:hAnsi="Times New Roman" w:cs="Times New Roman"/>
          <w:sz w:val="24"/>
          <w:szCs w:val="24"/>
        </w:rPr>
        <w:t xml:space="preserve">identified </w:t>
      </w:r>
      <w:r w:rsidR="000943AE">
        <w:rPr>
          <w:rFonts w:ascii="Times New Roman" w:hAnsi="Times New Roman" w:cs="Times New Roman"/>
          <w:sz w:val="24"/>
          <w:szCs w:val="24"/>
        </w:rPr>
        <w:t xml:space="preserve">antimicrobial resistance genes and virulence factors </w:t>
      </w:r>
      <w:r w:rsidR="000943AE" w:rsidRPr="000943AE">
        <w:rPr>
          <w:rFonts w:ascii="Times New Roman" w:hAnsi="Times New Roman" w:cs="Times New Roman"/>
          <w:sz w:val="24"/>
          <w:szCs w:val="24"/>
        </w:rPr>
        <w:t>from assembled genomes</w:t>
      </w:r>
      <w:r w:rsidR="000943AE">
        <w:rPr>
          <w:rFonts w:ascii="Times New Roman" w:hAnsi="Times New Roman" w:cs="Times New Roman"/>
          <w:sz w:val="24"/>
          <w:szCs w:val="24"/>
        </w:rPr>
        <w:t xml:space="preserve">. </w:t>
      </w:r>
      <w:r w:rsidRPr="003106BD">
        <w:rPr>
          <w:rFonts w:ascii="Times New Roman" w:hAnsi="Times New Roman" w:cs="Times New Roman"/>
          <w:sz w:val="24"/>
          <w:szCs w:val="24"/>
        </w:rPr>
        <w:t>P</w:t>
      </w:r>
      <w:r>
        <w:rPr>
          <w:rFonts w:ascii="Times New Roman" w:hAnsi="Times New Roman" w:cs="Times New Roman"/>
          <w:sz w:val="24"/>
          <w:szCs w:val="24"/>
        </w:rPr>
        <w:t>amela</w:t>
      </w:r>
      <w:r w:rsidRPr="003106BD">
        <w:rPr>
          <w:rFonts w:ascii="Times New Roman" w:hAnsi="Times New Roman" w:cs="Times New Roman"/>
          <w:sz w:val="24"/>
          <w:szCs w:val="24"/>
        </w:rPr>
        <w:t xml:space="preserve"> Adkins</w:t>
      </w:r>
      <w:bookmarkStart w:id="25" w:name="_Hlk169604470"/>
      <w:r w:rsidR="002719D1">
        <w:rPr>
          <w:rFonts w:ascii="Times New Roman" w:hAnsi="Times New Roman" w:cs="Times New Roman"/>
          <w:sz w:val="24"/>
          <w:szCs w:val="24"/>
        </w:rPr>
        <w:t xml:space="preserve"> </w:t>
      </w:r>
      <w:r w:rsidRPr="00955358">
        <w:rPr>
          <w:rFonts w:ascii="Times New Roman" w:hAnsi="Times New Roman" w:cs="Times New Roman"/>
          <w:sz w:val="24"/>
          <w:szCs w:val="24"/>
        </w:rPr>
        <w:t xml:space="preserve">conducted </w:t>
      </w:r>
      <w:r>
        <w:rPr>
          <w:rFonts w:ascii="Times New Roman" w:hAnsi="Times New Roman" w:cs="Times New Roman"/>
          <w:sz w:val="24"/>
          <w:szCs w:val="24"/>
        </w:rPr>
        <w:t>isolate species identification by MALDI-TOF,</w:t>
      </w:r>
      <w:r w:rsidRPr="00955358">
        <w:rPr>
          <w:rFonts w:ascii="Times New Roman" w:hAnsi="Times New Roman" w:cs="Times New Roman"/>
          <w:sz w:val="24"/>
          <w:szCs w:val="24"/>
        </w:rPr>
        <w:t xml:space="preserve"> </w:t>
      </w:r>
      <w:r w:rsidR="002719D1">
        <w:rPr>
          <w:rFonts w:ascii="Times New Roman" w:hAnsi="Times New Roman" w:cs="Times New Roman"/>
          <w:sz w:val="24"/>
          <w:szCs w:val="24"/>
        </w:rPr>
        <w:t xml:space="preserve">completed comparative analysis of RAPD types </w:t>
      </w:r>
      <w:r w:rsidR="002719D1">
        <w:rPr>
          <w:rFonts w:ascii="Times New Roman" w:hAnsi="Times New Roman" w:cs="Times New Roman"/>
          <w:sz w:val="24"/>
          <w:szCs w:val="24"/>
        </w:rPr>
        <w:lastRenderedPageBreak/>
        <w:t xml:space="preserve">using </w:t>
      </w:r>
      <w:proofErr w:type="spellStart"/>
      <w:r w:rsidR="002719D1">
        <w:rPr>
          <w:rFonts w:ascii="Times New Roman" w:hAnsi="Times New Roman" w:cs="Times New Roman"/>
          <w:sz w:val="24"/>
          <w:szCs w:val="24"/>
        </w:rPr>
        <w:t>Bio</w:t>
      </w:r>
      <w:r w:rsidR="001D0A16">
        <w:rPr>
          <w:rFonts w:ascii="Times New Roman" w:hAnsi="Times New Roman" w:cs="Times New Roman"/>
          <w:sz w:val="24"/>
          <w:szCs w:val="24"/>
        </w:rPr>
        <w:t>N</w:t>
      </w:r>
      <w:r w:rsidR="002719D1">
        <w:rPr>
          <w:rFonts w:ascii="Times New Roman" w:hAnsi="Times New Roman" w:cs="Times New Roman"/>
          <w:sz w:val="24"/>
          <w:szCs w:val="24"/>
        </w:rPr>
        <w:t>umerics</w:t>
      </w:r>
      <w:proofErr w:type="spellEnd"/>
      <w:r w:rsidR="002719D1">
        <w:rPr>
          <w:rFonts w:ascii="Times New Roman" w:hAnsi="Times New Roman" w:cs="Times New Roman"/>
          <w:sz w:val="24"/>
          <w:szCs w:val="24"/>
        </w:rPr>
        <w:t xml:space="preserve"> Software, and </w:t>
      </w:r>
      <w:r>
        <w:rPr>
          <w:rFonts w:ascii="Times New Roman" w:hAnsi="Times New Roman" w:cs="Times New Roman"/>
          <w:sz w:val="24"/>
          <w:szCs w:val="24"/>
        </w:rPr>
        <w:t>reviewed and edited the manuscript</w:t>
      </w:r>
      <w:bookmarkEnd w:id="25"/>
      <w:r>
        <w:rPr>
          <w:rFonts w:ascii="Times New Roman" w:hAnsi="Times New Roman" w:cs="Times New Roman"/>
          <w:sz w:val="24"/>
          <w:szCs w:val="24"/>
        </w:rPr>
        <w:t xml:space="preserve">. </w:t>
      </w:r>
      <w:r w:rsidRPr="003106BD">
        <w:rPr>
          <w:rFonts w:ascii="Times New Roman" w:hAnsi="Times New Roman" w:cs="Times New Roman"/>
          <w:sz w:val="24"/>
          <w:szCs w:val="24"/>
        </w:rPr>
        <w:t>J</w:t>
      </w:r>
      <w:r>
        <w:rPr>
          <w:rFonts w:ascii="Times New Roman" w:hAnsi="Times New Roman" w:cs="Times New Roman"/>
          <w:sz w:val="24"/>
          <w:szCs w:val="24"/>
        </w:rPr>
        <w:t>ohn</w:t>
      </w:r>
      <w:r w:rsidRPr="003106BD">
        <w:rPr>
          <w:rFonts w:ascii="Times New Roman" w:hAnsi="Times New Roman" w:cs="Times New Roman"/>
          <w:sz w:val="24"/>
          <w:szCs w:val="24"/>
        </w:rPr>
        <w:t xml:space="preserve"> </w:t>
      </w:r>
      <w:r w:rsidRPr="00491F8B">
        <w:rPr>
          <w:rFonts w:ascii="Times New Roman" w:hAnsi="Times New Roman" w:cs="Times New Roman"/>
          <w:sz w:val="24"/>
          <w:szCs w:val="24"/>
        </w:rPr>
        <w:t xml:space="preserve">Barlow conceptualized the study, acquired funding, </w:t>
      </w:r>
      <w:r>
        <w:rPr>
          <w:rFonts w:ascii="Times New Roman" w:hAnsi="Times New Roman" w:cs="Times New Roman"/>
          <w:sz w:val="24"/>
          <w:szCs w:val="24"/>
        </w:rPr>
        <w:t xml:space="preserve">supervised the research, </w:t>
      </w:r>
      <w:r w:rsidRPr="00491F8B">
        <w:rPr>
          <w:rFonts w:ascii="Times New Roman" w:hAnsi="Times New Roman" w:cs="Times New Roman"/>
          <w:sz w:val="24"/>
          <w:szCs w:val="24"/>
        </w:rPr>
        <w:t>conducted on-farm sample collection</w:t>
      </w:r>
      <w:r w:rsidRPr="00491F8B">
        <w:t>,</w:t>
      </w:r>
      <w:r>
        <w:t xml:space="preserve"> </w:t>
      </w:r>
      <w:r w:rsidR="006A5C98">
        <w:t xml:space="preserve">and </w:t>
      </w:r>
      <w:r w:rsidRPr="00491F8B">
        <w:rPr>
          <w:rFonts w:ascii="Times New Roman" w:hAnsi="Times New Roman" w:cs="Times New Roman"/>
          <w:sz w:val="24"/>
          <w:szCs w:val="24"/>
        </w:rPr>
        <w:t>reviewed and edited the manuscript</w:t>
      </w:r>
      <w:r>
        <w:rPr>
          <w:rFonts w:ascii="Times New Roman" w:hAnsi="Times New Roman" w:cs="Times New Roman"/>
          <w:sz w:val="24"/>
          <w:szCs w:val="24"/>
        </w:rPr>
        <w:t xml:space="preserve">. </w:t>
      </w:r>
      <w:r w:rsidRPr="00D15D56">
        <w:rPr>
          <w:rFonts w:ascii="Times New Roman" w:hAnsi="Times New Roman" w:cs="Times New Roman"/>
          <w:sz w:val="24"/>
          <w:szCs w:val="24"/>
        </w:rPr>
        <w:t>The authors have not stated any conflicts of interest.</w:t>
      </w:r>
    </w:p>
    <w:p w14:paraId="60C0857A" w14:textId="2A1F5CEE" w:rsidR="001560B8" w:rsidRDefault="001560B8">
      <w:pPr>
        <w:rPr>
          <w:rFonts w:ascii="Times New Roman" w:hAnsi="Times New Roman" w:cs="Times New Roman"/>
          <w:sz w:val="24"/>
          <w:szCs w:val="24"/>
        </w:rPr>
      </w:pPr>
      <w:r>
        <w:rPr>
          <w:rFonts w:ascii="Times New Roman" w:hAnsi="Times New Roman" w:cs="Times New Roman"/>
          <w:sz w:val="24"/>
          <w:szCs w:val="24"/>
        </w:rPr>
        <w:br w:type="page"/>
      </w:r>
    </w:p>
    <w:p w14:paraId="2085965C" w14:textId="77777777" w:rsidR="008F1CF1" w:rsidRPr="00C66983" w:rsidRDefault="008F1CF1" w:rsidP="008F1CF1">
      <w:pPr>
        <w:spacing w:after="0" w:line="480" w:lineRule="auto"/>
        <w:rPr>
          <w:rFonts w:ascii="Times New Roman" w:hAnsi="Times New Roman" w:cs="Times New Roman"/>
          <w:b/>
          <w:bCs/>
          <w:i/>
          <w:iCs/>
          <w:sz w:val="24"/>
          <w:szCs w:val="24"/>
        </w:rPr>
      </w:pPr>
      <w:r w:rsidRPr="00C66983">
        <w:rPr>
          <w:rFonts w:ascii="Times New Roman" w:hAnsi="Times New Roman" w:cs="Times New Roman"/>
          <w:b/>
          <w:bCs/>
          <w:i/>
          <w:iCs/>
          <w:sz w:val="24"/>
          <w:szCs w:val="24"/>
        </w:rPr>
        <w:lastRenderedPageBreak/>
        <w:t>References</w:t>
      </w:r>
    </w:p>
    <w:p w14:paraId="3FE5FA4C" w14:textId="77777777" w:rsidR="008F1CF1" w:rsidRPr="00F3536A" w:rsidRDefault="008F1CF1" w:rsidP="008F1CF1">
      <w:pPr>
        <w:pStyle w:val="EndNoteBibliography"/>
        <w:spacing w:after="360"/>
      </w:pPr>
      <w:r w:rsidRPr="00F3536A">
        <w:t>Adkins, P. R. F., S. Dufour, J. N. Spain, M. J. Calcutt, T. J. Reilly, G. C. Stewart, and J. R. Middleton. 2018. Molecular characterization of non-</w:t>
      </w:r>
      <w:r w:rsidRPr="005861C6">
        <w:rPr>
          <w:i/>
        </w:rPr>
        <w:t>aureus</w:t>
      </w:r>
      <w:r w:rsidRPr="00F3536A">
        <w:t xml:space="preserve"> </w:t>
      </w:r>
      <w:r w:rsidRPr="00C4142F">
        <w:rPr>
          <w:i/>
        </w:rPr>
        <w:t>Staphylococcus</w:t>
      </w:r>
      <w:r w:rsidRPr="00F3536A">
        <w:t xml:space="preserve"> spp. from heifer intramammary infections and body sites. J. Dairy Sci. 101(6):5388-5403.</w:t>
      </w:r>
    </w:p>
    <w:p w14:paraId="74C01C42" w14:textId="77777777" w:rsidR="008F1CF1" w:rsidRPr="00F3536A" w:rsidRDefault="008F1CF1" w:rsidP="008F1CF1">
      <w:pPr>
        <w:pStyle w:val="EndNoteBibliography"/>
        <w:spacing w:after="360"/>
      </w:pPr>
      <w:r w:rsidRPr="00F3536A">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09090A57" w14:textId="77777777" w:rsidR="008F1CF1" w:rsidRPr="00F3536A" w:rsidRDefault="008F1CF1" w:rsidP="008F1CF1">
      <w:pPr>
        <w:pStyle w:val="EndNoteBibliography"/>
        <w:spacing w:after="360"/>
      </w:pPr>
      <w:r w:rsidRPr="00F3536A">
        <w:t>Åvall-Jääskeläinen, S., J. Koort, H. Simojoki, and S. Taponen. 2013. Bovine-associated CNS species resist phagocytosis differently. BMC Veterinary Research 9(1):227.</w:t>
      </w:r>
    </w:p>
    <w:p w14:paraId="3ADE508C" w14:textId="77777777" w:rsidR="008F1CF1" w:rsidRPr="00F3536A" w:rsidRDefault="008F1CF1" w:rsidP="008F1CF1">
      <w:pPr>
        <w:pStyle w:val="EndNoteBibliography"/>
        <w:spacing w:after="360"/>
      </w:pPr>
      <w:r w:rsidRPr="00F3536A">
        <w:t xml:space="preserve">Åvall-Jääskeläinen, S., S. Taponen, R. Kant, L. Paulin, J. Blom, A. Palva, and J. Koort. 2018. Comparative genome analysis of 24 bovine-associated </w:t>
      </w:r>
      <w:r w:rsidRPr="00C4142F">
        <w:rPr>
          <w:i/>
        </w:rPr>
        <w:t>Staphylococcus</w:t>
      </w:r>
      <w:r w:rsidRPr="00F3536A">
        <w:t xml:space="preserve"> isolates with special focus on the putative virulence genes. PeerJ 6:e4560.</w:t>
      </w:r>
    </w:p>
    <w:p w14:paraId="7DC4D363" w14:textId="77777777" w:rsidR="008F1CF1" w:rsidRPr="00F3536A" w:rsidRDefault="008F1CF1" w:rsidP="008F1CF1">
      <w:pPr>
        <w:pStyle w:val="EndNoteBibliography"/>
        <w:spacing w:after="360"/>
      </w:pPr>
      <w:r w:rsidRPr="00F3536A">
        <w:t xml:space="preserve">Bagcigil, A. F., S. Taponen, J. Koort, B. Bengtsson, A.-L. Myllyniemi, and S. Pyörälä. 2012. Genetic basis of penicillin resistance of </w:t>
      </w:r>
      <w:r w:rsidRPr="005861C6">
        <w:rPr>
          <w:i/>
          <w:iCs/>
        </w:rPr>
        <w:t>S</w:t>
      </w:r>
      <w:r w:rsidRPr="00F3536A">
        <w:t xml:space="preserve">. </w:t>
      </w:r>
      <w:r w:rsidRPr="005861C6">
        <w:rPr>
          <w:i/>
        </w:rPr>
        <w:t>aureus</w:t>
      </w:r>
      <w:r w:rsidRPr="00F3536A">
        <w:t xml:space="preserve"> isolated in bovine mastitis. Acta Veterinaria Scandinavica 54(1):69.</w:t>
      </w:r>
    </w:p>
    <w:p w14:paraId="02EE7694" w14:textId="77777777" w:rsidR="008F1CF1" w:rsidRPr="00F3536A" w:rsidRDefault="008F1CF1" w:rsidP="008F1CF1">
      <w:pPr>
        <w:pStyle w:val="EndNoteBibliography"/>
        <w:spacing w:after="360"/>
      </w:pPr>
      <w:r w:rsidRPr="00F3536A">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1147B7C0" w14:textId="77777777" w:rsidR="008F1CF1" w:rsidRPr="00F3536A" w:rsidRDefault="008F1CF1" w:rsidP="008F1CF1">
      <w:pPr>
        <w:pStyle w:val="EndNoteBibliography"/>
        <w:spacing w:after="360"/>
      </w:pPr>
      <w:r w:rsidRPr="00F3536A">
        <w:t>Bolger, A. M., M. Lohse, and B. Usadel. 2014. Trimmomatic: a flexible trimmer for Illumina sequence data. Bioinformatics 30(15):2114-2120.</w:t>
      </w:r>
    </w:p>
    <w:p w14:paraId="07610C22" w14:textId="77777777" w:rsidR="008F1CF1" w:rsidRPr="00F3536A" w:rsidRDefault="008F1CF1" w:rsidP="008F1CF1">
      <w:pPr>
        <w:pStyle w:val="EndNoteBibliography"/>
        <w:spacing w:after="360"/>
      </w:pPr>
      <w:r w:rsidRPr="00F3536A">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311B347E" w14:textId="77777777" w:rsidR="008F1CF1" w:rsidRPr="00F3536A" w:rsidRDefault="008F1CF1" w:rsidP="008F1CF1">
      <w:pPr>
        <w:pStyle w:val="EndNoteBibliography"/>
        <w:spacing w:after="360"/>
      </w:pPr>
      <w:r w:rsidRPr="00F3536A">
        <w:t xml:space="preserve">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w:t>
      </w:r>
      <w:r w:rsidRPr="00F3536A">
        <w:lastRenderedPageBreak/>
        <w:t>ResFinder 4.0 for predictions of phenotypes from genotypes. J Antimicrob Chemother 75(12):3491-3500.</w:t>
      </w:r>
    </w:p>
    <w:p w14:paraId="7BB98BD4" w14:textId="77777777" w:rsidR="008F1CF1" w:rsidRPr="00F3536A" w:rsidRDefault="008F1CF1" w:rsidP="008F1CF1">
      <w:pPr>
        <w:pStyle w:val="EndNoteBibliography"/>
        <w:spacing w:after="360"/>
      </w:pPr>
      <w:r w:rsidRPr="00F3536A">
        <w:t>Breyne, K., S. De Vliegher, A. De Visscher, S. Piepers, and E. Meyer. 2015. Technical note: a pilot study using a mouse mastitis model to study differences between bovine associated coagulase-negative staphylococci. J Dairy Sci 98(2):1090-1100.</w:t>
      </w:r>
    </w:p>
    <w:p w14:paraId="18363DDA" w14:textId="77777777" w:rsidR="008F1CF1" w:rsidRPr="00F3536A" w:rsidRDefault="008F1CF1" w:rsidP="008F1CF1">
      <w:pPr>
        <w:pStyle w:val="EndNoteBibliography"/>
        <w:spacing w:after="360"/>
      </w:pPr>
      <w:r w:rsidRPr="00F3536A">
        <w:t>Camacho, C., G. Coulouris, V. Avagyan, N. Ma, J. Papadopoulos, K. Bealer, and T. L. Madden. 2009. BLAST+: architecture and applications. BMC Bioinformatics 10(1):421.</w:t>
      </w:r>
    </w:p>
    <w:p w14:paraId="73EF9528" w14:textId="77777777" w:rsidR="008F1CF1" w:rsidRPr="00F3536A" w:rsidRDefault="008F1CF1" w:rsidP="008F1CF1">
      <w:pPr>
        <w:pStyle w:val="EndNoteBibliography"/>
        <w:spacing w:after="360"/>
      </w:pPr>
      <w:r w:rsidRPr="00F3536A">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493A0BE1" w14:textId="77777777" w:rsidR="008F1CF1" w:rsidRPr="00F3536A" w:rsidRDefault="008F1CF1" w:rsidP="008F1CF1">
      <w:pPr>
        <w:pStyle w:val="EndNoteBibliography"/>
        <w:spacing w:after="360"/>
      </w:pPr>
      <w:r w:rsidRPr="00F3536A">
        <w:t>Chen, L., D. Zheng, B. Liu, J. Yang, and Q. Jin. 2016. VFDB 2016: hierarchical and refined dataset for big data analysis—10 years on. Nucleic Acids Research 44(D1):D694-D697.</w:t>
      </w:r>
    </w:p>
    <w:p w14:paraId="52E68364" w14:textId="77777777" w:rsidR="008F1CF1" w:rsidRPr="00F3536A" w:rsidRDefault="008F1CF1" w:rsidP="008F1CF1">
      <w:pPr>
        <w:pStyle w:val="EndNoteBibliography"/>
        <w:spacing w:after="360"/>
      </w:pPr>
      <w:r w:rsidRPr="00F3536A">
        <w:t>Condas, L. A. Z., J. De Buck, D. B. Nobrega, D. A. Carson, S. Naushad, S. De Vliegher, R. N. Zadoks, J. R. Middleton, S. Dufour, J. P. Kastelic, and H. W. Barkema. 2017a. Prevalence of non-</w:t>
      </w:r>
      <w:r w:rsidRPr="005861C6">
        <w:rPr>
          <w:i/>
        </w:rPr>
        <w:t>aureus</w:t>
      </w:r>
      <w:r w:rsidRPr="00F3536A">
        <w:t xml:space="preserve"> staphylococci species causing intramammary infections in Canadian dairy herds. J Dairy Sci 100(7):5592-5612.</w:t>
      </w:r>
    </w:p>
    <w:p w14:paraId="704B6632" w14:textId="77777777" w:rsidR="008F1CF1" w:rsidRPr="00F3536A" w:rsidRDefault="008F1CF1" w:rsidP="008F1CF1">
      <w:pPr>
        <w:pStyle w:val="EndNoteBibliography"/>
        <w:spacing w:after="360"/>
      </w:pPr>
      <w:r w:rsidRPr="00F3536A">
        <w:t>Condas, L. A. Z., J. De Buck, D. B. Nobrega, D. A. Carson, J. P. Roy, G. P. Keefe, T. J. DeVries, J. R. Middleton, S. Dufour, and H. W. Barkema. 2017b. Distribution of non-</w:t>
      </w:r>
      <w:r w:rsidRPr="005861C6">
        <w:rPr>
          <w:i/>
        </w:rPr>
        <w:t>aureus</w:t>
      </w:r>
      <w:r w:rsidRPr="00F3536A">
        <w:t xml:space="preserve"> staphylococci species in udder quarters with low and high somatic cell count, and clinical mastitis. J Dairy Sci 100(7):5613-5627.</w:t>
      </w:r>
    </w:p>
    <w:p w14:paraId="179C8853" w14:textId="77777777" w:rsidR="008F1CF1" w:rsidRPr="00F3536A" w:rsidRDefault="008F1CF1" w:rsidP="008F1CF1">
      <w:pPr>
        <w:pStyle w:val="EndNoteBibliography"/>
        <w:spacing w:after="360"/>
      </w:pPr>
      <w:r w:rsidRPr="00F3536A">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6B268AE0" w14:textId="77777777" w:rsidR="008F1CF1" w:rsidRPr="00F3536A" w:rsidRDefault="008F1CF1" w:rsidP="008F1CF1">
      <w:pPr>
        <w:pStyle w:val="EndNoteBibliography"/>
        <w:spacing w:after="360"/>
      </w:pPr>
      <w:r w:rsidRPr="00F3536A">
        <w:t>De Visscher, A., S. Piepers, F. Haesebrouck, and S. De Vliegher. 2016. Intramammary infection with coagulase-negative staphylococci at parturition: Species-specific prevalence, risk factors, and effect on udder health. J Dairy Sci 99(8):6457-6469.</w:t>
      </w:r>
    </w:p>
    <w:p w14:paraId="40AAB274" w14:textId="77777777" w:rsidR="008F1CF1" w:rsidRPr="00F3536A" w:rsidRDefault="008F1CF1" w:rsidP="008F1CF1">
      <w:pPr>
        <w:pStyle w:val="EndNoteBibliography"/>
        <w:spacing w:after="360"/>
      </w:pPr>
      <w:r w:rsidRPr="00F3536A">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6F8CE860" w14:textId="77777777" w:rsidR="008F1CF1" w:rsidRPr="00F3536A" w:rsidRDefault="008F1CF1" w:rsidP="008F1CF1">
      <w:pPr>
        <w:pStyle w:val="EndNoteBibliography"/>
        <w:spacing w:after="360"/>
      </w:pPr>
      <w:r w:rsidRPr="00F3536A">
        <w:lastRenderedPageBreak/>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BBB9BB8" w14:textId="77777777" w:rsidR="008F1CF1" w:rsidRPr="00F3536A" w:rsidRDefault="008F1CF1" w:rsidP="008F1CF1">
      <w:pPr>
        <w:pStyle w:val="EndNoteBibliography"/>
        <w:spacing w:after="360"/>
      </w:pPr>
      <w:r w:rsidRPr="00F3536A">
        <w:t>Fergestad, M. E., A. De Visscher, T. L'Abee-Lund, C. N. Tchamba, J. G. Mainil, D. Thiry, S. De Vliegher, and Y. Wasteson. 2021. Antimicrobial resistance and virulence characteristics in 3 collections of staphylococci from bovine milk samples. J. Dairy Sci. 104(9):10250-10267.</w:t>
      </w:r>
    </w:p>
    <w:p w14:paraId="3751AA9A" w14:textId="77777777" w:rsidR="008F1CF1" w:rsidRPr="00F3536A" w:rsidRDefault="008F1CF1" w:rsidP="008F1CF1">
      <w:pPr>
        <w:pStyle w:val="EndNoteBibliography"/>
        <w:spacing w:after="360"/>
      </w:pPr>
      <w:r w:rsidRPr="00F3536A">
        <w:t xml:space="preserve">Fitzgerald, J. R., W. J. Meaney, P. J. Hartigan, C. J. Smyth, and V. Kapur. 1997. Fine-structure molecular epidemiological analysis of </w:t>
      </w:r>
      <w:r w:rsidRPr="00C4142F">
        <w:rPr>
          <w:i/>
          <w:iCs/>
        </w:rPr>
        <w:t xml:space="preserve">Staphylococcus </w:t>
      </w:r>
      <w:r w:rsidRPr="005861C6">
        <w:rPr>
          <w:i/>
          <w:iCs/>
        </w:rPr>
        <w:t>aureus</w:t>
      </w:r>
      <w:r w:rsidRPr="00F3536A">
        <w:t xml:space="preserve"> recovered from cows. Epidemiology and Infection 119(2):261-269.</w:t>
      </w:r>
    </w:p>
    <w:p w14:paraId="530A97BB" w14:textId="77777777" w:rsidR="008F1CF1" w:rsidRPr="00F3536A" w:rsidRDefault="008F1CF1" w:rsidP="008F1CF1">
      <w:pPr>
        <w:pStyle w:val="EndNoteBibliography"/>
        <w:spacing w:after="360"/>
      </w:pPr>
      <w:r w:rsidRPr="00F3536A">
        <w:t xml:space="preserve">Foley, J. E., S. J. Spier, J. Mihalyi, N. Drazenovich, and C. M. Leutenegger. 2004. Molecular epidemiologic features of </w:t>
      </w:r>
      <w:r w:rsidRPr="00A42F2A">
        <w:rPr>
          <w:i/>
          <w:iCs/>
        </w:rPr>
        <w:t>Corynebacterium pseudotuberculosis</w:t>
      </w:r>
      <w:r w:rsidRPr="00F3536A">
        <w:t xml:space="preserve"> isolated from horses. Am J Vet Res 65(12):1734-1737.</w:t>
      </w:r>
    </w:p>
    <w:p w14:paraId="586BCD34" w14:textId="77777777" w:rsidR="008F1CF1" w:rsidRPr="00F3536A" w:rsidRDefault="008F1CF1" w:rsidP="008F1CF1">
      <w:pPr>
        <w:pStyle w:val="EndNoteBibliography"/>
        <w:spacing w:after="360"/>
      </w:pPr>
      <w:r w:rsidRPr="00F3536A">
        <w:t xml:space="preserve">Freu, G., T. Tomazi, A. F. S. Filho, M. B. Heinemann, and M. V. Dos Santos. 2022. Antimicrobial Resistance and Molecular Characterization of </w:t>
      </w:r>
      <w:r w:rsidRPr="00C4142F">
        <w:rPr>
          <w:i/>
          <w:iCs/>
        </w:rPr>
        <w:t xml:space="preserve">Staphylococcus </w:t>
      </w:r>
      <w:r w:rsidRPr="005861C6">
        <w:rPr>
          <w:i/>
          <w:iCs/>
        </w:rPr>
        <w:t>aureus</w:t>
      </w:r>
      <w:r w:rsidRPr="00F3536A">
        <w:t xml:space="preserve"> Recovered from Cows with Clinical Mastitis in Dairy Herds from Southeastern Brazil. Antibiotics 11(4):424.</w:t>
      </w:r>
    </w:p>
    <w:p w14:paraId="3AAC2FCA" w14:textId="77777777" w:rsidR="008F1CF1" w:rsidRPr="00F3536A" w:rsidRDefault="008F1CF1" w:rsidP="008F1CF1">
      <w:pPr>
        <w:pStyle w:val="EndNoteBibliography"/>
        <w:spacing w:after="360"/>
      </w:pPr>
      <w:r w:rsidRPr="00F3536A">
        <w:t>Fry, P. R., J. R. Middleton, S. Dufour, J. Perry, D. Scholl, and I. Dohoo. 2014. Association of coagulase-negative staphylococcal species, mammary quarter milk somatic cell count, and persistence of intramammary infection in dairy cattle. J Dairy Sci 97(8):4876-4885.</w:t>
      </w:r>
    </w:p>
    <w:p w14:paraId="7AB2216F" w14:textId="77777777" w:rsidR="008F1CF1" w:rsidRPr="00F3536A" w:rsidRDefault="008F1CF1" w:rsidP="008F1CF1">
      <w:pPr>
        <w:pStyle w:val="EndNoteBibliography"/>
        <w:spacing w:after="360"/>
      </w:pPr>
      <w:r w:rsidRPr="00F3536A">
        <w:t xml:space="preserve">Fukiya, S., H. Mizoguchi, T. Tobe, and H. Mori. 2004. Extensive genomic diversity in pathogenic </w:t>
      </w:r>
      <w:r w:rsidRPr="00344B58">
        <w:rPr>
          <w:i/>
          <w:iCs/>
        </w:rPr>
        <w:t>Escherichia coli</w:t>
      </w:r>
      <w:r w:rsidRPr="00F3536A">
        <w:t xml:space="preserve"> and </w:t>
      </w:r>
      <w:r w:rsidRPr="00344B58">
        <w:rPr>
          <w:i/>
          <w:iCs/>
        </w:rPr>
        <w:t>Shigella</w:t>
      </w:r>
      <w:r w:rsidRPr="00F3536A">
        <w:t xml:space="preserve"> Strains revealed by comparative genomic hybridization microarray. J Bacteriol 186(12):3911-3921.</w:t>
      </w:r>
    </w:p>
    <w:p w14:paraId="1EB9A35A" w14:textId="77777777" w:rsidR="008F1CF1" w:rsidRPr="00F3536A" w:rsidRDefault="008F1CF1" w:rsidP="008F1CF1">
      <w:pPr>
        <w:pStyle w:val="EndNoteBibliography"/>
        <w:spacing w:after="360"/>
      </w:pPr>
      <w:r w:rsidRPr="00F3536A">
        <w:t xml:space="preserve">Garrine, M., S. S. Costa, A. Messa, S. Massora, D. Vubil, S. Ácacio, T. Nhampossa, Q. Bassat, I. Mandomando, and I. Couto. 2023. Antimicrobial resistance and clonality of </w:t>
      </w:r>
      <w:r w:rsidRPr="00B84F5C">
        <w:rPr>
          <w:i/>
          <w:iCs/>
        </w:rPr>
        <w:t xml:space="preserve">Staphylococcus </w:t>
      </w:r>
      <w:r w:rsidRPr="005861C6">
        <w:rPr>
          <w:i/>
          <w:iCs/>
        </w:rPr>
        <w:t>aureus</w:t>
      </w:r>
      <w:r w:rsidRPr="00F3536A">
        <w:t xml:space="preserve"> causing bacteraemia in children admitted to the Manhiça District Hospital, Mozambique, over two decades. Frontiers in Microbiology 14.</w:t>
      </w:r>
    </w:p>
    <w:p w14:paraId="52BC6945" w14:textId="77777777" w:rsidR="008F1CF1" w:rsidRPr="00F3536A" w:rsidRDefault="008F1CF1" w:rsidP="008F1CF1">
      <w:pPr>
        <w:pStyle w:val="EndNoteBibliography"/>
        <w:spacing w:after="360"/>
      </w:pPr>
      <w:r w:rsidRPr="00F3536A">
        <w:t xml:space="preserve">Gillespie, B. E., S. I. Headrick, S. Boonyayatra, and S. P. Oliver. 2009. Prevalence and persistence of coagulase-negative </w:t>
      </w:r>
      <w:r w:rsidRPr="005861C6">
        <w:rPr>
          <w:i/>
        </w:rPr>
        <w:t>Staphylococcus</w:t>
      </w:r>
      <w:r w:rsidRPr="00F3536A">
        <w:t xml:space="preserve"> species in three dairy research herds. Vet Microbiol 134(1-2):65-72.</w:t>
      </w:r>
    </w:p>
    <w:p w14:paraId="211F510A" w14:textId="77777777" w:rsidR="008F1CF1" w:rsidRPr="00F3536A" w:rsidRDefault="008F1CF1" w:rsidP="008F1CF1">
      <w:pPr>
        <w:pStyle w:val="EndNoteBibliography"/>
        <w:spacing w:after="360"/>
      </w:pPr>
      <w:r w:rsidRPr="00F3536A">
        <w:t xml:space="preserve">Haveri, M., A. Roslöf, L. Rantala, and S. Pyörälä. 2007. Virulence genes of bovine </w:t>
      </w:r>
      <w:r w:rsidRPr="005861C6">
        <w:rPr>
          <w:i/>
        </w:rPr>
        <w:t>Staphylococcus</w:t>
      </w:r>
      <w:r w:rsidRPr="00F3536A">
        <w:t xml:space="preserve"> </w:t>
      </w:r>
      <w:r w:rsidRPr="005861C6">
        <w:rPr>
          <w:i/>
        </w:rPr>
        <w:t>aureus</w:t>
      </w:r>
      <w:r w:rsidRPr="00F3536A">
        <w:t xml:space="preserve"> from persistent and nonpersistent intramammary infections with different clinical characteristics. J Appl Microbiol 103(4):993-1000.</w:t>
      </w:r>
    </w:p>
    <w:p w14:paraId="49749F5C" w14:textId="77777777" w:rsidR="008F1CF1" w:rsidRPr="00F3536A" w:rsidRDefault="008F1CF1" w:rsidP="008F1CF1">
      <w:pPr>
        <w:pStyle w:val="EndNoteBibliography"/>
        <w:spacing w:after="360"/>
      </w:pPr>
      <w:r w:rsidRPr="00F3536A">
        <w:lastRenderedPageBreak/>
        <w:t xml:space="preserve">Haveri, M., S. Taponen, J. Vuopio-Varkila, S. Salmenlinna, and S. PyöRäLä. 2005. Bacterial Genotype Affects the Manifestation and Persistence of Bovine </w:t>
      </w:r>
      <w:r w:rsidRPr="005861C6">
        <w:rPr>
          <w:i/>
        </w:rPr>
        <w:t>Staphylococcus</w:t>
      </w:r>
      <w:r w:rsidRPr="00F3536A">
        <w:t xml:space="preserve"> </w:t>
      </w:r>
      <w:r w:rsidRPr="005861C6">
        <w:rPr>
          <w:i/>
        </w:rPr>
        <w:t>aureus</w:t>
      </w:r>
      <w:r>
        <w:t xml:space="preserve"> </w:t>
      </w:r>
      <w:r w:rsidRPr="00F3536A">
        <w:t>Intramammary Infection. Journal of Clinical Microbiology 43(2):959-961.</w:t>
      </w:r>
    </w:p>
    <w:p w14:paraId="1A126524" w14:textId="77777777" w:rsidR="008F1CF1" w:rsidRPr="00F3536A" w:rsidRDefault="008F1CF1" w:rsidP="008F1CF1">
      <w:pPr>
        <w:pStyle w:val="EndNoteBibliography"/>
        <w:spacing w:after="360"/>
      </w:pPr>
      <w:r w:rsidRPr="00F3536A">
        <w:t>Haw, S. R., P. R. F. Adkins, V. Bernier Gosselin, S. E. Poock, and J. R. Middleton. 2024. Intramammary infections in lactating Jersey cows: Prevalence of microbial organisms and association with milk somatic cell count and persistence of infection. J. Dairy Sci. 107(5):3157-3167.</w:t>
      </w:r>
    </w:p>
    <w:p w14:paraId="4EBECBF3" w14:textId="77777777" w:rsidR="008F1CF1" w:rsidRPr="00F3536A" w:rsidRDefault="008F1CF1" w:rsidP="008F1CF1">
      <w:pPr>
        <w:pStyle w:val="EndNoteBibliography"/>
        <w:spacing w:after="360"/>
      </w:pPr>
      <w:r w:rsidRPr="00F3536A">
        <w:t xml:space="preserve">Huebner, R., R. Mugabi, G. Hetesy, L. Fox, S. De Vliegher, A. De Visscher, J. W. Barlow, and G. Sensabaugh. 2021. Characterization of genetic diversity and population structure within </w:t>
      </w:r>
      <w:r w:rsidRPr="005861C6">
        <w:rPr>
          <w:i/>
        </w:rPr>
        <w:t>Staphylococcus</w:t>
      </w:r>
      <w:r w:rsidRPr="00F3536A">
        <w:t xml:space="preserve"> </w:t>
      </w:r>
      <w:r w:rsidRPr="005861C6">
        <w:rPr>
          <w:i/>
        </w:rPr>
        <w:t>chromogenes</w:t>
      </w:r>
      <w:r w:rsidRPr="00F3536A">
        <w:t xml:space="preserve"> by multilocus sequence typing. PLoS One 16(3):e0243688.</w:t>
      </w:r>
    </w:p>
    <w:p w14:paraId="08A31A20" w14:textId="77777777" w:rsidR="008F1CF1" w:rsidRPr="00F3536A" w:rsidRDefault="008F1CF1" w:rsidP="008F1CF1">
      <w:pPr>
        <w:pStyle w:val="EndNoteBibliography"/>
        <w:spacing w:after="360"/>
      </w:pPr>
      <w:r w:rsidRPr="00F3536A">
        <w:t>Hwang, S. M., M. S. Kim, K. U. Park, J. Song, and E. C. Kim. 2011. Tuf gene sequence analysis has greater discriminatory power than 16S rRNA sequence analysis in identification of clinical isolates of coagulase-negative staphylococci. J Clin Microbiol 49(12):4142-4149.</w:t>
      </w:r>
    </w:p>
    <w:p w14:paraId="742DDFDD" w14:textId="77777777" w:rsidR="008F1CF1" w:rsidRPr="00F3536A" w:rsidRDefault="008F1CF1" w:rsidP="008F1CF1">
      <w:pPr>
        <w:pStyle w:val="EndNoteBibliography"/>
        <w:spacing w:after="360"/>
      </w:pPr>
      <w:r w:rsidRPr="00F3536A">
        <w:t>Hyvönen, P., S. Käyhkö, S. Taponen, A. von Wright, and S. Pyörälä. 2009. Effect of bovine lactoferrin on the internalization of coagulase-negative staphylococci into bovine mammary epithelial cells under in-vitro conditions. J Dairy Res 76(2):144-151.</w:t>
      </w:r>
    </w:p>
    <w:p w14:paraId="1EF221DD" w14:textId="77777777" w:rsidR="008F1CF1" w:rsidRDefault="008F1CF1" w:rsidP="008F1CF1">
      <w:pPr>
        <w:pStyle w:val="EndNoteBibliography"/>
        <w:spacing w:after="360"/>
      </w:pPr>
      <w:r w:rsidRPr="00F3536A">
        <w:t>Jeffrey, C. E., T. Andrews, S. M. Godden, D. A. Neher, and J. W. Barlow. 2024. Relationship Between Facility Type and Bulk Tank Milk Bacteriology, Udder Health, Udder Hygiene, and Milk Production on Vermont Organic Dairy Farms. J. Dairy Sci.</w:t>
      </w:r>
    </w:p>
    <w:p w14:paraId="4A09E96F" w14:textId="77777777" w:rsidR="008F1CF1" w:rsidRPr="00F3536A" w:rsidRDefault="008F1CF1" w:rsidP="008F1CF1">
      <w:pPr>
        <w:pStyle w:val="EndNoteBibliography"/>
        <w:spacing w:after="360"/>
      </w:pPr>
      <w:r w:rsidRPr="00F3536A">
        <w:t xml:space="preserve">Jeffrey, C. E., </w:t>
      </w:r>
      <w:r>
        <w:t>P. R. F. Adkins, S. Dufour,</w:t>
      </w:r>
      <w:r w:rsidRPr="00F3536A">
        <w:t xml:space="preserve"> and J. W. Barlow. 2024. </w:t>
      </w:r>
      <w:r w:rsidRPr="00F2470E">
        <w:t>Staphylococci and mammaliicocci: which species are important for udder health on organic dairy farms?</w:t>
      </w:r>
      <w:r>
        <w:t xml:space="preserve"> Unpublished manuscript.</w:t>
      </w:r>
    </w:p>
    <w:p w14:paraId="794D3278" w14:textId="77777777" w:rsidR="008F1CF1" w:rsidRPr="00F3536A" w:rsidRDefault="008F1CF1" w:rsidP="008F1CF1">
      <w:pPr>
        <w:pStyle w:val="EndNoteBibliography"/>
        <w:spacing w:after="360"/>
      </w:pPr>
      <w:r w:rsidRPr="00F3536A">
        <w:t>Kim, S. J., D. C. Moon, S. C. Park, H. Y. Kang, S. H. Na, and S. K. Lim. 2019. Antimicrobial resistance and genetic characterization of coagulase-negative staphylococci from bovine mastitis milk samples in Korea. J Dairy Sci 102(12):11439-11448.</w:t>
      </w:r>
    </w:p>
    <w:p w14:paraId="21961C0F" w14:textId="77777777" w:rsidR="008F1CF1" w:rsidRPr="00F3536A" w:rsidRDefault="008F1CF1" w:rsidP="008F1CF1">
      <w:pPr>
        <w:pStyle w:val="EndNoteBibliography"/>
        <w:spacing w:after="360"/>
      </w:pPr>
      <w:r w:rsidRPr="00F3536A">
        <w:t>Kumar, S., G. Stecher, M. Li, C. Knyaz, and K. Tamura. 2018. MEGA X: Molecular Evolutionary Genetics Analysis across Computing Platforms. Mol Biol Evol 35(6):1547-1549.</w:t>
      </w:r>
    </w:p>
    <w:p w14:paraId="16BF25AC" w14:textId="77777777" w:rsidR="008F1CF1" w:rsidRPr="00F3536A" w:rsidRDefault="008F1CF1" w:rsidP="008F1CF1">
      <w:pPr>
        <w:pStyle w:val="EndNoteBibliography"/>
        <w:spacing w:after="360"/>
      </w:pPr>
      <w:r w:rsidRPr="00F3536A">
        <w:t>Langmead, B. and S. L. Salzberg. 2012. Fast gapped-read alignment with Bowtie 2. Nature Methods 9(4):357-359.</w:t>
      </w:r>
    </w:p>
    <w:p w14:paraId="3E14F021" w14:textId="77777777" w:rsidR="008F1CF1" w:rsidRPr="00F3536A" w:rsidRDefault="008F1CF1" w:rsidP="008F1CF1">
      <w:pPr>
        <w:pStyle w:val="EndNoteBibliography"/>
        <w:spacing w:after="360"/>
      </w:pPr>
      <w:r w:rsidRPr="00F3536A">
        <w:t xml:space="preserve">Le Maréchal, C., N. Seyffert, J. Jardin, D. Hernandez, G. Jan, L. Rault, V. Azevedo, P. François, J. Schrenzel, M. van de Guchte, S. Even, N. Berkova, R. Thiéry, J. R. Fitzgerald, E. Vautor, and Y. Le Loir. 2011. Molecular basis of virulence in </w:t>
      </w:r>
      <w:r w:rsidRPr="005861C6">
        <w:rPr>
          <w:i/>
        </w:rPr>
        <w:t>Staphylococcus</w:t>
      </w:r>
      <w:r w:rsidRPr="00F3536A">
        <w:t xml:space="preserve"> </w:t>
      </w:r>
      <w:r w:rsidRPr="005861C6">
        <w:rPr>
          <w:i/>
        </w:rPr>
        <w:t>aureus</w:t>
      </w:r>
      <w:r w:rsidRPr="00F3536A">
        <w:t xml:space="preserve"> mastitis. PLoS One 6(11):e27354.</w:t>
      </w:r>
    </w:p>
    <w:p w14:paraId="444D081E" w14:textId="77777777" w:rsidR="008F1CF1" w:rsidRPr="00F3536A" w:rsidRDefault="008F1CF1" w:rsidP="008F1CF1">
      <w:pPr>
        <w:pStyle w:val="EndNoteBibliography"/>
        <w:spacing w:after="360"/>
      </w:pPr>
      <w:r w:rsidRPr="00F3536A">
        <w:lastRenderedPageBreak/>
        <w:t>Li, H., B. Handsaker, A. Wysoker, T. Fennell, J. Ruan, N. Homer, G. Marth, G. Abecasis, and R. Durbin. 2009. The Sequence Alignment/Map format and SAMtools. Bioinformatics 25(16):2078-2079.</w:t>
      </w:r>
    </w:p>
    <w:p w14:paraId="5A3D307A" w14:textId="77777777" w:rsidR="008F1CF1" w:rsidRPr="00F3536A" w:rsidRDefault="008F1CF1" w:rsidP="008F1CF1">
      <w:pPr>
        <w:pStyle w:val="EndNoteBibliography"/>
        <w:spacing w:after="360"/>
      </w:pPr>
      <w:r w:rsidRPr="00F3536A">
        <w:t>Mork, T., H. J. Jorgensen, M. Sunde, B. Kvitle, S. Sviland, S. Waage, and T. Tollersrud. 2012. Persistence of staphylococcal species and genotypes in the bovine udder. Vet Microbiol 159(1-2):171-180.</w:t>
      </w:r>
    </w:p>
    <w:p w14:paraId="7879A065" w14:textId="77777777" w:rsidR="008F1CF1" w:rsidRPr="00F3536A" w:rsidRDefault="008F1CF1" w:rsidP="008F1CF1">
      <w:pPr>
        <w:pStyle w:val="EndNoteBibliography"/>
        <w:spacing w:after="360"/>
      </w:pPr>
      <w:r w:rsidRPr="00F3536A">
        <w:t>National Mastitis Council. 2017. Laboratory Handbook on Bovine Mastitis. Third ed. National Mastitis Council, Inc., New Prague, MI.</w:t>
      </w:r>
    </w:p>
    <w:p w14:paraId="6D0B27FE" w14:textId="77777777" w:rsidR="008F1CF1" w:rsidRPr="00F3536A" w:rsidRDefault="008F1CF1" w:rsidP="008F1CF1">
      <w:pPr>
        <w:pStyle w:val="EndNoteBibliography"/>
        <w:spacing w:after="360"/>
      </w:pPr>
      <w:r w:rsidRPr="00F3536A">
        <w:t>Naushad, S., S. A. Naqvi, D. Nobrega, C. Luby, P. Kastelic John, W. Barkema Herman, and J. De Buck. 2019. Comprehensive Virulence Gene Profiling of Bovine Non-</w:t>
      </w:r>
      <w:r w:rsidRPr="005861C6">
        <w:rPr>
          <w:i/>
        </w:rPr>
        <w:t>aureus</w:t>
      </w:r>
      <w:r w:rsidRPr="00F3536A">
        <w:t xml:space="preserve"> Staphylococci Based on Whole-Genome Sequencing Data. mSystems 4(2):10.1128/msystems.00098-00018.</w:t>
      </w:r>
    </w:p>
    <w:p w14:paraId="600A2B4A" w14:textId="77777777" w:rsidR="008F1CF1" w:rsidRPr="00F3536A" w:rsidRDefault="008F1CF1" w:rsidP="008F1CF1">
      <w:pPr>
        <w:pStyle w:val="EndNoteBibliography"/>
        <w:spacing w:after="360"/>
      </w:pPr>
      <w:r w:rsidRPr="00F3536A">
        <w:t>Nobrega, D. B., S. Naushad, S. A. Naqvi, L. A. Z. Condas, V. Saini, J. P. Kastelic, C. Luby, J. De Buck, and H. W. Barkema. 2018. Prevalence and Genetic Basis of Antimicrobial Resistance in Non-</w:t>
      </w:r>
      <w:r w:rsidRPr="005861C6">
        <w:rPr>
          <w:i/>
        </w:rPr>
        <w:t>aureus</w:t>
      </w:r>
      <w:r w:rsidRPr="00F3536A">
        <w:t xml:space="preserve"> Staphylococci Isolated from Canadian Dairy Herds. Front Microbiol 9:256.</w:t>
      </w:r>
    </w:p>
    <w:p w14:paraId="012BA501" w14:textId="77777777" w:rsidR="008F1CF1" w:rsidRPr="00F3536A" w:rsidRDefault="008F1CF1" w:rsidP="008F1CF1">
      <w:pPr>
        <w:pStyle w:val="EndNoteBibliography"/>
        <w:spacing w:after="360"/>
      </w:pPr>
      <w:r w:rsidRPr="00F3536A">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0265D928" w14:textId="77777777" w:rsidR="008F1CF1" w:rsidRPr="00F3536A" w:rsidRDefault="008F1CF1" w:rsidP="008F1CF1">
      <w:pPr>
        <w:pStyle w:val="EndNoteBibliography"/>
        <w:spacing w:after="360"/>
      </w:pPr>
      <w:r w:rsidRPr="00F3536A">
        <w:t>Payne, R. E., M. D. Lee, D. W. Dreesen, and H. M. Barnhart. 1999. Molecular epidemiology of Campylobacter jejuni in broiler flocks using randomly amplified polymorphic DNA-PCR and 23S rRNA-PCR and role of litter in its transmission. Appl Environ Microbiol 65(1):260-263.</w:t>
      </w:r>
    </w:p>
    <w:p w14:paraId="18487314" w14:textId="77777777" w:rsidR="008F1CF1" w:rsidRPr="00F3536A" w:rsidRDefault="008F1CF1" w:rsidP="008F1CF1">
      <w:pPr>
        <w:pStyle w:val="EndNoteBibliography"/>
        <w:spacing w:after="360"/>
      </w:pPr>
      <w:r w:rsidRPr="00F3536A">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2E73974D" w14:textId="77777777" w:rsidR="008F1CF1" w:rsidRPr="00F3536A" w:rsidRDefault="008F1CF1" w:rsidP="008F1CF1">
      <w:pPr>
        <w:pStyle w:val="EndNoteBibliography"/>
        <w:spacing w:after="360"/>
      </w:pPr>
      <w:r w:rsidRPr="00F3536A">
        <w:t>Persson Waller, K., A. Aspán, A. Nyman, Y. Persson, and U. Grönlund Andersson. 2011. CNS species and antimicrobial resistance in clinical and subclinical bovine mastitis. Veterinary Microbiology 152(1-2):112-116.</w:t>
      </w:r>
    </w:p>
    <w:p w14:paraId="238025AD" w14:textId="77777777" w:rsidR="008F1CF1" w:rsidRPr="00F3536A" w:rsidRDefault="008F1CF1" w:rsidP="008F1CF1">
      <w:pPr>
        <w:pStyle w:val="EndNoteBibliography"/>
        <w:spacing w:after="360"/>
      </w:pPr>
      <w:r w:rsidRPr="00F3536A">
        <w:t xml:space="preserve">Persson Waller, K., M. Myrenås, S. Börjesson, H. Kim, M. Widerström, T. Monsen, A. K. Sigurðarson Sandholt, E. Östlund, and W. Cha. 2023. Genotypic characterization of </w:t>
      </w:r>
      <w:r w:rsidRPr="005861C6">
        <w:rPr>
          <w:i/>
        </w:rPr>
        <w:t>Staphylococcus</w:t>
      </w:r>
      <w:r w:rsidRPr="00F3536A">
        <w:t xml:space="preserve"> </w:t>
      </w:r>
      <w:r w:rsidRPr="005861C6">
        <w:rPr>
          <w:i/>
        </w:rPr>
        <w:t>chromogenes</w:t>
      </w:r>
      <w:r w:rsidRPr="00F3536A">
        <w:t xml:space="preserve"> and </w:t>
      </w:r>
      <w:r w:rsidRPr="005861C6">
        <w:rPr>
          <w:i/>
        </w:rPr>
        <w:t>Staphylococcus</w:t>
      </w:r>
      <w:r w:rsidRPr="00F3536A">
        <w:t xml:space="preserve"> </w:t>
      </w:r>
      <w:r w:rsidRPr="005861C6">
        <w:rPr>
          <w:i/>
        </w:rPr>
        <w:t>simulans</w:t>
      </w:r>
      <w:r w:rsidRPr="00F3536A">
        <w:t xml:space="preserve"> from Swedish cases of bovine subclinical mastitis. J Dairy Sci 106(11):7991-8004.</w:t>
      </w:r>
    </w:p>
    <w:p w14:paraId="06321EA1" w14:textId="77777777" w:rsidR="008F1CF1" w:rsidRPr="00F3536A" w:rsidRDefault="008F1CF1" w:rsidP="008F1CF1">
      <w:pPr>
        <w:pStyle w:val="EndNoteBibliography"/>
        <w:spacing w:after="360"/>
      </w:pPr>
      <w:r w:rsidRPr="00F3536A">
        <w:lastRenderedPageBreak/>
        <w:t>Petzer, I. M., C. Labuschagne, L. Phophi, and J. Karzis. 2022. Species identification and cow risks of non-</w:t>
      </w:r>
      <w:r w:rsidRPr="005861C6">
        <w:rPr>
          <w:i/>
        </w:rPr>
        <w:t>aureus</w:t>
      </w:r>
      <w:r w:rsidRPr="00F3536A">
        <w:t xml:space="preserve"> staphylococci from South African dairy herds. Onderstepoort J Vet Res 89(1):e1-e10.</w:t>
      </w:r>
    </w:p>
    <w:p w14:paraId="4BCDA7DE" w14:textId="77777777" w:rsidR="008F1CF1" w:rsidRPr="00F3536A" w:rsidRDefault="008F1CF1" w:rsidP="008F1CF1">
      <w:pPr>
        <w:pStyle w:val="EndNoteBibliography"/>
        <w:spacing w:after="360"/>
      </w:pPr>
      <w:r w:rsidRPr="00F3536A">
        <w:t xml:space="preserve">Phophi, L., I. M. Petzer, and D. N. Qekwana. 2019. Antimicrobial resistance patterns and biofilm formation of coagulase-negative </w:t>
      </w:r>
      <w:r w:rsidRPr="005861C6">
        <w:rPr>
          <w:i/>
        </w:rPr>
        <w:t>Staphylococcus</w:t>
      </w:r>
      <w:r w:rsidRPr="00F3536A">
        <w:t xml:space="preserve"> species isolated from subclinical mastitis cow milk samples submitted to the Onderstepoort Milk Laboratory. BMC Vet Res 15(1):420.</w:t>
      </w:r>
    </w:p>
    <w:p w14:paraId="2BADD9A3" w14:textId="77777777" w:rsidR="008F1CF1" w:rsidRPr="00F3536A" w:rsidRDefault="008F1CF1" w:rsidP="008F1CF1">
      <w:pPr>
        <w:pStyle w:val="EndNoteBibliography"/>
        <w:spacing w:after="360"/>
      </w:pPr>
      <w:r w:rsidRPr="00F3536A">
        <w:t xml:space="preserve">Piccart, K., J. Verbeke, A. De Visscher, S. Piepers, F. Haesebrouck, and S. De Vliegher. 2016. Local host response following an intramammary challenge with </w:t>
      </w:r>
      <w:r w:rsidRPr="005861C6">
        <w:rPr>
          <w:i/>
        </w:rPr>
        <w:t>Staphylococcus</w:t>
      </w:r>
      <w:r w:rsidRPr="00F3536A">
        <w:t xml:space="preserve"> fleurettii and different strains of </w:t>
      </w:r>
      <w:r w:rsidRPr="005861C6">
        <w:rPr>
          <w:i/>
        </w:rPr>
        <w:t>Staphylococcus</w:t>
      </w:r>
      <w:r w:rsidRPr="00F3536A">
        <w:t xml:space="preserve"> </w:t>
      </w:r>
      <w:r w:rsidRPr="005861C6">
        <w:rPr>
          <w:i/>
        </w:rPr>
        <w:t>chromogenes</w:t>
      </w:r>
      <w:r w:rsidRPr="00F3536A">
        <w:t xml:space="preserve"> in dairy heifers. Vet Res 47(1):56.</w:t>
      </w:r>
    </w:p>
    <w:p w14:paraId="47830640" w14:textId="77777777" w:rsidR="008F1CF1" w:rsidRPr="00F3536A" w:rsidRDefault="008F1CF1" w:rsidP="008F1CF1">
      <w:pPr>
        <w:pStyle w:val="EndNoteBibliography"/>
        <w:spacing w:after="360"/>
      </w:pPr>
      <w:r w:rsidRPr="00F3536A">
        <w:t xml:space="preserve">Piessens, V., S. De Vliegher, B. Verbist, G. Braem, A. Van Nuffel, L. De Vuyst, M. Heyndrickx, and E. Van Coillie. 2012. Characterization of coagulase-negative </w:t>
      </w:r>
      <w:r>
        <w:rPr>
          <w:i/>
          <w:iCs/>
        </w:rPr>
        <w:t>S</w:t>
      </w:r>
      <w:r w:rsidRPr="00DA5D4D">
        <w:rPr>
          <w:i/>
          <w:iCs/>
        </w:rPr>
        <w:t>taphylococcus</w:t>
      </w:r>
      <w:r w:rsidRPr="00F3536A">
        <w:t xml:space="preserve"> species from cows' milk and environment based on bap, icaA, and mecA genes and phenotypic susceptibility to antimicrobials and teat dips. J Dairy Sci 95(12):7027-7038.</w:t>
      </w:r>
    </w:p>
    <w:p w14:paraId="08939C65" w14:textId="77777777" w:rsidR="008F1CF1" w:rsidRPr="00F3536A" w:rsidRDefault="008F1CF1" w:rsidP="008F1CF1">
      <w:pPr>
        <w:pStyle w:val="EndNoteBibliography"/>
        <w:spacing w:after="360"/>
      </w:pPr>
      <w:r w:rsidRPr="00F3536A">
        <w:t xml:space="preserve">Piessens, V., E. Van Coillie, B. Verbist, K. Supre, G. Braem, A. Van Nuffel, L. De Vuyst, M. Heyndrickx, and S. De Vliegher. 2011. Distribution of coagulase-negative </w:t>
      </w:r>
      <w:r w:rsidRPr="005861C6">
        <w:rPr>
          <w:i/>
        </w:rPr>
        <w:t>Staphylococcus</w:t>
      </w:r>
      <w:r w:rsidRPr="00F3536A">
        <w:t xml:space="preserve"> species from milk and environment of dairy cows differs between herds. J Dairy Sci 94(6):2933-2944.</w:t>
      </w:r>
    </w:p>
    <w:p w14:paraId="21E38BAF" w14:textId="77777777" w:rsidR="008F1CF1" w:rsidRPr="00F3536A" w:rsidRDefault="008F1CF1" w:rsidP="008F1CF1">
      <w:pPr>
        <w:pStyle w:val="EndNoteBibliography"/>
        <w:spacing w:after="360"/>
      </w:pPr>
      <w:r w:rsidRPr="00F3536A">
        <w:t xml:space="preserve">Pinho, M. G. 2008. Mechanisms of beta-lactam and glycopeptide resistance in </w:t>
      </w:r>
      <w:r w:rsidRPr="005861C6">
        <w:rPr>
          <w:i/>
        </w:rPr>
        <w:t>Staphylococcus</w:t>
      </w:r>
      <w:r w:rsidRPr="00F3536A">
        <w:t xml:space="preserve"> </w:t>
      </w:r>
      <w:r w:rsidRPr="005861C6">
        <w:rPr>
          <w:i/>
        </w:rPr>
        <w:t>aureus</w:t>
      </w:r>
      <w:r w:rsidRPr="00F3536A">
        <w:t xml:space="preserve">. </w:t>
      </w:r>
      <w:r w:rsidRPr="005861C6">
        <w:rPr>
          <w:i/>
        </w:rPr>
        <w:t>Staphylococcus</w:t>
      </w:r>
      <w:r w:rsidRPr="00F3536A">
        <w:t xml:space="preserve"> molecular genetics:207-226.</w:t>
      </w:r>
    </w:p>
    <w:p w14:paraId="31728CDF" w14:textId="77777777" w:rsidR="008F1CF1" w:rsidRPr="00F3536A" w:rsidRDefault="008F1CF1" w:rsidP="008F1CF1">
      <w:pPr>
        <w:pStyle w:val="EndNoteBibliography"/>
        <w:spacing w:after="360"/>
      </w:pPr>
      <w:r w:rsidRPr="00F3536A">
        <w:t>R Development Core Team. 2023. R: A Language and Environment for Statistical Computing. R Foundation for Statistical Computing, Vienna, Austria.</w:t>
      </w:r>
    </w:p>
    <w:p w14:paraId="129307C1" w14:textId="77777777" w:rsidR="008F1CF1" w:rsidRPr="00F3536A" w:rsidRDefault="008F1CF1" w:rsidP="008F1CF1">
      <w:pPr>
        <w:pStyle w:val="EndNoteBibliography"/>
        <w:spacing w:after="360"/>
      </w:pPr>
      <w:r w:rsidRPr="00F3536A">
        <w:t xml:space="preserve">Raspanti, C. G., C. C. Bonetto, C. Vissio, M. S. Pellegrino, E. B. Reinoso, S. A. Dieser, C. I. Bogni, A. J. Larriestra, and L. M. Odierno. 2016. Prevalence and antibiotic susceptibility of coagulase-negative </w:t>
      </w:r>
      <w:r w:rsidRPr="005861C6">
        <w:rPr>
          <w:i/>
        </w:rPr>
        <w:t>Staphylococcus</w:t>
      </w:r>
      <w:r w:rsidRPr="00F3536A">
        <w:t xml:space="preserve"> species from bovine subclinical mastitis in dairy herds in the central region of Argentina. Rev Argent Microbiol 48(1):50-56.</w:t>
      </w:r>
    </w:p>
    <w:p w14:paraId="2D9D2831" w14:textId="77777777" w:rsidR="008F1CF1" w:rsidRPr="00F3536A" w:rsidRDefault="008F1CF1" w:rsidP="008F1CF1">
      <w:pPr>
        <w:pStyle w:val="EndNoteBibliography"/>
        <w:spacing w:after="360"/>
      </w:pPr>
      <w:r w:rsidRPr="00F3536A">
        <w:t>Reydams, H., B. Toledo-Silva, K. Mertens, S. Piepers, F. N. De Souza, F. Haesebrouck, and S. De Vliegher. 2023. Comparison of non-</w:t>
      </w:r>
      <w:r w:rsidRPr="005861C6">
        <w:rPr>
          <w:i/>
        </w:rPr>
        <w:t>aureus</w:t>
      </w:r>
      <w:r w:rsidRPr="00F3536A">
        <w:t xml:space="preserve"> staphylococcal and mammaliicoccal species found in both composite milk and bulk-tank milk samples of dairy cows collected in tandem. J. Dairy Sci. 106(11):7974-7990.</w:t>
      </w:r>
    </w:p>
    <w:p w14:paraId="011BB8AB" w14:textId="77777777" w:rsidR="008F1CF1" w:rsidRPr="00F3536A" w:rsidRDefault="008F1CF1" w:rsidP="008F1CF1">
      <w:pPr>
        <w:pStyle w:val="EndNoteBibliography"/>
        <w:spacing w:after="360"/>
      </w:pPr>
      <w:r w:rsidRPr="00F3536A">
        <w:t>Rowe, S. M., S. M. Godden, E. Royster, J. Timmerman, B. A. Crooker, and M. Boyle. 2019. Cross-sectional study of the relationships among bedding materials, bedding bacteria counts, and intramammary infection in late-lactation dairy cows. J Dairy Sci 102(12):11384-11400.</w:t>
      </w:r>
    </w:p>
    <w:p w14:paraId="1F883BEF" w14:textId="77777777" w:rsidR="008F1CF1" w:rsidRPr="00F3536A" w:rsidRDefault="008F1CF1" w:rsidP="008F1CF1">
      <w:pPr>
        <w:pStyle w:val="EndNoteBibliography"/>
        <w:spacing w:after="360"/>
      </w:pPr>
      <w:r w:rsidRPr="00F3536A">
        <w:lastRenderedPageBreak/>
        <w:t>Sampimon, O. 2009. Coagulase-negative staphylococci mastitis in Dutch dairy herds. Utrecht University.</w:t>
      </w:r>
    </w:p>
    <w:p w14:paraId="48700210" w14:textId="77777777" w:rsidR="008F1CF1" w:rsidRPr="00F3536A" w:rsidRDefault="008F1CF1" w:rsidP="008F1CF1">
      <w:pPr>
        <w:pStyle w:val="EndNoteBibliography"/>
        <w:spacing w:after="360"/>
      </w:pPr>
      <w:r w:rsidRPr="00F3536A">
        <w:t>Schwengers, O., L. Jelonek, M. A. Dieckmann, S. Beyvers, J. Blom, and A. Goesmann. 2021. Bakta: rapid and standardized annotation of bacterial genomes via alignment-free sequence identification. Microb Genom 7(11).</w:t>
      </w:r>
    </w:p>
    <w:p w14:paraId="0C0BF4AC" w14:textId="77777777" w:rsidR="008F1CF1" w:rsidRPr="00F3536A" w:rsidRDefault="008F1CF1" w:rsidP="008F1CF1">
      <w:pPr>
        <w:pStyle w:val="EndNoteBibliography"/>
        <w:spacing w:after="360"/>
      </w:pPr>
      <w:r w:rsidRPr="00F3536A">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41B625FA" w14:textId="77777777" w:rsidR="008F1CF1" w:rsidRPr="00F3536A" w:rsidRDefault="008F1CF1" w:rsidP="008F1CF1">
      <w:pPr>
        <w:pStyle w:val="EndNoteBibliography"/>
        <w:spacing w:after="360"/>
      </w:pPr>
      <w:r w:rsidRPr="00F3536A">
        <w:t xml:space="preserve">Smith, J. T., E. M. Eckhardt, N. B. Hansel, T. R. Eliato, I. W. Martin, and C. P. Andam. 2021. Genomic epidemiology of methicillin-resistant and -susceptible </w:t>
      </w:r>
      <w:r w:rsidRPr="005861C6">
        <w:rPr>
          <w:i/>
        </w:rPr>
        <w:t>Staphylococcus</w:t>
      </w:r>
      <w:r w:rsidRPr="00F3536A">
        <w:t xml:space="preserve"> </w:t>
      </w:r>
      <w:r w:rsidRPr="005861C6">
        <w:rPr>
          <w:i/>
        </w:rPr>
        <w:t>aureus</w:t>
      </w:r>
      <w:r w:rsidRPr="00F3536A">
        <w:t xml:space="preserve"> from bloodstream infections. BMC Infectious Diseases 21(1):589.</w:t>
      </w:r>
    </w:p>
    <w:p w14:paraId="03DBCA35" w14:textId="77777777" w:rsidR="008F1CF1" w:rsidRPr="00F3536A" w:rsidRDefault="008F1CF1" w:rsidP="008F1CF1">
      <w:pPr>
        <w:pStyle w:val="EndNoteBibliography"/>
        <w:spacing w:after="360"/>
      </w:pPr>
      <w:r w:rsidRPr="00F3536A">
        <w:t xml:space="preserve">Sol, J., O. C. Sampimon, H. W. Barkema, and Y. H. Schukken. 2000. Factors associated with cure after therapy of clinical mastitis caused by </w:t>
      </w:r>
      <w:r w:rsidRPr="005861C6">
        <w:rPr>
          <w:i/>
        </w:rPr>
        <w:t>Staphylococcus</w:t>
      </w:r>
      <w:r w:rsidRPr="00F3536A">
        <w:t xml:space="preserve"> </w:t>
      </w:r>
      <w:r w:rsidRPr="005861C6">
        <w:rPr>
          <w:i/>
        </w:rPr>
        <w:t>aureus</w:t>
      </w:r>
      <w:r w:rsidRPr="00F3536A">
        <w:t>. J Dairy Sci 83(2):278-284.</w:t>
      </w:r>
    </w:p>
    <w:p w14:paraId="21E8F353" w14:textId="77777777" w:rsidR="008F1CF1" w:rsidRPr="00F3536A" w:rsidRDefault="008F1CF1" w:rsidP="008F1CF1">
      <w:pPr>
        <w:pStyle w:val="EndNoteBibliography"/>
        <w:spacing w:after="360"/>
      </w:pPr>
      <w:r w:rsidRPr="00F3536A">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00CB871B" w14:textId="77777777" w:rsidR="008F1CF1" w:rsidRPr="00F3536A" w:rsidRDefault="008F1CF1" w:rsidP="008F1CF1">
      <w:pPr>
        <w:pStyle w:val="EndNoteBibliography"/>
        <w:spacing w:after="360"/>
      </w:pPr>
      <w:r w:rsidRPr="00F3536A">
        <w:t xml:space="preserve">Supré, K., F. Haesebrouck, R. N. Zadoks, M. Vaneechoutte, S. Piepers, and S. De Vliegher. 2011. Some coagulase-negative </w:t>
      </w:r>
      <w:r w:rsidRPr="005861C6">
        <w:rPr>
          <w:i/>
        </w:rPr>
        <w:t>Staphylococcus</w:t>
      </w:r>
      <w:r w:rsidRPr="00F3536A">
        <w:t xml:space="preserve"> species affect udder health more than others. J Dairy Sci 94(5):2329-2340.</w:t>
      </w:r>
    </w:p>
    <w:p w14:paraId="1B0AC305" w14:textId="77777777" w:rsidR="008F1CF1" w:rsidRPr="00F3536A" w:rsidRDefault="008F1CF1" w:rsidP="008F1CF1">
      <w:pPr>
        <w:pStyle w:val="EndNoteBibliography"/>
        <w:spacing w:after="360"/>
      </w:pPr>
      <w:r w:rsidRPr="00F3536A">
        <w:t xml:space="preserve">Szafraniec, G. M., P. Szeleszczuk, and B. Dolka. 2020. A Review of Current Knowledge on </w:t>
      </w:r>
      <w:r w:rsidRPr="005861C6">
        <w:rPr>
          <w:i/>
        </w:rPr>
        <w:t>Staphylococcus</w:t>
      </w:r>
      <w:r w:rsidRPr="00F3536A">
        <w:t xml:space="preserve"> </w:t>
      </w:r>
      <w:r w:rsidRPr="005861C6">
        <w:rPr>
          <w:i/>
        </w:rPr>
        <w:t>agnetis</w:t>
      </w:r>
      <w:r w:rsidRPr="00F3536A">
        <w:t xml:space="preserve"> in Poultry. Animals (Basel) 10(8).</w:t>
      </w:r>
    </w:p>
    <w:p w14:paraId="06E850BE" w14:textId="77777777" w:rsidR="008F1CF1" w:rsidRPr="00F3536A" w:rsidRDefault="008F1CF1" w:rsidP="008F1CF1">
      <w:pPr>
        <w:pStyle w:val="EndNoteBibliography"/>
        <w:spacing w:after="360"/>
      </w:pPr>
      <w:r w:rsidRPr="00F3536A">
        <w:t xml:space="preserve">Taponen, S., A. Jantunen, E. Pyörälä, and S. Pyörälä. 2003. Efficacy of Targeted 5-day Combined Parenteral and Intramammary Treatment of Clinical Mastitis Caused by Penicillin-Susceptible or Penicillin-Resistant </w:t>
      </w:r>
      <w:r w:rsidRPr="005861C6">
        <w:rPr>
          <w:i/>
        </w:rPr>
        <w:t>Staphylococcus</w:t>
      </w:r>
      <w:r w:rsidRPr="00F3536A">
        <w:t xml:space="preserve"> </w:t>
      </w:r>
      <w:r w:rsidRPr="005861C6">
        <w:rPr>
          <w:i/>
        </w:rPr>
        <w:t>aureus</w:t>
      </w:r>
      <w:r w:rsidRPr="00F3536A">
        <w:t>. Acta Veterinaria Scandinavica 44(1):53.</w:t>
      </w:r>
    </w:p>
    <w:p w14:paraId="196E314D" w14:textId="77777777" w:rsidR="008F1CF1" w:rsidRPr="00F3536A" w:rsidRDefault="008F1CF1" w:rsidP="008F1CF1">
      <w:pPr>
        <w:pStyle w:val="EndNoteBibliography"/>
        <w:spacing w:after="360"/>
      </w:pPr>
      <w:r w:rsidRPr="00F3536A">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33660F82" w14:textId="77777777" w:rsidR="008F1CF1" w:rsidRPr="00F3536A" w:rsidRDefault="008F1CF1" w:rsidP="008F1CF1">
      <w:pPr>
        <w:pStyle w:val="EndNoteBibliography"/>
        <w:spacing w:after="360"/>
      </w:pPr>
      <w:r w:rsidRPr="00F3536A">
        <w:lastRenderedPageBreak/>
        <w:t>Taponen, S., S. Nykäsenoja, T. Pohjanvirta, A. Pitkälä, and S. Pyörälä. 2016. Species distribution and in vitro antimicrobial susceptibility of coagulase-negative staphylococci isolated from bovine mastitic milk. Acta Veterinaria Scandinavica 58(1):12.</w:t>
      </w:r>
    </w:p>
    <w:p w14:paraId="6D6DB6B8" w14:textId="77777777" w:rsidR="008F1CF1" w:rsidRPr="00F3536A" w:rsidRDefault="008F1CF1" w:rsidP="008F1CF1">
      <w:pPr>
        <w:pStyle w:val="EndNoteBibliography"/>
        <w:spacing w:after="360"/>
      </w:pPr>
      <w:r w:rsidRPr="00F3536A">
        <w:t>Taponen, S., H.-T. Tölli, and P. J. Rajala-Schultz. 2023. Antimicrobial susceptibility of staphylococci from bovine milk samples in routine microbiological mastitis analysis in Finland. Frontiers in Veterinary Science 10.</w:t>
      </w:r>
    </w:p>
    <w:p w14:paraId="250793CA" w14:textId="77777777" w:rsidR="008F1CF1" w:rsidRPr="00F3536A" w:rsidRDefault="008F1CF1" w:rsidP="008F1CF1">
      <w:pPr>
        <w:pStyle w:val="EndNoteBibliography"/>
        <w:spacing w:after="360"/>
      </w:pPr>
      <w:r w:rsidRPr="00F3536A">
        <w:t xml:space="preserve">Thakker, M., J. S. Park, V. Carey, and J. C. Lee. 1998. </w:t>
      </w:r>
      <w:r w:rsidRPr="005861C6">
        <w:rPr>
          <w:i/>
        </w:rPr>
        <w:t>Staphylococcus</w:t>
      </w:r>
      <w:r w:rsidRPr="00F3536A">
        <w:t xml:space="preserve"> </w:t>
      </w:r>
      <w:r w:rsidRPr="005861C6">
        <w:rPr>
          <w:i/>
        </w:rPr>
        <w:t>aureus</w:t>
      </w:r>
      <w:r w:rsidRPr="00F3536A">
        <w:t xml:space="preserve"> serotype 5 capsular polysaccharide is antiphagocytic and enhances bacterial virulence in a murine bacteremia model. Infect Immun 66(11):5183-5189.</w:t>
      </w:r>
    </w:p>
    <w:p w14:paraId="2EBD6DA6" w14:textId="77777777" w:rsidR="008F1CF1" w:rsidRPr="00F3536A" w:rsidRDefault="008F1CF1" w:rsidP="008F1CF1">
      <w:pPr>
        <w:pStyle w:val="EndNoteBibliography"/>
        <w:spacing w:after="360"/>
      </w:pPr>
      <w:r w:rsidRPr="00F3536A">
        <w:t>Thorberg, B. M., M. L. Danielsson-Tham, U. Emanuelson, and K. Persson Waller. 2009. Bovine subclinical mastitis caused by different types of coagulase-negative staphylococci. J. Dairy Sci. 92(10):4962-4970.</w:t>
      </w:r>
    </w:p>
    <w:p w14:paraId="342434CC" w14:textId="77777777" w:rsidR="008F1CF1" w:rsidRPr="00F3536A" w:rsidRDefault="008F1CF1" w:rsidP="008F1CF1">
      <w:pPr>
        <w:pStyle w:val="EndNoteBibliography"/>
        <w:spacing w:after="360"/>
      </w:pPr>
      <w:r w:rsidRPr="00F3536A">
        <w:t>Tremblay, Y. D. N., D. Lamarche, P. Chever, D. Haine, S. Messier, and M. Jacques. 2013. Characterization of the ability of coagulase-negative staphylococci isolated from the milk of Canadian farms to form biofilms. J. Dairy Sci. 96(1):234-246.</w:t>
      </w:r>
    </w:p>
    <w:p w14:paraId="6C0A587D" w14:textId="77777777" w:rsidR="008F1CF1" w:rsidRPr="00F3536A" w:rsidRDefault="008F1CF1" w:rsidP="008F1CF1">
      <w:pPr>
        <w:pStyle w:val="EndNoteBibliography"/>
        <w:spacing w:after="360"/>
      </w:pPr>
      <w:r w:rsidRPr="00F3536A">
        <w:t xml:space="preserve">Tuchscherr, L. P., F. R. Buzzola, L. P. Alvarez, R. L. Caccuri, J. C. Lee, and D. O. Sordelli. 2005. Capsule-negative </w:t>
      </w:r>
      <w:r w:rsidRPr="005861C6">
        <w:rPr>
          <w:i/>
        </w:rPr>
        <w:t>Staphylococcus</w:t>
      </w:r>
      <w:r w:rsidRPr="00F3536A">
        <w:t xml:space="preserve"> </w:t>
      </w:r>
      <w:r w:rsidRPr="005861C6">
        <w:rPr>
          <w:i/>
        </w:rPr>
        <w:t>aureus</w:t>
      </w:r>
      <w:r w:rsidRPr="00F3536A">
        <w:t xml:space="preserve"> induces chronic experimental mastitis in mice. Infect Immun 73(12):7932-7937.</w:t>
      </w:r>
    </w:p>
    <w:p w14:paraId="63F1A034" w14:textId="77777777" w:rsidR="008F1CF1" w:rsidRPr="00F3536A" w:rsidRDefault="008F1CF1" w:rsidP="008F1CF1">
      <w:pPr>
        <w:pStyle w:val="EndNoteBibliography"/>
        <w:spacing w:after="360"/>
      </w:pPr>
      <w:r w:rsidRPr="00F3536A">
        <w:t xml:space="preserve">USDA. 2016. Dairy 2014: Milk Quality, Milking Procedures and Mastitis in the United States, 2014. Accessed July 12, 2024. </w:t>
      </w:r>
      <w:r w:rsidRPr="00BB6650">
        <w:t>https://www.aphis.usda.gov/sites/default/files/dairy14_dr_mastitis.pdf</w:t>
      </w:r>
      <w:r w:rsidRPr="00F3536A">
        <w:t>.</w:t>
      </w:r>
    </w:p>
    <w:p w14:paraId="479BE134" w14:textId="77777777" w:rsidR="008F1CF1" w:rsidRPr="00F3536A" w:rsidRDefault="008F1CF1" w:rsidP="008F1CF1">
      <w:pPr>
        <w:pStyle w:val="EndNoteBibliography"/>
        <w:spacing w:after="360"/>
      </w:pPr>
      <w:r w:rsidRPr="00F3536A">
        <w:t>Valckenier, D., S. Piepers, Y. H. Schukken, A. De Visscher, F. Boyen, F. Haesebrouck, and S. De Vliegher. 2021. Longitudinal study on the effects of intramammary infection with non-</w:t>
      </w:r>
      <w:r w:rsidRPr="005861C6">
        <w:rPr>
          <w:i/>
        </w:rPr>
        <w:t>aureus</w:t>
      </w:r>
      <w:r w:rsidRPr="00F3536A">
        <w:t xml:space="preserve"> staphylococci on udder health and milk production in dairy heifers. J Dairy Sci 104(1):899-914.</w:t>
      </w:r>
    </w:p>
    <w:p w14:paraId="421B5A76" w14:textId="77777777" w:rsidR="008F1CF1" w:rsidRPr="00F3536A" w:rsidRDefault="008F1CF1" w:rsidP="008F1CF1">
      <w:pPr>
        <w:pStyle w:val="EndNoteBibliography"/>
        <w:spacing w:after="360"/>
      </w:pPr>
      <w:r w:rsidRPr="00F3536A">
        <w:t>Vanderhaeghen, W., S. Piepers, F. Leroy, E. Van Coillie, F. Haesebrouck, and S. De Vliegher. 2015. Identification, typing, ecology and epidemiology of coagulase negative staphylococci associated with ruminants. Vet J 203(1):44-51.</w:t>
      </w:r>
    </w:p>
    <w:p w14:paraId="2E6A4127" w14:textId="77777777" w:rsidR="008F1CF1" w:rsidRPr="00F3536A" w:rsidRDefault="008F1CF1" w:rsidP="008F1CF1">
      <w:pPr>
        <w:pStyle w:val="EndNoteBibliography"/>
        <w:spacing w:after="360"/>
      </w:pPr>
      <w:r w:rsidRPr="00F3536A">
        <w:t>Walker, B. J., T. Abeel, T. Shea, M. Priest, A. Abouelliel, S. Sakthikumar, C. A. Cuomo, Q. Zeng, J. Wortman, S. K. Young, and A. M. Earl. 2014. Pilon: an integrated tool for comprehensive microbial variant detection and genome assembly improvement. PLoS One 9(11):e112963.</w:t>
      </w:r>
    </w:p>
    <w:p w14:paraId="3D52384E" w14:textId="77777777" w:rsidR="008F1CF1" w:rsidRPr="00F3536A" w:rsidRDefault="008F1CF1" w:rsidP="008F1CF1">
      <w:pPr>
        <w:pStyle w:val="EndNoteBibliography"/>
        <w:spacing w:after="360"/>
      </w:pPr>
      <w:r w:rsidRPr="00F3536A">
        <w:t>Wick, R. R., L. M. Judd, C. L. Gorrie, and K. E. Holt. 2017. Unicycler: Resolving bacterial genome assemblies from short and long sequencing reads. PLOS Computational Biology 13(6):e1005595.</w:t>
      </w:r>
    </w:p>
    <w:p w14:paraId="1646D896" w14:textId="77777777" w:rsidR="008F1CF1" w:rsidRPr="00F3536A" w:rsidRDefault="008F1CF1" w:rsidP="008F1CF1">
      <w:pPr>
        <w:pStyle w:val="EndNoteBibliography"/>
        <w:spacing w:after="360"/>
      </w:pPr>
      <w:r w:rsidRPr="00F3536A">
        <w:lastRenderedPageBreak/>
        <w:t xml:space="preserve">Woudstra, S., N. Wente, Y. Zhang, S. Leimbach, M. K. Gussmann, C. Kirkeby, and V. Krömker. 2023. Strain diversity and infection durations of </w:t>
      </w:r>
      <w:r w:rsidRPr="005861C6">
        <w:rPr>
          <w:i/>
        </w:rPr>
        <w:t>Staphylococcus</w:t>
      </w:r>
      <w:r w:rsidRPr="00F3536A">
        <w:t xml:space="preserve"> spp. and </w:t>
      </w:r>
      <w:r w:rsidRPr="001E5E25">
        <w:rPr>
          <w:i/>
          <w:iCs/>
        </w:rPr>
        <w:t>Streptococcus</w:t>
      </w:r>
      <w:r w:rsidRPr="00F3536A">
        <w:t xml:space="preserve"> spp. causing intramammary infections in dairy cows. J Dairy Sci 106(6):4214-4231.</w:t>
      </w:r>
    </w:p>
    <w:p w14:paraId="36EFBA93" w14:textId="77777777" w:rsidR="008F1CF1" w:rsidRPr="00F3536A" w:rsidRDefault="008F1CF1" w:rsidP="008F1CF1">
      <w:pPr>
        <w:pStyle w:val="EndNoteBibliography"/>
        <w:spacing w:after="360"/>
      </w:pPr>
      <w:r w:rsidRPr="00F3536A">
        <w:t>Wuytack, A., A. De Visscher, S. Piepers, F. Boyen, F. Haesebrouck, and S. De Vliegher. 2020a. Distribution of non-</w:t>
      </w:r>
      <w:r w:rsidRPr="005861C6">
        <w:rPr>
          <w:i/>
        </w:rPr>
        <w:t>aureus</w:t>
      </w:r>
      <w:r w:rsidRPr="00F3536A">
        <w:t xml:space="preserve"> staphylococci from quarter milk, teat apices, and rectal feces of dairy cows, and their virulence potential. J Dairy Sci 103(11):10658-10675.</w:t>
      </w:r>
    </w:p>
    <w:p w14:paraId="25D56934" w14:textId="77777777" w:rsidR="008F1CF1" w:rsidRPr="00F3536A" w:rsidRDefault="008F1CF1" w:rsidP="008F1CF1">
      <w:pPr>
        <w:pStyle w:val="EndNoteBibliography"/>
        <w:spacing w:after="360"/>
      </w:pPr>
      <w:r w:rsidRPr="00F3536A">
        <w:t>Wuytack, A., A. De Visscher, S. Piepers, F. Haesebrouck, and S. De Vliegher. 2020b. Fecal non-</w:t>
      </w:r>
      <w:r w:rsidRPr="005861C6">
        <w:rPr>
          <w:i/>
        </w:rPr>
        <w:t>aureus</w:t>
      </w:r>
      <w:r w:rsidRPr="00F3536A">
        <w:t xml:space="preserve"> Staphylococci are a potential cause of bovine intramammary infection. Vet Res 51(1):32.</w:t>
      </w:r>
    </w:p>
    <w:p w14:paraId="42CF56AD" w14:textId="0731B487" w:rsidR="008F1CF1" w:rsidRDefault="008F1CF1" w:rsidP="008F1CF1">
      <w:pPr>
        <w:rPr>
          <w:rFonts w:ascii="Times New Roman" w:hAnsi="Times New Roman" w:cs="Times New Roman"/>
          <w:sz w:val="24"/>
          <w:szCs w:val="24"/>
        </w:rPr>
      </w:pPr>
      <w:proofErr w:type="spellStart"/>
      <w:r w:rsidRPr="008F1CF1">
        <w:rPr>
          <w:rFonts w:ascii="Times New Roman" w:hAnsi="Times New Roman" w:cs="Times New Roman"/>
          <w:sz w:val="24"/>
          <w:szCs w:val="24"/>
        </w:rPr>
        <w:t>Zadoks</w:t>
      </w:r>
      <w:proofErr w:type="spellEnd"/>
      <w:r w:rsidRPr="008F1CF1">
        <w:rPr>
          <w:rFonts w:ascii="Times New Roman" w:hAnsi="Times New Roman" w:cs="Times New Roman"/>
          <w:sz w:val="24"/>
          <w:szCs w:val="24"/>
        </w:rPr>
        <w:t xml:space="preserve">, R. N., B. E. Gillespie, H. W. Barkema, O. C. </w:t>
      </w:r>
      <w:proofErr w:type="spellStart"/>
      <w:r w:rsidRPr="008F1CF1">
        <w:rPr>
          <w:rFonts w:ascii="Times New Roman" w:hAnsi="Times New Roman" w:cs="Times New Roman"/>
          <w:sz w:val="24"/>
          <w:szCs w:val="24"/>
        </w:rPr>
        <w:t>Sampimon</w:t>
      </w:r>
      <w:proofErr w:type="spellEnd"/>
      <w:r w:rsidRPr="008F1CF1">
        <w:rPr>
          <w:rFonts w:ascii="Times New Roman" w:hAnsi="Times New Roman" w:cs="Times New Roman"/>
          <w:sz w:val="24"/>
          <w:szCs w:val="24"/>
        </w:rPr>
        <w:t xml:space="preserve">, S. P. Oliver, and Y. H. </w:t>
      </w:r>
      <w:proofErr w:type="spellStart"/>
      <w:r w:rsidRPr="008F1CF1">
        <w:rPr>
          <w:rFonts w:ascii="Times New Roman" w:hAnsi="Times New Roman" w:cs="Times New Roman"/>
          <w:sz w:val="24"/>
          <w:szCs w:val="24"/>
        </w:rPr>
        <w:t>Schukken</w:t>
      </w:r>
      <w:proofErr w:type="spellEnd"/>
      <w:r w:rsidRPr="008F1CF1">
        <w:rPr>
          <w:rFonts w:ascii="Times New Roman" w:hAnsi="Times New Roman" w:cs="Times New Roman"/>
          <w:sz w:val="24"/>
          <w:szCs w:val="24"/>
        </w:rPr>
        <w:t xml:space="preserve">. 2003. Clinical, epidemiological and molecular characteristics of </w:t>
      </w:r>
      <w:r w:rsidRPr="008F1CF1">
        <w:rPr>
          <w:rFonts w:ascii="Times New Roman" w:hAnsi="Times New Roman" w:cs="Times New Roman"/>
          <w:i/>
          <w:iCs/>
          <w:sz w:val="24"/>
          <w:szCs w:val="24"/>
        </w:rPr>
        <w:t xml:space="preserve">Streptococcus </w:t>
      </w:r>
      <w:proofErr w:type="spellStart"/>
      <w:r w:rsidRPr="008F1CF1">
        <w:rPr>
          <w:rFonts w:ascii="Times New Roman" w:hAnsi="Times New Roman" w:cs="Times New Roman"/>
          <w:i/>
          <w:iCs/>
          <w:sz w:val="24"/>
          <w:szCs w:val="24"/>
        </w:rPr>
        <w:t>uberis</w:t>
      </w:r>
      <w:proofErr w:type="spellEnd"/>
      <w:r w:rsidRPr="008F1CF1">
        <w:rPr>
          <w:rFonts w:ascii="Times New Roman" w:hAnsi="Times New Roman" w:cs="Times New Roman"/>
          <w:sz w:val="24"/>
          <w:szCs w:val="24"/>
        </w:rPr>
        <w:t xml:space="preserve"> infections in dairy herds. Epidemiol Infect 130(2):335-349.</w:t>
      </w:r>
    </w:p>
    <w:p w14:paraId="427A8A24" w14:textId="4FC4F872" w:rsidR="00742669" w:rsidRDefault="00742669">
      <w:pPr>
        <w:rPr>
          <w:rFonts w:ascii="Times New Roman" w:hAnsi="Times New Roman" w:cs="Times New Roman"/>
          <w:sz w:val="24"/>
          <w:szCs w:val="24"/>
        </w:rPr>
      </w:pPr>
      <w:r>
        <w:rPr>
          <w:rFonts w:ascii="Times New Roman" w:hAnsi="Times New Roman" w:cs="Times New Roman"/>
          <w:sz w:val="24"/>
          <w:szCs w:val="24"/>
        </w:rPr>
        <w:br w:type="page"/>
      </w:r>
    </w:p>
    <w:p w14:paraId="57F2F108" w14:textId="4564B061" w:rsidR="007D27AF" w:rsidRPr="008F1CF1" w:rsidRDefault="007D27AF" w:rsidP="007D27AF">
      <w:pPr>
        <w:rPr>
          <w:rFonts w:ascii="Times New Roman" w:hAnsi="Times New Roman" w:cs="Times New Roman"/>
          <w:b/>
          <w:bCs/>
          <w:i/>
          <w:iCs/>
          <w:sz w:val="24"/>
          <w:szCs w:val="24"/>
        </w:rPr>
      </w:pPr>
      <w:r w:rsidRPr="008F1CF1">
        <w:rPr>
          <w:rFonts w:ascii="Times New Roman" w:hAnsi="Times New Roman" w:cs="Times New Roman"/>
          <w:b/>
          <w:bCs/>
          <w:i/>
          <w:iCs/>
          <w:sz w:val="24"/>
          <w:szCs w:val="24"/>
        </w:rPr>
        <w:lastRenderedPageBreak/>
        <w:t>Figures and tables</w:t>
      </w:r>
    </w:p>
    <w:p w14:paraId="1E15A955" w14:textId="77777777" w:rsidR="007D27AF" w:rsidRPr="00E73462" w:rsidRDefault="007D27AF" w:rsidP="007D27AF">
      <w:pPr>
        <w:rPr>
          <w:rFonts w:ascii="Times New Roman" w:hAnsi="Times New Roman" w:cs="Times New Roman"/>
          <w:b/>
          <w:bCs/>
          <w:i/>
          <w:iCs/>
          <w:sz w:val="24"/>
          <w:szCs w:val="24"/>
        </w:rPr>
      </w:pPr>
    </w:p>
    <w:tbl>
      <w:tblPr>
        <w:tblW w:w="5000" w:type="pct"/>
        <w:tblLook w:val="04A0" w:firstRow="1" w:lastRow="0" w:firstColumn="1" w:lastColumn="0" w:noHBand="0" w:noVBand="1"/>
      </w:tblPr>
      <w:tblGrid>
        <w:gridCol w:w="2037"/>
        <w:gridCol w:w="3101"/>
        <w:gridCol w:w="4222"/>
      </w:tblGrid>
      <w:tr w:rsidR="007D27AF" w:rsidRPr="00E73462" w14:paraId="71035018" w14:textId="77777777" w:rsidTr="00AB50E5">
        <w:trPr>
          <w:trHeight w:val="290"/>
        </w:trPr>
        <w:tc>
          <w:tcPr>
            <w:tcW w:w="5000" w:type="pct"/>
            <w:gridSpan w:val="3"/>
            <w:tcBorders>
              <w:top w:val="nil"/>
              <w:left w:val="nil"/>
              <w:bottom w:val="nil"/>
              <w:right w:val="nil"/>
            </w:tcBorders>
            <w:shd w:val="clear" w:color="auto" w:fill="auto"/>
            <w:noWrap/>
            <w:vAlign w:val="bottom"/>
          </w:tcPr>
          <w:p w14:paraId="400DEB29" w14:textId="3CF07097" w:rsidR="007D27AF" w:rsidRPr="00E73462" w:rsidRDefault="007D27AF" w:rsidP="00AB50E5">
            <w:pPr>
              <w:spacing w:after="0" w:line="240" w:lineRule="auto"/>
              <w:rPr>
                <w:rFonts w:ascii="Times New Roman" w:eastAsia="Times New Roman" w:hAnsi="Times New Roman" w:cs="Times New Roman"/>
                <w:kern w:val="0"/>
                <w:sz w:val="24"/>
                <w:szCs w:val="24"/>
                <w14:ligatures w14:val="none"/>
              </w:rPr>
            </w:pPr>
            <w:r w:rsidRPr="00E73462">
              <w:rPr>
                <w:rFonts w:ascii="Times New Roman" w:eastAsia="Times New Roman" w:hAnsi="Times New Roman" w:cs="Times New Roman"/>
                <w:color w:val="000000"/>
                <w:kern w:val="0"/>
                <w:sz w:val="24"/>
                <w:szCs w:val="24"/>
                <w14:ligatures w14:val="none"/>
              </w:rPr>
              <w:t xml:space="preserve">Table 1. Diversity of RAPD types causing </w:t>
            </w:r>
            <w:r w:rsidRPr="00E73462">
              <w:rPr>
                <w:rFonts w:ascii="Times New Roman" w:eastAsia="Times New Roman" w:hAnsi="Times New Roman" w:cs="Times New Roman"/>
                <w:kern w:val="0"/>
                <w:sz w:val="24"/>
                <w:szCs w:val="24"/>
                <w14:ligatures w14:val="none"/>
              </w:rPr>
              <w:t xml:space="preserve">persistently high </w:t>
            </w:r>
            <w:commentRangeStart w:id="26"/>
            <w:commentRangeStart w:id="27"/>
            <w:r w:rsidRPr="00E73462">
              <w:rPr>
                <w:rFonts w:ascii="Times New Roman" w:eastAsia="Times New Roman" w:hAnsi="Times New Roman" w:cs="Times New Roman"/>
                <w:kern w:val="0"/>
                <w:sz w:val="24"/>
                <w:szCs w:val="24"/>
                <w14:ligatures w14:val="none"/>
              </w:rPr>
              <w:t>and</w:t>
            </w:r>
            <w:commentRangeEnd w:id="26"/>
            <w:r w:rsidR="00E91CB8">
              <w:rPr>
                <w:rStyle w:val="CommentReference"/>
              </w:rPr>
              <w:commentReference w:id="26"/>
            </w:r>
            <w:commentRangeEnd w:id="27"/>
            <w:r w:rsidR="00651B48">
              <w:rPr>
                <w:rStyle w:val="CommentReference"/>
              </w:rPr>
              <w:commentReference w:id="27"/>
            </w:r>
            <w:r w:rsidRPr="00E73462">
              <w:rPr>
                <w:rFonts w:ascii="Times New Roman" w:eastAsia="Times New Roman" w:hAnsi="Times New Roman" w:cs="Times New Roman"/>
                <w:kern w:val="0"/>
                <w:sz w:val="24"/>
                <w:szCs w:val="24"/>
                <w14:ligatures w14:val="none"/>
              </w:rPr>
              <w:t xml:space="preserve"> low SCC </w:t>
            </w:r>
            <w:r w:rsidRPr="00E73462">
              <w:rPr>
                <w:rFonts w:ascii="Times New Roman" w:eastAsia="Times New Roman" w:hAnsi="Times New Roman" w:cs="Times New Roman"/>
                <w:i/>
                <w:iCs/>
                <w:kern w:val="0"/>
                <w:sz w:val="24"/>
                <w:szCs w:val="24"/>
                <w14:ligatures w14:val="none"/>
              </w:rPr>
              <w:t>Staphylococcus chromogenes</w:t>
            </w:r>
            <w:r w:rsidRPr="00E73462">
              <w:rPr>
                <w:rFonts w:ascii="Times New Roman" w:eastAsia="Times New Roman" w:hAnsi="Times New Roman" w:cs="Times New Roman"/>
                <w:kern w:val="0"/>
                <w:sz w:val="24"/>
                <w:szCs w:val="24"/>
                <w14:ligatures w14:val="none"/>
              </w:rPr>
              <w:t xml:space="preserve"> intramammary infections</w:t>
            </w:r>
            <w:r w:rsidRPr="00E73462">
              <w:rPr>
                <w:rFonts w:ascii="Times New Roman" w:eastAsia="Times New Roman" w:hAnsi="Times New Roman" w:cs="Times New Roman"/>
                <w:color w:val="000000"/>
                <w:kern w:val="0"/>
                <w:sz w:val="24"/>
                <w:szCs w:val="24"/>
                <w14:ligatures w14:val="none"/>
              </w:rPr>
              <w:t xml:space="preserve"> </w:t>
            </w:r>
            <w:r w:rsidR="00E91CB8">
              <w:rPr>
                <w:rFonts w:ascii="Times New Roman" w:eastAsia="Times New Roman" w:hAnsi="Times New Roman" w:cs="Times New Roman"/>
                <w:color w:val="000000"/>
                <w:kern w:val="0"/>
                <w:sz w:val="24"/>
                <w:szCs w:val="24"/>
                <w14:ligatures w14:val="none"/>
              </w:rPr>
              <w:t xml:space="preserve">(IMI) </w:t>
            </w:r>
            <w:r w:rsidRPr="00E73462">
              <w:rPr>
                <w:rFonts w:ascii="Times New Roman" w:eastAsia="Times New Roman" w:hAnsi="Times New Roman" w:cs="Times New Roman"/>
                <w:color w:val="000000"/>
                <w:kern w:val="0"/>
                <w:sz w:val="24"/>
                <w:szCs w:val="24"/>
                <w14:ligatures w14:val="none"/>
              </w:rPr>
              <w:t>by farm.</w:t>
            </w:r>
            <w:r w:rsidRPr="00E73462">
              <w:rPr>
                <w:rFonts w:ascii="Times New Roman" w:eastAsia="Times New Roman" w:hAnsi="Times New Roman" w:cs="Times New Roman"/>
                <w:kern w:val="0"/>
                <w:sz w:val="24"/>
                <w:szCs w:val="24"/>
                <w14:ligatures w14:val="none"/>
              </w:rPr>
              <w:t xml:space="preserve"> An </w:t>
            </w:r>
            <w:r w:rsidRPr="00E73462">
              <w:rPr>
                <w:rFonts w:ascii="Times New Roman" w:eastAsia="Times New Roman" w:hAnsi="Times New Roman" w:cs="Times New Roman"/>
                <w:i/>
                <w:iCs/>
                <w:kern w:val="0"/>
                <w:sz w:val="24"/>
                <w:szCs w:val="24"/>
                <w14:ligatures w14:val="none"/>
              </w:rPr>
              <w:t xml:space="preserve">S. chromogenes </w:t>
            </w:r>
            <w:r w:rsidRPr="00E73462">
              <w:rPr>
                <w:rFonts w:ascii="Times New Roman" w:eastAsia="Times New Roman" w:hAnsi="Times New Roman" w:cs="Times New Roman"/>
                <w:kern w:val="0"/>
                <w:sz w:val="24"/>
                <w:szCs w:val="24"/>
                <w14:ligatures w14:val="none"/>
              </w:rPr>
              <w:t xml:space="preserve">IMI was considered persistent if it had ≥ 2 quarter-day observations (from sequential sampling events approximately 30 days apart) and it was infected with </w:t>
            </w:r>
            <w:r w:rsidRPr="00E73462">
              <w:rPr>
                <w:rFonts w:ascii="Times New Roman" w:eastAsia="Times New Roman" w:hAnsi="Times New Roman" w:cs="Times New Roman"/>
                <w:i/>
                <w:iCs/>
                <w:kern w:val="0"/>
                <w:sz w:val="24"/>
                <w:szCs w:val="24"/>
                <w14:ligatures w14:val="none"/>
              </w:rPr>
              <w:t xml:space="preserve">S. chromogenes </w:t>
            </w:r>
            <w:r w:rsidRPr="00E73462">
              <w:rPr>
                <w:rFonts w:ascii="Times New Roman" w:eastAsia="Times New Roman" w:hAnsi="Times New Roman" w:cs="Times New Roman"/>
                <w:kern w:val="0"/>
                <w:sz w:val="24"/>
                <w:szCs w:val="24"/>
                <w14:ligatures w14:val="none"/>
              </w:rPr>
              <w:t xml:space="preserve">only for all quarter-day observations. Persistent </w:t>
            </w:r>
            <w:proofErr w:type="gramStart"/>
            <w:r w:rsidRPr="00E73462">
              <w:rPr>
                <w:rFonts w:ascii="Times New Roman" w:eastAsia="Times New Roman" w:hAnsi="Times New Roman" w:cs="Times New Roman"/>
                <w:kern w:val="0"/>
                <w:sz w:val="24"/>
                <w:szCs w:val="24"/>
                <w14:ligatures w14:val="none"/>
              </w:rPr>
              <w:t>IMI</w:t>
            </w:r>
            <w:proofErr w:type="gramEnd"/>
            <w:r w:rsidRPr="00E73462">
              <w:rPr>
                <w:rFonts w:ascii="Times New Roman" w:eastAsia="Times New Roman" w:hAnsi="Times New Roman" w:cs="Times New Roman"/>
                <w:kern w:val="0"/>
                <w:sz w:val="24"/>
                <w:szCs w:val="24"/>
                <w14:ligatures w14:val="none"/>
              </w:rPr>
              <w:t xml:space="preserve"> were then selected where all quarter-day observations had an associated SCC of ≥200,000 cells/mL or &lt;200,000 cells/</w:t>
            </w:r>
            <w:proofErr w:type="spellStart"/>
            <w:r w:rsidRPr="00E73462">
              <w:rPr>
                <w:rFonts w:ascii="Times New Roman" w:eastAsia="Times New Roman" w:hAnsi="Times New Roman" w:cs="Times New Roman"/>
                <w:kern w:val="0"/>
                <w:sz w:val="24"/>
                <w:szCs w:val="24"/>
                <w14:ligatures w14:val="none"/>
              </w:rPr>
              <w:t>mL.</w:t>
            </w:r>
            <w:proofErr w:type="spellEnd"/>
            <w:r w:rsidRPr="00E73462">
              <w:rPr>
                <w:rFonts w:ascii="Times New Roman" w:eastAsia="Times New Roman" w:hAnsi="Times New Roman" w:cs="Times New Roman"/>
                <w:kern w:val="0"/>
                <w:sz w:val="24"/>
                <w:szCs w:val="24"/>
                <w14:ligatures w14:val="none"/>
              </w:rPr>
              <w:t xml:space="preserve"> All isolates associated with each IMI were strain</w:t>
            </w:r>
            <w:r w:rsidR="00912A9E">
              <w:rPr>
                <w:rFonts w:ascii="Times New Roman" w:eastAsia="Times New Roman" w:hAnsi="Times New Roman" w:cs="Times New Roman"/>
                <w:kern w:val="0"/>
                <w:sz w:val="24"/>
                <w:szCs w:val="24"/>
                <w14:ligatures w14:val="none"/>
              </w:rPr>
              <w:t>-</w:t>
            </w:r>
            <w:r w:rsidRPr="00E73462">
              <w:rPr>
                <w:rFonts w:ascii="Times New Roman" w:eastAsia="Times New Roman" w:hAnsi="Times New Roman" w:cs="Times New Roman"/>
                <w:kern w:val="0"/>
                <w:sz w:val="24"/>
                <w:szCs w:val="24"/>
                <w14:ligatures w14:val="none"/>
              </w:rPr>
              <w:t xml:space="preserve">typed using RAPD to ensure persistency; 74 out of 75 IMI were found to be caused by the same strain of </w:t>
            </w:r>
            <w:r w:rsidRPr="00E73462">
              <w:rPr>
                <w:rFonts w:ascii="Times New Roman" w:eastAsia="Times New Roman" w:hAnsi="Times New Roman" w:cs="Times New Roman"/>
                <w:i/>
                <w:iCs/>
                <w:kern w:val="0"/>
                <w:sz w:val="24"/>
                <w:szCs w:val="24"/>
                <w14:ligatures w14:val="none"/>
              </w:rPr>
              <w:t>S. chromogenes.</w:t>
            </w:r>
            <w:r w:rsidRPr="00E73462">
              <w:rPr>
                <w:rFonts w:ascii="Times New Roman" w:eastAsia="Times New Roman" w:hAnsi="Times New Roman" w:cs="Times New Roman"/>
                <w:kern w:val="0"/>
                <w:sz w:val="24"/>
                <w:szCs w:val="24"/>
                <w14:ligatures w14:val="none"/>
              </w:rPr>
              <w:t xml:space="preserve"> </w:t>
            </w:r>
          </w:p>
        </w:tc>
      </w:tr>
      <w:tr w:rsidR="007D27AF" w:rsidRPr="00E73462" w14:paraId="3DF15C07" w14:textId="77777777" w:rsidTr="00AB50E5">
        <w:trPr>
          <w:trHeight w:val="405"/>
        </w:trPr>
        <w:tc>
          <w:tcPr>
            <w:tcW w:w="1058" w:type="pct"/>
            <w:tcBorders>
              <w:top w:val="nil"/>
              <w:left w:val="nil"/>
              <w:bottom w:val="nil"/>
              <w:right w:val="nil"/>
            </w:tcBorders>
            <w:shd w:val="clear" w:color="auto" w:fill="auto"/>
            <w:noWrap/>
            <w:vAlign w:val="bottom"/>
            <w:hideMark/>
          </w:tcPr>
          <w:p w14:paraId="27249E82" w14:textId="77777777" w:rsidR="007D27AF" w:rsidRPr="00E73462" w:rsidRDefault="007D27AF" w:rsidP="00AB50E5">
            <w:pPr>
              <w:spacing w:after="0" w:line="240" w:lineRule="auto"/>
              <w:jc w:val="center"/>
              <w:rPr>
                <w:rFonts w:ascii="Times New Roman" w:eastAsia="Times New Roman" w:hAnsi="Times New Roman" w:cs="Times New Roman"/>
                <w:kern w:val="0"/>
                <w:sz w:val="24"/>
                <w:szCs w:val="24"/>
                <w14:ligatures w14:val="none"/>
              </w:rPr>
            </w:pPr>
            <w:r w:rsidRPr="00E73462">
              <w:rPr>
                <w:rFonts w:ascii="Times New Roman" w:eastAsia="Times New Roman" w:hAnsi="Times New Roman" w:cs="Times New Roman"/>
                <w:kern w:val="0"/>
                <w:sz w:val="24"/>
                <w:szCs w:val="24"/>
                <w14:ligatures w14:val="none"/>
              </w:rPr>
              <w:t>Farm</w:t>
            </w:r>
          </w:p>
        </w:tc>
        <w:tc>
          <w:tcPr>
            <w:tcW w:w="1656" w:type="pct"/>
            <w:tcBorders>
              <w:top w:val="nil"/>
              <w:left w:val="nil"/>
              <w:bottom w:val="nil"/>
              <w:right w:val="nil"/>
            </w:tcBorders>
            <w:shd w:val="clear" w:color="auto" w:fill="auto"/>
            <w:noWrap/>
            <w:vAlign w:val="bottom"/>
            <w:hideMark/>
          </w:tcPr>
          <w:p w14:paraId="42E1A962"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No. persistent IMI</w:t>
            </w:r>
          </w:p>
        </w:tc>
        <w:tc>
          <w:tcPr>
            <w:tcW w:w="2286" w:type="pct"/>
            <w:tcBorders>
              <w:top w:val="nil"/>
              <w:left w:val="nil"/>
              <w:bottom w:val="nil"/>
              <w:right w:val="nil"/>
            </w:tcBorders>
            <w:shd w:val="clear" w:color="auto" w:fill="auto"/>
            <w:noWrap/>
            <w:vAlign w:val="bottom"/>
            <w:hideMark/>
          </w:tcPr>
          <w:p w14:paraId="662BEB5E"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No. RAPD types</w:t>
            </w:r>
          </w:p>
        </w:tc>
      </w:tr>
      <w:tr w:rsidR="007D27AF" w:rsidRPr="00E73462" w14:paraId="6092D866" w14:textId="77777777" w:rsidTr="00AB50E5">
        <w:trPr>
          <w:trHeight w:val="290"/>
        </w:trPr>
        <w:tc>
          <w:tcPr>
            <w:tcW w:w="1058" w:type="pct"/>
            <w:tcBorders>
              <w:top w:val="nil"/>
              <w:left w:val="nil"/>
              <w:bottom w:val="nil"/>
              <w:right w:val="nil"/>
            </w:tcBorders>
            <w:shd w:val="clear" w:color="auto" w:fill="auto"/>
            <w:noWrap/>
            <w:vAlign w:val="bottom"/>
            <w:hideMark/>
          </w:tcPr>
          <w:p w14:paraId="6F643B14"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A</w:t>
            </w:r>
          </w:p>
        </w:tc>
        <w:tc>
          <w:tcPr>
            <w:tcW w:w="1656" w:type="pct"/>
            <w:tcBorders>
              <w:top w:val="nil"/>
              <w:left w:val="nil"/>
              <w:bottom w:val="nil"/>
              <w:right w:val="nil"/>
            </w:tcBorders>
            <w:shd w:val="clear" w:color="auto" w:fill="auto"/>
            <w:noWrap/>
            <w:vAlign w:val="bottom"/>
            <w:hideMark/>
          </w:tcPr>
          <w:p w14:paraId="733B537E"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45FEF1E6"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r>
      <w:tr w:rsidR="007D27AF" w:rsidRPr="00E73462" w14:paraId="74961481" w14:textId="77777777" w:rsidTr="00AB50E5">
        <w:trPr>
          <w:trHeight w:val="290"/>
        </w:trPr>
        <w:tc>
          <w:tcPr>
            <w:tcW w:w="1058" w:type="pct"/>
            <w:tcBorders>
              <w:top w:val="nil"/>
              <w:left w:val="nil"/>
              <w:bottom w:val="nil"/>
              <w:right w:val="nil"/>
            </w:tcBorders>
            <w:shd w:val="clear" w:color="auto" w:fill="auto"/>
            <w:noWrap/>
            <w:vAlign w:val="bottom"/>
            <w:hideMark/>
          </w:tcPr>
          <w:p w14:paraId="7C84A4B5"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C</w:t>
            </w:r>
          </w:p>
        </w:tc>
        <w:tc>
          <w:tcPr>
            <w:tcW w:w="1656" w:type="pct"/>
            <w:tcBorders>
              <w:top w:val="nil"/>
              <w:left w:val="nil"/>
              <w:bottom w:val="nil"/>
              <w:right w:val="nil"/>
            </w:tcBorders>
            <w:shd w:val="clear" w:color="auto" w:fill="auto"/>
            <w:noWrap/>
            <w:vAlign w:val="bottom"/>
            <w:hideMark/>
          </w:tcPr>
          <w:p w14:paraId="07AFA3ED"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14</w:t>
            </w:r>
          </w:p>
        </w:tc>
        <w:tc>
          <w:tcPr>
            <w:tcW w:w="2286" w:type="pct"/>
            <w:tcBorders>
              <w:top w:val="nil"/>
              <w:left w:val="nil"/>
              <w:bottom w:val="nil"/>
              <w:right w:val="nil"/>
            </w:tcBorders>
            <w:shd w:val="clear" w:color="auto" w:fill="auto"/>
            <w:noWrap/>
            <w:vAlign w:val="bottom"/>
            <w:hideMark/>
          </w:tcPr>
          <w:p w14:paraId="78306B6C"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9</w:t>
            </w:r>
          </w:p>
        </w:tc>
      </w:tr>
      <w:tr w:rsidR="007D27AF" w:rsidRPr="00E73462" w14:paraId="3BCFB6EB" w14:textId="77777777" w:rsidTr="00AB50E5">
        <w:trPr>
          <w:trHeight w:val="290"/>
        </w:trPr>
        <w:tc>
          <w:tcPr>
            <w:tcW w:w="1058" w:type="pct"/>
            <w:tcBorders>
              <w:top w:val="nil"/>
              <w:left w:val="nil"/>
              <w:bottom w:val="nil"/>
              <w:right w:val="nil"/>
            </w:tcBorders>
            <w:shd w:val="clear" w:color="auto" w:fill="auto"/>
            <w:noWrap/>
            <w:vAlign w:val="bottom"/>
            <w:hideMark/>
          </w:tcPr>
          <w:p w14:paraId="3C9D85E2"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D</w:t>
            </w:r>
          </w:p>
        </w:tc>
        <w:tc>
          <w:tcPr>
            <w:tcW w:w="1656" w:type="pct"/>
            <w:tcBorders>
              <w:top w:val="nil"/>
              <w:left w:val="nil"/>
              <w:bottom w:val="nil"/>
              <w:right w:val="nil"/>
            </w:tcBorders>
            <w:shd w:val="clear" w:color="auto" w:fill="auto"/>
            <w:noWrap/>
            <w:vAlign w:val="bottom"/>
            <w:hideMark/>
          </w:tcPr>
          <w:p w14:paraId="02261409"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2286" w:type="pct"/>
            <w:tcBorders>
              <w:top w:val="nil"/>
              <w:left w:val="nil"/>
              <w:bottom w:val="nil"/>
              <w:right w:val="nil"/>
            </w:tcBorders>
            <w:shd w:val="clear" w:color="auto" w:fill="auto"/>
            <w:noWrap/>
            <w:vAlign w:val="bottom"/>
            <w:hideMark/>
          </w:tcPr>
          <w:p w14:paraId="09DB4416"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r>
      <w:tr w:rsidR="007D27AF" w:rsidRPr="00E73462" w14:paraId="1CC20B28" w14:textId="77777777" w:rsidTr="00AB50E5">
        <w:trPr>
          <w:trHeight w:val="290"/>
        </w:trPr>
        <w:tc>
          <w:tcPr>
            <w:tcW w:w="1058" w:type="pct"/>
            <w:tcBorders>
              <w:top w:val="nil"/>
              <w:left w:val="nil"/>
              <w:bottom w:val="nil"/>
              <w:right w:val="nil"/>
            </w:tcBorders>
            <w:shd w:val="clear" w:color="auto" w:fill="auto"/>
            <w:noWrap/>
            <w:vAlign w:val="bottom"/>
            <w:hideMark/>
          </w:tcPr>
          <w:p w14:paraId="2AA92550"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E</w:t>
            </w:r>
          </w:p>
        </w:tc>
        <w:tc>
          <w:tcPr>
            <w:tcW w:w="1656" w:type="pct"/>
            <w:tcBorders>
              <w:top w:val="nil"/>
              <w:left w:val="nil"/>
              <w:bottom w:val="nil"/>
              <w:right w:val="nil"/>
            </w:tcBorders>
            <w:shd w:val="clear" w:color="auto" w:fill="auto"/>
            <w:noWrap/>
            <w:vAlign w:val="bottom"/>
            <w:hideMark/>
          </w:tcPr>
          <w:p w14:paraId="36093159"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7</w:t>
            </w:r>
          </w:p>
        </w:tc>
        <w:tc>
          <w:tcPr>
            <w:tcW w:w="2286" w:type="pct"/>
            <w:tcBorders>
              <w:top w:val="nil"/>
              <w:left w:val="nil"/>
              <w:bottom w:val="nil"/>
              <w:right w:val="nil"/>
            </w:tcBorders>
            <w:shd w:val="clear" w:color="auto" w:fill="auto"/>
            <w:noWrap/>
            <w:vAlign w:val="bottom"/>
            <w:hideMark/>
          </w:tcPr>
          <w:p w14:paraId="19B70185"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r>
      <w:tr w:rsidR="007D27AF" w:rsidRPr="00E73462" w14:paraId="34C3CF50" w14:textId="77777777" w:rsidTr="00AB50E5">
        <w:trPr>
          <w:trHeight w:val="290"/>
        </w:trPr>
        <w:tc>
          <w:tcPr>
            <w:tcW w:w="1058" w:type="pct"/>
            <w:tcBorders>
              <w:top w:val="nil"/>
              <w:left w:val="nil"/>
              <w:bottom w:val="nil"/>
              <w:right w:val="nil"/>
            </w:tcBorders>
            <w:shd w:val="clear" w:color="auto" w:fill="auto"/>
            <w:noWrap/>
            <w:vAlign w:val="bottom"/>
            <w:hideMark/>
          </w:tcPr>
          <w:p w14:paraId="5B32CE14"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F</w:t>
            </w:r>
          </w:p>
        </w:tc>
        <w:tc>
          <w:tcPr>
            <w:tcW w:w="1656" w:type="pct"/>
            <w:tcBorders>
              <w:top w:val="nil"/>
              <w:left w:val="nil"/>
              <w:bottom w:val="nil"/>
              <w:right w:val="nil"/>
            </w:tcBorders>
            <w:shd w:val="clear" w:color="auto" w:fill="auto"/>
            <w:noWrap/>
            <w:vAlign w:val="bottom"/>
            <w:hideMark/>
          </w:tcPr>
          <w:p w14:paraId="4718B938"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1A867F06"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w:t>
            </w:r>
          </w:p>
        </w:tc>
      </w:tr>
      <w:tr w:rsidR="007D27AF" w:rsidRPr="00E73462" w14:paraId="107A66BD" w14:textId="77777777" w:rsidTr="00AB50E5">
        <w:trPr>
          <w:trHeight w:val="290"/>
        </w:trPr>
        <w:tc>
          <w:tcPr>
            <w:tcW w:w="1058" w:type="pct"/>
            <w:tcBorders>
              <w:top w:val="nil"/>
              <w:left w:val="nil"/>
              <w:bottom w:val="nil"/>
              <w:right w:val="nil"/>
            </w:tcBorders>
            <w:shd w:val="clear" w:color="auto" w:fill="auto"/>
            <w:noWrap/>
            <w:vAlign w:val="bottom"/>
            <w:hideMark/>
          </w:tcPr>
          <w:p w14:paraId="56F50A80"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G</w:t>
            </w:r>
          </w:p>
        </w:tc>
        <w:tc>
          <w:tcPr>
            <w:tcW w:w="1656" w:type="pct"/>
            <w:tcBorders>
              <w:top w:val="nil"/>
              <w:left w:val="nil"/>
              <w:bottom w:val="nil"/>
              <w:right w:val="nil"/>
            </w:tcBorders>
            <w:shd w:val="clear" w:color="auto" w:fill="auto"/>
            <w:noWrap/>
            <w:vAlign w:val="bottom"/>
            <w:hideMark/>
          </w:tcPr>
          <w:p w14:paraId="11A0B38F"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5D152D5E"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r>
      <w:tr w:rsidR="007D27AF" w:rsidRPr="00E73462" w14:paraId="6515ADD0" w14:textId="77777777" w:rsidTr="00AB50E5">
        <w:trPr>
          <w:trHeight w:val="290"/>
        </w:trPr>
        <w:tc>
          <w:tcPr>
            <w:tcW w:w="1058" w:type="pct"/>
            <w:tcBorders>
              <w:top w:val="nil"/>
              <w:left w:val="nil"/>
              <w:bottom w:val="nil"/>
              <w:right w:val="nil"/>
            </w:tcBorders>
            <w:shd w:val="clear" w:color="auto" w:fill="auto"/>
            <w:noWrap/>
            <w:vAlign w:val="bottom"/>
            <w:hideMark/>
          </w:tcPr>
          <w:p w14:paraId="42C4103D"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H</w:t>
            </w:r>
          </w:p>
        </w:tc>
        <w:tc>
          <w:tcPr>
            <w:tcW w:w="1656" w:type="pct"/>
            <w:tcBorders>
              <w:top w:val="nil"/>
              <w:left w:val="nil"/>
              <w:bottom w:val="nil"/>
              <w:right w:val="nil"/>
            </w:tcBorders>
            <w:shd w:val="clear" w:color="auto" w:fill="auto"/>
            <w:noWrap/>
            <w:vAlign w:val="bottom"/>
            <w:hideMark/>
          </w:tcPr>
          <w:p w14:paraId="76AFDB1C"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13</w:t>
            </w:r>
          </w:p>
        </w:tc>
        <w:tc>
          <w:tcPr>
            <w:tcW w:w="2286" w:type="pct"/>
            <w:tcBorders>
              <w:top w:val="nil"/>
              <w:left w:val="nil"/>
              <w:bottom w:val="nil"/>
              <w:right w:val="nil"/>
            </w:tcBorders>
            <w:shd w:val="clear" w:color="auto" w:fill="auto"/>
            <w:noWrap/>
            <w:vAlign w:val="bottom"/>
            <w:hideMark/>
          </w:tcPr>
          <w:p w14:paraId="5375B10A"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7</w:t>
            </w:r>
          </w:p>
        </w:tc>
      </w:tr>
      <w:tr w:rsidR="007D27AF" w:rsidRPr="00E73462" w14:paraId="4A2E58CB" w14:textId="77777777" w:rsidTr="00AB50E5">
        <w:trPr>
          <w:trHeight w:val="290"/>
        </w:trPr>
        <w:tc>
          <w:tcPr>
            <w:tcW w:w="1058" w:type="pct"/>
            <w:tcBorders>
              <w:top w:val="nil"/>
              <w:left w:val="nil"/>
              <w:bottom w:val="nil"/>
              <w:right w:val="nil"/>
            </w:tcBorders>
            <w:shd w:val="clear" w:color="auto" w:fill="auto"/>
            <w:noWrap/>
            <w:vAlign w:val="bottom"/>
            <w:hideMark/>
          </w:tcPr>
          <w:p w14:paraId="0BB9F4F5"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I</w:t>
            </w:r>
          </w:p>
        </w:tc>
        <w:tc>
          <w:tcPr>
            <w:tcW w:w="1656" w:type="pct"/>
            <w:tcBorders>
              <w:top w:val="nil"/>
              <w:left w:val="nil"/>
              <w:bottom w:val="nil"/>
              <w:right w:val="nil"/>
            </w:tcBorders>
            <w:shd w:val="clear" w:color="auto" w:fill="auto"/>
            <w:noWrap/>
            <w:vAlign w:val="bottom"/>
            <w:hideMark/>
          </w:tcPr>
          <w:p w14:paraId="77F72029"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5E99B7D5"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w:t>
            </w:r>
          </w:p>
        </w:tc>
      </w:tr>
      <w:tr w:rsidR="007D27AF" w:rsidRPr="00E73462" w14:paraId="2D041552" w14:textId="77777777" w:rsidTr="00AB50E5">
        <w:trPr>
          <w:trHeight w:val="290"/>
        </w:trPr>
        <w:tc>
          <w:tcPr>
            <w:tcW w:w="1058" w:type="pct"/>
            <w:tcBorders>
              <w:top w:val="nil"/>
              <w:left w:val="nil"/>
              <w:bottom w:val="nil"/>
              <w:right w:val="nil"/>
            </w:tcBorders>
            <w:shd w:val="clear" w:color="auto" w:fill="auto"/>
            <w:noWrap/>
            <w:vAlign w:val="bottom"/>
            <w:hideMark/>
          </w:tcPr>
          <w:p w14:paraId="6F114B98"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J</w:t>
            </w:r>
          </w:p>
        </w:tc>
        <w:tc>
          <w:tcPr>
            <w:tcW w:w="1656" w:type="pct"/>
            <w:tcBorders>
              <w:top w:val="nil"/>
              <w:left w:val="nil"/>
              <w:bottom w:val="nil"/>
              <w:right w:val="nil"/>
            </w:tcBorders>
            <w:shd w:val="clear" w:color="auto" w:fill="auto"/>
            <w:noWrap/>
            <w:vAlign w:val="bottom"/>
            <w:hideMark/>
          </w:tcPr>
          <w:p w14:paraId="058DFCFC"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11</w:t>
            </w:r>
          </w:p>
        </w:tc>
        <w:tc>
          <w:tcPr>
            <w:tcW w:w="2286" w:type="pct"/>
            <w:tcBorders>
              <w:top w:val="nil"/>
              <w:left w:val="nil"/>
              <w:bottom w:val="nil"/>
              <w:right w:val="nil"/>
            </w:tcBorders>
            <w:shd w:val="clear" w:color="auto" w:fill="auto"/>
            <w:noWrap/>
            <w:vAlign w:val="bottom"/>
            <w:hideMark/>
          </w:tcPr>
          <w:p w14:paraId="332EFF47" w14:textId="77777777" w:rsidR="007D27AF" w:rsidRPr="00E73462" w:rsidRDefault="007D27AF" w:rsidP="00AB50E5">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r>
    </w:tbl>
    <w:p w14:paraId="10B2AC0E" w14:textId="77777777" w:rsidR="007D27AF" w:rsidRDefault="007D27AF" w:rsidP="007D27AF">
      <w:pPr>
        <w:rPr>
          <w:rFonts w:ascii="Times New Roman" w:hAnsi="Times New Roman" w:cs="Times New Roman"/>
          <w:b/>
          <w:bCs/>
          <w:sz w:val="24"/>
          <w:szCs w:val="24"/>
        </w:rPr>
      </w:pPr>
    </w:p>
    <w:p w14:paraId="317F5095" w14:textId="40D83CFC" w:rsidR="007D27AF" w:rsidRPr="00E73462" w:rsidRDefault="00851937" w:rsidP="007D27AF">
      <w:pPr>
        <w:rPr>
          <w:rFonts w:ascii="Times New Roman" w:hAnsi="Times New Roman" w:cs="Times New Roman"/>
          <w:b/>
          <w:bCs/>
          <w:sz w:val="24"/>
          <w:szCs w:val="24"/>
        </w:rPr>
      </w:pPr>
      <w:r>
        <w:rPr>
          <w:rFonts w:ascii="Times New Roman" w:hAnsi="Times New Roman" w:cs="Times New Roman"/>
          <w:b/>
          <w:bCs/>
          <w:sz w:val="24"/>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D27AF" w:rsidRPr="00501989" w14:paraId="3635183D" w14:textId="77777777" w:rsidTr="00AB50E5">
        <w:tc>
          <w:tcPr>
            <w:tcW w:w="9350" w:type="dxa"/>
            <w:gridSpan w:val="4"/>
          </w:tcPr>
          <w:p w14:paraId="7C432025" w14:textId="6958030D" w:rsidR="007D27AF" w:rsidRPr="00501989" w:rsidRDefault="007D27AF" w:rsidP="00AB50E5">
            <w:pPr>
              <w:rPr>
                <w:rFonts w:ascii="Times New Roman" w:hAnsi="Times New Roman" w:cs="Times New Roman"/>
                <w:sz w:val="24"/>
                <w:szCs w:val="24"/>
              </w:rPr>
            </w:pPr>
            <w:r w:rsidRPr="00501989">
              <w:rPr>
                <w:rFonts w:ascii="Times New Roman" w:eastAsia="Times New Roman" w:hAnsi="Times New Roman" w:cs="Times New Roman"/>
                <w:color w:val="000000"/>
                <w:sz w:val="24"/>
                <w:szCs w:val="24"/>
              </w:rPr>
              <w:lastRenderedPageBreak/>
              <w:t xml:space="preserve">Table 2. Number of </w:t>
            </w:r>
            <w:r w:rsidRPr="00501989">
              <w:rPr>
                <w:rFonts w:ascii="Times New Roman" w:eastAsia="Times New Roman" w:hAnsi="Times New Roman" w:cs="Times New Roman"/>
                <w:i/>
                <w:iCs/>
                <w:color w:val="000000"/>
                <w:sz w:val="24"/>
                <w:szCs w:val="24"/>
              </w:rPr>
              <w:t xml:space="preserve">Staphylococcus chromogenes </w:t>
            </w:r>
            <w:r w:rsidRPr="00501989">
              <w:rPr>
                <w:rFonts w:ascii="Times New Roman" w:eastAsia="Times New Roman" w:hAnsi="Times New Roman" w:cs="Times New Roman"/>
                <w:color w:val="000000"/>
                <w:sz w:val="24"/>
                <w:szCs w:val="24"/>
              </w:rPr>
              <w:t>isolates associated</w:t>
            </w:r>
            <w:r w:rsidRPr="00501989">
              <w:rPr>
                <w:rFonts w:ascii="Times New Roman" w:eastAsia="Times New Roman" w:hAnsi="Times New Roman" w:cs="Times New Roman"/>
                <w:i/>
                <w:iCs/>
                <w:color w:val="000000"/>
                <w:sz w:val="24"/>
                <w:szCs w:val="24"/>
              </w:rPr>
              <w:t xml:space="preserve"> </w:t>
            </w:r>
            <w:r w:rsidRPr="00501989">
              <w:rPr>
                <w:rFonts w:ascii="Times New Roman" w:eastAsia="Times New Roman" w:hAnsi="Times New Roman" w:cs="Times New Roman"/>
                <w:color w:val="000000"/>
                <w:sz w:val="24"/>
                <w:szCs w:val="24"/>
              </w:rPr>
              <w:t xml:space="preserve">with persistent bovine intramammary infections </w:t>
            </w:r>
            <w:r w:rsidR="00E91CB8">
              <w:rPr>
                <w:rFonts w:ascii="Times New Roman" w:eastAsia="Times New Roman" w:hAnsi="Times New Roman" w:cs="Times New Roman"/>
                <w:color w:val="000000"/>
                <w:sz w:val="24"/>
                <w:szCs w:val="24"/>
              </w:rPr>
              <w:t xml:space="preserve">(IMI) </w:t>
            </w:r>
            <w:r w:rsidRPr="00501989">
              <w:rPr>
                <w:rFonts w:ascii="Times New Roman" w:eastAsia="Times New Roman" w:hAnsi="Times New Roman" w:cs="Times New Roman"/>
                <w:color w:val="000000"/>
                <w:sz w:val="24"/>
                <w:szCs w:val="24"/>
              </w:rPr>
              <w:t xml:space="preserve">belonging to each strain type (ST; as determined by </w:t>
            </w:r>
            <w:proofErr w:type="spellStart"/>
            <w:r w:rsidRPr="00501989">
              <w:rPr>
                <w:rFonts w:ascii="Times New Roman" w:eastAsia="Times New Roman" w:hAnsi="Times New Roman" w:cs="Times New Roman"/>
                <w:color w:val="000000"/>
                <w:sz w:val="24"/>
                <w:szCs w:val="24"/>
              </w:rPr>
              <w:t>multilocus</w:t>
            </w:r>
            <w:proofErr w:type="spellEnd"/>
            <w:r w:rsidRPr="00501989">
              <w:rPr>
                <w:rFonts w:ascii="Times New Roman" w:eastAsia="Times New Roman" w:hAnsi="Times New Roman" w:cs="Times New Roman"/>
                <w:color w:val="000000"/>
                <w:sz w:val="24"/>
                <w:szCs w:val="24"/>
              </w:rPr>
              <w:t xml:space="preserve"> sequence typing</w:t>
            </w:r>
            <w:r w:rsidR="00E91CB8">
              <w:rPr>
                <w:rFonts w:ascii="Times New Roman" w:eastAsia="Times New Roman" w:hAnsi="Times New Roman" w:cs="Times New Roman"/>
                <w:color w:val="000000"/>
                <w:sz w:val="24"/>
                <w:szCs w:val="24"/>
              </w:rPr>
              <w:t xml:space="preserve"> [MLST]</w:t>
            </w:r>
            <w:r w:rsidRPr="00501989">
              <w:rPr>
                <w:rFonts w:ascii="Times New Roman" w:eastAsia="Times New Roman" w:hAnsi="Times New Roman" w:cs="Times New Roman"/>
                <w:color w:val="000000"/>
                <w:sz w:val="24"/>
                <w:szCs w:val="24"/>
              </w:rPr>
              <w:t xml:space="preserve">),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w:t>
            </w:r>
            <w:proofErr w:type="gramStart"/>
            <w:r w:rsidRPr="00501989">
              <w:rPr>
                <w:rFonts w:ascii="Times New Roman" w:eastAsia="Times New Roman" w:hAnsi="Times New Roman" w:cs="Times New Roman"/>
                <w:color w:val="000000"/>
                <w:sz w:val="24"/>
                <w:szCs w:val="24"/>
              </w:rPr>
              <w:t>publicly-available</w:t>
            </w:r>
            <w:proofErr w:type="gramEnd"/>
            <w:r w:rsidRPr="00501989">
              <w:rPr>
                <w:rFonts w:ascii="Times New Roman" w:eastAsia="Times New Roman" w:hAnsi="Times New Roman" w:cs="Times New Roman"/>
                <w:color w:val="000000"/>
                <w:sz w:val="24"/>
                <w:szCs w:val="24"/>
              </w:rPr>
              <w:t xml:space="preserve"> concatenated MLST sequences for </w:t>
            </w:r>
            <w:r w:rsidRPr="00501989">
              <w:rPr>
                <w:rFonts w:ascii="Times New Roman" w:eastAsia="Times New Roman" w:hAnsi="Times New Roman" w:cs="Times New Roman"/>
                <w:i/>
                <w:iCs/>
                <w:color w:val="000000"/>
                <w:sz w:val="24"/>
                <w:szCs w:val="24"/>
              </w:rPr>
              <w:t xml:space="preserve">S. chromogenes. </w:t>
            </w:r>
            <w:r w:rsidRPr="00501989">
              <w:rPr>
                <w:rFonts w:ascii="Times New Roman" w:eastAsia="Times New Roman" w:hAnsi="Times New Roman" w:cs="Times New Roman"/>
                <w:color w:val="000000"/>
                <w:sz w:val="24"/>
                <w:szCs w:val="24"/>
              </w:rPr>
              <w:t>Study isolates which grouped together with a bootstrap value of ≥65% were classified as ST clusters.</w:t>
            </w:r>
          </w:p>
        </w:tc>
      </w:tr>
      <w:tr w:rsidR="007D27AF" w:rsidRPr="00501989" w14:paraId="6852D7FD" w14:textId="77777777" w:rsidTr="00AB50E5">
        <w:trPr>
          <w:trHeight w:val="531"/>
        </w:trPr>
        <w:tc>
          <w:tcPr>
            <w:tcW w:w="2337" w:type="dxa"/>
            <w:vAlign w:val="bottom"/>
          </w:tcPr>
          <w:p w14:paraId="2DEFAC1C"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SCC category</w:t>
            </w:r>
          </w:p>
        </w:tc>
        <w:tc>
          <w:tcPr>
            <w:tcW w:w="2337" w:type="dxa"/>
            <w:vAlign w:val="bottom"/>
          </w:tcPr>
          <w:p w14:paraId="5EAA80BE"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Strain type</w:t>
            </w:r>
          </w:p>
        </w:tc>
        <w:tc>
          <w:tcPr>
            <w:tcW w:w="2338" w:type="dxa"/>
            <w:vAlign w:val="bottom"/>
          </w:tcPr>
          <w:p w14:paraId="4E19D94E"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ST cluster</w:t>
            </w:r>
          </w:p>
        </w:tc>
        <w:tc>
          <w:tcPr>
            <w:tcW w:w="2338" w:type="dxa"/>
            <w:vAlign w:val="bottom"/>
          </w:tcPr>
          <w:p w14:paraId="50B26ED6"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No. isolates</w:t>
            </w:r>
          </w:p>
        </w:tc>
      </w:tr>
      <w:tr w:rsidR="007D27AF" w:rsidRPr="00501989" w14:paraId="44E4C3EC" w14:textId="77777777" w:rsidTr="00AB50E5">
        <w:trPr>
          <w:trHeight w:val="540"/>
        </w:trPr>
        <w:tc>
          <w:tcPr>
            <w:tcW w:w="2337" w:type="dxa"/>
            <w:vAlign w:val="bottom"/>
          </w:tcPr>
          <w:p w14:paraId="4D34F35B" w14:textId="77777777" w:rsidR="007D27AF" w:rsidRPr="00501989" w:rsidRDefault="007D27AF" w:rsidP="00AB50E5">
            <w:pPr>
              <w:jc w:val="right"/>
              <w:rPr>
                <w:rFonts w:ascii="Times New Roman" w:hAnsi="Times New Roman" w:cs="Times New Roman"/>
                <w:sz w:val="24"/>
                <w:szCs w:val="24"/>
              </w:rPr>
            </w:pPr>
            <w:r w:rsidRPr="00501989">
              <w:rPr>
                <w:rFonts w:ascii="Times New Roman" w:hAnsi="Times New Roman" w:cs="Times New Roman"/>
                <w:sz w:val="24"/>
                <w:szCs w:val="24"/>
              </w:rPr>
              <w:t>HIGH</w:t>
            </w:r>
          </w:p>
        </w:tc>
        <w:tc>
          <w:tcPr>
            <w:tcW w:w="2337" w:type="dxa"/>
            <w:vAlign w:val="bottom"/>
          </w:tcPr>
          <w:p w14:paraId="0368B9DC"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5</w:t>
            </w:r>
          </w:p>
        </w:tc>
        <w:tc>
          <w:tcPr>
            <w:tcW w:w="2338" w:type="dxa"/>
            <w:vAlign w:val="bottom"/>
          </w:tcPr>
          <w:p w14:paraId="63AEF18E"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5</w:t>
            </w:r>
          </w:p>
        </w:tc>
        <w:tc>
          <w:tcPr>
            <w:tcW w:w="2338" w:type="dxa"/>
            <w:vAlign w:val="bottom"/>
          </w:tcPr>
          <w:p w14:paraId="4975BD1C"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2C8DBF2A" w14:textId="77777777" w:rsidTr="00AB50E5">
        <w:tc>
          <w:tcPr>
            <w:tcW w:w="2337" w:type="dxa"/>
            <w:vAlign w:val="bottom"/>
          </w:tcPr>
          <w:p w14:paraId="173D0C07" w14:textId="77777777" w:rsidR="007D27AF" w:rsidRPr="00501989" w:rsidRDefault="007D27AF" w:rsidP="00AB50E5">
            <w:pPr>
              <w:jc w:val="right"/>
              <w:rPr>
                <w:rFonts w:ascii="Times New Roman" w:hAnsi="Times New Roman" w:cs="Times New Roman"/>
                <w:sz w:val="24"/>
                <w:szCs w:val="24"/>
              </w:rPr>
            </w:pPr>
          </w:p>
        </w:tc>
        <w:tc>
          <w:tcPr>
            <w:tcW w:w="2337" w:type="dxa"/>
            <w:vAlign w:val="bottom"/>
          </w:tcPr>
          <w:p w14:paraId="1C033379"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6</w:t>
            </w:r>
          </w:p>
        </w:tc>
        <w:tc>
          <w:tcPr>
            <w:tcW w:w="2338" w:type="dxa"/>
            <w:vAlign w:val="bottom"/>
          </w:tcPr>
          <w:p w14:paraId="41DA7502"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6</w:t>
            </w:r>
          </w:p>
        </w:tc>
        <w:tc>
          <w:tcPr>
            <w:tcW w:w="2338" w:type="dxa"/>
            <w:vAlign w:val="bottom"/>
          </w:tcPr>
          <w:p w14:paraId="74C7B593"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5</w:t>
            </w:r>
          </w:p>
        </w:tc>
      </w:tr>
      <w:tr w:rsidR="007D27AF" w:rsidRPr="00501989" w14:paraId="549669A8" w14:textId="77777777" w:rsidTr="00AB50E5">
        <w:tc>
          <w:tcPr>
            <w:tcW w:w="2337" w:type="dxa"/>
            <w:vAlign w:val="bottom"/>
          </w:tcPr>
          <w:p w14:paraId="54EB8459" w14:textId="77777777" w:rsidR="007D27AF" w:rsidRPr="00501989" w:rsidRDefault="007D27AF" w:rsidP="00AB50E5">
            <w:pPr>
              <w:jc w:val="right"/>
              <w:rPr>
                <w:rFonts w:ascii="Times New Roman" w:hAnsi="Times New Roman" w:cs="Times New Roman"/>
                <w:sz w:val="24"/>
                <w:szCs w:val="24"/>
              </w:rPr>
            </w:pPr>
          </w:p>
        </w:tc>
        <w:tc>
          <w:tcPr>
            <w:tcW w:w="2337" w:type="dxa"/>
            <w:vAlign w:val="bottom"/>
          </w:tcPr>
          <w:p w14:paraId="6A413F38"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25</w:t>
            </w:r>
          </w:p>
        </w:tc>
        <w:tc>
          <w:tcPr>
            <w:tcW w:w="2338" w:type="dxa"/>
            <w:vAlign w:val="bottom"/>
          </w:tcPr>
          <w:p w14:paraId="64232EF8"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25</w:t>
            </w:r>
          </w:p>
        </w:tc>
        <w:tc>
          <w:tcPr>
            <w:tcW w:w="2338" w:type="dxa"/>
            <w:vAlign w:val="bottom"/>
          </w:tcPr>
          <w:p w14:paraId="34CDC1F3"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2</w:t>
            </w:r>
          </w:p>
        </w:tc>
      </w:tr>
      <w:tr w:rsidR="007D27AF" w:rsidRPr="00501989" w14:paraId="79D970DA" w14:textId="77777777" w:rsidTr="00AB50E5">
        <w:tc>
          <w:tcPr>
            <w:tcW w:w="2337" w:type="dxa"/>
            <w:vAlign w:val="bottom"/>
          </w:tcPr>
          <w:p w14:paraId="29603ED4" w14:textId="77777777" w:rsidR="007D27AF" w:rsidRPr="00501989" w:rsidRDefault="007D27AF" w:rsidP="00AB50E5">
            <w:pPr>
              <w:jc w:val="right"/>
              <w:rPr>
                <w:rFonts w:ascii="Times New Roman" w:hAnsi="Times New Roman" w:cs="Times New Roman"/>
                <w:sz w:val="24"/>
                <w:szCs w:val="24"/>
              </w:rPr>
            </w:pPr>
          </w:p>
        </w:tc>
        <w:tc>
          <w:tcPr>
            <w:tcW w:w="2337" w:type="dxa"/>
            <w:vAlign w:val="bottom"/>
          </w:tcPr>
          <w:p w14:paraId="6C571AF6"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48</w:t>
            </w:r>
          </w:p>
        </w:tc>
        <w:tc>
          <w:tcPr>
            <w:tcW w:w="2338" w:type="dxa"/>
            <w:vAlign w:val="bottom"/>
          </w:tcPr>
          <w:p w14:paraId="64B2484D"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48</w:t>
            </w:r>
          </w:p>
        </w:tc>
        <w:tc>
          <w:tcPr>
            <w:tcW w:w="2338" w:type="dxa"/>
            <w:vAlign w:val="bottom"/>
          </w:tcPr>
          <w:p w14:paraId="268C9268"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56A4245B" w14:textId="77777777" w:rsidTr="00AB50E5">
        <w:tc>
          <w:tcPr>
            <w:tcW w:w="2337" w:type="dxa"/>
            <w:vAlign w:val="bottom"/>
          </w:tcPr>
          <w:p w14:paraId="25CB4991" w14:textId="77777777" w:rsidR="007D27AF" w:rsidRPr="00501989" w:rsidRDefault="007D27AF" w:rsidP="00AB50E5">
            <w:pPr>
              <w:jc w:val="right"/>
              <w:rPr>
                <w:rFonts w:ascii="Times New Roman" w:hAnsi="Times New Roman" w:cs="Times New Roman"/>
                <w:sz w:val="24"/>
                <w:szCs w:val="24"/>
              </w:rPr>
            </w:pPr>
          </w:p>
        </w:tc>
        <w:tc>
          <w:tcPr>
            <w:tcW w:w="2337" w:type="dxa"/>
            <w:vAlign w:val="bottom"/>
          </w:tcPr>
          <w:p w14:paraId="02D20896"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136</w:t>
            </w:r>
          </w:p>
        </w:tc>
        <w:tc>
          <w:tcPr>
            <w:tcW w:w="2338" w:type="dxa"/>
            <w:vAlign w:val="bottom"/>
          </w:tcPr>
          <w:p w14:paraId="4EA00BDA"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w:t>
            </w:r>
          </w:p>
        </w:tc>
        <w:tc>
          <w:tcPr>
            <w:tcW w:w="2338" w:type="dxa"/>
            <w:vAlign w:val="bottom"/>
          </w:tcPr>
          <w:p w14:paraId="6CF38E39"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2BDB45A6" w14:textId="77777777" w:rsidTr="00AB50E5">
        <w:tc>
          <w:tcPr>
            <w:tcW w:w="2337" w:type="dxa"/>
            <w:vAlign w:val="bottom"/>
          </w:tcPr>
          <w:p w14:paraId="72139671" w14:textId="77777777" w:rsidR="007D27AF" w:rsidRPr="00501989" w:rsidRDefault="007D27AF" w:rsidP="00AB50E5">
            <w:pPr>
              <w:jc w:val="right"/>
              <w:rPr>
                <w:rFonts w:ascii="Times New Roman" w:hAnsi="Times New Roman" w:cs="Times New Roman"/>
                <w:sz w:val="24"/>
                <w:szCs w:val="24"/>
              </w:rPr>
            </w:pPr>
          </w:p>
        </w:tc>
        <w:tc>
          <w:tcPr>
            <w:tcW w:w="2337" w:type="dxa"/>
            <w:vAlign w:val="bottom"/>
          </w:tcPr>
          <w:p w14:paraId="747F4FA7"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176*</w:t>
            </w:r>
          </w:p>
        </w:tc>
        <w:tc>
          <w:tcPr>
            <w:tcW w:w="2338" w:type="dxa"/>
            <w:vAlign w:val="bottom"/>
          </w:tcPr>
          <w:p w14:paraId="531FBB5E"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1</w:t>
            </w:r>
          </w:p>
        </w:tc>
        <w:tc>
          <w:tcPr>
            <w:tcW w:w="2338" w:type="dxa"/>
            <w:vAlign w:val="bottom"/>
          </w:tcPr>
          <w:p w14:paraId="0363EF2D"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4</w:t>
            </w:r>
          </w:p>
        </w:tc>
      </w:tr>
      <w:tr w:rsidR="007D27AF" w:rsidRPr="00501989" w14:paraId="74B48050" w14:textId="77777777" w:rsidTr="00AB50E5">
        <w:tc>
          <w:tcPr>
            <w:tcW w:w="2337" w:type="dxa"/>
            <w:vAlign w:val="bottom"/>
          </w:tcPr>
          <w:p w14:paraId="160BC2E8" w14:textId="77777777" w:rsidR="007D27AF" w:rsidRPr="00501989" w:rsidRDefault="007D27AF" w:rsidP="00AB50E5">
            <w:pPr>
              <w:jc w:val="right"/>
              <w:rPr>
                <w:rFonts w:ascii="Times New Roman" w:hAnsi="Times New Roman" w:cs="Times New Roman"/>
                <w:sz w:val="24"/>
                <w:szCs w:val="24"/>
              </w:rPr>
            </w:pPr>
          </w:p>
        </w:tc>
        <w:tc>
          <w:tcPr>
            <w:tcW w:w="2337" w:type="dxa"/>
            <w:vAlign w:val="bottom"/>
          </w:tcPr>
          <w:p w14:paraId="5C40EA56"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177*</w:t>
            </w:r>
          </w:p>
        </w:tc>
        <w:tc>
          <w:tcPr>
            <w:tcW w:w="2338" w:type="dxa"/>
            <w:vAlign w:val="bottom"/>
          </w:tcPr>
          <w:p w14:paraId="416ADDF4"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w:t>
            </w:r>
          </w:p>
        </w:tc>
        <w:tc>
          <w:tcPr>
            <w:tcW w:w="2338" w:type="dxa"/>
            <w:vAlign w:val="bottom"/>
          </w:tcPr>
          <w:p w14:paraId="3BD1A505"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5D63A172" w14:textId="77777777" w:rsidTr="00AB50E5">
        <w:tc>
          <w:tcPr>
            <w:tcW w:w="2337" w:type="dxa"/>
            <w:vAlign w:val="bottom"/>
          </w:tcPr>
          <w:p w14:paraId="4BAB728D" w14:textId="77777777" w:rsidR="007D27AF" w:rsidRPr="00501989" w:rsidRDefault="007D27AF" w:rsidP="00AB50E5">
            <w:pPr>
              <w:jc w:val="right"/>
              <w:rPr>
                <w:rFonts w:ascii="Times New Roman" w:hAnsi="Times New Roman" w:cs="Times New Roman"/>
                <w:sz w:val="24"/>
                <w:szCs w:val="24"/>
              </w:rPr>
            </w:pPr>
            <w:r w:rsidRPr="00501989">
              <w:rPr>
                <w:rFonts w:ascii="Times New Roman" w:hAnsi="Times New Roman" w:cs="Times New Roman"/>
                <w:sz w:val="24"/>
                <w:szCs w:val="24"/>
              </w:rPr>
              <w:t>LOW</w:t>
            </w:r>
          </w:p>
        </w:tc>
        <w:tc>
          <w:tcPr>
            <w:tcW w:w="2337" w:type="dxa"/>
            <w:tcBorders>
              <w:top w:val="nil"/>
              <w:left w:val="nil"/>
              <w:bottom w:val="nil"/>
              <w:right w:val="nil"/>
            </w:tcBorders>
            <w:shd w:val="clear" w:color="auto" w:fill="auto"/>
            <w:vAlign w:val="bottom"/>
          </w:tcPr>
          <w:p w14:paraId="0B565DDF"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0B5BF4E7"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61CF00EE"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2</w:t>
            </w:r>
          </w:p>
        </w:tc>
      </w:tr>
      <w:tr w:rsidR="007D27AF" w:rsidRPr="00501989" w14:paraId="645FA6E5" w14:textId="77777777" w:rsidTr="00AB50E5">
        <w:tc>
          <w:tcPr>
            <w:tcW w:w="2337" w:type="dxa"/>
            <w:vAlign w:val="bottom"/>
          </w:tcPr>
          <w:p w14:paraId="52357D56" w14:textId="77777777" w:rsidR="007D27AF" w:rsidRPr="00501989" w:rsidRDefault="007D27AF" w:rsidP="00AB50E5">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69162DCC"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12E7D7FC"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63558F19"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4</w:t>
            </w:r>
          </w:p>
        </w:tc>
      </w:tr>
      <w:tr w:rsidR="007D27AF" w:rsidRPr="00501989" w14:paraId="4AC7E4E2" w14:textId="77777777" w:rsidTr="00AB50E5">
        <w:tc>
          <w:tcPr>
            <w:tcW w:w="2337" w:type="dxa"/>
            <w:vAlign w:val="bottom"/>
          </w:tcPr>
          <w:p w14:paraId="44927FD9" w14:textId="77777777" w:rsidR="007D27AF" w:rsidRPr="00501989" w:rsidRDefault="007D27AF" w:rsidP="00AB50E5">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33F8DCF"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78302034"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69505B35"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58A689A4" w14:textId="77777777" w:rsidTr="00AB50E5">
        <w:tc>
          <w:tcPr>
            <w:tcW w:w="2337" w:type="dxa"/>
            <w:vAlign w:val="bottom"/>
          </w:tcPr>
          <w:p w14:paraId="71A489C4" w14:textId="77777777" w:rsidR="007D27AF" w:rsidRPr="00501989" w:rsidRDefault="007D27AF" w:rsidP="00AB50E5">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504611F9"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51</w:t>
            </w:r>
          </w:p>
        </w:tc>
        <w:tc>
          <w:tcPr>
            <w:tcW w:w="2338" w:type="dxa"/>
            <w:tcBorders>
              <w:top w:val="nil"/>
              <w:left w:val="nil"/>
              <w:bottom w:val="nil"/>
              <w:right w:val="nil"/>
            </w:tcBorders>
            <w:shd w:val="clear" w:color="auto" w:fill="auto"/>
            <w:vAlign w:val="bottom"/>
          </w:tcPr>
          <w:p w14:paraId="2B2C5B58"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w:t>
            </w:r>
          </w:p>
        </w:tc>
        <w:tc>
          <w:tcPr>
            <w:tcW w:w="2338" w:type="dxa"/>
            <w:tcBorders>
              <w:top w:val="nil"/>
              <w:left w:val="nil"/>
              <w:bottom w:val="nil"/>
              <w:right w:val="nil"/>
            </w:tcBorders>
            <w:shd w:val="clear" w:color="auto" w:fill="auto"/>
            <w:vAlign w:val="bottom"/>
          </w:tcPr>
          <w:p w14:paraId="5FB9094C"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3AD2447D" w14:textId="77777777" w:rsidTr="00AB50E5">
        <w:tc>
          <w:tcPr>
            <w:tcW w:w="2337" w:type="dxa"/>
            <w:vAlign w:val="bottom"/>
          </w:tcPr>
          <w:p w14:paraId="07FB3B0A" w14:textId="77777777" w:rsidR="007D27AF" w:rsidRPr="00501989" w:rsidRDefault="007D27AF" w:rsidP="00AB50E5">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1495AC"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174*</w:t>
            </w:r>
          </w:p>
        </w:tc>
        <w:tc>
          <w:tcPr>
            <w:tcW w:w="2338" w:type="dxa"/>
            <w:tcBorders>
              <w:top w:val="nil"/>
              <w:left w:val="nil"/>
              <w:bottom w:val="nil"/>
              <w:right w:val="nil"/>
            </w:tcBorders>
            <w:shd w:val="clear" w:color="auto" w:fill="auto"/>
            <w:vAlign w:val="bottom"/>
          </w:tcPr>
          <w:p w14:paraId="4CBEB350"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4AF1D702"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234B5599" w14:textId="77777777" w:rsidTr="00AB50E5">
        <w:tc>
          <w:tcPr>
            <w:tcW w:w="2337" w:type="dxa"/>
            <w:vAlign w:val="bottom"/>
          </w:tcPr>
          <w:p w14:paraId="2F9A444E" w14:textId="77777777" w:rsidR="007D27AF" w:rsidRPr="00501989" w:rsidRDefault="007D27AF" w:rsidP="00AB50E5">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3B3675"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175*</w:t>
            </w:r>
          </w:p>
        </w:tc>
        <w:tc>
          <w:tcPr>
            <w:tcW w:w="2338" w:type="dxa"/>
            <w:tcBorders>
              <w:top w:val="nil"/>
              <w:left w:val="nil"/>
              <w:bottom w:val="nil"/>
              <w:right w:val="nil"/>
            </w:tcBorders>
            <w:shd w:val="clear" w:color="auto" w:fill="auto"/>
            <w:vAlign w:val="bottom"/>
          </w:tcPr>
          <w:p w14:paraId="16A50358"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537DFC77"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1F076FF0" w14:textId="77777777" w:rsidTr="00AB50E5">
        <w:tc>
          <w:tcPr>
            <w:tcW w:w="2337" w:type="dxa"/>
            <w:vAlign w:val="bottom"/>
          </w:tcPr>
          <w:p w14:paraId="1C1F856F" w14:textId="77777777" w:rsidR="007D27AF" w:rsidRPr="00501989" w:rsidRDefault="007D27AF" w:rsidP="00AB50E5">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004EA54E"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176*</w:t>
            </w:r>
          </w:p>
        </w:tc>
        <w:tc>
          <w:tcPr>
            <w:tcW w:w="2338" w:type="dxa"/>
            <w:tcBorders>
              <w:top w:val="nil"/>
              <w:left w:val="nil"/>
              <w:bottom w:val="nil"/>
              <w:right w:val="nil"/>
            </w:tcBorders>
            <w:shd w:val="clear" w:color="auto" w:fill="auto"/>
            <w:vAlign w:val="bottom"/>
          </w:tcPr>
          <w:p w14:paraId="64285ABB"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7B2D9704" w14:textId="77777777" w:rsidR="007D27AF" w:rsidRPr="00501989" w:rsidRDefault="007D27AF" w:rsidP="00AB50E5">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r>
      <w:tr w:rsidR="007D27AF" w:rsidRPr="00501989" w14:paraId="61D31DAB" w14:textId="77777777" w:rsidTr="00AB50E5">
        <w:tc>
          <w:tcPr>
            <w:tcW w:w="9350" w:type="dxa"/>
            <w:gridSpan w:val="4"/>
            <w:vAlign w:val="bottom"/>
          </w:tcPr>
          <w:p w14:paraId="7B5E0AD9" w14:textId="77777777" w:rsidR="007D27AF" w:rsidRPr="00501989" w:rsidRDefault="007D27AF" w:rsidP="00AB50E5">
            <w:pPr>
              <w:rPr>
                <w:rFonts w:ascii="Times New Roman" w:hAnsi="Times New Roman" w:cs="Times New Roman"/>
                <w:sz w:val="24"/>
                <w:szCs w:val="24"/>
              </w:rPr>
            </w:pPr>
            <w:r w:rsidRPr="00501989">
              <w:rPr>
                <w:rFonts w:ascii="Times New Roman" w:hAnsi="Times New Roman" w:cs="Times New Roman"/>
                <w:sz w:val="24"/>
                <w:szCs w:val="24"/>
              </w:rPr>
              <w:t xml:space="preserve">* Indicates a novel strain type of </w:t>
            </w:r>
            <w:r w:rsidRPr="00501989">
              <w:rPr>
                <w:rFonts w:ascii="Times New Roman" w:hAnsi="Times New Roman" w:cs="Times New Roman"/>
                <w:i/>
                <w:iCs/>
                <w:sz w:val="24"/>
                <w:szCs w:val="24"/>
              </w:rPr>
              <w:t>S. chromogenes</w:t>
            </w:r>
            <w:r w:rsidRPr="00501989">
              <w:rPr>
                <w:rFonts w:ascii="Times New Roman" w:hAnsi="Times New Roman" w:cs="Times New Roman"/>
                <w:sz w:val="24"/>
                <w:szCs w:val="24"/>
              </w:rPr>
              <w:t xml:space="preserve"> not previously identified in </w:t>
            </w:r>
            <w:proofErr w:type="spellStart"/>
            <w:r w:rsidRPr="00501989">
              <w:rPr>
                <w:rFonts w:ascii="Times New Roman" w:hAnsi="Times New Roman" w:cs="Times New Roman"/>
                <w:sz w:val="24"/>
                <w:szCs w:val="24"/>
              </w:rPr>
              <w:t>PubMLST</w:t>
            </w:r>
            <w:proofErr w:type="spellEnd"/>
          </w:p>
        </w:tc>
      </w:tr>
    </w:tbl>
    <w:p w14:paraId="7CCAE358" w14:textId="77777777" w:rsidR="007D27AF" w:rsidRPr="00E73462" w:rsidRDefault="007D27AF" w:rsidP="007D27AF">
      <w:pPr>
        <w:rPr>
          <w:rFonts w:ascii="Times New Roman" w:hAnsi="Times New Roman" w:cs="Times New Roman"/>
          <w:sz w:val="24"/>
          <w:szCs w:val="24"/>
        </w:rPr>
      </w:pP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7D27AF" w:rsidRPr="00E73462" w14:paraId="7A210324" w14:textId="77777777" w:rsidTr="00AB50E5">
        <w:trPr>
          <w:trHeight w:val="531"/>
        </w:trPr>
        <w:tc>
          <w:tcPr>
            <w:tcW w:w="7110" w:type="dxa"/>
            <w:gridSpan w:val="3"/>
            <w:vAlign w:val="bottom"/>
          </w:tcPr>
          <w:p w14:paraId="0E80B15D" w14:textId="77777777" w:rsidR="007D27AF" w:rsidRPr="00E73462" w:rsidRDefault="007D27AF" w:rsidP="00AB50E5">
            <w:pPr>
              <w:rPr>
                <w:rFonts w:ascii="Times New Roman" w:hAnsi="Times New Roman" w:cs="Times New Roman"/>
                <w:sz w:val="24"/>
                <w:szCs w:val="24"/>
              </w:rPr>
            </w:pPr>
            <w:r w:rsidRPr="00E73462">
              <w:rPr>
                <w:rFonts w:ascii="Times New Roman" w:eastAsia="Times New Roman" w:hAnsi="Times New Roman" w:cs="Times New Roman"/>
                <w:color w:val="000000"/>
                <w:sz w:val="24"/>
                <w:szCs w:val="24"/>
              </w:rPr>
              <w:t xml:space="preserve">Table 3. </w:t>
            </w:r>
            <w:proofErr w:type="spellStart"/>
            <w:r w:rsidRPr="00E73462">
              <w:rPr>
                <w:rFonts w:ascii="Times New Roman" w:eastAsia="Times New Roman" w:hAnsi="Times New Roman" w:cs="Times New Roman"/>
                <w:i/>
                <w:iCs/>
                <w:color w:val="000000"/>
                <w:sz w:val="24"/>
                <w:szCs w:val="24"/>
              </w:rPr>
              <w:t>blaZ</w:t>
            </w:r>
            <w:proofErr w:type="spellEnd"/>
            <w:r w:rsidRPr="00E73462">
              <w:rPr>
                <w:rFonts w:ascii="Times New Roman" w:eastAsia="Times New Roman" w:hAnsi="Times New Roman" w:cs="Times New Roman"/>
                <w:i/>
                <w:iCs/>
                <w:color w:val="000000"/>
                <w:sz w:val="24"/>
                <w:szCs w:val="24"/>
              </w:rPr>
              <w:t xml:space="preserve"> </w:t>
            </w:r>
            <w:r w:rsidRPr="00E73462">
              <w:rPr>
                <w:rFonts w:ascii="Times New Roman" w:eastAsia="Times New Roman" w:hAnsi="Times New Roman" w:cs="Times New Roman"/>
                <w:color w:val="000000"/>
                <w:sz w:val="24"/>
                <w:szCs w:val="24"/>
              </w:rPr>
              <w:t xml:space="preserve">gene carriage by strain type (as determined by </w:t>
            </w:r>
            <w:proofErr w:type="spellStart"/>
            <w:r w:rsidRPr="00E73462">
              <w:rPr>
                <w:rFonts w:ascii="Times New Roman" w:eastAsia="Times New Roman" w:hAnsi="Times New Roman" w:cs="Times New Roman"/>
                <w:color w:val="000000"/>
                <w:sz w:val="24"/>
                <w:szCs w:val="24"/>
              </w:rPr>
              <w:t>multilocus</w:t>
            </w:r>
            <w:proofErr w:type="spellEnd"/>
            <w:r w:rsidRPr="00E73462">
              <w:rPr>
                <w:rFonts w:ascii="Times New Roman" w:eastAsia="Times New Roman" w:hAnsi="Times New Roman" w:cs="Times New Roman"/>
                <w:color w:val="000000"/>
                <w:sz w:val="24"/>
                <w:szCs w:val="24"/>
              </w:rPr>
              <w:t xml:space="preserve"> sequence typing) and ST cluster for 30 </w:t>
            </w:r>
            <w:r w:rsidRPr="00E73462">
              <w:rPr>
                <w:rFonts w:ascii="Times New Roman" w:eastAsia="Times New Roman" w:hAnsi="Times New Roman" w:cs="Times New Roman"/>
                <w:i/>
                <w:iCs/>
                <w:color w:val="000000"/>
                <w:sz w:val="24"/>
                <w:szCs w:val="24"/>
              </w:rPr>
              <w:t xml:space="preserve">Staphylococcus chromogenes </w:t>
            </w:r>
            <w:r w:rsidRPr="00E73462">
              <w:rPr>
                <w:rFonts w:ascii="Times New Roman" w:eastAsia="Times New Roman" w:hAnsi="Times New Roman" w:cs="Times New Roman"/>
                <w:color w:val="000000"/>
                <w:sz w:val="24"/>
                <w:szCs w:val="24"/>
              </w:rPr>
              <w:t>isolates associated</w:t>
            </w:r>
            <w:r w:rsidRPr="00E73462">
              <w:rPr>
                <w:rFonts w:ascii="Times New Roman" w:eastAsia="Times New Roman" w:hAnsi="Times New Roman" w:cs="Times New Roman"/>
                <w:i/>
                <w:iCs/>
                <w:color w:val="000000"/>
                <w:sz w:val="24"/>
                <w:szCs w:val="24"/>
              </w:rPr>
              <w:t xml:space="preserve"> </w:t>
            </w:r>
            <w:r w:rsidRPr="00E73462">
              <w:rPr>
                <w:rFonts w:ascii="Times New Roman" w:eastAsia="Times New Roman" w:hAnsi="Times New Roman" w:cs="Times New Roman"/>
                <w:color w:val="000000"/>
                <w:sz w:val="24"/>
                <w:szCs w:val="24"/>
              </w:rPr>
              <w:t>with persistent bovine intramammary infections.</w:t>
            </w:r>
          </w:p>
        </w:tc>
      </w:tr>
      <w:tr w:rsidR="007D27AF" w:rsidRPr="00E73462" w14:paraId="6AA43F2A" w14:textId="77777777" w:rsidTr="00AB50E5">
        <w:trPr>
          <w:trHeight w:val="648"/>
        </w:trPr>
        <w:tc>
          <w:tcPr>
            <w:tcW w:w="1627" w:type="dxa"/>
            <w:vAlign w:val="bottom"/>
          </w:tcPr>
          <w:p w14:paraId="5F826B6C" w14:textId="77777777" w:rsidR="007D27AF" w:rsidRPr="00E73462" w:rsidRDefault="007D27AF" w:rsidP="00AB50E5">
            <w:pPr>
              <w:jc w:val="center"/>
              <w:rPr>
                <w:rFonts w:ascii="Times New Roman" w:hAnsi="Times New Roman" w:cs="Times New Roman"/>
                <w:sz w:val="24"/>
                <w:szCs w:val="24"/>
              </w:rPr>
            </w:pPr>
            <w:r w:rsidRPr="00E73462">
              <w:rPr>
                <w:rFonts w:ascii="Times New Roman" w:hAnsi="Times New Roman" w:cs="Times New Roman"/>
                <w:sz w:val="24"/>
                <w:szCs w:val="24"/>
              </w:rPr>
              <w:t>Strain type</w:t>
            </w:r>
          </w:p>
        </w:tc>
        <w:tc>
          <w:tcPr>
            <w:tcW w:w="1627" w:type="dxa"/>
            <w:vAlign w:val="bottom"/>
          </w:tcPr>
          <w:p w14:paraId="295FE514" w14:textId="77777777" w:rsidR="007D27AF" w:rsidRPr="00E73462" w:rsidRDefault="007D27AF" w:rsidP="00AB50E5">
            <w:pPr>
              <w:jc w:val="center"/>
              <w:rPr>
                <w:rFonts w:ascii="Times New Roman" w:hAnsi="Times New Roman" w:cs="Times New Roman"/>
                <w:sz w:val="24"/>
                <w:szCs w:val="24"/>
              </w:rPr>
            </w:pPr>
            <w:r w:rsidRPr="00E73462">
              <w:rPr>
                <w:rFonts w:ascii="Times New Roman" w:hAnsi="Times New Roman" w:cs="Times New Roman"/>
                <w:sz w:val="24"/>
                <w:szCs w:val="24"/>
              </w:rPr>
              <w:t>ST cluster</w:t>
            </w:r>
          </w:p>
        </w:tc>
        <w:tc>
          <w:tcPr>
            <w:tcW w:w="3856" w:type="dxa"/>
            <w:vAlign w:val="bottom"/>
          </w:tcPr>
          <w:p w14:paraId="5EE3F7BF" w14:textId="77777777" w:rsidR="007D27AF" w:rsidRPr="00E73462" w:rsidRDefault="007D27AF" w:rsidP="00AB50E5">
            <w:pPr>
              <w:jc w:val="center"/>
              <w:rPr>
                <w:rFonts w:ascii="Times New Roman" w:hAnsi="Times New Roman" w:cs="Times New Roman"/>
                <w:sz w:val="24"/>
                <w:szCs w:val="24"/>
              </w:rPr>
            </w:pPr>
            <w:r w:rsidRPr="00E73462">
              <w:rPr>
                <w:rFonts w:ascii="Times New Roman" w:hAnsi="Times New Roman" w:cs="Times New Roman"/>
                <w:sz w:val="24"/>
                <w:szCs w:val="24"/>
              </w:rPr>
              <w:t xml:space="preserve">Prop. isolates + for </w:t>
            </w:r>
            <w:proofErr w:type="spellStart"/>
            <w:r w:rsidRPr="00E73462">
              <w:rPr>
                <w:rFonts w:ascii="Times New Roman" w:hAnsi="Times New Roman" w:cs="Times New Roman"/>
                <w:i/>
                <w:iCs/>
                <w:sz w:val="24"/>
                <w:szCs w:val="24"/>
              </w:rPr>
              <w:t>blaZ</w:t>
            </w:r>
            <w:proofErr w:type="spellEnd"/>
            <w:r w:rsidRPr="00E73462">
              <w:rPr>
                <w:rFonts w:ascii="Times New Roman" w:hAnsi="Times New Roman" w:cs="Times New Roman"/>
                <w:i/>
                <w:iCs/>
                <w:sz w:val="24"/>
                <w:szCs w:val="24"/>
              </w:rPr>
              <w:t xml:space="preserve"> </w:t>
            </w:r>
            <w:r w:rsidRPr="00E73462">
              <w:rPr>
                <w:rFonts w:ascii="Times New Roman" w:hAnsi="Times New Roman" w:cs="Times New Roman"/>
                <w:sz w:val="24"/>
                <w:szCs w:val="24"/>
              </w:rPr>
              <w:t>(%)</w:t>
            </w:r>
          </w:p>
        </w:tc>
      </w:tr>
      <w:tr w:rsidR="007D27AF" w:rsidRPr="00E73462" w14:paraId="1D611BED" w14:textId="77777777" w:rsidTr="00AB50E5">
        <w:trPr>
          <w:trHeight w:val="360"/>
        </w:trPr>
        <w:tc>
          <w:tcPr>
            <w:tcW w:w="1627" w:type="dxa"/>
            <w:vAlign w:val="bottom"/>
            <w:hideMark/>
          </w:tcPr>
          <w:p w14:paraId="3A1813DC"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1627" w:type="dxa"/>
            <w:vAlign w:val="bottom"/>
            <w:hideMark/>
          </w:tcPr>
          <w:p w14:paraId="48BEC473"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3856" w:type="dxa"/>
            <w:vAlign w:val="bottom"/>
            <w:hideMark/>
          </w:tcPr>
          <w:p w14:paraId="59834E56"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4/9 (44%)</w:t>
            </w:r>
          </w:p>
        </w:tc>
      </w:tr>
      <w:tr w:rsidR="007D27AF" w:rsidRPr="00E73462" w14:paraId="1E859B63" w14:textId="77777777" w:rsidTr="00AB50E5">
        <w:trPr>
          <w:trHeight w:val="360"/>
        </w:trPr>
        <w:tc>
          <w:tcPr>
            <w:tcW w:w="1627" w:type="dxa"/>
            <w:vAlign w:val="bottom"/>
            <w:hideMark/>
          </w:tcPr>
          <w:p w14:paraId="31790F0B"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176</w:t>
            </w:r>
          </w:p>
        </w:tc>
        <w:tc>
          <w:tcPr>
            <w:tcW w:w="1627" w:type="dxa"/>
            <w:vAlign w:val="bottom"/>
            <w:hideMark/>
          </w:tcPr>
          <w:p w14:paraId="0C42D877"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7B76FAEF"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0/9 (0%)</w:t>
            </w:r>
          </w:p>
        </w:tc>
      </w:tr>
      <w:tr w:rsidR="007D27AF" w:rsidRPr="00E73462" w14:paraId="3B9CB8FA" w14:textId="77777777" w:rsidTr="00AB50E5">
        <w:trPr>
          <w:trHeight w:val="360"/>
        </w:trPr>
        <w:tc>
          <w:tcPr>
            <w:tcW w:w="1627" w:type="dxa"/>
            <w:vAlign w:val="bottom"/>
            <w:hideMark/>
          </w:tcPr>
          <w:p w14:paraId="06A6E27C"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c>
          <w:tcPr>
            <w:tcW w:w="1627" w:type="dxa"/>
            <w:vAlign w:val="bottom"/>
            <w:hideMark/>
          </w:tcPr>
          <w:p w14:paraId="4B4B6765"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c>
          <w:tcPr>
            <w:tcW w:w="3856" w:type="dxa"/>
            <w:vAlign w:val="bottom"/>
            <w:hideMark/>
          </w:tcPr>
          <w:p w14:paraId="26CA57F2"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3/3 (100%)</w:t>
            </w:r>
          </w:p>
        </w:tc>
      </w:tr>
      <w:tr w:rsidR="007D27AF" w:rsidRPr="00E73462" w14:paraId="7E1F515E" w14:textId="77777777" w:rsidTr="00AB50E5">
        <w:trPr>
          <w:trHeight w:val="360"/>
        </w:trPr>
        <w:tc>
          <w:tcPr>
            <w:tcW w:w="1627" w:type="dxa"/>
            <w:vAlign w:val="bottom"/>
            <w:hideMark/>
          </w:tcPr>
          <w:p w14:paraId="06713567"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25</w:t>
            </w:r>
          </w:p>
        </w:tc>
        <w:tc>
          <w:tcPr>
            <w:tcW w:w="1627" w:type="dxa"/>
            <w:vAlign w:val="bottom"/>
            <w:hideMark/>
          </w:tcPr>
          <w:p w14:paraId="401A5715"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25</w:t>
            </w:r>
          </w:p>
        </w:tc>
        <w:tc>
          <w:tcPr>
            <w:tcW w:w="3856" w:type="dxa"/>
            <w:vAlign w:val="bottom"/>
            <w:hideMark/>
          </w:tcPr>
          <w:p w14:paraId="4D8B8FFA"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0/2 (0%)</w:t>
            </w:r>
          </w:p>
        </w:tc>
      </w:tr>
      <w:tr w:rsidR="007D27AF" w:rsidRPr="00E73462" w14:paraId="78F3E916" w14:textId="77777777" w:rsidTr="00AB50E5">
        <w:trPr>
          <w:trHeight w:val="360"/>
        </w:trPr>
        <w:tc>
          <w:tcPr>
            <w:tcW w:w="1627" w:type="dxa"/>
            <w:vAlign w:val="bottom"/>
            <w:hideMark/>
          </w:tcPr>
          <w:p w14:paraId="12818467"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48</w:t>
            </w:r>
          </w:p>
        </w:tc>
        <w:tc>
          <w:tcPr>
            <w:tcW w:w="1627" w:type="dxa"/>
            <w:vAlign w:val="bottom"/>
            <w:hideMark/>
          </w:tcPr>
          <w:p w14:paraId="0DC123A3"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48</w:t>
            </w:r>
          </w:p>
        </w:tc>
        <w:tc>
          <w:tcPr>
            <w:tcW w:w="3856" w:type="dxa"/>
            <w:vAlign w:val="bottom"/>
            <w:hideMark/>
          </w:tcPr>
          <w:p w14:paraId="4580CAE1"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2/2 (100%)</w:t>
            </w:r>
          </w:p>
        </w:tc>
      </w:tr>
      <w:tr w:rsidR="007D27AF" w:rsidRPr="00E73462" w14:paraId="5F95C2A5" w14:textId="77777777" w:rsidTr="00AB50E5">
        <w:trPr>
          <w:trHeight w:val="360"/>
        </w:trPr>
        <w:tc>
          <w:tcPr>
            <w:tcW w:w="1627" w:type="dxa"/>
            <w:vAlign w:val="bottom"/>
            <w:hideMark/>
          </w:tcPr>
          <w:p w14:paraId="4041D88B"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51</w:t>
            </w:r>
          </w:p>
        </w:tc>
        <w:tc>
          <w:tcPr>
            <w:tcW w:w="1627" w:type="dxa"/>
            <w:vAlign w:val="bottom"/>
            <w:hideMark/>
          </w:tcPr>
          <w:p w14:paraId="391D2789"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2E8280D9"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1/1 (100%)</w:t>
            </w:r>
          </w:p>
        </w:tc>
      </w:tr>
      <w:tr w:rsidR="007D27AF" w:rsidRPr="00E73462" w14:paraId="12CBA945" w14:textId="77777777" w:rsidTr="00AB50E5">
        <w:trPr>
          <w:trHeight w:val="360"/>
        </w:trPr>
        <w:tc>
          <w:tcPr>
            <w:tcW w:w="1627" w:type="dxa"/>
            <w:vAlign w:val="bottom"/>
            <w:hideMark/>
          </w:tcPr>
          <w:p w14:paraId="0F592E87"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136</w:t>
            </w:r>
          </w:p>
        </w:tc>
        <w:tc>
          <w:tcPr>
            <w:tcW w:w="1627" w:type="dxa"/>
            <w:vAlign w:val="bottom"/>
            <w:hideMark/>
          </w:tcPr>
          <w:p w14:paraId="6B5AAACF"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1057C921"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3282E4F3" w14:textId="77777777" w:rsidTr="00AB50E5">
        <w:trPr>
          <w:trHeight w:val="360"/>
        </w:trPr>
        <w:tc>
          <w:tcPr>
            <w:tcW w:w="1627" w:type="dxa"/>
            <w:vAlign w:val="bottom"/>
            <w:hideMark/>
          </w:tcPr>
          <w:p w14:paraId="2A296AF9"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174</w:t>
            </w:r>
          </w:p>
        </w:tc>
        <w:tc>
          <w:tcPr>
            <w:tcW w:w="1627" w:type="dxa"/>
            <w:vAlign w:val="bottom"/>
            <w:hideMark/>
          </w:tcPr>
          <w:p w14:paraId="11F9A10F"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30A484AE"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3E860480" w14:textId="77777777" w:rsidTr="00AB50E5">
        <w:trPr>
          <w:trHeight w:val="360"/>
        </w:trPr>
        <w:tc>
          <w:tcPr>
            <w:tcW w:w="1627" w:type="dxa"/>
            <w:vAlign w:val="bottom"/>
            <w:hideMark/>
          </w:tcPr>
          <w:p w14:paraId="6295FAAB"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175</w:t>
            </w:r>
          </w:p>
        </w:tc>
        <w:tc>
          <w:tcPr>
            <w:tcW w:w="1627" w:type="dxa"/>
            <w:vAlign w:val="bottom"/>
            <w:hideMark/>
          </w:tcPr>
          <w:p w14:paraId="2EBE5B66"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57C51366"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63A0F316" w14:textId="77777777" w:rsidTr="00AB50E5">
        <w:trPr>
          <w:trHeight w:val="360"/>
        </w:trPr>
        <w:tc>
          <w:tcPr>
            <w:tcW w:w="1627" w:type="dxa"/>
            <w:vAlign w:val="bottom"/>
            <w:hideMark/>
          </w:tcPr>
          <w:p w14:paraId="3667712D"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177</w:t>
            </w:r>
          </w:p>
        </w:tc>
        <w:tc>
          <w:tcPr>
            <w:tcW w:w="1627" w:type="dxa"/>
            <w:vAlign w:val="bottom"/>
            <w:hideMark/>
          </w:tcPr>
          <w:p w14:paraId="396D9A8C"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3CCEC679" w14:textId="77777777" w:rsidR="007D27AF" w:rsidRPr="00E73462" w:rsidRDefault="007D27AF" w:rsidP="00AB50E5">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bl>
    <w:p w14:paraId="2A2C9400" w14:textId="77777777" w:rsidR="007D27AF" w:rsidRPr="00E73462" w:rsidRDefault="007D27AF" w:rsidP="007D27AF">
      <w:pPr>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3"/>
        <w:gridCol w:w="4227"/>
        <w:gridCol w:w="940"/>
        <w:gridCol w:w="1151"/>
        <w:gridCol w:w="1149"/>
      </w:tblGrid>
      <w:tr w:rsidR="007D27AF" w:rsidRPr="00053439" w14:paraId="4988B052" w14:textId="77777777" w:rsidTr="00AB50E5">
        <w:trPr>
          <w:trHeight w:val="1503"/>
        </w:trPr>
        <w:tc>
          <w:tcPr>
            <w:tcW w:w="5000" w:type="pct"/>
            <w:gridSpan w:val="5"/>
            <w:noWrap/>
            <w:vAlign w:val="bottom"/>
          </w:tcPr>
          <w:p w14:paraId="0B369F44" w14:textId="67D485D8"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xml:space="preserve">Table 4. Presence of potential virulence factors and related genes for 30 </w:t>
            </w:r>
            <w:r w:rsidRPr="00053439">
              <w:rPr>
                <w:rFonts w:ascii="Times New Roman" w:hAnsi="Times New Roman" w:cs="Times New Roman"/>
                <w:i/>
                <w:iCs/>
                <w:sz w:val="20"/>
                <w:szCs w:val="20"/>
              </w:rPr>
              <w:t>Staphylococcus chromogenes</w:t>
            </w:r>
            <w:r w:rsidRPr="00053439">
              <w:rPr>
                <w:rFonts w:ascii="Times New Roman" w:hAnsi="Times New Roman" w:cs="Times New Roman"/>
                <w:sz w:val="20"/>
                <w:szCs w:val="20"/>
              </w:rPr>
              <w:t xml:space="preserve"> isolates from subclinical bovine intramammary infections</w:t>
            </w:r>
            <w:r w:rsidR="00E91CB8">
              <w:rPr>
                <w:rFonts w:ascii="Times New Roman" w:hAnsi="Times New Roman" w:cs="Times New Roman"/>
                <w:sz w:val="20"/>
                <w:szCs w:val="20"/>
              </w:rPr>
              <w:t xml:space="preserve"> (IMI)</w:t>
            </w:r>
            <w:r w:rsidRPr="00053439">
              <w:rPr>
                <w:rFonts w:ascii="Times New Roman" w:hAnsi="Times New Roman" w:cs="Times New Roman"/>
                <w:sz w:val="20"/>
                <w:szCs w:val="20"/>
              </w:rPr>
              <w:t xml:space="preserve">, stratified by SCC category. </w:t>
            </w:r>
            <w:r w:rsidRPr="00053439">
              <w:rPr>
                <w:rFonts w:ascii="Times New Roman" w:eastAsia="Times New Roman" w:hAnsi="Times New Roman" w:cs="Times New Roman"/>
                <w:color w:val="000000"/>
                <w:sz w:val="20"/>
                <w:szCs w:val="20"/>
              </w:rPr>
              <w:t>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p>
        </w:tc>
      </w:tr>
      <w:tr w:rsidR="007D27AF" w:rsidRPr="00053439" w14:paraId="1BA4652E" w14:textId="77777777" w:rsidTr="00AB50E5">
        <w:trPr>
          <w:trHeight w:val="468"/>
        </w:trPr>
        <w:tc>
          <w:tcPr>
            <w:tcW w:w="1011" w:type="pct"/>
            <w:noWrap/>
            <w:vAlign w:val="bottom"/>
          </w:tcPr>
          <w:p w14:paraId="1BE1119C"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sz w:val="20"/>
                <w:szCs w:val="20"/>
              </w:rPr>
              <w:t>Type of virulence</w:t>
            </w:r>
          </w:p>
        </w:tc>
        <w:tc>
          <w:tcPr>
            <w:tcW w:w="2258" w:type="pct"/>
            <w:noWrap/>
            <w:vAlign w:val="bottom"/>
          </w:tcPr>
          <w:p w14:paraId="246D3CA7" w14:textId="77777777" w:rsidR="007D27AF" w:rsidRPr="00053439" w:rsidRDefault="007D27AF" w:rsidP="00AB50E5">
            <w:pPr>
              <w:jc w:val="center"/>
              <w:rPr>
                <w:rFonts w:ascii="Times New Roman" w:hAnsi="Times New Roman" w:cs="Times New Roman"/>
                <w:sz w:val="20"/>
                <w:szCs w:val="20"/>
              </w:rPr>
            </w:pPr>
          </w:p>
        </w:tc>
        <w:tc>
          <w:tcPr>
            <w:tcW w:w="502" w:type="pct"/>
            <w:noWrap/>
            <w:vAlign w:val="bottom"/>
          </w:tcPr>
          <w:p w14:paraId="0DBCA83D" w14:textId="77777777" w:rsidR="007D27AF" w:rsidRPr="00053439" w:rsidRDefault="007D27AF" w:rsidP="00AB50E5">
            <w:pPr>
              <w:jc w:val="center"/>
              <w:rPr>
                <w:rFonts w:ascii="Times New Roman" w:hAnsi="Times New Roman" w:cs="Times New Roman"/>
                <w:sz w:val="20"/>
                <w:szCs w:val="20"/>
              </w:rPr>
            </w:pPr>
          </w:p>
        </w:tc>
        <w:tc>
          <w:tcPr>
            <w:tcW w:w="1229" w:type="pct"/>
            <w:gridSpan w:val="2"/>
            <w:noWrap/>
            <w:vAlign w:val="bottom"/>
          </w:tcPr>
          <w:p w14:paraId="198EF04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sz w:val="20"/>
                <w:szCs w:val="20"/>
              </w:rPr>
              <w:t>SCC category</w:t>
            </w:r>
          </w:p>
        </w:tc>
      </w:tr>
      <w:tr w:rsidR="007D27AF" w:rsidRPr="00053439" w14:paraId="3786A0CF" w14:textId="77777777" w:rsidTr="00AB50E5">
        <w:trPr>
          <w:trHeight w:val="290"/>
        </w:trPr>
        <w:tc>
          <w:tcPr>
            <w:tcW w:w="1011" w:type="pct"/>
            <w:noWrap/>
            <w:vAlign w:val="bottom"/>
          </w:tcPr>
          <w:p w14:paraId="0CCA4E96" w14:textId="77777777" w:rsidR="007D27AF" w:rsidRPr="00053439" w:rsidRDefault="007D27AF" w:rsidP="00AB50E5">
            <w:pPr>
              <w:jc w:val="right"/>
              <w:rPr>
                <w:rFonts w:ascii="Times New Roman" w:hAnsi="Times New Roman" w:cs="Times New Roman"/>
                <w:i/>
                <w:iCs/>
                <w:sz w:val="20"/>
                <w:szCs w:val="20"/>
              </w:rPr>
            </w:pPr>
            <w:r w:rsidRPr="00053439">
              <w:rPr>
                <w:rFonts w:ascii="Times New Roman" w:hAnsi="Times New Roman" w:cs="Times New Roman"/>
                <w:i/>
                <w:iCs/>
                <w:sz w:val="20"/>
                <w:szCs w:val="20"/>
              </w:rPr>
              <w:t>Adherence</w:t>
            </w:r>
          </w:p>
        </w:tc>
        <w:tc>
          <w:tcPr>
            <w:tcW w:w="2258" w:type="pct"/>
            <w:noWrap/>
            <w:vAlign w:val="bottom"/>
          </w:tcPr>
          <w:p w14:paraId="48357ECC"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sz w:val="20"/>
                <w:szCs w:val="20"/>
              </w:rPr>
              <w:t>Virulence factor</w:t>
            </w:r>
          </w:p>
        </w:tc>
        <w:tc>
          <w:tcPr>
            <w:tcW w:w="502" w:type="pct"/>
            <w:noWrap/>
            <w:vAlign w:val="bottom"/>
          </w:tcPr>
          <w:p w14:paraId="474E3BB0"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sz w:val="20"/>
                <w:szCs w:val="20"/>
              </w:rPr>
              <w:t>Related genes</w:t>
            </w:r>
          </w:p>
        </w:tc>
        <w:tc>
          <w:tcPr>
            <w:tcW w:w="615" w:type="pct"/>
            <w:noWrap/>
            <w:vAlign w:val="bottom"/>
          </w:tcPr>
          <w:p w14:paraId="1F54B824"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sz w:val="20"/>
                <w:szCs w:val="20"/>
              </w:rPr>
              <w:t>LOW</w:t>
            </w:r>
          </w:p>
          <w:p w14:paraId="1028F175"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sz w:val="20"/>
                <w:szCs w:val="20"/>
              </w:rPr>
              <w:t>n (%)</w:t>
            </w:r>
          </w:p>
        </w:tc>
        <w:tc>
          <w:tcPr>
            <w:tcW w:w="614" w:type="pct"/>
            <w:noWrap/>
            <w:vAlign w:val="bottom"/>
          </w:tcPr>
          <w:p w14:paraId="0DC3C7B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sz w:val="20"/>
                <w:szCs w:val="20"/>
              </w:rPr>
              <w:t>HIGH</w:t>
            </w:r>
          </w:p>
          <w:p w14:paraId="2AD1390E"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sz w:val="20"/>
                <w:szCs w:val="20"/>
              </w:rPr>
              <w:t>n (%)</w:t>
            </w:r>
          </w:p>
        </w:tc>
      </w:tr>
      <w:tr w:rsidR="007D27AF" w:rsidRPr="00053439" w14:paraId="6DD7AFB7" w14:textId="77777777" w:rsidTr="00AB50E5">
        <w:trPr>
          <w:trHeight w:val="290"/>
        </w:trPr>
        <w:tc>
          <w:tcPr>
            <w:tcW w:w="1011" w:type="pct"/>
            <w:noWrap/>
            <w:vAlign w:val="bottom"/>
            <w:hideMark/>
          </w:tcPr>
          <w:p w14:paraId="42D3ED0E" w14:textId="77777777" w:rsidR="007D27AF" w:rsidRPr="00053439" w:rsidRDefault="007D27AF" w:rsidP="00AB50E5">
            <w:pPr>
              <w:rPr>
                <w:rFonts w:ascii="Times New Roman" w:hAnsi="Times New Roman" w:cs="Times New Roman"/>
                <w:sz w:val="20"/>
                <w:szCs w:val="20"/>
              </w:rPr>
            </w:pPr>
          </w:p>
        </w:tc>
        <w:tc>
          <w:tcPr>
            <w:tcW w:w="2258" w:type="pct"/>
            <w:noWrap/>
            <w:hideMark/>
          </w:tcPr>
          <w:p w14:paraId="573A135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Autolysin</w:t>
            </w:r>
          </w:p>
        </w:tc>
        <w:tc>
          <w:tcPr>
            <w:tcW w:w="502" w:type="pct"/>
            <w:noWrap/>
            <w:hideMark/>
          </w:tcPr>
          <w:p w14:paraId="6A04E7F7"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atl</w:t>
            </w:r>
            <w:proofErr w:type="spellEnd"/>
          </w:p>
        </w:tc>
        <w:tc>
          <w:tcPr>
            <w:tcW w:w="615" w:type="pct"/>
            <w:tcBorders>
              <w:top w:val="nil"/>
              <w:left w:val="nil"/>
              <w:bottom w:val="nil"/>
              <w:right w:val="nil"/>
            </w:tcBorders>
            <w:shd w:val="clear" w:color="auto" w:fill="auto"/>
            <w:noWrap/>
            <w:vAlign w:val="bottom"/>
          </w:tcPr>
          <w:p w14:paraId="5943D62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A7AA34E"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DB0354E" w14:textId="77777777" w:rsidTr="00AB50E5">
        <w:trPr>
          <w:trHeight w:val="290"/>
        </w:trPr>
        <w:tc>
          <w:tcPr>
            <w:tcW w:w="1011" w:type="pct"/>
            <w:noWrap/>
            <w:vAlign w:val="bottom"/>
            <w:hideMark/>
          </w:tcPr>
          <w:p w14:paraId="067CEB28"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015611C3"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xml:space="preserve">Biofilm-associated surface protein  </w:t>
            </w:r>
          </w:p>
        </w:tc>
        <w:tc>
          <w:tcPr>
            <w:tcW w:w="502" w:type="pct"/>
            <w:noWrap/>
            <w:hideMark/>
          </w:tcPr>
          <w:p w14:paraId="5DF40A1B"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bap</w:t>
            </w:r>
          </w:p>
        </w:tc>
        <w:tc>
          <w:tcPr>
            <w:tcW w:w="615" w:type="pct"/>
            <w:tcBorders>
              <w:top w:val="nil"/>
              <w:left w:val="nil"/>
              <w:bottom w:val="nil"/>
              <w:right w:val="nil"/>
            </w:tcBorders>
            <w:shd w:val="clear" w:color="auto" w:fill="auto"/>
            <w:noWrap/>
            <w:vAlign w:val="bottom"/>
          </w:tcPr>
          <w:p w14:paraId="76348459"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14 (93.3)</w:t>
            </w:r>
          </w:p>
        </w:tc>
        <w:tc>
          <w:tcPr>
            <w:tcW w:w="614" w:type="pct"/>
            <w:tcBorders>
              <w:top w:val="nil"/>
              <w:left w:val="nil"/>
              <w:bottom w:val="nil"/>
              <w:right w:val="nil"/>
            </w:tcBorders>
            <w:shd w:val="clear" w:color="auto" w:fill="auto"/>
            <w:noWrap/>
            <w:vAlign w:val="bottom"/>
          </w:tcPr>
          <w:p w14:paraId="57C64E2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0EFB6CD9" w14:textId="77777777" w:rsidTr="00AB50E5">
        <w:trPr>
          <w:trHeight w:val="290"/>
        </w:trPr>
        <w:tc>
          <w:tcPr>
            <w:tcW w:w="1011" w:type="pct"/>
            <w:noWrap/>
            <w:vAlign w:val="bottom"/>
            <w:hideMark/>
          </w:tcPr>
          <w:p w14:paraId="1BF9F211"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EC82C0C"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Fibronectin binding proteins</w:t>
            </w:r>
          </w:p>
        </w:tc>
        <w:tc>
          <w:tcPr>
            <w:tcW w:w="502" w:type="pct"/>
            <w:noWrap/>
            <w:hideMark/>
          </w:tcPr>
          <w:p w14:paraId="404EB934"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fnbA</w:t>
            </w:r>
            <w:proofErr w:type="spellEnd"/>
          </w:p>
        </w:tc>
        <w:tc>
          <w:tcPr>
            <w:tcW w:w="615" w:type="pct"/>
            <w:tcBorders>
              <w:top w:val="nil"/>
              <w:left w:val="nil"/>
              <w:bottom w:val="nil"/>
              <w:right w:val="nil"/>
            </w:tcBorders>
            <w:shd w:val="clear" w:color="auto" w:fill="auto"/>
            <w:noWrap/>
            <w:vAlign w:val="bottom"/>
          </w:tcPr>
          <w:p w14:paraId="2723C87F"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CF8A5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3ED90588" w14:textId="77777777" w:rsidTr="00AB50E5">
        <w:trPr>
          <w:trHeight w:val="290"/>
        </w:trPr>
        <w:tc>
          <w:tcPr>
            <w:tcW w:w="1011" w:type="pct"/>
            <w:noWrap/>
            <w:vAlign w:val="bottom"/>
            <w:hideMark/>
          </w:tcPr>
          <w:p w14:paraId="5E8B859D"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991CE80"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Fibronectin binding proteins</w:t>
            </w:r>
          </w:p>
        </w:tc>
        <w:tc>
          <w:tcPr>
            <w:tcW w:w="502" w:type="pct"/>
            <w:noWrap/>
            <w:hideMark/>
          </w:tcPr>
          <w:p w14:paraId="59ABBEA5"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fnbB</w:t>
            </w:r>
            <w:proofErr w:type="spellEnd"/>
          </w:p>
        </w:tc>
        <w:tc>
          <w:tcPr>
            <w:tcW w:w="615" w:type="pct"/>
            <w:tcBorders>
              <w:top w:val="nil"/>
              <w:left w:val="nil"/>
              <w:bottom w:val="nil"/>
              <w:right w:val="nil"/>
            </w:tcBorders>
            <w:shd w:val="clear" w:color="auto" w:fill="auto"/>
            <w:noWrap/>
            <w:vAlign w:val="bottom"/>
          </w:tcPr>
          <w:p w14:paraId="2CBD97FC"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07C627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66FC6783" w14:textId="77777777" w:rsidTr="00AB50E5">
        <w:trPr>
          <w:trHeight w:val="290"/>
        </w:trPr>
        <w:tc>
          <w:tcPr>
            <w:tcW w:w="1011" w:type="pct"/>
            <w:noWrap/>
            <w:vAlign w:val="bottom"/>
            <w:hideMark/>
          </w:tcPr>
          <w:p w14:paraId="26B5F7A5"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DEA2D9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0BE3B99F"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sdrC</w:t>
            </w:r>
            <w:proofErr w:type="spellEnd"/>
          </w:p>
        </w:tc>
        <w:tc>
          <w:tcPr>
            <w:tcW w:w="615" w:type="pct"/>
            <w:tcBorders>
              <w:top w:val="nil"/>
              <w:left w:val="nil"/>
              <w:bottom w:val="nil"/>
              <w:right w:val="nil"/>
            </w:tcBorders>
            <w:shd w:val="clear" w:color="auto" w:fill="auto"/>
            <w:noWrap/>
            <w:vAlign w:val="bottom"/>
          </w:tcPr>
          <w:p w14:paraId="3A54D258"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63163BAE"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0A08CD5F" w14:textId="77777777" w:rsidTr="00AB50E5">
        <w:trPr>
          <w:trHeight w:val="290"/>
        </w:trPr>
        <w:tc>
          <w:tcPr>
            <w:tcW w:w="1011" w:type="pct"/>
            <w:noWrap/>
            <w:vAlign w:val="bottom"/>
            <w:hideMark/>
          </w:tcPr>
          <w:p w14:paraId="7C1BFC9B"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8B6B55A" w14:textId="77777777" w:rsidR="007D27AF" w:rsidRPr="00053439" w:rsidRDefault="007D27AF" w:rsidP="00AB50E5">
            <w:pPr>
              <w:rPr>
                <w:rFonts w:ascii="Times New Roman" w:hAnsi="Times New Roman" w:cs="Times New Roman"/>
                <w:b/>
                <w:bCs/>
                <w:sz w:val="20"/>
                <w:szCs w:val="20"/>
              </w:rPr>
            </w:pPr>
            <w:r w:rsidRPr="00053439">
              <w:rPr>
                <w:rFonts w:ascii="Times New Roman" w:hAnsi="Times New Roman" w:cs="Times New Roman"/>
                <w:b/>
                <w:bCs/>
                <w:sz w:val="20"/>
                <w:szCs w:val="20"/>
              </w:rPr>
              <w:t>Ser-Asp-rich fibrinogen binding proteins*</w:t>
            </w:r>
          </w:p>
        </w:tc>
        <w:tc>
          <w:tcPr>
            <w:tcW w:w="502" w:type="pct"/>
            <w:noWrap/>
            <w:hideMark/>
          </w:tcPr>
          <w:p w14:paraId="74581F06"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sdrD</w:t>
            </w:r>
            <w:proofErr w:type="spellEnd"/>
          </w:p>
        </w:tc>
        <w:tc>
          <w:tcPr>
            <w:tcW w:w="615" w:type="pct"/>
            <w:tcBorders>
              <w:top w:val="nil"/>
              <w:left w:val="nil"/>
              <w:bottom w:val="nil"/>
              <w:right w:val="nil"/>
            </w:tcBorders>
            <w:shd w:val="clear" w:color="auto" w:fill="auto"/>
            <w:noWrap/>
            <w:vAlign w:val="bottom"/>
          </w:tcPr>
          <w:p w14:paraId="73AB278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081789A9"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r>
      <w:tr w:rsidR="007D27AF" w:rsidRPr="00053439" w14:paraId="08CE241E" w14:textId="77777777" w:rsidTr="00AB50E5">
        <w:trPr>
          <w:trHeight w:val="290"/>
        </w:trPr>
        <w:tc>
          <w:tcPr>
            <w:tcW w:w="1011" w:type="pct"/>
            <w:noWrap/>
            <w:vAlign w:val="bottom"/>
            <w:hideMark/>
          </w:tcPr>
          <w:p w14:paraId="0EBB791A"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92187C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2662B303"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sdrE</w:t>
            </w:r>
            <w:proofErr w:type="spellEnd"/>
          </w:p>
        </w:tc>
        <w:tc>
          <w:tcPr>
            <w:tcW w:w="615" w:type="pct"/>
            <w:tcBorders>
              <w:top w:val="nil"/>
              <w:left w:val="nil"/>
              <w:bottom w:val="nil"/>
              <w:right w:val="nil"/>
            </w:tcBorders>
            <w:shd w:val="clear" w:color="auto" w:fill="auto"/>
            <w:noWrap/>
            <w:vAlign w:val="bottom"/>
          </w:tcPr>
          <w:p w14:paraId="337A4C2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5C7B094"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5577AEED" w14:textId="77777777" w:rsidTr="00AB50E5">
        <w:trPr>
          <w:trHeight w:val="300"/>
        </w:trPr>
        <w:tc>
          <w:tcPr>
            <w:tcW w:w="1011" w:type="pct"/>
            <w:noWrap/>
            <w:vAlign w:val="bottom"/>
            <w:hideMark/>
          </w:tcPr>
          <w:p w14:paraId="674C3A3C"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262F77F"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59BDABF6"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sdrG</w:t>
            </w:r>
            <w:proofErr w:type="spellEnd"/>
          </w:p>
        </w:tc>
        <w:tc>
          <w:tcPr>
            <w:tcW w:w="615" w:type="pct"/>
            <w:tcBorders>
              <w:top w:val="nil"/>
              <w:left w:val="nil"/>
              <w:bottom w:val="nil"/>
              <w:right w:val="nil"/>
            </w:tcBorders>
            <w:shd w:val="clear" w:color="auto" w:fill="auto"/>
            <w:noWrap/>
            <w:vAlign w:val="bottom"/>
          </w:tcPr>
          <w:p w14:paraId="5C7ADAB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024F92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0BE7BC6D" w14:textId="77777777" w:rsidTr="00AB50E5">
        <w:trPr>
          <w:trHeight w:val="290"/>
        </w:trPr>
        <w:tc>
          <w:tcPr>
            <w:tcW w:w="1011" w:type="pct"/>
            <w:noWrap/>
            <w:vAlign w:val="bottom"/>
          </w:tcPr>
          <w:p w14:paraId="6B7E9EE0" w14:textId="77777777" w:rsidR="007D27AF" w:rsidRPr="00053439" w:rsidRDefault="007D27AF" w:rsidP="00AB50E5">
            <w:pPr>
              <w:jc w:val="right"/>
              <w:rPr>
                <w:rFonts w:ascii="Times New Roman" w:hAnsi="Times New Roman" w:cs="Times New Roman"/>
                <w:i/>
                <w:iCs/>
                <w:sz w:val="20"/>
                <w:szCs w:val="20"/>
              </w:rPr>
            </w:pPr>
            <w:r w:rsidRPr="00053439">
              <w:rPr>
                <w:rFonts w:ascii="Times New Roman" w:hAnsi="Times New Roman" w:cs="Times New Roman"/>
                <w:i/>
                <w:iCs/>
                <w:sz w:val="20"/>
                <w:szCs w:val="20"/>
              </w:rPr>
              <w:t>Host immune evasion</w:t>
            </w:r>
          </w:p>
        </w:tc>
        <w:tc>
          <w:tcPr>
            <w:tcW w:w="2258" w:type="pct"/>
            <w:noWrap/>
          </w:tcPr>
          <w:p w14:paraId="73A1DCFA" w14:textId="77777777" w:rsidR="007D27AF" w:rsidRPr="00053439" w:rsidRDefault="007D27AF" w:rsidP="00AB50E5">
            <w:pPr>
              <w:rPr>
                <w:rFonts w:ascii="Times New Roman" w:hAnsi="Times New Roman" w:cs="Times New Roman"/>
                <w:b/>
                <w:bCs/>
                <w:sz w:val="20"/>
                <w:szCs w:val="20"/>
              </w:rPr>
            </w:pPr>
          </w:p>
        </w:tc>
        <w:tc>
          <w:tcPr>
            <w:tcW w:w="502" w:type="pct"/>
            <w:noWrap/>
          </w:tcPr>
          <w:p w14:paraId="23A7485A" w14:textId="77777777" w:rsidR="007D27AF" w:rsidRPr="00053439" w:rsidRDefault="007D27AF" w:rsidP="00AB50E5">
            <w:pPr>
              <w:jc w:val="center"/>
              <w:rPr>
                <w:rFonts w:ascii="Times New Roman" w:hAnsi="Times New Roman" w:cs="Times New Roman"/>
                <w:i/>
                <w:iCs/>
                <w:sz w:val="20"/>
                <w:szCs w:val="20"/>
              </w:rPr>
            </w:pPr>
          </w:p>
        </w:tc>
        <w:tc>
          <w:tcPr>
            <w:tcW w:w="615" w:type="pct"/>
            <w:noWrap/>
          </w:tcPr>
          <w:p w14:paraId="638F5CF7" w14:textId="77777777" w:rsidR="007D27AF" w:rsidRPr="00053439" w:rsidRDefault="007D27AF" w:rsidP="00AB50E5">
            <w:pPr>
              <w:jc w:val="center"/>
              <w:rPr>
                <w:rFonts w:ascii="Times New Roman" w:hAnsi="Times New Roman" w:cs="Times New Roman"/>
                <w:sz w:val="20"/>
                <w:szCs w:val="20"/>
              </w:rPr>
            </w:pPr>
          </w:p>
        </w:tc>
        <w:tc>
          <w:tcPr>
            <w:tcW w:w="614" w:type="pct"/>
            <w:noWrap/>
          </w:tcPr>
          <w:p w14:paraId="0DEE5962" w14:textId="77777777" w:rsidR="007D27AF" w:rsidRPr="00053439" w:rsidRDefault="007D27AF" w:rsidP="00AB50E5">
            <w:pPr>
              <w:jc w:val="center"/>
              <w:rPr>
                <w:rFonts w:ascii="Times New Roman" w:hAnsi="Times New Roman" w:cs="Times New Roman"/>
                <w:sz w:val="20"/>
                <w:szCs w:val="20"/>
              </w:rPr>
            </w:pPr>
          </w:p>
        </w:tc>
      </w:tr>
      <w:tr w:rsidR="007D27AF" w:rsidRPr="00053439" w14:paraId="6CA8AA6F" w14:textId="77777777" w:rsidTr="00AB50E5">
        <w:trPr>
          <w:trHeight w:val="290"/>
        </w:trPr>
        <w:tc>
          <w:tcPr>
            <w:tcW w:w="1011" w:type="pct"/>
            <w:noWrap/>
            <w:vAlign w:val="bottom"/>
            <w:hideMark/>
          </w:tcPr>
          <w:p w14:paraId="54346170" w14:textId="77777777" w:rsidR="007D27AF" w:rsidRPr="00053439" w:rsidRDefault="007D27AF" w:rsidP="00AB50E5">
            <w:pPr>
              <w:rPr>
                <w:rFonts w:ascii="Times New Roman" w:hAnsi="Times New Roman" w:cs="Times New Roman"/>
                <w:sz w:val="20"/>
                <w:szCs w:val="20"/>
              </w:rPr>
            </w:pPr>
          </w:p>
        </w:tc>
        <w:tc>
          <w:tcPr>
            <w:tcW w:w="2258" w:type="pct"/>
            <w:noWrap/>
            <w:hideMark/>
          </w:tcPr>
          <w:p w14:paraId="788AD63B" w14:textId="77777777" w:rsidR="007D27AF" w:rsidRPr="00053439" w:rsidRDefault="007D27AF" w:rsidP="00AB50E5">
            <w:pPr>
              <w:rPr>
                <w:rFonts w:ascii="Times New Roman" w:hAnsi="Times New Roman" w:cs="Times New Roman"/>
                <w:b/>
                <w:bCs/>
                <w:sz w:val="20"/>
                <w:szCs w:val="20"/>
              </w:rPr>
            </w:pPr>
            <w:r w:rsidRPr="00053439">
              <w:rPr>
                <w:rFonts w:ascii="Times New Roman" w:hAnsi="Times New Roman" w:cs="Times New Roman"/>
                <w:b/>
                <w:bCs/>
                <w:sz w:val="20"/>
                <w:szCs w:val="20"/>
              </w:rPr>
              <w:t>Capsule formation*</w:t>
            </w:r>
          </w:p>
        </w:tc>
        <w:tc>
          <w:tcPr>
            <w:tcW w:w="502" w:type="pct"/>
            <w:noWrap/>
            <w:hideMark/>
          </w:tcPr>
          <w:p w14:paraId="01499FC1"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capH</w:t>
            </w:r>
            <w:proofErr w:type="spellEnd"/>
          </w:p>
        </w:tc>
        <w:tc>
          <w:tcPr>
            <w:tcW w:w="615" w:type="pct"/>
            <w:tcBorders>
              <w:top w:val="nil"/>
              <w:left w:val="nil"/>
              <w:bottom w:val="nil"/>
              <w:right w:val="nil"/>
            </w:tcBorders>
            <w:shd w:val="clear" w:color="auto" w:fill="auto"/>
            <w:noWrap/>
            <w:vAlign w:val="bottom"/>
          </w:tcPr>
          <w:p w14:paraId="00826E95"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6D8F7D7"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1090B88" w14:textId="77777777" w:rsidTr="00AB50E5">
        <w:trPr>
          <w:trHeight w:val="290"/>
        </w:trPr>
        <w:tc>
          <w:tcPr>
            <w:tcW w:w="1011" w:type="pct"/>
            <w:noWrap/>
            <w:vAlign w:val="bottom"/>
            <w:hideMark/>
          </w:tcPr>
          <w:p w14:paraId="1D9F6624" w14:textId="77777777" w:rsidR="007D27AF" w:rsidRPr="00053439" w:rsidRDefault="007D27AF" w:rsidP="00AB50E5">
            <w:pPr>
              <w:rPr>
                <w:rFonts w:ascii="Times New Roman" w:hAnsi="Times New Roman" w:cs="Times New Roman"/>
                <w:sz w:val="20"/>
                <w:szCs w:val="20"/>
              </w:rPr>
            </w:pPr>
          </w:p>
        </w:tc>
        <w:tc>
          <w:tcPr>
            <w:tcW w:w="2258" w:type="pct"/>
            <w:noWrap/>
            <w:hideMark/>
          </w:tcPr>
          <w:p w14:paraId="071E2E0D" w14:textId="77777777" w:rsidR="007D27AF" w:rsidRPr="00053439" w:rsidRDefault="007D27AF" w:rsidP="00AB50E5">
            <w:pPr>
              <w:rPr>
                <w:rFonts w:ascii="Times New Roman" w:hAnsi="Times New Roman" w:cs="Times New Roman"/>
                <w:b/>
                <w:bCs/>
                <w:sz w:val="20"/>
                <w:szCs w:val="20"/>
              </w:rPr>
            </w:pPr>
            <w:r w:rsidRPr="00053439">
              <w:rPr>
                <w:rFonts w:ascii="Times New Roman" w:hAnsi="Times New Roman" w:cs="Times New Roman"/>
                <w:b/>
                <w:bCs/>
                <w:sz w:val="20"/>
                <w:szCs w:val="20"/>
              </w:rPr>
              <w:t>Capsule formation*</w:t>
            </w:r>
          </w:p>
        </w:tc>
        <w:tc>
          <w:tcPr>
            <w:tcW w:w="502" w:type="pct"/>
            <w:noWrap/>
            <w:hideMark/>
          </w:tcPr>
          <w:p w14:paraId="2BD95A54"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capJ</w:t>
            </w:r>
            <w:proofErr w:type="spellEnd"/>
          </w:p>
        </w:tc>
        <w:tc>
          <w:tcPr>
            <w:tcW w:w="615" w:type="pct"/>
            <w:tcBorders>
              <w:top w:val="nil"/>
              <w:left w:val="nil"/>
              <w:bottom w:val="nil"/>
              <w:right w:val="nil"/>
            </w:tcBorders>
            <w:shd w:val="clear" w:color="auto" w:fill="auto"/>
            <w:noWrap/>
            <w:vAlign w:val="bottom"/>
          </w:tcPr>
          <w:p w14:paraId="4C6B056F"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40BC40A7"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CF8A9D8" w14:textId="77777777" w:rsidTr="00AB50E5">
        <w:trPr>
          <w:trHeight w:val="290"/>
        </w:trPr>
        <w:tc>
          <w:tcPr>
            <w:tcW w:w="1011" w:type="pct"/>
            <w:noWrap/>
            <w:vAlign w:val="bottom"/>
            <w:hideMark/>
          </w:tcPr>
          <w:p w14:paraId="230C111D" w14:textId="77777777" w:rsidR="007D27AF" w:rsidRPr="00053439" w:rsidRDefault="007D27AF" w:rsidP="00AB50E5">
            <w:pPr>
              <w:rPr>
                <w:rFonts w:ascii="Times New Roman" w:hAnsi="Times New Roman" w:cs="Times New Roman"/>
                <w:sz w:val="20"/>
                <w:szCs w:val="20"/>
              </w:rPr>
            </w:pPr>
          </w:p>
        </w:tc>
        <w:tc>
          <w:tcPr>
            <w:tcW w:w="2258" w:type="pct"/>
            <w:noWrap/>
            <w:hideMark/>
          </w:tcPr>
          <w:p w14:paraId="20F93B90"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146EB55E"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capN</w:t>
            </w:r>
            <w:proofErr w:type="spellEnd"/>
          </w:p>
        </w:tc>
        <w:tc>
          <w:tcPr>
            <w:tcW w:w="615" w:type="pct"/>
            <w:tcBorders>
              <w:top w:val="nil"/>
              <w:left w:val="nil"/>
              <w:bottom w:val="nil"/>
              <w:right w:val="nil"/>
            </w:tcBorders>
            <w:shd w:val="clear" w:color="auto" w:fill="auto"/>
            <w:noWrap/>
            <w:vAlign w:val="bottom"/>
          </w:tcPr>
          <w:p w14:paraId="7630978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131578E"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1DBFB888" w14:textId="77777777" w:rsidTr="00AB50E5">
        <w:trPr>
          <w:trHeight w:val="290"/>
        </w:trPr>
        <w:tc>
          <w:tcPr>
            <w:tcW w:w="1011" w:type="pct"/>
            <w:noWrap/>
            <w:vAlign w:val="bottom"/>
            <w:hideMark/>
          </w:tcPr>
          <w:p w14:paraId="0A989359" w14:textId="77777777" w:rsidR="007D27AF" w:rsidRPr="00053439" w:rsidRDefault="007D27AF" w:rsidP="00AB50E5">
            <w:pPr>
              <w:rPr>
                <w:rFonts w:ascii="Times New Roman" w:hAnsi="Times New Roman" w:cs="Times New Roman"/>
                <w:sz w:val="20"/>
                <w:szCs w:val="20"/>
              </w:rPr>
            </w:pPr>
          </w:p>
        </w:tc>
        <w:tc>
          <w:tcPr>
            <w:tcW w:w="2258" w:type="pct"/>
            <w:noWrap/>
            <w:hideMark/>
          </w:tcPr>
          <w:p w14:paraId="1A596293"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72275F71"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capO</w:t>
            </w:r>
            <w:proofErr w:type="spellEnd"/>
          </w:p>
        </w:tc>
        <w:tc>
          <w:tcPr>
            <w:tcW w:w="615" w:type="pct"/>
            <w:tcBorders>
              <w:top w:val="nil"/>
              <w:left w:val="nil"/>
              <w:bottom w:val="nil"/>
              <w:right w:val="nil"/>
            </w:tcBorders>
            <w:shd w:val="clear" w:color="auto" w:fill="auto"/>
            <w:noWrap/>
            <w:vAlign w:val="bottom"/>
          </w:tcPr>
          <w:p w14:paraId="6B855B2C"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607A13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BBDADA1" w14:textId="77777777" w:rsidTr="00AB50E5">
        <w:trPr>
          <w:trHeight w:val="290"/>
        </w:trPr>
        <w:tc>
          <w:tcPr>
            <w:tcW w:w="1011" w:type="pct"/>
            <w:noWrap/>
            <w:vAlign w:val="bottom"/>
            <w:hideMark/>
          </w:tcPr>
          <w:p w14:paraId="5F170A41" w14:textId="77777777" w:rsidR="007D27AF" w:rsidRPr="00053439" w:rsidRDefault="007D27AF" w:rsidP="00AB50E5">
            <w:pPr>
              <w:rPr>
                <w:rFonts w:ascii="Times New Roman" w:hAnsi="Times New Roman" w:cs="Times New Roman"/>
                <w:sz w:val="20"/>
                <w:szCs w:val="20"/>
              </w:rPr>
            </w:pPr>
          </w:p>
        </w:tc>
        <w:tc>
          <w:tcPr>
            <w:tcW w:w="2258" w:type="pct"/>
            <w:noWrap/>
            <w:hideMark/>
          </w:tcPr>
          <w:p w14:paraId="11F13915"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6E278975"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capP</w:t>
            </w:r>
            <w:proofErr w:type="spellEnd"/>
          </w:p>
        </w:tc>
        <w:tc>
          <w:tcPr>
            <w:tcW w:w="615" w:type="pct"/>
            <w:tcBorders>
              <w:top w:val="nil"/>
              <w:left w:val="nil"/>
              <w:bottom w:val="nil"/>
              <w:right w:val="nil"/>
            </w:tcBorders>
            <w:shd w:val="clear" w:color="auto" w:fill="auto"/>
            <w:noWrap/>
            <w:vAlign w:val="bottom"/>
          </w:tcPr>
          <w:p w14:paraId="7DD13B7F"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469D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F52A946" w14:textId="77777777" w:rsidTr="00AB50E5">
        <w:trPr>
          <w:trHeight w:val="300"/>
        </w:trPr>
        <w:tc>
          <w:tcPr>
            <w:tcW w:w="1011" w:type="pct"/>
            <w:noWrap/>
            <w:vAlign w:val="bottom"/>
            <w:hideMark/>
          </w:tcPr>
          <w:p w14:paraId="36BAE6BC"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B328DD8"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complement inhibitor</w:t>
            </w:r>
          </w:p>
        </w:tc>
        <w:tc>
          <w:tcPr>
            <w:tcW w:w="502" w:type="pct"/>
            <w:noWrap/>
            <w:hideMark/>
          </w:tcPr>
          <w:p w14:paraId="1D785F41"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scn</w:t>
            </w:r>
            <w:proofErr w:type="spellEnd"/>
          </w:p>
        </w:tc>
        <w:tc>
          <w:tcPr>
            <w:tcW w:w="615" w:type="pct"/>
            <w:tcBorders>
              <w:top w:val="nil"/>
              <w:left w:val="nil"/>
              <w:bottom w:val="nil"/>
              <w:right w:val="nil"/>
            </w:tcBorders>
            <w:shd w:val="clear" w:color="auto" w:fill="auto"/>
            <w:noWrap/>
            <w:vAlign w:val="bottom"/>
          </w:tcPr>
          <w:p w14:paraId="2DEAF48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9B4274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12FC06A" w14:textId="77777777" w:rsidTr="00AB50E5">
        <w:trPr>
          <w:trHeight w:val="290"/>
        </w:trPr>
        <w:tc>
          <w:tcPr>
            <w:tcW w:w="1011" w:type="pct"/>
            <w:noWrap/>
            <w:vAlign w:val="bottom"/>
          </w:tcPr>
          <w:p w14:paraId="2134D945" w14:textId="77777777" w:rsidR="007D27AF" w:rsidRPr="00053439" w:rsidRDefault="007D27AF" w:rsidP="00AB50E5">
            <w:pPr>
              <w:jc w:val="right"/>
              <w:rPr>
                <w:rFonts w:ascii="Times New Roman" w:hAnsi="Times New Roman" w:cs="Times New Roman"/>
                <w:i/>
                <w:iCs/>
                <w:sz w:val="20"/>
                <w:szCs w:val="20"/>
              </w:rPr>
            </w:pPr>
            <w:r w:rsidRPr="00053439">
              <w:rPr>
                <w:rFonts w:ascii="Times New Roman" w:hAnsi="Times New Roman" w:cs="Times New Roman"/>
                <w:i/>
                <w:iCs/>
                <w:sz w:val="20"/>
                <w:szCs w:val="20"/>
              </w:rPr>
              <w:t>Iron uptake and metabolism</w:t>
            </w:r>
          </w:p>
        </w:tc>
        <w:tc>
          <w:tcPr>
            <w:tcW w:w="2258" w:type="pct"/>
            <w:noWrap/>
          </w:tcPr>
          <w:p w14:paraId="037FE2D8" w14:textId="77777777" w:rsidR="007D27AF" w:rsidRPr="00053439" w:rsidRDefault="007D27AF" w:rsidP="00AB50E5">
            <w:pPr>
              <w:rPr>
                <w:rFonts w:ascii="Times New Roman" w:hAnsi="Times New Roman" w:cs="Times New Roman"/>
                <w:sz w:val="20"/>
                <w:szCs w:val="20"/>
              </w:rPr>
            </w:pPr>
          </w:p>
        </w:tc>
        <w:tc>
          <w:tcPr>
            <w:tcW w:w="502" w:type="pct"/>
            <w:noWrap/>
          </w:tcPr>
          <w:p w14:paraId="5C2E237A" w14:textId="77777777" w:rsidR="007D27AF" w:rsidRPr="00053439" w:rsidRDefault="007D27AF" w:rsidP="00AB50E5">
            <w:pPr>
              <w:jc w:val="center"/>
              <w:rPr>
                <w:rFonts w:ascii="Times New Roman" w:hAnsi="Times New Roman" w:cs="Times New Roman"/>
                <w:i/>
                <w:iCs/>
                <w:sz w:val="20"/>
                <w:szCs w:val="20"/>
              </w:rPr>
            </w:pPr>
          </w:p>
        </w:tc>
        <w:tc>
          <w:tcPr>
            <w:tcW w:w="615" w:type="pct"/>
            <w:noWrap/>
          </w:tcPr>
          <w:p w14:paraId="7113E332" w14:textId="77777777" w:rsidR="007D27AF" w:rsidRPr="00053439" w:rsidRDefault="007D27AF" w:rsidP="00AB50E5">
            <w:pPr>
              <w:jc w:val="center"/>
              <w:rPr>
                <w:rFonts w:ascii="Times New Roman" w:hAnsi="Times New Roman" w:cs="Times New Roman"/>
                <w:sz w:val="20"/>
                <w:szCs w:val="20"/>
              </w:rPr>
            </w:pPr>
          </w:p>
        </w:tc>
        <w:tc>
          <w:tcPr>
            <w:tcW w:w="614" w:type="pct"/>
            <w:noWrap/>
          </w:tcPr>
          <w:p w14:paraId="22FFFA3D" w14:textId="77777777" w:rsidR="007D27AF" w:rsidRPr="00053439" w:rsidRDefault="007D27AF" w:rsidP="00AB50E5">
            <w:pPr>
              <w:jc w:val="center"/>
              <w:rPr>
                <w:rFonts w:ascii="Times New Roman" w:hAnsi="Times New Roman" w:cs="Times New Roman"/>
                <w:sz w:val="20"/>
                <w:szCs w:val="20"/>
              </w:rPr>
            </w:pPr>
          </w:p>
        </w:tc>
      </w:tr>
      <w:tr w:rsidR="007D27AF" w:rsidRPr="00053439" w14:paraId="01A2381F" w14:textId="77777777" w:rsidTr="00AB50E5">
        <w:trPr>
          <w:trHeight w:val="290"/>
        </w:trPr>
        <w:tc>
          <w:tcPr>
            <w:tcW w:w="1011" w:type="pct"/>
            <w:noWrap/>
            <w:vAlign w:val="bottom"/>
            <w:hideMark/>
          </w:tcPr>
          <w:p w14:paraId="2FF57C93" w14:textId="77777777" w:rsidR="007D27AF" w:rsidRPr="00053439" w:rsidRDefault="007D27AF" w:rsidP="00AB50E5">
            <w:pPr>
              <w:rPr>
                <w:rFonts w:ascii="Times New Roman" w:hAnsi="Times New Roman" w:cs="Times New Roman"/>
                <w:sz w:val="20"/>
                <w:szCs w:val="20"/>
              </w:rPr>
            </w:pPr>
          </w:p>
        </w:tc>
        <w:tc>
          <w:tcPr>
            <w:tcW w:w="2258" w:type="pct"/>
            <w:noWrap/>
            <w:hideMark/>
          </w:tcPr>
          <w:p w14:paraId="77B8D39D"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089B216E"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htsA</w:t>
            </w:r>
            <w:proofErr w:type="spellEnd"/>
          </w:p>
        </w:tc>
        <w:tc>
          <w:tcPr>
            <w:tcW w:w="615" w:type="pct"/>
            <w:tcBorders>
              <w:top w:val="nil"/>
              <w:left w:val="nil"/>
              <w:bottom w:val="nil"/>
              <w:right w:val="nil"/>
            </w:tcBorders>
            <w:shd w:val="clear" w:color="auto" w:fill="auto"/>
            <w:noWrap/>
            <w:vAlign w:val="bottom"/>
          </w:tcPr>
          <w:p w14:paraId="425E21F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492877"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9817A30" w14:textId="77777777" w:rsidTr="00AB50E5">
        <w:trPr>
          <w:trHeight w:val="290"/>
        </w:trPr>
        <w:tc>
          <w:tcPr>
            <w:tcW w:w="1011" w:type="pct"/>
            <w:noWrap/>
            <w:vAlign w:val="bottom"/>
            <w:hideMark/>
          </w:tcPr>
          <w:p w14:paraId="474FBD66" w14:textId="77777777" w:rsidR="007D27AF" w:rsidRPr="00053439" w:rsidRDefault="007D27AF" w:rsidP="00AB50E5">
            <w:pPr>
              <w:rPr>
                <w:rFonts w:ascii="Times New Roman" w:hAnsi="Times New Roman" w:cs="Times New Roman"/>
                <w:sz w:val="20"/>
                <w:szCs w:val="20"/>
              </w:rPr>
            </w:pPr>
          </w:p>
        </w:tc>
        <w:tc>
          <w:tcPr>
            <w:tcW w:w="2258" w:type="pct"/>
            <w:noWrap/>
            <w:hideMark/>
          </w:tcPr>
          <w:p w14:paraId="5921DE7A"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0360CD42"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htsB</w:t>
            </w:r>
            <w:proofErr w:type="spellEnd"/>
          </w:p>
        </w:tc>
        <w:tc>
          <w:tcPr>
            <w:tcW w:w="615" w:type="pct"/>
            <w:tcBorders>
              <w:top w:val="nil"/>
              <w:left w:val="nil"/>
              <w:bottom w:val="nil"/>
              <w:right w:val="nil"/>
            </w:tcBorders>
            <w:shd w:val="clear" w:color="auto" w:fill="auto"/>
            <w:noWrap/>
            <w:vAlign w:val="bottom"/>
          </w:tcPr>
          <w:p w14:paraId="33AF15C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31AA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B1DB906" w14:textId="77777777" w:rsidTr="00AB50E5">
        <w:trPr>
          <w:trHeight w:val="290"/>
        </w:trPr>
        <w:tc>
          <w:tcPr>
            <w:tcW w:w="1011" w:type="pct"/>
            <w:noWrap/>
            <w:vAlign w:val="bottom"/>
            <w:hideMark/>
          </w:tcPr>
          <w:p w14:paraId="07396C44" w14:textId="77777777" w:rsidR="007D27AF" w:rsidRPr="00053439" w:rsidRDefault="007D27AF" w:rsidP="00AB50E5">
            <w:pPr>
              <w:rPr>
                <w:rFonts w:ascii="Times New Roman" w:hAnsi="Times New Roman" w:cs="Times New Roman"/>
                <w:sz w:val="20"/>
                <w:szCs w:val="20"/>
              </w:rPr>
            </w:pPr>
          </w:p>
        </w:tc>
        <w:tc>
          <w:tcPr>
            <w:tcW w:w="2258" w:type="pct"/>
            <w:noWrap/>
            <w:hideMark/>
          </w:tcPr>
          <w:p w14:paraId="40FB249A"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7DB7EEC0"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htsC</w:t>
            </w:r>
            <w:proofErr w:type="spellEnd"/>
          </w:p>
        </w:tc>
        <w:tc>
          <w:tcPr>
            <w:tcW w:w="615" w:type="pct"/>
            <w:tcBorders>
              <w:top w:val="nil"/>
              <w:left w:val="nil"/>
              <w:bottom w:val="nil"/>
              <w:right w:val="nil"/>
            </w:tcBorders>
            <w:shd w:val="clear" w:color="auto" w:fill="auto"/>
            <w:noWrap/>
            <w:vAlign w:val="bottom"/>
          </w:tcPr>
          <w:p w14:paraId="144F2E8B"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CB9487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95A6ACE" w14:textId="77777777" w:rsidTr="00AB50E5">
        <w:trPr>
          <w:trHeight w:val="290"/>
        </w:trPr>
        <w:tc>
          <w:tcPr>
            <w:tcW w:w="1011" w:type="pct"/>
            <w:noWrap/>
            <w:vAlign w:val="bottom"/>
            <w:hideMark/>
          </w:tcPr>
          <w:p w14:paraId="2E4FF312" w14:textId="77777777" w:rsidR="007D27AF" w:rsidRPr="00053439" w:rsidRDefault="007D27AF" w:rsidP="00AB50E5">
            <w:pPr>
              <w:rPr>
                <w:rFonts w:ascii="Times New Roman" w:hAnsi="Times New Roman" w:cs="Times New Roman"/>
                <w:sz w:val="20"/>
                <w:szCs w:val="20"/>
              </w:rPr>
            </w:pPr>
          </w:p>
        </w:tc>
        <w:tc>
          <w:tcPr>
            <w:tcW w:w="2258" w:type="pct"/>
            <w:noWrap/>
            <w:hideMark/>
          </w:tcPr>
          <w:p w14:paraId="4C2CD5DA"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6F14DDA4"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isdF</w:t>
            </w:r>
            <w:proofErr w:type="spellEnd"/>
          </w:p>
        </w:tc>
        <w:tc>
          <w:tcPr>
            <w:tcW w:w="615" w:type="pct"/>
            <w:tcBorders>
              <w:top w:val="nil"/>
              <w:left w:val="nil"/>
              <w:bottom w:val="nil"/>
              <w:right w:val="nil"/>
            </w:tcBorders>
            <w:shd w:val="clear" w:color="auto" w:fill="auto"/>
            <w:noWrap/>
            <w:vAlign w:val="bottom"/>
          </w:tcPr>
          <w:p w14:paraId="0E87C76E"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9FA7B57"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400E3AC" w14:textId="77777777" w:rsidTr="00AB50E5">
        <w:trPr>
          <w:trHeight w:val="290"/>
        </w:trPr>
        <w:tc>
          <w:tcPr>
            <w:tcW w:w="1011" w:type="pct"/>
            <w:noWrap/>
            <w:vAlign w:val="bottom"/>
            <w:hideMark/>
          </w:tcPr>
          <w:p w14:paraId="4CC05580" w14:textId="77777777" w:rsidR="007D27AF" w:rsidRPr="00053439" w:rsidRDefault="007D27AF" w:rsidP="00AB50E5">
            <w:pPr>
              <w:rPr>
                <w:rFonts w:ascii="Times New Roman" w:hAnsi="Times New Roman" w:cs="Times New Roman"/>
                <w:sz w:val="20"/>
                <w:szCs w:val="20"/>
              </w:rPr>
            </w:pPr>
          </w:p>
        </w:tc>
        <w:tc>
          <w:tcPr>
            <w:tcW w:w="2258" w:type="pct"/>
            <w:noWrap/>
            <w:hideMark/>
          </w:tcPr>
          <w:p w14:paraId="099CE239"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629F6C90"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isdG</w:t>
            </w:r>
            <w:proofErr w:type="spellEnd"/>
          </w:p>
        </w:tc>
        <w:tc>
          <w:tcPr>
            <w:tcW w:w="615" w:type="pct"/>
            <w:tcBorders>
              <w:top w:val="nil"/>
              <w:left w:val="nil"/>
              <w:bottom w:val="nil"/>
              <w:right w:val="nil"/>
            </w:tcBorders>
            <w:shd w:val="clear" w:color="auto" w:fill="auto"/>
            <w:noWrap/>
            <w:vAlign w:val="bottom"/>
          </w:tcPr>
          <w:p w14:paraId="1914B19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ECFF09"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E5CF6D3" w14:textId="77777777" w:rsidTr="00AB50E5">
        <w:trPr>
          <w:trHeight w:val="290"/>
        </w:trPr>
        <w:tc>
          <w:tcPr>
            <w:tcW w:w="1011" w:type="pct"/>
            <w:noWrap/>
            <w:vAlign w:val="bottom"/>
            <w:hideMark/>
          </w:tcPr>
          <w:p w14:paraId="512B0A6F" w14:textId="77777777" w:rsidR="007D27AF" w:rsidRPr="00053439" w:rsidRDefault="007D27AF" w:rsidP="00AB50E5">
            <w:pPr>
              <w:rPr>
                <w:rFonts w:ascii="Times New Roman" w:hAnsi="Times New Roman" w:cs="Times New Roman"/>
                <w:sz w:val="20"/>
                <w:szCs w:val="20"/>
              </w:rPr>
            </w:pPr>
          </w:p>
        </w:tc>
        <w:tc>
          <w:tcPr>
            <w:tcW w:w="2258" w:type="pct"/>
            <w:noWrap/>
            <w:hideMark/>
          </w:tcPr>
          <w:p w14:paraId="7B3C3311"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4F7FFED9"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isdI</w:t>
            </w:r>
            <w:proofErr w:type="spellEnd"/>
          </w:p>
        </w:tc>
        <w:tc>
          <w:tcPr>
            <w:tcW w:w="615" w:type="pct"/>
            <w:tcBorders>
              <w:top w:val="nil"/>
              <w:left w:val="nil"/>
              <w:bottom w:val="nil"/>
              <w:right w:val="nil"/>
            </w:tcBorders>
            <w:shd w:val="clear" w:color="auto" w:fill="auto"/>
            <w:noWrap/>
            <w:vAlign w:val="bottom"/>
          </w:tcPr>
          <w:p w14:paraId="7C60A56B"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B6EADD"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9306E93" w14:textId="77777777" w:rsidTr="00AB50E5">
        <w:trPr>
          <w:trHeight w:val="290"/>
        </w:trPr>
        <w:tc>
          <w:tcPr>
            <w:tcW w:w="1011" w:type="pct"/>
            <w:noWrap/>
            <w:vAlign w:val="bottom"/>
            <w:hideMark/>
          </w:tcPr>
          <w:p w14:paraId="2F75F4FD" w14:textId="77777777" w:rsidR="007D27AF" w:rsidRPr="00053439" w:rsidRDefault="007D27AF" w:rsidP="00AB50E5">
            <w:pPr>
              <w:rPr>
                <w:rFonts w:ascii="Times New Roman" w:hAnsi="Times New Roman" w:cs="Times New Roman"/>
                <w:sz w:val="20"/>
                <w:szCs w:val="20"/>
              </w:rPr>
            </w:pPr>
          </w:p>
        </w:tc>
        <w:tc>
          <w:tcPr>
            <w:tcW w:w="2258" w:type="pct"/>
            <w:noWrap/>
            <w:hideMark/>
          </w:tcPr>
          <w:p w14:paraId="5B445CCF" w14:textId="77777777" w:rsidR="007D27AF" w:rsidRPr="00053439" w:rsidRDefault="007D27AF" w:rsidP="00AB50E5">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B synthesis-related genes</w:t>
            </w:r>
          </w:p>
        </w:tc>
        <w:tc>
          <w:tcPr>
            <w:tcW w:w="502" w:type="pct"/>
            <w:noWrap/>
            <w:hideMark/>
          </w:tcPr>
          <w:p w14:paraId="68A9554D"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sbnA</w:t>
            </w:r>
            <w:proofErr w:type="spellEnd"/>
          </w:p>
        </w:tc>
        <w:tc>
          <w:tcPr>
            <w:tcW w:w="615" w:type="pct"/>
            <w:tcBorders>
              <w:top w:val="nil"/>
              <w:left w:val="nil"/>
              <w:bottom w:val="nil"/>
              <w:right w:val="nil"/>
            </w:tcBorders>
            <w:shd w:val="clear" w:color="auto" w:fill="auto"/>
            <w:noWrap/>
            <w:vAlign w:val="bottom"/>
          </w:tcPr>
          <w:p w14:paraId="433A5E9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4B84BF"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8E455B1" w14:textId="77777777" w:rsidTr="00AB50E5">
        <w:trPr>
          <w:trHeight w:val="290"/>
        </w:trPr>
        <w:tc>
          <w:tcPr>
            <w:tcW w:w="1011" w:type="pct"/>
            <w:noWrap/>
            <w:vAlign w:val="bottom"/>
            <w:hideMark/>
          </w:tcPr>
          <w:p w14:paraId="120ED96B" w14:textId="77777777" w:rsidR="007D27AF" w:rsidRPr="00053439" w:rsidRDefault="007D27AF" w:rsidP="00AB50E5">
            <w:pPr>
              <w:rPr>
                <w:rFonts w:ascii="Times New Roman" w:hAnsi="Times New Roman" w:cs="Times New Roman"/>
                <w:sz w:val="20"/>
                <w:szCs w:val="20"/>
              </w:rPr>
            </w:pPr>
          </w:p>
        </w:tc>
        <w:tc>
          <w:tcPr>
            <w:tcW w:w="2258" w:type="pct"/>
            <w:noWrap/>
            <w:hideMark/>
          </w:tcPr>
          <w:p w14:paraId="5EB79371"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43A05162"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sfaA</w:t>
            </w:r>
            <w:proofErr w:type="spellEnd"/>
          </w:p>
        </w:tc>
        <w:tc>
          <w:tcPr>
            <w:tcW w:w="615" w:type="pct"/>
            <w:tcBorders>
              <w:top w:val="nil"/>
              <w:left w:val="nil"/>
              <w:bottom w:val="nil"/>
              <w:right w:val="nil"/>
            </w:tcBorders>
            <w:shd w:val="clear" w:color="auto" w:fill="auto"/>
            <w:noWrap/>
            <w:vAlign w:val="bottom"/>
          </w:tcPr>
          <w:p w14:paraId="785EF5B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E04600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107CC4F" w14:textId="77777777" w:rsidTr="00AB50E5">
        <w:trPr>
          <w:trHeight w:val="290"/>
        </w:trPr>
        <w:tc>
          <w:tcPr>
            <w:tcW w:w="1011" w:type="pct"/>
            <w:noWrap/>
            <w:vAlign w:val="bottom"/>
            <w:hideMark/>
          </w:tcPr>
          <w:p w14:paraId="2AB831DB" w14:textId="77777777" w:rsidR="007D27AF" w:rsidRPr="00053439" w:rsidRDefault="007D27AF" w:rsidP="00AB50E5">
            <w:pPr>
              <w:rPr>
                <w:rFonts w:ascii="Times New Roman" w:hAnsi="Times New Roman" w:cs="Times New Roman"/>
                <w:sz w:val="20"/>
                <w:szCs w:val="20"/>
              </w:rPr>
            </w:pPr>
          </w:p>
        </w:tc>
        <w:tc>
          <w:tcPr>
            <w:tcW w:w="2258" w:type="pct"/>
            <w:noWrap/>
            <w:hideMark/>
          </w:tcPr>
          <w:p w14:paraId="775D6E21"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5656E471"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sfaB</w:t>
            </w:r>
            <w:proofErr w:type="spellEnd"/>
          </w:p>
        </w:tc>
        <w:tc>
          <w:tcPr>
            <w:tcW w:w="615" w:type="pct"/>
            <w:tcBorders>
              <w:top w:val="nil"/>
              <w:left w:val="nil"/>
              <w:bottom w:val="nil"/>
              <w:right w:val="nil"/>
            </w:tcBorders>
            <w:shd w:val="clear" w:color="auto" w:fill="auto"/>
            <w:noWrap/>
            <w:vAlign w:val="bottom"/>
          </w:tcPr>
          <w:p w14:paraId="5E86B80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14E39AE"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68C01F9" w14:textId="77777777" w:rsidTr="00AB50E5">
        <w:trPr>
          <w:trHeight w:val="290"/>
        </w:trPr>
        <w:tc>
          <w:tcPr>
            <w:tcW w:w="1011" w:type="pct"/>
            <w:noWrap/>
            <w:vAlign w:val="bottom"/>
            <w:hideMark/>
          </w:tcPr>
          <w:p w14:paraId="0335D589" w14:textId="77777777" w:rsidR="007D27AF" w:rsidRPr="00053439" w:rsidRDefault="007D27AF" w:rsidP="00AB50E5">
            <w:pPr>
              <w:rPr>
                <w:rFonts w:ascii="Times New Roman" w:hAnsi="Times New Roman" w:cs="Times New Roman"/>
                <w:sz w:val="20"/>
                <w:szCs w:val="20"/>
              </w:rPr>
            </w:pPr>
          </w:p>
        </w:tc>
        <w:tc>
          <w:tcPr>
            <w:tcW w:w="2258" w:type="pct"/>
            <w:noWrap/>
            <w:hideMark/>
          </w:tcPr>
          <w:p w14:paraId="434D8C49"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110BAA1C"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sfaC</w:t>
            </w:r>
            <w:proofErr w:type="spellEnd"/>
          </w:p>
        </w:tc>
        <w:tc>
          <w:tcPr>
            <w:tcW w:w="615" w:type="pct"/>
            <w:tcBorders>
              <w:top w:val="nil"/>
              <w:left w:val="nil"/>
              <w:bottom w:val="nil"/>
              <w:right w:val="nil"/>
            </w:tcBorders>
            <w:shd w:val="clear" w:color="auto" w:fill="auto"/>
            <w:noWrap/>
            <w:vAlign w:val="bottom"/>
          </w:tcPr>
          <w:p w14:paraId="0789B9A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A33DF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ADEB34E" w14:textId="77777777" w:rsidTr="00AB50E5">
        <w:trPr>
          <w:trHeight w:val="290"/>
        </w:trPr>
        <w:tc>
          <w:tcPr>
            <w:tcW w:w="1011" w:type="pct"/>
            <w:noWrap/>
            <w:vAlign w:val="bottom"/>
            <w:hideMark/>
          </w:tcPr>
          <w:p w14:paraId="14346282" w14:textId="77777777" w:rsidR="007D27AF" w:rsidRPr="00053439" w:rsidRDefault="007D27AF" w:rsidP="00AB50E5">
            <w:pPr>
              <w:rPr>
                <w:rFonts w:ascii="Times New Roman" w:hAnsi="Times New Roman" w:cs="Times New Roman"/>
                <w:sz w:val="20"/>
                <w:szCs w:val="20"/>
              </w:rPr>
            </w:pPr>
          </w:p>
        </w:tc>
        <w:tc>
          <w:tcPr>
            <w:tcW w:w="2258" w:type="pct"/>
            <w:noWrap/>
            <w:hideMark/>
          </w:tcPr>
          <w:p w14:paraId="38B3DFC8"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679CCB3A"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sfaD</w:t>
            </w:r>
            <w:proofErr w:type="spellEnd"/>
          </w:p>
        </w:tc>
        <w:tc>
          <w:tcPr>
            <w:tcW w:w="615" w:type="pct"/>
            <w:tcBorders>
              <w:top w:val="nil"/>
              <w:left w:val="nil"/>
              <w:bottom w:val="nil"/>
              <w:right w:val="nil"/>
            </w:tcBorders>
            <w:shd w:val="clear" w:color="auto" w:fill="auto"/>
            <w:noWrap/>
            <w:vAlign w:val="bottom"/>
          </w:tcPr>
          <w:p w14:paraId="052D6C88"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AA9459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68D6E6D" w14:textId="77777777" w:rsidTr="00AB50E5">
        <w:trPr>
          <w:trHeight w:val="290"/>
        </w:trPr>
        <w:tc>
          <w:tcPr>
            <w:tcW w:w="1011" w:type="pct"/>
            <w:noWrap/>
            <w:vAlign w:val="bottom"/>
            <w:hideMark/>
          </w:tcPr>
          <w:p w14:paraId="1C9172D5" w14:textId="77777777" w:rsidR="007D27AF" w:rsidRPr="00053439" w:rsidRDefault="007D27AF" w:rsidP="00AB50E5">
            <w:pPr>
              <w:rPr>
                <w:rFonts w:ascii="Times New Roman" w:hAnsi="Times New Roman" w:cs="Times New Roman"/>
                <w:sz w:val="20"/>
                <w:szCs w:val="20"/>
              </w:rPr>
            </w:pPr>
          </w:p>
        </w:tc>
        <w:tc>
          <w:tcPr>
            <w:tcW w:w="2258" w:type="pct"/>
            <w:noWrap/>
            <w:hideMark/>
          </w:tcPr>
          <w:p w14:paraId="12EF1166" w14:textId="77777777" w:rsidR="007D27AF" w:rsidRPr="00053439" w:rsidRDefault="007D27AF" w:rsidP="00AB50E5">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A synthesis-related</w:t>
            </w:r>
          </w:p>
        </w:tc>
        <w:tc>
          <w:tcPr>
            <w:tcW w:w="502" w:type="pct"/>
            <w:noWrap/>
            <w:hideMark/>
          </w:tcPr>
          <w:p w14:paraId="787B3C7C"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sirA</w:t>
            </w:r>
            <w:proofErr w:type="spellEnd"/>
          </w:p>
        </w:tc>
        <w:tc>
          <w:tcPr>
            <w:tcW w:w="615" w:type="pct"/>
            <w:tcBorders>
              <w:top w:val="nil"/>
              <w:left w:val="nil"/>
              <w:bottom w:val="nil"/>
              <w:right w:val="nil"/>
            </w:tcBorders>
            <w:shd w:val="clear" w:color="auto" w:fill="auto"/>
            <w:noWrap/>
            <w:vAlign w:val="bottom"/>
          </w:tcPr>
          <w:p w14:paraId="2ACC575C"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C40371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5D7A319" w14:textId="77777777" w:rsidTr="00AB50E5">
        <w:trPr>
          <w:trHeight w:val="290"/>
        </w:trPr>
        <w:tc>
          <w:tcPr>
            <w:tcW w:w="1011" w:type="pct"/>
            <w:noWrap/>
            <w:vAlign w:val="bottom"/>
            <w:hideMark/>
          </w:tcPr>
          <w:p w14:paraId="3AD23120" w14:textId="77777777" w:rsidR="007D27AF" w:rsidRPr="00053439" w:rsidRDefault="007D27AF" w:rsidP="00AB50E5">
            <w:pPr>
              <w:rPr>
                <w:rFonts w:ascii="Times New Roman" w:hAnsi="Times New Roman" w:cs="Times New Roman"/>
                <w:sz w:val="20"/>
                <w:szCs w:val="20"/>
              </w:rPr>
            </w:pPr>
          </w:p>
        </w:tc>
        <w:tc>
          <w:tcPr>
            <w:tcW w:w="2258" w:type="pct"/>
            <w:noWrap/>
            <w:hideMark/>
          </w:tcPr>
          <w:p w14:paraId="2CB37730" w14:textId="77777777" w:rsidR="007D27AF" w:rsidRPr="00053439" w:rsidRDefault="007D27AF" w:rsidP="00AB50E5">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A synthesis-related</w:t>
            </w:r>
          </w:p>
        </w:tc>
        <w:tc>
          <w:tcPr>
            <w:tcW w:w="502" w:type="pct"/>
            <w:noWrap/>
            <w:hideMark/>
          </w:tcPr>
          <w:p w14:paraId="7BF028C0"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sirB</w:t>
            </w:r>
            <w:proofErr w:type="spellEnd"/>
          </w:p>
        </w:tc>
        <w:tc>
          <w:tcPr>
            <w:tcW w:w="615" w:type="pct"/>
            <w:tcBorders>
              <w:top w:val="nil"/>
              <w:left w:val="nil"/>
              <w:bottom w:val="nil"/>
              <w:right w:val="nil"/>
            </w:tcBorders>
            <w:shd w:val="clear" w:color="auto" w:fill="auto"/>
            <w:noWrap/>
            <w:vAlign w:val="bottom"/>
          </w:tcPr>
          <w:p w14:paraId="4758566B"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F82CB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37583ED" w14:textId="77777777" w:rsidTr="00AB50E5">
        <w:trPr>
          <w:trHeight w:val="300"/>
        </w:trPr>
        <w:tc>
          <w:tcPr>
            <w:tcW w:w="1011" w:type="pct"/>
            <w:noWrap/>
            <w:vAlign w:val="bottom"/>
            <w:hideMark/>
          </w:tcPr>
          <w:p w14:paraId="5C98C84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C482F98" w14:textId="77777777" w:rsidR="007D27AF" w:rsidRPr="00053439" w:rsidRDefault="007D27AF" w:rsidP="00AB50E5">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A synthesis-related</w:t>
            </w:r>
          </w:p>
        </w:tc>
        <w:tc>
          <w:tcPr>
            <w:tcW w:w="502" w:type="pct"/>
            <w:noWrap/>
            <w:hideMark/>
          </w:tcPr>
          <w:p w14:paraId="2856D853"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sirC</w:t>
            </w:r>
            <w:proofErr w:type="spellEnd"/>
          </w:p>
        </w:tc>
        <w:tc>
          <w:tcPr>
            <w:tcW w:w="615" w:type="pct"/>
            <w:tcBorders>
              <w:top w:val="nil"/>
              <w:left w:val="nil"/>
              <w:bottom w:val="nil"/>
              <w:right w:val="nil"/>
            </w:tcBorders>
            <w:shd w:val="clear" w:color="auto" w:fill="auto"/>
            <w:noWrap/>
            <w:vAlign w:val="bottom"/>
          </w:tcPr>
          <w:p w14:paraId="26B5B69B"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42B129B"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FC05DFD" w14:textId="77777777" w:rsidTr="00AB50E5">
        <w:trPr>
          <w:trHeight w:val="290"/>
        </w:trPr>
        <w:tc>
          <w:tcPr>
            <w:tcW w:w="1011" w:type="pct"/>
            <w:noWrap/>
            <w:vAlign w:val="bottom"/>
          </w:tcPr>
          <w:p w14:paraId="6E52D6BD" w14:textId="77777777" w:rsidR="007D27AF" w:rsidRPr="00053439" w:rsidRDefault="007D27AF" w:rsidP="00AB50E5">
            <w:pPr>
              <w:jc w:val="right"/>
              <w:rPr>
                <w:rFonts w:ascii="Times New Roman" w:hAnsi="Times New Roman" w:cs="Times New Roman"/>
                <w:i/>
                <w:iCs/>
                <w:sz w:val="20"/>
                <w:szCs w:val="20"/>
              </w:rPr>
            </w:pPr>
            <w:r w:rsidRPr="00053439">
              <w:rPr>
                <w:rFonts w:ascii="Times New Roman" w:hAnsi="Times New Roman" w:cs="Times New Roman"/>
                <w:i/>
                <w:iCs/>
                <w:sz w:val="20"/>
                <w:szCs w:val="20"/>
              </w:rPr>
              <w:t>Exoenzymes</w:t>
            </w:r>
          </w:p>
        </w:tc>
        <w:tc>
          <w:tcPr>
            <w:tcW w:w="2258" w:type="pct"/>
            <w:noWrap/>
          </w:tcPr>
          <w:p w14:paraId="7B0500F9" w14:textId="77777777" w:rsidR="007D27AF" w:rsidRPr="00053439" w:rsidRDefault="007D27AF" w:rsidP="00AB50E5">
            <w:pPr>
              <w:rPr>
                <w:rFonts w:ascii="Times New Roman" w:hAnsi="Times New Roman" w:cs="Times New Roman"/>
                <w:sz w:val="20"/>
                <w:szCs w:val="20"/>
              </w:rPr>
            </w:pPr>
          </w:p>
        </w:tc>
        <w:tc>
          <w:tcPr>
            <w:tcW w:w="502" w:type="pct"/>
            <w:noWrap/>
          </w:tcPr>
          <w:p w14:paraId="0A035B74" w14:textId="77777777" w:rsidR="007D27AF" w:rsidRPr="00053439" w:rsidRDefault="007D27AF" w:rsidP="00AB50E5">
            <w:pPr>
              <w:jc w:val="center"/>
              <w:rPr>
                <w:rFonts w:ascii="Times New Roman" w:hAnsi="Times New Roman" w:cs="Times New Roman"/>
                <w:i/>
                <w:iCs/>
                <w:sz w:val="20"/>
                <w:szCs w:val="20"/>
              </w:rPr>
            </w:pPr>
          </w:p>
        </w:tc>
        <w:tc>
          <w:tcPr>
            <w:tcW w:w="615" w:type="pct"/>
            <w:noWrap/>
          </w:tcPr>
          <w:p w14:paraId="3DD82285" w14:textId="77777777" w:rsidR="007D27AF" w:rsidRPr="00053439" w:rsidRDefault="007D27AF" w:rsidP="00AB50E5">
            <w:pPr>
              <w:jc w:val="center"/>
              <w:rPr>
                <w:rFonts w:ascii="Times New Roman" w:hAnsi="Times New Roman" w:cs="Times New Roman"/>
                <w:sz w:val="20"/>
                <w:szCs w:val="20"/>
              </w:rPr>
            </w:pPr>
          </w:p>
        </w:tc>
        <w:tc>
          <w:tcPr>
            <w:tcW w:w="614" w:type="pct"/>
            <w:noWrap/>
          </w:tcPr>
          <w:p w14:paraId="27B116B1" w14:textId="77777777" w:rsidR="007D27AF" w:rsidRPr="00053439" w:rsidRDefault="007D27AF" w:rsidP="00AB50E5">
            <w:pPr>
              <w:jc w:val="center"/>
              <w:rPr>
                <w:rFonts w:ascii="Times New Roman" w:hAnsi="Times New Roman" w:cs="Times New Roman"/>
                <w:sz w:val="20"/>
                <w:szCs w:val="20"/>
              </w:rPr>
            </w:pPr>
          </w:p>
        </w:tc>
      </w:tr>
      <w:tr w:rsidR="007D27AF" w:rsidRPr="00053439" w14:paraId="64A6D952" w14:textId="77777777" w:rsidTr="00AB50E5">
        <w:trPr>
          <w:trHeight w:val="290"/>
        </w:trPr>
        <w:tc>
          <w:tcPr>
            <w:tcW w:w="1011" w:type="pct"/>
            <w:noWrap/>
            <w:vAlign w:val="bottom"/>
            <w:hideMark/>
          </w:tcPr>
          <w:p w14:paraId="21E29D03" w14:textId="77777777" w:rsidR="007D27AF" w:rsidRPr="00053439" w:rsidRDefault="007D27AF" w:rsidP="00AB50E5">
            <w:pPr>
              <w:rPr>
                <w:rFonts w:ascii="Times New Roman" w:hAnsi="Times New Roman" w:cs="Times New Roman"/>
                <w:sz w:val="20"/>
                <w:szCs w:val="20"/>
              </w:rPr>
            </w:pPr>
          </w:p>
        </w:tc>
        <w:tc>
          <w:tcPr>
            <w:tcW w:w="2258" w:type="pct"/>
            <w:noWrap/>
            <w:hideMark/>
          </w:tcPr>
          <w:p w14:paraId="0DAE375D"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Adenosine synthase A</w:t>
            </w:r>
          </w:p>
        </w:tc>
        <w:tc>
          <w:tcPr>
            <w:tcW w:w="502" w:type="pct"/>
            <w:noWrap/>
            <w:hideMark/>
          </w:tcPr>
          <w:p w14:paraId="6F8E91E5"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adsA</w:t>
            </w:r>
            <w:proofErr w:type="spellEnd"/>
          </w:p>
        </w:tc>
        <w:tc>
          <w:tcPr>
            <w:tcW w:w="615" w:type="pct"/>
            <w:tcBorders>
              <w:top w:val="nil"/>
              <w:left w:val="nil"/>
              <w:bottom w:val="nil"/>
              <w:right w:val="nil"/>
            </w:tcBorders>
            <w:shd w:val="clear" w:color="auto" w:fill="auto"/>
            <w:noWrap/>
            <w:vAlign w:val="bottom"/>
          </w:tcPr>
          <w:p w14:paraId="4B7FF75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7410699"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3D7E646" w14:textId="77777777" w:rsidTr="00AB50E5">
        <w:trPr>
          <w:trHeight w:val="290"/>
        </w:trPr>
        <w:tc>
          <w:tcPr>
            <w:tcW w:w="1011" w:type="pct"/>
            <w:noWrap/>
            <w:vAlign w:val="bottom"/>
            <w:hideMark/>
          </w:tcPr>
          <w:p w14:paraId="6FEC126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E8ADDAC" w14:textId="77777777" w:rsidR="007D27AF" w:rsidRPr="00053439" w:rsidRDefault="007D27AF" w:rsidP="00AB50E5">
            <w:pPr>
              <w:rPr>
                <w:rFonts w:ascii="Times New Roman" w:hAnsi="Times New Roman" w:cs="Times New Roman"/>
                <w:sz w:val="20"/>
                <w:szCs w:val="20"/>
              </w:rPr>
            </w:pPr>
            <w:proofErr w:type="spellStart"/>
            <w:r w:rsidRPr="00053439">
              <w:rPr>
                <w:rFonts w:ascii="Times New Roman" w:hAnsi="Times New Roman" w:cs="Times New Roman"/>
                <w:sz w:val="20"/>
                <w:szCs w:val="20"/>
              </w:rPr>
              <w:t>Aureolysin</w:t>
            </w:r>
            <w:proofErr w:type="spellEnd"/>
          </w:p>
        </w:tc>
        <w:tc>
          <w:tcPr>
            <w:tcW w:w="502" w:type="pct"/>
            <w:noWrap/>
            <w:hideMark/>
          </w:tcPr>
          <w:p w14:paraId="4066EAD2"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aur</w:t>
            </w:r>
          </w:p>
        </w:tc>
        <w:tc>
          <w:tcPr>
            <w:tcW w:w="615" w:type="pct"/>
            <w:tcBorders>
              <w:top w:val="nil"/>
              <w:left w:val="nil"/>
              <w:bottom w:val="nil"/>
              <w:right w:val="nil"/>
            </w:tcBorders>
            <w:shd w:val="clear" w:color="auto" w:fill="auto"/>
            <w:noWrap/>
            <w:vAlign w:val="bottom"/>
          </w:tcPr>
          <w:p w14:paraId="474B643D"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2514BDB"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E855B15" w14:textId="77777777" w:rsidTr="00AB50E5">
        <w:trPr>
          <w:trHeight w:val="290"/>
        </w:trPr>
        <w:tc>
          <w:tcPr>
            <w:tcW w:w="1011" w:type="pct"/>
            <w:noWrap/>
            <w:vAlign w:val="bottom"/>
            <w:hideMark/>
          </w:tcPr>
          <w:p w14:paraId="3CAA03D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lastRenderedPageBreak/>
              <w:t> </w:t>
            </w:r>
          </w:p>
        </w:tc>
        <w:tc>
          <w:tcPr>
            <w:tcW w:w="2258" w:type="pct"/>
            <w:noWrap/>
            <w:hideMark/>
          </w:tcPr>
          <w:p w14:paraId="6162250C" w14:textId="77777777" w:rsidR="007D27AF" w:rsidRPr="00053439" w:rsidRDefault="007D27AF" w:rsidP="00AB50E5">
            <w:pPr>
              <w:rPr>
                <w:rFonts w:ascii="Times New Roman" w:hAnsi="Times New Roman" w:cs="Times New Roman"/>
                <w:b/>
                <w:bCs/>
                <w:sz w:val="20"/>
                <w:szCs w:val="20"/>
              </w:rPr>
            </w:pPr>
            <w:r w:rsidRPr="00053439">
              <w:rPr>
                <w:rFonts w:ascii="Times New Roman" w:hAnsi="Times New Roman" w:cs="Times New Roman"/>
                <w:b/>
                <w:bCs/>
                <w:sz w:val="20"/>
                <w:szCs w:val="20"/>
              </w:rPr>
              <w:t>Staphylocoagulase*</w:t>
            </w:r>
          </w:p>
        </w:tc>
        <w:tc>
          <w:tcPr>
            <w:tcW w:w="502" w:type="pct"/>
            <w:noWrap/>
            <w:hideMark/>
          </w:tcPr>
          <w:p w14:paraId="0D342450"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coa</w:t>
            </w:r>
            <w:proofErr w:type="spellEnd"/>
          </w:p>
        </w:tc>
        <w:tc>
          <w:tcPr>
            <w:tcW w:w="615" w:type="pct"/>
            <w:tcBorders>
              <w:top w:val="nil"/>
              <w:left w:val="nil"/>
              <w:bottom w:val="nil"/>
              <w:right w:val="nil"/>
            </w:tcBorders>
            <w:shd w:val="clear" w:color="auto" w:fill="auto"/>
            <w:noWrap/>
            <w:vAlign w:val="bottom"/>
          </w:tcPr>
          <w:p w14:paraId="2461DA9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590ACDC8"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5205B7C6" w14:textId="77777777" w:rsidTr="00AB50E5">
        <w:trPr>
          <w:trHeight w:val="290"/>
        </w:trPr>
        <w:tc>
          <w:tcPr>
            <w:tcW w:w="1011" w:type="pct"/>
            <w:noWrap/>
            <w:vAlign w:val="bottom"/>
            <w:hideMark/>
          </w:tcPr>
          <w:p w14:paraId="2D03FDE9"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0D309FDA"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Lipase</w:t>
            </w:r>
          </w:p>
        </w:tc>
        <w:tc>
          <w:tcPr>
            <w:tcW w:w="502" w:type="pct"/>
            <w:noWrap/>
            <w:hideMark/>
          </w:tcPr>
          <w:p w14:paraId="1D711742"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geh</w:t>
            </w:r>
            <w:proofErr w:type="spellEnd"/>
          </w:p>
        </w:tc>
        <w:tc>
          <w:tcPr>
            <w:tcW w:w="615" w:type="pct"/>
            <w:tcBorders>
              <w:top w:val="nil"/>
              <w:left w:val="nil"/>
              <w:bottom w:val="nil"/>
              <w:right w:val="nil"/>
            </w:tcBorders>
            <w:shd w:val="clear" w:color="auto" w:fill="auto"/>
            <w:noWrap/>
            <w:vAlign w:val="bottom"/>
          </w:tcPr>
          <w:p w14:paraId="1696072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49C7A1F"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DF2B35D" w14:textId="77777777" w:rsidTr="00AB50E5">
        <w:trPr>
          <w:trHeight w:val="290"/>
        </w:trPr>
        <w:tc>
          <w:tcPr>
            <w:tcW w:w="1011" w:type="pct"/>
            <w:noWrap/>
            <w:vAlign w:val="bottom"/>
            <w:hideMark/>
          </w:tcPr>
          <w:p w14:paraId="40680FD4"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3341D3E"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Lipase</w:t>
            </w:r>
          </w:p>
        </w:tc>
        <w:tc>
          <w:tcPr>
            <w:tcW w:w="502" w:type="pct"/>
            <w:noWrap/>
            <w:hideMark/>
          </w:tcPr>
          <w:p w14:paraId="3152BC93"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lip</w:t>
            </w:r>
          </w:p>
        </w:tc>
        <w:tc>
          <w:tcPr>
            <w:tcW w:w="615" w:type="pct"/>
            <w:tcBorders>
              <w:top w:val="nil"/>
              <w:left w:val="nil"/>
              <w:bottom w:val="nil"/>
              <w:right w:val="nil"/>
            </w:tcBorders>
            <w:shd w:val="clear" w:color="auto" w:fill="auto"/>
            <w:noWrap/>
            <w:vAlign w:val="bottom"/>
          </w:tcPr>
          <w:p w14:paraId="4E19205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4FB0B7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6A12B3C" w14:textId="77777777" w:rsidTr="00AB50E5">
        <w:trPr>
          <w:trHeight w:val="290"/>
        </w:trPr>
        <w:tc>
          <w:tcPr>
            <w:tcW w:w="1011" w:type="pct"/>
            <w:noWrap/>
            <w:vAlign w:val="bottom"/>
            <w:hideMark/>
          </w:tcPr>
          <w:p w14:paraId="02D7AAF0"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6C57CDA" w14:textId="77777777" w:rsidR="007D27AF" w:rsidRPr="00053439" w:rsidRDefault="007D27AF" w:rsidP="00AB50E5">
            <w:pPr>
              <w:rPr>
                <w:rFonts w:ascii="Times New Roman" w:hAnsi="Times New Roman" w:cs="Times New Roman"/>
                <w:sz w:val="20"/>
                <w:szCs w:val="20"/>
              </w:rPr>
            </w:pPr>
            <w:proofErr w:type="spellStart"/>
            <w:r w:rsidRPr="00053439">
              <w:rPr>
                <w:rFonts w:ascii="Times New Roman" w:hAnsi="Times New Roman" w:cs="Times New Roman"/>
                <w:sz w:val="20"/>
                <w:szCs w:val="20"/>
              </w:rPr>
              <w:t>Thermonuclease</w:t>
            </w:r>
            <w:proofErr w:type="spellEnd"/>
          </w:p>
        </w:tc>
        <w:tc>
          <w:tcPr>
            <w:tcW w:w="502" w:type="pct"/>
            <w:noWrap/>
            <w:hideMark/>
          </w:tcPr>
          <w:p w14:paraId="01536B80"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nuc</w:t>
            </w:r>
            <w:proofErr w:type="spellEnd"/>
          </w:p>
        </w:tc>
        <w:tc>
          <w:tcPr>
            <w:tcW w:w="615" w:type="pct"/>
            <w:tcBorders>
              <w:top w:val="nil"/>
              <w:left w:val="nil"/>
              <w:bottom w:val="nil"/>
              <w:right w:val="nil"/>
            </w:tcBorders>
            <w:shd w:val="clear" w:color="auto" w:fill="auto"/>
            <w:noWrap/>
            <w:vAlign w:val="bottom"/>
          </w:tcPr>
          <w:p w14:paraId="784FCFBC"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8E14F05"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4FD3FC5" w14:textId="77777777" w:rsidTr="00AB50E5">
        <w:trPr>
          <w:trHeight w:val="300"/>
        </w:trPr>
        <w:tc>
          <w:tcPr>
            <w:tcW w:w="1011" w:type="pct"/>
            <w:noWrap/>
            <w:vAlign w:val="bottom"/>
            <w:hideMark/>
          </w:tcPr>
          <w:p w14:paraId="50049462"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ABD498B"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von Willebrand factor-binding protein</w:t>
            </w:r>
          </w:p>
        </w:tc>
        <w:tc>
          <w:tcPr>
            <w:tcW w:w="502" w:type="pct"/>
            <w:noWrap/>
            <w:hideMark/>
          </w:tcPr>
          <w:p w14:paraId="2ABB4073"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vWbp</w:t>
            </w:r>
            <w:proofErr w:type="spellEnd"/>
          </w:p>
        </w:tc>
        <w:tc>
          <w:tcPr>
            <w:tcW w:w="615" w:type="pct"/>
            <w:tcBorders>
              <w:top w:val="nil"/>
              <w:left w:val="nil"/>
              <w:bottom w:val="nil"/>
              <w:right w:val="nil"/>
            </w:tcBorders>
            <w:shd w:val="clear" w:color="auto" w:fill="auto"/>
            <w:noWrap/>
            <w:vAlign w:val="bottom"/>
          </w:tcPr>
          <w:p w14:paraId="6CA44548"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502BC4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74B7C35" w14:textId="77777777" w:rsidTr="00AB50E5">
        <w:trPr>
          <w:trHeight w:val="290"/>
        </w:trPr>
        <w:tc>
          <w:tcPr>
            <w:tcW w:w="1011" w:type="pct"/>
            <w:noWrap/>
            <w:vAlign w:val="bottom"/>
          </w:tcPr>
          <w:p w14:paraId="02840B90" w14:textId="77777777" w:rsidR="007D27AF" w:rsidRPr="00053439" w:rsidRDefault="007D27AF" w:rsidP="00AB50E5">
            <w:pPr>
              <w:jc w:val="right"/>
              <w:rPr>
                <w:rFonts w:ascii="Times New Roman" w:hAnsi="Times New Roman" w:cs="Times New Roman"/>
                <w:i/>
                <w:iCs/>
                <w:sz w:val="20"/>
                <w:szCs w:val="20"/>
              </w:rPr>
            </w:pPr>
            <w:r w:rsidRPr="00053439">
              <w:rPr>
                <w:rFonts w:ascii="Times New Roman" w:hAnsi="Times New Roman" w:cs="Times New Roman"/>
                <w:i/>
                <w:iCs/>
                <w:sz w:val="20"/>
                <w:szCs w:val="20"/>
              </w:rPr>
              <w:t>Exotoxins</w:t>
            </w:r>
          </w:p>
        </w:tc>
        <w:tc>
          <w:tcPr>
            <w:tcW w:w="2258" w:type="pct"/>
            <w:noWrap/>
          </w:tcPr>
          <w:p w14:paraId="1EBC401F" w14:textId="77777777" w:rsidR="007D27AF" w:rsidRPr="00053439" w:rsidRDefault="007D27AF" w:rsidP="00AB50E5">
            <w:pPr>
              <w:rPr>
                <w:rFonts w:ascii="Times New Roman" w:hAnsi="Times New Roman" w:cs="Times New Roman"/>
                <w:b/>
                <w:bCs/>
                <w:sz w:val="20"/>
                <w:szCs w:val="20"/>
              </w:rPr>
            </w:pPr>
          </w:p>
        </w:tc>
        <w:tc>
          <w:tcPr>
            <w:tcW w:w="502" w:type="pct"/>
            <w:noWrap/>
          </w:tcPr>
          <w:p w14:paraId="36F4B091" w14:textId="77777777" w:rsidR="007D27AF" w:rsidRPr="00053439" w:rsidRDefault="007D27AF" w:rsidP="00AB50E5">
            <w:pPr>
              <w:jc w:val="center"/>
              <w:rPr>
                <w:rFonts w:ascii="Times New Roman" w:hAnsi="Times New Roman" w:cs="Times New Roman"/>
                <w:i/>
                <w:iCs/>
                <w:sz w:val="20"/>
                <w:szCs w:val="20"/>
              </w:rPr>
            </w:pPr>
          </w:p>
        </w:tc>
        <w:tc>
          <w:tcPr>
            <w:tcW w:w="615" w:type="pct"/>
            <w:noWrap/>
          </w:tcPr>
          <w:p w14:paraId="64268A35" w14:textId="77777777" w:rsidR="007D27AF" w:rsidRPr="00053439" w:rsidRDefault="007D27AF" w:rsidP="00AB50E5">
            <w:pPr>
              <w:jc w:val="center"/>
              <w:rPr>
                <w:rFonts w:ascii="Times New Roman" w:hAnsi="Times New Roman" w:cs="Times New Roman"/>
                <w:sz w:val="20"/>
                <w:szCs w:val="20"/>
              </w:rPr>
            </w:pPr>
          </w:p>
        </w:tc>
        <w:tc>
          <w:tcPr>
            <w:tcW w:w="614" w:type="pct"/>
            <w:noWrap/>
          </w:tcPr>
          <w:p w14:paraId="359103CC" w14:textId="77777777" w:rsidR="007D27AF" w:rsidRPr="00053439" w:rsidRDefault="007D27AF" w:rsidP="00AB50E5">
            <w:pPr>
              <w:jc w:val="center"/>
              <w:rPr>
                <w:rFonts w:ascii="Times New Roman" w:hAnsi="Times New Roman" w:cs="Times New Roman"/>
                <w:sz w:val="20"/>
                <w:szCs w:val="20"/>
              </w:rPr>
            </w:pPr>
          </w:p>
        </w:tc>
      </w:tr>
      <w:tr w:rsidR="007D27AF" w:rsidRPr="00053439" w14:paraId="338E93F2" w14:textId="77777777" w:rsidTr="00AB50E5">
        <w:trPr>
          <w:trHeight w:val="290"/>
        </w:trPr>
        <w:tc>
          <w:tcPr>
            <w:tcW w:w="1011" w:type="pct"/>
            <w:noWrap/>
            <w:vAlign w:val="bottom"/>
            <w:hideMark/>
          </w:tcPr>
          <w:p w14:paraId="45E8C197" w14:textId="77777777" w:rsidR="007D27AF" w:rsidRPr="00053439" w:rsidRDefault="007D27AF" w:rsidP="00AB50E5">
            <w:pPr>
              <w:rPr>
                <w:rFonts w:ascii="Times New Roman" w:hAnsi="Times New Roman" w:cs="Times New Roman"/>
                <w:sz w:val="20"/>
                <w:szCs w:val="20"/>
              </w:rPr>
            </w:pPr>
          </w:p>
        </w:tc>
        <w:tc>
          <w:tcPr>
            <w:tcW w:w="2258" w:type="pct"/>
            <w:noWrap/>
            <w:hideMark/>
          </w:tcPr>
          <w:p w14:paraId="0D578A83" w14:textId="77777777" w:rsidR="007D27AF" w:rsidRPr="00053439" w:rsidRDefault="007D27AF" w:rsidP="00AB50E5">
            <w:pPr>
              <w:rPr>
                <w:rFonts w:ascii="Times New Roman" w:hAnsi="Times New Roman" w:cs="Times New Roman"/>
                <w:b/>
                <w:bCs/>
                <w:sz w:val="20"/>
                <w:szCs w:val="20"/>
              </w:rPr>
            </w:pPr>
            <w:r w:rsidRPr="00053439">
              <w:rPr>
                <w:rFonts w:ascii="Times New Roman" w:hAnsi="Times New Roman" w:cs="Times New Roman"/>
                <w:b/>
                <w:bCs/>
                <w:sz w:val="20"/>
                <w:szCs w:val="20"/>
              </w:rPr>
              <w:t>Staphylococcal exotoxin 10*</w:t>
            </w:r>
          </w:p>
        </w:tc>
        <w:tc>
          <w:tcPr>
            <w:tcW w:w="502" w:type="pct"/>
            <w:noWrap/>
            <w:hideMark/>
          </w:tcPr>
          <w:p w14:paraId="72697018"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set10</w:t>
            </w:r>
          </w:p>
        </w:tc>
        <w:tc>
          <w:tcPr>
            <w:tcW w:w="615" w:type="pct"/>
            <w:tcBorders>
              <w:top w:val="nil"/>
              <w:left w:val="nil"/>
              <w:bottom w:val="nil"/>
              <w:right w:val="nil"/>
            </w:tcBorders>
            <w:shd w:val="clear" w:color="auto" w:fill="auto"/>
            <w:noWrap/>
            <w:vAlign w:val="bottom"/>
          </w:tcPr>
          <w:p w14:paraId="51FE44E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2A51E78"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28999518" w14:textId="77777777" w:rsidTr="00AB50E5">
        <w:trPr>
          <w:trHeight w:val="290"/>
        </w:trPr>
        <w:tc>
          <w:tcPr>
            <w:tcW w:w="1011" w:type="pct"/>
            <w:noWrap/>
            <w:vAlign w:val="bottom"/>
            <w:hideMark/>
          </w:tcPr>
          <w:p w14:paraId="7FCE8726"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123ADA6"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15</w:t>
            </w:r>
          </w:p>
        </w:tc>
        <w:tc>
          <w:tcPr>
            <w:tcW w:w="502" w:type="pct"/>
            <w:noWrap/>
            <w:hideMark/>
          </w:tcPr>
          <w:p w14:paraId="40C9820F"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set15</w:t>
            </w:r>
          </w:p>
        </w:tc>
        <w:tc>
          <w:tcPr>
            <w:tcW w:w="615" w:type="pct"/>
            <w:tcBorders>
              <w:top w:val="nil"/>
              <w:left w:val="nil"/>
              <w:bottom w:val="nil"/>
              <w:right w:val="nil"/>
            </w:tcBorders>
            <w:shd w:val="clear" w:color="auto" w:fill="auto"/>
            <w:noWrap/>
            <w:vAlign w:val="bottom"/>
          </w:tcPr>
          <w:p w14:paraId="0D8F619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0A016D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B7E0958" w14:textId="77777777" w:rsidTr="00AB50E5">
        <w:trPr>
          <w:trHeight w:val="290"/>
        </w:trPr>
        <w:tc>
          <w:tcPr>
            <w:tcW w:w="1011" w:type="pct"/>
            <w:noWrap/>
            <w:vAlign w:val="bottom"/>
            <w:hideMark/>
          </w:tcPr>
          <w:p w14:paraId="26F982C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D1AC39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16</w:t>
            </w:r>
          </w:p>
        </w:tc>
        <w:tc>
          <w:tcPr>
            <w:tcW w:w="502" w:type="pct"/>
            <w:noWrap/>
            <w:hideMark/>
          </w:tcPr>
          <w:p w14:paraId="16CE53A5"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set16</w:t>
            </w:r>
          </w:p>
        </w:tc>
        <w:tc>
          <w:tcPr>
            <w:tcW w:w="615" w:type="pct"/>
            <w:tcBorders>
              <w:top w:val="nil"/>
              <w:left w:val="nil"/>
              <w:bottom w:val="nil"/>
              <w:right w:val="nil"/>
            </w:tcBorders>
            <w:shd w:val="clear" w:color="auto" w:fill="auto"/>
            <w:noWrap/>
            <w:vAlign w:val="bottom"/>
          </w:tcPr>
          <w:p w14:paraId="046BA7F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17DCC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6778451" w14:textId="77777777" w:rsidTr="00AB50E5">
        <w:trPr>
          <w:trHeight w:val="290"/>
        </w:trPr>
        <w:tc>
          <w:tcPr>
            <w:tcW w:w="1011" w:type="pct"/>
            <w:noWrap/>
            <w:vAlign w:val="bottom"/>
            <w:hideMark/>
          </w:tcPr>
          <w:p w14:paraId="2D397E9D"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11BB1A70"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18</w:t>
            </w:r>
          </w:p>
        </w:tc>
        <w:tc>
          <w:tcPr>
            <w:tcW w:w="502" w:type="pct"/>
            <w:noWrap/>
            <w:hideMark/>
          </w:tcPr>
          <w:p w14:paraId="51F20684"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set18</w:t>
            </w:r>
          </w:p>
        </w:tc>
        <w:tc>
          <w:tcPr>
            <w:tcW w:w="615" w:type="pct"/>
            <w:tcBorders>
              <w:top w:val="nil"/>
              <w:left w:val="nil"/>
              <w:bottom w:val="nil"/>
              <w:right w:val="nil"/>
            </w:tcBorders>
            <w:shd w:val="clear" w:color="auto" w:fill="auto"/>
            <w:noWrap/>
            <w:vAlign w:val="bottom"/>
          </w:tcPr>
          <w:p w14:paraId="4CF0C8E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C57FC5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20125B2" w14:textId="77777777" w:rsidTr="00AB50E5">
        <w:trPr>
          <w:trHeight w:val="290"/>
        </w:trPr>
        <w:tc>
          <w:tcPr>
            <w:tcW w:w="1011" w:type="pct"/>
            <w:noWrap/>
            <w:vAlign w:val="bottom"/>
            <w:hideMark/>
          </w:tcPr>
          <w:p w14:paraId="121C0FEA"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99B3A7B"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20</w:t>
            </w:r>
          </w:p>
        </w:tc>
        <w:tc>
          <w:tcPr>
            <w:tcW w:w="502" w:type="pct"/>
            <w:noWrap/>
            <w:hideMark/>
          </w:tcPr>
          <w:p w14:paraId="331F5C8C"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set20</w:t>
            </w:r>
          </w:p>
        </w:tc>
        <w:tc>
          <w:tcPr>
            <w:tcW w:w="615" w:type="pct"/>
            <w:tcBorders>
              <w:top w:val="nil"/>
              <w:left w:val="nil"/>
              <w:bottom w:val="nil"/>
              <w:right w:val="nil"/>
            </w:tcBorders>
            <w:shd w:val="clear" w:color="auto" w:fill="auto"/>
            <w:noWrap/>
            <w:vAlign w:val="bottom"/>
          </w:tcPr>
          <w:p w14:paraId="552E34DC"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c>
          <w:tcPr>
            <w:tcW w:w="614" w:type="pct"/>
            <w:tcBorders>
              <w:top w:val="nil"/>
              <w:left w:val="nil"/>
              <w:bottom w:val="nil"/>
              <w:right w:val="nil"/>
            </w:tcBorders>
            <w:shd w:val="clear" w:color="auto" w:fill="auto"/>
            <w:noWrap/>
            <w:vAlign w:val="bottom"/>
          </w:tcPr>
          <w:p w14:paraId="68AEB92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10 (66.7)</w:t>
            </w:r>
          </w:p>
        </w:tc>
      </w:tr>
      <w:tr w:rsidR="007D27AF" w:rsidRPr="00053439" w14:paraId="28A088D0" w14:textId="77777777" w:rsidTr="00AB50E5">
        <w:trPr>
          <w:trHeight w:val="290"/>
        </w:trPr>
        <w:tc>
          <w:tcPr>
            <w:tcW w:w="1011" w:type="pct"/>
            <w:noWrap/>
            <w:vAlign w:val="bottom"/>
            <w:hideMark/>
          </w:tcPr>
          <w:p w14:paraId="510FD70F"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7BA3988"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21</w:t>
            </w:r>
          </w:p>
        </w:tc>
        <w:tc>
          <w:tcPr>
            <w:tcW w:w="502" w:type="pct"/>
            <w:noWrap/>
            <w:hideMark/>
          </w:tcPr>
          <w:p w14:paraId="6E3E0380"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set21</w:t>
            </w:r>
          </w:p>
        </w:tc>
        <w:tc>
          <w:tcPr>
            <w:tcW w:w="615" w:type="pct"/>
            <w:tcBorders>
              <w:top w:val="nil"/>
              <w:left w:val="nil"/>
              <w:bottom w:val="nil"/>
              <w:right w:val="nil"/>
            </w:tcBorders>
            <w:shd w:val="clear" w:color="auto" w:fill="auto"/>
            <w:noWrap/>
            <w:vAlign w:val="bottom"/>
          </w:tcPr>
          <w:p w14:paraId="5C19315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D85FF5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1CAEFE8B" w14:textId="77777777" w:rsidTr="00AB50E5">
        <w:trPr>
          <w:trHeight w:val="290"/>
        </w:trPr>
        <w:tc>
          <w:tcPr>
            <w:tcW w:w="1011" w:type="pct"/>
            <w:noWrap/>
            <w:vAlign w:val="bottom"/>
            <w:hideMark/>
          </w:tcPr>
          <w:p w14:paraId="31AD6ADB"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4E91E7C"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26</w:t>
            </w:r>
          </w:p>
        </w:tc>
        <w:tc>
          <w:tcPr>
            <w:tcW w:w="502" w:type="pct"/>
            <w:noWrap/>
            <w:hideMark/>
          </w:tcPr>
          <w:p w14:paraId="5E436D76"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set26</w:t>
            </w:r>
          </w:p>
        </w:tc>
        <w:tc>
          <w:tcPr>
            <w:tcW w:w="615" w:type="pct"/>
            <w:tcBorders>
              <w:top w:val="nil"/>
              <w:left w:val="nil"/>
              <w:bottom w:val="nil"/>
              <w:right w:val="nil"/>
            </w:tcBorders>
            <w:shd w:val="clear" w:color="auto" w:fill="auto"/>
            <w:noWrap/>
            <w:vAlign w:val="bottom"/>
          </w:tcPr>
          <w:p w14:paraId="5BCB2FB7"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CF2763F"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0D3F675" w14:textId="77777777" w:rsidTr="00AB50E5">
        <w:trPr>
          <w:trHeight w:val="290"/>
        </w:trPr>
        <w:tc>
          <w:tcPr>
            <w:tcW w:w="1011" w:type="pct"/>
            <w:noWrap/>
            <w:vAlign w:val="bottom"/>
            <w:hideMark/>
          </w:tcPr>
          <w:p w14:paraId="0067E20F"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C57F879"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3</w:t>
            </w:r>
          </w:p>
        </w:tc>
        <w:tc>
          <w:tcPr>
            <w:tcW w:w="502" w:type="pct"/>
            <w:noWrap/>
            <w:hideMark/>
          </w:tcPr>
          <w:p w14:paraId="45E3F514"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set3</w:t>
            </w:r>
          </w:p>
        </w:tc>
        <w:tc>
          <w:tcPr>
            <w:tcW w:w="615" w:type="pct"/>
            <w:tcBorders>
              <w:top w:val="nil"/>
              <w:left w:val="nil"/>
              <w:bottom w:val="nil"/>
              <w:right w:val="nil"/>
            </w:tcBorders>
            <w:shd w:val="clear" w:color="auto" w:fill="auto"/>
            <w:noWrap/>
            <w:vAlign w:val="bottom"/>
          </w:tcPr>
          <w:p w14:paraId="553DCE3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F1C040B"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0A7FD8D" w14:textId="77777777" w:rsidTr="00AB50E5">
        <w:trPr>
          <w:trHeight w:val="290"/>
        </w:trPr>
        <w:tc>
          <w:tcPr>
            <w:tcW w:w="1011" w:type="pct"/>
            <w:noWrap/>
            <w:vAlign w:val="bottom"/>
            <w:hideMark/>
          </w:tcPr>
          <w:p w14:paraId="4EA2C5E3"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58E7812"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30</w:t>
            </w:r>
          </w:p>
        </w:tc>
        <w:tc>
          <w:tcPr>
            <w:tcW w:w="502" w:type="pct"/>
            <w:noWrap/>
            <w:hideMark/>
          </w:tcPr>
          <w:p w14:paraId="55A125E0"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set30</w:t>
            </w:r>
          </w:p>
        </w:tc>
        <w:tc>
          <w:tcPr>
            <w:tcW w:w="615" w:type="pct"/>
            <w:tcBorders>
              <w:top w:val="nil"/>
              <w:left w:val="nil"/>
              <w:bottom w:val="nil"/>
              <w:right w:val="nil"/>
            </w:tcBorders>
            <w:shd w:val="clear" w:color="auto" w:fill="auto"/>
            <w:noWrap/>
            <w:vAlign w:val="bottom"/>
          </w:tcPr>
          <w:p w14:paraId="2236EC5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14FFD9"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8C41370" w14:textId="77777777" w:rsidTr="00AB50E5">
        <w:trPr>
          <w:trHeight w:val="290"/>
        </w:trPr>
        <w:tc>
          <w:tcPr>
            <w:tcW w:w="1011" w:type="pct"/>
            <w:noWrap/>
            <w:vAlign w:val="bottom"/>
            <w:hideMark/>
          </w:tcPr>
          <w:p w14:paraId="37B6DC45"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D2D18EE" w14:textId="77777777" w:rsidR="007D27AF" w:rsidRPr="00053439" w:rsidRDefault="007D27AF" w:rsidP="00AB50E5">
            <w:pPr>
              <w:rPr>
                <w:rFonts w:ascii="Times New Roman" w:hAnsi="Times New Roman" w:cs="Times New Roman"/>
                <w:b/>
                <w:bCs/>
                <w:sz w:val="20"/>
                <w:szCs w:val="20"/>
              </w:rPr>
            </w:pPr>
            <w:r w:rsidRPr="00053439">
              <w:rPr>
                <w:rFonts w:ascii="Times New Roman" w:hAnsi="Times New Roman" w:cs="Times New Roman"/>
                <w:b/>
                <w:bCs/>
                <w:sz w:val="20"/>
                <w:szCs w:val="20"/>
              </w:rPr>
              <w:t>Staphylococcal exotoxin 34*</w:t>
            </w:r>
          </w:p>
        </w:tc>
        <w:tc>
          <w:tcPr>
            <w:tcW w:w="502" w:type="pct"/>
            <w:noWrap/>
            <w:hideMark/>
          </w:tcPr>
          <w:p w14:paraId="462268CF"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set34</w:t>
            </w:r>
          </w:p>
        </w:tc>
        <w:tc>
          <w:tcPr>
            <w:tcW w:w="615" w:type="pct"/>
            <w:tcBorders>
              <w:top w:val="nil"/>
              <w:left w:val="nil"/>
              <w:bottom w:val="nil"/>
              <w:right w:val="nil"/>
            </w:tcBorders>
            <w:shd w:val="clear" w:color="auto" w:fill="auto"/>
            <w:noWrap/>
            <w:vAlign w:val="bottom"/>
          </w:tcPr>
          <w:p w14:paraId="311B9AE7"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0B12514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74A2908E" w14:textId="77777777" w:rsidTr="00AB50E5">
        <w:trPr>
          <w:trHeight w:val="290"/>
        </w:trPr>
        <w:tc>
          <w:tcPr>
            <w:tcW w:w="1011" w:type="pct"/>
            <w:noWrap/>
            <w:vAlign w:val="bottom"/>
            <w:hideMark/>
          </w:tcPr>
          <w:p w14:paraId="752A8DF2"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C946A15"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40</w:t>
            </w:r>
          </w:p>
        </w:tc>
        <w:tc>
          <w:tcPr>
            <w:tcW w:w="502" w:type="pct"/>
            <w:noWrap/>
            <w:hideMark/>
          </w:tcPr>
          <w:p w14:paraId="64B69A7E"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set40</w:t>
            </w:r>
          </w:p>
        </w:tc>
        <w:tc>
          <w:tcPr>
            <w:tcW w:w="615" w:type="pct"/>
            <w:tcBorders>
              <w:top w:val="nil"/>
              <w:left w:val="nil"/>
              <w:bottom w:val="nil"/>
              <w:right w:val="nil"/>
            </w:tcBorders>
            <w:shd w:val="clear" w:color="auto" w:fill="auto"/>
            <w:noWrap/>
            <w:vAlign w:val="bottom"/>
          </w:tcPr>
          <w:p w14:paraId="4C51BF25"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71ED37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A6E7300" w14:textId="77777777" w:rsidTr="00AB50E5">
        <w:trPr>
          <w:trHeight w:val="290"/>
        </w:trPr>
        <w:tc>
          <w:tcPr>
            <w:tcW w:w="1011" w:type="pct"/>
            <w:noWrap/>
            <w:vAlign w:val="bottom"/>
            <w:hideMark/>
          </w:tcPr>
          <w:p w14:paraId="1B909731"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1504F32B"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6</w:t>
            </w:r>
          </w:p>
        </w:tc>
        <w:tc>
          <w:tcPr>
            <w:tcW w:w="502" w:type="pct"/>
            <w:noWrap/>
            <w:hideMark/>
          </w:tcPr>
          <w:p w14:paraId="79F16D38"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set6</w:t>
            </w:r>
          </w:p>
        </w:tc>
        <w:tc>
          <w:tcPr>
            <w:tcW w:w="615" w:type="pct"/>
            <w:tcBorders>
              <w:top w:val="nil"/>
              <w:left w:val="nil"/>
              <w:bottom w:val="nil"/>
              <w:right w:val="nil"/>
            </w:tcBorders>
            <w:shd w:val="clear" w:color="auto" w:fill="auto"/>
            <w:noWrap/>
            <w:vAlign w:val="bottom"/>
          </w:tcPr>
          <w:p w14:paraId="3DF7EAD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AF815EF"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EF29CF0" w14:textId="77777777" w:rsidTr="00AB50E5">
        <w:trPr>
          <w:trHeight w:val="300"/>
        </w:trPr>
        <w:tc>
          <w:tcPr>
            <w:tcW w:w="1011" w:type="pct"/>
            <w:noWrap/>
            <w:vAlign w:val="bottom"/>
            <w:hideMark/>
          </w:tcPr>
          <w:p w14:paraId="0A3EA68A"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0879FF3"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Staphylococcal exotoxin 8</w:t>
            </w:r>
          </w:p>
        </w:tc>
        <w:tc>
          <w:tcPr>
            <w:tcW w:w="502" w:type="pct"/>
            <w:noWrap/>
            <w:hideMark/>
          </w:tcPr>
          <w:p w14:paraId="0E100060"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set8</w:t>
            </w:r>
          </w:p>
        </w:tc>
        <w:tc>
          <w:tcPr>
            <w:tcW w:w="615" w:type="pct"/>
            <w:tcBorders>
              <w:top w:val="nil"/>
              <w:left w:val="nil"/>
              <w:bottom w:val="nil"/>
              <w:right w:val="nil"/>
            </w:tcBorders>
            <w:shd w:val="clear" w:color="auto" w:fill="auto"/>
            <w:noWrap/>
            <w:vAlign w:val="bottom"/>
          </w:tcPr>
          <w:p w14:paraId="16EB273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4C0F45"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47AFBB9D" w14:textId="77777777" w:rsidTr="00AB50E5">
        <w:trPr>
          <w:trHeight w:val="290"/>
        </w:trPr>
        <w:tc>
          <w:tcPr>
            <w:tcW w:w="1011" w:type="pct"/>
            <w:noWrap/>
            <w:vAlign w:val="bottom"/>
          </w:tcPr>
          <w:p w14:paraId="7C7B78FA"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 xml:space="preserve">Toxins: Phenol             soluble </w:t>
            </w:r>
            <w:proofErr w:type="spellStart"/>
            <w:r w:rsidRPr="00053439">
              <w:rPr>
                <w:rFonts w:ascii="Times New Roman" w:hAnsi="Times New Roman" w:cs="Times New Roman"/>
                <w:i/>
                <w:iCs/>
                <w:sz w:val="20"/>
                <w:szCs w:val="20"/>
              </w:rPr>
              <w:t>modulins</w:t>
            </w:r>
            <w:proofErr w:type="spellEnd"/>
          </w:p>
        </w:tc>
        <w:tc>
          <w:tcPr>
            <w:tcW w:w="2258" w:type="pct"/>
            <w:noWrap/>
          </w:tcPr>
          <w:p w14:paraId="27DD0E33" w14:textId="77777777" w:rsidR="007D27AF" w:rsidRPr="00053439" w:rsidRDefault="007D27AF" w:rsidP="00AB50E5">
            <w:pPr>
              <w:rPr>
                <w:rFonts w:ascii="Times New Roman" w:hAnsi="Times New Roman" w:cs="Times New Roman"/>
                <w:sz w:val="20"/>
                <w:szCs w:val="20"/>
              </w:rPr>
            </w:pPr>
          </w:p>
        </w:tc>
        <w:tc>
          <w:tcPr>
            <w:tcW w:w="502" w:type="pct"/>
            <w:noWrap/>
          </w:tcPr>
          <w:p w14:paraId="66768C46" w14:textId="77777777" w:rsidR="007D27AF" w:rsidRPr="00053439" w:rsidRDefault="007D27AF" w:rsidP="00AB50E5">
            <w:pPr>
              <w:jc w:val="center"/>
              <w:rPr>
                <w:rFonts w:ascii="Times New Roman" w:hAnsi="Times New Roman" w:cs="Times New Roman"/>
                <w:i/>
                <w:iCs/>
                <w:sz w:val="20"/>
                <w:szCs w:val="20"/>
              </w:rPr>
            </w:pPr>
          </w:p>
        </w:tc>
        <w:tc>
          <w:tcPr>
            <w:tcW w:w="615" w:type="pct"/>
            <w:noWrap/>
          </w:tcPr>
          <w:p w14:paraId="6CF039C9" w14:textId="77777777" w:rsidR="007D27AF" w:rsidRPr="00053439" w:rsidRDefault="007D27AF" w:rsidP="00AB50E5">
            <w:pPr>
              <w:jc w:val="center"/>
              <w:rPr>
                <w:rFonts w:ascii="Times New Roman" w:hAnsi="Times New Roman" w:cs="Times New Roman"/>
                <w:sz w:val="20"/>
                <w:szCs w:val="20"/>
              </w:rPr>
            </w:pPr>
          </w:p>
        </w:tc>
        <w:tc>
          <w:tcPr>
            <w:tcW w:w="614" w:type="pct"/>
            <w:noWrap/>
          </w:tcPr>
          <w:p w14:paraId="56E5C47C" w14:textId="77777777" w:rsidR="007D27AF" w:rsidRPr="00053439" w:rsidRDefault="007D27AF" w:rsidP="00AB50E5">
            <w:pPr>
              <w:jc w:val="center"/>
              <w:rPr>
                <w:rFonts w:ascii="Times New Roman" w:hAnsi="Times New Roman" w:cs="Times New Roman"/>
                <w:sz w:val="20"/>
                <w:szCs w:val="20"/>
              </w:rPr>
            </w:pPr>
          </w:p>
        </w:tc>
      </w:tr>
      <w:tr w:rsidR="007D27AF" w:rsidRPr="00053439" w14:paraId="0D011363" w14:textId="77777777" w:rsidTr="00AB50E5">
        <w:trPr>
          <w:trHeight w:val="290"/>
        </w:trPr>
        <w:tc>
          <w:tcPr>
            <w:tcW w:w="1011" w:type="pct"/>
            <w:noWrap/>
            <w:vAlign w:val="bottom"/>
            <w:hideMark/>
          </w:tcPr>
          <w:p w14:paraId="3BBD4576" w14:textId="77777777" w:rsidR="007D27AF" w:rsidRPr="00053439" w:rsidRDefault="007D27AF" w:rsidP="00AB50E5">
            <w:pPr>
              <w:rPr>
                <w:rFonts w:ascii="Times New Roman" w:hAnsi="Times New Roman" w:cs="Times New Roman"/>
                <w:sz w:val="20"/>
                <w:szCs w:val="20"/>
              </w:rPr>
            </w:pPr>
          </w:p>
        </w:tc>
        <w:tc>
          <w:tcPr>
            <w:tcW w:w="2258" w:type="pct"/>
            <w:noWrap/>
            <w:hideMark/>
          </w:tcPr>
          <w:p w14:paraId="671E8805"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195524F3"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PSMB1</w:t>
            </w:r>
          </w:p>
        </w:tc>
        <w:tc>
          <w:tcPr>
            <w:tcW w:w="615" w:type="pct"/>
            <w:tcBorders>
              <w:top w:val="nil"/>
              <w:left w:val="nil"/>
              <w:bottom w:val="nil"/>
              <w:right w:val="nil"/>
            </w:tcBorders>
            <w:shd w:val="clear" w:color="auto" w:fill="auto"/>
            <w:noWrap/>
            <w:vAlign w:val="bottom"/>
          </w:tcPr>
          <w:p w14:paraId="72773EC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3B0B448"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A8567E7" w14:textId="77777777" w:rsidTr="00AB50E5">
        <w:trPr>
          <w:trHeight w:val="290"/>
        </w:trPr>
        <w:tc>
          <w:tcPr>
            <w:tcW w:w="1011" w:type="pct"/>
            <w:noWrap/>
            <w:vAlign w:val="bottom"/>
            <w:hideMark/>
          </w:tcPr>
          <w:p w14:paraId="7D517FA6"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A9AF678"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65EE3A79"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PSMB2</w:t>
            </w:r>
          </w:p>
        </w:tc>
        <w:tc>
          <w:tcPr>
            <w:tcW w:w="615" w:type="pct"/>
            <w:tcBorders>
              <w:top w:val="nil"/>
              <w:left w:val="nil"/>
              <w:bottom w:val="nil"/>
              <w:right w:val="nil"/>
            </w:tcBorders>
            <w:shd w:val="clear" w:color="auto" w:fill="auto"/>
            <w:noWrap/>
            <w:vAlign w:val="bottom"/>
          </w:tcPr>
          <w:p w14:paraId="7F462ED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27FC3C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7C62EB9" w14:textId="77777777" w:rsidTr="00AB50E5">
        <w:trPr>
          <w:trHeight w:val="290"/>
        </w:trPr>
        <w:tc>
          <w:tcPr>
            <w:tcW w:w="1011" w:type="pct"/>
            <w:noWrap/>
            <w:vAlign w:val="bottom"/>
            <w:hideMark/>
          </w:tcPr>
          <w:p w14:paraId="2AEFE9E0" w14:textId="77777777" w:rsidR="007D27AF" w:rsidRPr="00053439" w:rsidRDefault="007D27AF" w:rsidP="00AB50E5">
            <w:pPr>
              <w:jc w:val="right"/>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0EC11DD"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0B761CD0"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PSMB3</w:t>
            </w:r>
          </w:p>
        </w:tc>
        <w:tc>
          <w:tcPr>
            <w:tcW w:w="615" w:type="pct"/>
            <w:tcBorders>
              <w:top w:val="nil"/>
              <w:left w:val="nil"/>
              <w:bottom w:val="nil"/>
              <w:right w:val="nil"/>
            </w:tcBorders>
            <w:shd w:val="clear" w:color="auto" w:fill="auto"/>
            <w:noWrap/>
            <w:vAlign w:val="bottom"/>
          </w:tcPr>
          <w:p w14:paraId="4D3BFCA7"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158692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0EBCC87" w14:textId="77777777" w:rsidTr="00AB50E5">
        <w:trPr>
          <w:trHeight w:val="290"/>
        </w:trPr>
        <w:tc>
          <w:tcPr>
            <w:tcW w:w="1011" w:type="pct"/>
            <w:noWrap/>
            <w:vAlign w:val="bottom"/>
            <w:hideMark/>
          </w:tcPr>
          <w:p w14:paraId="58FB1BDD"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468D104"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3427573A"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PSMB4</w:t>
            </w:r>
          </w:p>
        </w:tc>
        <w:tc>
          <w:tcPr>
            <w:tcW w:w="615" w:type="pct"/>
            <w:tcBorders>
              <w:top w:val="nil"/>
              <w:left w:val="nil"/>
              <w:bottom w:val="nil"/>
              <w:right w:val="nil"/>
            </w:tcBorders>
            <w:shd w:val="clear" w:color="auto" w:fill="auto"/>
            <w:noWrap/>
            <w:vAlign w:val="bottom"/>
          </w:tcPr>
          <w:p w14:paraId="644A1E9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A8379FE"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F5BEA83" w14:textId="77777777" w:rsidTr="00AB50E5">
        <w:trPr>
          <w:trHeight w:val="290"/>
        </w:trPr>
        <w:tc>
          <w:tcPr>
            <w:tcW w:w="1011" w:type="pct"/>
            <w:noWrap/>
            <w:vAlign w:val="bottom"/>
            <w:hideMark/>
          </w:tcPr>
          <w:p w14:paraId="21124D48"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62B8EE8"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60164C9F"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PSMB5</w:t>
            </w:r>
          </w:p>
        </w:tc>
        <w:tc>
          <w:tcPr>
            <w:tcW w:w="615" w:type="pct"/>
            <w:tcBorders>
              <w:top w:val="nil"/>
              <w:left w:val="nil"/>
              <w:bottom w:val="nil"/>
              <w:right w:val="nil"/>
            </w:tcBorders>
            <w:shd w:val="clear" w:color="auto" w:fill="auto"/>
            <w:noWrap/>
            <w:vAlign w:val="bottom"/>
          </w:tcPr>
          <w:p w14:paraId="528650A5"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D09E77"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48BAF8C" w14:textId="77777777" w:rsidTr="00AB50E5">
        <w:trPr>
          <w:trHeight w:val="300"/>
        </w:trPr>
        <w:tc>
          <w:tcPr>
            <w:tcW w:w="1011" w:type="pct"/>
            <w:noWrap/>
            <w:vAlign w:val="bottom"/>
            <w:hideMark/>
          </w:tcPr>
          <w:p w14:paraId="74406EAA"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6E2701C"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17F3C1DC" w14:textId="77777777" w:rsidR="007D27AF" w:rsidRPr="00053439" w:rsidRDefault="007D27AF" w:rsidP="00AB50E5">
            <w:pPr>
              <w:jc w:val="center"/>
              <w:rPr>
                <w:rFonts w:ascii="Times New Roman" w:hAnsi="Times New Roman" w:cs="Times New Roman"/>
                <w:i/>
                <w:iCs/>
                <w:sz w:val="20"/>
                <w:szCs w:val="20"/>
              </w:rPr>
            </w:pPr>
            <w:r w:rsidRPr="00053439">
              <w:rPr>
                <w:rFonts w:ascii="Times New Roman" w:hAnsi="Times New Roman" w:cs="Times New Roman"/>
                <w:i/>
                <w:iCs/>
                <w:sz w:val="20"/>
                <w:szCs w:val="20"/>
              </w:rPr>
              <w:t>PSMB6</w:t>
            </w:r>
          </w:p>
        </w:tc>
        <w:tc>
          <w:tcPr>
            <w:tcW w:w="615" w:type="pct"/>
            <w:tcBorders>
              <w:top w:val="nil"/>
              <w:left w:val="nil"/>
              <w:bottom w:val="nil"/>
              <w:right w:val="nil"/>
            </w:tcBorders>
            <w:shd w:val="clear" w:color="auto" w:fill="auto"/>
            <w:noWrap/>
            <w:vAlign w:val="bottom"/>
          </w:tcPr>
          <w:p w14:paraId="7D60C6AC"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4B2A5B4"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130F761" w14:textId="77777777" w:rsidTr="00AB50E5">
        <w:trPr>
          <w:trHeight w:val="300"/>
        </w:trPr>
        <w:tc>
          <w:tcPr>
            <w:tcW w:w="1011" w:type="pct"/>
            <w:noWrap/>
            <w:vAlign w:val="bottom"/>
          </w:tcPr>
          <w:p w14:paraId="0DDA80CE" w14:textId="77777777" w:rsidR="007D27AF" w:rsidRPr="00053439" w:rsidRDefault="007D27AF" w:rsidP="00AB50E5">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Hemolysins</w:t>
            </w:r>
          </w:p>
        </w:tc>
        <w:tc>
          <w:tcPr>
            <w:tcW w:w="2258" w:type="pct"/>
            <w:noWrap/>
          </w:tcPr>
          <w:p w14:paraId="128C0461" w14:textId="77777777" w:rsidR="007D27AF" w:rsidRPr="00053439" w:rsidRDefault="007D27AF" w:rsidP="00AB50E5">
            <w:pPr>
              <w:rPr>
                <w:rFonts w:ascii="Times New Roman" w:hAnsi="Times New Roman" w:cs="Times New Roman"/>
                <w:sz w:val="20"/>
                <w:szCs w:val="20"/>
              </w:rPr>
            </w:pPr>
          </w:p>
        </w:tc>
        <w:tc>
          <w:tcPr>
            <w:tcW w:w="502" w:type="pct"/>
            <w:noWrap/>
          </w:tcPr>
          <w:p w14:paraId="2090B0CB" w14:textId="77777777" w:rsidR="007D27AF" w:rsidRPr="00053439" w:rsidRDefault="007D27AF" w:rsidP="00AB50E5">
            <w:pPr>
              <w:jc w:val="center"/>
              <w:rPr>
                <w:rFonts w:ascii="Times New Roman" w:hAnsi="Times New Roman" w:cs="Times New Roman"/>
                <w:i/>
                <w:iCs/>
                <w:sz w:val="20"/>
                <w:szCs w:val="20"/>
              </w:rPr>
            </w:pPr>
          </w:p>
        </w:tc>
        <w:tc>
          <w:tcPr>
            <w:tcW w:w="615" w:type="pct"/>
            <w:tcBorders>
              <w:top w:val="nil"/>
              <w:left w:val="nil"/>
              <w:bottom w:val="nil"/>
              <w:right w:val="nil"/>
            </w:tcBorders>
            <w:shd w:val="clear" w:color="auto" w:fill="auto"/>
            <w:noWrap/>
            <w:vAlign w:val="bottom"/>
          </w:tcPr>
          <w:p w14:paraId="69DB0E05" w14:textId="77777777" w:rsidR="007D27AF" w:rsidRPr="00053439" w:rsidRDefault="007D27AF" w:rsidP="00AB50E5">
            <w:pPr>
              <w:jc w:val="center"/>
              <w:rPr>
                <w:rFonts w:ascii="Times New Roman" w:hAnsi="Times New Roman" w:cs="Times New Roman"/>
                <w:sz w:val="20"/>
                <w:szCs w:val="20"/>
              </w:rPr>
            </w:pPr>
          </w:p>
        </w:tc>
        <w:tc>
          <w:tcPr>
            <w:tcW w:w="614" w:type="pct"/>
            <w:tcBorders>
              <w:top w:val="nil"/>
              <w:left w:val="nil"/>
              <w:bottom w:val="nil"/>
              <w:right w:val="nil"/>
            </w:tcBorders>
            <w:shd w:val="clear" w:color="auto" w:fill="auto"/>
            <w:noWrap/>
            <w:vAlign w:val="bottom"/>
          </w:tcPr>
          <w:p w14:paraId="13B5D173" w14:textId="77777777" w:rsidR="007D27AF" w:rsidRPr="00053439" w:rsidRDefault="007D27AF" w:rsidP="00AB50E5">
            <w:pPr>
              <w:jc w:val="center"/>
              <w:rPr>
                <w:rFonts w:ascii="Times New Roman" w:hAnsi="Times New Roman" w:cs="Times New Roman"/>
                <w:sz w:val="20"/>
                <w:szCs w:val="20"/>
              </w:rPr>
            </w:pPr>
          </w:p>
        </w:tc>
      </w:tr>
      <w:tr w:rsidR="007D27AF" w:rsidRPr="00053439" w14:paraId="01AA1283" w14:textId="77777777" w:rsidTr="00AB50E5">
        <w:trPr>
          <w:trHeight w:val="300"/>
        </w:trPr>
        <w:tc>
          <w:tcPr>
            <w:tcW w:w="1011" w:type="pct"/>
            <w:noWrap/>
            <w:vAlign w:val="bottom"/>
            <w:hideMark/>
          </w:tcPr>
          <w:p w14:paraId="0E8F0C79" w14:textId="77777777" w:rsidR="007D27AF" w:rsidRPr="00053439" w:rsidRDefault="007D27AF" w:rsidP="00AB50E5">
            <w:pPr>
              <w:rPr>
                <w:rFonts w:ascii="Times New Roman" w:hAnsi="Times New Roman" w:cs="Times New Roman"/>
                <w:sz w:val="20"/>
                <w:szCs w:val="20"/>
              </w:rPr>
            </w:pPr>
          </w:p>
        </w:tc>
        <w:tc>
          <w:tcPr>
            <w:tcW w:w="2258" w:type="pct"/>
            <w:noWrap/>
            <w:hideMark/>
          </w:tcPr>
          <w:p w14:paraId="20DE3555"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β-hemolysin</w:t>
            </w:r>
          </w:p>
        </w:tc>
        <w:tc>
          <w:tcPr>
            <w:tcW w:w="502" w:type="pct"/>
            <w:noWrap/>
            <w:hideMark/>
          </w:tcPr>
          <w:p w14:paraId="07B0BA46"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hlb</w:t>
            </w:r>
            <w:proofErr w:type="spellEnd"/>
          </w:p>
        </w:tc>
        <w:tc>
          <w:tcPr>
            <w:tcW w:w="615" w:type="pct"/>
            <w:tcBorders>
              <w:top w:val="nil"/>
              <w:left w:val="nil"/>
              <w:bottom w:val="nil"/>
              <w:right w:val="nil"/>
            </w:tcBorders>
            <w:shd w:val="clear" w:color="auto" w:fill="auto"/>
            <w:noWrap/>
            <w:vAlign w:val="bottom"/>
          </w:tcPr>
          <w:p w14:paraId="21E6D258"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F20355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93C921C" w14:textId="77777777" w:rsidTr="00AB50E5">
        <w:trPr>
          <w:trHeight w:val="300"/>
        </w:trPr>
        <w:tc>
          <w:tcPr>
            <w:tcW w:w="1011" w:type="pct"/>
            <w:noWrap/>
            <w:vAlign w:val="bottom"/>
          </w:tcPr>
          <w:p w14:paraId="7494D3E6" w14:textId="77777777" w:rsidR="007D27AF" w:rsidRPr="00053439" w:rsidRDefault="007D27AF" w:rsidP="00AB50E5">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Exfoliative toxins</w:t>
            </w:r>
          </w:p>
        </w:tc>
        <w:tc>
          <w:tcPr>
            <w:tcW w:w="2258" w:type="pct"/>
            <w:noWrap/>
          </w:tcPr>
          <w:p w14:paraId="0C92141F" w14:textId="77777777" w:rsidR="007D27AF" w:rsidRPr="00053439" w:rsidRDefault="007D27AF" w:rsidP="00AB50E5">
            <w:pPr>
              <w:rPr>
                <w:rFonts w:ascii="Times New Roman" w:hAnsi="Times New Roman" w:cs="Times New Roman"/>
                <w:sz w:val="20"/>
                <w:szCs w:val="20"/>
              </w:rPr>
            </w:pPr>
          </w:p>
        </w:tc>
        <w:tc>
          <w:tcPr>
            <w:tcW w:w="502" w:type="pct"/>
            <w:noWrap/>
          </w:tcPr>
          <w:p w14:paraId="5B1AA820" w14:textId="77777777" w:rsidR="007D27AF" w:rsidRPr="00053439" w:rsidRDefault="007D27AF" w:rsidP="00AB50E5">
            <w:pPr>
              <w:jc w:val="center"/>
              <w:rPr>
                <w:rFonts w:ascii="Times New Roman" w:hAnsi="Times New Roman" w:cs="Times New Roman"/>
                <w:i/>
                <w:iCs/>
                <w:sz w:val="20"/>
                <w:szCs w:val="20"/>
              </w:rPr>
            </w:pPr>
          </w:p>
        </w:tc>
        <w:tc>
          <w:tcPr>
            <w:tcW w:w="615" w:type="pct"/>
            <w:noWrap/>
          </w:tcPr>
          <w:p w14:paraId="28B0BCAD" w14:textId="77777777" w:rsidR="007D27AF" w:rsidRPr="00053439" w:rsidRDefault="007D27AF" w:rsidP="00AB50E5">
            <w:pPr>
              <w:jc w:val="center"/>
              <w:rPr>
                <w:rFonts w:ascii="Times New Roman" w:hAnsi="Times New Roman" w:cs="Times New Roman"/>
                <w:sz w:val="20"/>
                <w:szCs w:val="20"/>
              </w:rPr>
            </w:pPr>
          </w:p>
        </w:tc>
        <w:tc>
          <w:tcPr>
            <w:tcW w:w="614" w:type="pct"/>
            <w:noWrap/>
          </w:tcPr>
          <w:p w14:paraId="1F4305A7" w14:textId="77777777" w:rsidR="007D27AF" w:rsidRPr="00053439" w:rsidRDefault="007D27AF" w:rsidP="00AB50E5">
            <w:pPr>
              <w:jc w:val="center"/>
              <w:rPr>
                <w:rFonts w:ascii="Times New Roman" w:hAnsi="Times New Roman" w:cs="Times New Roman"/>
                <w:sz w:val="20"/>
                <w:szCs w:val="20"/>
              </w:rPr>
            </w:pPr>
          </w:p>
        </w:tc>
      </w:tr>
      <w:tr w:rsidR="007D27AF" w:rsidRPr="00053439" w14:paraId="208D7D3A" w14:textId="77777777" w:rsidTr="00AB50E5">
        <w:trPr>
          <w:trHeight w:val="300"/>
        </w:trPr>
        <w:tc>
          <w:tcPr>
            <w:tcW w:w="1011" w:type="pct"/>
            <w:noWrap/>
            <w:vAlign w:val="bottom"/>
            <w:hideMark/>
          </w:tcPr>
          <w:p w14:paraId="53BE3016" w14:textId="77777777" w:rsidR="007D27AF" w:rsidRPr="00053439" w:rsidRDefault="007D27AF" w:rsidP="00AB50E5">
            <w:pPr>
              <w:rPr>
                <w:rFonts w:ascii="Times New Roman" w:hAnsi="Times New Roman" w:cs="Times New Roman"/>
                <w:sz w:val="20"/>
                <w:szCs w:val="20"/>
              </w:rPr>
            </w:pPr>
          </w:p>
        </w:tc>
        <w:tc>
          <w:tcPr>
            <w:tcW w:w="2258" w:type="pct"/>
            <w:noWrap/>
            <w:hideMark/>
          </w:tcPr>
          <w:p w14:paraId="424795C2"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Exfoliative toxin type c</w:t>
            </w:r>
          </w:p>
        </w:tc>
        <w:tc>
          <w:tcPr>
            <w:tcW w:w="502" w:type="pct"/>
            <w:noWrap/>
            <w:hideMark/>
          </w:tcPr>
          <w:p w14:paraId="4F48FE2E"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etc</w:t>
            </w:r>
            <w:proofErr w:type="spellEnd"/>
          </w:p>
        </w:tc>
        <w:tc>
          <w:tcPr>
            <w:tcW w:w="615" w:type="pct"/>
            <w:tcBorders>
              <w:top w:val="nil"/>
              <w:left w:val="nil"/>
              <w:bottom w:val="nil"/>
              <w:right w:val="nil"/>
            </w:tcBorders>
            <w:shd w:val="clear" w:color="auto" w:fill="auto"/>
            <w:noWrap/>
            <w:vAlign w:val="bottom"/>
          </w:tcPr>
          <w:p w14:paraId="3E4C0839"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E4409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17D9532" w14:textId="77777777" w:rsidTr="00AB50E5">
        <w:trPr>
          <w:trHeight w:val="290"/>
        </w:trPr>
        <w:tc>
          <w:tcPr>
            <w:tcW w:w="1011" w:type="pct"/>
            <w:noWrap/>
            <w:vAlign w:val="bottom"/>
          </w:tcPr>
          <w:p w14:paraId="6F09D449" w14:textId="77777777" w:rsidR="007D27AF" w:rsidRPr="00053439" w:rsidRDefault="007D27AF" w:rsidP="00AB50E5">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Secretion system</w:t>
            </w:r>
          </w:p>
        </w:tc>
        <w:tc>
          <w:tcPr>
            <w:tcW w:w="2258" w:type="pct"/>
            <w:noWrap/>
          </w:tcPr>
          <w:p w14:paraId="6721F9E4" w14:textId="77777777" w:rsidR="007D27AF" w:rsidRPr="00053439" w:rsidRDefault="007D27AF" w:rsidP="00AB50E5">
            <w:pPr>
              <w:rPr>
                <w:rFonts w:ascii="Times New Roman" w:hAnsi="Times New Roman" w:cs="Times New Roman"/>
                <w:sz w:val="20"/>
                <w:szCs w:val="20"/>
              </w:rPr>
            </w:pPr>
          </w:p>
        </w:tc>
        <w:tc>
          <w:tcPr>
            <w:tcW w:w="502" w:type="pct"/>
            <w:noWrap/>
          </w:tcPr>
          <w:p w14:paraId="1D7C85F5" w14:textId="77777777" w:rsidR="007D27AF" w:rsidRPr="00053439" w:rsidRDefault="007D27AF" w:rsidP="00AB50E5">
            <w:pPr>
              <w:jc w:val="center"/>
              <w:rPr>
                <w:rFonts w:ascii="Times New Roman" w:hAnsi="Times New Roman" w:cs="Times New Roman"/>
                <w:i/>
                <w:iCs/>
                <w:sz w:val="20"/>
                <w:szCs w:val="20"/>
              </w:rPr>
            </w:pPr>
          </w:p>
        </w:tc>
        <w:tc>
          <w:tcPr>
            <w:tcW w:w="615" w:type="pct"/>
            <w:noWrap/>
          </w:tcPr>
          <w:p w14:paraId="4D2BD195" w14:textId="77777777" w:rsidR="007D27AF" w:rsidRPr="00053439" w:rsidRDefault="007D27AF" w:rsidP="00AB50E5">
            <w:pPr>
              <w:jc w:val="center"/>
              <w:rPr>
                <w:rFonts w:ascii="Times New Roman" w:hAnsi="Times New Roman" w:cs="Times New Roman"/>
                <w:sz w:val="20"/>
                <w:szCs w:val="20"/>
              </w:rPr>
            </w:pPr>
          </w:p>
        </w:tc>
        <w:tc>
          <w:tcPr>
            <w:tcW w:w="614" w:type="pct"/>
            <w:noWrap/>
          </w:tcPr>
          <w:p w14:paraId="25142935" w14:textId="77777777" w:rsidR="007D27AF" w:rsidRPr="00053439" w:rsidRDefault="007D27AF" w:rsidP="00AB50E5">
            <w:pPr>
              <w:jc w:val="center"/>
              <w:rPr>
                <w:rFonts w:ascii="Times New Roman" w:hAnsi="Times New Roman" w:cs="Times New Roman"/>
                <w:sz w:val="20"/>
                <w:szCs w:val="20"/>
              </w:rPr>
            </w:pPr>
          </w:p>
        </w:tc>
      </w:tr>
      <w:tr w:rsidR="007D27AF" w:rsidRPr="00053439" w14:paraId="028B5A25" w14:textId="77777777" w:rsidTr="00AB50E5">
        <w:trPr>
          <w:trHeight w:val="290"/>
        </w:trPr>
        <w:tc>
          <w:tcPr>
            <w:tcW w:w="1011" w:type="pct"/>
            <w:noWrap/>
            <w:vAlign w:val="bottom"/>
            <w:hideMark/>
          </w:tcPr>
          <w:p w14:paraId="19D168D2" w14:textId="77777777" w:rsidR="007D27AF" w:rsidRPr="00053439" w:rsidRDefault="007D27AF" w:rsidP="00AB50E5">
            <w:pPr>
              <w:rPr>
                <w:rFonts w:ascii="Times New Roman" w:hAnsi="Times New Roman" w:cs="Times New Roman"/>
                <w:sz w:val="20"/>
                <w:szCs w:val="20"/>
              </w:rPr>
            </w:pPr>
          </w:p>
        </w:tc>
        <w:tc>
          <w:tcPr>
            <w:tcW w:w="2258" w:type="pct"/>
            <w:noWrap/>
            <w:hideMark/>
          </w:tcPr>
          <w:p w14:paraId="11AF08F9"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02F7F348"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esaA</w:t>
            </w:r>
            <w:proofErr w:type="spellEnd"/>
          </w:p>
        </w:tc>
        <w:tc>
          <w:tcPr>
            <w:tcW w:w="615" w:type="pct"/>
            <w:tcBorders>
              <w:top w:val="nil"/>
              <w:left w:val="nil"/>
              <w:bottom w:val="nil"/>
              <w:right w:val="nil"/>
            </w:tcBorders>
            <w:shd w:val="clear" w:color="auto" w:fill="auto"/>
            <w:noWrap/>
            <w:vAlign w:val="bottom"/>
          </w:tcPr>
          <w:p w14:paraId="7D3CB4D2"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CF1C7D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6B5254A1" w14:textId="77777777" w:rsidTr="00AB50E5">
        <w:trPr>
          <w:trHeight w:val="290"/>
        </w:trPr>
        <w:tc>
          <w:tcPr>
            <w:tcW w:w="1011" w:type="pct"/>
            <w:noWrap/>
            <w:vAlign w:val="bottom"/>
            <w:hideMark/>
          </w:tcPr>
          <w:p w14:paraId="370E0047"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F2D7E89"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7F5C16F9"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esaB</w:t>
            </w:r>
            <w:proofErr w:type="spellEnd"/>
          </w:p>
        </w:tc>
        <w:tc>
          <w:tcPr>
            <w:tcW w:w="615" w:type="pct"/>
            <w:tcBorders>
              <w:top w:val="nil"/>
              <w:left w:val="nil"/>
              <w:bottom w:val="nil"/>
              <w:right w:val="nil"/>
            </w:tcBorders>
            <w:shd w:val="clear" w:color="auto" w:fill="auto"/>
            <w:noWrap/>
            <w:vAlign w:val="bottom"/>
          </w:tcPr>
          <w:p w14:paraId="0AEA3A0F"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C1FEA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285BD1AD" w14:textId="77777777" w:rsidTr="00AB50E5">
        <w:trPr>
          <w:trHeight w:val="290"/>
        </w:trPr>
        <w:tc>
          <w:tcPr>
            <w:tcW w:w="1011" w:type="pct"/>
            <w:noWrap/>
            <w:vAlign w:val="bottom"/>
            <w:hideMark/>
          </w:tcPr>
          <w:p w14:paraId="5085A524"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21D2B46"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2411E410"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essA</w:t>
            </w:r>
            <w:proofErr w:type="spellEnd"/>
          </w:p>
        </w:tc>
        <w:tc>
          <w:tcPr>
            <w:tcW w:w="615" w:type="pct"/>
            <w:tcBorders>
              <w:top w:val="nil"/>
              <w:left w:val="nil"/>
              <w:bottom w:val="nil"/>
              <w:right w:val="nil"/>
            </w:tcBorders>
            <w:shd w:val="clear" w:color="auto" w:fill="auto"/>
            <w:noWrap/>
            <w:vAlign w:val="bottom"/>
          </w:tcPr>
          <w:p w14:paraId="5D67062A"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464569E"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13074D8" w14:textId="77777777" w:rsidTr="00AB50E5">
        <w:trPr>
          <w:trHeight w:val="290"/>
        </w:trPr>
        <w:tc>
          <w:tcPr>
            <w:tcW w:w="1011" w:type="pct"/>
            <w:noWrap/>
            <w:vAlign w:val="bottom"/>
            <w:hideMark/>
          </w:tcPr>
          <w:p w14:paraId="6587B15D"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1AC1C9F"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62D2BF73"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essB</w:t>
            </w:r>
            <w:proofErr w:type="spellEnd"/>
          </w:p>
        </w:tc>
        <w:tc>
          <w:tcPr>
            <w:tcW w:w="615" w:type="pct"/>
            <w:tcBorders>
              <w:top w:val="nil"/>
              <w:left w:val="nil"/>
              <w:bottom w:val="nil"/>
              <w:right w:val="nil"/>
            </w:tcBorders>
            <w:shd w:val="clear" w:color="auto" w:fill="auto"/>
            <w:noWrap/>
            <w:vAlign w:val="bottom"/>
          </w:tcPr>
          <w:p w14:paraId="4A0787C0"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DEFBCF3"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4BE42F5" w14:textId="77777777" w:rsidTr="00AB50E5">
        <w:trPr>
          <w:trHeight w:val="290"/>
        </w:trPr>
        <w:tc>
          <w:tcPr>
            <w:tcW w:w="1011" w:type="pct"/>
            <w:noWrap/>
            <w:vAlign w:val="bottom"/>
            <w:hideMark/>
          </w:tcPr>
          <w:p w14:paraId="0AFF4FA6"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F9F4A39"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1CEF7262"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essC</w:t>
            </w:r>
            <w:proofErr w:type="spellEnd"/>
          </w:p>
        </w:tc>
        <w:tc>
          <w:tcPr>
            <w:tcW w:w="615" w:type="pct"/>
            <w:tcBorders>
              <w:top w:val="nil"/>
              <w:left w:val="nil"/>
              <w:bottom w:val="nil"/>
              <w:right w:val="nil"/>
            </w:tcBorders>
            <w:shd w:val="clear" w:color="auto" w:fill="auto"/>
            <w:noWrap/>
            <w:vAlign w:val="bottom"/>
          </w:tcPr>
          <w:p w14:paraId="2903CEE1"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22446D6"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6F212926" w14:textId="77777777" w:rsidTr="00AB50E5">
        <w:trPr>
          <w:trHeight w:val="300"/>
        </w:trPr>
        <w:tc>
          <w:tcPr>
            <w:tcW w:w="1011" w:type="pct"/>
            <w:noWrap/>
            <w:vAlign w:val="bottom"/>
            <w:hideMark/>
          </w:tcPr>
          <w:p w14:paraId="621B61DB"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F85F8E2" w14:textId="77777777" w:rsidR="007D27AF" w:rsidRPr="00053439" w:rsidRDefault="007D27AF" w:rsidP="00AB50E5">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61A9C646" w14:textId="77777777" w:rsidR="007D27AF" w:rsidRPr="00053439" w:rsidRDefault="007D27AF" w:rsidP="00AB50E5">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esxA</w:t>
            </w:r>
            <w:proofErr w:type="spellEnd"/>
          </w:p>
        </w:tc>
        <w:tc>
          <w:tcPr>
            <w:tcW w:w="615" w:type="pct"/>
            <w:tcBorders>
              <w:top w:val="nil"/>
              <w:left w:val="nil"/>
              <w:bottom w:val="nil"/>
              <w:right w:val="nil"/>
            </w:tcBorders>
            <w:shd w:val="clear" w:color="auto" w:fill="auto"/>
            <w:noWrap/>
            <w:vAlign w:val="bottom"/>
          </w:tcPr>
          <w:p w14:paraId="492852E8"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2B016234" w14:textId="77777777" w:rsidR="007D27AF" w:rsidRPr="00053439" w:rsidRDefault="007D27AF" w:rsidP="00AB50E5">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bl>
    <w:p w14:paraId="663482D9" w14:textId="77777777" w:rsidR="007D27AF" w:rsidRPr="00E73462" w:rsidRDefault="007D27AF" w:rsidP="007D27AF">
      <w:pPr>
        <w:rPr>
          <w:rFonts w:ascii="Times New Roman" w:hAnsi="Times New Roman" w:cs="Times New Roman"/>
          <w:sz w:val="24"/>
          <w:szCs w:val="24"/>
        </w:rPr>
      </w:pPr>
    </w:p>
    <w:p w14:paraId="078CBC57" w14:textId="77777777" w:rsidR="007D27AF" w:rsidRPr="00E73462" w:rsidRDefault="007D27AF" w:rsidP="007D27AF">
      <w:pPr>
        <w:rPr>
          <w:rFonts w:ascii="Times New Roman" w:hAnsi="Times New Roman" w:cs="Times New Roman"/>
          <w:sz w:val="24"/>
          <w:szCs w:val="24"/>
        </w:rPr>
      </w:pPr>
    </w:p>
    <w:p w14:paraId="3D221299" w14:textId="77777777" w:rsidR="007D27AF" w:rsidRPr="00E73462" w:rsidRDefault="007D27AF" w:rsidP="007D27AF">
      <w:pPr>
        <w:rPr>
          <w:rFonts w:ascii="Times New Roman" w:hAnsi="Times New Roman" w:cs="Times New Roman"/>
          <w:sz w:val="24"/>
          <w:szCs w:val="24"/>
        </w:rPr>
      </w:pPr>
    </w:p>
    <w:p w14:paraId="5F304BE0" w14:textId="77777777" w:rsidR="007D27AF" w:rsidRPr="00E73462" w:rsidRDefault="007D27AF" w:rsidP="007D27AF">
      <w:pPr>
        <w:rPr>
          <w:rFonts w:ascii="Times New Roman" w:hAnsi="Times New Roman" w:cs="Times New Roman"/>
          <w:sz w:val="24"/>
          <w:szCs w:val="24"/>
        </w:rPr>
      </w:pPr>
      <w:r w:rsidRPr="00E73462">
        <w:rPr>
          <w:rFonts w:ascii="Times New Roman" w:hAnsi="Times New Roman" w:cs="Times New Roman"/>
          <w:noProof/>
          <w:sz w:val="24"/>
          <w:szCs w:val="24"/>
        </w:rPr>
        <w:lastRenderedPageBreak/>
        <w:drawing>
          <wp:inline distT="0" distB="0" distL="0" distR="0" wp14:anchorId="349DCF8B" wp14:editId="252FDDAA">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29B003B5" w14:textId="20CB5B31" w:rsidR="007D27AF" w:rsidRDefault="007D27AF" w:rsidP="007D27AF">
      <w:pPr>
        <w:rPr>
          <w:rFonts w:ascii="Times New Roman" w:hAnsi="Times New Roman" w:cs="Times New Roman"/>
          <w:sz w:val="24"/>
          <w:szCs w:val="24"/>
        </w:rPr>
      </w:pPr>
      <w:r w:rsidRPr="00E73462">
        <w:rPr>
          <w:rFonts w:ascii="Times New Roman" w:hAnsi="Times New Roman" w:cs="Times New Roman"/>
          <w:sz w:val="24"/>
          <w:szCs w:val="24"/>
        </w:rPr>
        <w:t>Figure 1.</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Example of dendrogram of the RAPD fingerprints of 13 </w:t>
      </w:r>
      <w:r w:rsidRPr="00E73462">
        <w:rPr>
          <w:rFonts w:ascii="Times New Roman" w:hAnsi="Times New Roman" w:cs="Times New Roman"/>
          <w:i/>
          <w:iCs/>
          <w:sz w:val="24"/>
          <w:szCs w:val="24"/>
        </w:rPr>
        <w:t xml:space="preserve">Staphylococcus chromogenes </w:t>
      </w:r>
      <w:r w:rsidRPr="00E73462">
        <w:rPr>
          <w:rFonts w:ascii="Times New Roman" w:hAnsi="Times New Roman" w:cs="Times New Roman"/>
          <w:sz w:val="24"/>
          <w:szCs w:val="24"/>
        </w:rPr>
        <w:t xml:space="preserve">isolates representative of an </w:t>
      </w:r>
      <w:commentRangeStart w:id="28"/>
      <w:r w:rsidRPr="00E73462">
        <w:rPr>
          <w:rFonts w:ascii="Times New Roman" w:hAnsi="Times New Roman" w:cs="Times New Roman"/>
          <w:sz w:val="24"/>
          <w:szCs w:val="24"/>
        </w:rPr>
        <w:t>IMI</w:t>
      </w:r>
      <w:commentRangeEnd w:id="28"/>
      <w:r w:rsidR="00E91CB8">
        <w:rPr>
          <w:rStyle w:val="CommentReference"/>
        </w:rPr>
        <w:commentReference w:id="28"/>
      </w:r>
      <w:r w:rsidRPr="00E73462">
        <w:rPr>
          <w:rFonts w:ascii="Times New Roman" w:hAnsi="Times New Roman" w:cs="Times New Roman"/>
          <w:sz w:val="24"/>
          <w:szCs w:val="24"/>
        </w:rPr>
        <w:t xml:space="preserve"> associated with a persistently high (</w:t>
      </w:r>
      <w:r w:rsidRPr="00E73462">
        <w:rPr>
          <w:rFonts w:ascii="Times New Roman" w:eastAsia="Times New Roman" w:hAnsi="Times New Roman" w:cs="Times New Roman"/>
          <w:kern w:val="0"/>
          <w:sz w:val="24"/>
          <w:szCs w:val="24"/>
          <w14:ligatures w14:val="none"/>
        </w:rPr>
        <w:t xml:space="preserve">≥200,000 cells/mL) </w:t>
      </w:r>
      <w:r w:rsidRPr="00E73462">
        <w:rPr>
          <w:rFonts w:ascii="Times New Roman" w:hAnsi="Times New Roman" w:cs="Times New Roman"/>
          <w:sz w:val="24"/>
          <w:szCs w:val="24"/>
        </w:rPr>
        <w:t>or low (</w:t>
      </w:r>
      <w:r w:rsidRPr="00E73462">
        <w:rPr>
          <w:rFonts w:ascii="Times New Roman" w:eastAsia="Times New Roman" w:hAnsi="Times New Roman" w:cs="Times New Roman"/>
          <w:kern w:val="0"/>
          <w:sz w:val="24"/>
          <w:szCs w:val="24"/>
          <w14:ligatures w14:val="none"/>
        </w:rPr>
        <w:t>&lt;200,000 cells/mL</w:t>
      </w:r>
      <w:r w:rsidRPr="00E73462">
        <w:rPr>
          <w:rFonts w:ascii="Times New Roman" w:hAnsi="Times New Roman" w:cs="Times New Roman"/>
          <w:sz w:val="24"/>
          <w:szCs w:val="24"/>
        </w:rPr>
        <w:t xml:space="preserve">) SCC, originating from Farm H. RAPD types were assigned an arbitrary </w:t>
      </w:r>
      <w:commentRangeStart w:id="29"/>
      <w:proofErr w:type="gramStart"/>
      <w:r w:rsidRPr="00E73462">
        <w:rPr>
          <w:rFonts w:ascii="Times New Roman" w:hAnsi="Times New Roman" w:cs="Times New Roman"/>
          <w:sz w:val="24"/>
          <w:szCs w:val="24"/>
        </w:rPr>
        <w:t>lower case</w:t>
      </w:r>
      <w:proofErr w:type="gramEnd"/>
      <w:r w:rsidRPr="00E73462">
        <w:rPr>
          <w:rFonts w:ascii="Times New Roman" w:hAnsi="Times New Roman" w:cs="Times New Roman"/>
          <w:sz w:val="24"/>
          <w:szCs w:val="24"/>
        </w:rPr>
        <w:t xml:space="preserve"> letter </w:t>
      </w:r>
      <w:commentRangeEnd w:id="29"/>
      <w:r w:rsidR="00E91CB8">
        <w:rPr>
          <w:rStyle w:val="CommentReference"/>
        </w:rPr>
        <w:commentReference w:id="29"/>
      </w:r>
      <w:r w:rsidRPr="00E73462">
        <w:rPr>
          <w:rFonts w:ascii="Times New Roman" w:hAnsi="Times New Roman" w:cs="Times New Roman"/>
          <w:sz w:val="24"/>
          <w:szCs w:val="24"/>
        </w:rPr>
        <w:t>based on the clustering. Seven RAPD types were identified from the 13 isolates causing IMI</w:t>
      </w:r>
      <w:r w:rsidR="004B43CE">
        <w:rPr>
          <w:rFonts w:ascii="Times New Roman" w:hAnsi="Times New Roman" w:cs="Times New Roman"/>
          <w:sz w:val="24"/>
          <w:szCs w:val="24"/>
        </w:rPr>
        <w:t>.</w:t>
      </w:r>
    </w:p>
    <w:p w14:paraId="5402A94A" w14:textId="05256D54" w:rsidR="009934B9" w:rsidRDefault="009934B9">
      <w:pPr>
        <w:rPr>
          <w:rFonts w:ascii="Times New Roman" w:hAnsi="Times New Roman" w:cs="Times New Roman"/>
          <w:sz w:val="24"/>
          <w:szCs w:val="24"/>
        </w:rPr>
      </w:pPr>
      <w:r>
        <w:rPr>
          <w:rFonts w:ascii="Times New Roman" w:hAnsi="Times New Roman" w:cs="Times New Roman"/>
          <w:sz w:val="24"/>
          <w:szCs w:val="24"/>
        </w:rPr>
        <w:br w:type="page"/>
      </w:r>
    </w:p>
    <w:p w14:paraId="07DFE325" w14:textId="77777777" w:rsidR="009934B9" w:rsidRPr="00E73462" w:rsidRDefault="009934B9" w:rsidP="007D27AF">
      <w:pPr>
        <w:rPr>
          <w:rFonts w:ascii="Times New Roman" w:hAnsi="Times New Roman" w:cs="Times New Roman"/>
          <w:sz w:val="24"/>
          <w:szCs w:val="24"/>
        </w:rPr>
      </w:pPr>
    </w:p>
    <w:p w14:paraId="608AFA90" w14:textId="77777777" w:rsidR="007D27AF" w:rsidRPr="00E73462" w:rsidRDefault="007D27AF" w:rsidP="007D27AF">
      <w:pPr>
        <w:rPr>
          <w:rFonts w:ascii="Times New Roman" w:hAnsi="Times New Roman" w:cs="Times New Roman"/>
        </w:rPr>
      </w:pPr>
      <w:r w:rsidRPr="00E73462">
        <w:rPr>
          <w:rFonts w:ascii="Times New Roman" w:hAnsi="Times New Roman" w:cs="Times New Roman"/>
          <w:noProof/>
        </w:rPr>
        <mc:AlternateContent>
          <mc:Choice Requires="wpg">
            <w:drawing>
              <wp:inline distT="0" distB="0" distL="0" distR="0" wp14:anchorId="38579840" wp14:editId="3B530B2D">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17">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049E3D24" w14:textId="77777777" w:rsidR="00AB50E5" w:rsidRPr="00BE0179" w:rsidRDefault="00AB50E5"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194916B4" w14:textId="77777777" w:rsidR="00AB50E5" w:rsidRPr="00BE0179" w:rsidRDefault="00AB50E5"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1A37E4DA" w14:textId="77777777" w:rsidR="00AB50E5" w:rsidRPr="00BE0179" w:rsidRDefault="00AB50E5"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2D24B2A3" w14:textId="77777777" w:rsidR="00AB50E5" w:rsidRPr="00BE0179" w:rsidRDefault="00AB50E5"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38579840" id="Group 9" o:spid="_x0000_s1026" style="width:344.15pt;height:229.9pt;mso-position-horizontal-relative:char;mso-position-vertical-relative:line" coordorigin="-739" coordsize="67594,4139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25A6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7ZmAAAAZrb/////////////////////////////////////////////////&#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tmYAADqQ2///////////////////////////////////////////&#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DqQ2///////////////////////////////////&#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25A6AABmtv//////////////////////////&#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tmYAAAAAAAAAAAAAAAAAAAAAAAAAAAAA&#10;AAAAAAAAAAAAAAAAZrb/////////////////////////////////////////////////////////&#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tmYAAAAAAAAAAAAAAAAAAAAAAAAAAAAAAAAAAAA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2ZgAAADqQ2////////////9uQOgAAAGa2///bkDoAADqQ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25A6AABmtv///////////////////7ZmAAA6kNv//9uQOgA6kNv/////&#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DqQ2////////////////////9uQOgAAZrb//9uQOgAA&#10;Zrb//////////////////////////////////////////////////////////////////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25A6AABmtv///////////////////7ZmAAA6kNv/&#10;/9uQOgAAZrb/////////////////////////////////////////////////////////////////&#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2ZgAAADqQ2////////////9uQOgAA&#10;AGa2////25A6AABmtv//////////////////////////////////////////////////////////&#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tmYAAAAAAAAAAAAA&#10;AAAAZrb/////25A6AAA6kNv/////////////////////////////////////////////////////&#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tmYA&#10;AAA6kNv/tmYAAAAA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AAAAAAAAAAAAAAAAAAAAAAAAAAAAAAAAAAAAAAAAAAAZrb/////&#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bkDoAAGa2////////////////////&#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bkDoAAGa2////&#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bkDoA&#10;AGa2////////////////////////////////////////////////////////////////////////&#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bkDoAAGa2////////////////////////////////////////////////////////////////&#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bkDo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bkDoAAGa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bkDoAAGa2////////////////////////////////////////&#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AAAAAAAAAAAAAAAAAAAAAAAAAAAAAAAAAAAAAAAAAAAZrb/////////&#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tmYAAAAAAAA6kNv/////////////////&#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9uQOgAAAAAAAAAAAAA6&#10;kNv/////////////////////////////////////////////////////////////////////////&#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9uQOgAAAAAAAAAAAAA6kNv/////////////////////////////////////////////////////&#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7ZmAAAAAAAAAAAAAABmtv//////////////////////////////////////&#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9uQOgAAAAAAAAAAAGa2//////+2ZgAAAABmtv//////////////////////////&#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bkDoAAAAAAAAAAABmtv///////////////////9uQOgAAZrb/////////////////&#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tmYAAAAAOpDb/////////////////////////////9uQOgAAZrb/////////&#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25A6AGa2////////////////////////////////////&#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DqQ2///////////////////////////&#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5A6ADqQ2///////////////////&#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bkDoAOpDb////////&#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AAAAAAA&#10;AAAAAAAAAAAAAAAAAAAAAAAAZrb/////////////////////////////////////////////////&#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bkDoAAAAAAAAAAAAAAAAAOpDb////////////////////////////////&#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ZgAAADqQ2////////////9uQOgAAAGa2////////////////////&#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25A6AABmtv///////////////////7ZmAAA6kNv/////////&#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5A6AABmtv///////////////////7Zm&#10;AAA6kNv/////////////////////////////////////////////////////////////////////&#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2ZgAAADqQ2///////////&#10;/9uQOgAAAGa2////////////////////////////////////////////////////////////////&#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bkDoAAAAA&#10;AAAAAAAAAAAAOpDb////////////////////////////////////////////////////////////&#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AAAAAAAAAAAAAAAAAAAAAGa2////////////////////////&#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ZgAAADqQ2////////////9uQOgAAAGa2///bkDoAADqQ2///////////&#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25A6AABmtv///////////////////7ZmAAA6kNv//9uQOgA6kNv/&#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tmYAADqQ2////////////////////9uQOgAAZrb//9uQ&#10;OgAAZrb/////////////////////////////////////////////////////////////////////&#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ABmtv///////////////////7ZmAAA6&#10;kNv//9uQOgAAZrb/////////////////////////////////////////////////////////////&#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ZgAAADqQ2////////////9uQ&#10;OgAAAGa2////25A6AABmtv//////////////////////////////////////////////////////&#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AAAAAAA&#10;AAAAAAAAZrb/////25A6AAA6kNv/////////////////////////////////////////////////&#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tmYAAAAAAAA6kNv/25A6ADqQ2///////////////////////////////////////&#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ZgAAOpDb/9uQOgA6kNv////bkDoAADqQ2///////////////////////////&#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9uQOgA6kNv/////////////////&#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DqQ2////9uQOgA6kNv//////9uQOgAAZrb/////////&#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25A6AABmtv///9uQOgA6kNv//////7ZmAAA6kNv/&#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ZgAAAGa2/9uQOgA6kNv//9uQOgAA&#10;AGa2////////////////////////////////////////////////////////////////////////&#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AAAAAAAAAAA&#10;AAAAOpDb////////////////////////////////////////////////////////////////////&#10;////////////////////////////////////////////////////////////////////////////&#10;////////////////////////////////////////////////////////////////////////////&#10;/////////////////////////////////////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10;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&#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10;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&#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&#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&#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&#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&#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10;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&#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AAAAAAAAAAAAAAAAAAAAAAAAAAA&#10;Zrb/////////////////////////////////////////////////////////////////////////&#10;////////////////////////////////////////////////////////////////////////////&#10;////////////////////////////////////////////////////////////////////////////&#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7ZmAAA6kNv//9uQOgBmtv/////b&#10;kDoAOpD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2ZgA6&#10;kNv//////9uQOgBmtv//////////////////////////////////////////////////////////&#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DqQ2///&#10;///bkDoAZrb////////bkDoAZrb/////////////////////////////////////////////////&#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10;ADqQ2///////tmYAOpDb///////bkDoAZrb/////////////////////////////////////////&#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9uQOgAAZrb//////7ZmADqQ2////9uQOg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AAAAAAAZrb/////////////////////////////&#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7ZmAAA6kNv///////+2ZgAAAGa2////////&#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9uQOgAAZrb////////////////bkDoA&#10;ADqQ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DqQ2///////////////&#10;/////9uQOgA6kN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tmYAADqQ2///////&#10;/////////////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Bm&#10;tv///////////////////7ZmAAA6kN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2ZgAAADqQ2////////////9uQOgAAAGa2////////////////////////////////////////&#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Zrb/////////////////////////////////////&#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AABm&#10;tv/////////////bkDoAADqQ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tmYA&#10;AAA6kNv/////////////////////tmYAAA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DqQ2///////////////////////////&#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Ga2//////////////////////////////////+2ZgAAZrb/////////&#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7ZmAABmtv///////////////////////////////7Zm&#10;AAA6kNv/////////////////////////////////////////////////////////////////////&#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bkDoAAGa2////////////////////////&#10;///bkDoAAGa2////////////////////////////////////////////////////////////////&#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ZgAAADqQ2///////////&#10;/////9uQOgAAADqQ2///////////////////////////////////////////////////////////&#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AA&#10;AAAAAAAAAAAAAABmt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Bmtv/////////////bkDoAADqQ2///////////////////////////////&#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AAA6kNv/////////////////////tmYAAAA6kN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7ZmAAA6kNv/////////////////////////////tmYAADqQ2///////&#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DqQ2////////////////////////////////9uQOgA6&#10;kNv/////////////////////////////////////////////////////////////////////////&#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tmYAAGa2////////////////////////////////&#10;//+2ZgAAZr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10;/////////9uQOgAAZrb/////////////////////////////////////////////////////////&#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7ZmAABmtv//////////////&#10;/////////////////7ZmAAA6kNv/////////////////////////////////////////////////&#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bkDoAAGa2////&#10;///////////////////////bkDoAAGa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2&#10;ZgAAADqQ2////////////////9uQOgAAADqQ2///////////////////////////////////////&#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5A6AAAAAAAAAAAAAAAAAABmtv//////////////////////////////////////&#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bkDoAAABmtv////////+2ZgAAAAAAAAAAOpD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bkDoAADqQ2/////////+2ZgAAAGa2//////+2ZgAA&#10;AGa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7ZmAAA6kNv//////////7ZmAAAAZrb/////&#10;/////7ZmAABmt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5A6ADqQ2///////////25A6AABm&#10;tv///////////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tmYAADqQ2///////////&#10;tmYAADqQ2////////////9uQOgAAZrb/////////////////////////////////////////////&#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tmYAADqQ2///&#10;///////bkDoAAGa2/////////////7ZmAAA6kNv/////////////////////////////////////&#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10;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&#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10;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&#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10;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10;////////////////////////////////////////////////////////////////////////////&#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10;////////////////////////////////////////////////////////////////////////////&#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10;////////////////////////////////////////////////////////////////////////////&#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10;////////////////////////////////////////////////////////////////////////////&#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tmYAAAAAAAAAZrb/////////&#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7ZmAAAAAAAAAAAA&#10;AAAAAAAAAAAAAAAAAAAAZrb/////////////////////////////////////////////////////&#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tmYAAA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bkDoAAAAAAAAAAAAAOpD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bkDoAAAAAAAAAAAAAOpD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tmYAAA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25A6AAAAAAAAAA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25A6AAAAAAAAAAA6kNv/////////&#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tmYAAAAAAAAAAAAAAAAAAAAAAAAA&#10;AAAAAAAAZrb/////////////////////////////////////////////////////////////////&#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tmYAAAAAAAAAOpDb////&#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bkDoAAAAAAAAAAAAAAAAAOpDb////////////////////////////////////////////////&#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2ZgAAADqQ2////////////9uQOgAAAGa2////////////////////////////////////&#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25A6AABmtv///////////////////7ZmAAA6kNv/////////////////////////&#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tmYAADqQ2////////////////////9uQOgAAZrb/////////////////&#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25A6AABmtv///////////////////7ZmAAA6kNv/////////&#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2ZgAAADqQ2////////////9uQOgAAAGa2////&#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bkDoAAAAAAAAAAAAAAAAAOpDb&#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9uQOg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9uQOgAAZr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9uQOgAAZr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9uQOg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9uQOg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9uQOgAAZrb/////&#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AAAAAAAAAAAAAAAAAAAAAAAAAAAAAAAAAAA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18"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049E3D24" w14:textId="77777777" w:rsidR="00AB50E5" w:rsidRPr="00BE0179" w:rsidRDefault="00AB50E5"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194916B4" w14:textId="77777777" w:rsidR="00AB50E5" w:rsidRPr="00BE0179" w:rsidRDefault="00AB50E5"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1A37E4DA" w14:textId="77777777" w:rsidR="00AB50E5" w:rsidRPr="00BE0179" w:rsidRDefault="00AB50E5"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2D24B2A3" w14:textId="77777777" w:rsidR="00AB50E5" w:rsidRPr="00BE0179" w:rsidRDefault="00AB50E5"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v:textbox>
                </v:shape>
                <w10:anchorlock/>
              </v:group>
            </w:pict>
          </mc:Fallback>
        </mc:AlternateContent>
      </w:r>
    </w:p>
    <w:p w14:paraId="4EBB4EE9" w14:textId="77777777" w:rsidR="007D27AF" w:rsidRPr="00E73462" w:rsidRDefault="007D27AF" w:rsidP="007D27AF">
      <w:pPr>
        <w:rPr>
          <w:rFonts w:ascii="Times New Roman" w:hAnsi="Times New Roman" w:cs="Times New Roman"/>
          <w:b/>
          <w:bCs/>
        </w:rPr>
      </w:pPr>
    </w:p>
    <w:p w14:paraId="0446AF8E" w14:textId="3244795E" w:rsidR="007D27AF" w:rsidRDefault="007D27AF" w:rsidP="007D27AF">
      <w:pPr>
        <w:rPr>
          <w:rFonts w:ascii="Times New Roman" w:eastAsia="Times New Roman" w:hAnsi="Times New Roman" w:cs="Times New Roman"/>
          <w:color w:val="000000"/>
          <w:sz w:val="24"/>
          <w:szCs w:val="24"/>
        </w:rPr>
      </w:pPr>
      <w:r w:rsidRPr="00E73462">
        <w:rPr>
          <w:rFonts w:ascii="Times New Roman" w:hAnsi="Times New Roman" w:cs="Times New Roman"/>
          <w:sz w:val="24"/>
          <w:szCs w:val="24"/>
        </w:rPr>
        <w:t>Figure 2.</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Carriage of the </w:t>
      </w:r>
      <w:proofErr w:type="spellStart"/>
      <w:r w:rsidRPr="00E73462">
        <w:rPr>
          <w:rFonts w:ascii="Times New Roman" w:hAnsi="Times New Roman" w:cs="Times New Roman"/>
          <w:i/>
          <w:iCs/>
          <w:sz w:val="24"/>
          <w:szCs w:val="24"/>
        </w:rPr>
        <w:t>blaZ</w:t>
      </w:r>
      <w:proofErr w:type="spellEnd"/>
      <w:r w:rsidRPr="00E73462">
        <w:rPr>
          <w:rFonts w:ascii="Times New Roman" w:hAnsi="Times New Roman" w:cs="Times New Roman"/>
          <w:i/>
          <w:iCs/>
          <w:sz w:val="24"/>
          <w:szCs w:val="24"/>
        </w:rPr>
        <w:t xml:space="preserve"> </w:t>
      </w:r>
      <w:r w:rsidRPr="00E73462">
        <w:rPr>
          <w:rFonts w:ascii="Times New Roman" w:hAnsi="Times New Roman" w:cs="Times New Roman"/>
          <w:sz w:val="24"/>
          <w:szCs w:val="24"/>
        </w:rPr>
        <w:t xml:space="preserve">gene (encoding </w:t>
      </w:r>
      <w:proofErr w:type="gramStart"/>
      <w:r w:rsidRPr="00E73462">
        <w:rPr>
          <w:rFonts w:ascii="Times New Roman" w:hAnsi="Times New Roman" w:cs="Times New Roman"/>
          <w:sz w:val="24"/>
          <w:szCs w:val="24"/>
        </w:rPr>
        <w:t>for the production of</w:t>
      </w:r>
      <w:proofErr w:type="gramEnd"/>
      <w:r w:rsidRPr="00E73462">
        <w:rPr>
          <w:rFonts w:ascii="Times New Roman" w:hAnsi="Times New Roman" w:cs="Times New Roman"/>
          <w:sz w:val="24"/>
          <w:szCs w:val="24"/>
        </w:rPr>
        <w:t xml:space="preserve"> β-lactamase) for 30 </w:t>
      </w:r>
      <w:r w:rsidRPr="00E73462">
        <w:rPr>
          <w:rFonts w:ascii="Times New Roman" w:hAnsi="Times New Roman" w:cs="Times New Roman"/>
          <w:i/>
          <w:iCs/>
          <w:sz w:val="24"/>
          <w:szCs w:val="24"/>
        </w:rPr>
        <w:t>Staphylococcus chromogenes</w:t>
      </w:r>
      <w:r w:rsidRPr="00E73462">
        <w:rPr>
          <w:rFonts w:ascii="Times New Roman" w:hAnsi="Times New Roman" w:cs="Times New Roman"/>
          <w:sz w:val="24"/>
          <w:szCs w:val="24"/>
        </w:rPr>
        <w:t xml:space="preserve"> isolates from subclinical bovine intramammary infections </w:t>
      </w:r>
      <w:r w:rsidR="00E91CB8">
        <w:rPr>
          <w:rFonts w:ascii="Times New Roman" w:hAnsi="Times New Roman" w:cs="Times New Roman"/>
          <w:sz w:val="24"/>
          <w:szCs w:val="24"/>
        </w:rPr>
        <w:t xml:space="preserve">(IMI) </w:t>
      </w:r>
      <w:r w:rsidRPr="00E73462">
        <w:rPr>
          <w:rFonts w:ascii="Times New Roman" w:hAnsi="Times New Roman" w:cs="Times New Roman"/>
          <w:sz w:val="24"/>
          <w:szCs w:val="24"/>
        </w:rPr>
        <w:t xml:space="preserve">by SCC category. </w:t>
      </w:r>
      <w:r w:rsidRPr="00E73462">
        <w:rPr>
          <w:rFonts w:ascii="Times New Roman" w:eastAsia="Times New Roman" w:hAnsi="Times New Roman" w:cs="Times New Roman"/>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p>
    <w:p w14:paraId="233B3D01" w14:textId="77777777" w:rsidR="00FE38F9" w:rsidRPr="006D547B" w:rsidRDefault="00FE38F9" w:rsidP="007D27AF">
      <w:pPr>
        <w:rPr>
          <w:rStyle w:val="PageNumber"/>
        </w:rPr>
        <w:sectPr w:rsidR="00FE38F9" w:rsidRPr="006D547B" w:rsidSect="00E76B65">
          <w:footerReference w:type="default" r:id="rId19"/>
          <w:type w:val="continuous"/>
          <w:pgSz w:w="12240" w:h="15840"/>
          <w:pgMar w:top="1440" w:right="1440" w:bottom="1440" w:left="1440" w:header="720" w:footer="720" w:gutter="0"/>
          <w:lnNumType w:countBy="1" w:restart="continuous"/>
          <w:cols w:space="720"/>
          <w:docGrid w:linePitch="360"/>
        </w:sectPr>
      </w:pPr>
    </w:p>
    <w:p w14:paraId="617F32F4" w14:textId="77777777" w:rsidR="007D27AF" w:rsidRPr="00E73462" w:rsidRDefault="007D27AF" w:rsidP="007D27AF">
      <w:pPr>
        <w:rPr>
          <w:rFonts w:ascii="Times New Roman" w:hAnsi="Times New Roman" w:cs="Times New Roman"/>
          <w:sz w:val="24"/>
          <w:szCs w:val="24"/>
        </w:rPr>
      </w:pPr>
      <w:r w:rsidRPr="00E73462">
        <w:rPr>
          <w:rFonts w:ascii="Times New Roman" w:hAnsi="Times New Roman" w:cs="Times New Roman"/>
          <w:noProof/>
          <w:sz w:val="24"/>
          <w:szCs w:val="24"/>
        </w:rPr>
        <w:lastRenderedPageBreak/>
        <w:drawing>
          <wp:inline distT="0" distB="0" distL="0" distR="0" wp14:anchorId="186E7859" wp14:editId="610BA6D4">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3EE61651" w14:textId="221F66D4" w:rsidR="00F3536A" w:rsidRPr="00F3536A" w:rsidRDefault="007D27AF" w:rsidP="00E4472C">
      <w:pPr>
        <w:spacing w:after="0" w:line="240" w:lineRule="auto"/>
        <w:jc w:val="both"/>
      </w:pPr>
      <w:r w:rsidRPr="00E73462">
        <w:rPr>
          <w:rFonts w:ascii="Times New Roman" w:hAnsi="Times New Roman" w:cs="Times New Roman"/>
          <w:sz w:val="24"/>
          <w:szCs w:val="24"/>
        </w:rPr>
        <w:t>Figure 3.</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Distributions of putative virulence genes for 30 </w:t>
      </w:r>
      <w:r w:rsidRPr="00E73462">
        <w:rPr>
          <w:rFonts w:ascii="Times New Roman" w:hAnsi="Times New Roman" w:cs="Times New Roman"/>
          <w:i/>
          <w:iCs/>
          <w:sz w:val="24"/>
          <w:szCs w:val="24"/>
        </w:rPr>
        <w:t>Staphylococcus chromogenes</w:t>
      </w:r>
      <w:r w:rsidRPr="00E73462">
        <w:rPr>
          <w:rFonts w:ascii="Times New Roman" w:hAnsi="Times New Roman" w:cs="Times New Roman"/>
          <w:sz w:val="24"/>
          <w:szCs w:val="24"/>
        </w:rPr>
        <w:t xml:space="preserve"> isolates from subclinical bovine intramammary infections by virulence type. Isolates of the same strain type (ST; determined by </w:t>
      </w:r>
      <w:proofErr w:type="spellStart"/>
      <w:r w:rsidRPr="00E73462">
        <w:rPr>
          <w:rFonts w:ascii="Times New Roman" w:hAnsi="Times New Roman" w:cs="Times New Roman"/>
          <w:sz w:val="24"/>
          <w:szCs w:val="24"/>
        </w:rPr>
        <w:t>multilocus</w:t>
      </w:r>
      <w:proofErr w:type="spellEnd"/>
      <w:r w:rsidRPr="00E73462">
        <w:rPr>
          <w:rFonts w:ascii="Times New Roman" w:hAnsi="Times New Roman" w:cs="Times New Roman"/>
          <w:sz w:val="24"/>
          <w:szCs w:val="24"/>
        </w:rPr>
        <w:t xml:space="preserve"> sequence typing) are listed sequentially. Scheme for grouping putative virulence genes by type adapted from Naushad et al., 201</w:t>
      </w:r>
      <w:r w:rsidR="00C003AD">
        <w:rPr>
          <w:rFonts w:ascii="Times New Roman" w:hAnsi="Times New Roman" w:cs="Times New Roman"/>
          <w:sz w:val="24"/>
          <w:szCs w:val="24"/>
        </w:rPr>
        <w:t>9</w:t>
      </w:r>
    </w:p>
    <w:sectPr w:rsidR="00F3536A" w:rsidRPr="00F3536A" w:rsidSect="00802A1B">
      <w:footerReference w:type="default" r:id="rId21"/>
      <w:pgSz w:w="15840" w:h="12240" w:orient="landscape"/>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Julie M. Smith (she/her)" w:date="2024-08-14T12:35:00Z" w:initials="JMS(">
    <w:p w14:paraId="6666E573" w14:textId="05AD94CC" w:rsidR="00AB50E5" w:rsidRDefault="00AB50E5">
      <w:pPr>
        <w:pStyle w:val="CommentText"/>
      </w:pPr>
      <w:r>
        <w:rPr>
          <w:rStyle w:val="CommentReference"/>
        </w:rPr>
        <w:annotationRef/>
      </w:r>
      <w:r>
        <w:t>of isolates?</w:t>
      </w:r>
    </w:p>
  </w:comment>
  <w:comment w:id="1" w:author="Julie M. Smith (she/her)" w:date="2024-08-14T12:37:00Z" w:initials="JMS(">
    <w:p w14:paraId="02FD662A" w14:textId="768A5ED8" w:rsidR="00AB50E5" w:rsidRDefault="00AB50E5">
      <w:pPr>
        <w:pStyle w:val="CommentText"/>
      </w:pPr>
      <w:r>
        <w:rPr>
          <w:rStyle w:val="CommentReference"/>
        </w:rPr>
        <w:annotationRef/>
      </w:r>
      <w:r>
        <w:t>What makes an isolate representative?</w:t>
      </w:r>
    </w:p>
  </w:comment>
  <w:comment w:id="2" w:author="Julie M. Smith (she/her)" w:date="2024-08-14T12:45:00Z" w:initials="JMS(">
    <w:p w14:paraId="1AD33791" w14:textId="46B9B5B1" w:rsidR="00C16047" w:rsidRDefault="00C16047">
      <w:pPr>
        <w:pStyle w:val="CommentText"/>
      </w:pPr>
      <w:r>
        <w:rPr>
          <w:rStyle w:val="CommentReference"/>
        </w:rPr>
        <w:annotationRef/>
      </w:r>
      <w:r>
        <w:t>or subclinically infected?</w:t>
      </w:r>
    </w:p>
  </w:comment>
  <w:comment w:id="3" w:author="Julie M. Smith (she/her)" w:date="2024-08-14T12:48:00Z" w:initials="JMS(">
    <w:p w14:paraId="436B8A85" w14:textId="374FB6A1" w:rsidR="00C16047" w:rsidRDefault="00C16047">
      <w:pPr>
        <w:pStyle w:val="CommentText"/>
      </w:pPr>
      <w:r>
        <w:rPr>
          <w:rStyle w:val="CommentReference"/>
        </w:rPr>
        <w:annotationRef/>
      </w:r>
      <w:r>
        <w:t>do you mean “Different traits have been associated with . . .”?</w:t>
      </w:r>
    </w:p>
  </w:comment>
  <w:comment w:id="4" w:author="Julie M. Smith (she/her)" w:date="2024-08-14T12:51:00Z" w:initials="JMS(">
    <w:p w14:paraId="6A927E69" w14:textId="0C570139" w:rsidR="00C16047" w:rsidRDefault="00C16047">
      <w:pPr>
        <w:pStyle w:val="CommentText"/>
      </w:pPr>
      <w:r>
        <w:rPr>
          <w:rStyle w:val="CommentReference"/>
        </w:rPr>
        <w:annotationRef/>
      </w:r>
      <w:r>
        <w:t>could they be associated with something else? I’m just wondering if this restriction is necessary to state here.</w:t>
      </w:r>
    </w:p>
  </w:comment>
  <w:comment w:id="9" w:author="Julie M. Smith (she/her)" w:date="2024-08-14T12:54:00Z" w:initials="JMS(">
    <w:p w14:paraId="6FD3FD5D" w14:textId="48AE2FDF" w:rsidR="00C16047" w:rsidRDefault="00C16047">
      <w:pPr>
        <w:pStyle w:val="CommentText"/>
      </w:pPr>
      <w:r>
        <w:rPr>
          <w:rStyle w:val="CommentReference"/>
        </w:rPr>
        <w:annotationRef/>
      </w:r>
      <w:r>
        <w:t>Is this necessary to state here?</w:t>
      </w:r>
    </w:p>
  </w:comment>
  <w:comment w:id="10" w:author="Julie M. Smith (she/her)" w:date="2024-08-14T13:26:00Z" w:initials="JMS(">
    <w:p w14:paraId="02479AAE" w14:textId="224D629D" w:rsidR="00116843" w:rsidRDefault="00116843">
      <w:pPr>
        <w:pStyle w:val="CommentText"/>
      </w:pPr>
      <w:r>
        <w:rPr>
          <w:rStyle w:val="CommentReference"/>
        </w:rPr>
        <w:annotationRef/>
      </w:r>
      <w:r>
        <w:t xml:space="preserve">Really clear and thorough description of the methods! </w:t>
      </w:r>
    </w:p>
  </w:comment>
  <w:comment w:id="12" w:author="Julie M. Smith (she/her)" w:date="2024-08-14T13:13:00Z" w:initials="JMS(">
    <w:p w14:paraId="7042F228" w14:textId="1391C6CA" w:rsidR="00B87CA0" w:rsidRDefault="00B87CA0">
      <w:pPr>
        <w:pStyle w:val="CommentText"/>
      </w:pPr>
      <w:r>
        <w:rPr>
          <w:rStyle w:val="CommentReference"/>
        </w:rPr>
        <w:annotationRef/>
      </w:r>
      <w:r>
        <w:t>categorized as:</w:t>
      </w:r>
    </w:p>
  </w:comment>
  <w:comment w:id="13" w:author="Julie M. Smith (she/her)" w:date="2024-08-14T13:18:00Z" w:initials="JMS(">
    <w:p w14:paraId="1DFADC02" w14:textId="5129E9AD" w:rsidR="00156389" w:rsidRDefault="00156389">
      <w:pPr>
        <w:pStyle w:val="CommentText"/>
      </w:pPr>
      <w:r>
        <w:rPr>
          <w:rStyle w:val="CommentReference"/>
        </w:rPr>
        <w:annotationRef/>
      </w:r>
      <w:r>
        <w:t>what is this?</w:t>
      </w:r>
    </w:p>
  </w:comment>
  <w:comment w:id="14" w:author="Julie M. Smith (she/her)" w:date="2024-08-14T13:18:00Z" w:initials="JMS(">
    <w:p w14:paraId="32BDB260" w14:textId="5952901F" w:rsidR="00156389" w:rsidRDefault="00156389">
      <w:pPr>
        <w:pStyle w:val="CommentText"/>
      </w:pPr>
      <w:r>
        <w:rPr>
          <w:rStyle w:val="CommentReference"/>
        </w:rPr>
        <w:annotationRef/>
      </w:r>
      <w:r>
        <w:t>I noticed some non-breaking spaces in this sentence because I have “show formatting” turned on. This can lead to formatting issues later on.</w:t>
      </w:r>
    </w:p>
  </w:comment>
  <w:comment w:id="15" w:author="Julie M. Smith (she/her)" w:date="2024-08-14T13:22:00Z" w:initials="JMS(">
    <w:p w14:paraId="4021197D" w14:textId="2619AB26" w:rsidR="00156389" w:rsidRDefault="00156389">
      <w:pPr>
        <w:pStyle w:val="CommentText"/>
      </w:pPr>
      <w:r>
        <w:rPr>
          <w:rStyle w:val="CommentReference"/>
        </w:rPr>
        <w:annotationRef/>
      </w:r>
      <w:r>
        <w:t>If that is the case, is it necessary to describe the other quarter-day statuses?</w:t>
      </w:r>
    </w:p>
  </w:comment>
  <w:comment w:id="16" w:author="Julie M. Smith (she/her)" w:date="2024-08-14T13:28:00Z" w:initials="JMS(">
    <w:p w14:paraId="1E0CC591" w14:textId="1216689E" w:rsidR="00116843" w:rsidRDefault="00116843">
      <w:pPr>
        <w:pStyle w:val="CommentText"/>
      </w:pPr>
      <w:r>
        <w:rPr>
          <w:rStyle w:val="CommentReference"/>
        </w:rPr>
        <w:annotationRef/>
      </w:r>
      <w:r>
        <w:t>Hmm</w:t>
      </w:r>
    </w:p>
  </w:comment>
  <w:comment w:id="17" w:author="Julie M. Smith (she/her)" w:date="2024-08-14T13:48:00Z" w:initials="JMS(">
    <w:p w14:paraId="57F7188E" w14:textId="68E94C6B" w:rsidR="00E04D08" w:rsidRDefault="00E04D08">
      <w:pPr>
        <w:pStyle w:val="CommentText"/>
      </w:pPr>
      <w:r>
        <w:rPr>
          <w:rStyle w:val="CommentReference"/>
        </w:rPr>
        <w:annotationRef/>
      </w:r>
      <w:r>
        <w:t>So there could be more than one isolate per IMI?</w:t>
      </w:r>
    </w:p>
  </w:comment>
  <w:comment w:id="22" w:author="Julie M. Smith (she/her)" w:date="2024-08-14T14:18:00Z" w:initials="JMS(">
    <w:p w14:paraId="552F6CC8" w14:textId="3764C244" w:rsidR="00C602DF" w:rsidRDefault="00C602DF">
      <w:pPr>
        <w:pStyle w:val="CommentText"/>
      </w:pPr>
      <w:r>
        <w:rPr>
          <w:rStyle w:val="CommentReference"/>
        </w:rPr>
        <w:annotationRef/>
      </w:r>
      <w:r>
        <w:t>In this discussion, it would make sense to talk more about the role of biofilms.</w:t>
      </w:r>
    </w:p>
  </w:comment>
  <w:comment w:id="23" w:author="Julie M. Smith (she/her)" w:date="2024-08-14T14:21:00Z" w:initials="JMS(">
    <w:p w14:paraId="334969B2" w14:textId="654FCD6E" w:rsidR="00C602DF" w:rsidRDefault="00C602DF">
      <w:pPr>
        <w:pStyle w:val="CommentText"/>
      </w:pPr>
      <w:r>
        <w:rPr>
          <w:rStyle w:val="CommentReference"/>
        </w:rPr>
        <w:annotationRef/>
      </w:r>
      <w:r>
        <w:t>I think you mean “the.”</w:t>
      </w:r>
    </w:p>
  </w:comment>
  <w:comment w:id="24" w:author="Julie M. Smith (she/her)" w:date="2024-08-14T14:31:00Z" w:initials="JMS(">
    <w:p w14:paraId="31188360" w14:textId="0B183914" w:rsidR="00BD7CFC" w:rsidRDefault="00BD7CFC">
      <w:pPr>
        <w:pStyle w:val="CommentText"/>
      </w:pPr>
      <w:r>
        <w:rPr>
          <w:rStyle w:val="CommentReference"/>
        </w:rPr>
        <w:annotationRef/>
      </w:r>
      <w:r>
        <w:t>great point</w:t>
      </w:r>
    </w:p>
  </w:comment>
  <w:comment w:id="26" w:author="Julie M. Smith (she/her)" w:date="2024-08-15T15:55:00Z" w:initials="JMS(">
    <w:p w14:paraId="7CFDF9E3" w14:textId="69CC3192" w:rsidR="00E91CB8" w:rsidRDefault="00E91CB8">
      <w:pPr>
        <w:pStyle w:val="CommentText"/>
      </w:pPr>
      <w:r>
        <w:rPr>
          <w:rStyle w:val="CommentReference"/>
        </w:rPr>
        <w:annotationRef/>
      </w:r>
      <w:r>
        <w:t>or? Both high and low are represented so I’m not sure you need to explain how they were differentiated.</w:t>
      </w:r>
    </w:p>
  </w:comment>
  <w:comment w:id="27" w:author="Caitlin Jeffrey" w:date="2024-09-25T14:07:00Z" w:initials="CJ">
    <w:p w14:paraId="617E25EC" w14:textId="77777777" w:rsidR="00651B48" w:rsidRDefault="00651B48" w:rsidP="00651B48">
      <w:pPr>
        <w:pStyle w:val="CommentText"/>
      </w:pPr>
      <w:r>
        <w:rPr>
          <w:rStyle w:val="CommentReference"/>
        </w:rPr>
        <w:annotationRef/>
      </w:r>
      <w:r>
        <w:t>But, they are a specific subset of persistent IMI with a particular clinical characteristic...</w:t>
      </w:r>
    </w:p>
  </w:comment>
  <w:comment w:id="28" w:author="Julie M. Smith (she/her)" w:date="2024-08-15T16:01:00Z" w:initials="JMS(">
    <w:p w14:paraId="22305DF7" w14:textId="38D754A6" w:rsidR="00E91CB8" w:rsidRDefault="00E91CB8">
      <w:pPr>
        <w:pStyle w:val="CommentText"/>
      </w:pPr>
      <w:r>
        <w:rPr>
          <w:rStyle w:val="CommentReference"/>
        </w:rPr>
        <w:annotationRef/>
      </w:r>
      <w:r>
        <w:t>I think this should be spelled out.</w:t>
      </w:r>
    </w:p>
  </w:comment>
  <w:comment w:id="29" w:author="Julie M. Smith (she/her)" w:date="2024-08-15T16:01:00Z" w:initials="JMS(">
    <w:p w14:paraId="31F7B11A" w14:textId="2B0DDFBD" w:rsidR="00E91CB8" w:rsidRDefault="00E91CB8">
      <w:pPr>
        <w:pStyle w:val="CommentText"/>
      </w:pPr>
      <w:r>
        <w:rPr>
          <w:rStyle w:val="CommentReference"/>
        </w:rPr>
        <w:annotationRef/>
      </w:r>
      <w:r>
        <w:t>I’m seeing capital letters. What am I missing?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666E573" w15:done="0"/>
  <w15:commentEx w15:paraId="02FD662A" w15:done="0"/>
  <w15:commentEx w15:paraId="1AD33791" w15:done="0"/>
  <w15:commentEx w15:paraId="436B8A85" w15:done="1"/>
  <w15:commentEx w15:paraId="6A927E69" w15:done="0"/>
  <w15:commentEx w15:paraId="6FD3FD5D" w15:done="0"/>
  <w15:commentEx w15:paraId="02479AAE" w15:done="1"/>
  <w15:commentEx w15:paraId="7042F228" w15:done="0"/>
  <w15:commentEx w15:paraId="1DFADC02" w15:done="1"/>
  <w15:commentEx w15:paraId="32BDB260" w15:done="1"/>
  <w15:commentEx w15:paraId="4021197D" w15:done="0"/>
  <w15:commentEx w15:paraId="1E0CC591" w15:done="1"/>
  <w15:commentEx w15:paraId="57F7188E" w15:done="0"/>
  <w15:commentEx w15:paraId="552F6CC8" w15:done="1"/>
  <w15:commentEx w15:paraId="334969B2" w15:done="1"/>
  <w15:commentEx w15:paraId="31188360" w15:done="1"/>
  <w15:commentEx w15:paraId="7CFDF9E3" w15:done="0"/>
  <w15:commentEx w15:paraId="617E25EC" w15:paraIdParent="7CFDF9E3" w15:done="0"/>
  <w15:commentEx w15:paraId="22305DF7" w15:done="1"/>
  <w15:commentEx w15:paraId="31F7B11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9FE3566" w16cex:dateUtc="2024-09-25T18: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666E573" w16cid:durableId="10BF4CA8"/>
  <w16cid:commentId w16cid:paraId="02FD662A" w16cid:durableId="066F330F"/>
  <w16cid:commentId w16cid:paraId="1AD33791" w16cid:durableId="076B96A4"/>
  <w16cid:commentId w16cid:paraId="436B8A85" w16cid:durableId="668ACFC9"/>
  <w16cid:commentId w16cid:paraId="6A927E69" w16cid:durableId="0540C64C"/>
  <w16cid:commentId w16cid:paraId="6FD3FD5D" w16cid:durableId="749AC313"/>
  <w16cid:commentId w16cid:paraId="02479AAE" w16cid:durableId="790D92B5"/>
  <w16cid:commentId w16cid:paraId="7042F228" w16cid:durableId="0950E385"/>
  <w16cid:commentId w16cid:paraId="1DFADC02" w16cid:durableId="47ED8361"/>
  <w16cid:commentId w16cid:paraId="32BDB260" w16cid:durableId="2CD3E3D1"/>
  <w16cid:commentId w16cid:paraId="4021197D" w16cid:durableId="7E6FBDE3"/>
  <w16cid:commentId w16cid:paraId="1E0CC591" w16cid:durableId="394AC333"/>
  <w16cid:commentId w16cid:paraId="57F7188E" w16cid:durableId="273810E0"/>
  <w16cid:commentId w16cid:paraId="552F6CC8" w16cid:durableId="2D9D1B97"/>
  <w16cid:commentId w16cid:paraId="334969B2" w16cid:durableId="281B6D71"/>
  <w16cid:commentId w16cid:paraId="31188360" w16cid:durableId="1FF6E244"/>
  <w16cid:commentId w16cid:paraId="7CFDF9E3" w16cid:durableId="1042C5FF"/>
  <w16cid:commentId w16cid:paraId="617E25EC" w16cid:durableId="39FE3566"/>
  <w16cid:commentId w16cid:paraId="22305DF7" w16cid:durableId="0FF34091"/>
  <w16cid:commentId w16cid:paraId="31F7B11A" w16cid:durableId="2E379F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4E97C2" w14:textId="77777777" w:rsidR="004C5399" w:rsidRDefault="004C5399" w:rsidP="006F221B">
      <w:pPr>
        <w:spacing w:after="0" w:line="240" w:lineRule="auto"/>
      </w:pPr>
      <w:r>
        <w:separator/>
      </w:r>
    </w:p>
  </w:endnote>
  <w:endnote w:type="continuationSeparator" w:id="0">
    <w:p w14:paraId="5DCE622F" w14:textId="77777777" w:rsidR="004C5399" w:rsidRDefault="004C5399" w:rsidP="006F22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puterModern-Regular">
    <w:altName w:val="Klee One"/>
    <w:panose1 w:val="00000000000000000000"/>
    <w:charset w:val="80"/>
    <w:family w:val="auto"/>
    <w:notTrueType/>
    <w:pitch w:val="default"/>
    <w:sig w:usb0="00000003" w:usb1="08070000" w:usb2="00000010" w:usb3="00000000" w:csb0="0002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6070264"/>
      <w:docPartObj>
        <w:docPartGallery w:val="Page Numbers (Bottom of Page)"/>
        <w:docPartUnique/>
      </w:docPartObj>
    </w:sdtPr>
    <w:sdtEndPr>
      <w:rPr>
        <w:rFonts w:ascii="Times New Roman" w:hAnsi="Times New Roman" w:cs="Times New Roman"/>
        <w:noProof/>
      </w:rPr>
    </w:sdtEndPr>
    <w:sdtContent>
      <w:p w14:paraId="724C2E44" w14:textId="168D5262" w:rsidR="00AB50E5" w:rsidRPr="00D779B6" w:rsidRDefault="00AB50E5">
        <w:pPr>
          <w:pStyle w:val="Footer"/>
          <w:jc w:val="center"/>
          <w:rPr>
            <w:rFonts w:ascii="Times New Roman" w:hAnsi="Times New Roman" w:cs="Times New Roman"/>
          </w:rPr>
        </w:pPr>
        <w:r w:rsidRPr="00D779B6">
          <w:rPr>
            <w:rFonts w:ascii="Times New Roman" w:hAnsi="Times New Roman" w:cs="Times New Roman"/>
          </w:rPr>
          <w:fldChar w:fldCharType="begin"/>
        </w:r>
        <w:r w:rsidRPr="00D779B6">
          <w:rPr>
            <w:rFonts w:ascii="Times New Roman" w:hAnsi="Times New Roman" w:cs="Times New Roman"/>
          </w:rPr>
          <w:instrText xml:space="preserve"> PAGE   \* MERGEFORMAT </w:instrText>
        </w:r>
        <w:r w:rsidRPr="00D779B6">
          <w:rPr>
            <w:rFonts w:ascii="Times New Roman" w:hAnsi="Times New Roman" w:cs="Times New Roman"/>
          </w:rPr>
          <w:fldChar w:fldCharType="separate"/>
        </w:r>
        <w:r w:rsidR="00E91CB8">
          <w:rPr>
            <w:rFonts w:ascii="Times New Roman" w:hAnsi="Times New Roman" w:cs="Times New Roman"/>
            <w:noProof/>
          </w:rPr>
          <w:t>53</w:t>
        </w:r>
        <w:r w:rsidRPr="00D779B6">
          <w:rPr>
            <w:rFonts w:ascii="Times New Roman" w:hAnsi="Times New Roman" w:cs="Times New Roman"/>
            <w:noProof/>
          </w:rPr>
          <w:fldChar w:fldCharType="end"/>
        </w:r>
      </w:p>
    </w:sdtContent>
  </w:sdt>
  <w:p w14:paraId="162BEAD0" w14:textId="77777777" w:rsidR="00AB50E5" w:rsidRDefault="00AB50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6395440"/>
      <w:docPartObj>
        <w:docPartGallery w:val="Page Numbers (Bottom of Page)"/>
        <w:docPartUnique/>
      </w:docPartObj>
    </w:sdtPr>
    <w:sdtEndPr>
      <w:rPr>
        <w:rFonts w:ascii="Times New Roman" w:hAnsi="Times New Roman" w:cs="Times New Roman"/>
        <w:noProof/>
      </w:rPr>
    </w:sdtEndPr>
    <w:sdtContent>
      <w:p w14:paraId="2912DB68" w14:textId="1E59D690" w:rsidR="00AB50E5" w:rsidRPr="00D779B6" w:rsidRDefault="00AB50E5">
        <w:pPr>
          <w:pStyle w:val="Footer"/>
          <w:jc w:val="center"/>
          <w:rPr>
            <w:rFonts w:ascii="Times New Roman" w:hAnsi="Times New Roman" w:cs="Times New Roman"/>
          </w:rPr>
        </w:pPr>
        <w:r w:rsidRPr="00D779B6">
          <w:rPr>
            <w:rFonts w:ascii="Times New Roman" w:hAnsi="Times New Roman" w:cs="Times New Roman"/>
          </w:rPr>
          <w:fldChar w:fldCharType="begin"/>
        </w:r>
        <w:r w:rsidRPr="00D779B6">
          <w:rPr>
            <w:rFonts w:ascii="Times New Roman" w:hAnsi="Times New Roman" w:cs="Times New Roman"/>
          </w:rPr>
          <w:instrText xml:space="preserve"> PAGE   \* MERGEFORMAT </w:instrText>
        </w:r>
        <w:r w:rsidRPr="00D779B6">
          <w:rPr>
            <w:rFonts w:ascii="Times New Roman" w:hAnsi="Times New Roman" w:cs="Times New Roman"/>
          </w:rPr>
          <w:fldChar w:fldCharType="separate"/>
        </w:r>
        <w:r w:rsidR="00E91CB8">
          <w:rPr>
            <w:rFonts w:ascii="Times New Roman" w:hAnsi="Times New Roman" w:cs="Times New Roman"/>
            <w:noProof/>
          </w:rPr>
          <w:t>54</w:t>
        </w:r>
        <w:r w:rsidRPr="00D779B6">
          <w:rPr>
            <w:rFonts w:ascii="Times New Roman" w:hAnsi="Times New Roman" w:cs="Times New Roman"/>
            <w:noProof/>
          </w:rPr>
          <w:fldChar w:fldCharType="end"/>
        </w:r>
      </w:p>
    </w:sdtContent>
  </w:sdt>
  <w:p w14:paraId="044B6A3E" w14:textId="77777777" w:rsidR="00AB50E5" w:rsidRDefault="00AB50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8D9E2C" w14:textId="77777777" w:rsidR="004C5399" w:rsidRDefault="004C5399" w:rsidP="006F221B">
      <w:pPr>
        <w:spacing w:after="0" w:line="240" w:lineRule="auto"/>
      </w:pPr>
      <w:r>
        <w:separator/>
      </w:r>
    </w:p>
  </w:footnote>
  <w:footnote w:type="continuationSeparator" w:id="0">
    <w:p w14:paraId="293AC466" w14:textId="77777777" w:rsidR="004C5399" w:rsidRDefault="004C5399" w:rsidP="006F22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716ED"/>
    <w:multiLevelType w:val="hybridMultilevel"/>
    <w:tmpl w:val="643E18C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863910"/>
    <w:multiLevelType w:val="hybridMultilevel"/>
    <w:tmpl w:val="5F90A450"/>
    <w:lvl w:ilvl="0" w:tplc="942CD770">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0307587"/>
    <w:multiLevelType w:val="hybridMultilevel"/>
    <w:tmpl w:val="0BEEFC4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D93794"/>
    <w:multiLevelType w:val="hybridMultilevel"/>
    <w:tmpl w:val="A8C879EC"/>
    <w:lvl w:ilvl="0" w:tplc="13B0C51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8890535">
    <w:abstractNumId w:val="3"/>
  </w:num>
  <w:num w:numId="2" w16cid:durableId="142429336">
    <w:abstractNumId w:val="1"/>
  </w:num>
  <w:num w:numId="3" w16cid:durableId="2080250267">
    <w:abstractNumId w:val="0"/>
  </w:num>
  <w:num w:numId="4" w16cid:durableId="70182874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ulie M. Smith (she/her)">
    <w15:presenceInfo w15:providerId="AD" w15:userId="S-1-5-21-1927042371-1281626651-2564270254-73104"/>
  </w15:person>
  <w15:person w15:author="Caitlin Jeffrey">
    <w15:presenceInfo w15:providerId="Windows Live" w15:userId="c792ef73e4c029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Dairy Scienc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2&lt;/SpaceAfter&gt;&lt;HyperlinksEnabled&gt;0&lt;/HyperlinksEnabled&gt;&lt;HyperlinksVisible&gt;0&lt;/HyperlinksVisible&gt;&lt;EnableBibliographyCategories&gt;0&lt;/EnableBibliographyCategories&gt;&lt;/ENLayout&gt;"/>
    <w:docVar w:name="EN.Libraries" w:val="&lt;Libraries&gt;&lt;item db-id=&quot;pss5de0wasp2t9es5tu5evzpa2svsdrveax9&quot;&gt;My EndNote Library-Converted&lt;record-ids&gt;&lt;item&gt;10&lt;/item&gt;&lt;item&gt;12&lt;/item&gt;&lt;item&gt;13&lt;/item&gt;&lt;item&gt;15&lt;/item&gt;&lt;item&gt;18&lt;/item&gt;&lt;item&gt;19&lt;/item&gt;&lt;item&gt;20&lt;/item&gt;&lt;item&gt;21&lt;/item&gt;&lt;item&gt;25&lt;/item&gt;&lt;item&gt;26&lt;/item&gt;&lt;item&gt;27&lt;/item&gt;&lt;item&gt;580&lt;/item&gt;&lt;item&gt;654&lt;/item&gt;&lt;item&gt;658&lt;/item&gt;&lt;item&gt;659&lt;/item&gt;&lt;item&gt;660&lt;/item&gt;&lt;item&gt;661&lt;/item&gt;&lt;item&gt;662&lt;/item&gt;&lt;item&gt;665&lt;/item&gt;&lt;item&gt;677&lt;/item&gt;&lt;item&gt;680&lt;/item&gt;&lt;item&gt;681&lt;/item&gt;&lt;item&gt;683&lt;/item&gt;&lt;item&gt;685&lt;/item&gt;&lt;item&gt;686&lt;/item&gt;&lt;item&gt;687&lt;/item&gt;&lt;item&gt;704&lt;/item&gt;&lt;item&gt;711&lt;/item&gt;&lt;item&gt;713&lt;/item&gt;&lt;item&gt;717&lt;/item&gt;&lt;item&gt;768&lt;/item&gt;&lt;item&gt;794&lt;/item&gt;&lt;item&gt;799&lt;/item&gt;&lt;item&gt;801&lt;/item&gt;&lt;item&gt;802&lt;/item&gt;&lt;item&gt;803&lt;/item&gt;&lt;item&gt;807&lt;/item&gt;&lt;item&gt;809&lt;/item&gt;&lt;item&gt;810&lt;/item&gt;&lt;item&gt;813&lt;/item&gt;&lt;item&gt;814&lt;/item&gt;&lt;item&gt;815&lt;/item&gt;&lt;item&gt;816&lt;/item&gt;&lt;item&gt;827&lt;/item&gt;&lt;item&gt;828&lt;/item&gt;&lt;item&gt;829&lt;/item&gt;&lt;item&gt;830&lt;/item&gt;&lt;item&gt;859&lt;/item&gt;&lt;item&gt;860&lt;/item&gt;&lt;item&gt;861&lt;/item&gt;&lt;item&gt;862&lt;/item&gt;&lt;item&gt;863&lt;/item&gt;&lt;item&gt;865&lt;/item&gt;&lt;item&gt;866&lt;/item&gt;&lt;item&gt;867&lt;/item&gt;&lt;item&gt;868&lt;/item&gt;&lt;item&gt;869&lt;/item&gt;&lt;item&gt;870&lt;/item&gt;&lt;item&gt;871&lt;/item&gt;&lt;item&gt;874&lt;/item&gt;&lt;item&gt;875&lt;/item&gt;&lt;item&gt;876&lt;/item&gt;&lt;item&gt;877&lt;/item&gt;&lt;item&gt;878&lt;/item&gt;&lt;item&gt;881&lt;/item&gt;&lt;item&gt;883&lt;/item&gt;&lt;item&gt;884&lt;/item&gt;&lt;item&gt;885&lt;/item&gt;&lt;item&gt;886&lt;/item&gt;&lt;item&gt;887&lt;/item&gt;&lt;item&gt;888&lt;/item&gt;&lt;item&gt;889&lt;/item&gt;&lt;item&gt;890&lt;/item&gt;&lt;item&gt;891&lt;/item&gt;&lt;item&gt;893&lt;/item&gt;&lt;item&gt;894&lt;/item&gt;&lt;item&gt;895&lt;/item&gt;&lt;item&gt;897&lt;/item&gt;&lt;item&gt;898&lt;/item&gt;&lt;item&gt;899&lt;/item&gt;&lt;item&gt;901&lt;/item&gt;&lt;item&gt;902&lt;/item&gt;&lt;item&gt;903&lt;/item&gt;&lt;item&gt;905&lt;/item&gt;&lt;item&gt;906&lt;/item&gt;&lt;item&gt;907&lt;/item&gt;&lt;/record-ids&gt;&lt;/item&gt;&lt;/Libraries&gt;"/>
    <w:docVar w:name="EN.UseJSCitationFormat" w:val="False"/>
  </w:docVars>
  <w:rsids>
    <w:rsidRoot w:val="006F221B"/>
    <w:rsid w:val="000070A3"/>
    <w:rsid w:val="00036098"/>
    <w:rsid w:val="0004262A"/>
    <w:rsid w:val="00053439"/>
    <w:rsid w:val="00054C74"/>
    <w:rsid w:val="00056B8B"/>
    <w:rsid w:val="000621B6"/>
    <w:rsid w:val="000769D0"/>
    <w:rsid w:val="000776F1"/>
    <w:rsid w:val="00077889"/>
    <w:rsid w:val="000862BE"/>
    <w:rsid w:val="000943AE"/>
    <w:rsid w:val="000B0AF9"/>
    <w:rsid w:val="000B7EEA"/>
    <w:rsid w:val="000D5316"/>
    <w:rsid w:val="000F45FC"/>
    <w:rsid w:val="0010605C"/>
    <w:rsid w:val="00116843"/>
    <w:rsid w:val="00117043"/>
    <w:rsid w:val="00131D66"/>
    <w:rsid w:val="00145B55"/>
    <w:rsid w:val="001560B8"/>
    <w:rsid w:val="00156389"/>
    <w:rsid w:val="00173CD7"/>
    <w:rsid w:val="0018153F"/>
    <w:rsid w:val="00181729"/>
    <w:rsid w:val="001978DD"/>
    <w:rsid w:val="001B385F"/>
    <w:rsid w:val="001B6ABA"/>
    <w:rsid w:val="001C4B20"/>
    <w:rsid w:val="001D0A16"/>
    <w:rsid w:val="001E5E25"/>
    <w:rsid w:val="001F74C3"/>
    <w:rsid w:val="002117E2"/>
    <w:rsid w:val="00216C5A"/>
    <w:rsid w:val="00217C6C"/>
    <w:rsid w:val="00224334"/>
    <w:rsid w:val="0022494D"/>
    <w:rsid w:val="00225756"/>
    <w:rsid w:val="00233948"/>
    <w:rsid w:val="00242AAA"/>
    <w:rsid w:val="002462BA"/>
    <w:rsid w:val="00252810"/>
    <w:rsid w:val="00257B2A"/>
    <w:rsid w:val="00260769"/>
    <w:rsid w:val="00266FFF"/>
    <w:rsid w:val="002719D1"/>
    <w:rsid w:val="00274211"/>
    <w:rsid w:val="00284FF2"/>
    <w:rsid w:val="002C578D"/>
    <w:rsid w:val="002C78E7"/>
    <w:rsid w:val="002D1AB9"/>
    <w:rsid w:val="002D60D6"/>
    <w:rsid w:val="002D6DB5"/>
    <w:rsid w:val="002E3208"/>
    <w:rsid w:val="003007DC"/>
    <w:rsid w:val="003144DE"/>
    <w:rsid w:val="00323B0F"/>
    <w:rsid w:val="00344B58"/>
    <w:rsid w:val="0036274C"/>
    <w:rsid w:val="0037444D"/>
    <w:rsid w:val="00391915"/>
    <w:rsid w:val="00396B2D"/>
    <w:rsid w:val="003A64A0"/>
    <w:rsid w:val="003B5AC4"/>
    <w:rsid w:val="003C29FE"/>
    <w:rsid w:val="003D4CE0"/>
    <w:rsid w:val="003E0F7B"/>
    <w:rsid w:val="003E27A7"/>
    <w:rsid w:val="003E3411"/>
    <w:rsid w:val="003E6001"/>
    <w:rsid w:val="003F44E1"/>
    <w:rsid w:val="00406257"/>
    <w:rsid w:val="004151B7"/>
    <w:rsid w:val="004363AA"/>
    <w:rsid w:val="00444D92"/>
    <w:rsid w:val="00466657"/>
    <w:rsid w:val="0047362F"/>
    <w:rsid w:val="00476403"/>
    <w:rsid w:val="00481491"/>
    <w:rsid w:val="004824BF"/>
    <w:rsid w:val="00493874"/>
    <w:rsid w:val="00496815"/>
    <w:rsid w:val="004A36B5"/>
    <w:rsid w:val="004B07F0"/>
    <w:rsid w:val="004B43CE"/>
    <w:rsid w:val="004C0BB9"/>
    <w:rsid w:val="004C5399"/>
    <w:rsid w:val="004D01C0"/>
    <w:rsid w:val="004D54EE"/>
    <w:rsid w:val="004D5854"/>
    <w:rsid w:val="004E2383"/>
    <w:rsid w:val="004E5A45"/>
    <w:rsid w:val="00501989"/>
    <w:rsid w:val="005118A8"/>
    <w:rsid w:val="00512D9C"/>
    <w:rsid w:val="0052231E"/>
    <w:rsid w:val="00530A28"/>
    <w:rsid w:val="005317F9"/>
    <w:rsid w:val="0053203A"/>
    <w:rsid w:val="00542231"/>
    <w:rsid w:val="005540FE"/>
    <w:rsid w:val="005861C6"/>
    <w:rsid w:val="005867BE"/>
    <w:rsid w:val="00586DC3"/>
    <w:rsid w:val="00596920"/>
    <w:rsid w:val="00597112"/>
    <w:rsid w:val="005B2C98"/>
    <w:rsid w:val="005B61E9"/>
    <w:rsid w:val="005C09E2"/>
    <w:rsid w:val="005E7626"/>
    <w:rsid w:val="005E7783"/>
    <w:rsid w:val="0060564F"/>
    <w:rsid w:val="00632784"/>
    <w:rsid w:val="00635BA6"/>
    <w:rsid w:val="006379B0"/>
    <w:rsid w:val="006410FE"/>
    <w:rsid w:val="00651B48"/>
    <w:rsid w:val="00676E57"/>
    <w:rsid w:val="00685C49"/>
    <w:rsid w:val="006961F1"/>
    <w:rsid w:val="006A5C98"/>
    <w:rsid w:val="006C4B22"/>
    <w:rsid w:val="006D547B"/>
    <w:rsid w:val="006E0105"/>
    <w:rsid w:val="006E250D"/>
    <w:rsid w:val="006E3BF0"/>
    <w:rsid w:val="006E7522"/>
    <w:rsid w:val="006E7EFA"/>
    <w:rsid w:val="006F0506"/>
    <w:rsid w:val="006F221B"/>
    <w:rsid w:val="006F4DC9"/>
    <w:rsid w:val="00703AA0"/>
    <w:rsid w:val="00706A82"/>
    <w:rsid w:val="00717B4A"/>
    <w:rsid w:val="00725476"/>
    <w:rsid w:val="00740ABA"/>
    <w:rsid w:val="00742669"/>
    <w:rsid w:val="00743E11"/>
    <w:rsid w:val="00762549"/>
    <w:rsid w:val="007905F5"/>
    <w:rsid w:val="007973E9"/>
    <w:rsid w:val="007D27AF"/>
    <w:rsid w:val="007D3E9F"/>
    <w:rsid w:val="007D7F9E"/>
    <w:rsid w:val="007D7FEE"/>
    <w:rsid w:val="007E1734"/>
    <w:rsid w:val="007E7636"/>
    <w:rsid w:val="007F0EA2"/>
    <w:rsid w:val="00802A1B"/>
    <w:rsid w:val="00805188"/>
    <w:rsid w:val="00805818"/>
    <w:rsid w:val="008071EE"/>
    <w:rsid w:val="00824D7E"/>
    <w:rsid w:val="00833A1B"/>
    <w:rsid w:val="00851937"/>
    <w:rsid w:val="00864BBD"/>
    <w:rsid w:val="008651EE"/>
    <w:rsid w:val="00867FF8"/>
    <w:rsid w:val="00883032"/>
    <w:rsid w:val="00893508"/>
    <w:rsid w:val="008953ED"/>
    <w:rsid w:val="008A2337"/>
    <w:rsid w:val="008A3D3D"/>
    <w:rsid w:val="008C35CD"/>
    <w:rsid w:val="008D04F8"/>
    <w:rsid w:val="008D0CB0"/>
    <w:rsid w:val="008E7719"/>
    <w:rsid w:val="008F1CF1"/>
    <w:rsid w:val="009015BC"/>
    <w:rsid w:val="00904D17"/>
    <w:rsid w:val="009079C9"/>
    <w:rsid w:val="009105E1"/>
    <w:rsid w:val="00912A9E"/>
    <w:rsid w:val="00924562"/>
    <w:rsid w:val="00926081"/>
    <w:rsid w:val="00942E25"/>
    <w:rsid w:val="00951323"/>
    <w:rsid w:val="0096151C"/>
    <w:rsid w:val="00965BB8"/>
    <w:rsid w:val="009934B9"/>
    <w:rsid w:val="00995B2D"/>
    <w:rsid w:val="009B4939"/>
    <w:rsid w:val="009C303E"/>
    <w:rsid w:val="009C4123"/>
    <w:rsid w:val="009D76EA"/>
    <w:rsid w:val="009E2FE8"/>
    <w:rsid w:val="00A0091B"/>
    <w:rsid w:val="00A11311"/>
    <w:rsid w:val="00A27C8F"/>
    <w:rsid w:val="00A42F2A"/>
    <w:rsid w:val="00A538EC"/>
    <w:rsid w:val="00A56B7F"/>
    <w:rsid w:val="00A62E33"/>
    <w:rsid w:val="00A67B95"/>
    <w:rsid w:val="00A74F8F"/>
    <w:rsid w:val="00A750EE"/>
    <w:rsid w:val="00A77020"/>
    <w:rsid w:val="00A8029E"/>
    <w:rsid w:val="00A91A7C"/>
    <w:rsid w:val="00AA1096"/>
    <w:rsid w:val="00AB50E5"/>
    <w:rsid w:val="00AD12D5"/>
    <w:rsid w:val="00AE50C6"/>
    <w:rsid w:val="00AF4224"/>
    <w:rsid w:val="00B12A81"/>
    <w:rsid w:val="00B14D0C"/>
    <w:rsid w:val="00B26B1D"/>
    <w:rsid w:val="00B337CB"/>
    <w:rsid w:val="00B34EAB"/>
    <w:rsid w:val="00B47D45"/>
    <w:rsid w:val="00B5799E"/>
    <w:rsid w:val="00B70AB9"/>
    <w:rsid w:val="00B7385C"/>
    <w:rsid w:val="00B81CC5"/>
    <w:rsid w:val="00B84627"/>
    <w:rsid w:val="00B84F5C"/>
    <w:rsid w:val="00B87CA0"/>
    <w:rsid w:val="00BB6650"/>
    <w:rsid w:val="00BC1988"/>
    <w:rsid w:val="00BD2E26"/>
    <w:rsid w:val="00BD7CFC"/>
    <w:rsid w:val="00BF0934"/>
    <w:rsid w:val="00BF55FF"/>
    <w:rsid w:val="00C003AD"/>
    <w:rsid w:val="00C01477"/>
    <w:rsid w:val="00C07C6D"/>
    <w:rsid w:val="00C16047"/>
    <w:rsid w:val="00C4142F"/>
    <w:rsid w:val="00C41744"/>
    <w:rsid w:val="00C53CF7"/>
    <w:rsid w:val="00C602DF"/>
    <w:rsid w:val="00C77128"/>
    <w:rsid w:val="00C8117A"/>
    <w:rsid w:val="00C84EF4"/>
    <w:rsid w:val="00C97B9B"/>
    <w:rsid w:val="00CA14C1"/>
    <w:rsid w:val="00CD3B46"/>
    <w:rsid w:val="00CE0AEB"/>
    <w:rsid w:val="00CE568C"/>
    <w:rsid w:val="00CE59B4"/>
    <w:rsid w:val="00D03C2E"/>
    <w:rsid w:val="00D14FB3"/>
    <w:rsid w:val="00D163BA"/>
    <w:rsid w:val="00D22F5F"/>
    <w:rsid w:val="00D551C9"/>
    <w:rsid w:val="00D56D58"/>
    <w:rsid w:val="00D72500"/>
    <w:rsid w:val="00D73494"/>
    <w:rsid w:val="00D779B6"/>
    <w:rsid w:val="00D77AA8"/>
    <w:rsid w:val="00D90981"/>
    <w:rsid w:val="00DA5D4D"/>
    <w:rsid w:val="00DB3C34"/>
    <w:rsid w:val="00DD14FD"/>
    <w:rsid w:val="00DD3C55"/>
    <w:rsid w:val="00E049F0"/>
    <w:rsid w:val="00E04D08"/>
    <w:rsid w:val="00E2053E"/>
    <w:rsid w:val="00E35C47"/>
    <w:rsid w:val="00E4472C"/>
    <w:rsid w:val="00E66050"/>
    <w:rsid w:val="00E70DFA"/>
    <w:rsid w:val="00E73462"/>
    <w:rsid w:val="00E76B65"/>
    <w:rsid w:val="00E80F55"/>
    <w:rsid w:val="00E87A80"/>
    <w:rsid w:val="00E91CB8"/>
    <w:rsid w:val="00ED2288"/>
    <w:rsid w:val="00EE303A"/>
    <w:rsid w:val="00EF5A31"/>
    <w:rsid w:val="00F20BE0"/>
    <w:rsid w:val="00F2470E"/>
    <w:rsid w:val="00F307F7"/>
    <w:rsid w:val="00F3536A"/>
    <w:rsid w:val="00F55656"/>
    <w:rsid w:val="00F97325"/>
    <w:rsid w:val="00FA04D0"/>
    <w:rsid w:val="00FA1693"/>
    <w:rsid w:val="00FA7603"/>
    <w:rsid w:val="00FB53AB"/>
    <w:rsid w:val="00FC2244"/>
    <w:rsid w:val="00FE38F9"/>
    <w:rsid w:val="00FE45F7"/>
    <w:rsid w:val="00FE4819"/>
    <w:rsid w:val="00FF24EE"/>
    <w:rsid w:val="00FF3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AD788"/>
  <w15:chartTrackingRefBased/>
  <w15:docId w15:val="{3735B8AE-3548-4D9E-8DF3-5CC6AC3F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5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221B"/>
    <w:rPr>
      <w:color w:val="0563C1" w:themeColor="hyperlink"/>
      <w:u w:val="single"/>
    </w:rPr>
  </w:style>
  <w:style w:type="character" w:styleId="LineNumber">
    <w:name w:val="line number"/>
    <w:basedOn w:val="DefaultParagraphFont"/>
    <w:uiPriority w:val="99"/>
    <w:semiHidden/>
    <w:unhideWhenUsed/>
    <w:rsid w:val="009015BC"/>
    <w:rPr>
      <w:rFonts w:ascii="Times New Roman" w:hAnsi="Times New Roman"/>
    </w:rPr>
  </w:style>
  <w:style w:type="paragraph" w:styleId="Header">
    <w:name w:val="header"/>
    <w:basedOn w:val="Normal"/>
    <w:link w:val="HeaderChar"/>
    <w:uiPriority w:val="99"/>
    <w:unhideWhenUsed/>
    <w:rsid w:val="006F22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21B"/>
  </w:style>
  <w:style w:type="paragraph" w:styleId="Footer">
    <w:name w:val="footer"/>
    <w:basedOn w:val="Normal"/>
    <w:link w:val="FooterChar"/>
    <w:uiPriority w:val="99"/>
    <w:unhideWhenUsed/>
    <w:rsid w:val="006F22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21B"/>
  </w:style>
  <w:style w:type="paragraph" w:styleId="ListParagraph">
    <w:name w:val="List Paragraph"/>
    <w:basedOn w:val="Normal"/>
    <w:uiPriority w:val="34"/>
    <w:qFormat/>
    <w:rsid w:val="00CE59B4"/>
    <w:pPr>
      <w:ind w:left="720"/>
      <w:contextualSpacing/>
    </w:pPr>
  </w:style>
  <w:style w:type="paragraph" w:customStyle="1" w:styleId="EndNoteBibliographyTitle">
    <w:name w:val="EndNote Bibliography Title"/>
    <w:basedOn w:val="Normal"/>
    <w:link w:val="EndNoteBibliographyTitleChar"/>
    <w:rsid w:val="00CE59B4"/>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CE59B4"/>
    <w:rPr>
      <w:rFonts w:ascii="Times New Roman" w:hAnsi="Times New Roman" w:cs="Times New Roman"/>
      <w:noProof/>
      <w:sz w:val="24"/>
    </w:rPr>
  </w:style>
  <w:style w:type="paragraph" w:customStyle="1" w:styleId="EndNoteBibliography">
    <w:name w:val="EndNote Bibliography"/>
    <w:basedOn w:val="Normal"/>
    <w:link w:val="EndNoteBibliographyChar"/>
    <w:rsid w:val="00CE59B4"/>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CE59B4"/>
    <w:rPr>
      <w:rFonts w:ascii="Times New Roman" w:hAnsi="Times New Roman" w:cs="Times New Roman"/>
      <w:noProof/>
      <w:sz w:val="24"/>
    </w:rPr>
  </w:style>
  <w:style w:type="character" w:customStyle="1" w:styleId="UnresolvedMention1">
    <w:name w:val="Unresolved Mention1"/>
    <w:basedOn w:val="DefaultParagraphFont"/>
    <w:uiPriority w:val="99"/>
    <w:semiHidden/>
    <w:unhideWhenUsed/>
    <w:rsid w:val="00CE59B4"/>
    <w:rPr>
      <w:color w:val="605E5C"/>
      <w:shd w:val="clear" w:color="auto" w:fill="E1DFDD"/>
    </w:rPr>
  </w:style>
  <w:style w:type="table" w:styleId="TableGrid">
    <w:name w:val="Table Grid"/>
    <w:basedOn w:val="TableNormal"/>
    <w:uiPriority w:val="39"/>
    <w:rsid w:val="007D2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uiPriority w:val="99"/>
    <w:unhideWhenUsed/>
    <w:rsid w:val="006D547B"/>
    <w:rPr>
      <w:rFonts w:ascii="Times New Roman" w:hAnsi="Times New Roman"/>
    </w:rPr>
  </w:style>
  <w:style w:type="character" w:styleId="CommentReference">
    <w:name w:val="annotation reference"/>
    <w:basedOn w:val="DefaultParagraphFont"/>
    <w:uiPriority w:val="99"/>
    <w:semiHidden/>
    <w:unhideWhenUsed/>
    <w:rsid w:val="00AB50E5"/>
    <w:rPr>
      <w:sz w:val="16"/>
      <w:szCs w:val="16"/>
    </w:rPr>
  </w:style>
  <w:style w:type="paragraph" w:styleId="CommentText">
    <w:name w:val="annotation text"/>
    <w:basedOn w:val="Normal"/>
    <w:link w:val="CommentTextChar"/>
    <w:uiPriority w:val="99"/>
    <w:unhideWhenUsed/>
    <w:rsid w:val="00AB50E5"/>
    <w:pPr>
      <w:spacing w:line="240" w:lineRule="auto"/>
    </w:pPr>
    <w:rPr>
      <w:sz w:val="20"/>
      <w:szCs w:val="20"/>
    </w:rPr>
  </w:style>
  <w:style w:type="character" w:customStyle="1" w:styleId="CommentTextChar">
    <w:name w:val="Comment Text Char"/>
    <w:basedOn w:val="DefaultParagraphFont"/>
    <w:link w:val="CommentText"/>
    <w:uiPriority w:val="99"/>
    <w:rsid w:val="00AB50E5"/>
    <w:rPr>
      <w:sz w:val="20"/>
      <w:szCs w:val="20"/>
    </w:rPr>
  </w:style>
  <w:style w:type="paragraph" w:styleId="CommentSubject">
    <w:name w:val="annotation subject"/>
    <w:basedOn w:val="CommentText"/>
    <w:next w:val="CommentText"/>
    <w:link w:val="CommentSubjectChar"/>
    <w:uiPriority w:val="99"/>
    <w:semiHidden/>
    <w:unhideWhenUsed/>
    <w:rsid w:val="00AB50E5"/>
    <w:rPr>
      <w:b/>
      <w:bCs/>
    </w:rPr>
  </w:style>
  <w:style w:type="character" w:customStyle="1" w:styleId="CommentSubjectChar">
    <w:name w:val="Comment Subject Char"/>
    <w:basedOn w:val="CommentTextChar"/>
    <w:link w:val="CommentSubject"/>
    <w:uiPriority w:val="99"/>
    <w:semiHidden/>
    <w:rsid w:val="00AB50E5"/>
    <w:rPr>
      <w:b/>
      <w:bCs/>
      <w:sz w:val="20"/>
      <w:szCs w:val="20"/>
    </w:rPr>
  </w:style>
  <w:style w:type="paragraph" w:styleId="BalloonText">
    <w:name w:val="Balloon Text"/>
    <w:basedOn w:val="Normal"/>
    <w:link w:val="BalloonTextChar"/>
    <w:uiPriority w:val="99"/>
    <w:semiHidden/>
    <w:unhideWhenUsed/>
    <w:rsid w:val="00AB50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50E5"/>
    <w:rPr>
      <w:rFonts w:ascii="Segoe UI" w:hAnsi="Segoe UI" w:cs="Segoe UI"/>
      <w:sz w:val="18"/>
      <w:szCs w:val="18"/>
    </w:rPr>
  </w:style>
  <w:style w:type="paragraph" w:styleId="Revision">
    <w:name w:val="Revision"/>
    <w:hidden/>
    <w:uiPriority w:val="99"/>
    <w:semiHidden/>
    <w:rsid w:val="007D3E9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tiff"/><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ohn.barlow@uvm.edu" TargetMode="External"/><Relationship Id="rId24" Type="http://schemas.openxmlformats.org/officeDocument/2006/relationships/theme" Target="theme/theme1.xml"/><Relationship Id="rId5" Type="http://schemas.openxmlformats.org/officeDocument/2006/relationships/numbering" Target="numbering.xml"/><Relationship Id="rId15" Type="http://schemas.microsoft.com/office/2018/08/relationships/commentsExtensible" Target="commentsExtensible.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5D6C3DF5805E541AD819B10363E88AF" ma:contentTypeVersion="18" ma:contentTypeDescription="Create a new document." ma:contentTypeScope="" ma:versionID="4c340e7c8b7452b146cd2122dc12a9bb">
  <xsd:schema xmlns:xsd="http://www.w3.org/2001/XMLSchema" xmlns:xs="http://www.w3.org/2001/XMLSchema" xmlns:p="http://schemas.microsoft.com/office/2006/metadata/properties" xmlns:ns3="c6d91e99-1ddb-41ec-af59-4bbd8a322f72" xmlns:ns4="72ce08b6-42db-4d50-b15b-b3ea6dfe05a9" targetNamespace="http://schemas.microsoft.com/office/2006/metadata/properties" ma:root="true" ma:fieldsID="0eba34a82c808a32526be8c0f7f2607a" ns3:_="" ns4:_="">
    <xsd:import namespace="c6d91e99-1ddb-41ec-af59-4bbd8a322f72"/>
    <xsd:import namespace="72ce08b6-42db-4d50-b15b-b3ea6dfe05a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AutoKeyPoints" minOccurs="0"/>
                <xsd:element ref="ns3:MediaServiceKeyPoints"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d91e99-1ddb-41ec-af59-4bbd8a322f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ce08b6-42db-4d50-b15b-b3ea6dfe05a9"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c6d91e99-1ddb-41ec-af59-4bbd8a322f72" xsi:nil="true"/>
  </documentManagement>
</p:properties>
</file>

<file path=customXml/itemProps1.xml><?xml version="1.0" encoding="utf-8"?>
<ds:datastoreItem xmlns:ds="http://schemas.openxmlformats.org/officeDocument/2006/customXml" ds:itemID="{103382E0-E450-4127-8505-A4F85EFE05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d91e99-1ddb-41ec-af59-4bbd8a322f72"/>
    <ds:schemaRef ds:uri="72ce08b6-42db-4d50-b15b-b3ea6dfe05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6569C5-19F4-4FFD-8914-F868EF457C1F}">
  <ds:schemaRefs>
    <ds:schemaRef ds:uri="http://schemas.microsoft.com/sharepoint/v3/contenttype/forms"/>
  </ds:schemaRefs>
</ds:datastoreItem>
</file>

<file path=customXml/itemProps3.xml><?xml version="1.0" encoding="utf-8"?>
<ds:datastoreItem xmlns:ds="http://schemas.openxmlformats.org/officeDocument/2006/customXml" ds:itemID="{852B4339-1E06-4724-B7E0-C49EC71BD1B7}">
  <ds:schemaRefs>
    <ds:schemaRef ds:uri="http://schemas.openxmlformats.org/officeDocument/2006/bibliography"/>
  </ds:schemaRefs>
</ds:datastoreItem>
</file>

<file path=customXml/itemProps4.xml><?xml version="1.0" encoding="utf-8"?>
<ds:datastoreItem xmlns:ds="http://schemas.openxmlformats.org/officeDocument/2006/customXml" ds:itemID="{74ACB756-9B49-4F80-8471-015F99FAA821}">
  <ds:schemaRefs>
    <ds:schemaRef ds:uri="http://schemas.microsoft.com/office/2006/metadata/properties"/>
    <ds:schemaRef ds:uri="http://schemas.microsoft.com/office/infopath/2007/PartnerControls"/>
    <ds:schemaRef ds:uri="c6d91e99-1ddb-41ec-af59-4bbd8a322f72"/>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54</Pages>
  <Words>15407</Words>
  <Characters>87824</Characters>
  <Application>Microsoft Office Word</Application>
  <DocSecurity>0</DocSecurity>
  <Lines>731</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Jeffrey</dc:creator>
  <cp:keywords/>
  <dc:description/>
  <cp:lastModifiedBy>Caitlin Jeffrey</cp:lastModifiedBy>
  <cp:revision>42</cp:revision>
  <dcterms:created xsi:type="dcterms:W3CDTF">2024-08-24T22:10:00Z</dcterms:created>
  <dcterms:modified xsi:type="dcterms:W3CDTF">2024-09-26T18:44:00Z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0x01010085D6C3DF5805E541AD819B10363E88AF</vt:lpwstr>
  </property>
</Properties>
</file>