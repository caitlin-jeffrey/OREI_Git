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7DC11D37"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w:t>
      </w:r>
      <w:ins w:id="0" w:author="Adkins, Pamela R." w:date="2024-09-04T14:15:00Z" w16du:dateUtc="2024-09-04T19:15:00Z">
        <w:r w:rsidR="00220D98">
          <w:rPr>
            <w:rFonts w:ascii="Times New Roman" w:hAnsi="Times New Roman" w:cs="Times New Roman"/>
            <w:i/>
            <w:sz w:val="24"/>
            <w:szCs w:val="24"/>
          </w:rPr>
          <w:t>taphylococcus</w:t>
        </w:r>
      </w:ins>
      <w:del w:id="1" w:author="Adkins, Pamela R." w:date="2024-09-04T14:15:00Z" w16du:dateUtc="2024-09-04T19:15:00Z">
        <w:r w:rsidRPr="00493874" w:rsidDel="00220D98">
          <w:rPr>
            <w:rFonts w:ascii="Times New Roman" w:hAnsi="Times New Roman" w:cs="Times New Roman"/>
            <w:i/>
            <w:sz w:val="24"/>
            <w:szCs w:val="24"/>
          </w:rPr>
          <w:delText>.</w:delText>
        </w:r>
      </w:del>
      <w:r w:rsidRPr="00493874">
        <w:rPr>
          <w:rFonts w:ascii="Times New Roman" w:hAnsi="Times New Roman" w:cs="Times New Roman"/>
          <w:i/>
          <w:sz w:val="24"/>
          <w:szCs w:val="24"/>
        </w:rPr>
        <w:t xml:space="preserve">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3A43A8C7"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but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1E3C5463"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IMI had a 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 various 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associated with staphylococci in 44% of NAS isolates originating from cases of clinical mastitis, while only 19% of isolates associated with infections found in quarters with an SCC of ≤ 50,000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lastRenderedPageBreak/>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1A2909C7"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The specific objectives are to: 1) identify if distinct </w:t>
      </w:r>
      <w:commentRangeStart w:id="2"/>
      <w:r w:rsidRPr="00493874">
        <w:rPr>
          <w:rFonts w:ascii="Times New Roman" w:hAnsi="Times New Roman" w:cs="Times New Roman"/>
          <w:sz w:val="24"/>
          <w:szCs w:val="24"/>
        </w:rPr>
        <w:t xml:space="preserve">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commentRangeEnd w:id="2"/>
      <w:r w:rsidR="00220D98">
        <w:rPr>
          <w:rStyle w:val="CommentReference"/>
        </w:rPr>
        <w:commentReference w:id="2"/>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commentRangeStart w:id="3"/>
      <w:r w:rsidRPr="00493874">
        <w:rPr>
          <w:rFonts w:ascii="Times New Roman" w:hAnsi="Times New Roman" w:cs="Times New Roman"/>
          <w:i/>
          <w:iCs/>
          <w:sz w:val="24"/>
          <w:szCs w:val="24"/>
        </w:rPr>
        <w:t>Sample origination</w:t>
      </w:r>
      <w:commentRangeEnd w:id="3"/>
      <w:r w:rsidR="00CC51DC">
        <w:rPr>
          <w:rStyle w:val="CommentReference"/>
        </w:rPr>
        <w:commentReference w:id="3"/>
      </w:r>
    </w:p>
    <w:p w14:paraId="7A50DC4A" w14:textId="12B98D0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4"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4"/>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w:t>
      </w:r>
      <w:r w:rsidRPr="00493874">
        <w:rPr>
          <w:rFonts w:ascii="Times New Roman" w:hAnsi="Times New Roman" w:cs="Times New Roman"/>
          <w:sz w:val="24"/>
          <w:szCs w:val="24"/>
        </w:rPr>
        <w:lastRenderedPageBreak/>
        <w:t xml:space="preserve">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w:t>
      </w:r>
      <w:proofErr w:type="gramStart"/>
      <w:r w:rsidRPr="00493874">
        <w:rPr>
          <w:rFonts w:ascii="Times New Roman" w:hAnsi="Times New Roman" w:cs="Times New Roman"/>
          <w:sz w:val="24"/>
          <w:szCs w:val="24"/>
        </w:rPr>
        <w:t>noted</w:t>
      </w:r>
      <w:proofErr w:type="gramEnd"/>
      <w:r w:rsidRPr="00493874">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03A5DA8"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identified in pure culture on both plates (interpretation in </w:t>
      </w:r>
      <w:proofErr w:type="spellStart"/>
      <w:r w:rsidRPr="00493874">
        <w:rPr>
          <w:rFonts w:ascii="Times New Roman" w:hAnsi="Times New Roman" w:cs="Times New Roman"/>
          <w:sz w:val="24"/>
          <w:szCs w:val="24"/>
        </w:rPr>
        <w:t>series;Dohoo</w:t>
      </w:r>
      <w:proofErr w:type="spellEnd"/>
      <w:r w:rsidRPr="00493874">
        <w:rPr>
          <w:rFonts w:ascii="Times New Roman" w:hAnsi="Times New Roman" w:cs="Times New Roman"/>
          <w:sz w:val="24"/>
          <w:szCs w:val="24"/>
        </w:rPr>
        <w:t xml:space="preserve">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were analyzed in the same PCR amplification and were run side-by-side on the same gel. The images were inspected visually, and </w:t>
      </w:r>
      <w:proofErr w:type="gramStart"/>
      <w:r w:rsidRPr="00493874">
        <w:rPr>
          <w:rFonts w:ascii="Times New Roman" w:hAnsi="Times New Roman" w:cs="Times New Roman"/>
          <w:sz w:val="24"/>
          <w:szCs w:val="24"/>
        </w:rPr>
        <w:t>isolates</w:t>
      </w:r>
      <w:proofErr w:type="gramEnd"/>
      <w:r w:rsidRPr="00493874">
        <w:rPr>
          <w:rFonts w:ascii="Times New Roman" w:hAnsi="Times New Roman" w:cs="Times New Roman"/>
          <w:sz w:val="24"/>
          <w:szCs w:val="24"/>
        </w:rPr>
        <w:t xml:space="preserve">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w:t>
      </w:r>
      <w:proofErr w:type="spellStart"/>
      <w:r w:rsidRPr="00493874">
        <w:rPr>
          <w:rFonts w:ascii="Times New Roman" w:hAnsi="Times New Roman" w:cs="Times New Roman"/>
          <w:i/>
          <w:iCs/>
          <w:sz w:val="24"/>
          <w:szCs w:val="24"/>
        </w:rPr>
        <w:t>multilocus</w:t>
      </w:r>
      <w:proofErr w:type="spellEnd"/>
      <w:r w:rsidRPr="00493874">
        <w:rPr>
          <w:rFonts w:ascii="Times New Roman" w:hAnsi="Times New Roman" w:cs="Times New Roman"/>
          <w:i/>
          <w:iCs/>
          <w:sz w:val="24"/>
          <w:szCs w:val="24"/>
        </w:rPr>
        <w:t xml:space="preserve"> sequence typing, and detection of ARG and VF</w:t>
      </w:r>
    </w:p>
    <w:p w14:paraId="11C7730D" w14:textId="4DE99776" w:rsidR="00CE59B4" w:rsidRPr="00493874" w:rsidRDefault="00D77AA8" w:rsidP="008071EE">
      <w:pPr>
        <w:spacing w:line="480" w:lineRule="auto"/>
        <w:ind w:firstLine="36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M</w:t>
      </w:r>
      <w:r w:rsidR="00CE59B4" w:rsidRPr="00493874">
        <w:rPr>
          <w:rFonts w:ascii="Times New Roman" w:hAnsi="Times New Roman" w:cs="Times New Roman"/>
          <w:sz w:val="24"/>
          <w:szCs w:val="24"/>
        </w:rPr>
        <w:t>ultilocus</w:t>
      </w:r>
      <w:proofErr w:type="spellEnd"/>
      <w:r w:rsidR="00CE59B4" w:rsidRPr="00493874">
        <w:rPr>
          <w:rFonts w:ascii="Times New Roman" w:hAnsi="Times New Roman" w:cs="Times New Roman"/>
          <w:sz w:val="24"/>
          <w:szCs w:val="24"/>
        </w:rPr>
        <w:t xml:space="preserve">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w:t>
      </w:r>
      <w:commentRangeStart w:id="5"/>
      <w:r w:rsidR="00CE59B4" w:rsidRPr="00493874">
        <w:rPr>
          <w:rFonts w:ascii="Times New Roman" w:hAnsi="Times New Roman" w:cs="Times New Roman"/>
          <w:sz w:val="24"/>
          <w:szCs w:val="24"/>
        </w:rPr>
        <w:t xml:space="preserve">Any novel alleles identified by were </w:t>
      </w:r>
      <w:commentRangeEnd w:id="5"/>
      <w:r w:rsidR="00725064">
        <w:rPr>
          <w:rStyle w:val="CommentReference"/>
        </w:rPr>
        <w:commentReference w:id="5"/>
      </w:r>
      <w:r w:rsidR="00CE59B4" w:rsidRPr="00493874">
        <w:rPr>
          <w:rFonts w:ascii="Times New Roman" w:hAnsi="Times New Roman" w:cs="Times New Roman"/>
          <w:sz w:val="24"/>
          <w:szCs w:val="24"/>
        </w:rPr>
        <w:t xml:space="preserve">confirmed </w:t>
      </w:r>
      <w:commentRangeStart w:id="6"/>
      <w:r w:rsidR="00CE59B4" w:rsidRPr="00493874">
        <w:rPr>
          <w:rFonts w:ascii="Times New Roman" w:hAnsi="Times New Roman" w:cs="Times New Roman"/>
          <w:sz w:val="24"/>
          <w:szCs w:val="24"/>
        </w:rPr>
        <w:t xml:space="preserve">using PCR and Sanger </w:t>
      </w:r>
      <w:r w:rsidR="00CE59B4" w:rsidRPr="00493874">
        <w:rPr>
          <w:rFonts w:ascii="Times New Roman" w:hAnsi="Times New Roman" w:cs="Times New Roman"/>
          <w:sz w:val="24"/>
          <w:szCs w:val="24"/>
        </w:rPr>
        <w:lastRenderedPageBreak/>
        <w:t>sequenc</w:t>
      </w:r>
      <w:commentRangeEnd w:id="6"/>
      <w:r w:rsidR="00725064">
        <w:rPr>
          <w:rStyle w:val="CommentReference"/>
        </w:rPr>
        <w:commentReference w:id="6"/>
      </w:r>
      <w:r w:rsidR="00CE59B4" w:rsidRPr="00493874">
        <w:rPr>
          <w:rFonts w:ascii="Times New Roman" w:hAnsi="Times New Roman" w:cs="Times New Roman"/>
          <w:sz w:val="24"/>
          <w:szCs w:val="24"/>
        </w:rPr>
        <w:t xml:space="preserve">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proofErr w:type="spellStart"/>
      <w:r w:rsidR="00CE59B4" w:rsidRPr="00493874">
        <w:rPr>
          <w:rFonts w:ascii="Times New Roman" w:hAnsi="Times New Roman" w:cs="Times New Roman"/>
          <w:sz w:val="24"/>
          <w:szCs w:val="24"/>
        </w:rPr>
        <w:t>PubMLST</w:t>
      </w:r>
      <w:proofErr w:type="spellEnd"/>
      <w:r w:rsidR="00CE59B4"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lastRenderedPageBreak/>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E0B3F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w:t>
      </w:r>
      <w:ins w:id="7" w:author="Adkins, Pamela R." w:date="2024-09-04T16:12:00Z" w16du:dateUtc="2024-09-04T21:12:00Z">
        <w:r w:rsidR="0038395A">
          <w:rPr>
            <w:rFonts w:ascii="Times New Roman" w:hAnsi="Times New Roman" w:cs="Times New Roman"/>
            <w:sz w:val="24"/>
            <w:szCs w:val="24"/>
          </w:rPr>
          <w:t xml:space="preserve">were </w:t>
        </w:r>
      </w:ins>
      <w:r w:rsidRPr="00493874">
        <w:rPr>
          <w:rFonts w:ascii="Times New Roman" w:hAnsi="Times New Roman" w:cs="Times New Roman"/>
          <w:sz w:val="24"/>
          <w:szCs w:val="24"/>
        </w:rPr>
        <w:t xml:space="preserve">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w:t>
      </w:r>
      <w:r w:rsidRPr="00493874">
        <w:rPr>
          <w:rFonts w:ascii="Times New Roman" w:hAnsi="Times New Roman" w:cs="Times New Roman"/>
          <w:sz w:val="24"/>
          <w:szCs w:val="24"/>
        </w:rPr>
        <w:lastRenderedPageBreak/>
        <w:t xml:space="preserve">(Table 1; 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BAFFDD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w:t>
      </w:r>
      <w:commentRangeStart w:id="8"/>
      <w:proofErr w:type="spellStart"/>
      <w:r w:rsidRPr="00493874">
        <w:rPr>
          <w:rFonts w:ascii="Times New Roman" w:hAnsi="Times New Roman" w:cs="Times New Roman"/>
          <w:sz w:val="24"/>
          <w:szCs w:val="24"/>
        </w:rPr>
        <w:t>multilocus</w:t>
      </w:r>
      <w:proofErr w:type="spellEnd"/>
      <w:r w:rsidRPr="00493874">
        <w:rPr>
          <w:rFonts w:ascii="Times New Roman" w:hAnsi="Times New Roman" w:cs="Times New Roman"/>
          <w:sz w:val="24"/>
          <w:szCs w:val="24"/>
        </w:rPr>
        <w:t xml:space="preserve"> sequence types </w:t>
      </w:r>
      <w:commentRangeEnd w:id="8"/>
      <w:r w:rsidR="0038395A">
        <w:rPr>
          <w:rStyle w:val="CommentReference"/>
        </w:rPr>
        <w:commentReference w:id="8"/>
      </w:r>
      <w:r w:rsidRPr="00493874">
        <w:rPr>
          <w:rFonts w:ascii="Times New Roman" w:hAnsi="Times New Roman" w:cs="Times New Roman"/>
          <w:sz w:val="24"/>
          <w:szCs w:val="24"/>
        </w:rPr>
        <w:t>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w:t>
      </w:r>
      <w:r w:rsidRPr="00493874">
        <w:rPr>
          <w:rFonts w:ascii="Times New Roman" w:hAnsi="Times New Roman" w:cs="Times New Roman"/>
          <w:sz w:val="24"/>
          <w:szCs w:val="24"/>
        </w:rPr>
        <w:lastRenderedPageBreak/>
        <w:t xml:space="preserve">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 and ST48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belonging to ST6 were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9"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9"/>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718EC56"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0"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10"/>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11"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11"/>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Streptococcus uberis</w:t>
      </w:r>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w:t>
      </w:r>
      <w:commentRangeStart w:id="12"/>
      <w:r w:rsidRPr="00493874">
        <w:rPr>
          <w:rFonts w:ascii="Times New Roman" w:hAnsi="Times New Roman" w:cs="Times New Roman"/>
          <w:sz w:val="24"/>
          <w:szCs w:val="24"/>
        </w:rPr>
        <w:t>revealed that each cow was infected with a unique strain</w:t>
      </w:r>
      <w:commentRangeEnd w:id="12"/>
      <w:r w:rsidR="003177E4">
        <w:rPr>
          <w:rStyle w:val="CommentReference"/>
        </w:rPr>
        <w:commentReference w:id="12"/>
      </w:r>
      <w:r w:rsidRPr="00493874">
        <w:rPr>
          <w:rFonts w:ascii="Times New Roman" w:hAnsi="Times New Roman" w:cs="Times New Roman"/>
          <w:sz w:val="24"/>
          <w:szCs w:val="24"/>
        </w:rPr>
        <w:t xml:space="preserve">.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w:t>
      </w:r>
      <w:commentRangeStart w:id="13"/>
      <w:r w:rsidRPr="00493874">
        <w:rPr>
          <w:rFonts w:ascii="Times New Roman" w:hAnsi="Times New Roman" w:cs="Times New Roman"/>
          <w:sz w:val="24"/>
          <w:szCs w:val="24"/>
        </w:rPr>
        <w:t xml:space="preserve">(or transmission via a common point source). </w:t>
      </w:r>
      <w:commentRangeEnd w:id="13"/>
      <w:r w:rsidR="003177E4">
        <w:rPr>
          <w:rStyle w:val="CommentReference"/>
        </w:rPr>
        <w:commentReference w:id="13"/>
      </w:r>
      <w:r w:rsidRPr="00493874">
        <w:rPr>
          <w:rFonts w:ascii="Times New Roman" w:hAnsi="Times New Roman" w:cs="Times New Roman"/>
          <w:sz w:val="24"/>
          <w:szCs w:val="24"/>
        </w:rPr>
        <w:t xml:space="preserve">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091AE4E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Furthermore, these 3 ST were identified as single locus variants of ST1 by the MLST 2.0 tool. Isolates in this ST1 cluster were the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Interestingly, although all isolates in the current study are from </w:t>
      </w:r>
      <w:r w:rsidRPr="00493874">
        <w:rPr>
          <w:rFonts w:ascii="Times New Roman" w:hAnsi="Times New Roman" w:cs="Times New Roman"/>
          <w:sz w:val="24"/>
          <w:szCs w:val="24"/>
        </w:rPr>
        <w:lastRenderedPageBreak/>
        <w:t xml:space="preserve">Vermont, only 2 of 30 isolates belonged to ST15. Only 1 ST15 was found in Sweden (Persson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w:t>
      </w:r>
      <w:proofErr w:type="gramStart"/>
      <w:r w:rsidRPr="00493874">
        <w:rPr>
          <w:rFonts w:ascii="Times New Roman" w:hAnsi="Times New Roman" w:cs="Times New Roman"/>
          <w:sz w:val="24"/>
          <w:szCs w:val="24"/>
        </w:rPr>
        <w:t>1 month</w:t>
      </w:r>
      <w:proofErr w:type="gramEnd"/>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14"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14"/>
    <w:p w14:paraId="36897041" w14:textId="45D93339"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important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However, within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ant(3’’</w:t>
      </w:r>
      <w:proofErr w:type="gramEnd"/>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xml:space="preserve">], resistance to amphenicols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w:t>
      </w:r>
      <w:r w:rsidRPr="00493874">
        <w:rPr>
          <w:rFonts w:ascii="Times New Roman" w:hAnsi="Times New Roman" w:cs="Times New Roman"/>
          <w:sz w:val="24"/>
          <w:szCs w:val="24"/>
        </w:rPr>
        <w:lastRenderedPageBreak/>
        <w:t xml:space="preserve">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p>
    <w:p w14:paraId="27DCED3A" w14:textId="5684E08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w:t>
      </w:r>
      <w:r w:rsidRPr="00493874">
        <w:rPr>
          <w:rFonts w:ascii="Times New Roman" w:hAnsi="Times New Roman" w:cs="Times New Roman"/>
          <w:sz w:val="24"/>
          <w:szCs w:val="24"/>
        </w:rPr>
        <w:lastRenderedPageBreak/>
        <w:t xml:space="preserve">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w:t>
      </w:r>
      <w:r w:rsidRPr="00493874">
        <w:rPr>
          <w:rFonts w:ascii="Times New Roman" w:hAnsi="Times New Roman" w:cs="Times New Roman"/>
          <w:sz w:val="24"/>
          <w:szCs w:val="24"/>
        </w:rPr>
        <w:lastRenderedPageBreak/>
        <w:t xml:space="preserve">(2023),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6D0D50D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 xml:space="preserve">Åvall-Jääskeläinen et </w:t>
      </w:r>
      <w:r w:rsidR="00BB6650"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w:t>
      </w:r>
      <w:del w:id="15" w:author="Adkins, Pamela R." w:date="2024-09-04T16:55:00Z" w16du:dateUtc="2024-09-04T21:55:00Z">
        <w:r w:rsidRPr="00493874" w:rsidDel="00993311">
          <w:rPr>
            <w:rFonts w:ascii="Times New Roman" w:hAnsi="Times New Roman" w:cs="Times New Roman"/>
            <w:sz w:val="24"/>
            <w:szCs w:val="24"/>
          </w:rPr>
          <w:delText xml:space="preserve">the </w:delText>
        </w:r>
      </w:del>
      <w:r w:rsidRPr="00493874">
        <w:rPr>
          <w:rFonts w:ascii="Times New Roman" w:hAnsi="Times New Roman" w:cs="Times New Roman"/>
          <w:sz w:val="24"/>
          <w:szCs w:val="24"/>
        </w:rPr>
        <w:t xml:space="preserve">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1DA31CC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Staphyolococcal complement inhibitor (encoded by the gene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also plays a role in the ability of staphylococci to evade the host’s immune system.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sz w:val="24"/>
          <w:szCs w:val="24"/>
        </w:rPr>
        <w:t xml:space="preserve"> in a high proportion (88%)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Pr="00493874">
        <w:rPr>
          <w:rFonts w:ascii="Times New Roman" w:hAnsi="Times New Roman" w:cs="Times New Roman"/>
          <w:sz w:val="24"/>
          <w:szCs w:val="24"/>
        </w:rPr>
        <w:t xml:space="preserve">, all 30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their current study were positive for </w:t>
      </w:r>
      <w:proofErr w:type="spellStart"/>
      <w:r w:rsidRPr="00493874">
        <w:rPr>
          <w:rFonts w:ascii="Times New Roman" w:hAnsi="Times New Roman" w:cs="Times New Roman"/>
          <w:i/>
          <w:iCs/>
          <w:sz w:val="24"/>
          <w:szCs w:val="24"/>
        </w:rPr>
        <w:t>scn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Adenosine synthase A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sz w:val="24"/>
          <w:szCs w:val="24"/>
        </w:rPr>
        <w:t xml:space="preserve">) is an immune evasion factor identified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allows staphylococci to survive after being </w:t>
      </w:r>
      <w:r w:rsidRPr="00493874">
        <w:rPr>
          <w:rFonts w:ascii="Times New Roman" w:hAnsi="Times New Roman" w:cs="Times New Roman"/>
          <w:sz w:val="24"/>
          <w:szCs w:val="24"/>
        </w:rPr>
        <w:lastRenderedPageBreak/>
        <w:t xml:space="preserve">engulfed by neutrophils, giving it the ability to evade the bactericidal activity of host leukocytes. </w:t>
      </w:r>
      <w:proofErr w:type="spellStart"/>
      <w:r w:rsidRPr="00493874">
        <w:rPr>
          <w:rFonts w:ascii="Times New Roman" w:hAnsi="Times New Roman" w:cs="Times New Roman"/>
          <w:i/>
          <w:iCs/>
          <w:sz w:val="24"/>
          <w:szCs w:val="24"/>
        </w:rPr>
        <w:t>adsA</w:t>
      </w:r>
      <w:proofErr w:type="spellEnd"/>
      <w:r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w:t>
      </w:r>
      <w:r w:rsidRPr="00493874">
        <w:rPr>
          <w:rFonts w:ascii="Times New Roman" w:hAnsi="Times New Roman" w:cs="Times New Roman"/>
          <w:sz w:val="24"/>
          <w:szCs w:val="24"/>
        </w:rPr>
        <w:lastRenderedPageBreak/>
        <w:t xml:space="preserve">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t>
      </w:r>
      <w:commentRangeStart w:id="16"/>
      <w:r w:rsidRPr="00493874">
        <w:rPr>
          <w:rFonts w:ascii="Times New Roman" w:hAnsi="Times New Roman" w:cs="Times New Roman"/>
          <w:sz w:val="24"/>
          <w:szCs w:val="24"/>
        </w:rPr>
        <w:t xml:space="preserve">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w:t>
      </w:r>
      <w:commentRangeEnd w:id="16"/>
      <w:r w:rsidR="00993311">
        <w:rPr>
          <w:rStyle w:val="CommentReference"/>
        </w:rPr>
        <w:commentReference w:id="16"/>
      </w:r>
      <w:r w:rsidRPr="00493874">
        <w:rPr>
          <w:rFonts w:ascii="Times New Roman" w:hAnsi="Times New Roman" w:cs="Times New Roman"/>
          <w:sz w:val="24"/>
          <w:szCs w:val="24"/>
        </w:rPr>
        <w:t xml:space="preserve">. Another protein exhibiting coagulating ability, the von Willebrand factor-binding protein, is widely present in NAS bovine IMI isolates. All 30 isolates in the current study were positive for </w:t>
      </w:r>
      <w:proofErr w:type="spellStart"/>
      <w:r w:rsidRPr="00493874">
        <w:rPr>
          <w:rFonts w:ascii="Times New Roman" w:hAnsi="Times New Roman" w:cs="Times New Roman"/>
          <w:i/>
          <w:iCs/>
          <w:sz w:val="24"/>
          <w:szCs w:val="24"/>
        </w:rPr>
        <w:t>vWbp</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w:t>
      </w:r>
      <w:r w:rsidRPr="00493874">
        <w:rPr>
          <w:rFonts w:ascii="Times New Roman" w:hAnsi="Times New Roman" w:cs="Times New Roman"/>
          <w:sz w:val="24"/>
          <w:szCs w:val="24"/>
        </w:rPr>
        <w:lastRenderedPageBreak/>
        <w:t xml:space="preserve">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w:t>
      </w:r>
      <w:proofErr w:type="gramStart"/>
      <w:r w:rsidRPr="00493874">
        <w:rPr>
          <w:rFonts w:ascii="Times New Roman" w:hAnsi="Times New Roman" w:cs="Times New Roman"/>
          <w:sz w:val="24"/>
          <w:szCs w:val="24"/>
        </w:rPr>
        <w:t>transient</w:t>
      </w:r>
      <w:proofErr w:type="gramEnd"/>
      <w:r w:rsidRPr="00493874">
        <w:rPr>
          <w:rFonts w:ascii="Times New Roman" w:hAnsi="Times New Roman" w:cs="Times New Roman"/>
          <w:sz w:val="24"/>
          <w:szCs w:val="24"/>
        </w:rPr>
        <w:t xml:space="preserve">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1D66169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w:t>
      </w:r>
      <w:r w:rsidRPr="00493874">
        <w:rPr>
          <w:rFonts w:ascii="Times New Roman" w:hAnsi="Times New Roman" w:cs="Times New Roman"/>
          <w:sz w:val="24"/>
          <w:szCs w:val="24"/>
        </w:rPr>
        <w:lastRenderedPageBreak/>
        <w:t xml:space="preserve">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015A00D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suggest</w:t>
      </w:r>
      <w:proofErr w:type="gramEnd"/>
      <w:r w:rsidRPr="00493874">
        <w:rPr>
          <w:rFonts w:ascii="Times New Roman" w:hAnsi="Times New Roman" w:cs="Times New Roman"/>
          <w:sz w:val="24"/>
          <w:szCs w:val="24"/>
        </w:rPr>
        <w:t xml:space="preserve"> it is likely that similar symptoms can be caused by several different </w:t>
      </w:r>
      <w:r w:rsidRPr="00493874">
        <w:rPr>
          <w:rFonts w:ascii="Times New Roman" w:hAnsi="Times New Roman" w:cs="Times New Roman"/>
          <w:sz w:val="24"/>
          <w:szCs w:val="24"/>
        </w:rPr>
        <w:lastRenderedPageBreak/>
        <w:t xml:space="preserve">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1D4A80AF"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w:t>
      </w:r>
      <w:r w:rsidRPr="00493874">
        <w:rPr>
          <w:rFonts w:ascii="Times New Roman" w:hAnsi="Times New Roman" w:cs="Times New Roman"/>
          <w:sz w:val="24"/>
          <w:szCs w:val="24"/>
        </w:rPr>
        <w:lastRenderedPageBreak/>
        <w:t xml:space="preserve">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w:t>
      </w:r>
      <w:r w:rsidRPr="00493874">
        <w:rPr>
          <w:rFonts w:ascii="Times New Roman" w:hAnsi="Times New Roman" w:cs="Times New Roman"/>
          <w:sz w:val="24"/>
          <w:szCs w:val="24"/>
        </w:rPr>
        <w:lastRenderedPageBreak/>
        <w:t xml:space="preserve">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45E9D209" w:rsidR="001560B8"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Particular ST</w:t>
      </w:r>
      <w:proofErr w:type="gramEnd"/>
      <w:r w:rsidRPr="00493874">
        <w:rPr>
          <w:rFonts w:ascii="Times New Roman" w:hAnsi="Times New Roman" w:cs="Times New Roman"/>
          <w:sz w:val="24"/>
          <w:szCs w:val="24"/>
        </w:rPr>
        <w:t xml:space="preserve">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t>
      </w:r>
      <w:ins w:id="17" w:author="Adkins, Pamela R." w:date="2024-09-04T17:06:00Z" w16du:dateUtc="2024-09-04T22:06:00Z">
        <w:r w:rsidR="00A27883">
          <w:rPr>
            <w:rFonts w:ascii="Times New Roman" w:hAnsi="Times New Roman" w:cs="Times New Roman"/>
            <w:sz w:val="24"/>
            <w:szCs w:val="24"/>
          </w:rPr>
          <w:t xml:space="preserve">ST </w:t>
        </w:r>
      </w:ins>
      <w:r w:rsidRPr="00493874">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t>
      </w:r>
      <w:r w:rsidRPr="00493874">
        <w:rPr>
          <w:rFonts w:ascii="Times New Roman" w:hAnsi="Times New Roman" w:cs="Times New Roman"/>
          <w:sz w:val="24"/>
          <w:szCs w:val="24"/>
        </w:rPr>
        <w:lastRenderedPageBreak/>
        <w:t xml:space="preserve">with 18 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18"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w:t>
      </w:r>
      <w:r w:rsidR="002719D1">
        <w:rPr>
          <w:rFonts w:ascii="Times New Roman" w:hAnsi="Times New Roman" w:cs="Times New Roman"/>
          <w:sz w:val="24"/>
          <w:szCs w:val="24"/>
        </w:rPr>
        <w:lastRenderedPageBreak/>
        <w:t xml:space="preserve">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18"/>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r w:rsidRPr="008F1CF1">
        <w:rPr>
          <w:rFonts w:ascii="Times New Roman" w:hAnsi="Times New Roman" w:cs="Times New Roman"/>
          <w:sz w:val="24"/>
          <w:szCs w:val="24"/>
        </w:rPr>
        <w:t xml:space="preserve">Zadoks,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Streptococcus uberis</w:t>
      </w:r>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6E7008">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6E7008">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6E7008">
        <w:tc>
          <w:tcPr>
            <w:tcW w:w="9350" w:type="dxa"/>
            <w:gridSpan w:val="4"/>
          </w:tcPr>
          <w:p w14:paraId="7C432025" w14:textId="77777777" w:rsidR="007D27AF" w:rsidRPr="00501989" w:rsidRDefault="007D27AF" w:rsidP="006E7008">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w:t>
            </w:r>
            <w:proofErr w:type="spellStart"/>
            <w:r w:rsidRPr="00501989">
              <w:rPr>
                <w:rFonts w:ascii="Times New Roman" w:eastAsia="Times New Roman" w:hAnsi="Times New Roman" w:cs="Times New Roman"/>
                <w:color w:val="000000"/>
                <w:sz w:val="24"/>
                <w:szCs w:val="24"/>
              </w:rPr>
              <w:t>multilocus</w:t>
            </w:r>
            <w:proofErr w:type="spellEnd"/>
            <w:r w:rsidRPr="00501989">
              <w:rPr>
                <w:rFonts w:ascii="Times New Roman" w:eastAsia="Times New Roman" w:hAnsi="Times New Roman" w:cs="Times New Roman"/>
                <w:color w:val="000000"/>
                <w:sz w:val="24"/>
                <w:szCs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6E7008">
        <w:trPr>
          <w:trHeight w:val="531"/>
        </w:trPr>
        <w:tc>
          <w:tcPr>
            <w:tcW w:w="2337" w:type="dxa"/>
            <w:vAlign w:val="bottom"/>
          </w:tcPr>
          <w:p w14:paraId="2DEFAC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6E7008">
        <w:trPr>
          <w:trHeight w:val="540"/>
        </w:trPr>
        <w:tc>
          <w:tcPr>
            <w:tcW w:w="2337" w:type="dxa"/>
            <w:vAlign w:val="bottom"/>
          </w:tcPr>
          <w:p w14:paraId="4D34F35B"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6E7008">
        <w:tc>
          <w:tcPr>
            <w:tcW w:w="2337" w:type="dxa"/>
            <w:vAlign w:val="bottom"/>
          </w:tcPr>
          <w:p w14:paraId="173D0C07"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6E7008">
        <w:tc>
          <w:tcPr>
            <w:tcW w:w="2337" w:type="dxa"/>
            <w:vAlign w:val="bottom"/>
          </w:tcPr>
          <w:p w14:paraId="54EB8459"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6E7008">
        <w:tc>
          <w:tcPr>
            <w:tcW w:w="2337" w:type="dxa"/>
            <w:vAlign w:val="bottom"/>
          </w:tcPr>
          <w:p w14:paraId="29603ED4"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6E7008">
        <w:tc>
          <w:tcPr>
            <w:tcW w:w="2337" w:type="dxa"/>
            <w:vAlign w:val="bottom"/>
          </w:tcPr>
          <w:p w14:paraId="25CB499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6E7008">
        <w:tc>
          <w:tcPr>
            <w:tcW w:w="2337" w:type="dxa"/>
            <w:vAlign w:val="bottom"/>
          </w:tcPr>
          <w:p w14:paraId="7213967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6E7008">
        <w:tc>
          <w:tcPr>
            <w:tcW w:w="2337" w:type="dxa"/>
            <w:vAlign w:val="bottom"/>
          </w:tcPr>
          <w:p w14:paraId="160BC2E8"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6E7008">
        <w:tc>
          <w:tcPr>
            <w:tcW w:w="2337" w:type="dxa"/>
            <w:vAlign w:val="bottom"/>
          </w:tcPr>
          <w:p w14:paraId="4BAB728D"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6E7008">
        <w:tc>
          <w:tcPr>
            <w:tcW w:w="2337" w:type="dxa"/>
            <w:vAlign w:val="bottom"/>
          </w:tcPr>
          <w:p w14:paraId="52357D56"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6E7008">
        <w:tc>
          <w:tcPr>
            <w:tcW w:w="2337" w:type="dxa"/>
            <w:vAlign w:val="bottom"/>
          </w:tcPr>
          <w:p w14:paraId="44927FD9"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6E7008">
        <w:tc>
          <w:tcPr>
            <w:tcW w:w="2337" w:type="dxa"/>
            <w:vAlign w:val="bottom"/>
          </w:tcPr>
          <w:p w14:paraId="71A489C4"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6E7008">
        <w:tc>
          <w:tcPr>
            <w:tcW w:w="2337" w:type="dxa"/>
            <w:vAlign w:val="bottom"/>
          </w:tcPr>
          <w:p w14:paraId="07FB3B0A"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6E7008">
        <w:tc>
          <w:tcPr>
            <w:tcW w:w="2337" w:type="dxa"/>
            <w:vAlign w:val="bottom"/>
          </w:tcPr>
          <w:p w14:paraId="2F9A444E"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6E7008">
        <w:tc>
          <w:tcPr>
            <w:tcW w:w="2337" w:type="dxa"/>
            <w:vAlign w:val="bottom"/>
          </w:tcPr>
          <w:p w14:paraId="1C1F856F"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6E7008">
        <w:tc>
          <w:tcPr>
            <w:tcW w:w="9350" w:type="dxa"/>
            <w:gridSpan w:val="4"/>
            <w:vAlign w:val="bottom"/>
          </w:tcPr>
          <w:p w14:paraId="7B5E0AD9" w14:textId="77777777" w:rsidR="007D27AF" w:rsidRPr="00501989" w:rsidRDefault="007D27AF" w:rsidP="006E7008">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6E7008">
        <w:trPr>
          <w:trHeight w:val="531"/>
        </w:trPr>
        <w:tc>
          <w:tcPr>
            <w:tcW w:w="7110" w:type="dxa"/>
            <w:gridSpan w:val="3"/>
            <w:vAlign w:val="bottom"/>
          </w:tcPr>
          <w:p w14:paraId="0E80B15D" w14:textId="77777777" w:rsidR="007D27AF" w:rsidRPr="00E73462" w:rsidRDefault="007D27AF" w:rsidP="006E7008">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w:t>
            </w:r>
            <w:proofErr w:type="spellStart"/>
            <w:r w:rsidRPr="00E73462">
              <w:rPr>
                <w:rFonts w:ascii="Times New Roman" w:eastAsia="Times New Roman" w:hAnsi="Times New Roman" w:cs="Times New Roman"/>
                <w:color w:val="000000"/>
                <w:sz w:val="24"/>
                <w:szCs w:val="24"/>
              </w:rPr>
              <w:t>multilocus</w:t>
            </w:r>
            <w:proofErr w:type="spellEnd"/>
            <w:r w:rsidRPr="00E73462">
              <w:rPr>
                <w:rFonts w:ascii="Times New Roman" w:eastAsia="Times New Roman" w:hAnsi="Times New Roman" w:cs="Times New Roman"/>
                <w:color w:val="000000"/>
                <w:sz w:val="24"/>
                <w:szCs w:val="24"/>
              </w:rPr>
              <w:t xml:space="preserve">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6E7008">
        <w:trPr>
          <w:trHeight w:val="648"/>
        </w:trPr>
        <w:tc>
          <w:tcPr>
            <w:tcW w:w="1627" w:type="dxa"/>
            <w:vAlign w:val="bottom"/>
          </w:tcPr>
          <w:p w14:paraId="5F826B6C"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6E7008">
        <w:trPr>
          <w:trHeight w:val="360"/>
        </w:trPr>
        <w:tc>
          <w:tcPr>
            <w:tcW w:w="1627" w:type="dxa"/>
            <w:vAlign w:val="bottom"/>
            <w:hideMark/>
          </w:tcPr>
          <w:p w14:paraId="3A1813D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6E7008">
        <w:trPr>
          <w:trHeight w:val="360"/>
        </w:trPr>
        <w:tc>
          <w:tcPr>
            <w:tcW w:w="1627" w:type="dxa"/>
            <w:vAlign w:val="bottom"/>
            <w:hideMark/>
          </w:tcPr>
          <w:p w14:paraId="31790F0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6E7008">
        <w:trPr>
          <w:trHeight w:val="360"/>
        </w:trPr>
        <w:tc>
          <w:tcPr>
            <w:tcW w:w="1627" w:type="dxa"/>
            <w:vAlign w:val="bottom"/>
            <w:hideMark/>
          </w:tcPr>
          <w:p w14:paraId="06A6E27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6E7008">
        <w:trPr>
          <w:trHeight w:val="360"/>
        </w:trPr>
        <w:tc>
          <w:tcPr>
            <w:tcW w:w="1627" w:type="dxa"/>
            <w:vAlign w:val="bottom"/>
            <w:hideMark/>
          </w:tcPr>
          <w:p w14:paraId="067135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6E7008">
        <w:trPr>
          <w:trHeight w:val="360"/>
        </w:trPr>
        <w:tc>
          <w:tcPr>
            <w:tcW w:w="1627" w:type="dxa"/>
            <w:vAlign w:val="bottom"/>
            <w:hideMark/>
          </w:tcPr>
          <w:p w14:paraId="128184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6E7008">
        <w:trPr>
          <w:trHeight w:val="360"/>
        </w:trPr>
        <w:tc>
          <w:tcPr>
            <w:tcW w:w="1627" w:type="dxa"/>
            <w:vAlign w:val="bottom"/>
            <w:hideMark/>
          </w:tcPr>
          <w:p w14:paraId="4041D88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6E7008">
        <w:trPr>
          <w:trHeight w:val="360"/>
        </w:trPr>
        <w:tc>
          <w:tcPr>
            <w:tcW w:w="1627" w:type="dxa"/>
            <w:vAlign w:val="bottom"/>
            <w:hideMark/>
          </w:tcPr>
          <w:p w14:paraId="0F592E8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6E7008">
        <w:trPr>
          <w:trHeight w:val="360"/>
        </w:trPr>
        <w:tc>
          <w:tcPr>
            <w:tcW w:w="1627" w:type="dxa"/>
            <w:vAlign w:val="bottom"/>
            <w:hideMark/>
          </w:tcPr>
          <w:p w14:paraId="2A296AF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6E7008">
        <w:trPr>
          <w:trHeight w:val="360"/>
        </w:trPr>
        <w:tc>
          <w:tcPr>
            <w:tcW w:w="1627" w:type="dxa"/>
            <w:vAlign w:val="bottom"/>
            <w:hideMark/>
          </w:tcPr>
          <w:p w14:paraId="6295FAA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6E7008">
        <w:trPr>
          <w:trHeight w:val="360"/>
        </w:trPr>
        <w:tc>
          <w:tcPr>
            <w:tcW w:w="1627" w:type="dxa"/>
            <w:vAlign w:val="bottom"/>
            <w:hideMark/>
          </w:tcPr>
          <w:p w14:paraId="3667712D"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6E7008">
        <w:trPr>
          <w:trHeight w:val="1503"/>
        </w:trPr>
        <w:tc>
          <w:tcPr>
            <w:tcW w:w="5000" w:type="pct"/>
            <w:gridSpan w:val="5"/>
            <w:noWrap/>
            <w:vAlign w:val="bottom"/>
          </w:tcPr>
          <w:p w14:paraId="0B369F4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6E7008">
        <w:trPr>
          <w:trHeight w:val="468"/>
        </w:trPr>
        <w:tc>
          <w:tcPr>
            <w:tcW w:w="1011" w:type="pct"/>
            <w:noWrap/>
            <w:vAlign w:val="bottom"/>
          </w:tcPr>
          <w:p w14:paraId="1BE1119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6E7008">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6E7008">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6E7008">
        <w:trPr>
          <w:trHeight w:val="290"/>
        </w:trPr>
        <w:tc>
          <w:tcPr>
            <w:tcW w:w="1011" w:type="pct"/>
            <w:noWrap/>
            <w:vAlign w:val="bottom"/>
          </w:tcPr>
          <w:p w14:paraId="0CCA4E9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6E7008">
        <w:trPr>
          <w:trHeight w:val="290"/>
        </w:trPr>
        <w:tc>
          <w:tcPr>
            <w:tcW w:w="1011" w:type="pct"/>
            <w:noWrap/>
            <w:vAlign w:val="bottom"/>
            <w:hideMark/>
          </w:tcPr>
          <w:p w14:paraId="42D3ED0E" w14:textId="77777777" w:rsidR="007D27AF" w:rsidRPr="00053439" w:rsidRDefault="007D27AF" w:rsidP="006E7008">
            <w:pPr>
              <w:rPr>
                <w:rFonts w:ascii="Times New Roman" w:hAnsi="Times New Roman" w:cs="Times New Roman"/>
                <w:sz w:val="20"/>
                <w:szCs w:val="20"/>
              </w:rPr>
            </w:pPr>
          </w:p>
        </w:tc>
        <w:tc>
          <w:tcPr>
            <w:tcW w:w="2258" w:type="pct"/>
            <w:noWrap/>
            <w:hideMark/>
          </w:tcPr>
          <w:p w14:paraId="573A135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6E7008">
        <w:trPr>
          <w:trHeight w:val="290"/>
        </w:trPr>
        <w:tc>
          <w:tcPr>
            <w:tcW w:w="1011" w:type="pct"/>
            <w:noWrap/>
            <w:vAlign w:val="bottom"/>
            <w:hideMark/>
          </w:tcPr>
          <w:p w14:paraId="067CEB2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6E7008">
        <w:trPr>
          <w:trHeight w:val="290"/>
        </w:trPr>
        <w:tc>
          <w:tcPr>
            <w:tcW w:w="1011" w:type="pct"/>
            <w:noWrap/>
            <w:vAlign w:val="bottom"/>
            <w:hideMark/>
          </w:tcPr>
          <w:p w14:paraId="1BF9F2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6E7008">
        <w:trPr>
          <w:trHeight w:val="290"/>
        </w:trPr>
        <w:tc>
          <w:tcPr>
            <w:tcW w:w="1011" w:type="pct"/>
            <w:noWrap/>
            <w:vAlign w:val="bottom"/>
            <w:hideMark/>
          </w:tcPr>
          <w:p w14:paraId="5E8B85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6E7008">
        <w:trPr>
          <w:trHeight w:val="290"/>
        </w:trPr>
        <w:tc>
          <w:tcPr>
            <w:tcW w:w="1011" w:type="pct"/>
            <w:noWrap/>
            <w:vAlign w:val="bottom"/>
            <w:hideMark/>
          </w:tcPr>
          <w:p w14:paraId="26B5F7A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6E7008">
        <w:trPr>
          <w:trHeight w:val="290"/>
        </w:trPr>
        <w:tc>
          <w:tcPr>
            <w:tcW w:w="1011" w:type="pct"/>
            <w:noWrap/>
            <w:vAlign w:val="bottom"/>
            <w:hideMark/>
          </w:tcPr>
          <w:p w14:paraId="7C1BFC9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6E7008">
        <w:trPr>
          <w:trHeight w:val="290"/>
        </w:trPr>
        <w:tc>
          <w:tcPr>
            <w:tcW w:w="1011" w:type="pct"/>
            <w:noWrap/>
            <w:vAlign w:val="bottom"/>
            <w:hideMark/>
          </w:tcPr>
          <w:p w14:paraId="0EBB791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6E7008">
        <w:trPr>
          <w:trHeight w:val="300"/>
        </w:trPr>
        <w:tc>
          <w:tcPr>
            <w:tcW w:w="1011" w:type="pct"/>
            <w:noWrap/>
            <w:vAlign w:val="bottom"/>
            <w:hideMark/>
          </w:tcPr>
          <w:p w14:paraId="674C3A3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6E7008">
        <w:trPr>
          <w:trHeight w:val="290"/>
        </w:trPr>
        <w:tc>
          <w:tcPr>
            <w:tcW w:w="1011" w:type="pct"/>
            <w:noWrap/>
            <w:vAlign w:val="bottom"/>
          </w:tcPr>
          <w:p w14:paraId="6B7E9EE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6E7008">
            <w:pPr>
              <w:rPr>
                <w:rFonts w:ascii="Times New Roman" w:hAnsi="Times New Roman" w:cs="Times New Roman"/>
                <w:b/>
                <w:bCs/>
                <w:sz w:val="20"/>
                <w:szCs w:val="20"/>
              </w:rPr>
            </w:pPr>
          </w:p>
        </w:tc>
        <w:tc>
          <w:tcPr>
            <w:tcW w:w="502" w:type="pct"/>
            <w:noWrap/>
          </w:tcPr>
          <w:p w14:paraId="23A7485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6E7008">
            <w:pPr>
              <w:jc w:val="center"/>
              <w:rPr>
                <w:rFonts w:ascii="Times New Roman" w:hAnsi="Times New Roman" w:cs="Times New Roman"/>
                <w:sz w:val="20"/>
                <w:szCs w:val="20"/>
              </w:rPr>
            </w:pPr>
          </w:p>
        </w:tc>
      </w:tr>
      <w:tr w:rsidR="007D27AF" w:rsidRPr="00053439" w14:paraId="6CA8AA6F" w14:textId="77777777" w:rsidTr="006E7008">
        <w:trPr>
          <w:trHeight w:val="290"/>
        </w:trPr>
        <w:tc>
          <w:tcPr>
            <w:tcW w:w="1011" w:type="pct"/>
            <w:noWrap/>
            <w:vAlign w:val="bottom"/>
            <w:hideMark/>
          </w:tcPr>
          <w:p w14:paraId="54346170" w14:textId="77777777" w:rsidR="007D27AF" w:rsidRPr="00053439" w:rsidRDefault="007D27AF" w:rsidP="006E7008">
            <w:pPr>
              <w:rPr>
                <w:rFonts w:ascii="Times New Roman" w:hAnsi="Times New Roman" w:cs="Times New Roman"/>
                <w:sz w:val="20"/>
                <w:szCs w:val="20"/>
              </w:rPr>
            </w:pPr>
          </w:p>
        </w:tc>
        <w:tc>
          <w:tcPr>
            <w:tcW w:w="2258" w:type="pct"/>
            <w:noWrap/>
            <w:hideMark/>
          </w:tcPr>
          <w:p w14:paraId="788AD63B"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6E7008">
        <w:trPr>
          <w:trHeight w:val="290"/>
        </w:trPr>
        <w:tc>
          <w:tcPr>
            <w:tcW w:w="1011" w:type="pct"/>
            <w:noWrap/>
            <w:vAlign w:val="bottom"/>
            <w:hideMark/>
          </w:tcPr>
          <w:p w14:paraId="1D9F6624" w14:textId="77777777" w:rsidR="007D27AF" w:rsidRPr="00053439" w:rsidRDefault="007D27AF" w:rsidP="006E7008">
            <w:pPr>
              <w:rPr>
                <w:rFonts w:ascii="Times New Roman" w:hAnsi="Times New Roman" w:cs="Times New Roman"/>
                <w:sz w:val="20"/>
                <w:szCs w:val="20"/>
              </w:rPr>
            </w:pPr>
          </w:p>
        </w:tc>
        <w:tc>
          <w:tcPr>
            <w:tcW w:w="2258" w:type="pct"/>
            <w:noWrap/>
            <w:hideMark/>
          </w:tcPr>
          <w:p w14:paraId="071E2E0D"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6E7008">
        <w:trPr>
          <w:trHeight w:val="290"/>
        </w:trPr>
        <w:tc>
          <w:tcPr>
            <w:tcW w:w="1011" w:type="pct"/>
            <w:noWrap/>
            <w:vAlign w:val="bottom"/>
            <w:hideMark/>
          </w:tcPr>
          <w:p w14:paraId="230C111D" w14:textId="77777777" w:rsidR="007D27AF" w:rsidRPr="00053439" w:rsidRDefault="007D27AF" w:rsidP="006E7008">
            <w:pPr>
              <w:rPr>
                <w:rFonts w:ascii="Times New Roman" w:hAnsi="Times New Roman" w:cs="Times New Roman"/>
                <w:sz w:val="20"/>
                <w:szCs w:val="20"/>
              </w:rPr>
            </w:pPr>
          </w:p>
        </w:tc>
        <w:tc>
          <w:tcPr>
            <w:tcW w:w="2258" w:type="pct"/>
            <w:noWrap/>
            <w:hideMark/>
          </w:tcPr>
          <w:p w14:paraId="20F93B9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6E7008">
        <w:trPr>
          <w:trHeight w:val="290"/>
        </w:trPr>
        <w:tc>
          <w:tcPr>
            <w:tcW w:w="1011" w:type="pct"/>
            <w:noWrap/>
            <w:vAlign w:val="bottom"/>
            <w:hideMark/>
          </w:tcPr>
          <w:p w14:paraId="0A989359" w14:textId="77777777" w:rsidR="007D27AF" w:rsidRPr="00053439" w:rsidRDefault="007D27AF" w:rsidP="006E7008">
            <w:pPr>
              <w:rPr>
                <w:rFonts w:ascii="Times New Roman" w:hAnsi="Times New Roman" w:cs="Times New Roman"/>
                <w:sz w:val="20"/>
                <w:szCs w:val="20"/>
              </w:rPr>
            </w:pPr>
          </w:p>
        </w:tc>
        <w:tc>
          <w:tcPr>
            <w:tcW w:w="2258" w:type="pct"/>
            <w:noWrap/>
            <w:hideMark/>
          </w:tcPr>
          <w:p w14:paraId="1A59629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6E7008">
        <w:trPr>
          <w:trHeight w:val="290"/>
        </w:trPr>
        <w:tc>
          <w:tcPr>
            <w:tcW w:w="1011" w:type="pct"/>
            <w:noWrap/>
            <w:vAlign w:val="bottom"/>
            <w:hideMark/>
          </w:tcPr>
          <w:p w14:paraId="5F170A41" w14:textId="77777777" w:rsidR="007D27AF" w:rsidRPr="00053439" w:rsidRDefault="007D27AF" w:rsidP="006E7008">
            <w:pPr>
              <w:rPr>
                <w:rFonts w:ascii="Times New Roman" w:hAnsi="Times New Roman" w:cs="Times New Roman"/>
                <w:sz w:val="20"/>
                <w:szCs w:val="20"/>
              </w:rPr>
            </w:pPr>
          </w:p>
        </w:tc>
        <w:tc>
          <w:tcPr>
            <w:tcW w:w="2258" w:type="pct"/>
            <w:noWrap/>
            <w:hideMark/>
          </w:tcPr>
          <w:p w14:paraId="11F139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6E7008">
        <w:trPr>
          <w:trHeight w:val="300"/>
        </w:trPr>
        <w:tc>
          <w:tcPr>
            <w:tcW w:w="1011" w:type="pct"/>
            <w:noWrap/>
            <w:vAlign w:val="bottom"/>
            <w:hideMark/>
          </w:tcPr>
          <w:p w14:paraId="36BAE6B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6E7008">
        <w:trPr>
          <w:trHeight w:val="290"/>
        </w:trPr>
        <w:tc>
          <w:tcPr>
            <w:tcW w:w="1011" w:type="pct"/>
            <w:noWrap/>
            <w:vAlign w:val="bottom"/>
          </w:tcPr>
          <w:p w14:paraId="2134D945"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6E7008">
            <w:pPr>
              <w:rPr>
                <w:rFonts w:ascii="Times New Roman" w:hAnsi="Times New Roman" w:cs="Times New Roman"/>
                <w:sz w:val="20"/>
                <w:szCs w:val="20"/>
              </w:rPr>
            </w:pPr>
          </w:p>
        </w:tc>
        <w:tc>
          <w:tcPr>
            <w:tcW w:w="502" w:type="pct"/>
            <w:noWrap/>
          </w:tcPr>
          <w:p w14:paraId="5C2E237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6E7008">
            <w:pPr>
              <w:jc w:val="center"/>
              <w:rPr>
                <w:rFonts w:ascii="Times New Roman" w:hAnsi="Times New Roman" w:cs="Times New Roman"/>
                <w:sz w:val="20"/>
                <w:szCs w:val="20"/>
              </w:rPr>
            </w:pPr>
          </w:p>
        </w:tc>
      </w:tr>
      <w:tr w:rsidR="007D27AF" w:rsidRPr="00053439" w14:paraId="01A2381F" w14:textId="77777777" w:rsidTr="006E7008">
        <w:trPr>
          <w:trHeight w:val="290"/>
        </w:trPr>
        <w:tc>
          <w:tcPr>
            <w:tcW w:w="1011" w:type="pct"/>
            <w:noWrap/>
            <w:vAlign w:val="bottom"/>
            <w:hideMark/>
          </w:tcPr>
          <w:p w14:paraId="2FF57C93" w14:textId="77777777" w:rsidR="007D27AF" w:rsidRPr="00053439" w:rsidRDefault="007D27AF" w:rsidP="006E7008">
            <w:pPr>
              <w:rPr>
                <w:rFonts w:ascii="Times New Roman" w:hAnsi="Times New Roman" w:cs="Times New Roman"/>
                <w:sz w:val="20"/>
                <w:szCs w:val="20"/>
              </w:rPr>
            </w:pPr>
          </w:p>
        </w:tc>
        <w:tc>
          <w:tcPr>
            <w:tcW w:w="2258" w:type="pct"/>
            <w:noWrap/>
            <w:hideMark/>
          </w:tcPr>
          <w:p w14:paraId="77B8D3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6E7008">
        <w:trPr>
          <w:trHeight w:val="290"/>
        </w:trPr>
        <w:tc>
          <w:tcPr>
            <w:tcW w:w="1011" w:type="pct"/>
            <w:noWrap/>
            <w:vAlign w:val="bottom"/>
            <w:hideMark/>
          </w:tcPr>
          <w:p w14:paraId="474FBD66" w14:textId="77777777" w:rsidR="007D27AF" w:rsidRPr="00053439" w:rsidRDefault="007D27AF" w:rsidP="006E7008">
            <w:pPr>
              <w:rPr>
                <w:rFonts w:ascii="Times New Roman" w:hAnsi="Times New Roman" w:cs="Times New Roman"/>
                <w:sz w:val="20"/>
                <w:szCs w:val="20"/>
              </w:rPr>
            </w:pPr>
          </w:p>
        </w:tc>
        <w:tc>
          <w:tcPr>
            <w:tcW w:w="2258" w:type="pct"/>
            <w:noWrap/>
            <w:hideMark/>
          </w:tcPr>
          <w:p w14:paraId="5921DE7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6E7008">
        <w:trPr>
          <w:trHeight w:val="290"/>
        </w:trPr>
        <w:tc>
          <w:tcPr>
            <w:tcW w:w="1011" w:type="pct"/>
            <w:noWrap/>
            <w:vAlign w:val="bottom"/>
            <w:hideMark/>
          </w:tcPr>
          <w:p w14:paraId="07396C44" w14:textId="77777777" w:rsidR="007D27AF" w:rsidRPr="00053439" w:rsidRDefault="007D27AF" w:rsidP="006E7008">
            <w:pPr>
              <w:rPr>
                <w:rFonts w:ascii="Times New Roman" w:hAnsi="Times New Roman" w:cs="Times New Roman"/>
                <w:sz w:val="20"/>
                <w:szCs w:val="20"/>
              </w:rPr>
            </w:pPr>
          </w:p>
        </w:tc>
        <w:tc>
          <w:tcPr>
            <w:tcW w:w="2258" w:type="pct"/>
            <w:noWrap/>
            <w:hideMark/>
          </w:tcPr>
          <w:p w14:paraId="40FB249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6E7008">
        <w:trPr>
          <w:trHeight w:val="290"/>
        </w:trPr>
        <w:tc>
          <w:tcPr>
            <w:tcW w:w="1011" w:type="pct"/>
            <w:noWrap/>
            <w:vAlign w:val="bottom"/>
            <w:hideMark/>
          </w:tcPr>
          <w:p w14:paraId="2E4FF312" w14:textId="77777777" w:rsidR="007D27AF" w:rsidRPr="00053439" w:rsidRDefault="007D27AF" w:rsidP="006E7008">
            <w:pPr>
              <w:rPr>
                <w:rFonts w:ascii="Times New Roman" w:hAnsi="Times New Roman" w:cs="Times New Roman"/>
                <w:sz w:val="20"/>
                <w:szCs w:val="20"/>
              </w:rPr>
            </w:pPr>
          </w:p>
        </w:tc>
        <w:tc>
          <w:tcPr>
            <w:tcW w:w="2258" w:type="pct"/>
            <w:noWrap/>
            <w:hideMark/>
          </w:tcPr>
          <w:p w14:paraId="4C2CD5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6E7008">
        <w:trPr>
          <w:trHeight w:val="290"/>
        </w:trPr>
        <w:tc>
          <w:tcPr>
            <w:tcW w:w="1011" w:type="pct"/>
            <w:noWrap/>
            <w:vAlign w:val="bottom"/>
            <w:hideMark/>
          </w:tcPr>
          <w:p w14:paraId="4CC05580" w14:textId="77777777" w:rsidR="007D27AF" w:rsidRPr="00053439" w:rsidRDefault="007D27AF" w:rsidP="006E7008">
            <w:pPr>
              <w:rPr>
                <w:rFonts w:ascii="Times New Roman" w:hAnsi="Times New Roman" w:cs="Times New Roman"/>
                <w:sz w:val="20"/>
                <w:szCs w:val="20"/>
              </w:rPr>
            </w:pPr>
          </w:p>
        </w:tc>
        <w:tc>
          <w:tcPr>
            <w:tcW w:w="2258" w:type="pct"/>
            <w:noWrap/>
            <w:hideMark/>
          </w:tcPr>
          <w:p w14:paraId="099CE2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6E7008">
        <w:trPr>
          <w:trHeight w:val="290"/>
        </w:trPr>
        <w:tc>
          <w:tcPr>
            <w:tcW w:w="1011" w:type="pct"/>
            <w:noWrap/>
            <w:vAlign w:val="bottom"/>
            <w:hideMark/>
          </w:tcPr>
          <w:p w14:paraId="512B0A6F" w14:textId="77777777" w:rsidR="007D27AF" w:rsidRPr="00053439" w:rsidRDefault="007D27AF" w:rsidP="006E7008">
            <w:pPr>
              <w:rPr>
                <w:rFonts w:ascii="Times New Roman" w:hAnsi="Times New Roman" w:cs="Times New Roman"/>
                <w:sz w:val="20"/>
                <w:szCs w:val="20"/>
              </w:rPr>
            </w:pPr>
          </w:p>
        </w:tc>
        <w:tc>
          <w:tcPr>
            <w:tcW w:w="2258" w:type="pct"/>
            <w:noWrap/>
            <w:hideMark/>
          </w:tcPr>
          <w:p w14:paraId="7B3C33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6E7008">
        <w:trPr>
          <w:trHeight w:val="290"/>
        </w:trPr>
        <w:tc>
          <w:tcPr>
            <w:tcW w:w="1011" w:type="pct"/>
            <w:noWrap/>
            <w:vAlign w:val="bottom"/>
            <w:hideMark/>
          </w:tcPr>
          <w:p w14:paraId="2F75F4FD" w14:textId="77777777" w:rsidR="007D27AF" w:rsidRPr="00053439" w:rsidRDefault="007D27AF" w:rsidP="006E7008">
            <w:pPr>
              <w:rPr>
                <w:rFonts w:ascii="Times New Roman" w:hAnsi="Times New Roman" w:cs="Times New Roman"/>
                <w:sz w:val="20"/>
                <w:szCs w:val="20"/>
              </w:rPr>
            </w:pPr>
          </w:p>
        </w:tc>
        <w:tc>
          <w:tcPr>
            <w:tcW w:w="2258" w:type="pct"/>
            <w:noWrap/>
            <w:hideMark/>
          </w:tcPr>
          <w:p w14:paraId="5B445CCF"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6E7008">
        <w:trPr>
          <w:trHeight w:val="290"/>
        </w:trPr>
        <w:tc>
          <w:tcPr>
            <w:tcW w:w="1011" w:type="pct"/>
            <w:noWrap/>
            <w:vAlign w:val="bottom"/>
            <w:hideMark/>
          </w:tcPr>
          <w:p w14:paraId="120ED96B" w14:textId="77777777" w:rsidR="007D27AF" w:rsidRPr="00053439" w:rsidRDefault="007D27AF" w:rsidP="006E7008">
            <w:pPr>
              <w:rPr>
                <w:rFonts w:ascii="Times New Roman" w:hAnsi="Times New Roman" w:cs="Times New Roman"/>
                <w:sz w:val="20"/>
                <w:szCs w:val="20"/>
              </w:rPr>
            </w:pPr>
          </w:p>
        </w:tc>
        <w:tc>
          <w:tcPr>
            <w:tcW w:w="2258" w:type="pct"/>
            <w:noWrap/>
            <w:hideMark/>
          </w:tcPr>
          <w:p w14:paraId="5EB7937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6E7008">
        <w:trPr>
          <w:trHeight w:val="290"/>
        </w:trPr>
        <w:tc>
          <w:tcPr>
            <w:tcW w:w="1011" w:type="pct"/>
            <w:noWrap/>
            <w:vAlign w:val="bottom"/>
            <w:hideMark/>
          </w:tcPr>
          <w:p w14:paraId="2AB831DB" w14:textId="77777777" w:rsidR="007D27AF" w:rsidRPr="00053439" w:rsidRDefault="007D27AF" w:rsidP="006E7008">
            <w:pPr>
              <w:rPr>
                <w:rFonts w:ascii="Times New Roman" w:hAnsi="Times New Roman" w:cs="Times New Roman"/>
                <w:sz w:val="20"/>
                <w:szCs w:val="20"/>
              </w:rPr>
            </w:pPr>
          </w:p>
        </w:tc>
        <w:tc>
          <w:tcPr>
            <w:tcW w:w="2258" w:type="pct"/>
            <w:noWrap/>
            <w:hideMark/>
          </w:tcPr>
          <w:p w14:paraId="775D6E2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6E7008">
        <w:trPr>
          <w:trHeight w:val="290"/>
        </w:trPr>
        <w:tc>
          <w:tcPr>
            <w:tcW w:w="1011" w:type="pct"/>
            <w:noWrap/>
            <w:vAlign w:val="bottom"/>
            <w:hideMark/>
          </w:tcPr>
          <w:p w14:paraId="0335D589" w14:textId="77777777" w:rsidR="007D27AF" w:rsidRPr="00053439" w:rsidRDefault="007D27AF" w:rsidP="006E7008">
            <w:pPr>
              <w:rPr>
                <w:rFonts w:ascii="Times New Roman" w:hAnsi="Times New Roman" w:cs="Times New Roman"/>
                <w:sz w:val="20"/>
                <w:szCs w:val="20"/>
              </w:rPr>
            </w:pPr>
          </w:p>
        </w:tc>
        <w:tc>
          <w:tcPr>
            <w:tcW w:w="2258" w:type="pct"/>
            <w:noWrap/>
            <w:hideMark/>
          </w:tcPr>
          <w:p w14:paraId="434D8C4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6E7008">
        <w:trPr>
          <w:trHeight w:val="290"/>
        </w:trPr>
        <w:tc>
          <w:tcPr>
            <w:tcW w:w="1011" w:type="pct"/>
            <w:noWrap/>
            <w:vAlign w:val="bottom"/>
            <w:hideMark/>
          </w:tcPr>
          <w:p w14:paraId="14346282" w14:textId="77777777" w:rsidR="007D27AF" w:rsidRPr="00053439" w:rsidRDefault="007D27AF" w:rsidP="006E7008">
            <w:pPr>
              <w:rPr>
                <w:rFonts w:ascii="Times New Roman" w:hAnsi="Times New Roman" w:cs="Times New Roman"/>
                <w:sz w:val="20"/>
                <w:szCs w:val="20"/>
              </w:rPr>
            </w:pPr>
          </w:p>
        </w:tc>
        <w:tc>
          <w:tcPr>
            <w:tcW w:w="2258" w:type="pct"/>
            <w:noWrap/>
            <w:hideMark/>
          </w:tcPr>
          <w:p w14:paraId="38B3DFC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6E7008">
        <w:trPr>
          <w:trHeight w:val="290"/>
        </w:trPr>
        <w:tc>
          <w:tcPr>
            <w:tcW w:w="1011" w:type="pct"/>
            <w:noWrap/>
            <w:vAlign w:val="bottom"/>
            <w:hideMark/>
          </w:tcPr>
          <w:p w14:paraId="1C9172D5" w14:textId="77777777" w:rsidR="007D27AF" w:rsidRPr="00053439" w:rsidRDefault="007D27AF" w:rsidP="006E7008">
            <w:pPr>
              <w:rPr>
                <w:rFonts w:ascii="Times New Roman" w:hAnsi="Times New Roman" w:cs="Times New Roman"/>
                <w:sz w:val="20"/>
                <w:szCs w:val="20"/>
              </w:rPr>
            </w:pPr>
          </w:p>
        </w:tc>
        <w:tc>
          <w:tcPr>
            <w:tcW w:w="2258" w:type="pct"/>
            <w:noWrap/>
            <w:hideMark/>
          </w:tcPr>
          <w:p w14:paraId="12EF1166"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6E7008">
        <w:trPr>
          <w:trHeight w:val="290"/>
        </w:trPr>
        <w:tc>
          <w:tcPr>
            <w:tcW w:w="1011" w:type="pct"/>
            <w:noWrap/>
            <w:vAlign w:val="bottom"/>
            <w:hideMark/>
          </w:tcPr>
          <w:p w14:paraId="3AD23120" w14:textId="77777777" w:rsidR="007D27AF" w:rsidRPr="00053439" w:rsidRDefault="007D27AF" w:rsidP="006E7008">
            <w:pPr>
              <w:rPr>
                <w:rFonts w:ascii="Times New Roman" w:hAnsi="Times New Roman" w:cs="Times New Roman"/>
                <w:sz w:val="20"/>
                <w:szCs w:val="20"/>
              </w:rPr>
            </w:pPr>
          </w:p>
        </w:tc>
        <w:tc>
          <w:tcPr>
            <w:tcW w:w="2258" w:type="pct"/>
            <w:noWrap/>
            <w:hideMark/>
          </w:tcPr>
          <w:p w14:paraId="2CB37730"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6E7008">
        <w:trPr>
          <w:trHeight w:val="300"/>
        </w:trPr>
        <w:tc>
          <w:tcPr>
            <w:tcW w:w="1011" w:type="pct"/>
            <w:noWrap/>
            <w:vAlign w:val="bottom"/>
            <w:hideMark/>
          </w:tcPr>
          <w:p w14:paraId="5C98C8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6E7008">
        <w:trPr>
          <w:trHeight w:val="290"/>
        </w:trPr>
        <w:tc>
          <w:tcPr>
            <w:tcW w:w="1011" w:type="pct"/>
            <w:noWrap/>
            <w:vAlign w:val="bottom"/>
          </w:tcPr>
          <w:p w14:paraId="6E52D6BD"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6E7008">
            <w:pPr>
              <w:rPr>
                <w:rFonts w:ascii="Times New Roman" w:hAnsi="Times New Roman" w:cs="Times New Roman"/>
                <w:sz w:val="20"/>
                <w:szCs w:val="20"/>
              </w:rPr>
            </w:pPr>
          </w:p>
        </w:tc>
        <w:tc>
          <w:tcPr>
            <w:tcW w:w="502" w:type="pct"/>
            <w:noWrap/>
          </w:tcPr>
          <w:p w14:paraId="0A035B74"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6E7008">
            <w:pPr>
              <w:jc w:val="center"/>
              <w:rPr>
                <w:rFonts w:ascii="Times New Roman" w:hAnsi="Times New Roman" w:cs="Times New Roman"/>
                <w:sz w:val="20"/>
                <w:szCs w:val="20"/>
              </w:rPr>
            </w:pPr>
          </w:p>
        </w:tc>
      </w:tr>
      <w:tr w:rsidR="007D27AF" w:rsidRPr="00053439" w14:paraId="64A6D952" w14:textId="77777777" w:rsidTr="006E7008">
        <w:trPr>
          <w:trHeight w:val="290"/>
        </w:trPr>
        <w:tc>
          <w:tcPr>
            <w:tcW w:w="1011" w:type="pct"/>
            <w:noWrap/>
            <w:vAlign w:val="bottom"/>
            <w:hideMark/>
          </w:tcPr>
          <w:p w14:paraId="21E29D03" w14:textId="77777777" w:rsidR="007D27AF" w:rsidRPr="00053439" w:rsidRDefault="007D27AF" w:rsidP="006E7008">
            <w:pPr>
              <w:rPr>
                <w:rFonts w:ascii="Times New Roman" w:hAnsi="Times New Roman" w:cs="Times New Roman"/>
                <w:sz w:val="20"/>
                <w:szCs w:val="20"/>
              </w:rPr>
            </w:pPr>
          </w:p>
        </w:tc>
        <w:tc>
          <w:tcPr>
            <w:tcW w:w="2258" w:type="pct"/>
            <w:noWrap/>
            <w:hideMark/>
          </w:tcPr>
          <w:p w14:paraId="0DAE37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6E7008">
        <w:trPr>
          <w:trHeight w:val="290"/>
        </w:trPr>
        <w:tc>
          <w:tcPr>
            <w:tcW w:w="1011" w:type="pct"/>
            <w:noWrap/>
            <w:vAlign w:val="bottom"/>
            <w:hideMark/>
          </w:tcPr>
          <w:p w14:paraId="6FEC126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6E7008">
        <w:trPr>
          <w:trHeight w:val="290"/>
        </w:trPr>
        <w:tc>
          <w:tcPr>
            <w:tcW w:w="1011" w:type="pct"/>
            <w:noWrap/>
            <w:vAlign w:val="bottom"/>
            <w:hideMark/>
          </w:tcPr>
          <w:p w14:paraId="3CAA03D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6E7008">
        <w:trPr>
          <w:trHeight w:val="290"/>
        </w:trPr>
        <w:tc>
          <w:tcPr>
            <w:tcW w:w="1011" w:type="pct"/>
            <w:noWrap/>
            <w:vAlign w:val="bottom"/>
            <w:hideMark/>
          </w:tcPr>
          <w:p w14:paraId="2D03FDE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6E7008">
        <w:trPr>
          <w:trHeight w:val="290"/>
        </w:trPr>
        <w:tc>
          <w:tcPr>
            <w:tcW w:w="1011" w:type="pct"/>
            <w:noWrap/>
            <w:vAlign w:val="bottom"/>
            <w:hideMark/>
          </w:tcPr>
          <w:p w14:paraId="40680FD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6E7008">
        <w:trPr>
          <w:trHeight w:val="290"/>
        </w:trPr>
        <w:tc>
          <w:tcPr>
            <w:tcW w:w="1011" w:type="pct"/>
            <w:noWrap/>
            <w:vAlign w:val="bottom"/>
            <w:hideMark/>
          </w:tcPr>
          <w:p w14:paraId="02D7AAF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6E7008">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6E7008">
        <w:trPr>
          <w:trHeight w:val="300"/>
        </w:trPr>
        <w:tc>
          <w:tcPr>
            <w:tcW w:w="1011" w:type="pct"/>
            <w:noWrap/>
            <w:vAlign w:val="bottom"/>
            <w:hideMark/>
          </w:tcPr>
          <w:p w14:paraId="5004946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6E7008">
        <w:trPr>
          <w:trHeight w:val="290"/>
        </w:trPr>
        <w:tc>
          <w:tcPr>
            <w:tcW w:w="1011" w:type="pct"/>
            <w:noWrap/>
            <w:vAlign w:val="bottom"/>
          </w:tcPr>
          <w:p w14:paraId="02840B9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6E7008">
            <w:pPr>
              <w:rPr>
                <w:rFonts w:ascii="Times New Roman" w:hAnsi="Times New Roman" w:cs="Times New Roman"/>
                <w:b/>
                <w:bCs/>
                <w:sz w:val="20"/>
                <w:szCs w:val="20"/>
              </w:rPr>
            </w:pPr>
          </w:p>
        </w:tc>
        <w:tc>
          <w:tcPr>
            <w:tcW w:w="502" w:type="pct"/>
            <w:noWrap/>
          </w:tcPr>
          <w:p w14:paraId="36F4B091"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6E7008">
            <w:pPr>
              <w:jc w:val="center"/>
              <w:rPr>
                <w:rFonts w:ascii="Times New Roman" w:hAnsi="Times New Roman" w:cs="Times New Roman"/>
                <w:sz w:val="20"/>
                <w:szCs w:val="20"/>
              </w:rPr>
            </w:pPr>
          </w:p>
        </w:tc>
      </w:tr>
      <w:tr w:rsidR="007D27AF" w:rsidRPr="00053439" w14:paraId="338E93F2" w14:textId="77777777" w:rsidTr="006E7008">
        <w:trPr>
          <w:trHeight w:val="290"/>
        </w:trPr>
        <w:tc>
          <w:tcPr>
            <w:tcW w:w="1011" w:type="pct"/>
            <w:noWrap/>
            <w:vAlign w:val="bottom"/>
            <w:hideMark/>
          </w:tcPr>
          <w:p w14:paraId="45E8C197" w14:textId="77777777" w:rsidR="007D27AF" w:rsidRPr="00053439" w:rsidRDefault="007D27AF" w:rsidP="006E7008">
            <w:pPr>
              <w:rPr>
                <w:rFonts w:ascii="Times New Roman" w:hAnsi="Times New Roman" w:cs="Times New Roman"/>
                <w:sz w:val="20"/>
                <w:szCs w:val="20"/>
              </w:rPr>
            </w:pPr>
          </w:p>
        </w:tc>
        <w:tc>
          <w:tcPr>
            <w:tcW w:w="2258" w:type="pct"/>
            <w:noWrap/>
            <w:hideMark/>
          </w:tcPr>
          <w:p w14:paraId="0D578A83"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6E7008">
        <w:trPr>
          <w:trHeight w:val="290"/>
        </w:trPr>
        <w:tc>
          <w:tcPr>
            <w:tcW w:w="1011" w:type="pct"/>
            <w:noWrap/>
            <w:vAlign w:val="bottom"/>
            <w:hideMark/>
          </w:tcPr>
          <w:p w14:paraId="7FCE872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6E7008">
        <w:trPr>
          <w:trHeight w:val="290"/>
        </w:trPr>
        <w:tc>
          <w:tcPr>
            <w:tcW w:w="1011" w:type="pct"/>
            <w:noWrap/>
            <w:vAlign w:val="bottom"/>
            <w:hideMark/>
          </w:tcPr>
          <w:p w14:paraId="26F982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6E7008">
        <w:trPr>
          <w:trHeight w:val="290"/>
        </w:trPr>
        <w:tc>
          <w:tcPr>
            <w:tcW w:w="1011" w:type="pct"/>
            <w:noWrap/>
            <w:vAlign w:val="bottom"/>
            <w:hideMark/>
          </w:tcPr>
          <w:p w14:paraId="2D397E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6E7008">
        <w:trPr>
          <w:trHeight w:val="290"/>
        </w:trPr>
        <w:tc>
          <w:tcPr>
            <w:tcW w:w="1011" w:type="pct"/>
            <w:noWrap/>
            <w:vAlign w:val="bottom"/>
            <w:hideMark/>
          </w:tcPr>
          <w:p w14:paraId="121C0FE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6E7008">
        <w:trPr>
          <w:trHeight w:val="290"/>
        </w:trPr>
        <w:tc>
          <w:tcPr>
            <w:tcW w:w="1011" w:type="pct"/>
            <w:noWrap/>
            <w:vAlign w:val="bottom"/>
            <w:hideMark/>
          </w:tcPr>
          <w:p w14:paraId="510FD7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6E7008">
        <w:trPr>
          <w:trHeight w:val="290"/>
        </w:trPr>
        <w:tc>
          <w:tcPr>
            <w:tcW w:w="1011" w:type="pct"/>
            <w:noWrap/>
            <w:vAlign w:val="bottom"/>
            <w:hideMark/>
          </w:tcPr>
          <w:p w14:paraId="31AD6A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6E7008">
        <w:trPr>
          <w:trHeight w:val="290"/>
        </w:trPr>
        <w:tc>
          <w:tcPr>
            <w:tcW w:w="1011" w:type="pct"/>
            <w:noWrap/>
            <w:vAlign w:val="bottom"/>
            <w:hideMark/>
          </w:tcPr>
          <w:p w14:paraId="0067E2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6E7008">
        <w:trPr>
          <w:trHeight w:val="290"/>
        </w:trPr>
        <w:tc>
          <w:tcPr>
            <w:tcW w:w="1011" w:type="pct"/>
            <w:noWrap/>
            <w:vAlign w:val="bottom"/>
            <w:hideMark/>
          </w:tcPr>
          <w:p w14:paraId="4EA2C5E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6E7008">
        <w:trPr>
          <w:trHeight w:val="290"/>
        </w:trPr>
        <w:tc>
          <w:tcPr>
            <w:tcW w:w="1011" w:type="pct"/>
            <w:noWrap/>
            <w:vAlign w:val="bottom"/>
            <w:hideMark/>
          </w:tcPr>
          <w:p w14:paraId="37B6DC4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6E7008">
        <w:trPr>
          <w:trHeight w:val="290"/>
        </w:trPr>
        <w:tc>
          <w:tcPr>
            <w:tcW w:w="1011" w:type="pct"/>
            <w:noWrap/>
            <w:vAlign w:val="bottom"/>
            <w:hideMark/>
          </w:tcPr>
          <w:p w14:paraId="752A8DF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6E7008">
        <w:trPr>
          <w:trHeight w:val="290"/>
        </w:trPr>
        <w:tc>
          <w:tcPr>
            <w:tcW w:w="1011" w:type="pct"/>
            <w:noWrap/>
            <w:vAlign w:val="bottom"/>
            <w:hideMark/>
          </w:tcPr>
          <w:p w14:paraId="1B90973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6E7008">
        <w:trPr>
          <w:trHeight w:val="300"/>
        </w:trPr>
        <w:tc>
          <w:tcPr>
            <w:tcW w:w="1011" w:type="pct"/>
            <w:noWrap/>
            <w:vAlign w:val="bottom"/>
            <w:hideMark/>
          </w:tcPr>
          <w:p w14:paraId="0A3EA68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6E7008">
        <w:trPr>
          <w:trHeight w:val="290"/>
        </w:trPr>
        <w:tc>
          <w:tcPr>
            <w:tcW w:w="1011" w:type="pct"/>
            <w:noWrap/>
            <w:vAlign w:val="bottom"/>
          </w:tcPr>
          <w:p w14:paraId="7C7B78F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6E7008">
            <w:pPr>
              <w:rPr>
                <w:rFonts w:ascii="Times New Roman" w:hAnsi="Times New Roman" w:cs="Times New Roman"/>
                <w:sz w:val="20"/>
                <w:szCs w:val="20"/>
              </w:rPr>
            </w:pPr>
          </w:p>
        </w:tc>
        <w:tc>
          <w:tcPr>
            <w:tcW w:w="502" w:type="pct"/>
            <w:noWrap/>
          </w:tcPr>
          <w:p w14:paraId="66768C46"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6E7008">
            <w:pPr>
              <w:jc w:val="center"/>
              <w:rPr>
                <w:rFonts w:ascii="Times New Roman" w:hAnsi="Times New Roman" w:cs="Times New Roman"/>
                <w:sz w:val="20"/>
                <w:szCs w:val="20"/>
              </w:rPr>
            </w:pPr>
          </w:p>
        </w:tc>
      </w:tr>
      <w:tr w:rsidR="007D27AF" w:rsidRPr="00053439" w14:paraId="0D011363" w14:textId="77777777" w:rsidTr="006E7008">
        <w:trPr>
          <w:trHeight w:val="290"/>
        </w:trPr>
        <w:tc>
          <w:tcPr>
            <w:tcW w:w="1011" w:type="pct"/>
            <w:noWrap/>
            <w:vAlign w:val="bottom"/>
            <w:hideMark/>
          </w:tcPr>
          <w:p w14:paraId="3BBD4576" w14:textId="77777777" w:rsidR="007D27AF" w:rsidRPr="00053439" w:rsidRDefault="007D27AF" w:rsidP="006E7008">
            <w:pPr>
              <w:rPr>
                <w:rFonts w:ascii="Times New Roman" w:hAnsi="Times New Roman" w:cs="Times New Roman"/>
                <w:sz w:val="20"/>
                <w:szCs w:val="20"/>
              </w:rPr>
            </w:pPr>
          </w:p>
        </w:tc>
        <w:tc>
          <w:tcPr>
            <w:tcW w:w="2258" w:type="pct"/>
            <w:noWrap/>
            <w:hideMark/>
          </w:tcPr>
          <w:p w14:paraId="671E880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6E7008">
        <w:trPr>
          <w:trHeight w:val="290"/>
        </w:trPr>
        <w:tc>
          <w:tcPr>
            <w:tcW w:w="1011" w:type="pct"/>
            <w:noWrap/>
            <w:vAlign w:val="bottom"/>
            <w:hideMark/>
          </w:tcPr>
          <w:p w14:paraId="7D517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6E7008">
        <w:trPr>
          <w:trHeight w:val="290"/>
        </w:trPr>
        <w:tc>
          <w:tcPr>
            <w:tcW w:w="1011" w:type="pct"/>
            <w:noWrap/>
            <w:vAlign w:val="bottom"/>
            <w:hideMark/>
          </w:tcPr>
          <w:p w14:paraId="2AEFE9E0" w14:textId="77777777" w:rsidR="007D27AF" w:rsidRPr="00053439" w:rsidRDefault="007D27AF" w:rsidP="006E7008">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6E7008">
        <w:trPr>
          <w:trHeight w:val="290"/>
        </w:trPr>
        <w:tc>
          <w:tcPr>
            <w:tcW w:w="1011" w:type="pct"/>
            <w:noWrap/>
            <w:vAlign w:val="bottom"/>
            <w:hideMark/>
          </w:tcPr>
          <w:p w14:paraId="58FB1B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6E7008">
        <w:trPr>
          <w:trHeight w:val="290"/>
        </w:trPr>
        <w:tc>
          <w:tcPr>
            <w:tcW w:w="1011" w:type="pct"/>
            <w:noWrap/>
            <w:vAlign w:val="bottom"/>
            <w:hideMark/>
          </w:tcPr>
          <w:p w14:paraId="21124D4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6E7008">
        <w:trPr>
          <w:trHeight w:val="300"/>
        </w:trPr>
        <w:tc>
          <w:tcPr>
            <w:tcW w:w="1011" w:type="pct"/>
            <w:noWrap/>
            <w:vAlign w:val="bottom"/>
            <w:hideMark/>
          </w:tcPr>
          <w:p w14:paraId="74406EA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6E7008">
        <w:trPr>
          <w:trHeight w:val="300"/>
        </w:trPr>
        <w:tc>
          <w:tcPr>
            <w:tcW w:w="1011" w:type="pct"/>
            <w:noWrap/>
            <w:vAlign w:val="bottom"/>
          </w:tcPr>
          <w:p w14:paraId="0DDA80CE"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6E7008">
            <w:pPr>
              <w:rPr>
                <w:rFonts w:ascii="Times New Roman" w:hAnsi="Times New Roman" w:cs="Times New Roman"/>
                <w:sz w:val="20"/>
                <w:szCs w:val="20"/>
              </w:rPr>
            </w:pPr>
          </w:p>
        </w:tc>
        <w:tc>
          <w:tcPr>
            <w:tcW w:w="502" w:type="pct"/>
            <w:noWrap/>
          </w:tcPr>
          <w:p w14:paraId="2090B0CB" w14:textId="77777777" w:rsidR="007D27AF" w:rsidRPr="00053439" w:rsidRDefault="007D27AF" w:rsidP="006E7008">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6E7008">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6E7008">
            <w:pPr>
              <w:jc w:val="center"/>
              <w:rPr>
                <w:rFonts w:ascii="Times New Roman" w:hAnsi="Times New Roman" w:cs="Times New Roman"/>
                <w:sz w:val="20"/>
                <w:szCs w:val="20"/>
              </w:rPr>
            </w:pPr>
          </w:p>
        </w:tc>
      </w:tr>
      <w:tr w:rsidR="007D27AF" w:rsidRPr="00053439" w14:paraId="01AA1283" w14:textId="77777777" w:rsidTr="006E7008">
        <w:trPr>
          <w:trHeight w:val="300"/>
        </w:trPr>
        <w:tc>
          <w:tcPr>
            <w:tcW w:w="1011" w:type="pct"/>
            <w:noWrap/>
            <w:vAlign w:val="bottom"/>
            <w:hideMark/>
          </w:tcPr>
          <w:p w14:paraId="0E8F0C79" w14:textId="77777777" w:rsidR="007D27AF" w:rsidRPr="00053439" w:rsidRDefault="007D27AF" w:rsidP="006E7008">
            <w:pPr>
              <w:rPr>
                <w:rFonts w:ascii="Times New Roman" w:hAnsi="Times New Roman" w:cs="Times New Roman"/>
                <w:sz w:val="20"/>
                <w:szCs w:val="20"/>
              </w:rPr>
            </w:pPr>
          </w:p>
        </w:tc>
        <w:tc>
          <w:tcPr>
            <w:tcW w:w="2258" w:type="pct"/>
            <w:noWrap/>
            <w:hideMark/>
          </w:tcPr>
          <w:p w14:paraId="20DE355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6E7008">
        <w:trPr>
          <w:trHeight w:val="300"/>
        </w:trPr>
        <w:tc>
          <w:tcPr>
            <w:tcW w:w="1011" w:type="pct"/>
            <w:noWrap/>
            <w:vAlign w:val="bottom"/>
          </w:tcPr>
          <w:p w14:paraId="7494D3E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6E7008">
            <w:pPr>
              <w:rPr>
                <w:rFonts w:ascii="Times New Roman" w:hAnsi="Times New Roman" w:cs="Times New Roman"/>
                <w:sz w:val="20"/>
                <w:szCs w:val="20"/>
              </w:rPr>
            </w:pPr>
          </w:p>
        </w:tc>
        <w:tc>
          <w:tcPr>
            <w:tcW w:w="502" w:type="pct"/>
            <w:noWrap/>
          </w:tcPr>
          <w:p w14:paraId="5B1AA820"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6E7008">
            <w:pPr>
              <w:jc w:val="center"/>
              <w:rPr>
                <w:rFonts w:ascii="Times New Roman" w:hAnsi="Times New Roman" w:cs="Times New Roman"/>
                <w:sz w:val="20"/>
                <w:szCs w:val="20"/>
              </w:rPr>
            </w:pPr>
          </w:p>
        </w:tc>
      </w:tr>
      <w:tr w:rsidR="007D27AF" w:rsidRPr="00053439" w14:paraId="208D7D3A" w14:textId="77777777" w:rsidTr="006E7008">
        <w:trPr>
          <w:trHeight w:val="300"/>
        </w:trPr>
        <w:tc>
          <w:tcPr>
            <w:tcW w:w="1011" w:type="pct"/>
            <w:noWrap/>
            <w:vAlign w:val="bottom"/>
            <w:hideMark/>
          </w:tcPr>
          <w:p w14:paraId="53BE3016" w14:textId="77777777" w:rsidR="007D27AF" w:rsidRPr="00053439" w:rsidRDefault="007D27AF" w:rsidP="006E7008">
            <w:pPr>
              <w:rPr>
                <w:rFonts w:ascii="Times New Roman" w:hAnsi="Times New Roman" w:cs="Times New Roman"/>
                <w:sz w:val="20"/>
                <w:szCs w:val="20"/>
              </w:rPr>
            </w:pPr>
          </w:p>
        </w:tc>
        <w:tc>
          <w:tcPr>
            <w:tcW w:w="2258" w:type="pct"/>
            <w:noWrap/>
            <w:hideMark/>
          </w:tcPr>
          <w:p w14:paraId="424795C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6E7008">
        <w:trPr>
          <w:trHeight w:val="290"/>
        </w:trPr>
        <w:tc>
          <w:tcPr>
            <w:tcW w:w="1011" w:type="pct"/>
            <w:noWrap/>
            <w:vAlign w:val="bottom"/>
          </w:tcPr>
          <w:p w14:paraId="6F09D449"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6E7008">
            <w:pPr>
              <w:rPr>
                <w:rFonts w:ascii="Times New Roman" w:hAnsi="Times New Roman" w:cs="Times New Roman"/>
                <w:sz w:val="20"/>
                <w:szCs w:val="20"/>
              </w:rPr>
            </w:pPr>
          </w:p>
        </w:tc>
        <w:tc>
          <w:tcPr>
            <w:tcW w:w="502" w:type="pct"/>
            <w:noWrap/>
          </w:tcPr>
          <w:p w14:paraId="1D7C85F5"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6E7008">
            <w:pPr>
              <w:jc w:val="center"/>
              <w:rPr>
                <w:rFonts w:ascii="Times New Roman" w:hAnsi="Times New Roman" w:cs="Times New Roman"/>
                <w:sz w:val="20"/>
                <w:szCs w:val="20"/>
              </w:rPr>
            </w:pPr>
          </w:p>
        </w:tc>
      </w:tr>
      <w:tr w:rsidR="007D27AF" w:rsidRPr="00053439" w14:paraId="028B5A25" w14:textId="77777777" w:rsidTr="006E7008">
        <w:trPr>
          <w:trHeight w:val="290"/>
        </w:trPr>
        <w:tc>
          <w:tcPr>
            <w:tcW w:w="1011" w:type="pct"/>
            <w:noWrap/>
            <w:vAlign w:val="bottom"/>
            <w:hideMark/>
          </w:tcPr>
          <w:p w14:paraId="19D168D2" w14:textId="77777777" w:rsidR="007D27AF" w:rsidRPr="00053439" w:rsidRDefault="007D27AF" w:rsidP="006E7008">
            <w:pPr>
              <w:rPr>
                <w:rFonts w:ascii="Times New Roman" w:hAnsi="Times New Roman" w:cs="Times New Roman"/>
                <w:sz w:val="20"/>
                <w:szCs w:val="20"/>
              </w:rPr>
            </w:pPr>
          </w:p>
        </w:tc>
        <w:tc>
          <w:tcPr>
            <w:tcW w:w="2258" w:type="pct"/>
            <w:noWrap/>
            <w:hideMark/>
          </w:tcPr>
          <w:p w14:paraId="11AF08F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6E7008">
        <w:trPr>
          <w:trHeight w:val="290"/>
        </w:trPr>
        <w:tc>
          <w:tcPr>
            <w:tcW w:w="1011" w:type="pct"/>
            <w:noWrap/>
            <w:vAlign w:val="bottom"/>
            <w:hideMark/>
          </w:tcPr>
          <w:p w14:paraId="370E00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6E7008">
        <w:trPr>
          <w:trHeight w:val="290"/>
        </w:trPr>
        <w:tc>
          <w:tcPr>
            <w:tcW w:w="1011" w:type="pct"/>
            <w:noWrap/>
            <w:vAlign w:val="bottom"/>
            <w:hideMark/>
          </w:tcPr>
          <w:p w14:paraId="5085A52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6E7008">
        <w:trPr>
          <w:trHeight w:val="290"/>
        </w:trPr>
        <w:tc>
          <w:tcPr>
            <w:tcW w:w="1011" w:type="pct"/>
            <w:noWrap/>
            <w:vAlign w:val="bottom"/>
            <w:hideMark/>
          </w:tcPr>
          <w:p w14:paraId="6587B1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6E7008">
        <w:trPr>
          <w:trHeight w:val="290"/>
        </w:trPr>
        <w:tc>
          <w:tcPr>
            <w:tcW w:w="1011" w:type="pct"/>
            <w:noWrap/>
            <w:vAlign w:val="bottom"/>
            <w:hideMark/>
          </w:tcPr>
          <w:p w14:paraId="0AFF4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6E7008">
        <w:trPr>
          <w:trHeight w:val="300"/>
        </w:trPr>
        <w:tc>
          <w:tcPr>
            <w:tcW w:w="1011" w:type="pct"/>
            <w:noWrap/>
            <w:vAlign w:val="bottom"/>
            <w:hideMark/>
          </w:tcPr>
          <w:p w14:paraId="621B61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6E7008">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xml:space="preserve">) SCC, originating from Farm H. RAPD types were assigned an arbitrary </w:t>
      </w:r>
      <w:proofErr w:type="gramStart"/>
      <w:r w:rsidRPr="00E73462">
        <w:rPr>
          <w:rFonts w:ascii="Times New Roman" w:hAnsi="Times New Roman" w:cs="Times New Roman"/>
          <w:sz w:val="24"/>
          <w:szCs w:val="24"/>
        </w:rPr>
        <w:t>lower case</w:t>
      </w:r>
      <w:proofErr w:type="gramEnd"/>
      <w:r w:rsidRPr="00E73462">
        <w:rPr>
          <w:rFonts w:ascii="Times New Roman" w:hAnsi="Times New Roman" w:cs="Times New Roman"/>
          <w:sz w:val="24"/>
          <w:szCs w:val="24"/>
        </w:rPr>
        <w:t xml:space="preserve"> 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4">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5"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6"/>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w:t>
      </w:r>
      <w:proofErr w:type="spellStart"/>
      <w:r w:rsidRPr="00E73462">
        <w:rPr>
          <w:rFonts w:ascii="Times New Roman" w:hAnsi="Times New Roman" w:cs="Times New Roman"/>
          <w:sz w:val="24"/>
          <w:szCs w:val="24"/>
        </w:rPr>
        <w:t>multilocus</w:t>
      </w:r>
      <w:proofErr w:type="spellEnd"/>
      <w:r w:rsidRPr="00E73462">
        <w:rPr>
          <w:rFonts w:ascii="Times New Roman" w:hAnsi="Times New Roman" w:cs="Times New Roman"/>
          <w:sz w:val="24"/>
          <w:szCs w:val="24"/>
        </w:rPr>
        <w:t xml:space="preserve">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18"/>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Adkins, Pamela" w:date="2024-09-04T14:19:00Z" w:initials="PA">
    <w:p w14:paraId="6C40A799" w14:textId="77777777" w:rsidR="00337293" w:rsidRDefault="00220D98" w:rsidP="00337293">
      <w:pPr>
        <w:pStyle w:val="CommentText"/>
      </w:pPr>
      <w:r>
        <w:rPr>
          <w:rStyle w:val="CommentReference"/>
        </w:rPr>
        <w:annotationRef/>
      </w:r>
      <w:r w:rsidR="00337293">
        <w:t xml:space="preserve">I feel the usage of ST to mean strain types is a little confusing, as I thought regarding MLST, ST usually stands for Sequence Type. Would it make sense to just consistently refer to them as MLST sequence types (ST) and RAPD strain types or just RAPD types? I think throughout you need to be clear which method you are referring to, however when it is unclear it seems you are usually talking about MLST, therefore if ST was specific to MLST results, that would be more clear.   </w:t>
      </w:r>
    </w:p>
  </w:comment>
  <w:comment w:id="3" w:author="Adkins, Pamela" w:date="2024-09-04T15:38:00Z" w:initials="PA">
    <w:p w14:paraId="68629D1E" w14:textId="77777777" w:rsidR="00337293" w:rsidRDefault="00CC51DC" w:rsidP="00337293">
      <w:pPr>
        <w:pStyle w:val="CommentText"/>
      </w:pPr>
      <w:r>
        <w:rPr>
          <w:rStyle w:val="CommentReference"/>
        </w:rPr>
        <w:annotationRef/>
      </w:r>
      <w:r w:rsidR="00337293">
        <w:t xml:space="preserve">A lot of the materials and methods are in the staph paper, correct?  I would suggest referencing your other paper (which should be accepted soon, right??) and shortening this all up. </w:t>
      </w:r>
    </w:p>
  </w:comment>
  <w:comment w:id="5" w:author="Adkins, Pamela R." w:date="2024-09-04T15:58:00Z" w:initials="APR">
    <w:p w14:paraId="33D7B8D4" w14:textId="5624AABF" w:rsidR="00725064" w:rsidRDefault="00725064" w:rsidP="00725064">
      <w:pPr>
        <w:pStyle w:val="CommentText"/>
      </w:pPr>
      <w:r>
        <w:rPr>
          <w:rStyle w:val="CommentReference"/>
        </w:rPr>
        <w:annotationRef/>
      </w:r>
      <w:r>
        <w:t xml:space="preserve">Missing something. </w:t>
      </w:r>
    </w:p>
  </w:comment>
  <w:comment w:id="6" w:author="Adkins, Pamela R." w:date="2024-09-04T15:58:00Z" w:initials="APR">
    <w:p w14:paraId="6F60DD2A" w14:textId="77777777" w:rsidR="00725064" w:rsidRDefault="00725064" w:rsidP="00725064">
      <w:pPr>
        <w:pStyle w:val="CommentText"/>
      </w:pPr>
      <w:r>
        <w:rPr>
          <w:rStyle w:val="CommentReference"/>
        </w:rPr>
        <w:annotationRef/>
      </w:r>
      <w:r>
        <w:t>Both directions?</w:t>
      </w:r>
    </w:p>
  </w:comment>
  <w:comment w:id="8" w:author="Adkins, Pamela R." w:date="2024-09-04T16:16:00Z" w:initials="APR">
    <w:p w14:paraId="2D5EBBF2" w14:textId="77777777" w:rsidR="00313BDC" w:rsidRDefault="0038395A" w:rsidP="00313BDC">
      <w:pPr>
        <w:pStyle w:val="CommentText"/>
      </w:pPr>
      <w:r>
        <w:rPr>
          <w:rStyle w:val="CommentReference"/>
        </w:rPr>
        <w:annotationRef/>
      </w:r>
      <w:r w:rsidR="00313BDC">
        <w:t xml:space="preserve">Is this a term that is used? </w:t>
      </w:r>
    </w:p>
  </w:comment>
  <w:comment w:id="12" w:author="Adkins, Pamela R." w:date="2024-09-04T16:33:00Z" w:initials="APR">
    <w:p w14:paraId="497ED9D4" w14:textId="77777777" w:rsidR="003177E4" w:rsidRDefault="003177E4" w:rsidP="003177E4">
      <w:pPr>
        <w:pStyle w:val="CommentText"/>
      </w:pPr>
      <w:r>
        <w:rPr>
          <w:rStyle w:val="CommentReference"/>
        </w:rPr>
        <w:annotationRef/>
      </w:r>
      <w:r>
        <w:t xml:space="preserve">Confusing.  When you say this study I assume you mean your study. But I think by ‘this study’ you mean the Zadoks study.  Try to clarify. </w:t>
      </w:r>
    </w:p>
  </w:comment>
  <w:comment w:id="13" w:author="Adkins, Pamela R." w:date="2024-09-04T16:36:00Z" w:initials="APR">
    <w:p w14:paraId="18BCEEAC" w14:textId="77777777" w:rsidR="00337293" w:rsidRDefault="003177E4" w:rsidP="00337293">
      <w:pPr>
        <w:pStyle w:val="CommentText"/>
      </w:pPr>
      <w:r>
        <w:rPr>
          <w:rStyle w:val="CommentReference"/>
        </w:rPr>
        <w:annotationRef/>
      </w:r>
      <w:r w:rsidR="00337293">
        <w:t xml:space="preserve">I don’t think this needs to be in parenthesis. Also could be a discriminatory limitation in the method itself. </w:t>
      </w:r>
    </w:p>
  </w:comment>
  <w:comment w:id="16" w:author="Adkins, Pamela R." w:date="2024-09-04T16:58:00Z" w:initials="APR">
    <w:p w14:paraId="3C6B83CF" w14:textId="2555E9F5" w:rsidR="00993311" w:rsidRDefault="00993311" w:rsidP="00993311">
      <w:pPr>
        <w:pStyle w:val="CommentText"/>
      </w:pPr>
      <w:r>
        <w:rPr>
          <w:rStyle w:val="CommentReference"/>
        </w:rPr>
        <w:annotationRef/>
      </w:r>
      <w:r>
        <w:t xml:space="preserve">I realize this is not the point of this study, but dying to know if these are coagulase positive isolates.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C40A799" w15:done="0"/>
  <w15:commentEx w15:paraId="68629D1E" w15:done="0"/>
  <w15:commentEx w15:paraId="33D7B8D4" w15:done="0"/>
  <w15:commentEx w15:paraId="6F60DD2A" w15:done="0"/>
  <w15:commentEx w15:paraId="2D5EBBF2" w15:done="0"/>
  <w15:commentEx w15:paraId="497ED9D4" w15:done="0"/>
  <w15:commentEx w15:paraId="18BCEEAC" w15:done="0"/>
  <w15:commentEx w15:paraId="3C6B83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32FE076" w16cex:dateUtc="2024-09-04T19:19:00Z">
    <w16cex:extLst>
      <w16:ext w16:uri="{CE6994B0-6A32-4C9F-8C6B-6E91EDA988CE}">
        <cr:reactions xmlns:cr="http://schemas.microsoft.com/office/comments/2020/reactions">
          <cr:reaction reactionType="1">
            <cr:reactionInfo dateUtc="2024-09-24T17:33:27Z">
              <cr:user userId="c792ef73e4c0296d" userProvider="Windows Live" userName="Caitlin Jeffrey"/>
            </cr:reactionInfo>
          </cr:reaction>
        </cr:reactions>
      </w16:ext>
    </w16cex:extLst>
  </w16cex:commentExtensible>
  <w16cex:commentExtensible w16cex:durableId="78FB790D" w16cex:dateUtc="2024-09-04T20:38:00Z"/>
  <w16cex:commentExtensible w16cex:durableId="7F6D7A2E" w16cex:dateUtc="2024-09-04T20:58:00Z"/>
  <w16cex:commentExtensible w16cex:durableId="43422B37" w16cex:dateUtc="2024-09-04T20:58:00Z"/>
  <w16cex:commentExtensible w16cex:durableId="7C85D827" w16cex:dateUtc="2024-09-04T21:16:00Z"/>
  <w16cex:commentExtensible w16cex:durableId="3EB0C2E0" w16cex:dateUtc="2024-09-04T21:33:00Z"/>
  <w16cex:commentExtensible w16cex:durableId="7D186BB2" w16cex:dateUtc="2024-09-04T21:36:00Z"/>
  <w16cex:commentExtensible w16cex:durableId="5C59EB8F" w16cex:dateUtc="2024-09-04T2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C40A799" w16cid:durableId="632FE076"/>
  <w16cid:commentId w16cid:paraId="68629D1E" w16cid:durableId="78FB790D"/>
  <w16cid:commentId w16cid:paraId="33D7B8D4" w16cid:durableId="7F6D7A2E"/>
  <w16cid:commentId w16cid:paraId="6F60DD2A" w16cid:durableId="43422B37"/>
  <w16cid:commentId w16cid:paraId="2D5EBBF2" w16cid:durableId="7C85D827"/>
  <w16cid:commentId w16cid:paraId="497ED9D4" w16cid:durableId="3EB0C2E0"/>
  <w16cid:commentId w16cid:paraId="18BCEEAC" w16cid:durableId="7D186BB2"/>
  <w16cid:commentId w16cid:paraId="3C6B83CF" w16cid:durableId="5C59EB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A949C" w14:textId="77777777" w:rsidR="00AA6B1D" w:rsidRDefault="00AA6B1D" w:rsidP="006F221B">
      <w:pPr>
        <w:spacing w:after="0" w:line="240" w:lineRule="auto"/>
      </w:pPr>
      <w:r>
        <w:separator/>
      </w:r>
    </w:p>
  </w:endnote>
  <w:endnote w:type="continuationSeparator" w:id="0">
    <w:p w14:paraId="3CC03DEB" w14:textId="77777777" w:rsidR="00AA6B1D" w:rsidRDefault="00AA6B1D"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AECE230" w:rsidR="00CE0AEB" w:rsidRPr="00D779B6" w:rsidRDefault="00CE0AE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3BF19CA2" w:rsidR="006F221B" w:rsidRPr="00D779B6" w:rsidRDefault="006F221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891BB" w14:textId="77777777" w:rsidR="00AA6B1D" w:rsidRDefault="00AA6B1D" w:rsidP="006F221B">
      <w:pPr>
        <w:spacing w:after="0" w:line="240" w:lineRule="auto"/>
      </w:pPr>
      <w:r>
        <w:separator/>
      </w:r>
    </w:p>
  </w:footnote>
  <w:footnote w:type="continuationSeparator" w:id="0">
    <w:p w14:paraId="28B9B9D2" w14:textId="77777777" w:rsidR="00AA6B1D" w:rsidRDefault="00AA6B1D"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kins, Pamela R.">
    <w15:presenceInfo w15:providerId="AD" w15:userId="S::adkinsp@umsystem.edu::b388373e-b680-434c-997f-fd3a835a68cf"/>
  </w15:person>
  <w15:person w15:author="Adkins, Pamela">
    <w15:presenceInfo w15:providerId="AD" w15:userId="S::adkinsp@umsystem.edu::b388373e-b680-434c-997f-fd3a835a68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4262A"/>
    <w:rsid w:val="00053439"/>
    <w:rsid w:val="00054C74"/>
    <w:rsid w:val="00056B8B"/>
    <w:rsid w:val="000769D0"/>
    <w:rsid w:val="000776F1"/>
    <w:rsid w:val="00077889"/>
    <w:rsid w:val="000862BE"/>
    <w:rsid w:val="000943AE"/>
    <w:rsid w:val="000B0AF9"/>
    <w:rsid w:val="000B7EEA"/>
    <w:rsid w:val="000D5316"/>
    <w:rsid w:val="000F45FC"/>
    <w:rsid w:val="00117043"/>
    <w:rsid w:val="00145B55"/>
    <w:rsid w:val="001560B8"/>
    <w:rsid w:val="00173CD7"/>
    <w:rsid w:val="0018153F"/>
    <w:rsid w:val="00181729"/>
    <w:rsid w:val="001978DD"/>
    <w:rsid w:val="001B385F"/>
    <w:rsid w:val="001B6ABA"/>
    <w:rsid w:val="001D0A16"/>
    <w:rsid w:val="001E5E25"/>
    <w:rsid w:val="00216C5A"/>
    <w:rsid w:val="00217C6C"/>
    <w:rsid w:val="00220D98"/>
    <w:rsid w:val="00224334"/>
    <w:rsid w:val="0022494D"/>
    <w:rsid w:val="00233948"/>
    <w:rsid w:val="00242AAA"/>
    <w:rsid w:val="002462BA"/>
    <w:rsid w:val="00257B2A"/>
    <w:rsid w:val="00260769"/>
    <w:rsid w:val="00266FFF"/>
    <w:rsid w:val="002719D1"/>
    <w:rsid w:val="00284FF2"/>
    <w:rsid w:val="002C578D"/>
    <w:rsid w:val="002D1AB9"/>
    <w:rsid w:val="002D60D6"/>
    <w:rsid w:val="002E3208"/>
    <w:rsid w:val="003007DC"/>
    <w:rsid w:val="00313BDC"/>
    <w:rsid w:val="003177E4"/>
    <w:rsid w:val="00323B0F"/>
    <w:rsid w:val="00337293"/>
    <w:rsid w:val="00344B58"/>
    <w:rsid w:val="0036274C"/>
    <w:rsid w:val="0037444D"/>
    <w:rsid w:val="0038395A"/>
    <w:rsid w:val="003A64A0"/>
    <w:rsid w:val="003B5AC4"/>
    <w:rsid w:val="003C29FE"/>
    <w:rsid w:val="003D4CE0"/>
    <w:rsid w:val="003E0F7B"/>
    <w:rsid w:val="003E27A7"/>
    <w:rsid w:val="003E6001"/>
    <w:rsid w:val="003F44E1"/>
    <w:rsid w:val="00406257"/>
    <w:rsid w:val="00411D94"/>
    <w:rsid w:val="004151B7"/>
    <w:rsid w:val="004363AA"/>
    <w:rsid w:val="00466657"/>
    <w:rsid w:val="00481491"/>
    <w:rsid w:val="004824BF"/>
    <w:rsid w:val="00493874"/>
    <w:rsid w:val="00496815"/>
    <w:rsid w:val="004A36B5"/>
    <w:rsid w:val="004B07F0"/>
    <w:rsid w:val="004B43CE"/>
    <w:rsid w:val="004C0BB9"/>
    <w:rsid w:val="004D01C0"/>
    <w:rsid w:val="004D54EE"/>
    <w:rsid w:val="004D5854"/>
    <w:rsid w:val="004E2383"/>
    <w:rsid w:val="00501989"/>
    <w:rsid w:val="005118A8"/>
    <w:rsid w:val="00512D9C"/>
    <w:rsid w:val="0052231E"/>
    <w:rsid w:val="005317F9"/>
    <w:rsid w:val="0053203A"/>
    <w:rsid w:val="00542231"/>
    <w:rsid w:val="005540FE"/>
    <w:rsid w:val="00560B52"/>
    <w:rsid w:val="005861C6"/>
    <w:rsid w:val="005867BE"/>
    <w:rsid w:val="00586DC3"/>
    <w:rsid w:val="00596920"/>
    <w:rsid w:val="00597112"/>
    <w:rsid w:val="005B61E9"/>
    <w:rsid w:val="005C09E2"/>
    <w:rsid w:val="005E7626"/>
    <w:rsid w:val="006009FA"/>
    <w:rsid w:val="0060564F"/>
    <w:rsid w:val="00632784"/>
    <w:rsid w:val="00635BA6"/>
    <w:rsid w:val="006410FE"/>
    <w:rsid w:val="00676E57"/>
    <w:rsid w:val="00685C49"/>
    <w:rsid w:val="006961F1"/>
    <w:rsid w:val="006A5C98"/>
    <w:rsid w:val="006B2B33"/>
    <w:rsid w:val="006C4B22"/>
    <w:rsid w:val="006D547B"/>
    <w:rsid w:val="006E250D"/>
    <w:rsid w:val="006E3BF0"/>
    <w:rsid w:val="006E7522"/>
    <w:rsid w:val="006E7EFA"/>
    <w:rsid w:val="006F0506"/>
    <w:rsid w:val="006F221B"/>
    <w:rsid w:val="006F4DC9"/>
    <w:rsid w:val="00703AA0"/>
    <w:rsid w:val="00706A82"/>
    <w:rsid w:val="00717B4A"/>
    <w:rsid w:val="00725064"/>
    <w:rsid w:val="00725476"/>
    <w:rsid w:val="00740ABA"/>
    <w:rsid w:val="00742669"/>
    <w:rsid w:val="00743E11"/>
    <w:rsid w:val="00762549"/>
    <w:rsid w:val="007905F5"/>
    <w:rsid w:val="007973E9"/>
    <w:rsid w:val="007D27AF"/>
    <w:rsid w:val="007D7FEE"/>
    <w:rsid w:val="007E1734"/>
    <w:rsid w:val="007E7636"/>
    <w:rsid w:val="00802A1B"/>
    <w:rsid w:val="00805188"/>
    <w:rsid w:val="00805818"/>
    <w:rsid w:val="008071EE"/>
    <w:rsid w:val="00824D7E"/>
    <w:rsid w:val="00833A1B"/>
    <w:rsid w:val="00851937"/>
    <w:rsid w:val="00864BBD"/>
    <w:rsid w:val="008651EE"/>
    <w:rsid w:val="00867FF8"/>
    <w:rsid w:val="00883032"/>
    <w:rsid w:val="008953ED"/>
    <w:rsid w:val="008A2337"/>
    <w:rsid w:val="008C35CD"/>
    <w:rsid w:val="008D04F8"/>
    <w:rsid w:val="008D0CB0"/>
    <w:rsid w:val="008F1CF1"/>
    <w:rsid w:val="009015BC"/>
    <w:rsid w:val="00904D17"/>
    <w:rsid w:val="009079C9"/>
    <w:rsid w:val="009105E1"/>
    <w:rsid w:val="00912A9E"/>
    <w:rsid w:val="00921B6E"/>
    <w:rsid w:val="00924562"/>
    <w:rsid w:val="00942E25"/>
    <w:rsid w:val="0096151C"/>
    <w:rsid w:val="00965BB8"/>
    <w:rsid w:val="00993311"/>
    <w:rsid w:val="009934B9"/>
    <w:rsid w:val="00995B2D"/>
    <w:rsid w:val="009C303E"/>
    <w:rsid w:val="009C4123"/>
    <w:rsid w:val="009D76EA"/>
    <w:rsid w:val="009E2FE8"/>
    <w:rsid w:val="00A0091B"/>
    <w:rsid w:val="00A11311"/>
    <w:rsid w:val="00A27883"/>
    <w:rsid w:val="00A27C8F"/>
    <w:rsid w:val="00A42F2A"/>
    <w:rsid w:val="00A538EC"/>
    <w:rsid w:val="00A56B7F"/>
    <w:rsid w:val="00A62E33"/>
    <w:rsid w:val="00A67B95"/>
    <w:rsid w:val="00A74F8F"/>
    <w:rsid w:val="00A750EE"/>
    <w:rsid w:val="00A77020"/>
    <w:rsid w:val="00A91A7C"/>
    <w:rsid w:val="00AA1096"/>
    <w:rsid w:val="00AA6B1D"/>
    <w:rsid w:val="00AD12D5"/>
    <w:rsid w:val="00AF4224"/>
    <w:rsid w:val="00B12A81"/>
    <w:rsid w:val="00B14D0C"/>
    <w:rsid w:val="00B26B1D"/>
    <w:rsid w:val="00B337CB"/>
    <w:rsid w:val="00B34EAB"/>
    <w:rsid w:val="00B47D45"/>
    <w:rsid w:val="00B5799E"/>
    <w:rsid w:val="00B70AB9"/>
    <w:rsid w:val="00B7385C"/>
    <w:rsid w:val="00B81CC5"/>
    <w:rsid w:val="00B84627"/>
    <w:rsid w:val="00B84F5C"/>
    <w:rsid w:val="00BB6650"/>
    <w:rsid w:val="00BC1988"/>
    <w:rsid w:val="00BD2E26"/>
    <w:rsid w:val="00BF55FF"/>
    <w:rsid w:val="00C003AD"/>
    <w:rsid w:val="00C01477"/>
    <w:rsid w:val="00C07C6D"/>
    <w:rsid w:val="00C4142F"/>
    <w:rsid w:val="00C41744"/>
    <w:rsid w:val="00C53CF7"/>
    <w:rsid w:val="00C77128"/>
    <w:rsid w:val="00C8117A"/>
    <w:rsid w:val="00C84EF4"/>
    <w:rsid w:val="00C97B9B"/>
    <w:rsid w:val="00CA14C1"/>
    <w:rsid w:val="00CC51DC"/>
    <w:rsid w:val="00CD3B46"/>
    <w:rsid w:val="00CE0AEB"/>
    <w:rsid w:val="00CE568C"/>
    <w:rsid w:val="00CE59B4"/>
    <w:rsid w:val="00D03C2E"/>
    <w:rsid w:val="00D163BA"/>
    <w:rsid w:val="00D551C9"/>
    <w:rsid w:val="00D56D58"/>
    <w:rsid w:val="00D72500"/>
    <w:rsid w:val="00D73494"/>
    <w:rsid w:val="00D779B6"/>
    <w:rsid w:val="00D77AA8"/>
    <w:rsid w:val="00D90981"/>
    <w:rsid w:val="00DA5D4D"/>
    <w:rsid w:val="00DD14FD"/>
    <w:rsid w:val="00DD3C55"/>
    <w:rsid w:val="00E049F0"/>
    <w:rsid w:val="00E35C47"/>
    <w:rsid w:val="00E4472C"/>
    <w:rsid w:val="00E66050"/>
    <w:rsid w:val="00E70DFA"/>
    <w:rsid w:val="00E73462"/>
    <w:rsid w:val="00E76B65"/>
    <w:rsid w:val="00E87A80"/>
    <w:rsid w:val="00EE303A"/>
    <w:rsid w:val="00EF5A31"/>
    <w:rsid w:val="00F20BE0"/>
    <w:rsid w:val="00F2470E"/>
    <w:rsid w:val="00F307F7"/>
    <w:rsid w:val="00F3536A"/>
    <w:rsid w:val="00F97325"/>
    <w:rsid w:val="00FA1693"/>
    <w:rsid w:val="00FC2244"/>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paragraph" w:styleId="Revision">
    <w:name w:val="Revision"/>
    <w:hidden/>
    <w:uiPriority w:val="99"/>
    <w:semiHidden/>
    <w:rsid w:val="00220D98"/>
    <w:pPr>
      <w:spacing w:after="0" w:line="240" w:lineRule="auto"/>
    </w:pPr>
  </w:style>
  <w:style w:type="character" w:styleId="CommentReference">
    <w:name w:val="annotation reference"/>
    <w:basedOn w:val="DefaultParagraphFont"/>
    <w:uiPriority w:val="99"/>
    <w:semiHidden/>
    <w:unhideWhenUsed/>
    <w:rsid w:val="00220D98"/>
    <w:rPr>
      <w:sz w:val="16"/>
      <w:szCs w:val="16"/>
    </w:rPr>
  </w:style>
  <w:style w:type="paragraph" w:styleId="CommentText">
    <w:name w:val="annotation text"/>
    <w:basedOn w:val="Normal"/>
    <w:link w:val="CommentTextChar"/>
    <w:uiPriority w:val="99"/>
    <w:unhideWhenUsed/>
    <w:rsid w:val="00220D98"/>
    <w:pPr>
      <w:spacing w:line="240" w:lineRule="auto"/>
    </w:pPr>
    <w:rPr>
      <w:sz w:val="20"/>
      <w:szCs w:val="20"/>
    </w:rPr>
  </w:style>
  <w:style w:type="character" w:customStyle="1" w:styleId="CommentTextChar">
    <w:name w:val="Comment Text Char"/>
    <w:basedOn w:val="DefaultParagraphFont"/>
    <w:link w:val="CommentText"/>
    <w:uiPriority w:val="99"/>
    <w:rsid w:val="00220D98"/>
    <w:rPr>
      <w:sz w:val="20"/>
      <w:szCs w:val="20"/>
    </w:rPr>
  </w:style>
  <w:style w:type="paragraph" w:styleId="CommentSubject">
    <w:name w:val="annotation subject"/>
    <w:basedOn w:val="CommentText"/>
    <w:next w:val="CommentText"/>
    <w:link w:val="CommentSubjectChar"/>
    <w:uiPriority w:val="99"/>
    <w:semiHidden/>
    <w:unhideWhenUsed/>
    <w:rsid w:val="00220D98"/>
    <w:rPr>
      <w:b/>
      <w:bCs/>
    </w:rPr>
  </w:style>
  <w:style w:type="character" w:customStyle="1" w:styleId="CommentSubjectChar">
    <w:name w:val="Comment Subject Char"/>
    <w:basedOn w:val="CommentTextChar"/>
    <w:link w:val="CommentSubject"/>
    <w:uiPriority w:val="99"/>
    <w:semiHidden/>
    <w:rsid w:val="00220D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B5C2-4A16-42F9-BADE-83B9AFE2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54</Pages>
  <Words>15413</Words>
  <Characters>87860</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3</cp:revision>
  <dcterms:created xsi:type="dcterms:W3CDTF">2024-09-05T17:22:00Z</dcterms:created>
  <dcterms:modified xsi:type="dcterms:W3CDTF">2024-09-24T17:33:00Z</dcterms:modified>
</cp:coreProperties>
</file>