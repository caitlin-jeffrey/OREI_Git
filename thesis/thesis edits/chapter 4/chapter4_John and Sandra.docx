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previously-described staphylococcal virulence factors (VF) vs. LOW SCC IMI. Isolates originate from a </w:t>
      </w:r>
      <w:bookmarkStart w:id="0" w:name="_Hlk174105981"/>
      <w:r w:rsidRPr="00493874">
        <w:rPr>
          <w:rFonts w:ascii="Times New Roman" w:hAnsi="Times New Roman" w:cs="Times New Roman"/>
          <w:sz w:val="24"/>
          <w:szCs w:val="24"/>
        </w:rPr>
        <w:t>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w:t>
      </w:r>
      <w:bookmarkEnd w:id="0"/>
      <w:r w:rsidRPr="00493874">
        <w:rPr>
          <w:rFonts w:ascii="Times New Roman" w:hAnsi="Times New Roman" w:cs="Times New Roman"/>
          <w:sz w:val="24"/>
          <w:szCs w:val="24"/>
        </w:rPr>
        <w:t xml:space="preserve">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216A131C"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r w:rsidR="00314B2A">
        <w:rPr>
          <w:rFonts w:ascii="Times New Roman" w:hAnsi="Times New Roman" w:cs="Times New Roman"/>
          <w:sz w:val="24"/>
          <w:szCs w:val="24"/>
        </w:rPr>
        <w:t xml:space="preserve">In a study enrolling 8 Belgian herds,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w:t>
      </w:r>
      <w:r w:rsidR="00BF7C67">
        <w:rPr>
          <w:rFonts w:ascii="Times New Roman" w:hAnsi="Times New Roman" w:cs="Times New Roman"/>
          <w:sz w:val="24"/>
          <w:szCs w:val="24"/>
        </w:rPr>
        <w:t>frequency of isolation from different</w:t>
      </w:r>
      <w:r w:rsidR="00BF7C67" w:rsidRPr="00493874">
        <w:rPr>
          <w:rFonts w:ascii="Times New Roman" w:hAnsi="Times New Roman" w:cs="Times New Roman"/>
          <w:sz w:val="24"/>
          <w:szCs w:val="24"/>
        </w:rPr>
        <w:t xml:space="preserve"> </w:t>
      </w:r>
      <w:r w:rsidRPr="00493874">
        <w:rPr>
          <w:rFonts w:ascii="Times New Roman" w:hAnsi="Times New Roman" w:cs="Times New Roman"/>
          <w:sz w:val="24"/>
          <w:szCs w:val="24"/>
        </w:rPr>
        <w:t>habitat</w:t>
      </w:r>
      <w:r w:rsidR="00BF7C67">
        <w:rPr>
          <w:rFonts w:ascii="Times New Roman" w:hAnsi="Times New Roman" w:cs="Times New Roman"/>
          <w:sz w:val="24"/>
          <w:szCs w:val="24"/>
        </w:rPr>
        <w:t>s or sources</w:t>
      </w:r>
      <w:r w:rsidRPr="00493874">
        <w:rPr>
          <w:rFonts w:ascii="Times New Roman" w:hAnsi="Times New Roman" w:cs="Times New Roman"/>
          <w:sz w:val="24"/>
          <w:szCs w:val="24"/>
        </w:rPr>
        <w:t xml:space="preserv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569F10B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w:t>
      </w:r>
      <w:r w:rsidR="00535571">
        <w:rPr>
          <w:rFonts w:ascii="Times New Roman" w:hAnsi="Times New Roman" w:cs="Times New Roman"/>
          <w:sz w:val="24"/>
          <w:szCs w:val="24"/>
        </w:rPr>
        <w:t xml:space="preserve">mean </w:t>
      </w:r>
      <w:r w:rsidR="006F221B" w:rsidRPr="00493874">
        <w:rPr>
          <w:rFonts w:ascii="Times New Roman" w:hAnsi="Times New Roman" w:cs="Times New Roman"/>
          <w:sz w:val="24"/>
          <w:szCs w:val="24"/>
        </w:rPr>
        <w:t>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r w:rsidR="00703BF8">
        <w:rPr>
          <w:rFonts w:ascii="Times New Roman" w:hAnsi="Times New Roman" w:cs="Times New Roman"/>
          <w:sz w:val="24"/>
          <w:szCs w:val="24"/>
        </w:rPr>
        <w:t>Using PCR to amplify fragments of 15 selected virulence factor genes and 2 methicillin resistance genes (</w:t>
      </w:r>
      <w:proofErr w:type="spellStart"/>
      <w:r w:rsidR="00703BF8" w:rsidRPr="0012307F">
        <w:rPr>
          <w:rFonts w:ascii="Times New Roman" w:hAnsi="Times New Roman" w:cs="Times New Roman"/>
          <w:i/>
          <w:iCs/>
          <w:sz w:val="24"/>
          <w:szCs w:val="24"/>
        </w:rPr>
        <w:t>mecA</w:t>
      </w:r>
      <w:proofErr w:type="spellEnd"/>
      <w:r w:rsidR="00703BF8">
        <w:rPr>
          <w:rFonts w:ascii="Times New Roman" w:hAnsi="Times New Roman" w:cs="Times New Roman"/>
          <w:sz w:val="24"/>
          <w:szCs w:val="24"/>
        </w:rPr>
        <w:t xml:space="preserve"> and </w:t>
      </w:r>
      <w:proofErr w:type="spellStart"/>
      <w:r w:rsidR="00703BF8" w:rsidRPr="0012307F">
        <w:rPr>
          <w:rFonts w:ascii="Times New Roman" w:hAnsi="Times New Roman" w:cs="Times New Roman"/>
          <w:i/>
          <w:iCs/>
          <w:sz w:val="24"/>
          <w:szCs w:val="24"/>
        </w:rPr>
        <w:t>mecC</w:t>
      </w:r>
      <w:proofErr w:type="spellEnd"/>
      <w:r w:rsidR="00703BF8">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w:t>
      </w:r>
      <w:r w:rsidR="00703BF8">
        <w:rPr>
          <w:rFonts w:ascii="Times New Roman" w:hAnsi="Times New Roman" w:cs="Times New Roman"/>
          <w:sz w:val="24"/>
          <w:szCs w:val="24"/>
        </w:rPr>
        <w:t xml:space="preserve"> at least one of 4</w:t>
      </w:r>
      <w:r w:rsidR="00453C76"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t>
      </w:r>
      <w:r w:rsidR="00703BF8">
        <w:rPr>
          <w:rFonts w:ascii="Times New Roman" w:hAnsi="Times New Roman" w:cs="Times New Roman"/>
          <w:sz w:val="24"/>
          <w:szCs w:val="24"/>
        </w:rPr>
        <w:t>compared to</w:t>
      </w:r>
      <w:r w:rsidR="00703BF8"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only 19% of isolates associated with infections found in quarters with an SCC of </w:t>
      </w:r>
      <w:r w:rsidR="006F221B" w:rsidRPr="00493874">
        <w:rPr>
          <w:rFonts w:ascii="Times New Roman" w:hAnsi="Times New Roman" w:cs="Times New Roman"/>
          <w:sz w:val="24"/>
          <w:szCs w:val="24"/>
        </w:rPr>
        <w:lastRenderedPageBreak/>
        <w:t>≤ 50,000 cells/mL</w:t>
      </w:r>
      <w:r w:rsidR="00703BF8">
        <w:rPr>
          <w:rFonts w:ascii="Times New Roman" w:hAnsi="Times New Roman" w:cs="Times New Roman"/>
          <w:sz w:val="24"/>
          <w:szCs w:val="24"/>
        </w:rPr>
        <w:t xml:space="preserve"> were positive for these target genes</w:t>
      </w:r>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w:t>
      </w:r>
      <w:r w:rsidR="00703BF8">
        <w:rPr>
          <w:rFonts w:ascii="Times New Roman" w:hAnsi="Times New Roman" w:cs="Times New Roman"/>
          <w:color w:val="000000"/>
          <w:sz w:val="24"/>
          <w:szCs w:val="24"/>
          <w:shd w:val="clear" w:color="auto" w:fill="FFFFFF"/>
        </w:rPr>
        <w:t xml:space="preserve">. Among the 10 </w:t>
      </w:r>
      <w:r w:rsidR="00703BF8" w:rsidRPr="00C40D45">
        <w:rPr>
          <w:rFonts w:ascii="Times New Roman" w:hAnsi="Times New Roman" w:cs="Times New Roman"/>
          <w:i/>
          <w:iCs/>
          <w:color w:val="000000"/>
          <w:sz w:val="24"/>
          <w:szCs w:val="24"/>
          <w:shd w:val="clear" w:color="auto" w:fill="FFFFFF"/>
        </w:rPr>
        <w:t>S. chromogenes</w:t>
      </w:r>
      <w:r w:rsidR="00703BF8">
        <w:rPr>
          <w:rFonts w:ascii="Times New Roman" w:hAnsi="Times New Roman" w:cs="Times New Roman"/>
          <w:color w:val="000000"/>
          <w:sz w:val="24"/>
          <w:szCs w:val="24"/>
          <w:shd w:val="clear" w:color="auto" w:fill="FFFFFF"/>
        </w:rPr>
        <w:t xml:space="preserve"> examined in their study</w:t>
      </w:r>
      <w:r w:rsidR="00453C76">
        <w:rPr>
          <w:rFonts w:ascii="Times New Roman" w:hAnsi="Times New Roman" w:cs="Times New Roman"/>
          <w:color w:val="000000"/>
          <w:sz w:val="24"/>
          <w:szCs w:val="24"/>
          <w:shd w:val="clear" w:color="auto" w:fill="FFFFFF"/>
        </w:rPr>
        <w:t>, only 2</w:t>
      </w:r>
      <w:r w:rsidR="00703BF8">
        <w:rPr>
          <w:rFonts w:ascii="Times New Roman" w:hAnsi="Times New Roman" w:cs="Times New Roman"/>
          <w:color w:val="000000"/>
          <w:sz w:val="24"/>
          <w:szCs w:val="24"/>
          <w:shd w:val="clear" w:color="auto" w:fill="FFFFFF"/>
        </w:rPr>
        <w:t xml:space="preserve"> of 8</w:t>
      </w:r>
      <w:r w:rsidR="00453C76">
        <w:rPr>
          <w:rFonts w:ascii="Times New Roman" w:hAnsi="Times New Roman" w:cs="Times New Roman"/>
          <w:color w:val="000000"/>
          <w:sz w:val="24"/>
          <w:szCs w:val="24"/>
          <w:shd w:val="clear" w:color="auto" w:fill="FFFFFF"/>
        </w:rPr>
        <w:t xml:space="preserve"> </w:t>
      </w:r>
      <w:r w:rsidR="00453C76" w:rsidRPr="00C40D45">
        <w:rPr>
          <w:rFonts w:ascii="Times New Roman" w:hAnsi="Times New Roman" w:cs="Times New Roman"/>
          <w:i/>
          <w:iCs/>
          <w:color w:val="000000"/>
          <w:sz w:val="24"/>
          <w:szCs w:val="24"/>
          <w:shd w:val="clear" w:color="auto" w:fill="FFFFFF"/>
        </w:rPr>
        <w:t xml:space="preserve">S. chromogenes </w:t>
      </w:r>
      <w:r w:rsidR="00453C76">
        <w:rPr>
          <w:rFonts w:ascii="Times New Roman" w:hAnsi="Times New Roman" w:cs="Times New Roman"/>
          <w:color w:val="000000"/>
          <w:sz w:val="24"/>
          <w:szCs w:val="24"/>
          <w:shd w:val="clear" w:color="auto" w:fill="FFFFFF"/>
        </w:rPr>
        <w:t xml:space="preserve">isolates </w:t>
      </w:r>
      <w:r w:rsidR="00703BF8">
        <w:rPr>
          <w:rFonts w:ascii="Times New Roman" w:hAnsi="Times New Roman" w:cs="Times New Roman"/>
          <w:color w:val="000000"/>
          <w:sz w:val="24"/>
          <w:szCs w:val="24"/>
          <w:shd w:val="clear" w:color="auto" w:fill="FFFFFF"/>
        </w:rPr>
        <w:t xml:space="preserve">from clinical mastitis cases were positive for </w:t>
      </w:r>
      <w:r w:rsidR="00BA4484">
        <w:rPr>
          <w:rFonts w:ascii="Times New Roman" w:hAnsi="Times New Roman" w:cs="Times New Roman"/>
          <w:color w:val="000000"/>
          <w:sz w:val="24"/>
          <w:szCs w:val="24"/>
          <w:shd w:val="clear" w:color="auto" w:fill="FFFFFF"/>
        </w:rPr>
        <w:t>just one (</w:t>
      </w:r>
      <w:r w:rsidR="00BA4484" w:rsidRPr="00C40D45">
        <w:rPr>
          <w:rFonts w:ascii="Times New Roman" w:hAnsi="Times New Roman" w:cs="Times New Roman"/>
          <w:i/>
          <w:iCs/>
          <w:color w:val="000000"/>
          <w:sz w:val="24"/>
          <w:szCs w:val="24"/>
          <w:shd w:val="clear" w:color="auto" w:fill="FFFFFF"/>
        </w:rPr>
        <w:t>cap5H</w:t>
      </w:r>
      <w:r w:rsidR="00BA4484">
        <w:rPr>
          <w:rFonts w:ascii="Times New Roman" w:hAnsi="Times New Roman" w:cs="Times New Roman"/>
          <w:color w:val="000000"/>
          <w:sz w:val="24"/>
          <w:szCs w:val="24"/>
          <w:shd w:val="clear" w:color="auto" w:fill="FFFFFF"/>
        </w:rPr>
        <w:t xml:space="preserve">) of the </w:t>
      </w:r>
      <w:r w:rsidR="00BF7C67">
        <w:rPr>
          <w:rFonts w:ascii="Times New Roman" w:hAnsi="Times New Roman" w:cs="Times New Roman"/>
          <w:color w:val="000000"/>
          <w:sz w:val="24"/>
          <w:szCs w:val="24"/>
          <w:shd w:val="clear" w:color="auto" w:fill="FFFFFF"/>
        </w:rPr>
        <w:t xml:space="preserve">17 </w:t>
      </w:r>
      <w:r w:rsidR="00BA4484">
        <w:rPr>
          <w:rFonts w:ascii="Times New Roman" w:hAnsi="Times New Roman" w:cs="Times New Roman"/>
          <w:color w:val="000000"/>
          <w:sz w:val="24"/>
          <w:szCs w:val="24"/>
          <w:shd w:val="clear" w:color="auto" w:fill="FFFFFF"/>
        </w:rPr>
        <w:t>ta</w:t>
      </w:r>
      <w:r w:rsidR="00BF7C67">
        <w:rPr>
          <w:rFonts w:ascii="Times New Roman" w:hAnsi="Times New Roman" w:cs="Times New Roman"/>
          <w:color w:val="000000"/>
          <w:sz w:val="24"/>
          <w:szCs w:val="24"/>
          <w:shd w:val="clear" w:color="auto" w:fill="FFFFFF"/>
        </w:rPr>
        <w:t>rg</w:t>
      </w:r>
      <w:r w:rsidR="00BA4484">
        <w:rPr>
          <w:rFonts w:ascii="Times New Roman" w:hAnsi="Times New Roman" w:cs="Times New Roman"/>
          <w:color w:val="000000"/>
          <w:sz w:val="24"/>
          <w:szCs w:val="24"/>
          <w:shd w:val="clear" w:color="auto" w:fill="FFFFFF"/>
        </w:rPr>
        <w:t>et genes</w:t>
      </w:r>
      <w:r w:rsidR="00BF7C67">
        <w:rPr>
          <w:rFonts w:ascii="Times New Roman" w:hAnsi="Times New Roman" w:cs="Times New Roman"/>
          <w:color w:val="000000"/>
          <w:sz w:val="24"/>
          <w:szCs w:val="24"/>
          <w:shd w:val="clear" w:color="auto" w:fill="FFFFFF"/>
        </w:rPr>
        <w:t xml:space="preserve"> </w:t>
      </w:r>
      <w:r w:rsidR="00D761C7">
        <w:rPr>
          <w:rFonts w:ascii="Times New Roman" w:hAnsi="Times New Roman" w:cs="Times New Roman"/>
          <w:color w:val="000000"/>
          <w:sz w:val="24"/>
          <w:szCs w:val="24"/>
          <w:shd w:val="clear" w:color="auto" w:fill="FFFFFF"/>
        </w:rPr>
        <w:t>(</w:t>
      </w:r>
      <w:proofErr w:type="spellStart"/>
      <w:r w:rsidR="00D761C7">
        <w:rPr>
          <w:rFonts w:ascii="Times New Roman" w:hAnsi="Times New Roman" w:cs="Times New Roman"/>
          <w:color w:val="000000"/>
          <w:sz w:val="24"/>
          <w:szCs w:val="24"/>
          <w:shd w:val="clear" w:color="auto" w:fill="FFFFFF"/>
        </w:rPr>
        <w:t>Wuytack</w:t>
      </w:r>
      <w:proofErr w:type="spellEnd"/>
      <w:r w:rsidR="00D761C7">
        <w:rPr>
          <w:rFonts w:ascii="Times New Roman" w:hAnsi="Times New Roman" w:cs="Times New Roman"/>
          <w:color w:val="000000"/>
          <w:sz w:val="24"/>
          <w:szCs w:val="24"/>
          <w:shd w:val="clear" w:color="auto" w:fill="FFFFFF"/>
        </w:rPr>
        <w:t xml:space="preserve"> et al., 2020a)</w:t>
      </w:r>
      <w:r w:rsidR="006F221B" w:rsidRPr="00493874">
        <w:rPr>
          <w:rFonts w:ascii="Times New Roman" w:hAnsi="Times New Roman" w:cs="Times New Roman"/>
          <w:color w:val="000000"/>
          <w:sz w:val="24"/>
          <w:szCs w:val="24"/>
          <w:shd w:val="clear" w:color="auto" w:fill="FFFFFF"/>
        </w:rPr>
        <w:t>.</w:t>
      </w:r>
      <w:r w:rsidR="007341F6">
        <w:rPr>
          <w:rFonts w:ascii="Times New Roman" w:hAnsi="Times New Roman" w:cs="Times New Roman"/>
          <w:color w:val="000000"/>
          <w:sz w:val="24"/>
          <w:szCs w:val="24"/>
          <w:shd w:val="clear" w:color="auto" w:fill="FFFFFF"/>
        </w:rPr>
        <w:t xml:space="preserve"> </w:t>
      </w:r>
      <w:r w:rsidR="00BF7C67" w:rsidRPr="00C40D45">
        <w:rPr>
          <w:rFonts w:ascii="Times New Roman" w:hAnsi="Times New Roman" w:cs="Times New Roman"/>
          <w:i/>
          <w:iCs/>
          <w:color w:val="000000"/>
          <w:sz w:val="24"/>
          <w:szCs w:val="24"/>
          <w:shd w:val="clear" w:color="auto" w:fill="FFFFFF"/>
        </w:rPr>
        <w:t>cap5</w:t>
      </w:r>
      <w:r w:rsidR="00BF7C67" w:rsidRPr="00BF7C67">
        <w:rPr>
          <w:rFonts w:ascii="Times New Roman" w:hAnsi="Times New Roman" w:cs="Times New Roman"/>
          <w:color w:val="000000"/>
          <w:sz w:val="24"/>
          <w:szCs w:val="24"/>
          <w:shd w:val="clear" w:color="auto" w:fill="FFFFFF"/>
        </w:rPr>
        <w:t xml:space="preserve"> encodes a cell wall associated</w:t>
      </w:r>
      <w:r w:rsidR="00BF7C67">
        <w:rPr>
          <w:rFonts w:ascii="Times New Roman" w:hAnsi="Times New Roman" w:cs="Times New Roman"/>
          <w:color w:val="000000"/>
          <w:sz w:val="24"/>
          <w:szCs w:val="24"/>
          <w:shd w:val="clear" w:color="auto" w:fill="FFFFFF"/>
        </w:rPr>
        <w:t xml:space="preserve"> </w:t>
      </w:r>
      <w:r w:rsidR="00BF7C67" w:rsidRPr="00BF7C67">
        <w:rPr>
          <w:rFonts w:ascii="Times New Roman" w:hAnsi="Times New Roman" w:cs="Times New Roman"/>
          <w:color w:val="000000"/>
          <w:sz w:val="24"/>
          <w:szCs w:val="24"/>
          <w:shd w:val="clear" w:color="auto" w:fill="FFFFFF"/>
        </w:rPr>
        <w:t>polysaccharide</w:t>
      </w:r>
      <w:r w:rsidR="00BF7C67">
        <w:rPr>
          <w:rFonts w:ascii="Times New Roman" w:hAnsi="Times New Roman" w:cs="Times New Roman"/>
          <w:color w:val="000000"/>
          <w:sz w:val="24"/>
          <w:szCs w:val="24"/>
          <w:shd w:val="clear" w:color="auto" w:fill="FFFFFF"/>
        </w:rPr>
        <w:t xml:space="preserve">, one of two capsular polysaccharides, the other being </w:t>
      </w:r>
      <w:r w:rsidR="00BF7C67" w:rsidRPr="00C40D45">
        <w:rPr>
          <w:rFonts w:ascii="Times New Roman" w:hAnsi="Times New Roman" w:cs="Times New Roman"/>
          <w:i/>
          <w:iCs/>
          <w:color w:val="000000"/>
          <w:sz w:val="24"/>
          <w:szCs w:val="24"/>
          <w:shd w:val="clear" w:color="auto" w:fill="FFFFFF"/>
        </w:rPr>
        <w:t>cap8</w:t>
      </w:r>
      <w:r w:rsidR="00BF7C67">
        <w:rPr>
          <w:rFonts w:ascii="Times New Roman" w:hAnsi="Times New Roman" w:cs="Times New Roman"/>
          <w:color w:val="000000"/>
          <w:sz w:val="24"/>
          <w:szCs w:val="24"/>
          <w:shd w:val="clear" w:color="auto" w:fill="FFFFFF"/>
        </w:rPr>
        <w:t xml:space="preserve">, shown in animal models to be important in pathogenesis of human </w:t>
      </w:r>
      <w:r w:rsidR="00BF7C67" w:rsidRPr="00C40D45">
        <w:rPr>
          <w:rFonts w:ascii="Times New Roman" w:hAnsi="Times New Roman" w:cs="Times New Roman"/>
          <w:i/>
          <w:iCs/>
          <w:color w:val="000000"/>
          <w:sz w:val="24"/>
          <w:szCs w:val="24"/>
          <w:shd w:val="clear" w:color="auto" w:fill="FFFFFF"/>
        </w:rPr>
        <w:t>S. aureus</w:t>
      </w:r>
      <w:r w:rsidR="00BF7C67">
        <w:rPr>
          <w:rFonts w:ascii="Times New Roman" w:hAnsi="Times New Roman" w:cs="Times New Roman"/>
          <w:color w:val="000000"/>
          <w:sz w:val="24"/>
          <w:szCs w:val="24"/>
          <w:shd w:val="clear" w:color="auto" w:fill="FFFFFF"/>
        </w:rPr>
        <w:t xml:space="preserve"> infections.</w:t>
      </w:r>
      <w:r w:rsidR="00BF7C67" w:rsidRPr="00BF7C67">
        <w:rPr>
          <w:rFonts w:ascii="Times New Roman" w:hAnsi="Times New Roman" w:cs="Times New Roman"/>
          <w:color w:val="000000"/>
          <w:sz w:val="24"/>
          <w:szCs w:val="24"/>
          <w:shd w:val="clear" w:color="auto" w:fill="FFFFFF"/>
        </w:rPr>
        <w:t xml:space="preserve"> </w:t>
      </w:r>
      <w:r w:rsidR="00C32B72">
        <w:rPr>
          <w:rFonts w:ascii="Times New Roman" w:hAnsi="Times New Roman" w:cs="Times New Roman"/>
          <w:color w:val="000000"/>
          <w:sz w:val="24"/>
          <w:szCs w:val="24"/>
          <w:shd w:val="clear" w:color="auto" w:fill="FFFFFF"/>
        </w:rPr>
        <w:t xml:space="preserve">However, the importance of capsular polysaccharides in bovine </w:t>
      </w:r>
      <w:r w:rsidR="00C32B72" w:rsidRPr="00AD1089">
        <w:rPr>
          <w:rFonts w:ascii="Times New Roman" w:hAnsi="Times New Roman" w:cs="Times New Roman"/>
          <w:i/>
          <w:color w:val="000000"/>
          <w:sz w:val="24"/>
          <w:szCs w:val="24"/>
          <w:shd w:val="clear" w:color="auto" w:fill="FFFFFF"/>
        </w:rPr>
        <w:t>S. aureus</w:t>
      </w:r>
      <w:r w:rsidR="00C32B72">
        <w:rPr>
          <w:rFonts w:ascii="Times New Roman" w:hAnsi="Times New Roman" w:cs="Times New Roman"/>
          <w:color w:val="000000"/>
          <w:sz w:val="24"/>
          <w:szCs w:val="24"/>
          <w:shd w:val="clear" w:color="auto" w:fill="FFFFFF"/>
        </w:rPr>
        <w:t xml:space="preserve"> is limited (</w:t>
      </w:r>
      <w:proofErr w:type="spellStart"/>
      <w:r w:rsidR="00C32B72">
        <w:rPr>
          <w:rFonts w:ascii="Times New Roman" w:hAnsi="Times New Roman" w:cs="Times New Roman"/>
          <w:color w:val="000000"/>
          <w:sz w:val="24"/>
          <w:szCs w:val="24"/>
          <w:shd w:val="clear" w:color="auto" w:fill="FFFFFF"/>
        </w:rPr>
        <w:t>T</w:t>
      </w:r>
      <w:r w:rsidR="00C32B72" w:rsidRPr="00C32B72">
        <w:rPr>
          <w:rFonts w:ascii="Times New Roman" w:hAnsi="Times New Roman" w:cs="Times New Roman"/>
          <w:color w:val="000000"/>
          <w:sz w:val="24"/>
          <w:szCs w:val="24"/>
          <w:shd w:val="clear" w:color="auto" w:fill="FFFFFF"/>
        </w:rPr>
        <w:t>uchscherr</w:t>
      </w:r>
      <w:proofErr w:type="spellEnd"/>
      <w:r w:rsidR="00C32B72">
        <w:rPr>
          <w:rFonts w:ascii="Times New Roman" w:hAnsi="Times New Roman" w:cs="Times New Roman"/>
          <w:color w:val="000000"/>
          <w:sz w:val="24"/>
          <w:szCs w:val="24"/>
          <w:shd w:val="clear" w:color="auto" w:fill="FFFFFF"/>
        </w:rPr>
        <w:t xml:space="preserve">, et al., 2005) and there is limited evidence they play a role in NAS pathogenesis (ref),  </w:t>
      </w:r>
      <w:r w:rsidR="007341F6">
        <w:rPr>
          <w:rFonts w:ascii="Times New Roman" w:hAnsi="Times New Roman" w:cs="Times New Roman"/>
          <w:color w:val="000000"/>
          <w:sz w:val="24"/>
          <w:szCs w:val="24"/>
          <w:shd w:val="clear" w:color="auto" w:fill="FFFFFF"/>
        </w:rPr>
        <w:t xml:space="preserve">In 83 </w:t>
      </w:r>
      <w:r w:rsidR="007341F6" w:rsidRPr="00C40D45">
        <w:rPr>
          <w:rFonts w:ascii="Times New Roman" w:hAnsi="Times New Roman" w:cs="Times New Roman"/>
          <w:i/>
          <w:iCs/>
          <w:color w:val="000000"/>
          <w:sz w:val="24"/>
          <w:szCs w:val="24"/>
          <w:shd w:val="clear" w:color="auto" w:fill="FFFFFF"/>
        </w:rPr>
        <w:t xml:space="preserve">S. chromogenes </w:t>
      </w:r>
      <w:r w:rsidR="007341F6">
        <w:rPr>
          <w:rFonts w:ascii="Times New Roman" w:hAnsi="Times New Roman" w:cs="Times New Roman"/>
          <w:color w:val="000000"/>
          <w:sz w:val="24"/>
          <w:szCs w:val="24"/>
          <w:shd w:val="clear" w:color="auto" w:fill="FFFFFF"/>
        </w:rPr>
        <w:t xml:space="preserve">isolates collected from x Canadian herds, genes encoding capsular proteins A to L and N were identified in less than 15% of isolates, while </w:t>
      </w:r>
      <w:proofErr w:type="spellStart"/>
      <w:r w:rsidR="007341F6">
        <w:rPr>
          <w:rFonts w:ascii="Times New Roman" w:hAnsi="Times New Roman" w:cs="Times New Roman"/>
          <w:color w:val="000000"/>
          <w:sz w:val="24"/>
          <w:szCs w:val="24"/>
          <w:shd w:val="clear" w:color="auto" w:fill="FFFFFF"/>
        </w:rPr>
        <w:t>capM</w:t>
      </w:r>
      <w:proofErr w:type="spellEnd"/>
      <w:r w:rsidR="007341F6">
        <w:rPr>
          <w:rFonts w:ascii="Times New Roman" w:hAnsi="Times New Roman" w:cs="Times New Roman"/>
          <w:color w:val="000000"/>
          <w:sz w:val="24"/>
          <w:szCs w:val="24"/>
          <w:shd w:val="clear" w:color="auto" w:fill="FFFFFF"/>
        </w:rPr>
        <w:t>, O, and P genes were identified in 100, 100, and 96% of isolates respectively (Naushad et al., 20</w:t>
      </w:r>
      <w:r w:rsidR="00C32B72">
        <w:rPr>
          <w:rFonts w:ascii="Times New Roman" w:hAnsi="Times New Roman" w:cs="Times New Roman"/>
          <w:color w:val="000000"/>
          <w:sz w:val="24"/>
          <w:szCs w:val="24"/>
          <w:shd w:val="clear" w:color="auto" w:fill="FFFFFF"/>
        </w:rPr>
        <w:t>19).</w:t>
      </w:r>
      <w:r w:rsidR="006F221B" w:rsidRPr="00493874">
        <w:rPr>
          <w:rFonts w:ascii="Times New Roman" w:hAnsi="Times New Roman" w:cs="Times New Roman"/>
          <w:color w:val="000000"/>
          <w:sz w:val="24"/>
          <w:szCs w:val="24"/>
          <w:shd w:val="clear" w:color="auto" w:fill="FFFFFF"/>
        </w:rPr>
        <w:t xml:space="preserve"> </w:t>
      </w:r>
      <w:r w:rsidR="004E631F">
        <w:rPr>
          <w:rFonts w:ascii="Times New Roman" w:hAnsi="Times New Roman" w:cs="Times New Roman"/>
          <w:color w:val="000000"/>
          <w:sz w:val="24"/>
          <w:szCs w:val="24"/>
          <w:shd w:val="clear" w:color="auto" w:fill="FFFFFF"/>
        </w:rPr>
        <w:t xml:space="preserve"> </w:t>
      </w:r>
      <w:r w:rsidR="006F221B" w:rsidRPr="00493874">
        <w:rPr>
          <w:rFonts w:ascii="Times New Roman" w:hAnsi="Times New Roman" w:cs="Times New Roman"/>
          <w:color w:val="000000"/>
          <w:sz w:val="24"/>
          <w:szCs w:val="24"/>
          <w:shd w:val="clear" w:color="auto" w:fill="FFFFFF"/>
        </w:rPr>
        <w:t xml:space="preserve">In a study by </w:t>
      </w:r>
      <w:r w:rsidR="00BB6650"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 xml:space="preserve">profile distinct to their species, but a small number of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w:t>
      </w:r>
      <w:r w:rsidR="006F221B" w:rsidRPr="00493874">
        <w:rPr>
          <w:rFonts w:ascii="Times New Roman" w:hAnsi="Times New Roman" w:cs="Times New Roman"/>
          <w:sz w:val="24"/>
          <w:szCs w:val="24"/>
        </w:rPr>
        <w:lastRenderedPageBreak/>
        <w:t xml:space="preserve">(Naushad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r w:rsidR="00100C0E">
        <w:rPr>
          <w:rFonts w:ascii="Times New Roman" w:hAnsi="Times New Roman" w:cs="Times New Roman"/>
          <w:sz w:val="24"/>
          <w:szCs w:val="24"/>
        </w:rPr>
        <w:t xml:space="preserve">Missing from these </w:t>
      </w:r>
      <w:r w:rsidR="005C3783">
        <w:rPr>
          <w:rFonts w:ascii="Times New Roman" w:hAnsi="Times New Roman" w:cs="Times New Roman"/>
          <w:sz w:val="24"/>
          <w:szCs w:val="24"/>
        </w:rPr>
        <w:t>analyses</w:t>
      </w:r>
      <w:r w:rsidR="00100C0E">
        <w:rPr>
          <w:rFonts w:ascii="Times New Roman" w:hAnsi="Times New Roman" w:cs="Times New Roman"/>
          <w:sz w:val="24"/>
          <w:szCs w:val="24"/>
        </w:rPr>
        <w:t xml:space="preserve"> </w:t>
      </w:r>
      <w:r w:rsidR="005C3783">
        <w:rPr>
          <w:rFonts w:ascii="Times New Roman" w:hAnsi="Times New Roman" w:cs="Times New Roman"/>
          <w:sz w:val="24"/>
          <w:szCs w:val="24"/>
        </w:rPr>
        <w:t>are</w:t>
      </w:r>
      <w:r w:rsidR="00100C0E">
        <w:rPr>
          <w:rFonts w:ascii="Times New Roman" w:hAnsi="Times New Roman" w:cs="Times New Roman"/>
          <w:sz w:val="24"/>
          <w:szCs w:val="24"/>
        </w:rPr>
        <w:t xml:space="preserve"> </w:t>
      </w:r>
      <w:r w:rsidR="00137552" w:rsidRPr="009F18EF">
        <w:rPr>
          <w:rFonts w:ascii="Times New Roman" w:hAnsi="Times New Roman" w:cs="Times New Roman"/>
          <w:sz w:val="24"/>
          <w:szCs w:val="24"/>
          <w:shd w:val="clear" w:color="auto" w:fill="FFFF00"/>
        </w:rPr>
        <w:t>rep</w:t>
      </w:r>
      <w:r w:rsidR="00137552">
        <w:rPr>
          <w:rFonts w:ascii="Times New Roman" w:hAnsi="Times New Roman" w:cs="Times New Roman"/>
          <w:sz w:val="24"/>
          <w:szCs w:val="24"/>
          <w:shd w:val="clear" w:color="auto" w:fill="FFFF00"/>
        </w:rPr>
        <w:t>licable</w:t>
      </w:r>
      <w:r w:rsidR="00137552">
        <w:rPr>
          <w:rFonts w:ascii="Times New Roman" w:hAnsi="Times New Roman" w:cs="Times New Roman"/>
          <w:sz w:val="24"/>
          <w:szCs w:val="24"/>
        </w:rPr>
        <w:t xml:space="preserve"> sequence-based typing results that would </w:t>
      </w:r>
      <w:r w:rsidR="005C3783">
        <w:rPr>
          <w:rFonts w:ascii="Times New Roman" w:hAnsi="Times New Roman" w:cs="Times New Roman"/>
          <w:sz w:val="24"/>
          <w:szCs w:val="24"/>
        </w:rPr>
        <w:t>better facilitate</w:t>
      </w:r>
      <w:r w:rsidR="00137552">
        <w:rPr>
          <w:rFonts w:ascii="Times New Roman" w:hAnsi="Times New Roman" w:cs="Times New Roman"/>
          <w:sz w:val="24"/>
          <w:szCs w:val="24"/>
        </w:rPr>
        <w:t xml:space="preserve"> comparison of </w:t>
      </w:r>
      <w:r w:rsidR="005C3783">
        <w:rPr>
          <w:rFonts w:ascii="Times New Roman" w:hAnsi="Times New Roman" w:cs="Times New Roman"/>
          <w:sz w:val="24"/>
          <w:szCs w:val="24"/>
        </w:rPr>
        <w:t xml:space="preserve">their </w:t>
      </w:r>
      <w:r w:rsidR="00137552">
        <w:rPr>
          <w:rFonts w:ascii="Times New Roman" w:hAnsi="Times New Roman" w:cs="Times New Roman"/>
          <w:sz w:val="24"/>
          <w:szCs w:val="24"/>
        </w:rPr>
        <w:t xml:space="preserve">findings </w:t>
      </w:r>
      <w:r w:rsidR="005C3783">
        <w:rPr>
          <w:rFonts w:ascii="Times New Roman" w:hAnsi="Times New Roman" w:cs="Times New Roman"/>
          <w:sz w:val="24"/>
          <w:szCs w:val="24"/>
        </w:rPr>
        <w:t xml:space="preserve">with later </w:t>
      </w:r>
      <w:r w:rsidR="00137552">
        <w:rPr>
          <w:rFonts w:ascii="Times New Roman" w:hAnsi="Times New Roman" w:cs="Times New Roman"/>
          <w:sz w:val="24"/>
          <w:szCs w:val="24"/>
        </w:rPr>
        <w:t xml:space="preserve">studies, and </w:t>
      </w:r>
      <w:proofErr w:type="gramStart"/>
      <w:r w:rsidR="00137552">
        <w:rPr>
          <w:rFonts w:ascii="Times New Roman" w:hAnsi="Times New Roman" w:cs="Times New Roman"/>
          <w:sz w:val="24"/>
          <w:szCs w:val="24"/>
        </w:rPr>
        <w:t>subsequent to</w:t>
      </w:r>
      <w:proofErr w:type="gramEnd"/>
      <w:r w:rsidR="00137552">
        <w:rPr>
          <w:rFonts w:ascii="Times New Roman" w:hAnsi="Times New Roman" w:cs="Times New Roman"/>
          <w:sz w:val="24"/>
          <w:szCs w:val="24"/>
        </w:rPr>
        <w:t xml:space="preserve"> this publication a multilocus sequence typing scheme was published to fill that void (Huebner et al., 2021).  </w:t>
      </w:r>
    </w:p>
    <w:p w14:paraId="2DF2EA74" w14:textId="4DBDC5D5"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s a genetic basis for the observed difference in pathogenicity (</w:t>
      </w:r>
      <w:r w:rsidR="00AA6381">
        <w:rPr>
          <w:rFonts w:ascii="Times New Roman" w:hAnsi="Times New Roman" w:cs="Times New Roman"/>
          <w:sz w:val="24"/>
          <w:szCs w:val="24"/>
        </w:rPr>
        <w:t xml:space="preserve">i.e., the infection phenotype </w:t>
      </w:r>
      <w:r w:rsidRPr="00493874">
        <w:rPr>
          <w:rFonts w:ascii="Times New Roman" w:hAnsi="Times New Roman" w:cs="Times New Roman"/>
          <w:sz w:val="24"/>
          <w:szCs w:val="24"/>
        </w:rPr>
        <w:t xml:space="preserve">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w:t>
      </w:r>
      <w:r w:rsidR="00AA6381" w:rsidRPr="00712201">
        <w:rPr>
          <w:rFonts w:ascii="Times New Roman" w:hAnsi="Times New Roman" w:cs="Times New Roman"/>
          <w:i/>
          <w:iCs/>
          <w:sz w:val="24"/>
          <w:szCs w:val="24"/>
        </w:rPr>
        <w:t>Maybe insert a sentence with some background on defining phenotype groups</w:t>
      </w:r>
      <w:r w:rsidR="00AA6381">
        <w:rPr>
          <w:rFonts w:ascii="Times New Roman" w:hAnsi="Times New Roman" w:cs="Times New Roman"/>
          <w:i/>
          <w:iCs/>
          <w:sz w:val="24"/>
          <w:szCs w:val="24"/>
        </w:rPr>
        <w:t xml:space="preserve"> – I think this goes earlier in the introduction – Naushad paper did these low medium and high phenotypes based on SCC plus clinical, who </w:t>
      </w:r>
      <w:proofErr w:type="gramStart"/>
      <w:r w:rsidR="00AA6381">
        <w:rPr>
          <w:rFonts w:ascii="Times New Roman" w:hAnsi="Times New Roman" w:cs="Times New Roman"/>
          <w:i/>
          <w:iCs/>
          <w:sz w:val="24"/>
          <w:szCs w:val="24"/>
        </w:rPr>
        <w:t>else?</w:t>
      </w:r>
      <w:r w:rsidR="00AA6381" w:rsidRPr="00712201">
        <w:rPr>
          <w:rFonts w:ascii="Times New Roman" w:hAnsi="Times New Roman" w:cs="Times New Roman"/>
          <w:i/>
          <w:iCs/>
          <w:sz w:val="24"/>
          <w:szCs w:val="24"/>
        </w:rPr>
        <w:t>.</w:t>
      </w:r>
      <w:proofErr w:type="gramEnd"/>
      <w:r w:rsidR="00AA6381" w:rsidRPr="00712201">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HIGH SCC IMI are more likely to carry antimicrobial resistance</w:t>
      </w:r>
      <w:r w:rsidR="005C3783">
        <w:rPr>
          <w:rFonts w:ascii="Times New Roman" w:hAnsi="Times New Roman" w:cs="Times New Roman"/>
          <w:sz w:val="24"/>
          <w:szCs w:val="24"/>
        </w:rPr>
        <w:t xml:space="preserve"> genes</w:t>
      </w:r>
      <w:r w:rsidRPr="00493874">
        <w:rPr>
          <w:rFonts w:ascii="Times New Roman" w:hAnsi="Times New Roman" w:cs="Times New Roman"/>
          <w:sz w:val="24"/>
          <w:szCs w:val="24"/>
        </w:rPr>
        <w:t xml:space="preserve"> (</w:t>
      </w:r>
      <w:r w:rsidR="005C3783">
        <w:rPr>
          <w:rFonts w:ascii="Times New Roman" w:hAnsi="Times New Roman" w:cs="Times New Roman"/>
          <w:sz w:val="24"/>
          <w:szCs w:val="24"/>
        </w:rPr>
        <w:t xml:space="preserve">ARGs, </w:t>
      </w:r>
      <w:r w:rsidRPr="00493874">
        <w:rPr>
          <w:rFonts w:ascii="Times New Roman" w:hAnsi="Times New Roman" w:cs="Times New Roman"/>
          <w:sz w:val="24"/>
          <w:szCs w:val="24"/>
        </w:rPr>
        <w:t>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w:t>
      </w:r>
      <w:r w:rsidRPr="00493874">
        <w:rPr>
          <w:rFonts w:ascii="Times New Roman" w:hAnsi="Times New Roman" w:cs="Times New Roman"/>
          <w:sz w:val="24"/>
          <w:szCs w:val="24"/>
        </w:rPr>
        <w:lastRenderedPageBreak/>
        <w:t>LOW SCC IMI.</w:t>
      </w:r>
      <w:r w:rsidR="005C3783">
        <w:rPr>
          <w:rFonts w:ascii="Times New Roman" w:hAnsi="Times New Roman" w:cs="Times New Roman"/>
          <w:sz w:val="24"/>
          <w:szCs w:val="24"/>
        </w:rPr>
        <w:t xml:space="preserve"> The null hypotheses for this study are: 1) there will be no association between ST and </w:t>
      </w:r>
      <w:proofErr w:type="spellStart"/>
      <w:r w:rsidR="005C3783">
        <w:rPr>
          <w:rFonts w:ascii="Times New Roman" w:hAnsi="Times New Roman" w:cs="Times New Roman"/>
          <w:sz w:val="24"/>
          <w:szCs w:val="24"/>
        </w:rPr>
        <w:t>qSCC</w:t>
      </w:r>
      <w:proofErr w:type="spellEnd"/>
      <w:r w:rsidR="005C3783">
        <w:rPr>
          <w:rFonts w:ascii="Times New Roman" w:hAnsi="Times New Roman" w:cs="Times New Roman"/>
          <w:sz w:val="24"/>
          <w:szCs w:val="24"/>
        </w:rPr>
        <w:t xml:space="preserve"> category of isolates, 2) there will be no difference in frequency of ARGs between isolates in the 2 SCC phenotype groups, and 3) there will be no difference in frequency of VF genes </w:t>
      </w:r>
      <w:r w:rsidR="005C3783" w:rsidRPr="005C3783">
        <w:rPr>
          <w:rFonts w:ascii="Times New Roman" w:hAnsi="Times New Roman" w:cs="Times New Roman"/>
          <w:sz w:val="24"/>
          <w:szCs w:val="24"/>
        </w:rPr>
        <w:t>between isolates in the 2 SCC phenotype groups</w:t>
      </w:r>
      <w:r w:rsidR="00AA6381">
        <w:rPr>
          <w:rFonts w:ascii="Times New Roman" w:hAnsi="Times New Roman" w:cs="Times New Roman"/>
          <w:sz w:val="24"/>
          <w:szCs w:val="24"/>
        </w:rPr>
        <w:t xml:space="preserve">. </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009C9341"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w:t>
      </w:r>
      <w:bookmarkStart w:id="1" w:name="_Hlk174106043"/>
      <w:r w:rsidRPr="00493874">
        <w:rPr>
          <w:rFonts w:ascii="Times New Roman" w:hAnsi="Times New Roman" w:cs="Times New Roman"/>
          <w:sz w:val="24"/>
          <w:szCs w:val="24"/>
        </w:rPr>
        <w:t xml:space="preserve">longitudinal observational study </w:t>
      </w:r>
      <w:bookmarkEnd w:id="1"/>
      <w:r w:rsidRPr="00493874">
        <w:rPr>
          <w:rFonts w:ascii="Times New Roman" w:hAnsi="Times New Roman" w:cs="Times New Roman"/>
          <w:sz w:val="24"/>
          <w:szCs w:val="24"/>
        </w:rPr>
        <w:t xml:space="preserve">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2"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2"/>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A7930">
        <w:rPr>
          <w:rFonts w:ascii="Times New Roman" w:hAnsi="Times New Roman" w:cs="Times New Roman"/>
          <w:sz w:val="24"/>
          <w:szCs w:val="24"/>
        </w:rPr>
        <w:t>s</w:t>
      </w:r>
      <w:r w:rsidRPr="00493874">
        <w:rPr>
          <w:rFonts w:ascii="Times New Roman" w:hAnsi="Times New Roman" w:cs="Times New Roman"/>
          <w:sz w:val="24"/>
          <w:szCs w:val="24"/>
        </w:rPr>
        <w:t xml:space="preserve"> and parity for </w:t>
      </w:r>
      <w:r w:rsidR="00DF20C3">
        <w:rPr>
          <w:rFonts w:ascii="Times New Roman" w:hAnsi="Times New Roman" w:cs="Times New Roman"/>
          <w:sz w:val="24"/>
          <w:szCs w:val="24"/>
        </w:rPr>
        <w:t>individual lactating cows</w:t>
      </w:r>
      <w:r w:rsidRPr="00493874">
        <w:rPr>
          <w:rFonts w:ascii="Times New Roman" w:hAnsi="Times New Roman" w:cs="Times New Roman"/>
          <w:sz w:val="24"/>
          <w:szCs w:val="24"/>
        </w:rPr>
        <w:t xml:space="preserve">.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F20C3">
        <w:rPr>
          <w:rFonts w:ascii="Times New Roman" w:hAnsi="Times New Roman" w:cs="Times New Roman"/>
          <w:sz w:val="24"/>
          <w:szCs w:val="24"/>
        </w:rPr>
        <w:t>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and parity for 1 herd was obtained from personal communication with the producer who kept written records. The goal was to enroll 35 early- to mid-lactation </w:t>
      </w:r>
      <w:r w:rsidR="005C1DAA">
        <w:rPr>
          <w:rFonts w:ascii="Times New Roman" w:hAnsi="Times New Roman" w:cs="Times New Roman"/>
          <w:sz w:val="24"/>
          <w:szCs w:val="24"/>
        </w:rPr>
        <w:t xml:space="preserve">cows </w:t>
      </w:r>
      <w:r w:rsidR="00A80FA3">
        <w:rPr>
          <w:rFonts w:ascii="Times New Roman" w:hAnsi="Times New Roman" w:cs="Times New Roman"/>
          <w:sz w:val="24"/>
          <w:szCs w:val="24"/>
        </w:rPr>
        <w:t>stratified by</w:t>
      </w:r>
      <w:r w:rsidR="00A80FA3" w:rsidRPr="00A80FA3">
        <w:rPr>
          <w:rFonts w:ascii="Times New Roman" w:hAnsi="Times New Roman" w:cs="Times New Roman"/>
          <w:sz w:val="24"/>
          <w:szCs w:val="24"/>
        </w:rPr>
        <w:t xml:space="preserve"> parity</w:t>
      </w:r>
      <w:r w:rsidR="00975369">
        <w:rPr>
          <w:rFonts w:ascii="Times New Roman" w:hAnsi="Times New Roman" w:cs="Times New Roman"/>
          <w:sz w:val="24"/>
          <w:szCs w:val="24"/>
        </w:rPr>
        <w:t xml:space="preserve">, </w:t>
      </w:r>
      <w:r w:rsidR="003940DA">
        <w:rPr>
          <w:rFonts w:ascii="Times New Roman" w:hAnsi="Times New Roman" w:cs="Times New Roman"/>
          <w:sz w:val="24"/>
          <w:szCs w:val="24"/>
        </w:rPr>
        <w:t>current SCC, and DIM</w:t>
      </w:r>
      <w:r w:rsidR="00A80FA3" w:rsidRPr="00A80FA3">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each herd </w:t>
      </w:r>
      <w:r w:rsidR="003940DA">
        <w:rPr>
          <w:rFonts w:ascii="Times New Roman" w:hAnsi="Times New Roman" w:cs="Times New Roman"/>
          <w:sz w:val="24"/>
          <w:szCs w:val="24"/>
        </w:rPr>
        <w:t xml:space="preserve">to sample repeatedly </w:t>
      </w:r>
      <w:r w:rsidRPr="00493874">
        <w:rPr>
          <w:rFonts w:ascii="Times New Roman" w:hAnsi="Times New Roman" w:cs="Times New Roman"/>
          <w:sz w:val="24"/>
          <w:szCs w:val="24"/>
        </w:rPr>
        <w:t xml:space="preserve">for the duration of the study. In 1 herd with approximately 35 lactating cows, all cows were </w:t>
      </w:r>
      <w:r w:rsidR="003940DA">
        <w:rPr>
          <w:rFonts w:ascii="Times New Roman" w:hAnsi="Times New Roman" w:cs="Times New Roman"/>
          <w:sz w:val="24"/>
          <w:szCs w:val="24"/>
        </w:rPr>
        <w:t>enrolled</w:t>
      </w:r>
      <w:r w:rsidRPr="00493874">
        <w:rPr>
          <w:rFonts w:ascii="Times New Roman" w:hAnsi="Times New Roman" w:cs="Times New Roman"/>
          <w:sz w:val="24"/>
          <w:szCs w:val="24"/>
        </w:rPr>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51A2D">
        <w:rPr>
          <w:rFonts w:ascii="Times New Roman" w:hAnsi="Times New Roman" w:cs="Times New Roman"/>
          <w:sz w:val="24"/>
          <w:szCs w:val="24"/>
        </w:rPr>
        <w:t>(</w:t>
      </w:r>
      <w:r w:rsidRPr="00493874">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r w:rsidR="00F815CC">
        <w:rPr>
          <w:rFonts w:ascii="Times New Roman" w:hAnsi="Times New Roman" w:cs="Times New Roman"/>
          <w:sz w:val="24"/>
          <w:szCs w:val="24"/>
        </w:rPr>
        <w:t>10 x 10 cm</w:t>
      </w:r>
      <w:r w:rsidR="00BC2D69">
        <w:rPr>
          <w:rFonts w:ascii="Times New Roman" w:hAnsi="Times New Roman" w:cs="Times New Roman"/>
          <w:sz w:val="24"/>
          <w:szCs w:val="24"/>
        </w:rPr>
        <w:t xml:space="preserve"> </w:t>
      </w:r>
      <w:r w:rsidRPr="00493874">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r w:rsidR="00F815CC">
        <w:rPr>
          <w:rFonts w:ascii="Times New Roman" w:hAnsi="Times New Roman" w:cs="Times New Roman"/>
          <w:sz w:val="24"/>
          <w:szCs w:val="24"/>
        </w:rPr>
        <w:t>,</w:t>
      </w:r>
      <w:r w:rsidRPr="00493874">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SCC measurement</w:t>
      </w:r>
    </w:p>
    <w:p w14:paraId="07B4EADB" w14:textId="3913689D"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r w:rsidR="004864F1">
        <w:rPr>
          <w:rFonts w:ascii="Times New Roman" w:hAnsi="Times New Roman" w:cs="Times New Roman"/>
          <w:sz w:val="24"/>
          <w:szCs w:val="24"/>
        </w:rPr>
        <w:t xml:space="preserve"> </w:t>
      </w:r>
      <w:r w:rsidR="00895DFF">
        <w:rPr>
          <w:rFonts w:ascii="Times New Roman" w:hAnsi="Times New Roman" w:cs="Times New Roman"/>
          <w:sz w:val="24"/>
          <w:szCs w:val="24"/>
        </w:rPr>
        <w:t>Barkema</w:t>
      </w:r>
      <w:r w:rsidR="00081BC8">
        <w:rPr>
          <w:rFonts w:ascii="Times New Roman" w:hAnsi="Times New Roman" w:cs="Times New Roman"/>
          <w:sz w:val="24"/>
          <w:szCs w:val="24"/>
        </w:rPr>
        <w:t xml:space="preserve"> et al., (</w:t>
      </w:r>
      <w:r w:rsidR="00E21E9C">
        <w:rPr>
          <w:rFonts w:ascii="Times New Roman" w:hAnsi="Times New Roman" w:cs="Times New Roman"/>
          <w:sz w:val="24"/>
          <w:szCs w:val="24"/>
        </w:rPr>
        <w:t>1997</w:t>
      </w:r>
      <w:r w:rsidR="00081BC8">
        <w:rPr>
          <w:rFonts w:ascii="Times New Roman" w:hAnsi="Times New Roman" w:cs="Times New Roman"/>
          <w:sz w:val="24"/>
          <w:szCs w:val="24"/>
        </w:rPr>
        <w:t>) previously demonstrated that freez</w:t>
      </w:r>
      <w:r w:rsidR="00D142B3">
        <w:rPr>
          <w:rFonts w:ascii="Times New Roman" w:hAnsi="Times New Roman" w:cs="Times New Roman"/>
          <w:sz w:val="24"/>
          <w:szCs w:val="24"/>
        </w:rPr>
        <w:t>er storage</w:t>
      </w:r>
      <w:r w:rsidR="00081BC8">
        <w:rPr>
          <w:rFonts w:ascii="Times New Roman" w:hAnsi="Times New Roman" w:cs="Times New Roman"/>
          <w:sz w:val="24"/>
          <w:szCs w:val="24"/>
        </w:rPr>
        <w:t xml:space="preserve"> and </w:t>
      </w:r>
      <w:r w:rsidR="00D142B3">
        <w:rPr>
          <w:rFonts w:ascii="Times New Roman" w:hAnsi="Times New Roman" w:cs="Times New Roman"/>
          <w:sz w:val="24"/>
          <w:szCs w:val="24"/>
        </w:rPr>
        <w:t xml:space="preserve">gradually thawing samples for SCC analysis had a limited impact on </w:t>
      </w:r>
      <w:r w:rsidR="009F252E">
        <w:rPr>
          <w:rFonts w:ascii="Times New Roman" w:hAnsi="Times New Roman" w:cs="Times New Roman"/>
          <w:sz w:val="24"/>
          <w:szCs w:val="24"/>
        </w:rPr>
        <w:t>SCC measurements</w:t>
      </w:r>
      <w:r w:rsidR="006769F3">
        <w:rPr>
          <w:rFonts w:ascii="Times New Roman" w:hAnsi="Times New Roman" w:cs="Times New Roman"/>
          <w:sz w:val="24"/>
          <w:szCs w:val="24"/>
        </w:rPr>
        <w:t xml:space="preserve">, and other studies have relied on measuring SCC from frozen quarter milk samples for determining </w:t>
      </w:r>
      <w:r w:rsidR="00920218">
        <w:rPr>
          <w:rFonts w:ascii="Times New Roman" w:hAnsi="Times New Roman" w:cs="Times New Roman"/>
          <w:sz w:val="24"/>
          <w:szCs w:val="24"/>
        </w:rPr>
        <w:t xml:space="preserve">the extent of inflammation associated with NAS IMIs (refs). </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493874">
        <w:rPr>
          <w:rFonts w:ascii="Times New Roman" w:hAnsi="Times New Roman" w:cs="Times New Roman"/>
          <w:sz w:val="24"/>
          <w:szCs w:val="24"/>
        </w:rPr>
        <w:lastRenderedPageBreak/>
        <w:t xml:space="preserve">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1F8AD60"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lastRenderedPageBreak/>
        <w:t xml:space="preserve">Using the bacteriological status and speciation information, a quarter-day IMI status was assigned to each quarter observation: 1) “healthy,” when there was no significant growth; 2) “infected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5574A0">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6F34D82C"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w:t>
      </w:r>
      <w:r w:rsidR="00DC5D84">
        <w:rPr>
          <w:rFonts w:ascii="Times New Roman" w:eastAsia="Times New Roman" w:hAnsi="Times New Roman" w:cs="Times New Roman"/>
          <w:kern w:val="0"/>
          <w:sz w:val="24"/>
          <w:szCs w:val="24"/>
          <w14:ligatures w14:val="none"/>
        </w:rPr>
        <w:t>Quarter day ob</w:t>
      </w:r>
      <w:r w:rsidR="00B23CEA">
        <w:rPr>
          <w:rFonts w:ascii="Times New Roman" w:eastAsia="Times New Roman" w:hAnsi="Times New Roman" w:cs="Times New Roman"/>
          <w:kern w:val="0"/>
          <w:sz w:val="24"/>
          <w:szCs w:val="24"/>
          <w14:ligatures w14:val="none"/>
        </w:rPr>
        <w:t xml:space="preserve">servations with </w:t>
      </w:r>
      <w:r w:rsidR="00B23CEA" w:rsidRPr="009E1EE0">
        <w:rPr>
          <w:rFonts w:ascii="Times New Roman" w:eastAsia="Times New Roman" w:hAnsi="Times New Roman" w:cs="Times New Roman"/>
          <w:i/>
          <w:iCs/>
          <w:kern w:val="0"/>
          <w:sz w:val="24"/>
          <w:szCs w:val="24"/>
          <w14:ligatures w14:val="none"/>
        </w:rPr>
        <w:t>S. chromogenes</w:t>
      </w:r>
      <w:r w:rsidR="00B23CEA">
        <w:rPr>
          <w:rFonts w:ascii="Times New Roman" w:eastAsia="Times New Roman" w:hAnsi="Times New Roman" w:cs="Times New Roman"/>
          <w:kern w:val="0"/>
          <w:sz w:val="24"/>
          <w:szCs w:val="24"/>
          <w14:ligatures w14:val="none"/>
        </w:rPr>
        <w:t xml:space="preserve"> in a mixed infection with another species were not eligible for inclusion in this study</w:t>
      </w:r>
      <w:r w:rsidR="00666C51">
        <w:rPr>
          <w:rFonts w:ascii="Times New Roman" w:eastAsia="Times New Roman" w:hAnsi="Times New Roman" w:cs="Times New Roman"/>
          <w:kern w:val="0"/>
          <w:sz w:val="24"/>
          <w:szCs w:val="24"/>
          <w14:ligatures w14:val="none"/>
        </w:rPr>
        <w:t xml:space="preserve"> because</w:t>
      </w:r>
      <w:r w:rsidR="00762DC9">
        <w:rPr>
          <w:rFonts w:ascii="Times New Roman" w:eastAsia="Times New Roman" w:hAnsi="Times New Roman" w:cs="Times New Roman"/>
          <w:kern w:val="0"/>
          <w:sz w:val="24"/>
          <w:szCs w:val="24"/>
          <w14:ligatures w14:val="none"/>
        </w:rPr>
        <w:t xml:space="preserve"> the impact of the other pathogen on quarter SCC could not be </w:t>
      </w:r>
      <w:r w:rsidR="00F246D3">
        <w:rPr>
          <w:rFonts w:ascii="Times New Roman" w:eastAsia="Times New Roman" w:hAnsi="Times New Roman" w:cs="Times New Roman"/>
          <w:kern w:val="0"/>
          <w:sz w:val="24"/>
          <w:szCs w:val="24"/>
          <w14:ligatures w14:val="none"/>
        </w:rPr>
        <w:t xml:space="preserve">isolated from the effect of the </w:t>
      </w:r>
      <w:r w:rsidR="00F246D3" w:rsidRPr="009E1EE0">
        <w:rPr>
          <w:rFonts w:ascii="Times New Roman" w:eastAsia="Times New Roman" w:hAnsi="Times New Roman" w:cs="Times New Roman"/>
          <w:i/>
          <w:iCs/>
          <w:kern w:val="0"/>
          <w:sz w:val="24"/>
          <w:szCs w:val="24"/>
          <w14:ligatures w14:val="none"/>
        </w:rPr>
        <w:t>S. chromogenes</w:t>
      </w:r>
      <w:r w:rsidR="00F246D3">
        <w:rPr>
          <w:rFonts w:ascii="Times New Roman" w:eastAsia="Times New Roman" w:hAnsi="Times New Roman" w:cs="Times New Roman"/>
          <w:kern w:val="0"/>
          <w:sz w:val="24"/>
          <w:szCs w:val="24"/>
          <w14:ligatures w14:val="none"/>
        </w:rPr>
        <w:t xml:space="preserve"> isolate.</w:t>
      </w:r>
      <w:r w:rsidR="00666C51">
        <w:rPr>
          <w:rFonts w:ascii="Times New Roman" w:eastAsia="Times New Roman" w:hAnsi="Times New Roman" w:cs="Times New Roman"/>
          <w:kern w:val="0"/>
          <w:sz w:val="24"/>
          <w:szCs w:val="24"/>
          <w14:ligatures w14:val="none"/>
        </w:rPr>
        <w:t xml:space="preserve"> </w:t>
      </w:r>
      <w:r w:rsidRPr="00493874">
        <w:rPr>
          <w:rFonts w:ascii="Times New Roman" w:eastAsia="Times New Roman" w:hAnsi="Times New Roman" w:cs="Times New Roman"/>
          <w:kern w:val="0"/>
          <w:sz w:val="24"/>
          <w:szCs w:val="24"/>
          <w14:ligatures w14:val="none"/>
        </w:rPr>
        <w:t xml:space="preserve">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w:t>
      </w:r>
      <w:r w:rsidR="00677956">
        <w:rPr>
          <w:rFonts w:ascii="Times New Roman" w:eastAsia="Times New Roman" w:hAnsi="Times New Roman" w:cs="Times New Roman"/>
          <w:kern w:val="0"/>
          <w:sz w:val="24"/>
          <w:szCs w:val="24"/>
          <w14:ligatures w14:val="none"/>
        </w:rPr>
        <w:t xml:space="preserve">we excluded persistent IMI </w:t>
      </w:r>
      <w:r w:rsidR="00FD4C27">
        <w:rPr>
          <w:rFonts w:ascii="Times New Roman" w:eastAsia="Times New Roman" w:hAnsi="Times New Roman" w:cs="Times New Roman"/>
          <w:kern w:val="0"/>
          <w:sz w:val="24"/>
          <w:szCs w:val="24"/>
          <w14:ligatures w14:val="none"/>
        </w:rPr>
        <w:t xml:space="preserve">that </w:t>
      </w:r>
      <w:r w:rsidRPr="00493874">
        <w:rPr>
          <w:rFonts w:ascii="Times New Roman" w:eastAsia="Times New Roman" w:hAnsi="Times New Roman" w:cs="Times New Roman"/>
          <w:kern w:val="0"/>
          <w:sz w:val="24"/>
          <w:szCs w:val="24"/>
          <w14:ligatures w14:val="none"/>
        </w:rPr>
        <w:t xml:space="preserve">had an SCC of &lt;200,000 </w:t>
      </w:r>
      <w:r w:rsidRPr="00493874">
        <w:rPr>
          <w:rFonts w:ascii="Times New Roman" w:eastAsia="Times New Roman" w:hAnsi="Times New Roman" w:cs="Times New Roman"/>
          <w:kern w:val="0"/>
          <w:sz w:val="24"/>
          <w:szCs w:val="24"/>
          <w14:ligatures w14:val="none"/>
        </w:rPr>
        <w:lastRenderedPageBreak/>
        <w:t xml:space="preserve">cells/mL for one </w:t>
      </w:r>
      <w:r w:rsidR="00FD4C27">
        <w:rPr>
          <w:rFonts w:ascii="Times New Roman" w:eastAsia="Times New Roman" w:hAnsi="Times New Roman" w:cs="Times New Roman"/>
          <w:kern w:val="0"/>
          <w:sz w:val="24"/>
          <w:szCs w:val="24"/>
          <w14:ligatures w14:val="none"/>
        </w:rPr>
        <w:t xml:space="preserve">or more </w:t>
      </w:r>
      <w:r w:rsidRPr="00493874">
        <w:rPr>
          <w:rFonts w:ascii="Times New Roman" w:eastAsia="Times New Roman" w:hAnsi="Times New Roman" w:cs="Times New Roman"/>
          <w:kern w:val="0"/>
          <w:sz w:val="24"/>
          <w:szCs w:val="24"/>
          <w14:ligatures w14:val="none"/>
        </w:rPr>
        <w:t>quarter-day observation</w:t>
      </w:r>
      <w:r w:rsidR="0096339C">
        <w:rPr>
          <w:rFonts w:ascii="Times New Roman" w:eastAsia="Times New Roman" w:hAnsi="Times New Roman" w:cs="Times New Roman"/>
          <w:kern w:val="0"/>
          <w:sz w:val="24"/>
          <w:szCs w:val="24"/>
          <w14:ligatures w14:val="none"/>
        </w:rPr>
        <w:t>s</w:t>
      </w:r>
      <w:r w:rsidRPr="00493874">
        <w:rPr>
          <w:rFonts w:ascii="Times New Roman" w:eastAsia="Times New Roman" w:hAnsi="Times New Roman" w:cs="Times New Roman"/>
          <w:kern w:val="0"/>
          <w:sz w:val="24"/>
          <w:szCs w:val="24"/>
          <w14:ligatures w14:val="none"/>
        </w:rPr>
        <w:t xml:space="preserve"> and an SCC of ≥200,000 cells/mL for </w:t>
      </w:r>
      <w:r w:rsidR="00FD4C27">
        <w:rPr>
          <w:rFonts w:ascii="Times New Roman" w:eastAsia="Times New Roman" w:hAnsi="Times New Roman" w:cs="Times New Roman"/>
          <w:kern w:val="0"/>
          <w:sz w:val="24"/>
          <w:szCs w:val="24"/>
          <w14:ligatures w14:val="none"/>
        </w:rPr>
        <w:t xml:space="preserve">any other </w:t>
      </w:r>
      <w:r w:rsidR="0096339C">
        <w:rPr>
          <w:rFonts w:ascii="Times New Roman" w:eastAsia="Times New Roman" w:hAnsi="Times New Roman" w:cs="Times New Roman"/>
          <w:kern w:val="0"/>
          <w:sz w:val="24"/>
          <w:szCs w:val="24"/>
          <w14:ligatures w14:val="none"/>
        </w:rPr>
        <w:t>observation in that quarter</w:t>
      </w:r>
      <w:r w:rsidRPr="00493874">
        <w:rPr>
          <w:rFonts w:ascii="Times New Roman" w:eastAsia="Times New Roman" w:hAnsi="Times New Roman" w:cs="Times New Roman"/>
          <w:kern w:val="0"/>
          <w:sz w:val="24"/>
          <w:szCs w:val="24"/>
          <w14:ligatures w14:val="none"/>
        </w:rPr>
        <w:t xml:space="preserve">).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700F321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t>
      </w:r>
      <w:r w:rsidR="00CC400D">
        <w:rPr>
          <w:rFonts w:ascii="Times New Roman" w:hAnsi="Times New Roman" w:cs="Times New Roman"/>
          <w:sz w:val="24"/>
          <w:szCs w:val="24"/>
        </w:rPr>
        <w:t xml:space="preserve">within a quarter </w:t>
      </w:r>
      <w:r w:rsidRPr="00493874">
        <w:rPr>
          <w:rFonts w:ascii="Times New Roman" w:hAnsi="Times New Roman" w:cs="Times New Roman"/>
          <w:sz w:val="24"/>
          <w:szCs w:val="24"/>
        </w:rPr>
        <w:t xml:space="preserve">were analyzed in the same PCR amplification and were run side-by-side on the same gel. The images were inspected visually, and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PCR products from all representative isolates within a herd were run side-</w:t>
      </w:r>
      <w:r w:rsidRPr="00493874">
        <w:rPr>
          <w:rFonts w:ascii="Times New Roman" w:hAnsi="Times New Roman" w:cs="Times New Roman"/>
          <w:sz w:val="24"/>
          <w:szCs w:val="24"/>
        </w:rPr>
        <w:lastRenderedPageBreak/>
        <w:t xml:space="preserv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5FFB229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 xml:space="preserve">IMI, a representative </w:t>
      </w:r>
      <w:proofErr w:type="gramStart"/>
      <w:r w:rsidRPr="00493874">
        <w:rPr>
          <w:rFonts w:ascii="Times New Roman" w:hAnsi="Times New Roman" w:cs="Times New Roman"/>
          <w:sz w:val="24"/>
          <w:szCs w:val="24"/>
        </w:rPr>
        <w:t>isolate</w:t>
      </w:r>
      <w:proofErr w:type="gramEnd"/>
      <w:r w:rsidRPr="00493874">
        <w:rPr>
          <w:rFonts w:ascii="Times New Roman" w:hAnsi="Times New Roman" w:cs="Times New Roman"/>
          <w:sz w:val="24"/>
          <w:szCs w:val="24"/>
        </w:rPr>
        <w:t xml:space="preserv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t>
      </w:r>
      <w:r w:rsidR="00FE2D43">
        <w:rPr>
          <w:rFonts w:ascii="Times New Roman" w:hAnsi="Times New Roman" w:cs="Times New Roman"/>
          <w:sz w:val="24"/>
          <w:szCs w:val="24"/>
        </w:rPr>
        <w:t xml:space="preserve">within a quarter </w:t>
      </w:r>
      <w:r w:rsidR="00F13393">
        <w:rPr>
          <w:rFonts w:ascii="Times New Roman" w:hAnsi="Times New Roman" w:cs="Times New Roman"/>
          <w:sz w:val="24"/>
          <w:szCs w:val="24"/>
        </w:rPr>
        <w:t>that</w:t>
      </w:r>
      <w:r w:rsidR="00F1339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had </w:t>
      </w:r>
      <w:r w:rsidR="00FE2D43">
        <w:rPr>
          <w:rFonts w:ascii="Times New Roman" w:hAnsi="Times New Roman" w:cs="Times New Roman"/>
          <w:sz w:val="24"/>
          <w:szCs w:val="24"/>
        </w:rPr>
        <w:t>the same RAPD typ</w:t>
      </w:r>
      <w:r w:rsidR="00F13393">
        <w:rPr>
          <w:rFonts w:ascii="Times New Roman" w:hAnsi="Times New Roman" w:cs="Times New Roman"/>
          <w:sz w:val="24"/>
          <w:szCs w:val="24"/>
        </w:rPr>
        <w:t xml:space="preserve">e across </w:t>
      </w:r>
      <w:r w:rsidRPr="00493874">
        <w:rPr>
          <w:rFonts w:ascii="Times New Roman" w:hAnsi="Times New Roman" w:cs="Times New Roman"/>
          <w:sz w:val="24"/>
          <w:szCs w:val="24"/>
        </w:rPr>
        <w:t xml:space="preserve">3 quarter-day observations, the middle isolate in the series was submitted for WGS. For persistent IMI </w:t>
      </w:r>
      <w:r w:rsidR="00F13393">
        <w:rPr>
          <w:rFonts w:ascii="Times New Roman" w:hAnsi="Times New Roman" w:cs="Times New Roman"/>
          <w:sz w:val="24"/>
          <w:szCs w:val="24"/>
        </w:rPr>
        <w:t xml:space="preserve">within a quarter that had the </w:t>
      </w:r>
      <w:r w:rsidR="00125146">
        <w:rPr>
          <w:rFonts w:ascii="Times New Roman" w:hAnsi="Times New Roman" w:cs="Times New Roman"/>
          <w:sz w:val="24"/>
          <w:szCs w:val="24"/>
        </w:rPr>
        <w:t xml:space="preserve">same RAPD type across </w:t>
      </w:r>
      <w:r w:rsidRPr="00493874">
        <w:rPr>
          <w:rFonts w:ascii="Times New Roman" w:hAnsi="Times New Roman" w:cs="Times New Roman"/>
          <w:sz w:val="24"/>
          <w:szCs w:val="24"/>
        </w:rPr>
        <w:t>2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6846F0C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w:t>
      </w:r>
      <w:r w:rsidR="007F0A88">
        <w:rPr>
          <w:rFonts w:ascii="Times New Roman" w:hAnsi="Times New Roman" w:cs="Times New Roman"/>
          <w:sz w:val="24"/>
          <w:szCs w:val="24"/>
        </w:rPr>
        <w:t>recovered</w:t>
      </w:r>
      <w:r w:rsidR="007F0A88"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frozen stock on </w:t>
      </w:r>
      <w:r w:rsidR="007F0A88">
        <w:rPr>
          <w:rFonts w:ascii="Times New Roman" w:hAnsi="Times New Roman" w:cs="Times New Roman"/>
          <w:sz w:val="24"/>
          <w:szCs w:val="24"/>
        </w:rPr>
        <w:t xml:space="preserve">a </w:t>
      </w:r>
      <w:r w:rsidR="00C94174">
        <w:rPr>
          <w:rFonts w:ascii="Times New Roman" w:hAnsi="Times New Roman" w:cs="Times New Roman"/>
          <w:sz w:val="24"/>
          <w:szCs w:val="24"/>
        </w:rPr>
        <w:t xml:space="preserve">tryptic soy agar with 5% sheep </w:t>
      </w:r>
      <w:r w:rsidRPr="00493874">
        <w:rPr>
          <w:rFonts w:ascii="Times New Roman" w:hAnsi="Times New Roman" w:cs="Times New Roman"/>
          <w:sz w:val="24"/>
          <w:szCs w:val="24"/>
        </w:rPr>
        <w:t xml:space="preserve">blood </w:t>
      </w:r>
      <w:r w:rsidR="007F0A88">
        <w:rPr>
          <w:rFonts w:ascii="Times New Roman" w:hAnsi="Times New Roman" w:cs="Times New Roman"/>
          <w:sz w:val="24"/>
          <w:szCs w:val="24"/>
        </w:rPr>
        <w:t xml:space="preserve">(TSA) plate </w:t>
      </w:r>
      <w:r w:rsidR="00021703">
        <w:rPr>
          <w:rFonts w:ascii="Times New Roman" w:hAnsi="Times New Roman" w:cs="Times New Roman"/>
          <w:sz w:val="24"/>
          <w:szCs w:val="24"/>
        </w:rPr>
        <w:t>incubated under</w:t>
      </w:r>
      <w:r w:rsidR="0002170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aerobic conditions at 37°C, and read at approximately 24 and 48 hrs. All plates were then inspected to ensure purity, and a </w:t>
      </w:r>
      <w:r w:rsidRPr="00493874">
        <w:rPr>
          <w:rFonts w:ascii="Times New Roman" w:hAnsi="Times New Roman" w:cs="Times New Roman"/>
          <w:sz w:val="24"/>
          <w:szCs w:val="24"/>
        </w:rPr>
        <w:lastRenderedPageBreak/>
        <w:t xml:space="preserve">single colony was selected and passed to a new </w:t>
      </w:r>
      <w:r w:rsidR="00021703">
        <w:rPr>
          <w:rFonts w:ascii="Times New Roman" w:hAnsi="Times New Roman" w:cs="Times New Roman"/>
          <w:sz w:val="24"/>
          <w:szCs w:val="24"/>
        </w:rPr>
        <w:t>TSA</w:t>
      </w:r>
      <w:r w:rsidRPr="00493874">
        <w:rPr>
          <w:rFonts w:ascii="Times New Roman" w:hAnsi="Times New Roman" w:cs="Times New Roman"/>
          <w:sz w:val="24"/>
          <w:szCs w:val="24"/>
        </w:rPr>
        <w:t xml:space="preserve">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Bioinformatic analyses, in silico multilocus sequence typing, and detection of ARG and VF</w:t>
      </w:r>
    </w:p>
    <w:p w14:paraId="21AA3A9A" w14:textId="2D3D5B3D" w:rsidR="001E11A8" w:rsidRDefault="00D77AA8" w:rsidP="00E42CAD">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 </w:t>
      </w:r>
      <w:r w:rsidR="009C2F09">
        <w:rPr>
          <w:rFonts w:ascii="Times New Roman" w:hAnsi="Times New Roman" w:cs="Times New Roman"/>
          <w:sz w:val="24"/>
          <w:szCs w:val="24"/>
        </w:rPr>
        <w:t xml:space="preserve">traditional </w:t>
      </w:r>
      <w:r w:rsidR="00CE59B4" w:rsidRPr="00493874">
        <w:rPr>
          <w:rFonts w:ascii="Times New Roman" w:hAnsi="Times New Roman" w:cs="Times New Roman"/>
          <w:sz w:val="24"/>
          <w:szCs w:val="24"/>
        </w:rPr>
        <w:t>PCR and Sanger sequencing</w:t>
      </w:r>
      <w:r w:rsidR="001148A2">
        <w:rPr>
          <w:rFonts w:ascii="Times New Roman" w:hAnsi="Times New Roman" w:cs="Times New Roman"/>
          <w:sz w:val="24"/>
          <w:szCs w:val="24"/>
        </w:rPr>
        <w:t xml:space="preserve"> </w:t>
      </w:r>
      <w:r w:rsidR="00160D23">
        <w:rPr>
          <w:rFonts w:ascii="Times New Roman" w:hAnsi="Times New Roman" w:cs="Times New Roman"/>
          <w:sz w:val="24"/>
          <w:szCs w:val="24"/>
        </w:rPr>
        <w:t>by dye</w:t>
      </w:r>
      <w:r w:rsidR="00C7360F">
        <w:rPr>
          <w:rFonts w:ascii="Times New Roman" w:hAnsi="Times New Roman" w:cs="Times New Roman"/>
          <w:sz w:val="24"/>
          <w:szCs w:val="24"/>
        </w:rPr>
        <w:t xml:space="preserve"> </w:t>
      </w:r>
      <w:r w:rsidR="001148A2">
        <w:rPr>
          <w:rFonts w:ascii="Times New Roman" w:hAnsi="Times New Roman" w:cs="Times New Roman"/>
          <w:sz w:val="24"/>
          <w:szCs w:val="24"/>
        </w:rPr>
        <w:t xml:space="preserve">of amplicons </w:t>
      </w:r>
      <w:r w:rsidR="006B4C78">
        <w:rPr>
          <w:rFonts w:ascii="Times New Roman" w:hAnsi="Times New Roman" w:cs="Times New Roman"/>
          <w:sz w:val="24"/>
          <w:szCs w:val="24"/>
        </w:rPr>
        <w:t>in both direc</w:t>
      </w:r>
      <w:r w:rsidR="001E11A8">
        <w:rPr>
          <w:rFonts w:ascii="Times New Roman" w:hAnsi="Times New Roman" w:cs="Times New Roman"/>
          <w:sz w:val="24"/>
          <w:szCs w:val="24"/>
        </w:rPr>
        <w:t>tions</w:t>
      </w:r>
      <w:r w:rsidR="00CE59B4" w:rsidRPr="00493874">
        <w:rPr>
          <w:rFonts w:ascii="Times New Roman" w:hAnsi="Times New Roman" w:cs="Times New Roman"/>
          <w:sz w:val="24"/>
          <w:szCs w:val="24"/>
        </w:rPr>
        <w:t xml:space="preserve"> </w:t>
      </w:r>
      <w:r w:rsidR="00C7360F" w:rsidRPr="00C7360F">
        <w:rPr>
          <w:rFonts w:ascii="Times New Roman" w:hAnsi="Times New Roman" w:cs="Times New Roman"/>
          <w:sz w:val="24"/>
          <w:szCs w:val="24"/>
        </w:rPr>
        <w:t>at the University of Vermont Genomics Core Facility</w:t>
      </w:r>
      <w:r w:rsidR="00C7360F">
        <w:rPr>
          <w:rFonts w:ascii="Times New Roman" w:hAnsi="Times New Roman" w:cs="Times New Roman"/>
          <w:sz w:val="24"/>
          <w:szCs w:val="24"/>
        </w:rPr>
        <w:t xml:space="preserve"> following the methods of Huebner </w:t>
      </w:r>
      <w:r w:rsidR="000E2CAA">
        <w:rPr>
          <w:rFonts w:ascii="Times New Roman" w:hAnsi="Times New Roman" w:cs="Times New Roman"/>
          <w:sz w:val="24"/>
          <w:szCs w:val="24"/>
        </w:rPr>
        <w:t>et al. (2021)</w:t>
      </w:r>
      <w:r w:rsidR="00C7360F" w:rsidRPr="00C7360F">
        <w:rPr>
          <w:rFonts w:ascii="Times New Roman" w:hAnsi="Times New Roman" w:cs="Times New Roman"/>
          <w:sz w:val="24"/>
          <w:szCs w:val="24"/>
        </w:rPr>
        <w:t>.</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The reverse and forward chromatograms were aligned</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 xml:space="preserve">and screened for quality using </w:t>
      </w:r>
      <w:proofErr w:type="spellStart"/>
      <w:r w:rsidR="00C7360F" w:rsidRPr="00C7360F">
        <w:rPr>
          <w:rFonts w:ascii="Times New Roman" w:hAnsi="Times New Roman" w:cs="Times New Roman"/>
          <w:sz w:val="24"/>
          <w:szCs w:val="24"/>
        </w:rPr>
        <w:t>Geneious</w:t>
      </w:r>
      <w:proofErr w:type="spellEnd"/>
      <w:r w:rsidR="00C7360F" w:rsidRPr="00C7360F">
        <w:rPr>
          <w:rFonts w:ascii="Times New Roman" w:hAnsi="Times New Roman" w:cs="Times New Roman"/>
          <w:sz w:val="24"/>
          <w:szCs w:val="24"/>
        </w:rPr>
        <w:t xml:space="preserve"> Prime® software</w:t>
      </w:r>
      <w:r w:rsidR="00B425AD" w:rsidRPr="00B425AD">
        <w:t xml:space="preserve"> </w:t>
      </w:r>
      <w:r w:rsidR="00B425AD" w:rsidRPr="00B425AD">
        <w:rPr>
          <w:rFonts w:ascii="Times New Roman" w:hAnsi="Times New Roman" w:cs="Times New Roman"/>
          <w:sz w:val="24"/>
          <w:szCs w:val="24"/>
        </w:rPr>
        <w:t>(version 202</w:t>
      </w:r>
      <w:r w:rsidR="004437A8">
        <w:rPr>
          <w:rFonts w:ascii="Times New Roman" w:hAnsi="Times New Roman" w:cs="Times New Roman"/>
          <w:sz w:val="24"/>
          <w:szCs w:val="24"/>
        </w:rPr>
        <w:t>3</w:t>
      </w:r>
      <w:r w:rsidR="00B425AD" w:rsidRPr="00B425AD">
        <w:rPr>
          <w:rFonts w:ascii="Times New Roman" w:hAnsi="Times New Roman" w:cs="Times New Roman"/>
          <w:sz w:val="24"/>
          <w:szCs w:val="24"/>
        </w:rPr>
        <w:t>.</w:t>
      </w:r>
      <w:r w:rsidR="00065A5A">
        <w:rPr>
          <w:rFonts w:ascii="Times New Roman" w:hAnsi="Times New Roman" w:cs="Times New Roman"/>
          <w:sz w:val="24"/>
          <w:szCs w:val="24"/>
        </w:rPr>
        <w:t>1</w:t>
      </w:r>
      <w:r w:rsidR="00B425AD" w:rsidRPr="00B425AD">
        <w:rPr>
          <w:rFonts w:ascii="Times New Roman" w:hAnsi="Times New Roman" w:cs="Times New Roman"/>
          <w:sz w:val="24"/>
          <w:szCs w:val="24"/>
        </w:rPr>
        <w:t>.</w:t>
      </w:r>
      <w:r w:rsidR="00065A5A">
        <w:rPr>
          <w:rFonts w:ascii="Times New Roman" w:hAnsi="Times New Roman" w:cs="Times New Roman"/>
          <w:sz w:val="24"/>
          <w:szCs w:val="24"/>
        </w:rPr>
        <w:t>2</w:t>
      </w:r>
      <w:r w:rsidR="00B425AD" w:rsidRPr="00B425AD">
        <w:rPr>
          <w:rFonts w:ascii="Times New Roman" w:hAnsi="Times New Roman" w:cs="Times New Roman"/>
          <w:sz w:val="24"/>
          <w:szCs w:val="24"/>
        </w:rPr>
        <w:t>, Biomatters Ltd.). Novel alleles or allelic profiles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MLST database curator for new allele and ST number</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assignment. All identified isolates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database</w:t>
      </w:r>
      <w:r w:rsidR="00987BF1">
        <w:rPr>
          <w:rFonts w:ascii="Times New Roman" w:hAnsi="Times New Roman" w:cs="Times New Roman"/>
          <w:sz w:val="24"/>
          <w:szCs w:val="24"/>
        </w:rPr>
        <w:t xml:space="preserve"> (</w:t>
      </w:r>
      <w:r w:rsidR="00987BF1" w:rsidRPr="00987BF1">
        <w:rPr>
          <w:rFonts w:ascii="Times New Roman" w:hAnsi="Times New Roman" w:cs="Times New Roman"/>
          <w:sz w:val="24"/>
          <w:szCs w:val="24"/>
        </w:rPr>
        <w:t>https://pubmlst.org/organisms/staphylococcus-chromogenes</w:t>
      </w:r>
      <w:r w:rsidR="00987BF1">
        <w:rPr>
          <w:rFonts w:ascii="Times New Roman" w:hAnsi="Times New Roman" w:cs="Times New Roman"/>
          <w:sz w:val="24"/>
          <w:szCs w:val="24"/>
        </w:rPr>
        <w:t>)</w:t>
      </w:r>
      <w:r w:rsidR="00B425AD" w:rsidRPr="00B425AD">
        <w:rPr>
          <w:rFonts w:ascii="Times New Roman" w:hAnsi="Times New Roman" w:cs="Times New Roman"/>
          <w:sz w:val="24"/>
          <w:szCs w:val="24"/>
        </w:rPr>
        <w:t>.</w:t>
      </w:r>
    </w:p>
    <w:p w14:paraId="11C7730D" w14:textId="1F8902C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7-locus concatenated nucleotide sequence data were then combined with all 386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864BA5">
        <w:rPr>
          <w:rFonts w:ascii="Times New Roman" w:hAnsi="Times New Roman" w:cs="Times New Roman"/>
          <w:sz w:val="24"/>
          <w:szCs w:val="24"/>
        </w:rPr>
        <w:t xml:space="preserve">available </w:t>
      </w:r>
      <w:r w:rsidRPr="00493874">
        <w:rPr>
          <w:rFonts w:ascii="Times New Roman" w:hAnsi="Times New Roman" w:cs="Times New Roman"/>
          <w:sz w:val="24"/>
          <w:szCs w:val="24"/>
        </w:rPr>
        <w:t xml:space="preserve">in </w:t>
      </w:r>
      <w:proofErr w:type="spellStart"/>
      <w:r w:rsidRPr="00493874">
        <w:rPr>
          <w:rFonts w:ascii="Times New Roman" w:hAnsi="Times New Roman" w:cs="Times New Roman"/>
          <w:sz w:val="24"/>
          <w:szCs w:val="24"/>
        </w:rPr>
        <w:t>PubMLST</w:t>
      </w:r>
      <w:proofErr w:type="spellEnd"/>
      <w:r w:rsidR="00864BA5">
        <w:rPr>
          <w:rFonts w:ascii="Times New Roman" w:hAnsi="Times New Roman" w:cs="Times New Roman"/>
          <w:sz w:val="24"/>
          <w:szCs w:val="24"/>
        </w:rPr>
        <w:t xml:space="preserve"> database as of </w:t>
      </w:r>
      <w:r w:rsidR="001E2602" w:rsidRPr="00152A8F">
        <w:rPr>
          <w:rFonts w:ascii="Times New Roman" w:hAnsi="Times New Roman" w:cs="Times New Roman"/>
          <w:i/>
          <w:iCs/>
          <w:sz w:val="24"/>
          <w:szCs w:val="24"/>
        </w:rPr>
        <w:t xml:space="preserve">add </w:t>
      </w:r>
      <w:r w:rsidR="00864BA5" w:rsidRPr="00152A8F">
        <w:rPr>
          <w:rFonts w:ascii="Times New Roman" w:hAnsi="Times New Roman" w:cs="Times New Roman"/>
          <w:i/>
          <w:iCs/>
          <w:sz w:val="24"/>
          <w:szCs w:val="24"/>
        </w:rPr>
        <w:t>date</w:t>
      </w:r>
      <w:r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Pr="00493874">
        <w:rPr>
          <w:rFonts w:ascii="Times New Roman" w:hAnsi="Times New Roman" w:cs="Times New Roman"/>
          <w:sz w:val="24"/>
          <w:szCs w:val="24"/>
        </w:rPr>
        <w:t>≥ 65% were classified as clusters.</w:t>
      </w:r>
    </w:p>
    <w:p w14:paraId="2B956D33" w14:textId="636B965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w:t>
      </w:r>
      <w:r w:rsidRPr="00493874">
        <w:rPr>
          <w:rFonts w:ascii="Times New Roman" w:hAnsi="Times New Roman" w:cs="Times New Roman"/>
          <w:sz w:val="24"/>
          <w:szCs w:val="24"/>
        </w:rPr>
        <w:lastRenderedPageBreak/>
        <w:t xml:space="preserve">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w:t>
      </w:r>
      <w:r w:rsidR="00883A9D">
        <w:rPr>
          <w:rFonts w:ascii="Times New Roman" w:hAnsi="Times New Roman" w:cs="Times New Roman"/>
          <w:sz w:val="24"/>
          <w:szCs w:val="24"/>
        </w:rPr>
        <w:t xml:space="preserve"> where</w:t>
      </w:r>
      <w:r w:rsidRPr="00493874">
        <w:rPr>
          <w:rFonts w:ascii="Times New Roman" w:hAnsi="Times New Roman" w:cs="Times New Roman"/>
          <w:sz w:val="24"/>
          <w:szCs w:val="24"/>
        </w:rPr>
        <w:t>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w:t>
      </w:r>
      <w:r w:rsidRPr="00493874">
        <w:rPr>
          <w:rFonts w:ascii="Times New Roman" w:hAnsi="Times New Roman" w:cs="Times New Roman"/>
          <w:sz w:val="24"/>
          <w:szCs w:val="24"/>
        </w:rPr>
        <w:lastRenderedPageBreak/>
        <w:t xml:space="preserve">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33FDD68A"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w:t>
      </w:r>
      <w:hyperlink r:id="rId9" w:history="1">
        <w:r w:rsidR="00735BD1" w:rsidRPr="00B56414">
          <w:rPr>
            <w:rStyle w:val="Hyperlink"/>
            <w:rFonts w:ascii="Times New Roman" w:hAnsi="Times New Roman" w:cs="Times New Roman"/>
            <w:sz w:val="24"/>
            <w:szCs w:val="24"/>
          </w:rPr>
          <w:t>https://www.ncbi.nlm.nih.gov/bioproject/</w:t>
        </w:r>
      </w:hyperlink>
      <w:r w:rsidRPr="00493874">
        <w:rPr>
          <w:rFonts w:ascii="Times New Roman" w:hAnsi="Times New Roman" w:cs="Times New Roman"/>
          <w:sz w:val="24"/>
          <w:szCs w:val="24"/>
        </w:rPr>
        <w:t>).</w:t>
      </w:r>
      <w:r w:rsidR="00735BD1">
        <w:rPr>
          <w:rFonts w:ascii="Times New Roman" w:hAnsi="Times New Roman" w:cs="Times New Roman"/>
          <w:sz w:val="24"/>
          <w:szCs w:val="24"/>
        </w:rPr>
        <w:t xml:space="preserve"> The isolates are isolate number 405 to 434 </w:t>
      </w:r>
      <w:r w:rsidR="00AE6C5A">
        <w:rPr>
          <w:rFonts w:ascii="Times New Roman" w:hAnsi="Times New Roman" w:cs="Times New Roman"/>
          <w:sz w:val="24"/>
          <w:szCs w:val="24"/>
        </w:rPr>
        <w:t xml:space="preserve">in the </w:t>
      </w:r>
      <w:proofErr w:type="spellStart"/>
      <w:r w:rsidR="00AE6C5A">
        <w:rPr>
          <w:rFonts w:ascii="Times New Roman" w:hAnsi="Times New Roman" w:cs="Times New Roman"/>
          <w:sz w:val="24"/>
          <w:szCs w:val="24"/>
        </w:rPr>
        <w:t>PubMLST</w:t>
      </w:r>
      <w:proofErr w:type="spellEnd"/>
      <w:r w:rsidR="00AE6C5A">
        <w:rPr>
          <w:rFonts w:ascii="Times New Roman" w:hAnsi="Times New Roman" w:cs="Times New Roman"/>
          <w:sz w:val="24"/>
          <w:szCs w:val="24"/>
        </w:rPr>
        <w:t xml:space="preserve"> S. chromogenes database (</w:t>
      </w:r>
      <w:r w:rsidR="00AE6C5A" w:rsidRPr="00AE6C5A">
        <w:rPr>
          <w:rFonts w:ascii="Times New Roman" w:hAnsi="Times New Roman" w:cs="Times New Roman"/>
          <w:sz w:val="24"/>
          <w:szCs w:val="24"/>
        </w:rPr>
        <w:t>https://pubmlst.org/bigsdb?db=pubmlst_schromogenes_isolates</w:t>
      </w:r>
      <w:r w:rsidR="00AE6C5A">
        <w:rPr>
          <w:rFonts w:ascii="Times New Roman" w:hAnsi="Times New Roman" w:cs="Times New Roman"/>
          <w:sz w:val="24"/>
          <w:szCs w:val="24"/>
        </w:rPr>
        <w: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lastRenderedPageBreak/>
        <w:t>Results</w:t>
      </w:r>
    </w:p>
    <w:p w14:paraId="0EDADF0D" w14:textId="37BC0D53"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024722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w:t>
      </w:r>
      <w:r w:rsidR="00D70992">
        <w:rPr>
          <w:rFonts w:ascii="Times New Roman" w:hAnsi="Times New Roman" w:cs="Times New Roman"/>
          <w:sz w:val="24"/>
          <w:szCs w:val="24"/>
        </w:rPr>
        <w:t xml:space="preserve">X </w:t>
      </w:r>
      <w:r w:rsidR="00D70992" w:rsidRPr="00474882">
        <w:rPr>
          <w:rFonts w:ascii="Times New Roman" w:hAnsi="Times New Roman" w:cs="Times New Roman"/>
          <w:i/>
          <w:iCs/>
          <w:sz w:val="24"/>
          <w:szCs w:val="24"/>
        </w:rPr>
        <w:t>S. chromogenes</w:t>
      </w:r>
      <w:r w:rsidR="00D70992">
        <w:rPr>
          <w:rFonts w:ascii="Times New Roman" w:hAnsi="Times New Roman" w:cs="Times New Roman"/>
          <w:sz w:val="24"/>
          <w:szCs w:val="24"/>
        </w:rPr>
        <w:t xml:space="preserve"> IMI were identified </w:t>
      </w:r>
      <w:r w:rsidR="001540AE">
        <w:rPr>
          <w:rFonts w:ascii="Times New Roman" w:hAnsi="Times New Roman" w:cs="Times New Roman"/>
          <w:sz w:val="24"/>
          <w:szCs w:val="24"/>
        </w:rPr>
        <w:t xml:space="preserve">from the ten herds, </w:t>
      </w:r>
      <w:r w:rsidR="00793EBC">
        <w:rPr>
          <w:rFonts w:ascii="Times New Roman" w:hAnsi="Times New Roman" w:cs="Times New Roman"/>
          <w:sz w:val="24"/>
          <w:szCs w:val="24"/>
        </w:rPr>
        <w:t>including</w:t>
      </w:r>
      <w:r w:rsidR="00D70992">
        <w:rPr>
          <w:rFonts w:ascii="Times New Roman" w:hAnsi="Times New Roman" w:cs="Times New Roman"/>
          <w:sz w:val="24"/>
          <w:szCs w:val="24"/>
        </w:rPr>
        <w:t xml:space="preserve"> </w:t>
      </w:r>
      <w:r w:rsidRPr="00493874">
        <w:rPr>
          <w:rFonts w:ascii="Times New Roman" w:hAnsi="Times New Roman" w:cs="Times New Roman"/>
          <w:sz w:val="24"/>
          <w:szCs w:val="24"/>
        </w:rPr>
        <w:t xml:space="preserve">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t>
      </w:r>
      <w:r w:rsidR="00DD265C" w:rsidRPr="00DD265C">
        <w:rPr>
          <w:rFonts w:ascii="Times New Roman" w:hAnsi="Times New Roman" w:cs="Times New Roman"/>
          <w:sz w:val="24"/>
          <w:szCs w:val="24"/>
        </w:rPr>
        <w:t xml:space="preserve">X </w:t>
      </w:r>
      <w:r w:rsidR="00DD265C" w:rsidRPr="00D62D1A">
        <w:rPr>
          <w:rFonts w:ascii="Times New Roman" w:hAnsi="Times New Roman" w:cs="Times New Roman"/>
          <w:i/>
          <w:iCs/>
          <w:sz w:val="24"/>
          <w:szCs w:val="24"/>
        </w:rPr>
        <w:t>S. chromogenes</w:t>
      </w:r>
      <w:r w:rsidR="00DD265C" w:rsidRPr="00DD265C">
        <w:rPr>
          <w:rFonts w:ascii="Times New Roman" w:hAnsi="Times New Roman" w:cs="Times New Roman"/>
          <w:sz w:val="24"/>
          <w:szCs w:val="24"/>
        </w:rPr>
        <w:t xml:space="preserve"> IMI were identified as clinical mastitis</w:t>
      </w:r>
      <w:r w:rsidR="00DD265C">
        <w:rPr>
          <w:rFonts w:ascii="Times New Roman" w:hAnsi="Times New Roman" w:cs="Times New Roman"/>
          <w:sz w:val="24"/>
          <w:szCs w:val="24"/>
        </w:rPr>
        <w:t xml:space="preserve"> events</w:t>
      </w:r>
      <w:r w:rsidR="005574A0">
        <w:rPr>
          <w:rFonts w:ascii="Times New Roman" w:hAnsi="Times New Roman" w:cs="Times New Roman"/>
          <w:sz w:val="24"/>
          <w:szCs w:val="24"/>
        </w:rPr>
        <w:t>, with x clinical mastitis observations among the potentially persistent IMI.</w:t>
      </w:r>
      <w:r w:rsidR="00D62D1A">
        <w:rPr>
          <w:rFonts w:ascii="Times New Roman" w:hAnsi="Times New Roman" w:cs="Times New Roman"/>
          <w:sz w:val="24"/>
          <w:szCs w:val="24"/>
        </w:rPr>
        <w:t xml:space="preserve"> </w:t>
      </w:r>
      <w:r w:rsidRPr="00493874">
        <w:rPr>
          <w:rFonts w:ascii="Times New Roman" w:hAnsi="Times New Roman" w:cs="Times New Roman"/>
          <w:sz w:val="24"/>
          <w:szCs w:val="24"/>
        </w:rPr>
        <w:t xml:space="preserve">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&lt;200,000 cells/mL, and 61 which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range: 3-14), and the median number of RAPD types associated with these IMI was 5 (range: 2-9).  </w:t>
      </w:r>
    </w:p>
    <w:p w14:paraId="3D953A8E" w14:textId="7D847F91" w:rsidR="00CE59B4" w:rsidRDefault="00CE59B4" w:rsidP="008071EE">
      <w:pPr>
        <w:spacing w:line="480" w:lineRule="auto"/>
        <w:ind w:firstLine="360"/>
        <w:contextualSpacing/>
        <w:jc w:val="both"/>
        <w:rPr>
          <w:ins w:id="3" w:author="John Barlow" w:date="2024-08-18T03:34:00Z"/>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w:t>
      </w:r>
      <w:r w:rsidRPr="00493874">
        <w:rPr>
          <w:rFonts w:ascii="Times New Roman" w:hAnsi="Times New Roman" w:cs="Times New Roman"/>
          <w:sz w:val="24"/>
          <w:szCs w:val="24"/>
        </w:rPr>
        <w:lastRenderedPageBreak/>
        <w:t>DIM of the cow</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from which the isolate</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7B2F54A7" w14:textId="1AE11303" w:rsidR="0001097C" w:rsidRDefault="0001097C" w:rsidP="008071EE">
      <w:pPr>
        <w:spacing w:line="480" w:lineRule="auto"/>
        <w:ind w:firstLine="360"/>
        <w:contextualSpacing/>
        <w:jc w:val="both"/>
        <w:rPr>
          <w:rFonts w:ascii="Times New Roman" w:hAnsi="Times New Roman" w:cs="Times New Roman"/>
          <w:i/>
          <w:iCs/>
          <w:sz w:val="24"/>
          <w:szCs w:val="24"/>
        </w:rPr>
      </w:pPr>
      <w:ins w:id="4" w:author="John Barlow" w:date="2024-08-18T03:34:00Z">
        <w:r w:rsidRPr="0001097C">
          <w:rPr>
            <w:rFonts w:ascii="Times New Roman" w:hAnsi="Times New Roman" w:cs="Times New Roman"/>
            <w:i/>
            <w:iCs/>
            <w:sz w:val="24"/>
            <w:szCs w:val="24"/>
            <w:rPrChange w:id="5" w:author="John Barlow" w:date="2024-08-18T03:34:00Z">
              <w:rPr>
                <w:rFonts w:ascii="Times New Roman" w:hAnsi="Times New Roman" w:cs="Times New Roman"/>
                <w:sz w:val="24"/>
                <w:szCs w:val="24"/>
              </w:rPr>
            </w:rPrChange>
          </w:rPr>
          <w:t>Need to insert WGS results – assembly statistics and such</w:t>
        </w:r>
      </w:ins>
    </w:p>
    <w:p w14:paraId="474FE63C" w14:textId="77777777" w:rsidR="00E359C6" w:rsidRDefault="00E359C6" w:rsidP="008071EE">
      <w:pPr>
        <w:spacing w:after="0" w:line="480" w:lineRule="auto"/>
        <w:ind w:firstLine="360"/>
        <w:contextualSpacing/>
        <w:jc w:val="both"/>
        <w:rPr>
          <w:rFonts w:ascii="Times New Roman" w:hAnsi="Times New Roman" w:cs="Times New Roman"/>
          <w:sz w:val="24"/>
          <w:szCs w:val="24"/>
        </w:rPr>
      </w:pPr>
    </w:p>
    <w:p w14:paraId="0CDBDBFA" w14:textId="415DD20C" w:rsidR="00E359C6" w:rsidRDefault="00E359C6" w:rsidP="008071EE">
      <w:pPr>
        <w:spacing w:after="0" w:line="480" w:lineRule="auto"/>
        <w:ind w:firstLine="360"/>
        <w:contextualSpacing/>
        <w:jc w:val="both"/>
        <w:rPr>
          <w:rFonts w:ascii="Times New Roman" w:hAnsi="Times New Roman" w:cs="Times New Roman"/>
          <w:color w:val="FF00FF"/>
          <w:sz w:val="24"/>
          <w:szCs w:val="24"/>
        </w:rPr>
      </w:pPr>
      <w:r w:rsidRPr="00E359C6">
        <w:rPr>
          <w:rFonts w:ascii="Times New Roman" w:hAnsi="Times New Roman" w:cs="Times New Roman"/>
          <w:color w:val="FF00FF"/>
          <w:sz w:val="24"/>
          <w:szCs w:val="24"/>
        </w:rPr>
        <w:t>The average sequencing depth for the ONT reads before trimming was 178×, with an average read quality of 13.3. After trimming, the average sequencing depth for all 62 genomes was 146.52×, with an average read quality of 14. The average sequencing depth for the Illumina reads was 27×, with an average read quality of 36. The detail of sequencing reads quality and other parameters are provided in supplementary files (Table S1).</w:t>
      </w:r>
    </w:p>
    <w:p w14:paraId="38AE97AD" w14:textId="2246C1A5" w:rsidR="00A80B1D" w:rsidRPr="00E359C6" w:rsidRDefault="00A80B1D" w:rsidP="00A80B1D">
      <w:pPr>
        <w:spacing w:after="0" w:line="480" w:lineRule="auto"/>
        <w:ind w:firstLine="360"/>
        <w:contextualSpacing/>
        <w:jc w:val="both"/>
        <w:rPr>
          <w:rFonts w:ascii="Times New Roman" w:hAnsi="Times New Roman" w:cs="Times New Roman"/>
          <w:color w:val="FF00FF"/>
          <w:sz w:val="24"/>
          <w:szCs w:val="24"/>
        </w:rPr>
      </w:pPr>
      <w:r w:rsidRPr="00E359C6">
        <w:rPr>
          <w:rFonts w:ascii="Times New Roman" w:hAnsi="Times New Roman" w:cs="Times New Roman"/>
          <w:color w:val="FF00FF"/>
          <w:sz w:val="24"/>
          <w:szCs w:val="24"/>
        </w:rPr>
        <w:t xml:space="preserve">The average sequencing depth for the ONT reads before trimming was 178×, with an average read quality of 13.3. After trimming, the average sequencing depth for all </w:t>
      </w:r>
      <w:r w:rsidR="006D7E2F" w:rsidRPr="006D7E2F">
        <w:rPr>
          <w:rFonts w:ascii="Times New Roman" w:hAnsi="Times New Roman" w:cs="Times New Roman"/>
          <w:sz w:val="24"/>
          <w:szCs w:val="24"/>
        </w:rPr>
        <w:t xml:space="preserve">30 </w:t>
      </w:r>
      <w:r w:rsidRPr="006D7E2F">
        <w:rPr>
          <w:rFonts w:ascii="Times New Roman" w:hAnsi="Times New Roman" w:cs="Times New Roman"/>
          <w:sz w:val="24"/>
          <w:szCs w:val="24"/>
        </w:rPr>
        <w:t xml:space="preserve">genomes </w:t>
      </w:r>
      <w:r w:rsidRPr="00E359C6">
        <w:rPr>
          <w:rFonts w:ascii="Times New Roman" w:hAnsi="Times New Roman" w:cs="Times New Roman"/>
          <w:color w:val="FF00FF"/>
          <w:sz w:val="24"/>
          <w:szCs w:val="24"/>
        </w:rPr>
        <w:t xml:space="preserve">was </w:t>
      </w:r>
      <w:r w:rsidR="00CD05E7" w:rsidRPr="00CD05E7">
        <w:rPr>
          <w:rFonts w:ascii="Times New Roman" w:hAnsi="Times New Roman" w:cs="Times New Roman"/>
          <w:sz w:val="24"/>
          <w:szCs w:val="24"/>
        </w:rPr>
        <w:t>505</w:t>
      </w:r>
      <w:r w:rsidRPr="00CD05E7">
        <w:rPr>
          <w:rFonts w:ascii="Times New Roman" w:hAnsi="Times New Roman" w:cs="Times New Roman"/>
          <w:sz w:val="24"/>
          <w:szCs w:val="24"/>
        </w:rPr>
        <w:t>×</w:t>
      </w:r>
      <w:r w:rsidRPr="00E359C6">
        <w:rPr>
          <w:rFonts w:ascii="Times New Roman" w:hAnsi="Times New Roman" w:cs="Times New Roman"/>
          <w:color w:val="FF00FF"/>
          <w:sz w:val="24"/>
          <w:szCs w:val="24"/>
        </w:rPr>
        <w:t xml:space="preserve">, </w:t>
      </w:r>
      <w:r w:rsidRPr="00FB28AE">
        <w:rPr>
          <w:rFonts w:ascii="Times New Roman" w:hAnsi="Times New Roman" w:cs="Times New Roman"/>
          <w:color w:val="FF0000"/>
          <w:sz w:val="24"/>
          <w:szCs w:val="24"/>
        </w:rPr>
        <w:t xml:space="preserve">with an average read quality of </w:t>
      </w:r>
      <w:r w:rsidR="00FB28AE" w:rsidRPr="00FB28AE">
        <w:rPr>
          <w:rFonts w:ascii="Times New Roman" w:hAnsi="Times New Roman" w:cs="Times New Roman"/>
          <w:color w:val="FF0000"/>
          <w:sz w:val="24"/>
          <w:szCs w:val="24"/>
        </w:rPr>
        <w:t>XX</w:t>
      </w:r>
      <w:r w:rsidRPr="00E359C6">
        <w:rPr>
          <w:rFonts w:ascii="Times New Roman" w:hAnsi="Times New Roman" w:cs="Times New Roman"/>
          <w:color w:val="FF00FF"/>
          <w:sz w:val="24"/>
          <w:szCs w:val="24"/>
        </w:rPr>
        <w:t xml:space="preserve">. The average sequencing depth for the Illumina reads was </w:t>
      </w:r>
      <w:r w:rsidR="00045E89">
        <w:rPr>
          <w:rFonts w:ascii="Times New Roman" w:hAnsi="Times New Roman" w:cs="Times New Roman"/>
          <w:sz w:val="24"/>
          <w:szCs w:val="24"/>
        </w:rPr>
        <w:t>665</w:t>
      </w:r>
      <w:r w:rsidRPr="0037600D">
        <w:rPr>
          <w:rFonts w:ascii="Times New Roman" w:hAnsi="Times New Roman" w:cs="Times New Roman"/>
          <w:sz w:val="24"/>
          <w:szCs w:val="24"/>
        </w:rPr>
        <w:t>×</w:t>
      </w:r>
      <w:r w:rsidRPr="00E359C6">
        <w:rPr>
          <w:rFonts w:ascii="Times New Roman" w:hAnsi="Times New Roman" w:cs="Times New Roman"/>
          <w:color w:val="FF00FF"/>
          <w:sz w:val="24"/>
          <w:szCs w:val="24"/>
        </w:rPr>
        <w:t xml:space="preserve">, </w:t>
      </w:r>
      <w:r w:rsidRPr="00FB28AE">
        <w:rPr>
          <w:rFonts w:ascii="Times New Roman" w:hAnsi="Times New Roman" w:cs="Times New Roman"/>
          <w:color w:val="FF0000"/>
          <w:sz w:val="24"/>
          <w:szCs w:val="24"/>
        </w:rPr>
        <w:t xml:space="preserve">with an average read quality of </w:t>
      </w:r>
      <w:r w:rsidR="0037600D" w:rsidRPr="00FB28AE">
        <w:rPr>
          <w:rFonts w:ascii="Times New Roman" w:hAnsi="Times New Roman" w:cs="Times New Roman"/>
          <w:color w:val="FF0000"/>
          <w:sz w:val="24"/>
          <w:szCs w:val="24"/>
        </w:rPr>
        <w:t>XX</w:t>
      </w:r>
      <w:r w:rsidRPr="00E359C6">
        <w:rPr>
          <w:rFonts w:ascii="Times New Roman" w:hAnsi="Times New Roman" w:cs="Times New Roman"/>
          <w:color w:val="FF00FF"/>
          <w:sz w:val="24"/>
          <w:szCs w:val="24"/>
        </w:rPr>
        <w:t>. The detail of sequencing reads quality and other parameters are provided in supplementary files (Table S1).</w:t>
      </w:r>
    </w:p>
    <w:p w14:paraId="0A9B3745" w14:textId="77777777" w:rsidR="00A80B1D" w:rsidRPr="00E359C6" w:rsidRDefault="00A80B1D" w:rsidP="008071EE">
      <w:pPr>
        <w:spacing w:after="0" w:line="480" w:lineRule="auto"/>
        <w:ind w:firstLine="360"/>
        <w:contextualSpacing/>
        <w:jc w:val="both"/>
        <w:rPr>
          <w:rFonts w:ascii="Times New Roman" w:hAnsi="Times New Roman" w:cs="Times New Roman"/>
          <w:color w:val="FF00FF"/>
          <w:sz w:val="24"/>
          <w:szCs w:val="24"/>
        </w:rPr>
      </w:pPr>
    </w:p>
    <w:p w14:paraId="2BB18F69" w14:textId="77777777" w:rsidR="00E359C6" w:rsidRDefault="00E359C6" w:rsidP="008071EE">
      <w:pPr>
        <w:spacing w:after="0" w:line="480" w:lineRule="auto"/>
        <w:ind w:firstLine="360"/>
        <w:contextualSpacing/>
        <w:jc w:val="both"/>
        <w:rPr>
          <w:rFonts w:ascii="Times New Roman" w:hAnsi="Times New Roman" w:cs="Times New Roman"/>
          <w:sz w:val="24"/>
          <w:szCs w:val="24"/>
        </w:rPr>
      </w:pPr>
    </w:p>
    <w:p w14:paraId="20F41E72" w14:textId="21BEB1A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proofErr w:type="spellStart"/>
      <w:r w:rsidRPr="00493874">
        <w:rPr>
          <w:rFonts w:ascii="Times New Roman" w:hAnsi="Times New Roman" w:cs="Times New Roman"/>
          <w:sz w:val="24"/>
          <w:szCs w:val="24"/>
        </w:rPr>
        <w:t>multilocus</w:t>
      </w:r>
      <w:proofErr w:type="spellEnd"/>
      <w:r w:rsidRPr="00493874">
        <w:rPr>
          <w:rFonts w:ascii="Times New Roman" w:hAnsi="Times New Roman" w:cs="Times New Roman"/>
          <w:sz w:val="24"/>
          <w:szCs w:val="24"/>
        </w:rPr>
        <w:t xml:space="preserve">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w:t>
      </w:r>
      <w:commentRangeStart w:id="6"/>
      <w:r w:rsidRPr="00493874">
        <w:rPr>
          <w:rFonts w:ascii="Times New Roman" w:hAnsi="Times New Roman" w:cs="Times New Roman"/>
          <w:sz w:val="24"/>
          <w:szCs w:val="24"/>
        </w:rPr>
        <w:t xml:space="preserve">Supplemental Figure S1). </w:t>
      </w:r>
      <w:commentRangeEnd w:id="6"/>
      <w:r w:rsidR="005409A8">
        <w:rPr>
          <w:rStyle w:val="CommentReference"/>
        </w:rPr>
        <w:commentReference w:id="6"/>
      </w:r>
      <w:r w:rsidRPr="00493874">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commentRangeStart w:id="7"/>
      <w:commentRangeStart w:id="8"/>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w:t>
      </w:r>
      <w:commentRangeEnd w:id="7"/>
      <w:r w:rsidR="00926B6E">
        <w:rPr>
          <w:rStyle w:val="CommentReference"/>
        </w:rPr>
        <w:commentReference w:id="7"/>
      </w:r>
      <w:commentRangeEnd w:id="8"/>
      <w:r w:rsidR="000C71C0">
        <w:rPr>
          <w:rStyle w:val="CommentReference"/>
        </w:rPr>
        <w:commentReference w:id="8"/>
      </w:r>
      <w:r w:rsidRPr="00493874">
        <w:rPr>
          <w:rFonts w:ascii="Times New Roman" w:hAnsi="Times New Roman" w:cs="Times New Roman"/>
          <w:sz w:val="24"/>
          <w:szCs w:val="24"/>
        </w:rPr>
        <w:t xml:space="preserve">).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this model was run for a dataset containing the remaining 23 isolates (belonging to 4 different ST). Similarly, cluster was not found to be a significant predictor of whether an isolate would be in the HIGH or LOW SCC category </w:t>
      </w:r>
      <w:commentRangeStart w:id="9"/>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w:t>
      </w:r>
      <w:commentRangeEnd w:id="9"/>
      <w:r w:rsidR="00DC0838">
        <w:rPr>
          <w:rStyle w:val="CommentReference"/>
        </w:rPr>
        <w:commentReference w:id="9"/>
      </w:r>
      <w:r w:rsidRPr="00493874">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154BEC90"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w:t>
      </w:r>
      <w:r w:rsidR="004A73BB">
        <w:rPr>
          <w:rFonts w:ascii="Times New Roman" w:hAnsi="Times New Roman" w:cs="Times New Roman"/>
          <w:sz w:val="24"/>
          <w:szCs w:val="24"/>
        </w:rPr>
        <w:t xml:space="preserve"> (n=3)</w:t>
      </w:r>
      <w:r w:rsidR="00DF4088">
        <w:rPr>
          <w:rFonts w:ascii="Times New Roman" w:hAnsi="Times New Roman" w:cs="Times New Roman"/>
          <w:sz w:val="24"/>
          <w:szCs w:val="24"/>
        </w:rPr>
        <w:t>,</w:t>
      </w:r>
      <w:r w:rsidRPr="00493874">
        <w:rPr>
          <w:rFonts w:ascii="Times New Roman" w:hAnsi="Times New Roman" w:cs="Times New Roman"/>
          <w:sz w:val="24"/>
          <w:szCs w:val="24"/>
        </w:rPr>
        <w:t xml:space="preserve"> ST48</w:t>
      </w:r>
      <w:r w:rsidR="004A73BB">
        <w:rPr>
          <w:rFonts w:ascii="Times New Roman" w:hAnsi="Times New Roman" w:cs="Times New Roman"/>
          <w:sz w:val="24"/>
          <w:szCs w:val="24"/>
        </w:rPr>
        <w:t xml:space="preserve"> (n=2</w:t>
      </w:r>
      <w:r w:rsidR="009B09DC">
        <w:rPr>
          <w:rFonts w:ascii="Times New Roman" w:hAnsi="Times New Roman" w:cs="Times New Roman"/>
          <w:sz w:val="24"/>
          <w:szCs w:val="24"/>
        </w:rPr>
        <w:t>)</w:t>
      </w:r>
      <w:r w:rsidR="009B09DC" w:rsidRPr="00493874">
        <w:rPr>
          <w:rFonts w:ascii="Times New Roman" w:hAnsi="Times New Roman" w:cs="Times New Roman"/>
          <w:sz w:val="24"/>
          <w:szCs w:val="24"/>
        </w:rPr>
        <w:t>,</w:t>
      </w:r>
      <w:r w:rsidR="00A61A41">
        <w:rPr>
          <w:rFonts w:ascii="Times New Roman" w:hAnsi="Times New Roman" w:cs="Times New Roman"/>
          <w:sz w:val="24"/>
          <w:szCs w:val="24"/>
        </w:rPr>
        <w:t xml:space="preserve"> and ST51 (n=1) </w:t>
      </w:r>
      <w:r w:rsidRPr="00493874">
        <w:rPr>
          <w:rFonts w:ascii="Times New Roman" w:hAnsi="Times New Roman" w:cs="Times New Roman"/>
          <w:sz w:val="24"/>
          <w:szCs w:val="24"/>
        </w:rPr>
        <w:t xml:space="preserve">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w:t>
      </w:r>
      <w:r w:rsidRPr="00493874">
        <w:rPr>
          <w:rFonts w:ascii="Times New Roman" w:hAnsi="Times New Roman" w:cs="Times New Roman"/>
          <w:sz w:val="24"/>
          <w:szCs w:val="24"/>
        </w:rPr>
        <w:lastRenderedPageBreak/>
        <w:t xml:space="preserve">belonging to ST6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r w:rsidR="004A73BB">
        <w:rPr>
          <w:rFonts w:ascii="Times New Roman" w:hAnsi="Times New Roman" w:cs="Times New Roman"/>
          <w:sz w:val="24"/>
          <w:szCs w:val="24"/>
        </w:rPr>
        <w:t xml:space="preserve"> </w:t>
      </w:r>
      <w:commentRangeStart w:id="10"/>
      <w:r w:rsidR="004A73BB">
        <w:rPr>
          <w:rFonts w:ascii="Times New Roman" w:hAnsi="Times New Roman" w:cs="Times New Roman"/>
          <w:sz w:val="24"/>
          <w:szCs w:val="24"/>
        </w:rPr>
        <w:t>(</w:t>
      </w:r>
      <w:r w:rsidR="00DF4088">
        <w:rPr>
          <w:rFonts w:ascii="Times New Roman" w:hAnsi="Times New Roman" w:cs="Times New Roman"/>
          <w:sz w:val="24"/>
          <w:szCs w:val="24"/>
        </w:rPr>
        <w:t>4 of 9 isolates were positive</w:t>
      </w:r>
      <w:commentRangeEnd w:id="10"/>
      <w:r w:rsidR="002730CF">
        <w:rPr>
          <w:rStyle w:val="CommentReference"/>
        </w:rPr>
        <w:commentReference w:id="10"/>
      </w:r>
      <w:r w:rsidR="00DF4088">
        <w:rPr>
          <w:rFonts w:ascii="Times New Roman" w:hAnsi="Times New Roman" w:cs="Times New Roman"/>
          <w:sz w:val="24"/>
          <w:szCs w:val="24"/>
        </w:rPr>
        <w:t>)</w:t>
      </w:r>
      <w:r w:rsidRPr="00493874">
        <w:rPr>
          <w:rFonts w:ascii="Times New Roman" w:hAnsi="Times New Roman" w:cs="Times New Roman"/>
          <w:sz w:val="24"/>
          <w:szCs w:val="24"/>
        </w:rPr>
        <w:t>.</w:t>
      </w:r>
      <w:r w:rsidR="00A61A41">
        <w:rPr>
          <w:rFonts w:ascii="Times New Roman" w:hAnsi="Times New Roman" w:cs="Times New Roman"/>
          <w:sz w:val="24"/>
          <w:szCs w:val="24"/>
        </w:rPr>
        <w:t xml:space="preserve"> </w:t>
      </w:r>
      <w:ins w:id="11" w:author="John Barlow" w:date="2024-08-17T16:20:00Z">
        <w:r w:rsidR="00A61A41" w:rsidRPr="00B54269">
          <w:rPr>
            <w:rFonts w:ascii="Times New Roman" w:hAnsi="Times New Roman" w:cs="Times New Roman"/>
            <w:i/>
            <w:iCs/>
            <w:sz w:val="24"/>
            <w:szCs w:val="24"/>
            <w:rPrChange w:id="12" w:author="John Barlow" w:date="2024-08-17T16:21:00Z">
              <w:rPr>
                <w:rFonts w:ascii="Times New Roman" w:hAnsi="Times New Roman" w:cs="Times New Roman"/>
                <w:sz w:val="24"/>
                <w:szCs w:val="24"/>
              </w:rPr>
            </w:rPrChange>
          </w:rPr>
          <w:t xml:space="preserve">Looks like a herd </w:t>
        </w:r>
        <w:r w:rsidR="00B54269" w:rsidRPr="00B54269">
          <w:rPr>
            <w:rFonts w:ascii="Times New Roman" w:hAnsi="Times New Roman" w:cs="Times New Roman"/>
            <w:i/>
            <w:iCs/>
            <w:sz w:val="24"/>
            <w:szCs w:val="24"/>
            <w:rPrChange w:id="13" w:author="John Barlow" w:date="2024-08-17T16:21:00Z">
              <w:rPr>
                <w:rFonts w:ascii="Times New Roman" w:hAnsi="Times New Roman" w:cs="Times New Roman"/>
                <w:sz w:val="24"/>
                <w:szCs w:val="24"/>
              </w:rPr>
            </w:rPrChange>
          </w:rPr>
          <w:t>associati</w:t>
        </w:r>
      </w:ins>
      <w:ins w:id="14" w:author="John Barlow" w:date="2024-08-17T16:21:00Z">
        <w:r w:rsidR="00B54269" w:rsidRPr="00B54269">
          <w:rPr>
            <w:rFonts w:ascii="Times New Roman" w:hAnsi="Times New Roman" w:cs="Times New Roman"/>
            <w:i/>
            <w:iCs/>
            <w:sz w:val="24"/>
            <w:szCs w:val="24"/>
            <w:rPrChange w:id="15" w:author="John Barlow" w:date="2024-08-17T16:21:00Z">
              <w:rPr>
                <w:rFonts w:ascii="Times New Roman" w:hAnsi="Times New Roman" w:cs="Times New Roman"/>
                <w:sz w:val="24"/>
                <w:szCs w:val="24"/>
              </w:rPr>
            </w:rPrChange>
          </w:rPr>
          <w:t xml:space="preserve">on </w:t>
        </w:r>
        <w:proofErr w:type="gramStart"/>
        <w:r w:rsidR="00B54269" w:rsidRPr="00B54269">
          <w:rPr>
            <w:rFonts w:ascii="Times New Roman" w:hAnsi="Times New Roman" w:cs="Times New Roman"/>
            <w:i/>
            <w:iCs/>
            <w:sz w:val="24"/>
            <w:szCs w:val="24"/>
            <w:rPrChange w:id="16" w:author="John Barlow" w:date="2024-08-17T16:21:00Z">
              <w:rPr>
                <w:rFonts w:ascii="Times New Roman" w:hAnsi="Times New Roman" w:cs="Times New Roman"/>
                <w:sz w:val="24"/>
                <w:szCs w:val="24"/>
              </w:rPr>
            </w:rPrChange>
          </w:rPr>
          <w:t>too?</w:t>
        </w:r>
        <w:proofErr w:type="gramEnd"/>
        <w:r w:rsidR="00B54269">
          <w:rPr>
            <w:rFonts w:ascii="Times New Roman" w:hAnsi="Times New Roman" w:cs="Times New Roman"/>
            <w:i/>
            <w:iCs/>
            <w:sz w:val="24"/>
            <w:szCs w:val="24"/>
          </w:rPr>
          <w:t xml:space="preserve"> Herd by strain type? </w:t>
        </w:r>
        <w:proofErr w:type="gramStart"/>
        <w:r w:rsidR="00B54269">
          <w:rPr>
            <w:rFonts w:ascii="Times New Roman" w:hAnsi="Times New Roman" w:cs="Times New Roman"/>
            <w:i/>
            <w:iCs/>
            <w:sz w:val="24"/>
            <w:szCs w:val="24"/>
          </w:rPr>
          <w:t>Discuss in</w:t>
        </w:r>
        <w:proofErr w:type="gramEnd"/>
        <w:r w:rsidR="00B54269">
          <w:rPr>
            <w:rFonts w:ascii="Times New Roman" w:hAnsi="Times New Roman" w:cs="Times New Roman"/>
            <w:i/>
            <w:iCs/>
            <w:sz w:val="24"/>
            <w:szCs w:val="24"/>
          </w:rPr>
          <w:t xml:space="preserve"> limitations.</w:t>
        </w:r>
      </w:ins>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7"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7"/>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8"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8"/>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w:t>
      </w:r>
      <w:r w:rsidRPr="00493874">
        <w:rPr>
          <w:rFonts w:ascii="Times New Roman" w:hAnsi="Times New Roman" w:cs="Times New Roman"/>
          <w:sz w:val="24"/>
          <w:szCs w:val="24"/>
        </w:rPr>
        <w:lastRenderedPageBreak/>
        <w:t xml:space="preserve">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w:t>
      </w:r>
      <w:r w:rsidR="00F81BA2">
        <w:rPr>
          <w:rFonts w:ascii="Times New Roman" w:hAnsi="Times New Roman" w:cs="Times New Roman"/>
          <w:sz w:val="24"/>
          <w:szCs w:val="24"/>
        </w:rPr>
        <w:t xml:space="preserve"> and </w:t>
      </w:r>
      <w:r w:rsidR="00CB3905">
        <w:rPr>
          <w:rFonts w:ascii="Times New Roman" w:hAnsi="Times New Roman" w:cs="Times New Roman"/>
          <w:sz w:val="24"/>
          <w:szCs w:val="24"/>
        </w:rPr>
        <w:t xml:space="preserve">did not have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 xml:space="preserve"> and 1 of which was in the LOW category</w:t>
      </w:r>
      <w:r w:rsidR="00CB3905">
        <w:rPr>
          <w:rFonts w:ascii="Times New Roman" w:hAnsi="Times New Roman" w:cs="Times New Roman"/>
          <w:sz w:val="24"/>
          <w:szCs w:val="24"/>
        </w:rPr>
        <w:t xml:space="preserve"> and carried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w:t>
      </w:r>
    </w:p>
    <w:p w14:paraId="2B1A0229" w14:textId="741171C9" w:rsidR="00CE59B4" w:rsidRDefault="00CE59B4" w:rsidP="008071EE">
      <w:pPr>
        <w:spacing w:line="480" w:lineRule="auto"/>
        <w:ind w:firstLine="360"/>
        <w:contextualSpacing/>
        <w:jc w:val="both"/>
        <w:rPr>
          <w:rFonts w:ascii="Times New Roman" w:hAnsi="Times New Roman" w:cs="Times New Roman"/>
          <w:sz w:val="24"/>
          <w:szCs w:val="24"/>
        </w:rPr>
      </w:pPr>
      <w:bookmarkStart w:id="19" w:name="_Hlk173763449"/>
      <w:r w:rsidRPr="00493874">
        <w:rPr>
          <w:rFonts w:ascii="Times New Roman" w:hAnsi="Times New Roman" w:cs="Times New Roman"/>
          <w:sz w:val="24"/>
          <w:szCs w:val="24"/>
        </w:rPr>
        <w:t>In a mixed-effects logistic regression</w:t>
      </w:r>
      <w:r w:rsidR="00930B5A">
        <w:rPr>
          <w:rFonts w:ascii="Times New Roman" w:hAnsi="Times New Roman" w:cs="Times New Roman"/>
          <w:sz w:val="24"/>
          <w:szCs w:val="24"/>
        </w:rPr>
        <w:t xml:space="preserve"> model</w:t>
      </w:r>
      <w:r w:rsidRPr="00493874">
        <w:rPr>
          <w:rFonts w:ascii="Times New Roman" w:hAnsi="Times New Roman" w:cs="Times New Roman"/>
          <w:sz w:val="24"/>
          <w:szCs w:val="24"/>
        </w:rPr>
        <w:t>,</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19"/>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3F22E38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w:t>
      </w:r>
      <w:r w:rsidRPr="00493874">
        <w:rPr>
          <w:rFonts w:ascii="Times New Roman" w:hAnsi="Times New Roman" w:cs="Times New Roman"/>
          <w:sz w:val="24"/>
          <w:szCs w:val="24"/>
        </w:rPr>
        <w:lastRenderedPageBreak/>
        <w:t xml:space="preserve">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typing revealed that each cow was infected with a unique strain. These findings confirmed that the observed mastitis outbreak was not due to contagious transmission, but instead was a result of infections from environmental sources</w:t>
      </w:r>
      <w:r w:rsidR="0058163D">
        <w:rPr>
          <w:rFonts w:ascii="Times New Roman" w:hAnsi="Times New Roman" w:cs="Times New Roman"/>
          <w:sz w:val="24"/>
          <w:szCs w:val="24"/>
        </w:rPr>
        <w:t xml:space="preserve"> in th</w:t>
      </w:r>
      <w:r w:rsidR="00B67AB1">
        <w:rPr>
          <w:rFonts w:ascii="Times New Roman" w:hAnsi="Times New Roman" w:cs="Times New Roman"/>
          <w:sz w:val="24"/>
          <w:szCs w:val="24"/>
        </w:rPr>
        <w:t>at</w:t>
      </w:r>
      <w:r w:rsidR="0058163D">
        <w:rPr>
          <w:rFonts w:ascii="Times New Roman" w:hAnsi="Times New Roman" w:cs="Times New Roman"/>
          <w:sz w:val="24"/>
          <w:szCs w:val="24"/>
        </w:rPr>
        <w:t xml:space="preserve"> herd</w:t>
      </w:r>
      <w:r w:rsidR="00B67AB1">
        <w:rPr>
          <w:rFonts w:ascii="Times New Roman" w:hAnsi="Times New Roman" w:cs="Times New Roman"/>
          <w:sz w:val="24"/>
          <w:szCs w:val="24"/>
        </w:rPr>
        <w:t xml:space="preserve"> (</w:t>
      </w:r>
      <w:proofErr w:type="spellStart"/>
      <w:r w:rsidR="00B67AB1">
        <w:rPr>
          <w:rFonts w:ascii="Times New Roman" w:hAnsi="Times New Roman" w:cs="Times New Roman"/>
          <w:sz w:val="24"/>
          <w:szCs w:val="24"/>
        </w:rPr>
        <w:t>Zadoks</w:t>
      </w:r>
      <w:proofErr w:type="spellEnd"/>
      <w:r w:rsidR="00B67AB1">
        <w:rPr>
          <w:rFonts w:ascii="Times New Roman" w:hAnsi="Times New Roman" w:cs="Times New Roman"/>
          <w:sz w:val="24"/>
          <w:szCs w:val="24"/>
        </w:rPr>
        <w:t xml:space="preserve"> et al., 2003)</w:t>
      </w:r>
      <w:r w:rsidRPr="00493874">
        <w:rPr>
          <w:rFonts w:ascii="Times New Roman" w:hAnsi="Times New Roman" w:cs="Times New Roman"/>
          <w:sz w:val="24"/>
          <w:szCs w:val="24"/>
        </w:rPr>
        <w:t xml:space="preserve">.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w:t>
      </w:r>
      <w:r w:rsidR="00B67AB1">
        <w:rPr>
          <w:rFonts w:ascii="Times New Roman" w:hAnsi="Times New Roman" w:cs="Times New Roman"/>
          <w:sz w:val="24"/>
          <w:szCs w:val="24"/>
        </w:rPr>
        <w:t xml:space="preserve">might be </w:t>
      </w:r>
      <w:r w:rsidRPr="00493874">
        <w:rPr>
          <w:rFonts w:ascii="Times New Roman" w:hAnsi="Times New Roman" w:cs="Times New Roman"/>
          <w:sz w:val="24"/>
          <w:szCs w:val="24"/>
        </w:rPr>
        <w:t>occurring</w:t>
      </w:r>
      <w:r w:rsidR="00BE2025">
        <w:rPr>
          <w:rFonts w:ascii="Times New Roman" w:hAnsi="Times New Roman" w:cs="Times New Roman"/>
          <w:sz w:val="24"/>
          <w:szCs w:val="24"/>
        </w:rPr>
        <w:t>,</w:t>
      </w:r>
      <w:r w:rsidRPr="00493874">
        <w:rPr>
          <w:rFonts w:ascii="Times New Roman" w:hAnsi="Times New Roman" w:cs="Times New Roman"/>
          <w:sz w:val="24"/>
          <w:szCs w:val="24"/>
        </w:rPr>
        <w:t xml:space="preserve"> </w:t>
      </w:r>
      <w:r w:rsidR="00B67AB1">
        <w:rPr>
          <w:rFonts w:ascii="Times New Roman" w:hAnsi="Times New Roman" w:cs="Times New Roman"/>
          <w:sz w:val="24"/>
          <w:szCs w:val="24"/>
        </w:rPr>
        <w:t>although</w:t>
      </w:r>
      <w:r w:rsidR="00B67AB1" w:rsidRPr="00493874">
        <w:rPr>
          <w:rFonts w:ascii="Times New Roman" w:hAnsi="Times New Roman" w:cs="Times New Roman"/>
          <w:sz w:val="24"/>
          <w:szCs w:val="24"/>
        </w:rPr>
        <w:t xml:space="preserve"> </w:t>
      </w:r>
      <w:r w:rsidR="008E1CE3">
        <w:rPr>
          <w:rFonts w:ascii="Times New Roman" w:hAnsi="Times New Roman" w:cs="Times New Roman"/>
          <w:sz w:val="24"/>
          <w:szCs w:val="24"/>
        </w:rPr>
        <w:t xml:space="preserve">the possibility of </w:t>
      </w:r>
      <w:r w:rsidRPr="00493874">
        <w:rPr>
          <w:rFonts w:ascii="Times New Roman" w:hAnsi="Times New Roman" w:cs="Times New Roman"/>
          <w:sz w:val="24"/>
          <w:szCs w:val="24"/>
        </w:rPr>
        <w:t>transmission via a common point source</w:t>
      </w:r>
      <w:r w:rsidR="008E1CE3">
        <w:rPr>
          <w:rFonts w:ascii="Times New Roman" w:hAnsi="Times New Roman" w:cs="Times New Roman"/>
          <w:sz w:val="24"/>
          <w:szCs w:val="24"/>
        </w:rPr>
        <w:t xml:space="preserve"> </w:t>
      </w:r>
      <w:proofErr w:type="spellStart"/>
      <w:r w:rsidR="008E1CE3">
        <w:rPr>
          <w:rFonts w:ascii="Times New Roman" w:hAnsi="Times New Roman" w:cs="Times New Roman"/>
          <w:sz w:val="24"/>
          <w:szCs w:val="24"/>
        </w:rPr>
        <w:t>can not</w:t>
      </w:r>
      <w:proofErr w:type="spellEnd"/>
      <w:r w:rsidR="008E1CE3">
        <w:rPr>
          <w:rFonts w:ascii="Times New Roman" w:hAnsi="Times New Roman" w:cs="Times New Roman"/>
          <w:sz w:val="24"/>
          <w:szCs w:val="24"/>
        </w:rPr>
        <w:t xml:space="preserve"> be eliminated by this </w:t>
      </w:r>
      <w:r w:rsidR="00BE2025">
        <w:rPr>
          <w:rFonts w:ascii="Times New Roman" w:hAnsi="Times New Roman" w:cs="Times New Roman"/>
          <w:sz w:val="24"/>
          <w:szCs w:val="24"/>
        </w:rPr>
        <w:t>concept</w:t>
      </w:r>
      <w:r w:rsidR="008E1CE3">
        <w:rPr>
          <w:rFonts w:ascii="Times New Roman" w:hAnsi="Times New Roman" w:cs="Times New Roman"/>
          <w:sz w:val="24"/>
          <w:szCs w:val="24"/>
        </w:rPr>
        <w:t xml:space="preserve"> </w:t>
      </w:r>
      <w:r w:rsidR="007E7116">
        <w:rPr>
          <w:rFonts w:ascii="Times New Roman" w:hAnsi="Times New Roman" w:cs="Times New Roman"/>
          <w:sz w:val="24"/>
          <w:szCs w:val="24"/>
        </w:rPr>
        <w:t>(</w:t>
      </w:r>
      <w:r w:rsidR="00BE2025">
        <w:rPr>
          <w:rFonts w:ascii="Times New Roman" w:hAnsi="Times New Roman" w:cs="Times New Roman"/>
          <w:sz w:val="24"/>
          <w:szCs w:val="24"/>
        </w:rPr>
        <w:t xml:space="preserve">insert </w:t>
      </w:r>
      <w:r w:rsidR="0080222F" w:rsidRPr="0085024D">
        <w:rPr>
          <w:rFonts w:ascii="Times New Roman" w:hAnsi="Times New Roman" w:cs="Times New Roman"/>
          <w:i/>
          <w:iCs/>
          <w:sz w:val="24"/>
          <w:szCs w:val="24"/>
        </w:rPr>
        <w:t>Ref</w:t>
      </w:r>
      <w:r w:rsidR="00BE2025">
        <w:rPr>
          <w:rFonts w:ascii="Times New Roman" w:hAnsi="Times New Roman" w:cs="Times New Roman"/>
          <w:i/>
          <w:iCs/>
          <w:sz w:val="24"/>
          <w:szCs w:val="24"/>
        </w:rPr>
        <w:t>s</w:t>
      </w:r>
      <w:r w:rsidR="0080222F" w:rsidRPr="0085024D">
        <w:rPr>
          <w:rFonts w:ascii="Times New Roman" w:hAnsi="Times New Roman" w:cs="Times New Roman"/>
          <w:i/>
          <w:iCs/>
          <w:sz w:val="24"/>
          <w:szCs w:val="24"/>
        </w:rPr>
        <w:t xml:space="preserve"> for this – a </w:t>
      </w:r>
      <w:proofErr w:type="spellStart"/>
      <w:r w:rsidR="0080222F" w:rsidRPr="0085024D">
        <w:rPr>
          <w:rFonts w:ascii="Times New Roman" w:hAnsi="Times New Roman" w:cs="Times New Roman"/>
          <w:i/>
          <w:iCs/>
          <w:sz w:val="24"/>
          <w:szCs w:val="24"/>
        </w:rPr>
        <w:t>Zadoks</w:t>
      </w:r>
      <w:proofErr w:type="spellEnd"/>
      <w:r w:rsidR="0080222F" w:rsidRPr="0085024D">
        <w:rPr>
          <w:rFonts w:ascii="Times New Roman" w:hAnsi="Times New Roman" w:cs="Times New Roman"/>
          <w:i/>
          <w:iCs/>
          <w:sz w:val="24"/>
          <w:szCs w:val="24"/>
        </w:rPr>
        <w:t xml:space="preserve"> reference and likely </w:t>
      </w:r>
      <w:r w:rsidR="007E7116" w:rsidRPr="0085024D">
        <w:rPr>
          <w:rFonts w:ascii="Times New Roman" w:hAnsi="Times New Roman" w:cs="Times New Roman"/>
          <w:i/>
          <w:iCs/>
          <w:sz w:val="24"/>
          <w:szCs w:val="24"/>
        </w:rPr>
        <w:t xml:space="preserve">Dufour et al. that was used in </w:t>
      </w:r>
      <w:r w:rsidR="003D2080">
        <w:rPr>
          <w:rFonts w:ascii="Times New Roman" w:hAnsi="Times New Roman" w:cs="Times New Roman"/>
          <w:i/>
          <w:iCs/>
          <w:sz w:val="24"/>
          <w:szCs w:val="24"/>
        </w:rPr>
        <w:t>chapter 3</w:t>
      </w:r>
      <w:r w:rsidRPr="00493874">
        <w:rPr>
          <w:rFonts w:ascii="Times New Roman" w:hAnsi="Times New Roman" w:cs="Times New Roman"/>
          <w:sz w:val="24"/>
          <w:szCs w:val="24"/>
        </w:rPr>
        <w:t xml:space="preserv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w:t>
      </w:r>
      <w:r w:rsidR="0069176C" w:rsidRPr="00AB0D5D">
        <w:rPr>
          <w:rFonts w:ascii="Times New Roman" w:hAnsi="Times New Roman" w:cs="Times New Roman"/>
          <w:i/>
          <w:iCs/>
          <w:sz w:val="24"/>
          <w:szCs w:val="24"/>
        </w:rPr>
        <w:t>S. chromogenes</w:t>
      </w:r>
      <w:r w:rsidR="0069176C">
        <w:rPr>
          <w:rFonts w:ascii="Times New Roman" w:hAnsi="Times New Roman" w:cs="Times New Roman"/>
          <w:sz w:val="24"/>
          <w:szCs w:val="24"/>
        </w:rPr>
        <w:t xml:space="preserve"> </w:t>
      </w:r>
      <w:r w:rsidRPr="00493874">
        <w:rPr>
          <w:rFonts w:ascii="Times New Roman" w:hAnsi="Times New Roman" w:cs="Times New Roman"/>
          <w:sz w:val="24"/>
          <w:szCs w:val="24"/>
        </w:rPr>
        <w:t>strains may act in a contagious manner</w:t>
      </w:r>
      <w:r w:rsidR="0069176C">
        <w:rPr>
          <w:rFonts w:ascii="Times New Roman" w:hAnsi="Times New Roman" w:cs="Times New Roman"/>
          <w:sz w:val="24"/>
          <w:szCs w:val="24"/>
        </w:rPr>
        <w:t xml:space="preserve"> </w:t>
      </w:r>
      <w:commentRangeStart w:id="20"/>
      <w:r w:rsidR="0069176C">
        <w:rPr>
          <w:rFonts w:ascii="Times New Roman" w:hAnsi="Times New Roman" w:cs="Times New Roman"/>
          <w:sz w:val="24"/>
          <w:szCs w:val="24"/>
        </w:rPr>
        <w:t>(De Buck et al., 2023)</w:t>
      </w:r>
      <w:r w:rsidRPr="00493874">
        <w:rPr>
          <w:rFonts w:ascii="Times New Roman" w:hAnsi="Times New Roman" w:cs="Times New Roman"/>
          <w:sz w:val="24"/>
          <w:szCs w:val="24"/>
        </w:rPr>
        <w:t>.</w:t>
      </w:r>
      <w:commentRangeEnd w:id="20"/>
      <w:r w:rsidR="00B762A1">
        <w:rPr>
          <w:rStyle w:val="CommentReference"/>
        </w:rPr>
        <w:commentReference w:id="20"/>
      </w:r>
    </w:p>
    <w:p w14:paraId="78030528" w14:textId="7FA5843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00986C8A">
        <w:rPr>
          <w:rFonts w:ascii="Times New Roman" w:hAnsi="Times New Roman" w:cs="Times New Roman"/>
          <w:noProof/>
          <w:sz w:val="24"/>
          <w:szCs w:val="24"/>
        </w:rPr>
        <w:t>a and 2023b</w:t>
      </w:r>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xml:space="preserve">. In the </w:t>
      </w:r>
      <w:r w:rsidRPr="00493874">
        <w:rPr>
          <w:rFonts w:ascii="Times New Roman" w:hAnsi="Times New Roman" w:cs="Times New Roman"/>
          <w:sz w:val="24"/>
          <w:szCs w:val="24"/>
        </w:rPr>
        <w:lastRenderedPageBreak/>
        <w:t>phylogenetic analysis, study isolates belonging to</w:t>
      </w:r>
      <w:r w:rsidR="0051312A">
        <w:rPr>
          <w:rFonts w:ascii="Times New Roman" w:hAnsi="Times New Roman" w:cs="Times New Roman"/>
          <w:sz w:val="24"/>
          <w:szCs w:val="24"/>
        </w:rPr>
        <w:t xml:space="preserve"> new </w:t>
      </w:r>
      <w:r w:rsidR="0004233E">
        <w:rPr>
          <w:rFonts w:ascii="Times New Roman" w:hAnsi="Times New Roman" w:cs="Times New Roman"/>
          <w:sz w:val="24"/>
          <w:szCs w:val="24"/>
        </w:rPr>
        <w:t>strain types</w:t>
      </w:r>
      <w:r w:rsidRPr="00493874">
        <w:rPr>
          <w:rFonts w:ascii="Times New Roman" w:hAnsi="Times New Roman" w:cs="Times New Roman"/>
          <w:sz w:val="24"/>
          <w:szCs w:val="24"/>
        </w:rPr>
        <w:t xml:space="preserve">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Furthermore, these 3 ST were identified as single locus variants of ST1 by the MLST 2.0 tool</w:t>
      </w:r>
      <w:r w:rsidR="0004233E">
        <w:rPr>
          <w:rFonts w:ascii="Times New Roman" w:hAnsi="Times New Roman" w:cs="Times New Roman"/>
          <w:sz w:val="24"/>
          <w:szCs w:val="24"/>
        </w:rPr>
        <w:t xml:space="preserve"> (ref web site)</w:t>
      </w:r>
      <w:r w:rsidRPr="00493874">
        <w:rPr>
          <w:rFonts w:ascii="Times New Roman" w:hAnsi="Times New Roman" w:cs="Times New Roman"/>
          <w:sz w:val="24"/>
          <w:szCs w:val="24"/>
        </w:rPr>
        <w:t xml:space="preserve">. Isolates in this ST1 cluster were the most </w:t>
      </w:r>
      <w:r w:rsidR="005104F9">
        <w:rPr>
          <w:rFonts w:ascii="Times New Roman" w:hAnsi="Times New Roman" w:cs="Times New Roman"/>
          <w:sz w:val="24"/>
          <w:szCs w:val="24"/>
        </w:rPr>
        <w:t>frequently</w:t>
      </w:r>
      <w:r w:rsidR="005104F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w:t>
      </w:r>
      <w:r w:rsidR="00673ADC">
        <w:rPr>
          <w:rFonts w:ascii="Times New Roman" w:hAnsi="Times New Roman" w:cs="Times New Roman"/>
          <w:sz w:val="24"/>
          <w:szCs w:val="24"/>
        </w:rPr>
        <w:t>a</w:t>
      </w:r>
      <w:r w:rsidRPr="00493874">
        <w:rPr>
          <w:rFonts w:ascii="Times New Roman" w:hAnsi="Times New Roman" w:cs="Times New Roman"/>
          <w:sz w:val="24"/>
          <w:szCs w:val="24"/>
        </w:rPr>
        <w:t xml:space="preserve">), although ST6 and a related novel ST (ST109) were more </w:t>
      </w:r>
      <w:r w:rsidR="00673ADC">
        <w:rPr>
          <w:rFonts w:ascii="Times New Roman" w:hAnsi="Times New Roman" w:cs="Times New Roman"/>
          <w:sz w:val="24"/>
          <w:szCs w:val="24"/>
        </w:rPr>
        <w:t>frequent in the x herds studied</w:t>
      </w:r>
      <w:r w:rsidRPr="00493874">
        <w:rPr>
          <w:rFonts w:ascii="Times New Roman" w:hAnsi="Times New Roman" w:cs="Times New Roman"/>
          <w:sz w:val="24"/>
          <w:szCs w:val="24"/>
        </w:rPr>
        <w:t xml:space="preserve">. </w:t>
      </w:r>
      <w:r w:rsidR="00D71969" w:rsidRPr="00493874">
        <w:rPr>
          <w:rFonts w:ascii="Times New Roman" w:hAnsi="Times New Roman" w:cs="Times New Roman"/>
          <w:sz w:val="24"/>
          <w:szCs w:val="24"/>
        </w:rPr>
        <w:t>F</w:t>
      </w:r>
      <w:r w:rsidR="00D71969">
        <w:rPr>
          <w:rFonts w:ascii="Times New Roman" w:hAnsi="Times New Roman" w:cs="Times New Roman"/>
          <w:sz w:val="24"/>
          <w:szCs w:val="24"/>
        </w:rPr>
        <w:t>rom</w:t>
      </w:r>
      <w:r w:rsidR="00D7196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Huebner et al. (2021), ST1 was the only ST found in all three geographical locations. </w:t>
      </w:r>
      <w:r w:rsidR="00D71969">
        <w:rPr>
          <w:rFonts w:ascii="Times New Roman" w:hAnsi="Times New Roman" w:cs="Times New Roman"/>
          <w:sz w:val="24"/>
          <w:szCs w:val="24"/>
        </w:rPr>
        <w:t>ST1 has also been identified in</w:t>
      </w:r>
      <w:r w:rsidR="00314CA0">
        <w:rPr>
          <w:rFonts w:ascii="Times New Roman" w:hAnsi="Times New Roman" w:cs="Times New Roman"/>
          <w:sz w:val="24"/>
          <w:szCs w:val="24"/>
        </w:rPr>
        <w:t xml:space="preserve"> Missouri (US), Canada</w:t>
      </w:r>
      <w:r w:rsidR="005845F6">
        <w:rPr>
          <w:rFonts w:ascii="Times New Roman" w:hAnsi="Times New Roman" w:cs="Times New Roman"/>
          <w:sz w:val="24"/>
          <w:szCs w:val="24"/>
        </w:rPr>
        <w:t>, and Finland</w:t>
      </w:r>
      <w:r w:rsidR="00314CA0">
        <w:rPr>
          <w:rFonts w:ascii="Times New Roman" w:hAnsi="Times New Roman" w:cs="Times New Roman"/>
          <w:sz w:val="24"/>
          <w:szCs w:val="24"/>
        </w:rPr>
        <w:t xml:space="preserve"> (</w:t>
      </w:r>
      <w:r w:rsidR="003705F1">
        <w:rPr>
          <w:rFonts w:ascii="Times New Roman" w:hAnsi="Times New Roman" w:cs="Times New Roman"/>
          <w:sz w:val="24"/>
          <w:szCs w:val="24"/>
        </w:rPr>
        <w:t>Fry et al.,</w:t>
      </w:r>
      <w:r w:rsidR="0060146C">
        <w:rPr>
          <w:rFonts w:ascii="Times New Roman" w:hAnsi="Times New Roman" w:cs="Times New Roman"/>
          <w:sz w:val="24"/>
          <w:szCs w:val="24"/>
        </w:rPr>
        <w:t xml:space="preserve"> 201</w:t>
      </w:r>
      <w:r w:rsidR="00DA6E89">
        <w:rPr>
          <w:rFonts w:ascii="Times New Roman" w:hAnsi="Times New Roman" w:cs="Times New Roman"/>
          <w:sz w:val="24"/>
          <w:szCs w:val="24"/>
        </w:rPr>
        <w:t>4</w:t>
      </w:r>
      <w:r w:rsidR="0060146C">
        <w:rPr>
          <w:rFonts w:ascii="Times New Roman" w:hAnsi="Times New Roman" w:cs="Times New Roman"/>
          <w:sz w:val="24"/>
          <w:szCs w:val="24"/>
        </w:rPr>
        <w:t>;</w:t>
      </w:r>
      <w:r w:rsidR="003705F1">
        <w:rPr>
          <w:rFonts w:ascii="Times New Roman" w:hAnsi="Times New Roman" w:cs="Times New Roman"/>
          <w:sz w:val="24"/>
          <w:szCs w:val="24"/>
        </w:rPr>
        <w:t xml:space="preserve"> </w:t>
      </w:r>
      <w:bookmarkStart w:id="21" w:name="_Hlk174675174"/>
      <w:r w:rsidR="00314CA0">
        <w:rPr>
          <w:rFonts w:ascii="Times New Roman" w:hAnsi="Times New Roman" w:cs="Times New Roman"/>
          <w:sz w:val="24"/>
          <w:szCs w:val="24"/>
        </w:rPr>
        <w:t>Naush</w:t>
      </w:r>
      <w:r w:rsidR="003705F1">
        <w:rPr>
          <w:rFonts w:ascii="Times New Roman" w:hAnsi="Times New Roman" w:cs="Times New Roman"/>
          <w:sz w:val="24"/>
          <w:szCs w:val="24"/>
        </w:rPr>
        <w:t>ad et al., 2016</w:t>
      </w:r>
      <w:r w:rsidR="00DA6E89">
        <w:rPr>
          <w:rFonts w:ascii="Times New Roman" w:hAnsi="Times New Roman" w:cs="Times New Roman"/>
          <w:sz w:val="24"/>
          <w:szCs w:val="24"/>
        </w:rPr>
        <w:t xml:space="preserve">; </w:t>
      </w:r>
      <w:r w:rsidR="006E1777" w:rsidRPr="006E1777">
        <w:rPr>
          <w:rFonts w:ascii="Times New Roman" w:hAnsi="Times New Roman" w:cs="Times New Roman"/>
          <w:sz w:val="24"/>
          <w:szCs w:val="24"/>
        </w:rPr>
        <w:t>https://pubmlst.org/bigsdb?db=pubmlst_schromogenes_isolates</w:t>
      </w:r>
      <w:r w:rsidR="003705F1">
        <w:rPr>
          <w:rFonts w:ascii="Times New Roman" w:hAnsi="Times New Roman" w:cs="Times New Roman"/>
          <w:sz w:val="24"/>
          <w:szCs w:val="24"/>
        </w:rPr>
        <w:t>)</w:t>
      </w:r>
      <w:r w:rsidR="0060146C">
        <w:rPr>
          <w:rFonts w:ascii="Times New Roman" w:hAnsi="Times New Roman" w:cs="Times New Roman"/>
          <w:sz w:val="24"/>
          <w:szCs w:val="24"/>
        </w:rPr>
        <w:t>.</w:t>
      </w:r>
      <w:bookmarkEnd w:id="21"/>
      <w:r w:rsidR="00D71969">
        <w:rPr>
          <w:rFonts w:ascii="Times New Roman" w:hAnsi="Times New Roman" w:cs="Times New Roman"/>
          <w:sz w:val="24"/>
          <w:szCs w:val="24"/>
        </w:rPr>
        <w:t xml:space="preserve"> </w:t>
      </w:r>
      <w:r w:rsidRPr="00493874">
        <w:rPr>
          <w:rFonts w:ascii="Times New Roman" w:hAnsi="Times New Roman" w:cs="Times New Roman"/>
          <w:sz w:val="24"/>
          <w:szCs w:val="24"/>
        </w:rPr>
        <w:t xml:space="preserve">ST6 was the second most </w:t>
      </w:r>
      <w:proofErr w:type="spellStart"/>
      <w:r w:rsidR="006E1777">
        <w:rPr>
          <w:rFonts w:ascii="Times New Roman" w:hAnsi="Times New Roman" w:cs="Times New Roman"/>
          <w:sz w:val="24"/>
          <w:szCs w:val="24"/>
        </w:rPr>
        <w:t>freqent</w:t>
      </w:r>
      <w:r w:rsidR="006E1777" w:rsidRPr="00493874">
        <w:rPr>
          <w:rFonts w:ascii="Times New Roman" w:hAnsi="Times New Roman" w:cs="Times New Roman"/>
          <w:sz w:val="24"/>
          <w:szCs w:val="24"/>
        </w:rPr>
        <w:t>ly</w:t>
      </w:r>
      <w:proofErr w:type="spellEnd"/>
      <w:r w:rsidR="006E1777"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(9/30 isolates, 30%), and the third most </w:t>
      </w:r>
      <w:r w:rsidR="00CF538E">
        <w:rPr>
          <w:rFonts w:ascii="Times New Roman" w:hAnsi="Times New Roman" w:cs="Times New Roman"/>
          <w:sz w:val="24"/>
          <w:szCs w:val="24"/>
        </w:rPr>
        <w:t>frequent</w:t>
      </w:r>
      <w:r w:rsidR="00CF538E"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(15/120, 12.5%) in Huebner et al. (2021). </w:t>
      </w:r>
      <w:r w:rsidR="005845F6">
        <w:rPr>
          <w:rFonts w:ascii="Times New Roman" w:hAnsi="Times New Roman" w:cs="Times New Roman"/>
          <w:sz w:val="24"/>
          <w:szCs w:val="24"/>
        </w:rPr>
        <w:t>ST 6 has also been isolated in Canada and Finland (</w:t>
      </w:r>
      <w:r w:rsidR="005845F6" w:rsidRPr="005845F6">
        <w:rPr>
          <w:rFonts w:ascii="Times New Roman" w:hAnsi="Times New Roman" w:cs="Times New Roman"/>
          <w:sz w:val="24"/>
          <w:szCs w:val="24"/>
        </w:rPr>
        <w:t xml:space="preserve">Naushad et al., 2016; </w:t>
      </w:r>
      <w:hyperlink r:id="rId14" w:history="1">
        <w:r w:rsidR="005845F6" w:rsidRPr="00B56414">
          <w:rPr>
            <w:rStyle w:val="Hyperlink"/>
            <w:rFonts w:ascii="Times New Roman" w:hAnsi="Times New Roman" w:cs="Times New Roman"/>
            <w:sz w:val="24"/>
            <w:szCs w:val="24"/>
          </w:rPr>
          <w:t>https://pubmlst.org/bigsdb?db=pubmlst_schromogenes_isolates</w:t>
        </w:r>
      </w:hyperlink>
      <w:r w:rsidR="005845F6" w:rsidRPr="005845F6">
        <w:rPr>
          <w:rFonts w:ascii="Times New Roman" w:hAnsi="Times New Roman" w:cs="Times New Roman"/>
          <w:sz w:val="24"/>
          <w:szCs w:val="24"/>
        </w:rPr>
        <w:t>).</w:t>
      </w:r>
      <w:r w:rsidR="005845F6">
        <w:rPr>
          <w:rFonts w:ascii="Times New Roman" w:hAnsi="Times New Roman" w:cs="Times New Roman"/>
          <w:sz w:val="24"/>
          <w:szCs w:val="24"/>
        </w:rPr>
        <w:t xml:space="preserve"> </w:t>
      </w:r>
      <w:r w:rsidRPr="00493874">
        <w:rPr>
          <w:rFonts w:ascii="Times New Roman" w:hAnsi="Times New Roman" w:cs="Times New Roman"/>
          <w:sz w:val="24"/>
          <w:szCs w:val="24"/>
        </w:rPr>
        <w:t>Persson Waller et al. (2023</w:t>
      </w:r>
      <w:r w:rsidR="004C4A91">
        <w:rPr>
          <w:rFonts w:ascii="Times New Roman" w:hAnsi="Times New Roman" w:cs="Times New Roman"/>
          <w:sz w:val="24"/>
          <w:szCs w:val="24"/>
        </w:rPr>
        <w:t>a</w:t>
      </w:r>
      <w:r w:rsidRPr="00493874">
        <w:rPr>
          <w:rFonts w:ascii="Times New Roman" w:hAnsi="Times New Roman" w:cs="Times New Roman"/>
          <w:sz w:val="24"/>
          <w:szCs w:val="24"/>
        </w:rPr>
        <w:t xml:space="preserve">)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001F463A">
        <w:rPr>
          <w:rFonts w:ascii="Times New Roman" w:hAnsi="Times New Roman" w:cs="Times New Roman"/>
          <w:sz w:val="24"/>
          <w:szCs w:val="24"/>
        </w:rPr>
        <w:t>A</w:t>
      </w:r>
      <w:r w:rsidR="001F463A" w:rsidRPr="00493874">
        <w:rPr>
          <w:rFonts w:ascii="Times New Roman" w:hAnsi="Times New Roman" w:cs="Times New Roman"/>
          <w:sz w:val="24"/>
          <w:szCs w:val="24"/>
        </w:rPr>
        <w:t xml:space="preserve">lthough </w:t>
      </w:r>
      <w:r w:rsidRPr="00493874">
        <w:rPr>
          <w:rFonts w:ascii="Times New Roman" w:hAnsi="Times New Roman" w:cs="Times New Roman"/>
          <w:sz w:val="24"/>
          <w:szCs w:val="24"/>
        </w:rPr>
        <w:t xml:space="preserve">all isolates in the current study </w:t>
      </w:r>
      <w:r w:rsidRPr="00493874">
        <w:rPr>
          <w:rFonts w:ascii="Times New Roman" w:hAnsi="Times New Roman" w:cs="Times New Roman"/>
          <w:sz w:val="24"/>
          <w:szCs w:val="24"/>
        </w:rPr>
        <w:lastRenderedPageBreak/>
        <w:t xml:space="preserve">are from Vermont, only 2 of 30 isolates belonged to ST15. Only 1 ST15 was found in Sweden (Persson Waller et al., 2023). </w:t>
      </w:r>
      <w:r w:rsidR="00354FDF">
        <w:rPr>
          <w:rFonts w:ascii="Times New Roman" w:hAnsi="Times New Roman" w:cs="Times New Roman"/>
          <w:sz w:val="24"/>
          <w:szCs w:val="24"/>
        </w:rPr>
        <w:t>ST</w:t>
      </w:r>
      <w:r w:rsidR="00C93806">
        <w:rPr>
          <w:rFonts w:ascii="Times New Roman" w:hAnsi="Times New Roman" w:cs="Times New Roman"/>
          <w:sz w:val="24"/>
          <w:szCs w:val="24"/>
        </w:rPr>
        <w:t xml:space="preserve">15 has also been identified in Canada </w:t>
      </w:r>
      <w:r w:rsidR="00C93806" w:rsidRPr="00C93806">
        <w:rPr>
          <w:rFonts w:ascii="Times New Roman" w:hAnsi="Times New Roman" w:cs="Times New Roman"/>
          <w:sz w:val="24"/>
          <w:szCs w:val="24"/>
        </w:rPr>
        <w:t>(Naushad et al., 2016; https://pubmlst.org/bigsdb?db=pubmlst_schromogenes_isolates)</w:t>
      </w:r>
      <w:r w:rsidR="00C93806">
        <w:rPr>
          <w:rFonts w:ascii="Times New Roman" w:hAnsi="Times New Roman" w:cs="Times New Roman"/>
          <w:sz w:val="24"/>
          <w:szCs w:val="24"/>
        </w:rPr>
        <w:t>.</w:t>
      </w:r>
    </w:p>
    <w:p w14:paraId="26E9CC10" w14:textId="0BCE20CE"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w:t>
      </w:r>
      <w:r w:rsidR="00B8517D" w:rsidRPr="00493874">
        <w:rPr>
          <w:rFonts w:ascii="Times New Roman" w:hAnsi="Times New Roman" w:cs="Times New Roman"/>
          <w:sz w:val="24"/>
          <w:szCs w:val="24"/>
        </w:rPr>
        <w:t xml:space="preserve">indicates </w:t>
      </w:r>
      <w:r w:rsidR="00B8517D">
        <w:rPr>
          <w:rFonts w:ascii="Times New Roman" w:hAnsi="Times New Roman" w:cs="Times New Roman"/>
          <w:sz w:val="24"/>
          <w:szCs w:val="24"/>
        </w:rPr>
        <w:t>a</w:t>
      </w:r>
      <w:r w:rsidR="003E2DB7">
        <w:rPr>
          <w:rFonts w:ascii="Times New Roman" w:hAnsi="Times New Roman" w:cs="Times New Roman"/>
          <w:sz w:val="24"/>
          <w:szCs w:val="24"/>
        </w:rPr>
        <w:t xml:space="preserve"> global distribution and </w:t>
      </w:r>
      <w:r w:rsidR="0013726F">
        <w:rPr>
          <w:rFonts w:ascii="Times New Roman" w:hAnsi="Times New Roman" w:cs="Times New Roman"/>
          <w:sz w:val="24"/>
          <w:szCs w:val="24"/>
        </w:rPr>
        <w:t xml:space="preserve">subsequent </w:t>
      </w:r>
      <w:r w:rsidRPr="00493874">
        <w:rPr>
          <w:rFonts w:ascii="Times New Roman" w:hAnsi="Times New Roman" w:cs="Times New Roman"/>
          <w:sz w:val="24"/>
          <w:szCs w:val="24"/>
        </w:rPr>
        <w:t xml:space="preserve">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4931A49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was not supported</w:t>
      </w:r>
      <w:r w:rsidR="00FD0791">
        <w:rPr>
          <w:rFonts w:ascii="Times New Roman" w:hAnsi="Times New Roman" w:cs="Times New Roman"/>
          <w:sz w:val="24"/>
          <w:szCs w:val="24"/>
        </w:rPr>
        <w:t xml:space="preserve"> (i.e., we could not reject our null)</w:t>
      </w:r>
      <w:r w:rsidRPr="00493874">
        <w:rPr>
          <w:rFonts w:ascii="Times New Roman" w:hAnsi="Times New Roman" w:cs="Times New Roman"/>
          <w:sz w:val="24"/>
          <w:szCs w:val="24"/>
        </w:rPr>
        <w:t xml:space="preserve">. Persson Waller et al. (2023) also explored associations between genotypes and phenotypic qualities, such as persistency of IMI (over a </w:t>
      </w:r>
      <w:r w:rsidR="00FC5C84" w:rsidRPr="00493874">
        <w:rPr>
          <w:rFonts w:ascii="Times New Roman" w:hAnsi="Times New Roman" w:cs="Times New Roman"/>
          <w:sz w:val="24"/>
          <w:szCs w:val="24"/>
        </w:rPr>
        <w:t>1-month</w:t>
      </w:r>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w:t>
      </w:r>
      <w:r w:rsidRPr="00493874">
        <w:rPr>
          <w:rFonts w:ascii="Times New Roman" w:hAnsi="Times New Roman" w:cs="Times New Roman"/>
          <w:sz w:val="24"/>
          <w:szCs w:val="24"/>
        </w:rPr>
        <w:lastRenderedPageBreak/>
        <w:t xml:space="preserve">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22"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22"/>
    <w:p w14:paraId="36897041" w14:textId="19807CE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proofErr w:type="gramStart"/>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w:t>
      </w:r>
      <w:proofErr w:type="gram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w:t>
      </w:r>
      <w:proofErr w:type="spellStart"/>
      <w:r w:rsidR="001C10B0" w:rsidRPr="006F55BA">
        <w:rPr>
          <w:rFonts w:ascii="Times New Roman" w:hAnsi="Times New Roman" w:cs="Times New Roman"/>
          <w:i/>
          <w:iCs/>
          <w:sz w:val="24"/>
          <w:szCs w:val="24"/>
        </w:rPr>
        <w:t>blaZ</w:t>
      </w:r>
      <w:proofErr w:type="spellEnd"/>
      <w:r w:rsidR="001C10B0">
        <w:rPr>
          <w:rFonts w:ascii="Times New Roman" w:hAnsi="Times New Roman" w:cs="Times New Roman"/>
          <w:sz w:val="24"/>
          <w:szCs w:val="24"/>
        </w:rPr>
        <w:t xml:space="preserve"> was the only ARG identified</w:t>
      </w:r>
      <w:r w:rsidR="008E5B1F">
        <w:rPr>
          <w:rFonts w:ascii="Times New Roman" w:hAnsi="Times New Roman" w:cs="Times New Roman"/>
          <w:sz w:val="24"/>
          <w:szCs w:val="24"/>
        </w:rPr>
        <w:t xml:space="preserve">. Ten of </w:t>
      </w:r>
      <w:r w:rsidRPr="00493874">
        <w:rPr>
          <w:rFonts w:ascii="Times New Roman" w:hAnsi="Times New Roman" w:cs="Times New Roman"/>
          <w:sz w:val="24"/>
          <w:szCs w:val="24"/>
        </w:rPr>
        <w:t xml:space="preserve">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w:t>
      </w:r>
      <w:r w:rsidR="00741BCE">
        <w:rPr>
          <w:rFonts w:ascii="Times New Roman" w:hAnsi="Times New Roman" w:cs="Times New Roman"/>
          <w:color w:val="212121"/>
          <w:sz w:val="24"/>
          <w:szCs w:val="24"/>
          <w:shd w:val="clear" w:color="auto" w:fill="FFFFFF"/>
        </w:rPr>
        <w:t>W</w:t>
      </w:r>
      <w:r w:rsidRPr="00493874">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ant(3’’</w:t>
      </w:r>
      <w:proofErr w:type="gramEnd"/>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lastRenderedPageBreak/>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540C3AA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w:t>
      </w:r>
      <w:r w:rsidRPr="00493874">
        <w:rPr>
          <w:rFonts w:ascii="Times New Roman" w:hAnsi="Times New Roman" w:cs="Times New Roman"/>
          <w:sz w:val="24"/>
          <w:szCs w:val="24"/>
        </w:rPr>
        <w:lastRenderedPageBreak/>
        <w:t xml:space="preserve">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ins w:id="23" w:author="John Barlow" w:date="2024-08-16T11:51:00Z">
        <w:r w:rsidR="00D41BAA">
          <w:rPr>
            <w:rFonts w:ascii="Times New Roman" w:hAnsi="Times New Roman" w:cs="Times New Roman"/>
            <w:sz w:val="24"/>
            <w:szCs w:val="24"/>
          </w:rPr>
          <w:t xml:space="preserve"> </w:t>
        </w:r>
        <w:commentRangeStart w:id="24"/>
        <w:r w:rsidR="00D41BAA">
          <w:rPr>
            <w:rFonts w:ascii="Times New Roman" w:hAnsi="Times New Roman" w:cs="Times New Roman"/>
            <w:sz w:val="24"/>
            <w:szCs w:val="24"/>
          </w:rPr>
          <w:t xml:space="preserve">In this study we explored </w:t>
        </w:r>
        <w:r w:rsidR="003B072E">
          <w:rPr>
            <w:rFonts w:ascii="Times New Roman" w:hAnsi="Times New Roman" w:cs="Times New Roman"/>
            <w:sz w:val="24"/>
            <w:szCs w:val="24"/>
          </w:rPr>
          <w:t xml:space="preserve">the </w:t>
        </w:r>
      </w:ins>
      <w:ins w:id="25" w:author="John Barlow" w:date="2024-08-16T11:52:00Z">
        <w:r w:rsidR="003B072E">
          <w:rPr>
            <w:rFonts w:ascii="Times New Roman" w:hAnsi="Times New Roman" w:cs="Times New Roman"/>
            <w:sz w:val="24"/>
            <w:szCs w:val="24"/>
          </w:rPr>
          <w:t xml:space="preserve">genetic context of </w:t>
        </w:r>
        <w:proofErr w:type="spellStart"/>
        <w:r w:rsidR="00275A17">
          <w:rPr>
            <w:rFonts w:ascii="Times New Roman" w:hAnsi="Times New Roman" w:cs="Times New Roman"/>
            <w:sz w:val="24"/>
            <w:szCs w:val="24"/>
          </w:rPr>
          <w:t>blaZ</w:t>
        </w:r>
        <w:proofErr w:type="spellEnd"/>
        <w:r w:rsidR="00275A17">
          <w:rPr>
            <w:rFonts w:ascii="Times New Roman" w:hAnsi="Times New Roman" w:cs="Times New Roman"/>
            <w:sz w:val="24"/>
            <w:szCs w:val="24"/>
          </w:rPr>
          <w:t xml:space="preserve"> genes and identified…. </w:t>
        </w:r>
        <w:r w:rsidR="00275A17" w:rsidRPr="00275A17">
          <w:rPr>
            <w:rFonts w:ascii="Times New Roman" w:hAnsi="Times New Roman" w:cs="Times New Roman"/>
            <w:i/>
            <w:iCs/>
            <w:sz w:val="24"/>
            <w:szCs w:val="24"/>
            <w:rPrChange w:id="26" w:author="John Barlow" w:date="2024-08-16T11:52:00Z">
              <w:rPr>
                <w:rFonts w:ascii="Times New Roman" w:hAnsi="Times New Roman" w:cs="Times New Roman"/>
                <w:sz w:val="24"/>
                <w:szCs w:val="24"/>
              </w:rPr>
            </w:rPrChange>
          </w:rPr>
          <w:t xml:space="preserve">Add </w:t>
        </w:r>
        <w:proofErr w:type="spellStart"/>
        <w:r w:rsidR="00275A17" w:rsidRPr="00275A17">
          <w:rPr>
            <w:rFonts w:ascii="Times New Roman" w:hAnsi="Times New Roman" w:cs="Times New Roman"/>
            <w:i/>
            <w:iCs/>
            <w:sz w:val="24"/>
            <w:szCs w:val="24"/>
            <w:rPrChange w:id="27" w:author="John Barlow" w:date="2024-08-16T11:52:00Z">
              <w:rPr>
                <w:rFonts w:ascii="Times New Roman" w:hAnsi="Times New Roman" w:cs="Times New Roman"/>
                <w:sz w:val="24"/>
                <w:szCs w:val="24"/>
              </w:rPr>
            </w:rPrChange>
          </w:rPr>
          <w:t>flankophile</w:t>
        </w:r>
        <w:proofErr w:type="spellEnd"/>
        <w:r w:rsidR="00275A17" w:rsidRPr="00275A17">
          <w:rPr>
            <w:rFonts w:ascii="Times New Roman" w:hAnsi="Times New Roman" w:cs="Times New Roman"/>
            <w:i/>
            <w:iCs/>
            <w:sz w:val="24"/>
            <w:szCs w:val="24"/>
            <w:rPrChange w:id="28" w:author="John Barlow" w:date="2024-08-16T11:52:00Z">
              <w:rPr>
                <w:rFonts w:ascii="Times New Roman" w:hAnsi="Times New Roman" w:cs="Times New Roman"/>
                <w:sz w:val="24"/>
                <w:szCs w:val="24"/>
              </w:rPr>
            </w:rPrChange>
          </w:rPr>
          <w:t xml:space="preserve"> results to manuscript.</w:t>
        </w:r>
      </w:ins>
      <w:commentRangeEnd w:id="24"/>
      <w:r w:rsidR="00D20C3A">
        <w:rPr>
          <w:rStyle w:val="CommentReference"/>
        </w:rPr>
        <w:commentReference w:id="24"/>
      </w:r>
    </w:p>
    <w:p w14:paraId="27DCED3A" w14:textId="78D4F27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w:t>
      </w:r>
      <w:r w:rsidRPr="00493874">
        <w:rPr>
          <w:rFonts w:ascii="Times New Roman" w:hAnsi="Times New Roman" w:cs="Times New Roman"/>
          <w:sz w:val="24"/>
          <w:szCs w:val="24"/>
        </w:rPr>
        <w:lastRenderedPageBreak/>
        <w:t xml:space="preserve">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w:t>
      </w:r>
      <w:ins w:id="29" w:author="John Barlow" w:date="2024-08-16T18:08:00Z">
        <w:r w:rsidR="00BA1225">
          <w:rPr>
            <w:rFonts w:ascii="Times New Roman" w:hAnsi="Times New Roman" w:cs="Times New Roman"/>
            <w:sz w:val="24"/>
            <w:szCs w:val="24"/>
          </w:rPr>
          <w:t xml:space="preserve">Our result of </w:t>
        </w:r>
        <w:commentRangeStart w:id="30"/>
        <w:r w:rsidR="0060052D">
          <w:rPr>
            <w:rFonts w:ascii="Times New Roman" w:hAnsi="Times New Roman" w:cs="Times New Roman"/>
            <w:sz w:val="24"/>
            <w:szCs w:val="24"/>
          </w:rPr>
          <w:t xml:space="preserve">analyzing regions flanking </w:t>
        </w:r>
        <w:proofErr w:type="spellStart"/>
        <w:r w:rsidR="0060052D">
          <w:rPr>
            <w:rFonts w:ascii="Times New Roman" w:hAnsi="Times New Roman" w:cs="Times New Roman"/>
            <w:sz w:val="24"/>
            <w:szCs w:val="24"/>
          </w:rPr>
          <w:t>blaZ</w:t>
        </w:r>
        <w:proofErr w:type="spellEnd"/>
        <w:r w:rsidR="0060052D">
          <w:rPr>
            <w:rFonts w:ascii="Times New Roman" w:hAnsi="Times New Roman" w:cs="Times New Roman"/>
            <w:sz w:val="24"/>
            <w:szCs w:val="24"/>
          </w:rPr>
          <w:t xml:space="preserve"> </w:t>
        </w:r>
        <w:r w:rsidR="00037098">
          <w:rPr>
            <w:rFonts w:ascii="Times New Roman" w:hAnsi="Times New Roman" w:cs="Times New Roman"/>
            <w:sz w:val="24"/>
            <w:szCs w:val="24"/>
          </w:rPr>
          <w:t>support this</w:t>
        </w:r>
      </w:ins>
      <w:ins w:id="31" w:author="John Barlow" w:date="2024-08-16T18:09:00Z">
        <w:r w:rsidR="003F0650">
          <w:rPr>
            <w:rFonts w:ascii="Times New Roman" w:hAnsi="Times New Roman" w:cs="Times New Roman"/>
            <w:sz w:val="24"/>
            <w:szCs w:val="24"/>
          </w:rPr>
          <w:t xml:space="preserve">… add details. </w:t>
        </w:r>
      </w:ins>
      <w:commentRangeEnd w:id="30"/>
      <w:r w:rsidR="00AD756A">
        <w:rPr>
          <w:rStyle w:val="CommentReference"/>
        </w:rPr>
        <w:commentReference w:id="30"/>
      </w:r>
      <w:r w:rsidRPr="00493874">
        <w:rPr>
          <w:rFonts w:ascii="Times New Roman" w:hAnsi="Times New Roman" w:cs="Times New Roman"/>
          <w:sz w:val="24"/>
          <w:szCs w:val="24"/>
        </w:rPr>
        <w:t xml:space="preserve">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r w:rsidR="00E315AF">
        <w:rPr>
          <w:rFonts w:ascii="Times New Roman" w:hAnsi="Times New Roman" w:cs="Times New Roman"/>
          <w:sz w:val="24"/>
          <w:szCs w:val="24"/>
        </w:rPr>
        <w:t xml:space="preserve">potential mechanisms of </w:t>
      </w:r>
      <w:r w:rsidRPr="00493874">
        <w:rPr>
          <w:rFonts w:ascii="Times New Roman" w:hAnsi="Times New Roman" w:cs="Times New Roman"/>
          <w:sz w:val="24"/>
          <w:szCs w:val="24"/>
        </w:rPr>
        <w:t>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w:t>
      </w:r>
      <w:r w:rsidRPr="00493874">
        <w:rPr>
          <w:rFonts w:ascii="Times New Roman" w:hAnsi="Times New Roman" w:cs="Times New Roman"/>
          <w:sz w:val="24"/>
          <w:szCs w:val="24"/>
        </w:rPr>
        <w:lastRenderedPageBreak/>
        <w:t xml:space="preserve">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1E41285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t>
      </w:r>
      <w:r w:rsidR="00B614C0">
        <w:rPr>
          <w:rFonts w:ascii="Times New Roman" w:hAnsi="Times New Roman" w:cs="Times New Roman"/>
          <w:sz w:val="24"/>
          <w:szCs w:val="24"/>
        </w:rPr>
        <w:t xml:space="preserve">associated with </w:t>
      </w:r>
      <w:r w:rsidRPr="00493874">
        <w:rPr>
          <w:rFonts w:ascii="Times New Roman" w:hAnsi="Times New Roman" w:cs="Times New Roman"/>
          <w:sz w:val="24"/>
          <w:szCs w:val="24"/>
        </w:rPr>
        <w:t xml:space="preserve">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t>
      </w:r>
      <w:r w:rsidR="00DD5E6F">
        <w:rPr>
          <w:rFonts w:ascii="Times New Roman" w:hAnsi="Times New Roman" w:cs="Times New Roman"/>
          <w:sz w:val="24"/>
          <w:szCs w:val="24"/>
        </w:rPr>
        <w:t>is novel</w:t>
      </w:r>
      <w:r w:rsidRPr="00493874">
        <w:rPr>
          <w:rFonts w:ascii="Times New Roman" w:hAnsi="Times New Roman" w:cs="Times New Roman"/>
          <w:sz w:val="24"/>
          <w:szCs w:val="24"/>
        </w:rPr>
        <w:t xml:space="preserve">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w:t>
      </w:r>
      <w:r w:rsidR="007E3875">
        <w:rPr>
          <w:rFonts w:ascii="Times New Roman" w:hAnsi="Times New Roman" w:cs="Times New Roman"/>
          <w:sz w:val="24"/>
          <w:szCs w:val="24"/>
        </w:rPr>
        <w:t xml:space="preserve">proposed to </w:t>
      </w:r>
      <w:r w:rsidRPr="00493874">
        <w:rPr>
          <w:rFonts w:ascii="Times New Roman" w:hAnsi="Times New Roman" w:cs="Times New Roman"/>
          <w:sz w:val="24"/>
          <w:szCs w:val="24"/>
        </w:rPr>
        <w:t xml:space="preserve">play a role in evasion of the host immune response is a polysaccharide capsule which resists phagocytic cell uptake. In </w:t>
      </w:r>
      <w:r w:rsidRPr="00493874">
        <w:rPr>
          <w:rFonts w:ascii="Times New Roman" w:hAnsi="Times New Roman" w:cs="Times New Roman"/>
          <w:sz w:val="24"/>
          <w:szCs w:val="24"/>
        </w:rPr>
        <w:lastRenderedPageBreak/>
        <w:t xml:space="preserve">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r w:rsidR="00225C52">
        <w:rPr>
          <w:rFonts w:ascii="Times New Roman" w:hAnsi="Times New Roman" w:cs="Times New Roman"/>
          <w:sz w:val="24"/>
          <w:szCs w:val="24"/>
        </w:rPr>
        <w:t xml:space="preserve"> More research is needed to test this hypothesis.</w:t>
      </w:r>
    </w:p>
    <w:p w14:paraId="113657BC" w14:textId="14E2A9C3" w:rsidR="00CE59B4" w:rsidRPr="00493874" w:rsidRDefault="00FC009D"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w:t>
      </w:r>
      <w:proofErr w:type="gramStart"/>
      <w:r w:rsidR="00CE59B4" w:rsidRPr="00493874">
        <w:rPr>
          <w:rFonts w:ascii="Times New Roman" w:hAnsi="Times New Roman" w:cs="Times New Roman"/>
          <w:sz w:val="24"/>
          <w:szCs w:val="24"/>
        </w:rPr>
        <w:t xml:space="preserve">30  </w:t>
      </w:r>
      <w:r w:rsidR="00CE59B4" w:rsidRPr="00493874">
        <w:rPr>
          <w:rFonts w:ascii="Times New Roman" w:hAnsi="Times New Roman" w:cs="Times New Roman"/>
          <w:i/>
          <w:iCs/>
          <w:sz w:val="24"/>
          <w:szCs w:val="24"/>
        </w:rPr>
        <w:t>S.</w:t>
      </w:r>
      <w:proofErr w:type="gramEnd"/>
      <w:r w:rsidR="00CE59B4" w:rsidRPr="00493874">
        <w:rPr>
          <w:rFonts w:ascii="Times New Roman" w:hAnsi="Times New Roman" w:cs="Times New Roman"/>
          <w:i/>
          <w:iCs/>
          <w:sz w:val="24"/>
          <w:szCs w:val="24"/>
        </w:rPr>
        <w:t xml:space="preserve"> chromogenes</w:t>
      </w:r>
      <w:r w:rsidR="00CE59B4" w:rsidRPr="00493874">
        <w:rPr>
          <w:rFonts w:ascii="Times New Roman" w:hAnsi="Times New Roman" w:cs="Times New Roman"/>
          <w:sz w:val="24"/>
          <w:szCs w:val="24"/>
        </w:rPr>
        <w:t xml:space="preserve"> </w:t>
      </w:r>
      <w:r w:rsidR="008E0B85">
        <w:rPr>
          <w:rFonts w:ascii="Times New Roman" w:hAnsi="Times New Roman" w:cs="Times New Roman"/>
          <w:sz w:val="24"/>
          <w:szCs w:val="24"/>
        </w:rPr>
        <w:t xml:space="preserve">isolates </w:t>
      </w:r>
      <w:r w:rsidR="00CE59B4" w:rsidRPr="00493874">
        <w:rPr>
          <w:rFonts w:ascii="Times New Roman" w:hAnsi="Times New Roman" w:cs="Times New Roman"/>
          <w:sz w:val="24"/>
          <w:szCs w:val="24"/>
        </w:rPr>
        <w:t xml:space="preserve">in </w:t>
      </w:r>
      <w:r w:rsidR="008E0B85">
        <w:rPr>
          <w:rFonts w:ascii="Times New Roman" w:hAnsi="Times New Roman" w:cs="Times New Roman"/>
          <w:sz w:val="24"/>
          <w:szCs w:val="24"/>
        </w:rPr>
        <w:t xml:space="preserve">our </w:t>
      </w:r>
      <w:r w:rsidR="00CE59B4" w:rsidRPr="00493874">
        <w:rPr>
          <w:rFonts w:ascii="Times New Roman" w:hAnsi="Times New Roman" w:cs="Times New Roman"/>
          <w:sz w:val="24"/>
          <w:szCs w:val="24"/>
        </w:rPr>
        <w:t xml:space="preserve">current study </w:t>
      </w:r>
      <w:r w:rsidR="00CE59B4" w:rsidRPr="00493874">
        <w:rPr>
          <w:rFonts w:ascii="Times New Roman" w:hAnsi="Times New Roman" w:cs="Times New Roman"/>
          <w:sz w:val="24"/>
          <w:szCs w:val="24"/>
        </w:rPr>
        <w:lastRenderedPageBreak/>
        <w:t xml:space="preserve">were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w:t>
      </w:r>
      <w:r w:rsidRPr="00493874">
        <w:rPr>
          <w:rFonts w:ascii="Times New Roman" w:hAnsi="Times New Roman" w:cs="Times New Roman"/>
          <w:sz w:val="24"/>
          <w:szCs w:val="24"/>
        </w:rPr>
        <w:lastRenderedPageBreak/>
        <w:t xml:space="preserve">of having a larger number of genetic determinants associated with PSMs for the pathogenesis of </w:t>
      </w:r>
      <w:r w:rsidRPr="00493874">
        <w:rPr>
          <w:rFonts w:ascii="Times New Roman" w:hAnsi="Times New Roman" w:cs="Times New Roman"/>
          <w:i/>
          <w:iCs/>
          <w:sz w:val="24"/>
          <w:szCs w:val="24"/>
        </w:rPr>
        <w:t>S. chromogenes.</w:t>
      </w:r>
    </w:p>
    <w:p w14:paraId="45FA3244" w14:textId="1C4C9949" w:rsidR="007F026F" w:rsidRPr="007F026F" w:rsidRDefault="00CE59B4" w:rsidP="007F026F">
      <w:pPr>
        <w:spacing w:before="240" w:line="480" w:lineRule="auto"/>
        <w:ind w:firstLine="360"/>
        <w:contextualSpacing/>
        <w:jc w:val="both"/>
        <w:rPr>
          <w:ins w:id="32" w:author="John Barlow" w:date="2024-08-16T18:30:00Z"/>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w:t>
      </w:r>
      <w:ins w:id="33" w:author="John Barlow" w:date="2024-08-16T18:23:00Z">
        <w:r w:rsidR="005820FA">
          <w:rPr>
            <w:rFonts w:ascii="Times New Roman" w:hAnsi="Times New Roman" w:cs="Times New Roman"/>
            <w:sz w:val="24"/>
            <w:szCs w:val="24"/>
          </w:rPr>
          <w:t xml:space="preserve">Report of </w:t>
        </w:r>
        <w:proofErr w:type="spellStart"/>
        <w:r w:rsidR="005820FA">
          <w:rPr>
            <w:rFonts w:ascii="Times New Roman" w:hAnsi="Times New Roman" w:cs="Times New Roman"/>
            <w:sz w:val="24"/>
            <w:szCs w:val="24"/>
          </w:rPr>
          <w:t>coag</w:t>
        </w:r>
        <w:proofErr w:type="spellEnd"/>
        <w:r w:rsidR="005820FA">
          <w:rPr>
            <w:rFonts w:ascii="Times New Roman" w:hAnsi="Times New Roman" w:cs="Times New Roman"/>
            <w:sz w:val="24"/>
            <w:szCs w:val="24"/>
          </w:rPr>
          <w:t xml:space="preserve"> positive phen</w:t>
        </w:r>
      </w:ins>
      <w:ins w:id="34" w:author="John Barlow" w:date="2024-08-16T18:24:00Z">
        <w:r w:rsidR="005820FA">
          <w:rPr>
            <w:rFonts w:ascii="Times New Roman" w:hAnsi="Times New Roman" w:cs="Times New Roman"/>
            <w:sz w:val="24"/>
            <w:szCs w:val="24"/>
          </w:rPr>
          <w:t xml:space="preserve">otypes from Brazil. </w:t>
        </w:r>
      </w:ins>
      <w:ins w:id="35" w:author="John Barlow" w:date="2024-08-16T18:26:00Z">
        <w:r w:rsidR="00CD069F">
          <w:rPr>
            <w:rFonts w:ascii="Times New Roman" w:hAnsi="Times New Roman" w:cs="Times New Roman"/>
            <w:sz w:val="24"/>
            <w:szCs w:val="24"/>
          </w:rPr>
          <w:t>And S. ch</w:t>
        </w:r>
      </w:ins>
      <w:ins w:id="36" w:author="John Barlow" w:date="2024-08-16T18:27:00Z">
        <w:r w:rsidR="00392270">
          <w:rPr>
            <w:rFonts w:ascii="Times New Roman" w:hAnsi="Times New Roman" w:cs="Times New Roman"/>
            <w:sz w:val="24"/>
            <w:szCs w:val="24"/>
          </w:rPr>
          <w:t>ro</w:t>
        </w:r>
      </w:ins>
      <w:ins w:id="37" w:author="John Barlow" w:date="2024-08-16T18:26:00Z">
        <w:r w:rsidR="00CD069F">
          <w:rPr>
            <w:rFonts w:ascii="Times New Roman" w:hAnsi="Times New Roman" w:cs="Times New Roman"/>
            <w:sz w:val="24"/>
            <w:szCs w:val="24"/>
          </w:rPr>
          <w:t xml:space="preserve">mogenes has </w:t>
        </w:r>
      </w:ins>
      <w:ins w:id="38" w:author="John Barlow" w:date="2024-08-16T18:27:00Z">
        <w:r w:rsidR="00CD069F">
          <w:rPr>
            <w:rFonts w:ascii="Times New Roman" w:hAnsi="Times New Roman" w:cs="Times New Roman"/>
            <w:sz w:val="24"/>
            <w:szCs w:val="24"/>
          </w:rPr>
          <w:t xml:space="preserve">been </w:t>
        </w:r>
        <w:r w:rsidR="00392270">
          <w:rPr>
            <w:rFonts w:ascii="Times New Roman" w:hAnsi="Times New Roman" w:cs="Times New Roman"/>
            <w:sz w:val="24"/>
            <w:szCs w:val="24"/>
          </w:rPr>
          <w:t>characterized as coagulase variable (ref)</w:t>
        </w:r>
      </w:ins>
      <w:ins w:id="39" w:author="John Barlow" w:date="2024-08-16T18:30:00Z">
        <w:r w:rsidR="007F026F" w:rsidRPr="007F026F">
          <w:t xml:space="preserve"> </w:t>
        </w:r>
        <w:r w:rsidR="007F026F" w:rsidRPr="007F026F">
          <w:rPr>
            <w:rFonts w:ascii="Times New Roman" w:hAnsi="Times New Roman" w:cs="Times New Roman"/>
            <w:sz w:val="24"/>
            <w:szCs w:val="24"/>
          </w:rPr>
          <w:t xml:space="preserve">reviewed in De Buck et al., 2021 </w:t>
        </w:r>
        <w:proofErr w:type="spellStart"/>
        <w:r w:rsidR="007F026F" w:rsidRPr="007F026F">
          <w:rPr>
            <w:rFonts w:ascii="Times New Roman" w:hAnsi="Times New Roman" w:cs="Times New Roman"/>
            <w:sz w:val="24"/>
            <w:szCs w:val="24"/>
          </w:rPr>
          <w:t>Valckenier</w:t>
        </w:r>
        <w:proofErr w:type="spellEnd"/>
        <w:r w:rsidR="007F026F" w:rsidRPr="007F026F">
          <w:rPr>
            <w:rFonts w:ascii="Times New Roman" w:hAnsi="Times New Roman" w:cs="Times New Roman"/>
            <w:sz w:val="24"/>
            <w:szCs w:val="24"/>
          </w:rPr>
          <w:t xml:space="preserve"> et al., 2020; Nyman et al., 2018). S. chromogenes is now identified as coagulase variable and belongs to the NAS taxonomic </w:t>
        </w:r>
        <w:proofErr w:type="spellStart"/>
        <w:r w:rsidR="007F026F" w:rsidRPr="007F026F">
          <w:rPr>
            <w:rFonts w:ascii="Times New Roman" w:hAnsi="Times New Roman" w:cs="Times New Roman"/>
            <w:sz w:val="24"/>
            <w:szCs w:val="24"/>
          </w:rPr>
          <w:t>grouflesh</w:t>
        </w:r>
        <w:proofErr w:type="spellEnd"/>
        <w:r w:rsidR="007F026F" w:rsidRPr="007F026F">
          <w:rPr>
            <w:rFonts w:ascii="Times New Roman" w:hAnsi="Times New Roman" w:cs="Times New Roman"/>
            <w:sz w:val="24"/>
            <w:szCs w:val="24"/>
          </w:rPr>
          <w:t xml:space="preserve"> this out Naushad1, 2016. “</w:t>
        </w:r>
        <w:proofErr w:type="gramStart"/>
        <w:r w:rsidR="007F026F" w:rsidRPr="007F026F">
          <w:rPr>
            <w:rFonts w:ascii="Times New Roman" w:hAnsi="Times New Roman" w:cs="Times New Roman"/>
            <w:sz w:val="24"/>
            <w:szCs w:val="24"/>
          </w:rPr>
          <w:t>variable</w:t>
        </w:r>
        <w:proofErr w:type="gramEnd"/>
        <w:r w:rsidR="007F026F" w:rsidRPr="007F026F">
          <w:rPr>
            <w:rFonts w:ascii="Times New Roman" w:hAnsi="Times New Roman" w:cs="Times New Roman"/>
            <w:sz w:val="24"/>
            <w:szCs w:val="24"/>
          </w:rPr>
          <w:t xml:space="preserve"> responses to the coagulase test, such</w:t>
        </w:r>
      </w:ins>
    </w:p>
    <w:p w14:paraId="2A6723E9" w14:textId="77777777" w:rsidR="007F026F" w:rsidRPr="007F026F" w:rsidRDefault="007F026F" w:rsidP="007F026F">
      <w:pPr>
        <w:spacing w:before="240" w:line="480" w:lineRule="auto"/>
        <w:ind w:firstLine="360"/>
        <w:contextualSpacing/>
        <w:jc w:val="both"/>
        <w:rPr>
          <w:ins w:id="40" w:author="John Barlow" w:date="2024-08-16T18:30:00Z"/>
          <w:rFonts w:ascii="Times New Roman" w:hAnsi="Times New Roman" w:cs="Times New Roman"/>
          <w:sz w:val="24"/>
          <w:szCs w:val="24"/>
        </w:rPr>
      </w:pPr>
      <w:ins w:id="41" w:author="John Barlow" w:date="2024-08-16T18:30:00Z">
        <w:r w:rsidRPr="007F026F">
          <w:rPr>
            <w:rFonts w:ascii="Times New Roman" w:hAnsi="Times New Roman" w:cs="Times New Roman"/>
            <w:sz w:val="24"/>
            <w:szCs w:val="24"/>
          </w:rPr>
          <w:t xml:space="preserve">as Staphylococcus </w:t>
        </w:r>
        <w:proofErr w:type="spellStart"/>
        <w:r w:rsidRPr="007F026F">
          <w:rPr>
            <w:rFonts w:ascii="Times New Roman" w:hAnsi="Times New Roman" w:cs="Times New Roman"/>
            <w:sz w:val="24"/>
            <w:szCs w:val="24"/>
          </w:rPr>
          <w:t>agnetis</w:t>
        </w:r>
        <w:proofErr w:type="spellEnd"/>
        <w:r w:rsidRPr="007F026F">
          <w:rPr>
            <w:rFonts w:ascii="Times New Roman" w:hAnsi="Times New Roman" w:cs="Times New Roman"/>
            <w:sz w:val="24"/>
            <w:szCs w:val="24"/>
          </w:rPr>
          <w:t xml:space="preserve">, in the group of </w:t>
        </w:r>
        <w:proofErr w:type="gramStart"/>
        <w:r w:rsidRPr="007F026F">
          <w:rPr>
            <w:rFonts w:ascii="Times New Roman" w:hAnsi="Times New Roman" w:cs="Times New Roman"/>
            <w:sz w:val="24"/>
            <w:szCs w:val="24"/>
          </w:rPr>
          <w:t>CNS</w:t>
        </w:r>
        <w:proofErr w:type="gramEnd"/>
        <w:r w:rsidRPr="007F026F">
          <w:rPr>
            <w:rFonts w:ascii="Times New Roman" w:hAnsi="Times New Roman" w:cs="Times New Roman"/>
            <w:sz w:val="24"/>
            <w:szCs w:val="24"/>
          </w:rPr>
          <w:t xml:space="preserve"> (</w:t>
        </w:r>
        <w:proofErr w:type="spellStart"/>
        <w:r w:rsidRPr="007F026F">
          <w:rPr>
            <w:rFonts w:ascii="Times New Roman" w:hAnsi="Times New Roman" w:cs="Times New Roman"/>
            <w:sz w:val="24"/>
            <w:szCs w:val="24"/>
          </w:rPr>
          <w:t>Taponen</w:t>
        </w:r>
        <w:proofErr w:type="spellEnd"/>
      </w:ins>
    </w:p>
    <w:p w14:paraId="2ED2013E" w14:textId="77777777" w:rsidR="000842A8" w:rsidRPr="00B70C95" w:rsidRDefault="007F026F">
      <w:pPr>
        <w:widowControl w:val="0"/>
        <w:autoSpaceDE w:val="0"/>
        <w:autoSpaceDN w:val="0"/>
        <w:adjustRightInd w:val="0"/>
        <w:spacing w:after="0"/>
        <w:contextualSpacing/>
        <w:rPr>
          <w:ins w:id="42" w:author="John Barlow" w:date="2024-08-16T18:32:00Z"/>
          <w:rFonts w:ascii="Times New Roman" w:hAnsi="Times New Roman" w:cs="Times New Roman"/>
        </w:rPr>
        <w:pPrChange w:id="43" w:author="DAmico, Samantha" w:date="2018-10-04T10:47:00Z">
          <w:pPr>
            <w:widowControl w:val="0"/>
            <w:autoSpaceDE w:val="0"/>
            <w:autoSpaceDN w:val="0"/>
            <w:adjustRightInd w:val="0"/>
            <w:spacing w:after="240"/>
            <w:ind w:left="-284"/>
          </w:pPr>
        </w:pPrChange>
      </w:pPr>
      <w:ins w:id="44" w:author="John Barlow" w:date="2024-08-16T18:30:00Z">
        <w:r w:rsidRPr="007F026F">
          <w:rPr>
            <w:rFonts w:ascii="Times New Roman" w:hAnsi="Times New Roman" w:cs="Times New Roman"/>
            <w:sz w:val="24"/>
            <w:szCs w:val="24"/>
          </w:rPr>
          <w:t>et al., 2012</w:t>
        </w:r>
      </w:ins>
      <w:ins w:id="45" w:author="John Barlow" w:date="2024-08-16T18:32:00Z">
        <w:r w:rsidR="000842A8" w:rsidRPr="007F026F">
          <w:rPr>
            <w:rFonts w:ascii="Times New Roman" w:hAnsi="Times New Roman" w:cs="Times New Roman"/>
            <w:sz w:val="24"/>
            <w:szCs w:val="24"/>
          </w:rPr>
          <w:t>).</w:t>
        </w:r>
        <w:r w:rsidR="000842A8">
          <w:rPr>
            <w:rFonts w:ascii="Times New Roman" w:hAnsi="Times New Roman" w:cs="Times New Roman"/>
            <w:sz w:val="24"/>
            <w:szCs w:val="24"/>
          </w:rPr>
          <w:t xml:space="preserve"> </w:t>
        </w:r>
        <w:del w:id="46" w:author="DAmico, Samantha" w:date="2018-10-05T08:29:00Z">
          <w:r w:rsidR="000842A8" w:rsidRPr="00B70C95" w:rsidDel="00FE46F8">
            <w:rPr>
              <w:rFonts w:ascii="Times New Roman" w:hAnsi="Times New Roman" w:cs="Times New Roman"/>
            </w:rPr>
            <w:delText>T</w:delText>
          </w:r>
        </w:del>
        <w:proofErr w:type="spellStart"/>
        <w:r w:rsidR="000842A8" w:rsidRPr="00B70C95">
          <w:rPr>
            <w:rFonts w:ascii="Times New Roman" w:hAnsi="Times New Roman" w:cs="Times New Roman"/>
          </w:rPr>
          <w:t>hree</w:t>
        </w:r>
        <w:proofErr w:type="spellEnd"/>
        <w:r w:rsidR="000842A8" w:rsidRPr="00B70C95">
          <w:rPr>
            <w:rFonts w:ascii="Times New Roman" w:hAnsi="Times New Roman" w:cs="Times New Roman"/>
          </w:rPr>
          <w:t xml:space="preserve"> isolates from bulk tank milk on two different farms that were coagulase-</w:t>
        </w:r>
        <w:del w:id="47" w:author="Anneleen De Visscher" w:date="2018-05-18T14:26:00Z">
          <w:r w:rsidR="000842A8" w:rsidRPr="00B70C95" w:rsidDel="008641F1">
            <w:rPr>
              <w:rFonts w:ascii="Times New Roman" w:hAnsi="Times New Roman" w:cs="Times New Roman"/>
            </w:rPr>
            <w:delText xml:space="preserve"> </w:delText>
          </w:r>
        </w:del>
        <w:r w:rsidR="000842A8" w:rsidRPr="00B70C95">
          <w:rPr>
            <w:rFonts w:ascii="Times New Roman" w:hAnsi="Times New Roman" w:cs="Times New Roman"/>
          </w:rPr>
          <w:t xml:space="preserve">positive </w:t>
        </w:r>
        <w:r w:rsidR="000842A8" w:rsidRPr="00B70C95">
          <w:rPr>
            <w:rFonts w:ascii="Times New Roman" w:hAnsi="Times New Roman" w:cs="Times New Roman"/>
            <w:i/>
          </w:rPr>
          <w:t xml:space="preserve">S. chromogenes </w:t>
        </w:r>
        <w:r w:rsidR="000842A8" w:rsidRPr="00B70C95">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493874" w:rsidRDefault="000842A8" w:rsidP="007F026F">
      <w:pPr>
        <w:spacing w:before="240" w:line="480" w:lineRule="auto"/>
        <w:ind w:firstLine="360"/>
        <w:contextualSpacing/>
        <w:jc w:val="both"/>
        <w:rPr>
          <w:rFonts w:ascii="Times New Roman" w:hAnsi="Times New Roman" w:cs="Times New Roman"/>
          <w:sz w:val="24"/>
          <w:szCs w:val="24"/>
        </w:rPr>
      </w:pPr>
      <w:ins w:id="48" w:author="John Barlow" w:date="2024-08-16T18:32:00Z">
        <w:r>
          <w:rPr>
            <w:rFonts w:ascii="Times New Roman" w:hAnsi="Times New Roman" w:cs="Times New Roman"/>
            <w:sz w:val="24"/>
            <w:szCs w:val="24"/>
          </w:rPr>
          <w:t>..</w:t>
        </w:r>
      </w:ins>
      <w:ins w:id="49" w:author="John Barlow" w:date="2024-08-16T18:27:00Z">
        <w:r w:rsidR="00392270">
          <w:rPr>
            <w:rFonts w:ascii="Times New Roman" w:hAnsi="Times New Roman" w:cs="Times New Roman"/>
            <w:sz w:val="24"/>
            <w:szCs w:val="24"/>
          </w:rPr>
          <w:t xml:space="preserve"> </w:t>
        </w:r>
      </w:ins>
      <w:r w:rsidR="00CE59B4" w:rsidRPr="00493874">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493874">
        <w:rPr>
          <w:rFonts w:ascii="Times New Roman" w:hAnsi="Times New Roman" w:cs="Times New Roman"/>
          <w:i/>
          <w:iCs/>
          <w:sz w:val="24"/>
          <w:szCs w:val="24"/>
        </w:rPr>
        <w:t>vWbp</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as were 94% of </w:t>
      </w:r>
      <w:r w:rsidR="00CE59B4" w:rsidRPr="00493874">
        <w:rPr>
          <w:rFonts w:ascii="Times New Roman" w:hAnsi="Times New Roman" w:cs="Times New Roman"/>
          <w:i/>
          <w:iCs/>
          <w:sz w:val="24"/>
          <w:szCs w:val="24"/>
        </w:rPr>
        <w:t xml:space="preserve">S. chromogenes </w:t>
      </w:r>
      <w:r w:rsidR="00CE59B4" w:rsidRPr="00493874">
        <w:rPr>
          <w:rFonts w:ascii="Times New Roman" w:hAnsi="Times New Roman" w:cs="Times New Roman"/>
          <w:sz w:val="24"/>
          <w:szCs w:val="24"/>
        </w:rPr>
        <w:t xml:space="preserve">isolates in Naushad et al. (2019). </w:t>
      </w:r>
      <w:commentRangeStart w:id="50"/>
      <w:ins w:id="51" w:author="John Barlow" w:date="2024-08-16T18:32:00Z">
        <w:r>
          <w:rPr>
            <w:rFonts w:ascii="Times New Roman" w:hAnsi="Times New Roman" w:cs="Times New Roman"/>
            <w:sz w:val="24"/>
            <w:szCs w:val="24"/>
          </w:rPr>
          <w:t xml:space="preserve">How many </w:t>
        </w:r>
        <w:r w:rsidR="009B5884">
          <w:rPr>
            <w:rFonts w:ascii="Times New Roman" w:hAnsi="Times New Roman" w:cs="Times New Roman"/>
            <w:sz w:val="24"/>
            <w:szCs w:val="24"/>
          </w:rPr>
          <w:t xml:space="preserve">had a </w:t>
        </w:r>
        <w:proofErr w:type="spellStart"/>
        <w:r w:rsidR="009B5884">
          <w:rPr>
            <w:rFonts w:ascii="Times New Roman" w:hAnsi="Times New Roman" w:cs="Times New Roman"/>
            <w:sz w:val="24"/>
            <w:szCs w:val="24"/>
          </w:rPr>
          <w:t>coag</w:t>
        </w:r>
        <w:proofErr w:type="spellEnd"/>
        <w:r w:rsidR="009B5884">
          <w:rPr>
            <w:rFonts w:ascii="Times New Roman" w:hAnsi="Times New Roman" w:cs="Times New Roman"/>
            <w:sz w:val="24"/>
            <w:szCs w:val="24"/>
          </w:rPr>
          <w:t xml:space="preserve"> positive phenotype?</w:t>
        </w:r>
      </w:ins>
      <w:commentRangeEnd w:id="50"/>
      <w:r w:rsidR="00517960">
        <w:rPr>
          <w:rStyle w:val="CommentReference"/>
        </w:rPr>
        <w:commentReference w:id="50"/>
      </w:r>
    </w:p>
    <w:p w14:paraId="261B5974" w14:textId="12C2A71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the current study, our hypothesis </w:t>
      </w:r>
      <w:commentRangeStart w:id="52"/>
      <w:r w:rsidRPr="00493874">
        <w:rPr>
          <w:rFonts w:ascii="Times New Roman" w:hAnsi="Times New Roman" w:cs="Times New Roman"/>
          <w:sz w:val="24"/>
          <w:szCs w:val="24"/>
        </w:rPr>
        <w:t xml:space="preserve">that total number of virulence genes for each isolate would be a significant predictor of whether it was associated with a HIGH or LOW SCC IMI was not supported. </w:t>
      </w:r>
      <w:commentRangeEnd w:id="52"/>
      <w:r w:rsidR="00F177F0">
        <w:rPr>
          <w:rStyle w:val="CommentReference"/>
        </w:rPr>
        <w:commentReference w:id="52"/>
      </w:r>
      <w:r w:rsidRPr="00493874">
        <w:rPr>
          <w:rFonts w:ascii="Times New Roman" w:hAnsi="Times New Roman" w:cs="Times New Roman"/>
          <w:sz w:val="24"/>
          <w:szCs w:val="24"/>
        </w:rPr>
        <w:t xml:space="preserve">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r w:rsidR="003F76D8">
        <w:rPr>
          <w:rFonts w:ascii="Times New Roman" w:hAnsi="Times New Roman" w:cs="Times New Roman"/>
          <w:sz w:val="24"/>
          <w:szCs w:val="24"/>
        </w:rPr>
        <w:t xml:space="preserve">IMI </w:t>
      </w:r>
      <w:r w:rsidRPr="00493874">
        <w:rPr>
          <w:rFonts w:ascii="Times New Roman" w:hAnsi="Times New Roman" w:cs="Times New Roman"/>
          <w:sz w:val="24"/>
          <w:szCs w:val="24"/>
        </w:rPr>
        <w:t xml:space="preserve">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7848036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lastRenderedPageBreak/>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F405FD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suggest</w:t>
      </w:r>
      <w:proofErr w:type="gramEnd"/>
      <w:r w:rsidRPr="00493874">
        <w:rPr>
          <w:rFonts w:ascii="Times New Roman" w:hAnsi="Times New Roman" w:cs="Times New Roman"/>
          <w:sz w:val="24"/>
          <w:szCs w:val="24"/>
        </w:rPr>
        <w:t xml:space="preserve"> it is likely that similar symptoms can be caused by several different 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w:t>
      </w:r>
      <w:r w:rsidRPr="00493874">
        <w:rPr>
          <w:rFonts w:ascii="Times New Roman" w:hAnsi="Times New Roman" w:cs="Times New Roman"/>
          <w:sz w:val="24"/>
          <w:szCs w:val="24"/>
        </w:rPr>
        <w:lastRenderedPageBreak/>
        <w:t xml:space="preserve">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53" w:author="John Barlow" w:date="2024-08-17T11:40:00Z">
        <w:r w:rsidR="004D7DEA">
          <w:rPr>
            <w:rFonts w:ascii="Times New Roman" w:hAnsi="Times New Roman" w:cs="Times New Roman"/>
            <w:sz w:val="24"/>
            <w:szCs w:val="24"/>
          </w:rPr>
          <w:t xml:space="preserve"> (</w:t>
        </w:r>
        <w:r w:rsidR="004D7DEA" w:rsidRPr="004D7DEA">
          <w:rPr>
            <w:rFonts w:ascii="Times New Roman" w:hAnsi="Times New Roman" w:cs="Times New Roman"/>
            <w:i/>
            <w:iCs/>
            <w:sz w:val="24"/>
            <w:szCs w:val="24"/>
            <w:rPrChange w:id="54" w:author="John Barlow" w:date="2024-08-17T11:40:00Z">
              <w:rPr>
                <w:rFonts w:ascii="Times New Roman" w:hAnsi="Times New Roman" w:cs="Times New Roman"/>
                <w:sz w:val="24"/>
                <w:szCs w:val="24"/>
              </w:rPr>
            </w:rPrChange>
          </w:rPr>
          <w:t>add reference</w:t>
        </w:r>
        <w:r w:rsidR="004D7DEA">
          <w:rPr>
            <w:rFonts w:ascii="Times New Roman" w:hAnsi="Times New Roman" w:cs="Times New Roman"/>
            <w:sz w:val="24"/>
            <w:szCs w:val="24"/>
          </w:rPr>
          <w:t>)</w:t>
        </w:r>
      </w:ins>
      <w:r w:rsidRPr="00493874">
        <w:rPr>
          <w:rFonts w:ascii="Times New Roman" w:hAnsi="Times New Roman" w:cs="Times New Roman"/>
          <w:sz w:val="24"/>
          <w:szCs w:val="24"/>
        </w:rPr>
        <w:t xml:space="preserve">. </w:t>
      </w:r>
    </w:p>
    <w:p w14:paraId="600EF0F6" w14:textId="5E31ABDE"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w:t>
      </w:r>
      <w:r w:rsidR="00D16631">
        <w:rPr>
          <w:rFonts w:ascii="Times New Roman" w:hAnsi="Times New Roman" w:cs="Times New Roman"/>
          <w:sz w:val="24"/>
          <w:szCs w:val="24"/>
        </w:rPr>
        <w:t>infection phenotype</w:t>
      </w:r>
      <w:r w:rsidR="000B5BAF">
        <w:rPr>
          <w:rFonts w:ascii="Times New Roman" w:hAnsi="Times New Roman" w:cs="Times New Roman"/>
          <w:sz w:val="24"/>
          <w:szCs w:val="24"/>
        </w:rPr>
        <w:t xml:space="preserve"> as measured by </w:t>
      </w:r>
      <w:proofErr w:type="spellStart"/>
      <w:r w:rsidR="000B5BAF">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w:t>
      </w:r>
      <w:r w:rsidR="00DC2664">
        <w:rPr>
          <w:rFonts w:ascii="Times New Roman" w:hAnsi="Times New Roman" w:cs="Times New Roman"/>
          <w:sz w:val="24"/>
          <w:szCs w:val="24"/>
        </w:rPr>
        <w:t xml:space="preserve"> (list the 5</w:t>
      </w:r>
      <w:r w:rsidR="000B5BAF">
        <w:rPr>
          <w:rFonts w:ascii="Times New Roman" w:hAnsi="Times New Roman" w:cs="Times New Roman"/>
          <w:sz w:val="24"/>
          <w:szCs w:val="24"/>
        </w:rPr>
        <w:t xml:space="preserve"> STs</w:t>
      </w:r>
      <w:r w:rsidR="00DC2664">
        <w:rPr>
          <w:rFonts w:ascii="Times New Roman" w:hAnsi="Times New Roman" w:cs="Times New Roman"/>
          <w:sz w:val="24"/>
          <w:szCs w:val="24"/>
        </w:rPr>
        <w:t>)</w:t>
      </w:r>
      <w:r w:rsidRPr="00493874">
        <w:rPr>
          <w:rFonts w:ascii="Times New Roman" w:hAnsi="Times New Roman" w:cs="Times New Roman"/>
          <w:sz w:val="24"/>
          <w:szCs w:val="24"/>
        </w:rPr>
        <w:t>, 8 of 9 for another ST</w:t>
      </w:r>
      <w:r w:rsidR="00DC2664">
        <w:rPr>
          <w:rFonts w:ascii="Times New Roman" w:hAnsi="Times New Roman" w:cs="Times New Roman"/>
          <w:sz w:val="24"/>
          <w:szCs w:val="24"/>
        </w:rPr>
        <w:t xml:space="preserve"> (</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contained the same number of VF (with the remaining isolate differing by 1 VF), and the remaining ST</w:t>
      </w:r>
      <w:r w:rsidR="00DC2664">
        <w:rPr>
          <w:rFonts w:ascii="Times New Roman" w:hAnsi="Times New Roman" w:cs="Times New Roman"/>
          <w:sz w:val="24"/>
          <w:szCs w:val="24"/>
        </w:rPr>
        <w:t>(</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also found in Persson Waller et al. (2023</w:t>
      </w:r>
      <w:r w:rsidR="000F740E">
        <w:rPr>
          <w:rFonts w:ascii="Times New Roman" w:hAnsi="Times New Roman" w:cs="Times New Roman"/>
          <w:sz w:val="24"/>
          <w:szCs w:val="24"/>
        </w:rPr>
        <w:t>a</w:t>
      </w:r>
      <w:r w:rsidRPr="00493874">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t>
      </w:r>
      <w:r w:rsidRPr="00493874">
        <w:rPr>
          <w:rFonts w:ascii="Times New Roman" w:hAnsi="Times New Roman" w:cs="Times New Roman"/>
          <w:sz w:val="24"/>
          <w:szCs w:val="24"/>
        </w:rPr>
        <w:lastRenderedPageBreak/>
        <w:t xml:space="preserve">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55" w:author="John Barlow" w:date="2024-08-17T12:10:00Z">
        <w:r w:rsidR="00D13BD4">
          <w:rPr>
            <w:rFonts w:ascii="Times New Roman" w:hAnsi="Times New Roman" w:cs="Times New Roman"/>
            <w:sz w:val="24"/>
            <w:szCs w:val="24"/>
          </w:rPr>
          <w:t xml:space="preserve">, and more research </w:t>
        </w:r>
        <w:r w:rsidR="00235AD6">
          <w:rPr>
            <w:rFonts w:ascii="Times New Roman" w:hAnsi="Times New Roman" w:cs="Times New Roman"/>
            <w:sz w:val="24"/>
            <w:szCs w:val="24"/>
          </w:rPr>
          <w:t xml:space="preserve">is needed to </w:t>
        </w:r>
      </w:ins>
      <w:ins w:id="56" w:author="John Barlow" w:date="2024-08-17T12:11:00Z">
        <w:r w:rsidR="00235AD6">
          <w:rPr>
            <w:rFonts w:ascii="Times New Roman" w:hAnsi="Times New Roman" w:cs="Times New Roman"/>
            <w:sz w:val="24"/>
            <w:szCs w:val="24"/>
          </w:rPr>
          <w:t xml:space="preserve">explore these </w:t>
        </w:r>
      </w:ins>
      <w:ins w:id="57" w:author="John Barlow" w:date="2024-08-18T03:15:00Z">
        <w:r w:rsidR="0026349B">
          <w:rPr>
            <w:rFonts w:ascii="Times New Roman" w:hAnsi="Times New Roman" w:cs="Times New Roman"/>
            <w:sz w:val="24"/>
            <w:szCs w:val="24"/>
          </w:rPr>
          <w:t xml:space="preserve">possible </w:t>
        </w:r>
      </w:ins>
      <w:ins w:id="58" w:author="John Barlow" w:date="2024-08-17T12:11:00Z">
        <w:r w:rsidR="00235AD6">
          <w:rPr>
            <w:rFonts w:ascii="Times New Roman" w:hAnsi="Times New Roman" w:cs="Times New Roman"/>
            <w:sz w:val="24"/>
            <w:szCs w:val="24"/>
          </w:rPr>
          <w:t>associations</w:t>
        </w:r>
      </w:ins>
      <w:r w:rsidRPr="00493874">
        <w:rPr>
          <w:rFonts w:ascii="Times New Roman" w:hAnsi="Times New Roman" w:cs="Times New Roman"/>
          <w:sz w:val="24"/>
          <w:szCs w:val="24"/>
        </w:rPr>
        <w:t xml:space="preserve">. </w:t>
      </w:r>
      <w:ins w:id="59" w:author="John Barlow" w:date="2024-08-18T03:16:00Z">
        <w:r w:rsidR="0026349B">
          <w:rPr>
            <w:rFonts w:ascii="Times New Roman" w:hAnsi="Times New Roman" w:cs="Times New Roman"/>
            <w:sz w:val="24"/>
            <w:szCs w:val="24"/>
          </w:rPr>
          <w:t xml:space="preserve">A limitation to our current study is we </w:t>
        </w:r>
        <w:r w:rsidR="00717400">
          <w:rPr>
            <w:rFonts w:ascii="Times New Roman" w:hAnsi="Times New Roman" w:cs="Times New Roman"/>
            <w:sz w:val="24"/>
            <w:szCs w:val="24"/>
          </w:rPr>
          <w:t xml:space="preserve">only </w:t>
        </w:r>
        <w:r w:rsidR="0026349B">
          <w:rPr>
            <w:rFonts w:ascii="Times New Roman" w:hAnsi="Times New Roman" w:cs="Times New Roman"/>
            <w:sz w:val="24"/>
            <w:szCs w:val="24"/>
          </w:rPr>
          <w:t xml:space="preserve">included </w:t>
        </w:r>
        <w:r w:rsidR="00717400">
          <w:rPr>
            <w:rFonts w:ascii="Times New Roman" w:hAnsi="Times New Roman" w:cs="Times New Roman"/>
            <w:sz w:val="24"/>
            <w:szCs w:val="24"/>
          </w:rPr>
          <w:t>isolates from persistent IMI</w:t>
        </w:r>
        <w:r w:rsidR="000F5627">
          <w:rPr>
            <w:rFonts w:ascii="Times New Roman" w:hAnsi="Times New Roman" w:cs="Times New Roman"/>
            <w:sz w:val="24"/>
            <w:szCs w:val="24"/>
          </w:rPr>
          <w:t xml:space="preserve">. </w:t>
        </w:r>
      </w:ins>
      <w:ins w:id="60" w:author="John Barlow" w:date="2024-08-18T03:17:00Z">
        <w:r w:rsidR="000F5627">
          <w:rPr>
            <w:rFonts w:ascii="Times New Roman" w:hAnsi="Times New Roman" w:cs="Times New Roman"/>
            <w:sz w:val="24"/>
            <w:szCs w:val="24"/>
          </w:rPr>
          <w:t xml:space="preserve">We </w:t>
        </w:r>
        <w:r w:rsidR="004536C4">
          <w:rPr>
            <w:rFonts w:ascii="Times New Roman" w:hAnsi="Times New Roman" w:cs="Times New Roman"/>
            <w:sz w:val="24"/>
            <w:szCs w:val="24"/>
          </w:rPr>
          <w:t xml:space="preserve">selected this study design to explore the </w:t>
        </w:r>
      </w:ins>
      <w:ins w:id="61" w:author="John Barlow" w:date="2024-08-18T03:18:00Z">
        <w:r w:rsidR="004536C4">
          <w:rPr>
            <w:rFonts w:ascii="Times New Roman" w:hAnsi="Times New Roman" w:cs="Times New Roman"/>
            <w:sz w:val="24"/>
            <w:szCs w:val="24"/>
          </w:rPr>
          <w:t>effect o</w:t>
        </w:r>
        <w:r w:rsidR="00D632F3">
          <w:rPr>
            <w:rFonts w:ascii="Times New Roman" w:hAnsi="Times New Roman" w:cs="Times New Roman"/>
            <w:sz w:val="24"/>
            <w:szCs w:val="24"/>
          </w:rPr>
          <w:t>f pathogen factors on SCC, while controlling for other variables</w:t>
        </w:r>
        <w:r w:rsidR="000C6693">
          <w:rPr>
            <w:rFonts w:ascii="Times New Roman" w:hAnsi="Times New Roman" w:cs="Times New Roman"/>
            <w:sz w:val="24"/>
            <w:szCs w:val="24"/>
          </w:rPr>
          <w:t xml:space="preserve">, and </w:t>
        </w:r>
      </w:ins>
      <w:ins w:id="62" w:author="John Barlow" w:date="2024-08-18T03:19:00Z">
        <w:r w:rsidR="00B73BED">
          <w:rPr>
            <w:rFonts w:ascii="Times New Roman" w:hAnsi="Times New Roman" w:cs="Times New Roman"/>
            <w:sz w:val="24"/>
            <w:szCs w:val="24"/>
          </w:rPr>
          <w:t xml:space="preserve">treating </w:t>
        </w:r>
      </w:ins>
      <w:ins w:id="63" w:author="John Barlow" w:date="2024-08-18T03:18:00Z">
        <w:r w:rsidR="000C6693">
          <w:rPr>
            <w:rFonts w:ascii="Times New Roman" w:hAnsi="Times New Roman" w:cs="Times New Roman"/>
            <w:sz w:val="24"/>
            <w:szCs w:val="24"/>
          </w:rPr>
          <w:t xml:space="preserve">cows and farms </w:t>
        </w:r>
      </w:ins>
      <w:ins w:id="64" w:author="John Barlow" w:date="2024-08-18T03:19:00Z">
        <w:r w:rsidR="00B73BED">
          <w:rPr>
            <w:rFonts w:ascii="Times New Roman" w:hAnsi="Times New Roman" w:cs="Times New Roman"/>
            <w:sz w:val="24"/>
            <w:szCs w:val="24"/>
          </w:rPr>
          <w:t>as</w:t>
        </w:r>
      </w:ins>
      <w:ins w:id="65" w:author="John Barlow" w:date="2024-08-18T03:18:00Z">
        <w:r w:rsidR="000C6693">
          <w:rPr>
            <w:rFonts w:ascii="Times New Roman" w:hAnsi="Times New Roman" w:cs="Times New Roman"/>
            <w:sz w:val="24"/>
            <w:szCs w:val="24"/>
          </w:rPr>
          <w:t xml:space="preserve"> random effects in the models. </w:t>
        </w:r>
      </w:ins>
      <w:ins w:id="66" w:author="John Barlow" w:date="2024-08-18T03:19:00Z">
        <w:r w:rsidR="00B73BED">
          <w:rPr>
            <w:rFonts w:ascii="Times New Roman" w:hAnsi="Times New Roman" w:cs="Times New Roman"/>
            <w:sz w:val="24"/>
            <w:szCs w:val="24"/>
          </w:rPr>
          <w:t xml:space="preserve">Future studies should include </w:t>
        </w:r>
        <w:r w:rsidR="002B5B81">
          <w:rPr>
            <w:rFonts w:ascii="Times New Roman" w:hAnsi="Times New Roman" w:cs="Times New Roman"/>
            <w:sz w:val="24"/>
            <w:szCs w:val="24"/>
          </w:rPr>
          <w:t xml:space="preserve">isolates </w:t>
        </w:r>
      </w:ins>
      <w:ins w:id="67" w:author="John Barlow" w:date="2024-08-18T03:20:00Z">
        <w:r w:rsidR="002B5B81">
          <w:rPr>
            <w:rFonts w:ascii="Times New Roman" w:hAnsi="Times New Roman" w:cs="Times New Roman"/>
            <w:sz w:val="24"/>
            <w:szCs w:val="24"/>
          </w:rPr>
          <w:t>associated with transient IMI</w:t>
        </w:r>
        <w:r w:rsidR="00A81559">
          <w:rPr>
            <w:rFonts w:ascii="Times New Roman" w:hAnsi="Times New Roman" w:cs="Times New Roman"/>
            <w:sz w:val="24"/>
            <w:szCs w:val="24"/>
          </w:rPr>
          <w:t xml:space="preserve"> and other sources such as teat apex or streak canal colonization. </w:t>
        </w:r>
      </w:ins>
      <w:ins w:id="68" w:author="John Barlow" w:date="2024-08-18T03:21:00Z">
        <w:r w:rsidR="002431C4">
          <w:rPr>
            <w:rFonts w:ascii="Times New Roman" w:hAnsi="Times New Roman" w:cs="Times New Roman"/>
            <w:sz w:val="24"/>
            <w:szCs w:val="24"/>
          </w:rPr>
          <w:t xml:space="preserve">Among our isolates, </w:t>
        </w:r>
        <w:r w:rsidR="008A0477">
          <w:rPr>
            <w:rFonts w:ascii="Times New Roman" w:hAnsi="Times New Roman" w:cs="Times New Roman"/>
            <w:sz w:val="24"/>
            <w:szCs w:val="24"/>
          </w:rPr>
          <w:t xml:space="preserve">the </w:t>
        </w:r>
      </w:ins>
      <w:ins w:id="69" w:author="John Barlow" w:date="2024-08-18T03:22:00Z">
        <w:r w:rsidR="004A5F04">
          <w:rPr>
            <w:rFonts w:ascii="Times New Roman" w:hAnsi="Times New Roman" w:cs="Times New Roman"/>
            <w:sz w:val="24"/>
            <w:szCs w:val="24"/>
          </w:rPr>
          <w:t>isolates</w:t>
        </w:r>
      </w:ins>
      <w:ins w:id="70" w:author="John Barlow" w:date="2024-08-18T03:21:00Z">
        <w:r w:rsidR="008A0477">
          <w:rPr>
            <w:rFonts w:ascii="Times New Roman" w:hAnsi="Times New Roman" w:cs="Times New Roman"/>
            <w:sz w:val="24"/>
            <w:szCs w:val="24"/>
          </w:rPr>
          <w:t xml:space="preserve"> associated with persistent low SCC </w:t>
        </w:r>
      </w:ins>
      <w:ins w:id="71" w:author="John Barlow" w:date="2024-08-18T03:22:00Z">
        <w:r w:rsidR="004A5F04">
          <w:rPr>
            <w:rFonts w:ascii="Times New Roman" w:hAnsi="Times New Roman" w:cs="Times New Roman"/>
            <w:sz w:val="24"/>
            <w:szCs w:val="24"/>
          </w:rPr>
          <w:t xml:space="preserve">are difficult to </w:t>
        </w:r>
        <w:r w:rsidR="001561E1">
          <w:rPr>
            <w:rFonts w:ascii="Times New Roman" w:hAnsi="Times New Roman" w:cs="Times New Roman"/>
            <w:sz w:val="24"/>
            <w:szCs w:val="24"/>
          </w:rPr>
          <w:t xml:space="preserve">distinguish if they are </w:t>
        </w:r>
      </w:ins>
      <w:ins w:id="72" w:author="John Barlow" w:date="2024-08-18T03:23:00Z">
        <w:r w:rsidR="00DD3B3A">
          <w:rPr>
            <w:rFonts w:ascii="Times New Roman" w:hAnsi="Times New Roman" w:cs="Times New Roman"/>
            <w:sz w:val="24"/>
            <w:szCs w:val="24"/>
          </w:rPr>
          <w:t xml:space="preserve">from persistent </w:t>
        </w:r>
        <w:r w:rsidR="001561E1">
          <w:rPr>
            <w:rFonts w:ascii="Times New Roman" w:hAnsi="Times New Roman" w:cs="Times New Roman"/>
            <w:sz w:val="24"/>
            <w:szCs w:val="24"/>
          </w:rPr>
          <w:t>teat apex or streak canal colonization</w:t>
        </w:r>
        <w:r w:rsidR="00DD3B3A">
          <w:rPr>
            <w:rFonts w:ascii="Times New Roman" w:hAnsi="Times New Roman" w:cs="Times New Roman"/>
            <w:sz w:val="24"/>
            <w:szCs w:val="24"/>
          </w:rPr>
          <w:t xml:space="preserve"> or from IMI. </w:t>
        </w:r>
        <w:r w:rsidR="001561E1">
          <w:rPr>
            <w:rFonts w:ascii="Times New Roman" w:hAnsi="Times New Roman" w:cs="Times New Roman"/>
            <w:sz w:val="24"/>
            <w:szCs w:val="24"/>
          </w:rPr>
          <w:t xml:space="preserve"> </w:t>
        </w:r>
      </w:ins>
      <w:ins w:id="73" w:author="John Barlow" w:date="2024-08-18T03:21:00Z">
        <w:r w:rsidR="008A0477">
          <w:rPr>
            <w:rFonts w:ascii="Times New Roman" w:hAnsi="Times New Roman" w:cs="Times New Roman"/>
            <w:sz w:val="24"/>
            <w:szCs w:val="24"/>
          </w:rPr>
          <w:t xml:space="preserve"> </w:t>
        </w:r>
      </w:ins>
    </w:p>
    <w:p w14:paraId="383F046E" w14:textId="5E61637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w:t>
      </w:r>
      <w:r w:rsidR="00962104">
        <w:rPr>
          <w:rFonts w:ascii="Times New Roman" w:hAnsi="Times New Roman" w:cs="Times New Roman"/>
          <w:sz w:val="24"/>
          <w:szCs w:val="24"/>
        </w:rPr>
        <w:t xml:space="preserve">perform a formal statistical analysis </w:t>
      </w:r>
      <w:proofErr w:type="gramStart"/>
      <w:r w:rsidR="00962104">
        <w:rPr>
          <w:rFonts w:ascii="Times New Roman" w:hAnsi="Times New Roman" w:cs="Times New Roman"/>
          <w:sz w:val="24"/>
          <w:szCs w:val="24"/>
        </w:rPr>
        <w:t>in order to</w:t>
      </w:r>
      <w:proofErr w:type="gramEnd"/>
      <w:r w:rsidR="00962104">
        <w:rPr>
          <w:rFonts w:ascii="Times New Roman" w:hAnsi="Times New Roman" w:cs="Times New Roman"/>
          <w:sz w:val="24"/>
          <w:szCs w:val="24"/>
        </w:rPr>
        <w:t xml:space="preserve"> </w:t>
      </w:r>
      <w:r w:rsidRPr="00493874">
        <w:rPr>
          <w:rFonts w:ascii="Times New Roman" w:hAnsi="Times New Roman" w:cs="Times New Roman"/>
          <w:sz w:val="24"/>
          <w:szCs w:val="24"/>
        </w:rPr>
        <w:t xml:space="preserve">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w:t>
      </w:r>
      <w:r w:rsidRPr="00493874">
        <w:rPr>
          <w:rFonts w:ascii="Times New Roman" w:hAnsi="Times New Roman" w:cs="Times New Roman"/>
          <w:sz w:val="24"/>
          <w:szCs w:val="24"/>
        </w:rPr>
        <w:lastRenderedPageBreak/>
        <w:t xml:space="preserve">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065F3F38"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240D24" w:rsidRPr="00493874">
        <w:rPr>
          <w:rFonts w:ascii="Times New Roman" w:hAnsi="Times New Roman" w:cs="Times New Roman"/>
          <w:sz w:val="24"/>
          <w:szCs w:val="24"/>
        </w:rPr>
        <w:t>w</w:t>
      </w:r>
      <w:r w:rsidR="00240D24">
        <w:rPr>
          <w:rFonts w:ascii="Times New Roman" w:hAnsi="Times New Roman" w:cs="Times New Roman"/>
          <w:sz w:val="24"/>
          <w:szCs w:val="24"/>
        </w:rPr>
        <w:t>as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not associated with persistently HIGH or LOW SCC IMI. Ten different </w:t>
      </w:r>
      <w:r w:rsidR="00240D24">
        <w:rPr>
          <w:rFonts w:ascii="Times New Roman" w:hAnsi="Times New Roman" w:cs="Times New Roman"/>
          <w:sz w:val="24"/>
          <w:szCs w:val="24"/>
        </w:rPr>
        <w:t>strain types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00C7B227" w:rsidR="006C4B22" w:rsidRDefault="006C4B22" w:rsidP="00F31F7C">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r w:rsidR="00833166">
        <w:rPr>
          <w:rFonts w:ascii="Times New Roman" w:hAnsi="Times New Roman" w:cs="Times New Roman"/>
          <w:sz w:val="24"/>
          <w:szCs w:val="24"/>
        </w:rPr>
        <w:t>Work on this project was also supported by</w:t>
      </w:r>
      <w:r w:rsidR="005C4D9C">
        <w:rPr>
          <w:rFonts w:ascii="Times New Roman" w:hAnsi="Times New Roman" w:cs="Times New Roman"/>
          <w:sz w:val="24"/>
          <w:szCs w:val="24"/>
        </w:rPr>
        <w:t xml:space="preserve"> </w:t>
      </w:r>
      <w:r w:rsidR="00194B72" w:rsidRPr="00194B72">
        <w:rPr>
          <w:rFonts w:ascii="Times New Roman" w:hAnsi="Times New Roman" w:cs="Times New Roman"/>
          <w:sz w:val="24"/>
          <w:szCs w:val="24"/>
        </w:rPr>
        <w:t>V</w:t>
      </w:r>
      <w:r w:rsidR="00194B72">
        <w:rPr>
          <w:rFonts w:ascii="Times New Roman" w:hAnsi="Times New Roman" w:cs="Times New Roman"/>
          <w:sz w:val="24"/>
          <w:szCs w:val="24"/>
        </w:rPr>
        <w:t xml:space="preserve">ermont Experiment Station USDA Animal Health and Disease </w:t>
      </w:r>
      <w:r w:rsidR="00F31F7C">
        <w:rPr>
          <w:rFonts w:ascii="Times New Roman" w:hAnsi="Times New Roman" w:cs="Times New Roman"/>
          <w:sz w:val="24"/>
          <w:szCs w:val="24"/>
        </w:rPr>
        <w:t xml:space="preserve">Research </w:t>
      </w:r>
      <w:r w:rsidR="00194B72">
        <w:rPr>
          <w:rFonts w:ascii="Times New Roman" w:hAnsi="Times New Roman" w:cs="Times New Roman"/>
          <w:sz w:val="24"/>
          <w:szCs w:val="24"/>
        </w:rPr>
        <w:t>Project</w:t>
      </w:r>
      <w:r w:rsidR="00F31F7C">
        <w:rPr>
          <w:rFonts w:ascii="Times New Roman" w:hAnsi="Times New Roman" w:cs="Times New Roman"/>
          <w:sz w:val="24"/>
          <w:szCs w:val="24"/>
        </w:rPr>
        <w:t>s</w:t>
      </w:r>
      <w:r w:rsidR="00194B72">
        <w:rPr>
          <w:rFonts w:ascii="Times New Roman" w:hAnsi="Times New Roman" w:cs="Times New Roman"/>
          <w:sz w:val="24"/>
          <w:szCs w:val="24"/>
        </w:rPr>
        <w:t xml:space="preserve"> VT</w:t>
      </w:r>
      <w:r w:rsidR="00194B72" w:rsidRPr="00194B72">
        <w:rPr>
          <w:rFonts w:ascii="Times New Roman" w:hAnsi="Times New Roman" w:cs="Times New Roman"/>
          <w:sz w:val="24"/>
          <w:szCs w:val="24"/>
        </w:rPr>
        <w:t>-AH02703</w:t>
      </w:r>
      <w:r w:rsidR="00F31F7C">
        <w:rPr>
          <w:rFonts w:ascii="Times New Roman" w:hAnsi="Times New Roman" w:cs="Times New Roman"/>
          <w:sz w:val="24"/>
          <w:szCs w:val="24"/>
        </w:rPr>
        <w:t xml:space="preserve"> and </w:t>
      </w:r>
      <w:r w:rsidR="00F31F7C" w:rsidRPr="00F31F7C">
        <w:rPr>
          <w:rFonts w:ascii="Times New Roman" w:hAnsi="Times New Roman" w:cs="Times New Roman"/>
          <w:sz w:val="24"/>
          <w:szCs w:val="24"/>
        </w:rPr>
        <w:t>VT</w:t>
      </w:r>
      <w:r w:rsidR="00F31F7C">
        <w:rPr>
          <w:rFonts w:ascii="Times New Roman" w:hAnsi="Times New Roman" w:cs="Times New Roman"/>
          <w:sz w:val="24"/>
          <w:szCs w:val="24"/>
        </w:rPr>
        <w:t>-</w:t>
      </w:r>
      <w:r w:rsidR="00F31F7C" w:rsidRPr="00F31F7C">
        <w:rPr>
          <w:rFonts w:ascii="Times New Roman" w:hAnsi="Times New Roman" w:cs="Times New Roman"/>
          <w:sz w:val="24"/>
          <w:szCs w:val="24"/>
        </w:rPr>
        <w:t>2023-AH01</w:t>
      </w:r>
      <w:r w:rsidR="00F31F7C">
        <w:rPr>
          <w:rFonts w:ascii="Times New Roman" w:hAnsi="Times New Roman" w:cs="Times New Roman"/>
          <w:sz w:val="24"/>
          <w:szCs w:val="24"/>
        </w:rPr>
        <w:t>, and</w:t>
      </w:r>
      <w:r w:rsidR="00194B72">
        <w:rPr>
          <w:rFonts w:ascii="Times New Roman" w:hAnsi="Times New Roman" w:cs="Times New Roman"/>
          <w:sz w:val="24"/>
          <w:szCs w:val="24"/>
        </w:rPr>
        <w:t xml:space="preserve"> </w:t>
      </w:r>
      <w:r w:rsidR="005C4D9C">
        <w:rPr>
          <w:rFonts w:ascii="Times New Roman" w:hAnsi="Times New Roman" w:cs="Times New Roman"/>
          <w:sz w:val="24"/>
          <w:szCs w:val="24"/>
        </w:rPr>
        <w:t>subaward</w:t>
      </w:r>
      <w:r w:rsidR="00DF3A52" w:rsidRPr="00DF3A52">
        <w:t xml:space="preserve"> </w:t>
      </w:r>
      <w:r w:rsidR="00DF3A52" w:rsidRPr="00DF3A52">
        <w:rPr>
          <w:rFonts w:ascii="Times New Roman" w:hAnsi="Times New Roman" w:cs="Times New Roman"/>
          <w:sz w:val="24"/>
          <w:szCs w:val="24"/>
        </w:rPr>
        <w:t>C00075322-1</w:t>
      </w:r>
      <w:r w:rsidR="005C4D9C">
        <w:rPr>
          <w:rFonts w:ascii="Times New Roman" w:hAnsi="Times New Roman" w:cs="Times New Roman"/>
          <w:sz w:val="24"/>
          <w:szCs w:val="24"/>
        </w:rPr>
        <w:t xml:space="preserve"> </w:t>
      </w:r>
      <w:r w:rsidR="00703B35">
        <w:rPr>
          <w:rFonts w:ascii="Times New Roman" w:hAnsi="Times New Roman" w:cs="Times New Roman"/>
          <w:sz w:val="24"/>
          <w:szCs w:val="24"/>
        </w:rPr>
        <w:t xml:space="preserve">under USDA-NIFA </w:t>
      </w:r>
      <w:r w:rsidR="00AF775A">
        <w:rPr>
          <w:rFonts w:ascii="Times New Roman" w:hAnsi="Times New Roman" w:cs="Times New Roman"/>
          <w:sz w:val="24"/>
          <w:szCs w:val="24"/>
        </w:rPr>
        <w:t xml:space="preserve">project </w:t>
      </w:r>
      <w:r w:rsidR="00AC1ED8" w:rsidRPr="00AC1ED8">
        <w:rPr>
          <w:rFonts w:ascii="Times New Roman" w:hAnsi="Times New Roman" w:cs="Times New Roman"/>
          <w:sz w:val="24"/>
          <w:szCs w:val="24"/>
        </w:rPr>
        <w:t>2022-67015-37123</w:t>
      </w:r>
      <w:r w:rsidR="00AF775A">
        <w:rPr>
          <w:rFonts w:ascii="Times New Roman" w:hAnsi="Times New Roman" w:cs="Times New Roman"/>
          <w:sz w:val="24"/>
          <w:szCs w:val="24"/>
        </w:rPr>
        <w:t xml:space="preserve"> with Dr. Adkins</w:t>
      </w:r>
      <w:r w:rsidR="00F31F7C">
        <w:rPr>
          <w:rFonts w:ascii="Times New Roman" w:hAnsi="Times New Roman" w:cs="Times New Roman"/>
          <w:sz w:val="24"/>
          <w:szCs w:val="24"/>
        </w:rPr>
        <w:t>.</w:t>
      </w:r>
      <w:r w:rsidR="003406BA">
        <w:rPr>
          <w:rFonts w:ascii="Times New Roman" w:hAnsi="Times New Roman" w:cs="Times New Roman"/>
          <w:sz w:val="24"/>
          <w:szCs w:val="24"/>
        </w:rPr>
        <w:t xml:space="preserve"> </w:t>
      </w:r>
      <w:r w:rsidR="00AF775A">
        <w:rPr>
          <w:rFonts w:ascii="Times New Roman" w:hAnsi="Times New Roman" w:cs="Times New Roman"/>
          <w:sz w:val="24"/>
          <w:szCs w:val="24"/>
        </w:rPr>
        <w:t xml:space="preserve">Dr. Barlow </w:t>
      </w:r>
      <w:r w:rsidR="006F1ACC">
        <w:rPr>
          <w:rFonts w:ascii="Times New Roman" w:hAnsi="Times New Roman" w:cs="Times New Roman"/>
          <w:sz w:val="24"/>
          <w:szCs w:val="24"/>
        </w:rPr>
        <w:t xml:space="preserve">also contributed effort to this project </w:t>
      </w:r>
      <w:r w:rsidR="00D17BDC">
        <w:rPr>
          <w:rFonts w:ascii="Times New Roman" w:hAnsi="Times New Roman" w:cs="Times New Roman"/>
          <w:sz w:val="24"/>
          <w:szCs w:val="24"/>
        </w:rPr>
        <w:t xml:space="preserve">during a sabbatical </w:t>
      </w:r>
      <w:r w:rsidR="00F31F7C">
        <w:rPr>
          <w:rFonts w:ascii="Times New Roman" w:hAnsi="Times New Roman" w:cs="Times New Roman"/>
          <w:sz w:val="24"/>
          <w:szCs w:val="24"/>
        </w:rPr>
        <w:t xml:space="preserve">year </w:t>
      </w:r>
      <w:r w:rsidR="00D17BDC">
        <w:rPr>
          <w:rFonts w:ascii="Times New Roman" w:hAnsi="Times New Roman" w:cs="Times New Roman"/>
          <w:sz w:val="24"/>
          <w:szCs w:val="24"/>
        </w:rPr>
        <w:t>with partial salary support from USDA</w:t>
      </w:r>
      <w:r w:rsidR="00357275">
        <w:rPr>
          <w:rFonts w:ascii="Times New Roman" w:hAnsi="Times New Roman" w:cs="Times New Roman"/>
          <w:sz w:val="24"/>
          <w:szCs w:val="24"/>
        </w:rPr>
        <w:t xml:space="preserve">-NIFA project </w:t>
      </w:r>
      <w:r w:rsidR="003406BA" w:rsidRPr="003406BA">
        <w:rPr>
          <w:rFonts w:ascii="Times New Roman" w:hAnsi="Times New Roman" w:cs="Times New Roman"/>
          <w:sz w:val="24"/>
          <w:szCs w:val="24"/>
        </w:rPr>
        <w:t>2023-69015-40254</w:t>
      </w:r>
      <w:r w:rsidR="003406BA">
        <w:rPr>
          <w:rFonts w:ascii="Times New Roman" w:hAnsi="Times New Roman" w:cs="Times New Roman"/>
          <w:sz w:val="24"/>
          <w:szCs w:val="24"/>
        </w:rPr>
        <w:t>.</w:t>
      </w:r>
      <w:r w:rsidR="006F1ACC">
        <w:rPr>
          <w:rFonts w:ascii="Times New Roman" w:hAnsi="Times New Roman" w:cs="Times New Roman"/>
          <w:sz w:val="24"/>
          <w:szCs w:val="24"/>
        </w:rPr>
        <w:t xml:space="preserve"> </w:t>
      </w:r>
      <w:r w:rsidR="00833166">
        <w:rPr>
          <w:rFonts w:ascii="Times New Roman" w:hAnsi="Times New Roman" w:cs="Times New Roman"/>
          <w:sz w:val="24"/>
          <w:szCs w:val="24"/>
        </w:rPr>
        <w:t xml:space="preserve"> </w:t>
      </w:r>
      <w:r w:rsidRPr="00A579DA">
        <w:rPr>
          <w:rFonts w:ascii="Times New Roman" w:hAnsi="Times New Roman" w:cs="Times New Roman"/>
          <w:sz w:val="24"/>
          <w:szCs w:val="24"/>
        </w:rPr>
        <w:t xml:space="preserve">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74"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74"/>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w:t>
      </w:r>
      <w:r w:rsidRPr="00491F8B">
        <w:rPr>
          <w:rFonts w:ascii="Times New Roman" w:hAnsi="Times New Roman" w:cs="Times New Roman"/>
          <w:sz w:val="24"/>
          <w:szCs w:val="24"/>
        </w:rPr>
        <w:lastRenderedPageBreak/>
        <w:t xml:space="preserve">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F3536A" w:rsidRDefault="009361A8" w:rsidP="009361A8">
      <w:pPr>
        <w:pStyle w:val="EndNoteBibliography"/>
        <w:spacing w:after="360"/>
      </w:pPr>
      <w:r w:rsidRPr="009361A8">
        <w:t>Fry PR, Calcutt MJ, Foecking MF, Hsieh HY, Suntrup DG, Perry J, et al. Draft Genome Sequence of</w:t>
      </w:r>
      <w:r>
        <w:t xml:space="preserve"> </w:t>
      </w:r>
      <w:r w:rsidRPr="009361A8">
        <w:rPr>
          <w:i/>
          <w:iCs/>
        </w:rPr>
        <w:t xml:space="preserve">Staphylococcus chromogenes </w:t>
      </w:r>
      <w:r w:rsidRPr="009361A8">
        <w:t>Strain MU 970, Isolated from a Case of Chronic Bovine Mastitis.</w:t>
      </w:r>
      <w:r>
        <w:t xml:space="preserve"> </w:t>
      </w:r>
      <w:r w:rsidRPr="009361A8">
        <w:t>Genome Announc. 2014; 2(4): e00835–14.</w:t>
      </w:r>
      <w:r w:rsidR="00BD4405">
        <w:t xml:space="preserve"> </w:t>
      </w:r>
      <w:r w:rsidRPr="009361A8">
        <w:t xml:space="preserve">https://doi.org/10.1128/genomeA.00835-14 </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lastRenderedPageBreak/>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lastRenderedPageBreak/>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Default="008F1CF1" w:rsidP="008F1CF1">
      <w:pPr>
        <w:pStyle w:val="EndNoteBibliography"/>
        <w:spacing w:after="360"/>
      </w:pPr>
      <w:r w:rsidRPr="00F3536A">
        <w:t>National Mastitis Council. 2017. Laboratory Handbook on Bovine Mastitis. Third ed. National Mastitis Council, Inc., New Prague, MI.</w:t>
      </w:r>
    </w:p>
    <w:p w14:paraId="7EA0F83F" w14:textId="52EAB9DF" w:rsidR="00A349D5" w:rsidRPr="00F3536A" w:rsidRDefault="006F281E" w:rsidP="008F1CF1">
      <w:pPr>
        <w:pStyle w:val="EndNoteBibliography"/>
        <w:spacing w:after="360"/>
      </w:pPr>
      <w:r w:rsidRPr="006F281E">
        <w:t>Naushad S, Barkema HW, Luby C, Condas LA, Nobrega DB, Carson DA, De Buck J (2016). Comprehensive Phylogenetic Analysis of Bovine Non-aureus Staphylococci Species Based on Whole-Genome Sequencing. Front Microbiol 7:1990</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lastRenderedPageBreak/>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lastRenderedPageBreak/>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Taponen, S., A. Jantunen, E. Pyörälä, and S. Pyörälä. 2003. Efficacy of Targeted 5-day Combined Parenteral and Intramammary Treatment of Clinical Mastitis Caused by Penicillin-</w:t>
      </w:r>
      <w:r w:rsidRPr="00F3536A">
        <w:lastRenderedPageBreak/>
        <w:t xml:space="preserve">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lastRenderedPageBreak/>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D1089">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AD1089">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D1089">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D1089">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D1089">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D1089">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D1089">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D1089">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D1089">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D1089">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D1089">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D1089">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D1089">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D1089">
        <w:tc>
          <w:tcPr>
            <w:tcW w:w="9350" w:type="dxa"/>
            <w:gridSpan w:val="4"/>
          </w:tcPr>
          <w:p w14:paraId="7C432025" w14:textId="77777777" w:rsidR="007D27AF" w:rsidRPr="00501989" w:rsidRDefault="007D27AF" w:rsidP="00AD1089">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D1089">
        <w:trPr>
          <w:trHeight w:val="531"/>
        </w:trPr>
        <w:tc>
          <w:tcPr>
            <w:tcW w:w="2337" w:type="dxa"/>
            <w:vAlign w:val="bottom"/>
          </w:tcPr>
          <w:p w14:paraId="2DEFAC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D1089">
        <w:trPr>
          <w:trHeight w:val="540"/>
        </w:trPr>
        <w:tc>
          <w:tcPr>
            <w:tcW w:w="2337" w:type="dxa"/>
            <w:vAlign w:val="bottom"/>
          </w:tcPr>
          <w:p w14:paraId="4D34F35B"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D1089">
        <w:tc>
          <w:tcPr>
            <w:tcW w:w="2337" w:type="dxa"/>
            <w:vAlign w:val="bottom"/>
          </w:tcPr>
          <w:p w14:paraId="173D0C07"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D1089">
        <w:tc>
          <w:tcPr>
            <w:tcW w:w="2337" w:type="dxa"/>
            <w:vAlign w:val="bottom"/>
          </w:tcPr>
          <w:p w14:paraId="54EB8459"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D1089">
        <w:tc>
          <w:tcPr>
            <w:tcW w:w="2337" w:type="dxa"/>
            <w:vAlign w:val="bottom"/>
          </w:tcPr>
          <w:p w14:paraId="29603ED4"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D1089">
        <w:tc>
          <w:tcPr>
            <w:tcW w:w="2337" w:type="dxa"/>
            <w:vAlign w:val="bottom"/>
          </w:tcPr>
          <w:p w14:paraId="25CB499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D1089">
        <w:tc>
          <w:tcPr>
            <w:tcW w:w="2337" w:type="dxa"/>
            <w:vAlign w:val="bottom"/>
          </w:tcPr>
          <w:p w14:paraId="7213967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D1089">
        <w:tc>
          <w:tcPr>
            <w:tcW w:w="2337" w:type="dxa"/>
            <w:vAlign w:val="bottom"/>
          </w:tcPr>
          <w:p w14:paraId="160BC2E8"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D1089">
        <w:tc>
          <w:tcPr>
            <w:tcW w:w="2337" w:type="dxa"/>
            <w:vAlign w:val="bottom"/>
          </w:tcPr>
          <w:p w14:paraId="4BAB728D"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D1089">
        <w:tc>
          <w:tcPr>
            <w:tcW w:w="2337" w:type="dxa"/>
            <w:vAlign w:val="bottom"/>
          </w:tcPr>
          <w:p w14:paraId="52357D56"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D1089">
        <w:tc>
          <w:tcPr>
            <w:tcW w:w="2337" w:type="dxa"/>
            <w:vAlign w:val="bottom"/>
          </w:tcPr>
          <w:p w14:paraId="44927FD9"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D1089">
        <w:tc>
          <w:tcPr>
            <w:tcW w:w="2337" w:type="dxa"/>
            <w:vAlign w:val="bottom"/>
          </w:tcPr>
          <w:p w14:paraId="71A489C4"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D1089">
        <w:tc>
          <w:tcPr>
            <w:tcW w:w="2337" w:type="dxa"/>
            <w:vAlign w:val="bottom"/>
          </w:tcPr>
          <w:p w14:paraId="07FB3B0A"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D1089">
        <w:tc>
          <w:tcPr>
            <w:tcW w:w="2337" w:type="dxa"/>
            <w:vAlign w:val="bottom"/>
          </w:tcPr>
          <w:p w14:paraId="2F9A444E"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D1089">
        <w:tc>
          <w:tcPr>
            <w:tcW w:w="2337" w:type="dxa"/>
            <w:vAlign w:val="bottom"/>
          </w:tcPr>
          <w:p w14:paraId="1C1F856F"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D1089">
        <w:tc>
          <w:tcPr>
            <w:tcW w:w="9350" w:type="dxa"/>
            <w:gridSpan w:val="4"/>
            <w:vAlign w:val="bottom"/>
          </w:tcPr>
          <w:p w14:paraId="7B5E0AD9" w14:textId="77777777" w:rsidR="007D27AF" w:rsidRPr="00501989" w:rsidRDefault="007D27AF" w:rsidP="00AD1089">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D1089">
        <w:trPr>
          <w:trHeight w:val="531"/>
        </w:trPr>
        <w:tc>
          <w:tcPr>
            <w:tcW w:w="7110" w:type="dxa"/>
            <w:gridSpan w:val="3"/>
            <w:vAlign w:val="bottom"/>
          </w:tcPr>
          <w:p w14:paraId="0E80B15D" w14:textId="77777777" w:rsidR="007D27AF" w:rsidRPr="00E73462" w:rsidRDefault="007D27AF" w:rsidP="00AD1089">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D1089">
        <w:trPr>
          <w:trHeight w:val="648"/>
        </w:trPr>
        <w:tc>
          <w:tcPr>
            <w:tcW w:w="1627" w:type="dxa"/>
            <w:vAlign w:val="bottom"/>
          </w:tcPr>
          <w:p w14:paraId="5F826B6C"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D1089">
        <w:trPr>
          <w:trHeight w:val="360"/>
        </w:trPr>
        <w:tc>
          <w:tcPr>
            <w:tcW w:w="1627" w:type="dxa"/>
            <w:vAlign w:val="bottom"/>
            <w:hideMark/>
          </w:tcPr>
          <w:p w14:paraId="3A1813D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D1089">
        <w:trPr>
          <w:trHeight w:val="360"/>
        </w:trPr>
        <w:tc>
          <w:tcPr>
            <w:tcW w:w="1627" w:type="dxa"/>
            <w:vAlign w:val="bottom"/>
            <w:hideMark/>
          </w:tcPr>
          <w:p w14:paraId="31790F0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D1089">
        <w:trPr>
          <w:trHeight w:val="360"/>
        </w:trPr>
        <w:tc>
          <w:tcPr>
            <w:tcW w:w="1627" w:type="dxa"/>
            <w:vAlign w:val="bottom"/>
            <w:hideMark/>
          </w:tcPr>
          <w:p w14:paraId="06A6E27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D1089">
        <w:trPr>
          <w:trHeight w:val="360"/>
        </w:trPr>
        <w:tc>
          <w:tcPr>
            <w:tcW w:w="1627" w:type="dxa"/>
            <w:vAlign w:val="bottom"/>
            <w:hideMark/>
          </w:tcPr>
          <w:p w14:paraId="067135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D1089">
        <w:trPr>
          <w:trHeight w:val="360"/>
        </w:trPr>
        <w:tc>
          <w:tcPr>
            <w:tcW w:w="1627" w:type="dxa"/>
            <w:vAlign w:val="bottom"/>
            <w:hideMark/>
          </w:tcPr>
          <w:p w14:paraId="128184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D1089">
        <w:trPr>
          <w:trHeight w:val="360"/>
        </w:trPr>
        <w:tc>
          <w:tcPr>
            <w:tcW w:w="1627" w:type="dxa"/>
            <w:vAlign w:val="bottom"/>
            <w:hideMark/>
          </w:tcPr>
          <w:p w14:paraId="4041D88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D1089">
        <w:trPr>
          <w:trHeight w:val="360"/>
        </w:trPr>
        <w:tc>
          <w:tcPr>
            <w:tcW w:w="1627" w:type="dxa"/>
            <w:vAlign w:val="bottom"/>
            <w:hideMark/>
          </w:tcPr>
          <w:p w14:paraId="0F592E8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D1089">
        <w:trPr>
          <w:trHeight w:val="360"/>
        </w:trPr>
        <w:tc>
          <w:tcPr>
            <w:tcW w:w="1627" w:type="dxa"/>
            <w:vAlign w:val="bottom"/>
            <w:hideMark/>
          </w:tcPr>
          <w:p w14:paraId="2A296AF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D1089">
        <w:trPr>
          <w:trHeight w:val="360"/>
        </w:trPr>
        <w:tc>
          <w:tcPr>
            <w:tcW w:w="1627" w:type="dxa"/>
            <w:vAlign w:val="bottom"/>
            <w:hideMark/>
          </w:tcPr>
          <w:p w14:paraId="6295FAA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D1089">
        <w:trPr>
          <w:trHeight w:val="360"/>
        </w:trPr>
        <w:tc>
          <w:tcPr>
            <w:tcW w:w="1627" w:type="dxa"/>
            <w:vAlign w:val="bottom"/>
            <w:hideMark/>
          </w:tcPr>
          <w:p w14:paraId="3667712D"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D1089">
        <w:trPr>
          <w:trHeight w:val="1503"/>
        </w:trPr>
        <w:tc>
          <w:tcPr>
            <w:tcW w:w="5000" w:type="pct"/>
            <w:gridSpan w:val="5"/>
            <w:noWrap/>
            <w:vAlign w:val="bottom"/>
          </w:tcPr>
          <w:p w14:paraId="0B369F4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D1089">
        <w:trPr>
          <w:trHeight w:val="468"/>
        </w:trPr>
        <w:tc>
          <w:tcPr>
            <w:tcW w:w="1011" w:type="pct"/>
            <w:noWrap/>
            <w:vAlign w:val="bottom"/>
          </w:tcPr>
          <w:p w14:paraId="1BE1119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D1089">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D1089">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D1089">
        <w:trPr>
          <w:trHeight w:val="290"/>
        </w:trPr>
        <w:tc>
          <w:tcPr>
            <w:tcW w:w="1011" w:type="pct"/>
            <w:noWrap/>
            <w:vAlign w:val="bottom"/>
          </w:tcPr>
          <w:p w14:paraId="0CCA4E9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D1089">
        <w:trPr>
          <w:trHeight w:val="290"/>
        </w:trPr>
        <w:tc>
          <w:tcPr>
            <w:tcW w:w="1011" w:type="pct"/>
            <w:noWrap/>
            <w:vAlign w:val="bottom"/>
            <w:hideMark/>
          </w:tcPr>
          <w:p w14:paraId="42D3ED0E" w14:textId="77777777" w:rsidR="007D27AF" w:rsidRPr="00053439" w:rsidRDefault="007D27AF" w:rsidP="00AD1089">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D1089">
        <w:trPr>
          <w:trHeight w:val="290"/>
        </w:trPr>
        <w:tc>
          <w:tcPr>
            <w:tcW w:w="1011" w:type="pct"/>
            <w:noWrap/>
            <w:vAlign w:val="bottom"/>
            <w:hideMark/>
          </w:tcPr>
          <w:p w14:paraId="067CEB2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D1089">
        <w:trPr>
          <w:trHeight w:val="290"/>
        </w:trPr>
        <w:tc>
          <w:tcPr>
            <w:tcW w:w="1011" w:type="pct"/>
            <w:noWrap/>
            <w:vAlign w:val="bottom"/>
            <w:hideMark/>
          </w:tcPr>
          <w:p w14:paraId="1BF9F2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D1089">
        <w:trPr>
          <w:trHeight w:val="290"/>
        </w:trPr>
        <w:tc>
          <w:tcPr>
            <w:tcW w:w="1011" w:type="pct"/>
            <w:noWrap/>
            <w:vAlign w:val="bottom"/>
            <w:hideMark/>
          </w:tcPr>
          <w:p w14:paraId="5E8B85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D1089">
        <w:trPr>
          <w:trHeight w:val="290"/>
        </w:trPr>
        <w:tc>
          <w:tcPr>
            <w:tcW w:w="1011" w:type="pct"/>
            <w:noWrap/>
            <w:vAlign w:val="bottom"/>
            <w:hideMark/>
          </w:tcPr>
          <w:p w14:paraId="26B5F7A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D1089">
        <w:trPr>
          <w:trHeight w:val="290"/>
        </w:trPr>
        <w:tc>
          <w:tcPr>
            <w:tcW w:w="1011" w:type="pct"/>
            <w:noWrap/>
            <w:vAlign w:val="bottom"/>
            <w:hideMark/>
          </w:tcPr>
          <w:p w14:paraId="7C1BFC9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D1089">
        <w:trPr>
          <w:trHeight w:val="290"/>
        </w:trPr>
        <w:tc>
          <w:tcPr>
            <w:tcW w:w="1011" w:type="pct"/>
            <w:noWrap/>
            <w:vAlign w:val="bottom"/>
            <w:hideMark/>
          </w:tcPr>
          <w:p w14:paraId="0EBB791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D1089">
        <w:trPr>
          <w:trHeight w:val="300"/>
        </w:trPr>
        <w:tc>
          <w:tcPr>
            <w:tcW w:w="1011" w:type="pct"/>
            <w:noWrap/>
            <w:vAlign w:val="bottom"/>
            <w:hideMark/>
          </w:tcPr>
          <w:p w14:paraId="674C3A3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D1089">
        <w:trPr>
          <w:trHeight w:val="290"/>
        </w:trPr>
        <w:tc>
          <w:tcPr>
            <w:tcW w:w="1011" w:type="pct"/>
            <w:noWrap/>
            <w:vAlign w:val="bottom"/>
          </w:tcPr>
          <w:p w14:paraId="6B7E9EE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D1089">
            <w:pPr>
              <w:rPr>
                <w:rFonts w:ascii="Times New Roman" w:hAnsi="Times New Roman" w:cs="Times New Roman"/>
                <w:b/>
                <w:bCs/>
                <w:sz w:val="20"/>
                <w:szCs w:val="20"/>
              </w:rPr>
            </w:pPr>
          </w:p>
        </w:tc>
        <w:tc>
          <w:tcPr>
            <w:tcW w:w="502" w:type="pct"/>
            <w:noWrap/>
          </w:tcPr>
          <w:p w14:paraId="23A7485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D1089">
            <w:pPr>
              <w:jc w:val="center"/>
              <w:rPr>
                <w:rFonts w:ascii="Times New Roman" w:hAnsi="Times New Roman" w:cs="Times New Roman"/>
                <w:sz w:val="20"/>
                <w:szCs w:val="20"/>
              </w:rPr>
            </w:pPr>
          </w:p>
        </w:tc>
      </w:tr>
      <w:tr w:rsidR="007D27AF" w:rsidRPr="00053439" w14:paraId="6CA8AA6F" w14:textId="77777777" w:rsidTr="00AD1089">
        <w:trPr>
          <w:trHeight w:val="290"/>
        </w:trPr>
        <w:tc>
          <w:tcPr>
            <w:tcW w:w="1011" w:type="pct"/>
            <w:noWrap/>
            <w:vAlign w:val="bottom"/>
            <w:hideMark/>
          </w:tcPr>
          <w:p w14:paraId="54346170" w14:textId="77777777" w:rsidR="007D27AF" w:rsidRPr="00053439" w:rsidRDefault="007D27AF" w:rsidP="00AD1089">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D1089">
        <w:trPr>
          <w:trHeight w:val="290"/>
        </w:trPr>
        <w:tc>
          <w:tcPr>
            <w:tcW w:w="1011" w:type="pct"/>
            <w:noWrap/>
            <w:vAlign w:val="bottom"/>
            <w:hideMark/>
          </w:tcPr>
          <w:p w14:paraId="1D9F6624" w14:textId="77777777" w:rsidR="007D27AF" w:rsidRPr="00053439" w:rsidRDefault="007D27AF" w:rsidP="00AD1089">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D1089">
        <w:trPr>
          <w:trHeight w:val="290"/>
        </w:trPr>
        <w:tc>
          <w:tcPr>
            <w:tcW w:w="1011" w:type="pct"/>
            <w:noWrap/>
            <w:vAlign w:val="bottom"/>
            <w:hideMark/>
          </w:tcPr>
          <w:p w14:paraId="230C111D" w14:textId="77777777" w:rsidR="007D27AF" w:rsidRPr="00053439" w:rsidRDefault="007D27AF" w:rsidP="00AD1089">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D1089">
        <w:trPr>
          <w:trHeight w:val="290"/>
        </w:trPr>
        <w:tc>
          <w:tcPr>
            <w:tcW w:w="1011" w:type="pct"/>
            <w:noWrap/>
            <w:vAlign w:val="bottom"/>
            <w:hideMark/>
          </w:tcPr>
          <w:p w14:paraId="0A989359" w14:textId="77777777" w:rsidR="007D27AF" w:rsidRPr="00053439" w:rsidRDefault="007D27AF" w:rsidP="00AD1089">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D1089">
        <w:trPr>
          <w:trHeight w:val="290"/>
        </w:trPr>
        <w:tc>
          <w:tcPr>
            <w:tcW w:w="1011" w:type="pct"/>
            <w:noWrap/>
            <w:vAlign w:val="bottom"/>
            <w:hideMark/>
          </w:tcPr>
          <w:p w14:paraId="5F170A41" w14:textId="77777777" w:rsidR="007D27AF" w:rsidRPr="00053439" w:rsidRDefault="007D27AF" w:rsidP="00AD1089">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D1089">
        <w:trPr>
          <w:trHeight w:val="300"/>
        </w:trPr>
        <w:tc>
          <w:tcPr>
            <w:tcW w:w="1011" w:type="pct"/>
            <w:noWrap/>
            <w:vAlign w:val="bottom"/>
            <w:hideMark/>
          </w:tcPr>
          <w:p w14:paraId="36BAE6B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D1089">
        <w:trPr>
          <w:trHeight w:val="290"/>
        </w:trPr>
        <w:tc>
          <w:tcPr>
            <w:tcW w:w="1011" w:type="pct"/>
            <w:noWrap/>
            <w:vAlign w:val="bottom"/>
          </w:tcPr>
          <w:p w14:paraId="2134D945"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D1089">
            <w:pPr>
              <w:rPr>
                <w:rFonts w:ascii="Times New Roman" w:hAnsi="Times New Roman" w:cs="Times New Roman"/>
                <w:sz w:val="20"/>
                <w:szCs w:val="20"/>
              </w:rPr>
            </w:pPr>
          </w:p>
        </w:tc>
        <w:tc>
          <w:tcPr>
            <w:tcW w:w="502" w:type="pct"/>
            <w:noWrap/>
          </w:tcPr>
          <w:p w14:paraId="5C2E237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D1089">
            <w:pPr>
              <w:jc w:val="center"/>
              <w:rPr>
                <w:rFonts w:ascii="Times New Roman" w:hAnsi="Times New Roman" w:cs="Times New Roman"/>
                <w:sz w:val="20"/>
                <w:szCs w:val="20"/>
              </w:rPr>
            </w:pPr>
          </w:p>
        </w:tc>
      </w:tr>
      <w:tr w:rsidR="007D27AF" w:rsidRPr="00053439" w14:paraId="01A2381F" w14:textId="77777777" w:rsidTr="00AD1089">
        <w:trPr>
          <w:trHeight w:val="290"/>
        </w:trPr>
        <w:tc>
          <w:tcPr>
            <w:tcW w:w="1011" w:type="pct"/>
            <w:noWrap/>
            <w:vAlign w:val="bottom"/>
            <w:hideMark/>
          </w:tcPr>
          <w:p w14:paraId="2FF57C93" w14:textId="77777777" w:rsidR="007D27AF" w:rsidRPr="00053439" w:rsidRDefault="007D27AF" w:rsidP="00AD1089">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D1089">
        <w:trPr>
          <w:trHeight w:val="290"/>
        </w:trPr>
        <w:tc>
          <w:tcPr>
            <w:tcW w:w="1011" w:type="pct"/>
            <w:noWrap/>
            <w:vAlign w:val="bottom"/>
            <w:hideMark/>
          </w:tcPr>
          <w:p w14:paraId="474FBD66" w14:textId="77777777" w:rsidR="007D27AF" w:rsidRPr="00053439" w:rsidRDefault="007D27AF" w:rsidP="00AD1089">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D1089">
        <w:trPr>
          <w:trHeight w:val="290"/>
        </w:trPr>
        <w:tc>
          <w:tcPr>
            <w:tcW w:w="1011" w:type="pct"/>
            <w:noWrap/>
            <w:vAlign w:val="bottom"/>
            <w:hideMark/>
          </w:tcPr>
          <w:p w14:paraId="07396C44" w14:textId="77777777" w:rsidR="007D27AF" w:rsidRPr="00053439" w:rsidRDefault="007D27AF" w:rsidP="00AD1089">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D1089">
        <w:trPr>
          <w:trHeight w:val="290"/>
        </w:trPr>
        <w:tc>
          <w:tcPr>
            <w:tcW w:w="1011" w:type="pct"/>
            <w:noWrap/>
            <w:vAlign w:val="bottom"/>
            <w:hideMark/>
          </w:tcPr>
          <w:p w14:paraId="2E4FF312" w14:textId="77777777" w:rsidR="007D27AF" w:rsidRPr="00053439" w:rsidRDefault="007D27AF" w:rsidP="00AD1089">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D1089">
        <w:trPr>
          <w:trHeight w:val="290"/>
        </w:trPr>
        <w:tc>
          <w:tcPr>
            <w:tcW w:w="1011" w:type="pct"/>
            <w:noWrap/>
            <w:vAlign w:val="bottom"/>
            <w:hideMark/>
          </w:tcPr>
          <w:p w14:paraId="4CC05580" w14:textId="77777777" w:rsidR="007D27AF" w:rsidRPr="00053439" w:rsidRDefault="007D27AF" w:rsidP="00AD1089">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D1089">
        <w:trPr>
          <w:trHeight w:val="290"/>
        </w:trPr>
        <w:tc>
          <w:tcPr>
            <w:tcW w:w="1011" w:type="pct"/>
            <w:noWrap/>
            <w:vAlign w:val="bottom"/>
            <w:hideMark/>
          </w:tcPr>
          <w:p w14:paraId="512B0A6F" w14:textId="77777777" w:rsidR="007D27AF" w:rsidRPr="00053439" w:rsidRDefault="007D27AF" w:rsidP="00AD1089">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D1089">
        <w:trPr>
          <w:trHeight w:val="290"/>
        </w:trPr>
        <w:tc>
          <w:tcPr>
            <w:tcW w:w="1011" w:type="pct"/>
            <w:noWrap/>
            <w:vAlign w:val="bottom"/>
            <w:hideMark/>
          </w:tcPr>
          <w:p w14:paraId="2F75F4FD" w14:textId="77777777" w:rsidR="007D27AF" w:rsidRPr="00053439" w:rsidRDefault="007D27AF" w:rsidP="00AD1089">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D1089">
        <w:trPr>
          <w:trHeight w:val="290"/>
        </w:trPr>
        <w:tc>
          <w:tcPr>
            <w:tcW w:w="1011" w:type="pct"/>
            <w:noWrap/>
            <w:vAlign w:val="bottom"/>
            <w:hideMark/>
          </w:tcPr>
          <w:p w14:paraId="120ED96B" w14:textId="77777777" w:rsidR="007D27AF" w:rsidRPr="00053439" w:rsidRDefault="007D27AF" w:rsidP="00AD1089">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D1089">
        <w:trPr>
          <w:trHeight w:val="290"/>
        </w:trPr>
        <w:tc>
          <w:tcPr>
            <w:tcW w:w="1011" w:type="pct"/>
            <w:noWrap/>
            <w:vAlign w:val="bottom"/>
            <w:hideMark/>
          </w:tcPr>
          <w:p w14:paraId="2AB831DB" w14:textId="77777777" w:rsidR="007D27AF" w:rsidRPr="00053439" w:rsidRDefault="007D27AF" w:rsidP="00AD1089">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D1089">
        <w:trPr>
          <w:trHeight w:val="290"/>
        </w:trPr>
        <w:tc>
          <w:tcPr>
            <w:tcW w:w="1011" w:type="pct"/>
            <w:noWrap/>
            <w:vAlign w:val="bottom"/>
            <w:hideMark/>
          </w:tcPr>
          <w:p w14:paraId="0335D589" w14:textId="77777777" w:rsidR="007D27AF" w:rsidRPr="00053439" w:rsidRDefault="007D27AF" w:rsidP="00AD1089">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D1089">
        <w:trPr>
          <w:trHeight w:val="290"/>
        </w:trPr>
        <w:tc>
          <w:tcPr>
            <w:tcW w:w="1011" w:type="pct"/>
            <w:noWrap/>
            <w:vAlign w:val="bottom"/>
            <w:hideMark/>
          </w:tcPr>
          <w:p w14:paraId="14346282" w14:textId="77777777" w:rsidR="007D27AF" w:rsidRPr="00053439" w:rsidRDefault="007D27AF" w:rsidP="00AD1089">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D1089">
        <w:trPr>
          <w:trHeight w:val="290"/>
        </w:trPr>
        <w:tc>
          <w:tcPr>
            <w:tcW w:w="1011" w:type="pct"/>
            <w:noWrap/>
            <w:vAlign w:val="bottom"/>
            <w:hideMark/>
          </w:tcPr>
          <w:p w14:paraId="1C9172D5" w14:textId="77777777" w:rsidR="007D27AF" w:rsidRPr="00053439" w:rsidRDefault="007D27AF" w:rsidP="00AD1089">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D1089">
        <w:trPr>
          <w:trHeight w:val="290"/>
        </w:trPr>
        <w:tc>
          <w:tcPr>
            <w:tcW w:w="1011" w:type="pct"/>
            <w:noWrap/>
            <w:vAlign w:val="bottom"/>
            <w:hideMark/>
          </w:tcPr>
          <w:p w14:paraId="3AD23120" w14:textId="77777777" w:rsidR="007D27AF" w:rsidRPr="00053439" w:rsidRDefault="007D27AF" w:rsidP="00AD1089">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D1089">
        <w:trPr>
          <w:trHeight w:val="300"/>
        </w:trPr>
        <w:tc>
          <w:tcPr>
            <w:tcW w:w="1011" w:type="pct"/>
            <w:noWrap/>
            <w:vAlign w:val="bottom"/>
            <w:hideMark/>
          </w:tcPr>
          <w:p w14:paraId="5C98C8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D1089">
        <w:trPr>
          <w:trHeight w:val="290"/>
        </w:trPr>
        <w:tc>
          <w:tcPr>
            <w:tcW w:w="1011" w:type="pct"/>
            <w:noWrap/>
            <w:vAlign w:val="bottom"/>
          </w:tcPr>
          <w:p w14:paraId="6E52D6BD"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D1089">
            <w:pPr>
              <w:rPr>
                <w:rFonts w:ascii="Times New Roman" w:hAnsi="Times New Roman" w:cs="Times New Roman"/>
                <w:sz w:val="20"/>
                <w:szCs w:val="20"/>
              </w:rPr>
            </w:pPr>
          </w:p>
        </w:tc>
        <w:tc>
          <w:tcPr>
            <w:tcW w:w="502" w:type="pct"/>
            <w:noWrap/>
          </w:tcPr>
          <w:p w14:paraId="0A035B74"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D1089">
            <w:pPr>
              <w:jc w:val="center"/>
              <w:rPr>
                <w:rFonts w:ascii="Times New Roman" w:hAnsi="Times New Roman" w:cs="Times New Roman"/>
                <w:sz w:val="20"/>
                <w:szCs w:val="20"/>
              </w:rPr>
            </w:pPr>
          </w:p>
        </w:tc>
      </w:tr>
      <w:tr w:rsidR="007D27AF" w:rsidRPr="00053439" w14:paraId="64A6D952" w14:textId="77777777" w:rsidTr="00AD1089">
        <w:trPr>
          <w:trHeight w:val="290"/>
        </w:trPr>
        <w:tc>
          <w:tcPr>
            <w:tcW w:w="1011" w:type="pct"/>
            <w:noWrap/>
            <w:vAlign w:val="bottom"/>
            <w:hideMark/>
          </w:tcPr>
          <w:p w14:paraId="21E29D03" w14:textId="77777777" w:rsidR="007D27AF" w:rsidRPr="00053439" w:rsidRDefault="007D27AF" w:rsidP="00AD1089">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D1089">
        <w:trPr>
          <w:trHeight w:val="290"/>
        </w:trPr>
        <w:tc>
          <w:tcPr>
            <w:tcW w:w="1011" w:type="pct"/>
            <w:noWrap/>
            <w:vAlign w:val="bottom"/>
            <w:hideMark/>
          </w:tcPr>
          <w:p w14:paraId="6FEC126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D1089">
        <w:trPr>
          <w:trHeight w:val="290"/>
        </w:trPr>
        <w:tc>
          <w:tcPr>
            <w:tcW w:w="1011" w:type="pct"/>
            <w:noWrap/>
            <w:vAlign w:val="bottom"/>
            <w:hideMark/>
          </w:tcPr>
          <w:p w14:paraId="3CAA03D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D1089">
        <w:trPr>
          <w:trHeight w:val="290"/>
        </w:trPr>
        <w:tc>
          <w:tcPr>
            <w:tcW w:w="1011" w:type="pct"/>
            <w:noWrap/>
            <w:vAlign w:val="bottom"/>
            <w:hideMark/>
          </w:tcPr>
          <w:p w14:paraId="2D03FDE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D1089">
        <w:trPr>
          <w:trHeight w:val="290"/>
        </w:trPr>
        <w:tc>
          <w:tcPr>
            <w:tcW w:w="1011" w:type="pct"/>
            <w:noWrap/>
            <w:vAlign w:val="bottom"/>
            <w:hideMark/>
          </w:tcPr>
          <w:p w14:paraId="40680FD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D1089">
        <w:trPr>
          <w:trHeight w:val="290"/>
        </w:trPr>
        <w:tc>
          <w:tcPr>
            <w:tcW w:w="1011" w:type="pct"/>
            <w:noWrap/>
            <w:vAlign w:val="bottom"/>
            <w:hideMark/>
          </w:tcPr>
          <w:p w14:paraId="02D7AAF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D1089">
        <w:trPr>
          <w:trHeight w:val="300"/>
        </w:trPr>
        <w:tc>
          <w:tcPr>
            <w:tcW w:w="1011" w:type="pct"/>
            <w:noWrap/>
            <w:vAlign w:val="bottom"/>
            <w:hideMark/>
          </w:tcPr>
          <w:p w14:paraId="5004946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D1089">
        <w:trPr>
          <w:trHeight w:val="290"/>
        </w:trPr>
        <w:tc>
          <w:tcPr>
            <w:tcW w:w="1011" w:type="pct"/>
            <w:noWrap/>
            <w:vAlign w:val="bottom"/>
          </w:tcPr>
          <w:p w14:paraId="02840B9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D1089">
            <w:pPr>
              <w:rPr>
                <w:rFonts w:ascii="Times New Roman" w:hAnsi="Times New Roman" w:cs="Times New Roman"/>
                <w:b/>
                <w:bCs/>
                <w:sz w:val="20"/>
                <w:szCs w:val="20"/>
              </w:rPr>
            </w:pPr>
          </w:p>
        </w:tc>
        <w:tc>
          <w:tcPr>
            <w:tcW w:w="502" w:type="pct"/>
            <w:noWrap/>
          </w:tcPr>
          <w:p w14:paraId="36F4B091"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D1089">
            <w:pPr>
              <w:jc w:val="center"/>
              <w:rPr>
                <w:rFonts w:ascii="Times New Roman" w:hAnsi="Times New Roman" w:cs="Times New Roman"/>
                <w:sz w:val="20"/>
                <w:szCs w:val="20"/>
              </w:rPr>
            </w:pPr>
          </w:p>
        </w:tc>
      </w:tr>
      <w:tr w:rsidR="007D27AF" w:rsidRPr="00053439" w14:paraId="338E93F2" w14:textId="77777777" w:rsidTr="00AD1089">
        <w:trPr>
          <w:trHeight w:val="290"/>
        </w:trPr>
        <w:tc>
          <w:tcPr>
            <w:tcW w:w="1011" w:type="pct"/>
            <w:noWrap/>
            <w:vAlign w:val="bottom"/>
            <w:hideMark/>
          </w:tcPr>
          <w:p w14:paraId="45E8C197" w14:textId="77777777" w:rsidR="007D27AF" w:rsidRPr="00053439" w:rsidRDefault="007D27AF" w:rsidP="00AD1089">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D1089">
        <w:trPr>
          <w:trHeight w:val="290"/>
        </w:trPr>
        <w:tc>
          <w:tcPr>
            <w:tcW w:w="1011" w:type="pct"/>
            <w:noWrap/>
            <w:vAlign w:val="bottom"/>
            <w:hideMark/>
          </w:tcPr>
          <w:p w14:paraId="7FCE872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D1089">
        <w:trPr>
          <w:trHeight w:val="290"/>
        </w:trPr>
        <w:tc>
          <w:tcPr>
            <w:tcW w:w="1011" w:type="pct"/>
            <w:noWrap/>
            <w:vAlign w:val="bottom"/>
            <w:hideMark/>
          </w:tcPr>
          <w:p w14:paraId="26F982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D1089">
        <w:trPr>
          <w:trHeight w:val="290"/>
        </w:trPr>
        <w:tc>
          <w:tcPr>
            <w:tcW w:w="1011" w:type="pct"/>
            <w:noWrap/>
            <w:vAlign w:val="bottom"/>
            <w:hideMark/>
          </w:tcPr>
          <w:p w14:paraId="2D397E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D1089">
        <w:trPr>
          <w:trHeight w:val="290"/>
        </w:trPr>
        <w:tc>
          <w:tcPr>
            <w:tcW w:w="1011" w:type="pct"/>
            <w:noWrap/>
            <w:vAlign w:val="bottom"/>
            <w:hideMark/>
          </w:tcPr>
          <w:p w14:paraId="121C0FE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D1089">
        <w:trPr>
          <w:trHeight w:val="290"/>
        </w:trPr>
        <w:tc>
          <w:tcPr>
            <w:tcW w:w="1011" w:type="pct"/>
            <w:noWrap/>
            <w:vAlign w:val="bottom"/>
            <w:hideMark/>
          </w:tcPr>
          <w:p w14:paraId="510FD7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D1089">
        <w:trPr>
          <w:trHeight w:val="290"/>
        </w:trPr>
        <w:tc>
          <w:tcPr>
            <w:tcW w:w="1011" w:type="pct"/>
            <w:noWrap/>
            <w:vAlign w:val="bottom"/>
            <w:hideMark/>
          </w:tcPr>
          <w:p w14:paraId="31AD6A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D1089">
        <w:trPr>
          <w:trHeight w:val="290"/>
        </w:trPr>
        <w:tc>
          <w:tcPr>
            <w:tcW w:w="1011" w:type="pct"/>
            <w:noWrap/>
            <w:vAlign w:val="bottom"/>
            <w:hideMark/>
          </w:tcPr>
          <w:p w14:paraId="0067E2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D1089">
        <w:trPr>
          <w:trHeight w:val="290"/>
        </w:trPr>
        <w:tc>
          <w:tcPr>
            <w:tcW w:w="1011" w:type="pct"/>
            <w:noWrap/>
            <w:vAlign w:val="bottom"/>
            <w:hideMark/>
          </w:tcPr>
          <w:p w14:paraId="4EA2C5E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D1089">
        <w:trPr>
          <w:trHeight w:val="290"/>
        </w:trPr>
        <w:tc>
          <w:tcPr>
            <w:tcW w:w="1011" w:type="pct"/>
            <w:noWrap/>
            <w:vAlign w:val="bottom"/>
            <w:hideMark/>
          </w:tcPr>
          <w:p w14:paraId="37B6DC4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D1089">
        <w:trPr>
          <w:trHeight w:val="290"/>
        </w:trPr>
        <w:tc>
          <w:tcPr>
            <w:tcW w:w="1011" w:type="pct"/>
            <w:noWrap/>
            <w:vAlign w:val="bottom"/>
            <w:hideMark/>
          </w:tcPr>
          <w:p w14:paraId="752A8DF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D1089">
        <w:trPr>
          <w:trHeight w:val="290"/>
        </w:trPr>
        <w:tc>
          <w:tcPr>
            <w:tcW w:w="1011" w:type="pct"/>
            <w:noWrap/>
            <w:vAlign w:val="bottom"/>
            <w:hideMark/>
          </w:tcPr>
          <w:p w14:paraId="1B90973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D1089">
        <w:trPr>
          <w:trHeight w:val="300"/>
        </w:trPr>
        <w:tc>
          <w:tcPr>
            <w:tcW w:w="1011" w:type="pct"/>
            <w:noWrap/>
            <w:vAlign w:val="bottom"/>
            <w:hideMark/>
          </w:tcPr>
          <w:p w14:paraId="0A3EA68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D1089">
        <w:trPr>
          <w:trHeight w:val="290"/>
        </w:trPr>
        <w:tc>
          <w:tcPr>
            <w:tcW w:w="1011" w:type="pct"/>
            <w:noWrap/>
            <w:vAlign w:val="bottom"/>
          </w:tcPr>
          <w:p w14:paraId="7C7B78F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D1089">
            <w:pPr>
              <w:rPr>
                <w:rFonts w:ascii="Times New Roman" w:hAnsi="Times New Roman" w:cs="Times New Roman"/>
                <w:sz w:val="20"/>
                <w:szCs w:val="20"/>
              </w:rPr>
            </w:pPr>
          </w:p>
        </w:tc>
        <w:tc>
          <w:tcPr>
            <w:tcW w:w="502" w:type="pct"/>
            <w:noWrap/>
          </w:tcPr>
          <w:p w14:paraId="66768C46"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D1089">
            <w:pPr>
              <w:jc w:val="center"/>
              <w:rPr>
                <w:rFonts w:ascii="Times New Roman" w:hAnsi="Times New Roman" w:cs="Times New Roman"/>
                <w:sz w:val="20"/>
                <w:szCs w:val="20"/>
              </w:rPr>
            </w:pPr>
          </w:p>
        </w:tc>
      </w:tr>
      <w:tr w:rsidR="007D27AF" w:rsidRPr="00053439" w14:paraId="0D011363" w14:textId="77777777" w:rsidTr="00AD1089">
        <w:trPr>
          <w:trHeight w:val="290"/>
        </w:trPr>
        <w:tc>
          <w:tcPr>
            <w:tcW w:w="1011" w:type="pct"/>
            <w:noWrap/>
            <w:vAlign w:val="bottom"/>
            <w:hideMark/>
          </w:tcPr>
          <w:p w14:paraId="3BBD4576" w14:textId="77777777" w:rsidR="007D27AF" w:rsidRPr="00053439" w:rsidRDefault="007D27AF" w:rsidP="00AD1089">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D1089">
        <w:trPr>
          <w:trHeight w:val="290"/>
        </w:trPr>
        <w:tc>
          <w:tcPr>
            <w:tcW w:w="1011" w:type="pct"/>
            <w:noWrap/>
            <w:vAlign w:val="bottom"/>
            <w:hideMark/>
          </w:tcPr>
          <w:p w14:paraId="7D517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D1089">
        <w:trPr>
          <w:trHeight w:val="290"/>
        </w:trPr>
        <w:tc>
          <w:tcPr>
            <w:tcW w:w="1011" w:type="pct"/>
            <w:noWrap/>
            <w:vAlign w:val="bottom"/>
            <w:hideMark/>
          </w:tcPr>
          <w:p w14:paraId="2AEFE9E0" w14:textId="77777777" w:rsidR="007D27AF" w:rsidRPr="00053439" w:rsidRDefault="007D27AF" w:rsidP="00AD1089">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D1089">
        <w:trPr>
          <w:trHeight w:val="290"/>
        </w:trPr>
        <w:tc>
          <w:tcPr>
            <w:tcW w:w="1011" w:type="pct"/>
            <w:noWrap/>
            <w:vAlign w:val="bottom"/>
            <w:hideMark/>
          </w:tcPr>
          <w:p w14:paraId="58FB1B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D1089">
        <w:trPr>
          <w:trHeight w:val="290"/>
        </w:trPr>
        <w:tc>
          <w:tcPr>
            <w:tcW w:w="1011" w:type="pct"/>
            <w:noWrap/>
            <w:vAlign w:val="bottom"/>
            <w:hideMark/>
          </w:tcPr>
          <w:p w14:paraId="21124D4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D1089">
        <w:trPr>
          <w:trHeight w:val="300"/>
        </w:trPr>
        <w:tc>
          <w:tcPr>
            <w:tcW w:w="1011" w:type="pct"/>
            <w:noWrap/>
            <w:vAlign w:val="bottom"/>
            <w:hideMark/>
          </w:tcPr>
          <w:p w14:paraId="74406EA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D1089">
        <w:trPr>
          <w:trHeight w:val="300"/>
        </w:trPr>
        <w:tc>
          <w:tcPr>
            <w:tcW w:w="1011" w:type="pct"/>
            <w:noWrap/>
            <w:vAlign w:val="bottom"/>
          </w:tcPr>
          <w:p w14:paraId="0DDA80CE"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D1089">
            <w:pPr>
              <w:rPr>
                <w:rFonts w:ascii="Times New Roman" w:hAnsi="Times New Roman" w:cs="Times New Roman"/>
                <w:sz w:val="20"/>
                <w:szCs w:val="20"/>
              </w:rPr>
            </w:pPr>
          </w:p>
        </w:tc>
        <w:tc>
          <w:tcPr>
            <w:tcW w:w="502" w:type="pct"/>
            <w:noWrap/>
          </w:tcPr>
          <w:p w14:paraId="2090B0CB" w14:textId="77777777" w:rsidR="007D27AF" w:rsidRPr="00053439" w:rsidRDefault="007D27AF" w:rsidP="00AD1089">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D1089">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D1089">
            <w:pPr>
              <w:jc w:val="center"/>
              <w:rPr>
                <w:rFonts w:ascii="Times New Roman" w:hAnsi="Times New Roman" w:cs="Times New Roman"/>
                <w:sz w:val="20"/>
                <w:szCs w:val="20"/>
              </w:rPr>
            </w:pPr>
          </w:p>
        </w:tc>
      </w:tr>
      <w:tr w:rsidR="007D27AF" w:rsidRPr="00053439" w14:paraId="01AA1283" w14:textId="77777777" w:rsidTr="00AD1089">
        <w:trPr>
          <w:trHeight w:val="300"/>
        </w:trPr>
        <w:tc>
          <w:tcPr>
            <w:tcW w:w="1011" w:type="pct"/>
            <w:noWrap/>
            <w:vAlign w:val="bottom"/>
            <w:hideMark/>
          </w:tcPr>
          <w:p w14:paraId="0E8F0C79" w14:textId="77777777" w:rsidR="007D27AF" w:rsidRPr="00053439" w:rsidRDefault="007D27AF" w:rsidP="00AD1089">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D1089">
        <w:trPr>
          <w:trHeight w:val="300"/>
        </w:trPr>
        <w:tc>
          <w:tcPr>
            <w:tcW w:w="1011" w:type="pct"/>
            <w:noWrap/>
            <w:vAlign w:val="bottom"/>
          </w:tcPr>
          <w:p w14:paraId="7494D3E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D1089">
            <w:pPr>
              <w:rPr>
                <w:rFonts w:ascii="Times New Roman" w:hAnsi="Times New Roman" w:cs="Times New Roman"/>
                <w:sz w:val="20"/>
                <w:szCs w:val="20"/>
              </w:rPr>
            </w:pPr>
          </w:p>
        </w:tc>
        <w:tc>
          <w:tcPr>
            <w:tcW w:w="502" w:type="pct"/>
            <w:noWrap/>
          </w:tcPr>
          <w:p w14:paraId="5B1AA820"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D1089">
            <w:pPr>
              <w:jc w:val="center"/>
              <w:rPr>
                <w:rFonts w:ascii="Times New Roman" w:hAnsi="Times New Roman" w:cs="Times New Roman"/>
                <w:sz w:val="20"/>
                <w:szCs w:val="20"/>
              </w:rPr>
            </w:pPr>
          </w:p>
        </w:tc>
      </w:tr>
      <w:tr w:rsidR="007D27AF" w:rsidRPr="00053439" w14:paraId="208D7D3A" w14:textId="77777777" w:rsidTr="00AD1089">
        <w:trPr>
          <w:trHeight w:val="300"/>
        </w:trPr>
        <w:tc>
          <w:tcPr>
            <w:tcW w:w="1011" w:type="pct"/>
            <w:noWrap/>
            <w:vAlign w:val="bottom"/>
            <w:hideMark/>
          </w:tcPr>
          <w:p w14:paraId="53BE3016" w14:textId="77777777" w:rsidR="007D27AF" w:rsidRPr="00053439" w:rsidRDefault="007D27AF" w:rsidP="00AD1089">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D1089">
        <w:trPr>
          <w:trHeight w:val="290"/>
        </w:trPr>
        <w:tc>
          <w:tcPr>
            <w:tcW w:w="1011" w:type="pct"/>
            <w:noWrap/>
            <w:vAlign w:val="bottom"/>
          </w:tcPr>
          <w:p w14:paraId="6F09D449"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D1089">
            <w:pPr>
              <w:rPr>
                <w:rFonts w:ascii="Times New Roman" w:hAnsi="Times New Roman" w:cs="Times New Roman"/>
                <w:sz w:val="20"/>
                <w:szCs w:val="20"/>
              </w:rPr>
            </w:pPr>
          </w:p>
        </w:tc>
        <w:tc>
          <w:tcPr>
            <w:tcW w:w="502" w:type="pct"/>
            <w:noWrap/>
          </w:tcPr>
          <w:p w14:paraId="1D7C85F5"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D1089">
            <w:pPr>
              <w:jc w:val="center"/>
              <w:rPr>
                <w:rFonts w:ascii="Times New Roman" w:hAnsi="Times New Roman" w:cs="Times New Roman"/>
                <w:sz w:val="20"/>
                <w:szCs w:val="20"/>
              </w:rPr>
            </w:pPr>
          </w:p>
        </w:tc>
      </w:tr>
      <w:tr w:rsidR="007D27AF" w:rsidRPr="00053439" w14:paraId="028B5A25" w14:textId="77777777" w:rsidTr="00AD1089">
        <w:trPr>
          <w:trHeight w:val="290"/>
        </w:trPr>
        <w:tc>
          <w:tcPr>
            <w:tcW w:w="1011" w:type="pct"/>
            <w:noWrap/>
            <w:vAlign w:val="bottom"/>
            <w:hideMark/>
          </w:tcPr>
          <w:p w14:paraId="19D168D2" w14:textId="77777777" w:rsidR="007D27AF" w:rsidRPr="00053439" w:rsidRDefault="007D27AF" w:rsidP="00AD1089">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D1089">
        <w:trPr>
          <w:trHeight w:val="290"/>
        </w:trPr>
        <w:tc>
          <w:tcPr>
            <w:tcW w:w="1011" w:type="pct"/>
            <w:noWrap/>
            <w:vAlign w:val="bottom"/>
            <w:hideMark/>
          </w:tcPr>
          <w:p w14:paraId="370E00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D1089">
        <w:trPr>
          <w:trHeight w:val="290"/>
        </w:trPr>
        <w:tc>
          <w:tcPr>
            <w:tcW w:w="1011" w:type="pct"/>
            <w:noWrap/>
            <w:vAlign w:val="bottom"/>
            <w:hideMark/>
          </w:tcPr>
          <w:p w14:paraId="5085A52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D1089">
        <w:trPr>
          <w:trHeight w:val="290"/>
        </w:trPr>
        <w:tc>
          <w:tcPr>
            <w:tcW w:w="1011" w:type="pct"/>
            <w:noWrap/>
            <w:vAlign w:val="bottom"/>
            <w:hideMark/>
          </w:tcPr>
          <w:p w14:paraId="6587B1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D1089">
        <w:trPr>
          <w:trHeight w:val="290"/>
        </w:trPr>
        <w:tc>
          <w:tcPr>
            <w:tcW w:w="1011" w:type="pct"/>
            <w:noWrap/>
            <w:vAlign w:val="bottom"/>
            <w:hideMark/>
          </w:tcPr>
          <w:p w14:paraId="0AFF4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D1089">
        <w:trPr>
          <w:trHeight w:val="300"/>
        </w:trPr>
        <w:tc>
          <w:tcPr>
            <w:tcW w:w="1011" w:type="pct"/>
            <w:noWrap/>
            <w:vAlign w:val="bottom"/>
            <w:hideMark/>
          </w:tcPr>
          <w:p w14:paraId="621B61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0F763347"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John Barlow" w:date="2024-08-18T03:40:00Z" w:initials="JB">
    <w:p w14:paraId="3729280A" w14:textId="03800C70" w:rsidR="00AD1089" w:rsidRDefault="00AD1089" w:rsidP="005409A8">
      <w:pPr>
        <w:pStyle w:val="CommentText"/>
      </w:pPr>
      <w:r>
        <w:rPr>
          <w:rStyle w:val="CommentReference"/>
        </w:rPr>
        <w:annotationRef/>
      </w:r>
      <w:r>
        <w:t>The structure of this seems odd to me - I wonder if a burst diagram might be better or a valuable addition</w:t>
      </w:r>
    </w:p>
  </w:comment>
  <w:comment w:id="7" w:author="John Barlow" w:date="2024-08-16T03:33:00Z" w:initials="JB">
    <w:p w14:paraId="3A0E84A3" w14:textId="2B3C43E9" w:rsidR="00AD1089" w:rsidRDefault="00AD1089" w:rsidP="00926B6E">
      <w:pPr>
        <w:pStyle w:val="CommentText"/>
      </w:pPr>
      <w:r>
        <w:rPr>
          <w:rStyle w:val="CommentReference"/>
        </w:rPr>
        <w:annotationRef/>
      </w:r>
      <w:r>
        <w:t>Report actual P value</w:t>
      </w:r>
    </w:p>
  </w:comment>
  <w:comment w:id="8" w:author="Caitlin Jeffrey" w:date="2024-08-24T16:57:00Z" w:initials="CJ">
    <w:p w14:paraId="7747C4E4" w14:textId="77777777" w:rsidR="004150F7" w:rsidRDefault="000C71C0" w:rsidP="004150F7">
      <w:pPr>
        <w:pStyle w:val="CommentText"/>
      </w:pPr>
      <w:r>
        <w:rPr>
          <w:rStyle w:val="CommentReference"/>
        </w:rPr>
        <w:annotationRef/>
      </w:r>
      <w:r w:rsidR="004150F7">
        <w:t>Need to figure out how to display results best (multiple levels/p-values)</w:t>
      </w:r>
    </w:p>
  </w:comment>
  <w:comment w:id="9" w:author="John Barlow" w:date="2024-08-16T03:34:00Z" w:initials="JB">
    <w:p w14:paraId="57BE770A" w14:textId="5440CF26" w:rsidR="00AD1089" w:rsidRDefault="00AD1089" w:rsidP="00DC0838">
      <w:pPr>
        <w:pStyle w:val="CommentText"/>
      </w:pPr>
      <w:r>
        <w:rPr>
          <w:rStyle w:val="CommentReference"/>
        </w:rPr>
        <w:annotationRef/>
      </w:r>
      <w:r>
        <w:t>Report actual P value</w:t>
      </w:r>
    </w:p>
  </w:comment>
  <w:comment w:id="10" w:author="Caitlin Jeffrey [2]" w:date="2024-09-25T08:30:00Z" w:initials="CJ">
    <w:p w14:paraId="4524D68D" w14:textId="77777777" w:rsidR="002730CF" w:rsidRDefault="002730CF" w:rsidP="002730CF">
      <w:pPr>
        <w:pStyle w:val="CommentText"/>
      </w:pPr>
      <w:r>
        <w:rPr>
          <w:rStyle w:val="CommentReference"/>
        </w:rPr>
        <w:annotationRef/>
      </w:r>
      <w:r>
        <w:rPr>
          <w:color w:val="000000"/>
        </w:rPr>
        <w:t>2 - ST25 from same farm</w:t>
      </w:r>
    </w:p>
    <w:p w14:paraId="3147C376" w14:textId="77777777" w:rsidR="002730CF" w:rsidRDefault="002730CF" w:rsidP="002730CF">
      <w:pPr>
        <w:pStyle w:val="CommentText"/>
      </w:pPr>
      <w:r>
        <w:rPr>
          <w:color w:val="000000"/>
        </w:rPr>
        <w:t>2 - ST48 from 2 different farms</w:t>
      </w:r>
    </w:p>
    <w:p w14:paraId="29224290" w14:textId="77777777" w:rsidR="002730CF" w:rsidRDefault="002730CF" w:rsidP="002730CF">
      <w:pPr>
        <w:pStyle w:val="CommentText"/>
      </w:pPr>
      <w:r>
        <w:rPr>
          <w:color w:val="000000"/>
        </w:rPr>
        <w:t>9 - ST6 from 5 farms</w:t>
      </w:r>
    </w:p>
    <w:p w14:paraId="226046BC" w14:textId="77777777" w:rsidR="002730CF" w:rsidRDefault="002730CF" w:rsidP="002730CF">
      <w:pPr>
        <w:pStyle w:val="CommentText"/>
      </w:pPr>
      <w:r>
        <w:rPr>
          <w:color w:val="000000"/>
        </w:rPr>
        <w:t>3 - ST5 from 2 farms</w:t>
      </w:r>
    </w:p>
    <w:p w14:paraId="002C3D1C" w14:textId="77777777" w:rsidR="002730CF" w:rsidRDefault="002730CF" w:rsidP="002730CF">
      <w:pPr>
        <w:pStyle w:val="CommentText"/>
      </w:pPr>
      <w:r>
        <w:rPr>
          <w:color w:val="000000"/>
        </w:rPr>
        <w:t>ST1 (11) cluster from 2 farms (3 ST, each particular to a farm)</w:t>
      </w:r>
    </w:p>
  </w:comment>
  <w:comment w:id="20" w:author="Caitlin Jeffrey [2]" w:date="2024-09-18T12:03:00Z" w:initials="CJ">
    <w:p w14:paraId="3BBC2949" w14:textId="144668DD" w:rsidR="00B762A1" w:rsidRDefault="00B762A1" w:rsidP="00B762A1">
      <w:pPr>
        <w:pStyle w:val="CommentText"/>
      </w:pPr>
      <w:r>
        <w:rPr>
          <w:rStyle w:val="CommentReference"/>
        </w:rPr>
        <w:annotationRef/>
      </w:r>
      <w:r>
        <w:t>Is this a new paper?</w:t>
      </w:r>
    </w:p>
  </w:comment>
  <w:comment w:id="24" w:author="Caitlin Jeffrey [2]" w:date="2024-09-17T13:00:00Z" w:initials="CJ">
    <w:p w14:paraId="00661C26" w14:textId="77777777" w:rsidR="00D20C3A" w:rsidRDefault="00D20C3A" w:rsidP="00D20C3A">
      <w:pPr>
        <w:pStyle w:val="CommentText"/>
      </w:pPr>
      <w:r>
        <w:rPr>
          <w:rStyle w:val="CommentReference"/>
        </w:rPr>
        <w:annotationRef/>
      </w:r>
      <w:r>
        <w:t>Is this something that can be saved for later edits (not for thesis submission to UVM, but for when we write this as a manuscript)</w:t>
      </w:r>
    </w:p>
  </w:comment>
  <w:comment w:id="30" w:author="Caitlin Jeffrey [2]" w:date="2024-09-17T13:00:00Z" w:initials="CJ">
    <w:p w14:paraId="1DC9A2B0" w14:textId="77777777" w:rsidR="00AD756A" w:rsidRDefault="00AD756A" w:rsidP="00AD756A">
      <w:pPr>
        <w:pStyle w:val="CommentText"/>
      </w:pPr>
      <w:r>
        <w:rPr>
          <w:rStyle w:val="CommentReference"/>
        </w:rPr>
        <w:annotationRef/>
      </w:r>
      <w:r>
        <w:t>Also, can this be an edit we save for later (see above)?</w:t>
      </w:r>
    </w:p>
  </w:comment>
  <w:comment w:id="50" w:author="Caitlin Jeffrey [2]" w:date="2024-09-17T13:06:00Z" w:initials="CJ">
    <w:p w14:paraId="68B2EF35" w14:textId="77777777" w:rsidR="00517960" w:rsidRDefault="00517960" w:rsidP="00517960">
      <w:pPr>
        <w:pStyle w:val="CommentText"/>
      </w:pPr>
      <w:r>
        <w:rPr>
          <w:rStyle w:val="CommentReference"/>
        </w:rPr>
        <w:annotationRef/>
      </w:r>
      <w:r>
        <w:t>Didn’t do all of them</w:t>
      </w:r>
    </w:p>
  </w:comment>
  <w:comment w:id="52" w:author="Sandra Godden" w:date="2024-08-18T15:45:00Z" w:initials="SG">
    <w:p w14:paraId="0F55C473" w14:textId="41299F68" w:rsidR="00F177F0" w:rsidRDefault="00F177F0">
      <w:pPr>
        <w:pStyle w:val="CommentText"/>
      </w:pPr>
      <w:r>
        <w:rPr>
          <w:rStyle w:val="CommentReference"/>
        </w:rPr>
        <w:annotationRef/>
      </w:r>
      <w:r>
        <w:t>Question: Then do you have any alternative explanations for these phenotypic differences (high vs low SCC)?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29280A" w15:done="0"/>
  <w15:commentEx w15:paraId="3A0E84A3" w15:done="0"/>
  <w15:commentEx w15:paraId="7747C4E4" w15:paraIdParent="3A0E84A3" w15:done="0"/>
  <w15:commentEx w15:paraId="57BE770A" w15:done="0"/>
  <w15:commentEx w15:paraId="002C3D1C" w15:done="0"/>
  <w15:commentEx w15:paraId="3BBC2949" w15:done="0"/>
  <w15:commentEx w15:paraId="00661C26" w15:done="0"/>
  <w15:commentEx w15:paraId="1DC9A2B0" w15:done="0"/>
  <w15:commentEx w15:paraId="68B2EF35" w15:done="0"/>
  <w15:commentEx w15:paraId="0F55C4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CD93AE" w16cex:dateUtc="2024-08-18T07:40:00Z"/>
  <w16cex:commentExtensible w16cex:durableId="66C44B0E" w16cex:dateUtc="2024-08-16T07:33:00Z"/>
  <w16cex:commentExtensible w16cex:durableId="313E4CC3" w16cex:dateUtc="2024-08-24T20:57:00Z"/>
  <w16cex:commentExtensible w16cex:durableId="45166BE4" w16cex:dateUtc="2024-08-16T07:34:00Z"/>
  <w16cex:commentExtensible w16cex:durableId="3BE32C73" w16cex:dateUtc="2024-09-25T12:30:00Z"/>
  <w16cex:commentExtensible w16cex:durableId="28B94DD8" w16cex:dateUtc="2024-09-18T16:03:00Z"/>
  <w16cex:commentExtensible w16cex:durableId="1E95CBC7" w16cex:dateUtc="2024-09-17T17:00:00Z"/>
  <w16cex:commentExtensible w16cex:durableId="3DB9E7DD" w16cex:dateUtc="2024-09-17T17:00:00Z"/>
  <w16cex:commentExtensible w16cex:durableId="0837415C" w16cex:dateUtc="2024-09-17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29280A" w16cid:durableId="7ECD93AE"/>
  <w16cid:commentId w16cid:paraId="3A0E84A3" w16cid:durableId="66C44B0E"/>
  <w16cid:commentId w16cid:paraId="7747C4E4" w16cid:durableId="313E4CC3"/>
  <w16cid:commentId w16cid:paraId="57BE770A" w16cid:durableId="45166BE4"/>
  <w16cid:commentId w16cid:paraId="002C3D1C" w16cid:durableId="3BE32C73"/>
  <w16cid:commentId w16cid:paraId="3BBC2949" w16cid:durableId="28B94DD8"/>
  <w16cid:commentId w16cid:paraId="00661C26" w16cid:durableId="1E95CBC7"/>
  <w16cid:commentId w16cid:paraId="1DC9A2B0" w16cid:durableId="3DB9E7DD"/>
  <w16cid:commentId w16cid:paraId="68B2EF35" w16cid:durableId="0837415C"/>
  <w16cid:commentId w16cid:paraId="0F55C473" w16cid:durableId="159083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7627C" w14:textId="77777777" w:rsidR="0014269B" w:rsidRDefault="0014269B" w:rsidP="006F221B">
      <w:pPr>
        <w:spacing w:after="0" w:line="240" w:lineRule="auto"/>
      </w:pPr>
      <w:r>
        <w:separator/>
      </w:r>
    </w:p>
  </w:endnote>
  <w:endnote w:type="continuationSeparator" w:id="0">
    <w:p w14:paraId="2EA6BF1E" w14:textId="77777777" w:rsidR="0014269B" w:rsidRDefault="0014269B" w:rsidP="006F221B">
      <w:pPr>
        <w:spacing w:after="0" w:line="240" w:lineRule="auto"/>
      </w:pPr>
      <w:r>
        <w:continuationSeparator/>
      </w:r>
    </w:p>
  </w:endnote>
  <w:endnote w:type="continuationNotice" w:id="1">
    <w:p w14:paraId="3CE5DC54" w14:textId="77777777" w:rsidR="0014269B" w:rsidRDefault="001426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8C02BB7"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56</w:t>
        </w:r>
        <w:r w:rsidRPr="00D779B6">
          <w:rPr>
            <w:rFonts w:ascii="Times New Roman" w:hAnsi="Times New Roman" w:cs="Times New Roman"/>
            <w:noProof/>
          </w:rPr>
          <w:fldChar w:fldCharType="end"/>
        </w:r>
      </w:p>
    </w:sdtContent>
  </w:sdt>
  <w:p w14:paraId="162BEAD0" w14:textId="77777777" w:rsidR="00AD1089" w:rsidRDefault="00AD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67C55EBA"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57</w:t>
        </w:r>
        <w:r w:rsidRPr="00D779B6">
          <w:rPr>
            <w:rFonts w:ascii="Times New Roman" w:hAnsi="Times New Roman" w:cs="Times New Roman"/>
            <w:noProof/>
          </w:rPr>
          <w:fldChar w:fldCharType="end"/>
        </w:r>
      </w:p>
    </w:sdtContent>
  </w:sdt>
  <w:p w14:paraId="044B6A3E" w14:textId="77777777" w:rsidR="00AD1089" w:rsidRDefault="00AD1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D013D" w14:textId="77777777" w:rsidR="0014269B" w:rsidRDefault="0014269B" w:rsidP="006F221B">
      <w:pPr>
        <w:spacing w:after="0" w:line="240" w:lineRule="auto"/>
      </w:pPr>
      <w:r>
        <w:separator/>
      </w:r>
    </w:p>
  </w:footnote>
  <w:footnote w:type="continuationSeparator" w:id="0">
    <w:p w14:paraId="195F4007" w14:textId="77777777" w:rsidR="0014269B" w:rsidRDefault="0014269B" w:rsidP="006F221B">
      <w:pPr>
        <w:spacing w:after="0" w:line="240" w:lineRule="auto"/>
      </w:pPr>
      <w:r>
        <w:continuationSeparator/>
      </w:r>
    </w:p>
  </w:footnote>
  <w:footnote w:type="continuationNotice" w:id="1">
    <w:p w14:paraId="7A2D939C" w14:textId="77777777" w:rsidR="0014269B" w:rsidRDefault="001426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802261">
    <w:abstractNumId w:val="3"/>
  </w:num>
  <w:num w:numId="2" w16cid:durableId="990985573">
    <w:abstractNumId w:val="1"/>
  </w:num>
  <w:num w:numId="3" w16cid:durableId="1993874179">
    <w:abstractNumId w:val="0"/>
  </w:num>
  <w:num w:numId="4" w16cid:durableId="6540702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rson w15:author="Caitlin Jeffrey">
    <w15:presenceInfo w15:providerId="AD" w15:userId="S::cjeffrey@uvm.edu::88b3d171-eeb1-4a63-abcd-336de9a0ccb9"/>
  </w15:person>
  <w15:person w15:author="Caitlin Jeffrey [2]">
    <w15:presenceInfo w15:providerId="Windows Live" w15:userId="c792ef73e4c0296d"/>
  </w15:person>
  <w15:person w15:author="DAmico, Samantha">
    <w15:presenceInfo w15:providerId="AD" w15:userId="S-1-5-21-634463116-808780644-930774774-130406"/>
  </w15:person>
  <w15:person w15:author="Anneleen De Visscher">
    <w15:presenceInfo w15:providerId="AD" w15:userId="S-1-5-21-4030456262-320625612-449655040-25253"/>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074EA"/>
    <w:rsid w:val="0001097C"/>
    <w:rsid w:val="00021703"/>
    <w:rsid w:val="000312E0"/>
    <w:rsid w:val="00031CC9"/>
    <w:rsid w:val="00037098"/>
    <w:rsid w:val="0004233E"/>
    <w:rsid w:val="0004262A"/>
    <w:rsid w:val="00045E89"/>
    <w:rsid w:val="00046395"/>
    <w:rsid w:val="00053439"/>
    <w:rsid w:val="00054C74"/>
    <w:rsid w:val="00056B8B"/>
    <w:rsid w:val="00065A5A"/>
    <w:rsid w:val="000769D0"/>
    <w:rsid w:val="000776F1"/>
    <w:rsid w:val="00077889"/>
    <w:rsid w:val="00081BC8"/>
    <w:rsid w:val="000842A8"/>
    <w:rsid w:val="000862BE"/>
    <w:rsid w:val="000943AE"/>
    <w:rsid w:val="000B0AF9"/>
    <w:rsid w:val="000B5BAF"/>
    <w:rsid w:val="000B7EEA"/>
    <w:rsid w:val="000C4F9C"/>
    <w:rsid w:val="000C6693"/>
    <w:rsid w:val="000C71C0"/>
    <w:rsid w:val="000D5316"/>
    <w:rsid w:val="000E2CAA"/>
    <w:rsid w:val="000F45FC"/>
    <w:rsid w:val="000F5627"/>
    <w:rsid w:val="000F740E"/>
    <w:rsid w:val="00100C0E"/>
    <w:rsid w:val="001046DC"/>
    <w:rsid w:val="001148A2"/>
    <w:rsid w:val="00117043"/>
    <w:rsid w:val="00122456"/>
    <w:rsid w:val="0012307F"/>
    <w:rsid w:val="00125146"/>
    <w:rsid w:val="00126A47"/>
    <w:rsid w:val="0013726F"/>
    <w:rsid w:val="00137552"/>
    <w:rsid w:val="0014269B"/>
    <w:rsid w:val="00143583"/>
    <w:rsid w:val="00145B55"/>
    <w:rsid w:val="00152A8F"/>
    <w:rsid w:val="00153D35"/>
    <w:rsid w:val="001540AE"/>
    <w:rsid w:val="001560B8"/>
    <w:rsid w:val="001561E1"/>
    <w:rsid w:val="00160D23"/>
    <w:rsid w:val="00170022"/>
    <w:rsid w:val="00173CD7"/>
    <w:rsid w:val="001777C8"/>
    <w:rsid w:val="0018153F"/>
    <w:rsid w:val="00181729"/>
    <w:rsid w:val="00182406"/>
    <w:rsid w:val="00185AB0"/>
    <w:rsid w:val="001872E2"/>
    <w:rsid w:val="00194B72"/>
    <w:rsid w:val="001978DD"/>
    <w:rsid w:val="001B385F"/>
    <w:rsid w:val="001B6ABA"/>
    <w:rsid w:val="001C10B0"/>
    <w:rsid w:val="001D0A16"/>
    <w:rsid w:val="001D200E"/>
    <w:rsid w:val="001E11A8"/>
    <w:rsid w:val="001E2602"/>
    <w:rsid w:val="001E5E25"/>
    <w:rsid w:val="001F463A"/>
    <w:rsid w:val="00216C5A"/>
    <w:rsid w:val="00217C6C"/>
    <w:rsid w:val="00224334"/>
    <w:rsid w:val="0022494D"/>
    <w:rsid w:val="00225C52"/>
    <w:rsid w:val="00226F10"/>
    <w:rsid w:val="00233080"/>
    <w:rsid w:val="00233948"/>
    <w:rsid w:val="00235AD6"/>
    <w:rsid w:val="00240D24"/>
    <w:rsid w:val="00242AAA"/>
    <w:rsid w:val="002431C4"/>
    <w:rsid w:val="002444DA"/>
    <w:rsid w:val="00244907"/>
    <w:rsid w:val="002462BA"/>
    <w:rsid w:val="00257B2A"/>
    <w:rsid w:val="00260769"/>
    <w:rsid w:val="0026349B"/>
    <w:rsid w:val="00266FFF"/>
    <w:rsid w:val="002704E9"/>
    <w:rsid w:val="002719D1"/>
    <w:rsid w:val="00271C88"/>
    <w:rsid w:val="002730CF"/>
    <w:rsid w:val="002749B3"/>
    <w:rsid w:val="00275A17"/>
    <w:rsid w:val="002847DF"/>
    <w:rsid w:val="00284FF2"/>
    <w:rsid w:val="00291DD9"/>
    <w:rsid w:val="002A5C4F"/>
    <w:rsid w:val="002B1FBB"/>
    <w:rsid w:val="002B2191"/>
    <w:rsid w:val="002B5B81"/>
    <w:rsid w:val="002C578D"/>
    <w:rsid w:val="002D1AB9"/>
    <w:rsid w:val="002D60D6"/>
    <w:rsid w:val="002E3208"/>
    <w:rsid w:val="003007DC"/>
    <w:rsid w:val="00314225"/>
    <w:rsid w:val="00314B2A"/>
    <w:rsid w:val="00314CA0"/>
    <w:rsid w:val="00323B0F"/>
    <w:rsid w:val="00326CCD"/>
    <w:rsid w:val="0034067A"/>
    <w:rsid w:val="003406BA"/>
    <w:rsid w:val="00344B58"/>
    <w:rsid w:val="00346054"/>
    <w:rsid w:val="00346E57"/>
    <w:rsid w:val="00354FDF"/>
    <w:rsid w:val="00357275"/>
    <w:rsid w:val="0036274C"/>
    <w:rsid w:val="00362871"/>
    <w:rsid w:val="003629DF"/>
    <w:rsid w:val="00362ECC"/>
    <w:rsid w:val="003705F1"/>
    <w:rsid w:val="0037444D"/>
    <w:rsid w:val="0037600D"/>
    <w:rsid w:val="003912C3"/>
    <w:rsid w:val="00392270"/>
    <w:rsid w:val="003940DA"/>
    <w:rsid w:val="003A64A0"/>
    <w:rsid w:val="003B072E"/>
    <w:rsid w:val="003B5AC4"/>
    <w:rsid w:val="003C29FE"/>
    <w:rsid w:val="003D2080"/>
    <w:rsid w:val="003D25F4"/>
    <w:rsid w:val="003D4CE0"/>
    <w:rsid w:val="003E0F7B"/>
    <w:rsid w:val="003E27A7"/>
    <w:rsid w:val="003E2DB7"/>
    <w:rsid w:val="003E6001"/>
    <w:rsid w:val="003F0650"/>
    <w:rsid w:val="003F44E1"/>
    <w:rsid w:val="003F76D8"/>
    <w:rsid w:val="00406257"/>
    <w:rsid w:val="004150F7"/>
    <w:rsid w:val="004151B7"/>
    <w:rsid w:val="004213C2"/>
    <w:rsid w:val="004363AA"/>
    <w:rsid w:val="004437A8"/>
    <w:rsid w:val="004536C4"/>
    <w:rsid w:val="00453C76"/>
    <w:rsid w:val="00466657"/>
    <w:rsid w:val="00474882"/>
    <w:rsid w:val="00481491"/>
    <w:rsid w:val="004824BF"/>
    <w:rsid w:val="004864F1"/>
    <w:rsid w:val="00493874"/>
    <w:rsid w:val="00496815"/>
    <w:rsid w:val="004A2CB4"/>
    <w:rsid w:val="004A36B5"/>
    <w:rsid w:val="004A5F04"/>
    <w:rsid w:val="004A6440"/>
    <w:rsid w:val="004A73BB"/>
    <w:rsid w:val="004B07F0"/>
    <w:rsid w:val="004B43CE"/>
    <w:rsid w:val="004C0BB9"/>
    <w:rsid w:val="004C4A91"/>
    <w:rsid w:val="004C5865"/>
    <w:rsid w:val="004C7490"/>
    <w:rsid w:val="004D01C0"/>
    <w:rsid w:val="004D1F58"/>
    <w:rsid w:val="004D54EE"/>
    <w:rsid w:val="004D5854"/>
    <w:rsid w:val="004D7DEA"/>
    <w:rsid w:val="004E2383"/>
    <w:rsid w:val="004E631F"/>
    <w:rsid w:val="004F0B2D"/>
    <w:rsid w:val="004F6F02"/>
    <w:rsid w:val="0050062B"/>
    <w:rsid w:val="00501989"/>
    <w:rsid w:val="005104F9"/>
    <w:rsid w:val="005118A8"/>
    <w:rsid w:val="00512D9C"/>
    <w:rsid w:val="0051312A"/>
    <w:rsid w:val="00517960"/>
    <w:rsid w:val="0052231E"/>
    <w:rsid w:val="005317F9"/>
    <w:rsid w:val="0053203A"/>
    <w:rsid w:val="00535571"/>
    <w:rsid w:val="005409A8"/>
    <w:rsid w:val="00542231"/>
    <w:rsid w:val="005540FE"/>
    <w:rsid w:val="00556F32"/>
    <w:rsid w:val="005574A0"/>
    <w:rsid w:val="00563094"/>
    <w:rsid w:val="00563A31"/>
    <w:rsid w:val="0058163D"/>
    <w:rsid w:val="005820FA"/>
    <w:rsid w:val="005845F6"/>
    <w:rsid w:val="005861C6"/>
    <w:rsid w:val="005867BE"/>
    <w:rsid w:val="00586DC3"/>
    <w:rsid w:val="005957D4"/>
    <w:rsid w:val="005963A2"/>
    <w:rsid w:val="00596920"/>
    <w:rsid w:val="0059693B"/>
    <w:rsid w:val="00597112"/>
    <w:rsid w:val="005B61E9"/>
    <w:rsid w:val="005C09E2"/>
    <w:rsid w:val="005C1DAA"/>
    <w:rsid w:val="005C3783"/>
    <w:rsid w:val="005C4D9C"/>
    <w:rsid w:val="005C7C1B"/>
    <w:rsid w:val="005D0F0A"/>
    <w:rsid w:val="005D2074"/>
    <w:rsid w:val="005D3743"/>
    <w:rsid w:val="005E7626"/>
    <w:rsid w:val="005F6A10"/>
    <w:rsid w:val="0060052D"/>
    <w:rsid w:val="0060146C"/>
    <w:rsid w:val="0060564F"/>
    <w:rsid w:val="006209BB"/>
    <w:rsid w:val="00632382"/>
    <w:rsid w:val="00632784"/>
    <w:rsid w:val="00635BA6"/>
    <w:rsid w:val="006410FE"/>
    <w:rsid w:val="00666C51"/>
    <w:rsid w:val="00673ADC"/>
    <w:rsid w:val="006769F3"/>
    <w:rsid w:val="00676E57"/>
    <w:rsid w:val="00677956"/>
    <w:rsid w:val="00685C49"/>
    <w:rsid w:val="00690986"/>
    <w:rsid w:val="0069176C"/>
    <w:rsid w:val="006961F1"/>
    <w:rsid w:val="00696C4C"/>
    <w:rsid w:val="006A48E3"/>
    <w:rsid w:val="006A5C98"/>
    <w:rsid w:val="006B401F"/>
    <w:rsid w:val="006B4445"/>
    <w:rsid w:val="006B4C78"/>
    <w:rsid w:val="006C4B22"/>
    <w:rsid w:val="006D2B57"/>
    <w:rsid w:val="006D3AAE"/>
    <w:rsid w:val="006D547B"/>
    <w:rsid w:val="006D7E2F"/>
    <w:rsid w:val="006E1777"/>
    <w:rsid w:val="006E206C"/>
    <w:rsid w:val="006E250D"/>
    <w:rsid w:val="006E3BF0"/>
    <w:rsid w:val="006E4B1A"/>
    <w:rsid w:val="006E7522"/>
    <w:rsid w:val="006E7EFA"/>
    <w:rsid w:val="006F0506"/>
    <w:rsid w:val="006F1ACC"/>
    <w:rsid w:val="006F221B"/>
    <w:rsid w:val="006F281E"/>
    <w:rsid w:val="006F4DC9"/>
    <w:rsid w:val="00703AA0"/>
    <w:rsid w:val="00703B35"/>
    <w:rsid w:val="00703BF8"/>
    <w:rsid w:val="00706A82"/>
    <w:rsid w:val="00712201"/>
    <w:rsid w:val="00717400"/>
    <w:rsid w:val="00717953"/>
    <w:rsid w:val="00717B4A"/>
    <w:rsid w:val="00725476"/>
    <w:rsid w:val="007341F6"/>
    <w:rsid w:val="00735BD1"/>
    <w:rsid w:val="00740ABA"/>
    <w:rsid w:val="00741BCE"/>
    <w:rsid w:val="00742669"/>
    <w:rsid w:val="00743E11"/>
    <w:rsid w:val="0074574E"/>
    <w:rsid w:val="00762549"/>
    <w:rsid w:val="00762DC9"/>
    <w:rsid w:val="00766919"/>
    <w:rsid w:val="007905F5"/>
    <w:rsid w:val="00793EBC"/>
    <w:rsid w:val="00796D78"/>
    <w:rsid w:val="007973E9"/>
    <w:rsid w:val="007C631C"/>
    <w:rsid w:val="007D27AF"/>
    <w:rsid w:val="007D7FEE"/>
    <w:rsid w:val="007E1734"/>
    <w:rsid w:val="007E3875"/>
    <w:rsid w:val="007E7116"/>
    <w:rsid w:val="007E7636"/>
    <w:rsid w:val="007E7F19"/>
    <w:rsid w:val="007F026F"/>
    <w:rsid w:val="007F0A88"/>
    <w:rsid w:val="00801139"/>
    <w:rsid w:val="0080222F"/>
    <w:rsid w:val="00802A1B"/>
    <w:rsid w:val="00805188"/>
    <w:rsid w:val="00805818"/>
    <w:rsid w:val="008071EE"/>
    <w:rsid w:val="008133D6"/>
    <w:rsid w:val="00824D7E"/>
    <w:rsid w:val="00833166"/>
    <w:rsid w:val="00833A1B"/>
    <w:rsid w:val="00837E97"/>
    <w:rsid w:val="00843272"/>
    <w:rsid w:val="00844085"/>
    <w:rsid w:val="0085024D"/>
    <w:rsid w:val="00851937"/>
    <w:rsid w:val="00856DDD"/>
    <w:rsid w:val="00863C5C"/>
    <w:rsid w:val="00864BA5"/>
    <w:rsid w:val="00864BBD"/>
    <w:rsid w:val="008651EE"/>
    <w:rsid w:val="008657F3"/>
    <w:rsid w:val="00867FF8"/>
    <w:rsid w:val="00876A5E"/>
    <w:rsid w:val="00883032"/>
    <w:rsid w:val="00883A9D"/>
    <w:rsid w:val="008953ED"/>
    <w:rsid w:val="00895DFF"/>
    <w:rsid w:val="008A0477"/>
    <w:rsid w:val="008A2337"/>
    <w:rsid w:val="008B460F"/>
    <w:rsid w:val="008C0EF3"/>
    <w:rsid w:val="008C35CD"/>
    <w:rsid w:val="008D04BD"/>
    <w:rsid w:val="008D04F8"/>
    <w:rsid w:val="008D0CB0"/>
    <w:rsid w:val="008D7489"/>
    <w:rsid w:val="008E0B85"/>
    <w:rsid w:val="008E1CE3"/>
    <w:rsid w:val="008E5B1F"/>
    <w:rsid w:val="008F1CF1"/>
    <w:rsid w:val="009015BC"/>
    <w:rsid w:val="009034A6"/>
    <w:rsid w:val="00904D17"/>
    <w:rsid w:val="009079C9"/>
    <w:rsid w:val="009105E1"/>
    <w:rsid w:val="00912A9E"/>
    <w:rsid w:val="0091438D"/>
    <w:rsid w:val="00920218"/>
    <w:rsid w:val="00924562"/>
    <w:rsid w:val="0092657F"/>
    <w:rsid w:val="00926B6E"/>
    <w:rsid w:val="00930B5A"/>
    <w:rsid w:val="009361A8"/>
    <w:rsid w:val="00942E25"/>
    <w:rsid w:val="009467B8"/>
    <w:rsid w:val="00954C0F"/>
    <w:rsid w:val="0096151C"/>
    <w:rsid w:val="00962104"/>
    <w:rsid w:val="0096339C"/>
    <w:rsid w:val="009645BC"/>
    <w:rsid w:val="00965BB8"/>
    <w:rsid w:val="00966B29"/>
    <w:rsid w:val="00971BBC"/>
    <w:rsid w:val="00975369"/>
    <w:rsid w:val="00986C8A"/>
    <w:rsid w:val="00987BF1"/>
    <w:rsid w:val="0099125E"/>
    <w:rsid w:val="00992A99"/>
    <w:rsid w:val="009934B9"/>
    <w:rsid w:val="00995B2D"/>
    <w:rsid w:val="00995F54"/>
    <w:rsid w:val="009A2CA6"/>
    <w:rsid w:val="009A7F9A"/>
    <w:rsid w:val="009B09DC"/>
    <w:rsid w:val="009B2425"/>
    <w:rsid w:val="009B5884"/>
    <w:rsid w:val="009C1D6F"/>
    <w:rsid w:val="009C2F09"/>
    <w:rsid w:val="009C303E"/>
    <w:rsid w:val="009C4123"/>
    <w:rsid w:val="009D76EA"/>
    <w:rsid w:val="009E1EE0"/>
    <w:rsid w:val="009E2FE8"/>
    <w:rsid w:val="009F18EF"/>
    <w:rsid w:val="009F252E"/>
    <w:rsid w:val="009F4B5D"/>
    <w:rsid w:val="00A0091B"/>
    <w:rsid w:val="00A11311"/>
    <w:rsid w:val="00A175A6"/>
    <w:rsid w:val="00A27C8F"/>
    <w:rsid w:val="00A33B5B"/>
    <w:rsid w:val="00A349D5"/>
    <w:rsid w:val="00A42F2A"/>
    <w:rsid w:val="00A474D6"/>
    <w:rsid w:val="00A538EC"/>
    <w:rsid w:val="00A5566A"/>
    <w:rsid w:val="00A56B7F"/>
    <w:rsid w:val="00A614AA"/>
    <w:rsid w:val="00A61A41"/>
    <w:rsid w:val="00A620CD"/>
    <w:rsid w:val="00A62E33"/>
    <w:rsid w:val="00A6744B"/>
    <w:rsid w:val="00A67B95"/>
    <w:rsid w:val="00A73E67"/>
    <w:rsid w:val="00A74F8F"/>
    <w:rsid w:val="00A750EE"/>
    <w:rsid w:val="00A77020"/>
    <w:rsid w:val="00A80B1D"/>
    <w:rsid w:val="00A80FA3"/>
    <w:rsid w:val="00A81559"/>
    <w:rsid w:val="00A902CF"/>
    <w:rsid w:val="00A91A7C"/>
    <w:rsid w:val="00A92627"/>
    <w:rsid w:val="00AA1096"/>
    <w:rsid w:val="00AA6381"/>
    <w:rsid w:val="00AB0D5D"/>
    <w:rsid w:val="00AB10FF"/>
    <w:rsid w:val="00AB5458"/>
    <w:rsid w:val="00AB7B0B"/>
    <w:rsid w:val="00AC1ED8"/>
    <w:rsid w:val="00AD0109"/>
    <w:rsid w:val="00AD1089"/>
    <w:rsid w:val="00AD12D5"/>
    <w:rsid w:val="00AD756A"/>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0D62"/>
    <w:rsid w:val="00B614C0"/>
    <w:rsid w:val="00B67AB1"/>
    <w:rsid w:val="00B70AB9"/>
    <w:rsid w:val="00B7385C"/>
    <w:rsid w:val="00B73BED"/>
    <w:rsid w:val="00B762A1"/>
    <w:rsid w:val="00B81CC5"/>
    <w:rsid w:val="00B84627"/>
    <w:rsid w:val="00B84F5C"/>
    <w:rsid w:val="00B8517D"/>
    <w:rsid w:val="00BA1225"/>
    <w:rsid w:val="00BA4484"/>
    <w:rsid w:val="00BB6650"/>
    <w:rsid w:val="00BC1988"/>
    <w:rsid w:val="00BC2D69"/>
    <w:rsid w:val="00BC6925"/>
    <w:rsid w:val="00BC6B97"/>
    <w:rsid w:val="00BD2E26"/>
    <w:rsid w:val="00BD4405"/>
    <w:rsid w:val="00BE2025"/>
    <w:rsid w:val="00BF2036"/>
    <w:rsid w:val="00BF55FF"/>
    <w:rsid w:val="00BF7C67"/>
    <w:rsid w:val="00C003AD"/>
    <w:rsid w:val="00C01477"/>
    <w:rsid w:val="00C07C6D"/>
    <w:rsid w:val="00C155A6"/>
    <w:rsid w:val="00C17E2C"/>
    <w:rsid w:val="00C30926"/>
    <w:rsid w:val="00C32B72"/>
    <w:rsid w:val="00C40D45"/>
    <w:rsid w:val="00C4142F"/>
    <w:rsid w:val="00C41744"/>
    <w:rsid w:val="00C51A2D"/>
    <w:rsid w:val="00C53CF7"/>
    <w:rsid w:val="00C562F6"/>
    <w:rsid w:val="00C64874"/>
    <w:rsid w:val="00C67F48"/>
    <w:rsid w:val="00C7360F"/>
    <w:rsid w:val="00C7644C"/>
    <w:rsid w:val="00C77128"/>
    <w:rsid w:val="00C8117A"/>
    <w:rsid w:val="00C84EF4"/>
    <w:rsid w:val="00C93806"/>
    <w:rsid w:val="00C94174"/>
    <w:rsid w:val="00C94D5F"/>
    <w:rsid w:val="00C97B9B"/>
    <w:rsid w:val="00CA14C1"/>
    <w:rsid w:val="00CB1C83"/>
    <w:rsid w:val="00CB3905"/>
    <w:rsid w:val="00CB70EE"/>
    <w:rsid w:val="00CC400D"/>
    <w:rsid w:val="00CD05E7"/>
    <w:rsid w:val="00CD069F"/>
    <w:rsid w:val="00CD1D80"/>
    <w:rsid w:val="00CD3B46"/>
    <w:rsid w:val="00CD7174"/>
    <w:rsid w:val="00CE0AEB"/>
    <w:rsid w:val="00CE0F9A"/>
    <w:rsid w:val="00CE568C"/>
    <w:rsid w:val="00CE59B4"/>
    <w:rsid w:val="00CF538E"/>
    <w:rsid w:val="00CF703B"/>
    <w:rsid w:val="00D03C2E"/>
    <w:rsid w:val="00D071B9"/>
    <w:rsid w:val="00D13BD4"/>
    <w:rsid w:val="00D142B3"/>
    <w:rsid w:val="00D163BA"/>
    <w:rsid w:val="00D16631"/>
    <w:rsid w:val="00D17BDC"/>
    <w:rsid w:val="00D20C3A"/>
    <w:rsid w:val="00D41BAA"/>
    <w:rsid w:val="00D45377"/>
    <w:rsid w:val="00D551C9"/>
    <w:rsid w:val="00D56D58"/>
    <w:rsid w:val="00D605B5"/>
    <w:rsid w:val="00D62D1A"/>
    <w:rsid w:val="00D632F3"/>
    <w:rsid w:val="00D70992"/>
    <w:rsid w:val="00D71462"/>
    <w:rsid w:val="00D71969"/>
    <w:rsid w:val="00D72500"/>
    <w:rsid w:val="00D73494"/>
    <w:rsid w:val="00D761C7"/>
    <w:rsid w:val="00D779B6"/>
    <w:rsid w:val="00D77AA8"/>
    <w:rsid w:val="00D80AFB"/>
    <w:rsid w:val="00D900D3"/>
    <w:rsid w:val="00D90981"/>
    <w:rsid w:val="00D922A6"/>
    <w:rsid w:val="00DA5D4D"/>
    <w:rsid w:val="00DA6E89"/>
    <w:rsid w:val="00DA7930"/>
    <w:rsid w:val="00DB2E30"/>
    <w:rsid w:val="00DC0838"/>
    <w:rsid w:val="00DC2664"/>
    <w:rsid w:val="00DC5D84"/>
    <w:rsid w:val="00DD14FD"/>
    <w:rsid w:val="00DD265C"/>
    <w:rsid w:val="00DD3B3A"/>
    <w:rsid w:val="00DD3C55"/>
    <w:rsid w:val="00DD5E6F"/>
    <w:rsid w:val="00DF20C3"/>
    <w:rsid w:val="00DF3A52"/>
    <w:rsid w:val="00DF4088"/>
    <w:rsid w:val="00E032DE"/>
    <w:rsid w:val="00E049F0"/>
    <w:rsid w:val="00E052B0"/>
    <w:rsid w:val="00E173B6"/>
    <w:rsid w:val="00E20CA1"/>
    <w:rsid w:val="00E21E9C"/>
    <w:rsid w:val="00E315AF"/>
    <w:rsid w:val="00E33C54"/>
    <w:rsid w:val="00E359C6"/>
    <w:rsid w:val="00E35C47"/>
    <w:rsid w:val="00E42CAD"/>
    <w:rsid w:val="00E4472C"/>
    <w:rsid w:val="00E66050"/>
    <w:rsid w:val="00E66327"/>
    <w:rsid w:val="00E70DFA"/>
    <w:rsid w:val="00E73462"/>
    <w:rsid w:val="00E76B65"/>
    <w:rsid w:val="00E77D47"/>
    <w:rsid w:val="00E82B37"/>
    <w:rsid w:val="00E83E54"/>
    <w:rsid w:val="00E87A80"/>
    <w:rsid w:val="00EA5089"/>
    <w:rsid w:val="00EB43C2"/>
    <w:rsid w:val="00ED002A"/>
    <w:rsid w:val="00EE303A"/>
    <w:rsid w:val="00EE7A3B"/>
    <w:rsid w:val="00EF4539"/>
    <w:rsid w:val="00EF5A31"/>
    <w:rsid w:val="00EF776C"/>
    <w:rsid w:val="00F13393"/>
    <w:rsid w:val="00F14E1F"/>
    <w:rsid w:val="00F177F0"/>
    <w:rsid w:val="00F20BE0"/>
    <w:rsid w:val="00F246D3"/>
    <w:rsid w:val="00F2470E"/>
    <w:rsid w:val="00F24B03"/>
    <w:rsid w:val="00F307F7"/>
    <w:rsid w:val="00F31F7C"/>
    <w:rsid w:val="00F3536A"/>
    <w:rsid w:val="00F5188F"/>
    <w:rsid w:val="00F543C6"/>
    <w:rsid w:val="00F8119C"/>
    <w:rsid w:val="00F815CC"/>
    <w:rsid w:val="00F81BA2"/>
    <w:rsid w:val="00F85830"/>
    <w:rsid w:val="00F91AC0"/>
    <w:rsid w:val="00F97325"/>
    <w:rsid w:val="00FA1693"/>
    <w:rsid w:val="00FB28AE"/>
    <w:rsid w:val="00FC009D"/>
    <w:rsid w:val="00FC2244"/>
    <w:rsid w:val="00FC5C84"/>
    <w:rsid w:val="00FD0791"/>
    <w:rsid w:val="00FD3DCB"/>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 w:type="paragraph" w:styleId="BalloonText">
    <w:name w:val="Balloon Text"/>
    <w:basedOn w:val="Normal"/>
    <w:link w:val="BalloonTextChar"/>
    <w:uiPriority w:val="99"/>
    <w:semiHidden/>
    <w:unhideWhenUsed/>
    <w:rsid w:val="00AD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ncbi.nlm.nih.gov/bioproject/" TargetMode="External"/><Relationship Id="rId14" Type="http://schemas.openxmlformats.org/officeDocument/2006/relationships/hyperlink" Target="https://pubmlst.org/bigsdb?db=pubmlst_schromogenes_isolate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7F6E6-1FA9-4282-8182-2622C585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57</Pages>
  <Words>16635</Words>
  <Characters>94826</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111239</CharactersWithSpaces>
  <SharedDoc>false</SharedDoc>
  <HLinks>
    <vt:vector size="18" baseType="variant">
      <vt:variant>
        <vt:i4>1572955</vt:i4>
      </vt:variant>
      <vt:variant>
        <vt:i4>6</vt:i4>
      </vt:variant>
      <vt:variant>
        <vt:i4>0</vt:i4>
      </vt:variant>
      <vt:variant>
        <vt:i4>5</vt:i4>
      </vt:variant>
      <vt:variant>
        <vt:lpwstr>https://pubmlst.org/bigsdb?db=pubmlst_schromogenes_isolates</vt:lpwstr>
      </vt:variant>
      <vt:variant>
        <vt:lpwstr/>
      </vt:variant>
      <vt:variant>
        <vt:i4>983104</vt:i4>
      </vt:variant>
      <vt:variant>
        <vt:i4>3</vt:i4>
      </vt:variant>
      <vt:variant>
        <vt:i4>0</vt:i4>
      </vt:variant>
      <vt:variant>
        <vt:i4>5</vt:i4>
      </vt:variant>
      <vt:variant>
        <vt:lpwstr>https://www.ncbi.nlm.nih.gov/bioproject/</vt:lpwstr>
      </vt:variant>
      <vt:variant>
        <vt:lpwstr/>
      </vt:variant>
      <vt:variant>
        <vt:i4>3932232</vt:i4>
      </vt:variant>
      <vt:variant>
        <vt:i4>0</vt:i4>
      </vt:variant>
      <vt:variant>
        <vt:i4>0</vt:i4>
      </vt:variant>
      <vt:variant>
        <vt:i4>5</vt:i4>
      </vt:variant>
      <vt:variant>
        <vt:lpwstr>mailto:john.barlow@uvm.edu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113</cp:revision>
  <dcterms:created xsi:type="dcterms:W3CDTF">2024-08-24T21:10:00Z</dcterms:created>
  <dcterms:modified xsi:type="dcterms:W3CDTF">2024-09-25T15:26:00Z</dcterms:modified>
</cp:coreProperties>
</file>