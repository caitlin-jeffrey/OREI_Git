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4C30FC" w14:textId="77777777" w:rsidR="00E07A1E" w:rsidRDefault="00E07A1E" w:rsidP="00E07A1E">
      <w:pPr>
        <w:spacing w:after="0" w:line="480" w:lineRule="auto"/>
        <w:jc w:val="both"/>
        <w:rPr>
          <w:rFonts w:ascii="Times New Roman" w:hAnsi="Times New Roman" w:cs="Times New Roman"/>
          <w:b/>
          <w:i/>
          <w:iCs/>
          <w:sz w:val="24"/>
          <w:szCs w:val="24"/>
        </w:rPr>
      </w:pPr>
      <w:r w:rsidRPr="00EE7809">
        <w:rPr>
          <w:rFonts w:ascii="Times New Roman" w:hAnsi="Times New Roman" w:cs="Times New Roman"/>
          <w:b/>
          <w:i/>
          <w:iCs/>
          <w:sz w:val="24"/>
          <w:szCs w:val="24"/>
        </w:rPr>
        <w:t>Title</w:t>
      </w:r>
    </w:p>
    <w:p w14:paraId="76A662C2" w14:textId="48C49B59" w:rsidR="00E07A1E" w:rsidRDefault="00031DB2" w:rsidP="009B7A05">
      <w:pPr>
        <w:spacing w:after="0" w:line="480" w:lineRule="auto"/>
        <w:jc w:val="both"/>
        <w:rPr>
          <w:rFonts w:ascii="Times New Roman" w:hAnsi="Times New Roman" w:cs="Times New Roman"/>
          <w:sz w:val="24"/>
          <w:szCs w:val="24"/>
        </w:rPr>
      </w:pPr>
      <w:r>
        <w:rPr>
          <w:rFonts w:ascii="Times New Roman" w:hAnsi="Times New Roman" w:cs="Times New Roman"/>
          <w:bCs/>
          <w:sz w:val="24"/>
          <w:szCs w:val="24"/>
        </w:rPr>
        <w:t>Literature review:</w:t>
      </w:r>
      <w:r w:rsidR="00E7585F">
        <w:rPr>
          <w:rFonts w:ascii="Times New Roman" w:hAnsi="Times New Roman" w:cs="Times New Roman"/>
          <w:bCs/>
          <w:sz w:val="24"/>
          <w:szCs w:val="24"/>
        </w:rPr>
        <w:t xml:space="preserve"> </w:t>
      </w:r>
      <w:r w:rsidR="004B3EA6">
        <w:rPr>
          <w:rFonts w:ascii="Times New Roman" w:hAnsi="Times New Roman" w:cs="Times New Roman"/>
          <w:bCs/>
          <w:sz w:val="24"/>
          <w:szCs w:val="24"/>
        </w:rPr>
        <w:t>A</w:t>
      </w:r>
      <w:r w:rsidR="009B7A05" w:rsidRPr="00D2722D">
        <w:rPr>
          <w:rFonts w:ascii="Times New Roman" w:hAnsi="Times New Roman" w:cs="Times New Roman"/>
          <w:sz w:val="24"/>
          <w:szCs w:val="24"/>
        </w:rPr>
        <w:t>ntimicrobial</w:t>
      </w:r>
      <w:r w:rsidR="004B3EA6">
        <w:rPr>
          <w:rFonts w:ascii="Times New Roman" w:hAnsi="Times New Roman" w:cs="Times New Roman"/>
          <w:sz w:val="24"/>
          <w:szCs w:val="24"/>
        </w:rPr>
        <w:t xml:space="preserve"> </w:t>
      </w:r>
      <w:r w:rsidR="009B7A05" w:rsidRPr="00D2722D">
        <w:rPr>
          <w:rFonts w:ascii="Times New Roman" w:hAnsi="Times New Roman" w:cs="Times New Roman"/>
          <w:sz w:val="24"/>
          <w:szCs w:val="24"/>
        </w:rPr>
        <w:t>susceptibility of bovine staphylococcal mastitis isolates on organic vs. conventional dairy farms</w:t>
      </w:r>
    </w:p>
    <w:p w14:paraId="01F73163" w14:textId="77777777" w:rsidR="009B7A05" w:rsidRDefault="009B7A05" w:rsidP="009B7A05">
      <w:pPr>
        <w:spacing w:after="0" w:line="480" w:lineRule="auto"/>
        <w:jc w:val="both"/>
        <w:rPr>
          <w:rFonts w:ascii="Times New Roman" w:hAnsi="Times New Roman" w:cs="Times New Roman"/>
          <w:b/>
          <w:sz w:val="24"/>
          <w:szCs w:val="24"/>
        </w:rPr>
      </w:pPr>
    </w:p>
    <w:p w14:paraId="6827B358" w14:textId="51DB5C1B" w:rsidR="00E07A1E" w:rsidRPr="00604EDE" w:rsidRDefault="00E07A1E" w:rsidP="00E07A1E">
      <w:pPr>
        <w:spacing w:after="0" w:line="480" w:lineRule="auto"/>
        <w:jc w:val="both"/>
        <w:rPr>
          <w:rFonts w:ascii="Times New Roman" w:hAnsi="Times New Roman" w:cs="Times New Roman"/>
          <w:bCs/>
          <w:sz w:val="24"/>
          <w:szCs w:val="24"/>
        </w:rPr>
      </w:pPr>
      <w:r w:rsidRPr="008D6068">
        <w:rPr>
          <w:rFonts w:ascii="Times New Roman" w:hAnsi="Times New Roman" w:cs="Times New Roman"/>
          <w:bCs/>
          <w:sz w:val="24"/>
          <w:szCs w:val="24"/>
        </w:rPr>
        <w:t>C</w:t>
      </w:r>
      <w:r>
        <w:rPr>
          <w:rFonts w:ascii="Times New Roman" w:hAnsi="Times New Roman" w:cs="Times New Roman"/>
          <w:bCs/>
          <w:sz w:val="24"/>
          <w:szCs w:val="24"/>
        </w:rPr>
        <w:t>.</w:t>
      </w:r>
      <w:r w:rsidRPr="008D6068">
        <w:rPr>
          <w:rFonts w:ascii="Times New Roman" w:hAnsi="Times New Roman" w:cs="Times New Roman"/>
          <w:bCs/>
          <w:sz w:val="24"/>
          <w:szCs w:val="24"/>
        </w:rPr>
        <w:t xml:space="preserve"> E. Jeffrey</w:t>
      </w:r>
      <w:r w:rsidRPr="008D6068">
        <w:rPr>
          <w:rFonts w:ascii="Times New Roman" w:hAnsi="Times New Roman" w:cs="Times New Roman"/>
          <w:bCs/>
          <w:sz w:val="24"/>
          <w:szCs w:val="24"/>
          <w:vertAlign w:val="superscript"/>
        </w:rPr>
        <w:t>1</w:t>
      </w:r>
      <w:r w:rsidRPr="008D6068">
        <w:rPr>
          <w:rFonts w:ascii="Times New Roman" w:hAnsi="Times New Roman" w:cs="Times New Roman"/>
          <w:bCs/>
          <w:sz w:val="24"/>
          <w:szCs w:val="24"/>
        </w:rPr>
        <w:t xml:space="preserve"> </w:t>
      </w:r>
      <w:r>
        <w:rPr>
          <w:rFonts w:ascii="Times New Roman" w:hAnsi="Times New Roman" w:cs="Times New Roman"/>
          <w:bCs/>
          <w:sz w:val="24"/>
          <w:szCs w:val="24"/>
        </w:rPr>
        <w:t xml:space="preserve">and </w:t>
      </w:r>
      <w:r w:rsidRPr="008D6068">
        <w:rPr>
          <w:rFonts w:ascii="Times New Roman" w:hAnsi="Times New Roman" w:cs="Times New Roman"/>
          <w:bCs/>
          <w:sz w:val="24"/>
          <w:szCs w:val="24"/>
        </w:rPr>
        <w:t>J</w:t>
      </w:r>
      <w:r>
        <w:rPr>
          <w:rFonts w:ascii="Times New Roman" w:hAnsi="Times New Roman" w:cs="Times New Roman"/>
          <w:bCs/>
          <w:sz w:val="24"/>
          <w:szCs w:val="24"/>
        </w:rPr>
        <w:t>.</w:t>
      </w:r>
      <w:r w:rsidRPr="008D6068">
        <w:rPr>
          <w:rFonts w:ascii="Times New Roman" w:hAnsi="Times New Roman" w:cs="Times New Roman"/>
          <w:bCs/>
          <w:sz w:val="24"/>
          <w:szCs w:val="24"/>
        </w:rPr>
        <w:t xml:space="preserve"> </w:t>
      </w:r>
      <w:r w:rsidRPr="00604EDE">
        <w:rPr>
          <w:rFonts w:ascii="Times New Roman" w:hAnsi="Times New Roman" w:cs="Times New Roman"/>
          <w:bCs/>
          <w:sz w:val="24"/>
          <w:szCs w:val="24"/>
        </w:rPr>
        <w:t>W. Barlow</w:t>
      </w:r>
      <w:r w:rsidRPr="00604EDE">
        <w:rPr>
          <w:rFonts w:ascii="Times New Roman" w:hAnsi="Times New Roman" w:cs="Times New Roman"/>
          <w:bCs/>
          <w:sz w:val="24"/>
          <w:szCs w:val="24"/>
          <w:vertAlign w:val="superscript"/>
        </w:rPr>
        <w:t>1</w:t>
      </w:r>
    </w:p>
    <w:p w14:paraId="5618355F" w14:textId="77777777" w:rsidR="00E07A1E" w:rsidRDefault="00E07A1E" w:rsidP="00E07A1E">
      <w:pPr>
        <w:spacing w:after="0" w:line="480" w:lineRule="auto"/>
        <w:jc w:val="both"/>
        <w:rPr>
          <w:rFonts w:ascii="Times New Roman" w:hAnsi="Times New Roman" w:cs="Times New Roman"/>
          <w:sz w:val="24"/>
          <w:szCs w:val="24"/>
          <w:vertAlign w:val="superscript"/>
        </w:rPr>
      </w:pPr>
    </w:p>
    <w:p w14:paraId="79C467C2" w14:textId="77777777" w:rsidR="00E07A1E" w:rsidRPr="000A2836" w:rsidRDefault="00E07A1E" w:rsidP="00E07A1E">
      <w:pPr>
        <w:spacing w:after="0" w:line="480" w:lineRule="auto"/>
        <w:jc w:val="both"/>
        <w:rPr>
          <w:rFonts w:ascii="Times New Roman" w:hAnsi="Times New Roman" w:cs="Times New Roman"/>
          <w:sz w:val="24"/>
          <w:szCs w:val="24"/>
        </w:rPr>
      </w:pPr>
      <w:r w:rsidRPr="000A2836">
        <w:rPr>
          <w:rFonts w:ascii="Times New Roman" w:hAnsi="Times New Roman" w:cs="Times New Roman"/>
          <w:sz w:val="24"/>
          <w:szCs w:val="24"/>
          <w:vertAlign w:val="superscript"/>
        </w:rPr>
        <w:t xml:space="preserve">1 </w:t>
      </w:r>
      <w:r w:rsidRPr="000A2836">
        <w:rPr>
          <w:rFonts w:ascii="Times New Roman" w:hAnsi="Times New Roman" w:cs="Times New Roman"/>
          <w:sz w:val="24"/>
          <w:szCs w:val="24"/>
        </w:rPr>
        <w:t>Department of Animal and Veterinary Sciences, University of Vermont, Burlington, VT 05405</w:t>
      </w:r>
    </w:p>
    <w:p w14:paraId="24BABCB6" w14:textId="33C40E79" w:rsidR="00E07A1E" w:rsidRPr="000A2836" w:rsidRDefault="00E07A1E" w:rsidP="00E07A1E">
      <w:pPr>
        <w:spacing w:after="0" w:line="480" w:lineRule="auto"/>
        <w:jc w:val="both"/>
        <w:rPr>
          <w:rFonts w:ascii="Times New Roman" w:hAnsi="Times New Roman" w:cs="Times New Roman"/>
          <w:sz w:val="24"/>
          <w:szCs w:val="24"/>
        </w:rPr>
      </w:pPr>
      <w:r w:rsidRPr="000A2836">
        <w:rPr>
          <w:rFonts w:ascii="Times New Roman" w:hAnsi="Times New Roman" w:cs="Times New Roman"/>
          <w:sz w:val="24"/>
          <w:szCs w:val="24"/>
        </w:rPr>
        <w:t xml:space="preserve">Corresponding author: </w:t>
      </w:r>
      <w:r w:rsidR="009D1EF5">
        <w:rPr>
          <w:rFonts w:ascii="Times New Roman" w:hAnsi="Times New Roman" w:cs="Times New Roman"/>
          <w:sz w:val="24"/>
          <w:szCs w:val="24"/>
        </w:rPr>
        <w:t>Caitlin Jeffrey</w:t>
      </w:r>
    </w:p>
    <w:p w14:paraId="2AE65CBF" w14:textId="77777777" w:rsidR="00E07A1E" w:rsidRPr="00604EDE" w:rsidRDefault="00E07A1E" w:rsidP="00E07A1E">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Department of Animal and Veterinary Sciences, </w:t>
      </w:r>
    </w:p>
    <w:p w14:paraId="6280E1ED" w14:textId="77777777" w:rsidR="00E07A1E" w:rsidRPr="00604EDE" w:rsidRDefault="00E07A1E" w:rsidP="00E07A1E">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202 Terrill Building, </w:t>
      </w:r>
    </w:p>
    <w:p w14:paraId="05683970" w14:textId="77777777" w:rsidR="00E07A1E" w:rsidRPr="00604EDE" w:rsidRDefault="00E07A1E" w:rsidP="00E07A1E">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University of Vermont, </w:t>
      </w:r>
    </w:p>
    <w:p w14:paraId="0A70263A" w14:textId="77777777" w:rsidR="00E07A1E" w:rsidRPr="00604EDE" w:rsidRDefault="00E07A1E" w:rsidP="00E07A1E">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Burlington, VT 05405</w:t>
      </w:r>
    </w:p>
    <w:p w14:paraId="0B773CD1" w14:textId="77777777" w:rsidR="00E07A1E" w:rsidRPr="00604EDE" w:rsidRDefault="00E07A1E" w:rsidP="00E07A1E">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Phone: 802-656-1395</w:t>
      </w:r>
    </w:p>
    <w:p w14:paraId="7864C4CF" w14:textId="79255D0D" w:rsidR="00E07A1E" w:rsidRPr="00604EDE" w:rsidRDefault="00E07A1E" w:rsidP="00E07A1E">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Email: </w:t>
      </w:r>
      <w:hyperlink r:id="rId7" w:history="1">
        <w:r w:rsidR="00A2086E" w:rsidRPr="00A874B7">
          <w:rPr>
            <w:rStyle w:val="Hyperlink"/>
            <w:rFonts w:ascii="Times New Roman" w:hAnsi="Times New Roman" w:cs="Times New Roman"/>
            <w:sz w:val="24"/>
            <w:szCs w:val="24"/>
          </w:rPr>
          <w:t>caitlin.jeffrey@uvm.edu</w:t>
        </w:r>
      </w:hyperlink>
    </w:p>
    <w:p w14:paraId="0481ACF8" w14:textId="77777777" w:rsidR="00C2609F" w:rsidRPr="00D2722D" w:rsidRDefault="00C2609F" w:rsidP="00D2722D">
      <w:pPr>
        <w:spacing w:line="480" w:lineRule="auto"/>
        <w:rPr>
          <w:rFonts w:ascii="Times New Roman" w:hAnsi="Times New Roman" w:cs="Times New Roman"/>
          <w:b/>
          <w:bCs/>
          <w:i/>
          <w:iCs/>
          <w:sz w:val="24"/>
          <w:szCs w:val="24"/>
        </w:rPr>
      </w:pPr>
    </w:p>
    <w:p w14:paraId="39E0A0D4" w14:textId="59434382" w:rsidR="00176253" w:rsidRPr="00D2722D" w:rsidRDefault="00176253" w:rsidP="00D2722D">
      <w:pPr>
        <w:spacing w:line="480" w:lineRule="auto"/>
        <w:rPr>
          <w:rFonts w:ascii="Times New Roman" w:hAnsi="Times New Roman" w:cs="Times New Roman"/>
          <w:b/>
          <w:bCs/>
          <w:i/>
          <w:iCs/>
          <w:sz w:val="24"/>
          <w:szCs w:val="24"/>
        </w:rPr>
      </w:pPr>
      <w:r w:rsidRPr="00D2722D">
        <w:rPr>
          <w:rFonts w:ascii="Times New Roman" w:hAnsi="Times New Roman" w:cs="Times New Roman"/>
          <w:b/>
          <w:bCs/>
          <w:i/>
          <w:iCs/>
          <w:sz w:val="24"/>
          <w:szCs w:val="24"/>
        </w:rPr>
        <w:t>Abstract</w:t>
      </w:r>
    </w:p>
    <w:p w14:paraId="50F17C3A" w14:textId="5C283857" w:rsidR="007B1A2E" w:rsidRPr="00D2722D" w:rsidRDefault="008A0D55"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An unfortunate </w:t>
      </w:r>
      <w:r w:rsidR="00325C79" w:rsidRPr="00D2722D">
        <w:rPr>
          <w:rFonts w:ascii="Times New Roman" w:hAnsi="Times New Roman" w:cs="Times New Roman"/>
          <w:sz w:val="24"/>
          <w:szCs w:val="24"/>
        </w:rPr>
        <w:t xml:space="preserve">consequence of any </w:t>
      </w:r>
      <w:r w:rsidRPr="00D2722D">
        <w:rPr>
          <w:rFonts w:ascii="Times New Roman" w:hAnsi="Times New Roman" w:cs="Times New Roman"/>
          <w:sz w:val="24"/>
          <w:szCs w:val="24"/>
        </w:rPr>
        <w:t xml:space="preserve">antimicrobial </w:t>
      </w:r>
      <w:r w:rsidR="00325C79" w:rsidRPr="00D2722D">
        <w:rPr>
          <w:rFonts w:ascii="Times New Roman" w:hAnsi="Times New Roman" w:cs="Times New Roman"/>
          <w:sz w:val="24"/>
          <w:szCs w:val="24"/>
        </w:rPr>
        <w:t xml:space="preserve">use is the potential to </w:t>
      </w:r>
      <w:r w:rsidRPr="00D2722D">
        <w:rPr>
          <w:rFonts w:ascii="Times New Roman" w:hAnsi="Times New Roman" w:cs="Times New Roman"/>
          <w:sz w:val="24"/>
          <w:szCs w:val="24"/>
        </w:rPr>
        <w:t>select for the emergence of resistant strains</w:t>
      </w:r>
      <w:r w:rsidR="00794B2B" w:rsidRPr="00D2722D">
        <w:rPr>
          <w:rFonts w:ascii="Times New Roman" w:hAnsi="Times New Roman" w:cs="Times New Roman"/>
          <w:sz w:val="24"/>
          <w:szCs w:val="24"/>
        </w:rPr>
        <w:t xml:space="preserve"> of bacteria in a population. </w:t>
      </w:r>
      <w:r w:rsidR="00DC7043" w:rsidRPr="00D2722D">
        <w:rPr>
          <w:rFonts w:ascii="Times New Roman" w:hAnsi="Times New Roman" w:cs="Times New Roman"/>
          <w:sz w:val="24"/>
          <w:szCs w:val="24"/>
        </w:rPr>
        <w:t xml:space="preserve">A unique opportunity in which to assess the effect of antimicrobial </w:t>
      </w:r>
      <w:r w:rsidR="00DC7043" w:rsidRPr="003E7A93">
        <w:rPr>
          <w:rFonts w:ascii="Times New Roman" w:hAnsi="Times New Roman" w:cs="Times New Roman"/>
          <w:sz w:val="24"/>
          <w:szCs w:val="24"/>
        </w:rPr>
        <w:t xml:space="preserve">use on </w:t>
      </w:r>
      <w:ins w:id="0" w:author="Crothers, Jessica" w:date="2024-08-19T14:41:00Z" w16du:dateUtc="2024-08-19T18:41:00Z">
        <w:r w:rsidR="003E7A93" w:rsidRPr="003E7A93">
          <w:rPr>
            <w:rFonts w:ascii="Times New Roman" w:hAnsi="Times New Roman" w:cs="Times New Roman"/>
            <w:sz w:val="24"/>
            <w:szCs w:val="24"/>
            <w:rPrChange w:id="1" w:author="Crothers, Jessica" w:date="2024-08-19T14:42:00Z" w16du:dateUtc="2024-08-19T18:42:00Z">
              <w:rPr>
                <w:rFonts w:ascii="Times New Roman" w:hAnsi="Times New Roman" w:cs="Times New Roman"/>
                <w:sz w:val="24"/>
                <w:szCs w:val="24"/>
                <w:highlight w:val="yellow"/>
              </w:rPr>
            </w:rPrChange>
          </w:rPr>
          <w:t xml:space="preserve">the </w:t>
        </w:r>
      </w:ins>
      <w:ins w:id="2" w:author="Crothers, Jessica" w:date="2024-08-19T14:42:00Z" w16du:dateUtc="2024-08-19T18:42:00Z">
        <w:r w:rsidR="003E7A93" w:rsidRPr="003E7A93">
          <w:rPr>
            <w:rFonts w:ascii="Times New Roman" w:hAnsi="Times New Roman" w:cs="Times New Roman"/>
            <w:sz w:val="24"/>
            <w:szCs w:val="24"/>
            <w:rPrChange w:id="3" w:author="Crothers, Jessica" w:date="2024-08-19T14:42:00Z" w16du:dateUtc="2024-08-19T18:42:00Z">
              <w:rPr>
                <w:rFonts w:ascii="Times New Roman" w:hAnsi="Times New Roman" w:cs="Times New Roman"/>
                <w:sz w:val="24"/>
                <w:szCs w:val="24"/>
                <w:highlight w:val="yellow"/>
              </w:rPr>
            </w:rPrChange>
          </w:rPr>
          <w:t xml:space="preserve">antimicrobial </w:t>
        </w:r>
      </w:ins>
      <w:r w:rsidR="00D77040" w:rsidRPr="003E7A93">
        <w:rPr>
          <w:rFonts w:ascii="Times New Roman" w:hAnsi="Times New Roman" w:cs="Times New Roman"/>
          <w:sz w:val="24"/>
          <w:szCs w:val="24"/>
        </w:rPr>
        <w:t>resistance</w:t>
      </w:r>
      <w:r w:rsidR="00DC7043" w:rsidRPr="003E7A93">
        <w:rPr>
          <w:rFonts w:ascii="Times New Roman" w:hAnsi="Times New Roman" w:cs="Times New Roman"/>
          <w:sz w:val="24"/>
          <w:szCs w:val="24"/>
        </w:rPr>
        <w:t xml:space="preserve"> </w:t>
      </w:r>
      <w:ins w:id="4" w:author="Crothers, Jessica" w:date="2024-08-19T14:42:00Z" w16du:dateUtc="2024-08-19T18:42:00Z">
        <w:r w:rsidR="003E7A93" w:rsidRPr="003E7A93">
          <w:rPr>
            <w:rFonts w:ascii="Times New Roman" w:hAnsi="Times New Roman" w:cs="Times New Roman"/>
            <w:sz w:val="24"/>
            <w:szCs w:val="24"/>
            <w:rPrChange w:id="5" w:author="Crothers, Jessica" w:date="2024-08-19T14:42:00Z" w16du:dateUtc="2024-08-19T18:42:00Z">
              <w:rPr>
                <w:rFonts w:ascii="Times New Roman" w:hAnsi="Times New Roman" w:cs="Times New Roman"/>
                <w:sz w:val="24"/>
                <w:szCs w:val="24"/>
                <w:highlight w:val="yellow"/>
              </w:rPr>
            </w:rPrChange>
          </w:rPr>
          <w:t xml:space="preserve">profile </w:t>
        </w:r>
      </w:ins>
      <w:r w:rsidR="00DC7043" w:rsidRPr="003E7A93">
        <w:rPr>
          <w:rFonts w:ascii="Times New Roman" w:hAnsi="Times New Roman" w:cs="Times New Roman"/>
          <w:sz w:val="24"/>
          <w:szCs w:val="24"/>
        </w:rPr>
        <w:t>of mastitis pathogens</w:t>
      </w:r>
      <w:r w:rsidR="00DC7043" w:rsidRPr="00D2722D">
        <w:rPr>
          <w:rFonts w:ascii="Times New Roman" w:hAnsi="Times New Roman" w:cs="Times New Roman"/>
          <w:sz w:val="24"/>
          <w:szCs w:val="24"/>
        </w:rPr>
        <w:t xml:space="preserve"> is to compare dairy </w:t>
      </w:r>
      <w:r w:rsidR="009500DD" w:rsidRPr="00D2722D">
        <w:rPr>
          <w:rFonts w:ascii="Times New Roman" w:hAnsi="Times New Roman" w:cs="Times New Roman"/>
          <w:sz w:val="24"/>
          <w:szCs w:val="24"/>
        </w:rPr>
        <w:t>farms</w:t>
      </w:r>
      <w:r w:rsidR="00DC7043" w:rsidRPr="00D2722D">
        <w:rPr>
          <w:rFonts w:ascii="Times New Roman" w:hAnsi="Times New Roman" w:cs="Times New Roman"/>
          <w:sz w:val="24"/>
          <w:szCs w:val="24"/>
        </w:rPr>
        <w:t xml:space="preserve"> which are managed </w:t>
      </w:r>
      <w:ins w:id="6" w:author="Crothers, Jessica" w:date="2024-08-19T14:42:00Z" w16du:dateUtc="2024-08-19T18:42:00Z">
        <w:r w:rsidR="003E7A93">
          <w:rPr>
            <w:rFonts w:ascii="Times New Roman" w:hAnsi="Times New Roman" w:cs="Times New Roman"/>
            <w:sz w:val="24"/>
            <w:szCs w:val="24"/>
          </w:rPr>
          <w:t>with (</w:t>
        </w:r>
      </w:ins>
      <w:r w:rsidR="00DC7043" w:rsidRPr="00D2722D">
        <w:rPr>
          <w:rFonts w:ascii="Times New Roman" w:hAnsi="Times New Roman" w:cs="Times New Roman"/>
          <w:sz w:val="24"/>
          <w:szCs w:val="24"/>
        </w:rPr>
        <w:t>“conventionally”</w:t>
      </w:r>
      <w:ins w:id="7" w:author="Crothers, Jessica" w:date="2024-08-19T14:42:00Z" w16du:dateUtc="2024-08-19T18:42:00Z">
        <w:r w:rsidR="003E7A93">
          <w:rPr>
            <w:rFonts w:ascii="Times New Roman" w:hAnsi="Times New Roman" w:cs="Times New Roman"/>
            <w:sz w:val="24"/>
            <w:szCs w:val="24"/>
          </w:rPr>
          <w:t>)</w:t>
        </w:r>
      </w:ins>
      <w:r w:rsidR="00DC7043" w:rsidRPr="00D2722D">
        <w:rPr>
          <w:rFonts w:ascii="Times New Roman" w:hAnsi="Times New Roman" w:cs="Times New Roman"/>
          <w:sz w:val="24"/>
          <w:szCs w:val="24"/>
        </w:rPr>
        <w:t xml:space="preserve"> to those that are managed </w:t>
      </w:r>
      <w:ins w:id="8" w:author="Crothers, Jessica" w:date="2024-08-19T14:42:00Z" w16du:dateUtc="2024-08-19T18:42:00Z">
        <w:r w:rsidR="003E7A93">
          <w:rPr>
            <w:rFonts w:ascii="Times New Roman" w:hAnsi="Times New Roman" w:cs="Times New Roman"/>
            <w:sz w:val="24"/>
            <w:szCs w:val="24"/>
          </w:rPr>
          <w:t>without (</w:t>
        </w:r>
      </w:ins>
      <w:r w:rsidR="00DC7043" w:rsidRPr="00D2722D">
        <w:rPr>
          <w:rFonts w:ascii="Times New Roman" w:hAnsi="Times New Roman" w:cs="Times New Roman"/>
          <w:sz w:val="24"/>
          <w:szCs w:val="24"/>
        </w:rPr>
        <w:t>“organically.”</w:t>
      </w:r>
      <w:ins w:id="9" w:author="Crothers, Jessica" w:date="2024-08-19T14:43:00Z" w16du:dateUtc="2024-08-19T18:43:00Z">
        <w:r w:rsidR="003E7A93">
          <w:rPr>
            <w:rFonts w:ascii="Times New Roman" w:hAnsi="Times New Roman" w:cs="Times New Roman"/>
            <w:sz w:val="24"/>
            <w:szCs w:val="24"/>
          </w:rPr>
          <w:t>) the use of routine antimicrobials.</w:t>
        </w:r>
      </w:ins>
      <w:r w:rsidR="00DC7043" w:rsidRPr="00D2722D">
        <w:rPr>
          <w:rFonts w:ascii="Times New Roman" w:hAnsi="Times New Roman" w:cs="Times New Roman"/>
          <w:sz w:val="24"/>
          <w:szCs w:val="24"/>
        </w:rPr>
        <w:t xml:space="preserve"> </w:t>
      </w:r>
      <w:r w:rsidR="003337F7" w:rsidRPr="00D2722D">
        <w:rPr>
          <w:rFonts w:ascii="Times New Roman" w:hAnsi="Times New Roman" w:cs="Times New Roman"/>
          <w:sz w:val="24"/>
          <w:szCs w:val="24"/>
        </w:rPr>
        <w:t xml:space="preserve">Without the selective pressure of </w:t>
      </w:r>
      <w:ins w:id="10" w:author="Crothers, Jessica" w:date="2024-08-19T14:43:00Z" w16du:dateUtc="2024-08-19T18:43:00Z">
        <w:r w:rsidR="003E7A93">
          <w:rPr>
            <w:rFonts w:ascii="Times New Roman" w:hAnsi="Times New Roman" w:cs="Times New Roman"/>
            <w:sz w:val="24"/>
            <w:szCs w:val="24"/>
          </w:rPr>
          <w:t xml:space="preserve">routine </w:t>
        </w:r>
      </w:ins>
      <w:r w:rsidR="003337F7" w:rsidRPr="00D2722D">
        <w:rPr>
          <w:rFonts w:ascii="Times New Roman" w:hAnsi="Times New Roman" w:cs="Times New Roman"/>
          <w:sz w:val="24"/>
          <w:szCs w:val="24"/>
        </w:rPr>
        <w:t xml:space="preserve">antimicrobial usage (as on organic dairies), </w:t>
      </w:r>
      <w:r w:rsidR="00E62B78" w:rsidRPr="00D2722D">
        <w:rPr>
          <w:rFonts w:ascii="Times New Roman" w:hAnsi="Times New Roman" w:cs="Times New Roman"/>
          <w:sz w:val="24"/>
          <w:szCs w:val="24"/>
        </w:rPr>
        <w:t xml:space="preserve">it would be expected that resistant </w:t>
      </w:r>
      <w:r w:rsidR="003337F7" w:rsidRPr="00D2722D">
        <w:rPr>
          <w:rFonts w:ascii="Times New Roman" w:hAnsi="Times New Roman" w:cs="Times New Roman"/>
          <w:sz w:val="24"/>
          <w:szCs w:val="24"/>
        </w:rPr>
        <w:t xml:space="preserve">bacterial strains would gradually be replaced by </w:t>
      </w:r>
      <w:ins w:id="11" w:author="Crothers, Jessica" w:date="2024-08-19T14:48:00Z" w16du:dateUtc="2024-08-19T18:48:00Z">
        <w:r w:rsidR="003E7A93">
          <w:rPr>
            <w:rFonts w:ascii="Times New Roman" w:hAnsi="Times New Roman" w:cs="Times New Roman"/>
            <w:sz w:val="24"/>
            <w:szCs w:val="24"/>
          </w:rPr>
          <w:t xml:space="preserve">more </w:t>
        </w:r>
      </w:ins>
      <w:r w:rsidR="003337F7" w:rsidRPr="00D2722D">
        <w:rPr>
          <w:rFonts w:ascii="Times New Roman" w:hAnsi="Times New Roman" w:cs="Times New Roman"/>
          <w:sz w:val="24"/>
          <w:szCs w:val="24"/>
        </w:rPr>
        <w:t>susceptible strains</w:t>
      </w:r>
      <w:r w:rsidR="00E62B78" w:rsidRPr="00D2722D">
        <w:rPr>
          <w:rFonts w:ascii="Times New Roman" w:hAnsi="Times New Roman" w:cs="Times New Roman"/>
          <w:sz w:val="24"/>
          <w:szCs w:val="24"/>
        </w:rPr>
        <w:t xml:space="preserve"> if a</w:t>
      </w:r>
      <w:r w:rsidR="00C11B5C" w:rsidRPr="00D2722D">
        <w:rPr>
          <w:rFonts w:ascii="Times New Roman" w:hAnsi="Times New Roman" w:cs="Times New Roman"/>
          <w:sz w:val="24"/>
          <w:szCs w:val="24"/>
        </w:rPr>
        <w:t>n</w:t>
      </w:r>
      <w:r w:rsidR="003337F7" w:rsidRPr="00D2722D">
        <w:rPr>
          <w:rFonts w:ascii="Times New Roman" w:hAnsi="Times New Roman" w:cs="Times New Roman"/>
          <w:sz w:val="24"/>
          <w:szCs w:val="24"/>
        </w:rPr>
        <w:t xml:space="preserve"> </w:t>
      </w:r>
      <w:ins w:id="12" w:author="Crothers, Jessica" w:date="2024-08-19T14:48:00Z" w16du:dateUtc="2024-08-19T18:48:00Z">
        <w:r w:rsidR="009A1729">
          <w:rPr>
            <w:rFonts w:ascii="Times New Roman" w:hAnsi="Times New Roman" w:cs="Times New Roman"/>
            <w:sz w:val="24"/>
            <w:szCs w:val="24"/>
          </w:rPr>
          <w:t xml:space="preserve">evolutionary </w:t>
        </w:r>
      </w:ins>
      <w:r w:rsidR="003337F7" w:rsidRPr="00D2722D">
        <w:rPr>
          <w:rFonts w:ascii="Times New Roman" w:hAnsi="Times New Roman" w:cs="Times New Roman"/>
          <w:sz w:val="24"/>
          <w:szCs w:val="24"/>
        </w:rPr>
        <w:t xml:space="preserve">advantage </w:t>
      </w:r>
      <w:r w:rsidR="00877323" w:rsidRPr="00D2722D">
        <w:rPr>
          <w:rFonts w:ascii="Times New Roman" w:hAnsi="Times New Roman" w:cs="Times New Roman"/>
          <w:sz w:val="24"/>
          <w:szCs w:val="24"/>
        </w:rPr>
        <w:t>wa</w:t>
      </w:r>
      <w:r w:rsidR="003337F7" w:rsidRPr="00D2722D">
        <w:rPr>
          <w:rFonts w:ascii="Times New Roman" w:hAnsi="Times New Roman" w:cs="Times New Roman"/>
          <w:sz w:val="24"/>
          <w:szCs w:val="24"/>
        </w:rPr>
        <w:t xml:space="preserve">s </w:t>
      </w:r>
      <w:r w:rsidR="003337F7" w:rsidRPr="00D2722D">
        <w:rPr>
          <w:rFonts w:ascii="Times New Roman" w:hAnsi="Times New Roman" w:cs="Times New Roman"/>
          <w:sz w:val="24"/>
          <w:szCs w:val="24"/>
        </w:rPr>
        <w:lastRenderedPageBreak/>
        <w:t>no longer conferred by carriage</w:t>
      </w:r>
      <w:r w:rsidR="00F26700" w:rsidRPr="00D2722D">
        <w:rPr>
          <w:rFonts w:ascii="Times New Roman" w:hAnsi="Times New Roman" w:cs="Times New Roman"/>
          <w:sz w:val="24"/>
          <w:szCs w:val="24"/>
        </w:rPr>
        <w:t xml:space="preserve"> of antimicrobial resistance (AMR) genes</w:t>
      </w:r>
      <w:r w:rsidR="0063466C" w:rsidRPr="00D2722D">
        <w:rPr>
          <w:rFonts w:ascii="Times New Roman" w:hAnsi="Times New Roman" w:cs="Times New Roman"/>
          <w:sz w:val="24"/>
          <w:szCs w:val="24"/>
        </w:rPr>
        <w:t>.</w:t>
      </w:r>
      <w:r w:rsidR="003337F7" w:rsidRPr="00D2722D">
        <w:rPr>
          <w:rFonts w:ascii="Times New Roman" w:hAnsi="Times New Roman" w:cs="Times New Roman"/>
          <w:sz w:val="24"/>
          <w:szCs w:val="24"/>
        </w:rPr>
        <w:t xml:space="preserve"> </w:t>
      </w:r>
      <w:r w:rsidR="00DC744F" w:rsidRPr="00D2722D">
        <w:rPr>
          <w:rFonts w:ascii="Times New Roman" w:hAnsi="Times New Roman" w:cs="Times New Roman"/>
          <w:sz w:val="24"/>
          <w:szCs w:val="24"/>
        </w:rPr>
        <w:t xml:space="preserve">The </w:t>
      </w:r>
      <w:r w:rsidR="009B6A19" w:rsidRPr="00D2722D">
        <w:rPr>
          <w:rFonts w:ascii="Times New Roman" w:hAnsi="Times New Roman" w:cs="Times New Roman"/>
          <w:sz w:val="24"/>
          <w:szCs w:val="24"/>
        </w:rPr>
        <w:t>objective</w:t>
      </w:r>
      <w:r w:rsidR="00DC744F" w:rsidRPr="00D2722D">
        <w:rPr>
          <w:rFonts w:ascii="Times New Roman" w:hAnsi="Times New Roman" w:cs="Times New Roman"/>
          <w:sz w:val="24"/>
          <w:szCs w:val="24"/>
        </w:rPr>
        <w:t xml:space="preserve"> of this narrative review </w:t>
      </w:r>
      <w:r w:rsidR="004F047F" w:rsidRPr="00D2722D">
        <w:rPr>
          <w:rFonts w:ascii="Times New Roman" w:hAnsi="Times New Roman" w:cs="Times New Roman"/>
          <w:sz w:val="24"/>
          <w:szCs w:val="24"/>
        </w:rPr>
        <w:t>wa</w:t>
      </w:r>
      <w:r w:rsidR="00DC744F" w:rsidRPr="00D2722D">
        <w:rPr>
          <w:rFonts w:ascii="Times New Roman" w:hAnsi="Times New Roman" w:cs="Times New Roman"/>
          <w:sz w:val="24"/>
          <w:szCs w:val="24"/>
        </w:rPr>
        <w:t>s to summarize studies which compared the relationship between antimicrobial usage at the farm level (organic vs. conventional)</w:t>
      </w:r>
      <w:r w:rsidR="00B03E2B" w:rsidRPr="00D2722D">
        <w:rPr>
          <w:rFonts w:ascii="Times New Roman" w:hAnsi="Times New Roman" w:cs="Times New Roman"/>
          <w:sz w:val="24"/>
          <w:szCs w:val="24"/>
        </w:rPr>
        <w:t xml:space="preserve"> and </w:t>
      </w:r>
      <w:ins w:id="13" w:author="Crothers, Jessica" w:date="2024-08-19T14:49:00Z" w16du:dateUtc="2024-08-19T18:49:00Z">
        <w:r w:rsidR="009A1729">
          <w:rPr>
            <w:rFonts w:ascii="Times New Roman" w:hAnsi="Times New Roman" w:cs="Times New Roman"/>
            <w:sz w:val="24"/>
            <w:szCs w:val="24"/>
          </w:rPr>
          <w:t xml:space="preserve">the </w:t>
        </w:r>
      </w:ins>
      <w:r w:rsidR="00B03E2B" w:rsidRPr="00D2722D">
        <w:rPr>
          <w:rFonts w:ascii="Times New Roman" w:hAnsi="Times New Roman" w:cs="Times New Roman"/>
          <w:sz w:val="24"/>
          <w:szCs w:val="24"/>
        </w:rPr>
        <w:t xml:space="preserve">AMR </w:t>
      </w:r>
      <w:ins w:id="14" w:author="Crothers, Jessica" w:date="2024-08-19T14:49:00Z" w16du:dateUtc="2024-08-19T18:49:00Z">
        <w:r w:rsidR="009A1729">
          <w:rPr>
            <w:rFonts w:ascii="Times New Roman" w:hAnsi="Times New Roman" w:cs="Times New Roman"/>
            <w:sz w:val="24"/>
            <w:szCs w:val="24"/>
          </w:rPr>
          <w:t xml:space="preserve">gene profiles </w:t>
        </w:r>
      </w:ins>
      <w:r w:rsidR="00B03E2B" w:rsidRPr="00D2722D">
        <w:rPr>
          <w:rFonts w:ascii="Times New Roman" w:hAnsi="Times New Roman" w:cs="Times New Roman"/>
          <w:sz w:val="24"/>
          <w:szCs w:val="24"/>
        </w:rPr>
        <w:t>o</w:t>
      </w:r>
      <w:r w:rsidR="008864F0" w:rsidRPr="00D2722D">
        <w:rPr>
          <w:rFonts w:ascii="Times New Roman" w:hAnsi="Times New Roman" w:cs="Times New Roman"/>
          <w:sz w:val="24"/>
          <w:szCs w:val="24"/>
        </w:rPr>
        <w:t>f bovine staphylococcal mastitis isolates</w:t>
      </w:r>
      <w:r w:rsidR="000F6400" w:rsidRPr="00D2722D">
        <w:rPr>
          <w:rFonts w:ascii="Times New Roman" w:hAnsi="Times New Roman" w:cs="Times New Roman"/>
          <w:sz w:val="24"/>
          <w:szCs w:val="24"/>
        </w:rPr>
        <w:t>,</w:t>
      </w:r>
      <w:r w:rsidR="008864F0" w:rsidRPr="00D2722D">
        <w:rPr>
          <w:rFonts w:ascii="Times New Roman" w:hAnsi="Times New Roman" w:cs="Times New Roman"/>
          <w:sz w:val="24"/>
          <w:szCs w:val="24"/>
        </w:rPr>
        <w:t xml:space="preserve"> the </w:t>
      </w:r>
      <w:r w:rsidR="00B13FD3" w:rsidRPr="00D2722D">
        <w:rPr>
          <w:rFonts w:ascii="Times New Roman" w:hAnsi="Times New Roman" w:cs="Times New Roman"/>
          <w:sz w:val="24"/>
          <w:szCs w:val="24"/>
        </w:rPr>
        <w:t>predominant group of bacteria causing</w:t>
      </w:r>
      <w:r w:rsidR="008864F0" w:rsidRPr="00D2722D">
        <w:rPr>
          <w:rFonts w:ascii="Times New Roman" w:hAnsi="Times New Roman" w:cs="Times New Roman"/>
          <w:sz w:val="24"/>
          <w:szCs w:val="24"/>
        </w:rPr>
        <w:t xml:space="preserve"> intramammary infections in dairy cattle globally.</w:t>
      </w:r>
      <w:r w:rsidR="00B13FD3" w:rsidRPr="00D2722D">
        <w:rPr>
          <w:rFonts w:ascii="Times New Roman" w:hAnsi="Times New Roman" w:cs="Times New Roman"/>
          <w:sz w:val="24"/>
          <w:szCs w:val="24"/>
        </w:rPr>
        <w:t xml:space="preserve"> O</w:t>
      </w:r>
      <w:r w:rsidR="000F6400" w:rsidRPr="00D2722D">
        <w:rPr>
          <w:rFonts w:ascii="Times New Roman" w:hAnsi="Times New Roman" w:cs="Times New Roman"/>
          <w:sz w:val="24"/>
          <w:szCs w:val="24"/>
        </w:rPr>
        <w:t xml:space="preserve">ther potential explanatory factors for differing </w:t>
      </w:r>
      <w:r w:rsidR="00DC744F" w:rsidRPr="00D2722D">
        <w:rPr>
          <w:rFonts w:ascii="Times New Roman" w:hAnsi="Times New Roman" w:cs="Times New Roman"/>
          <w:sz w:val="24"/>
          <w:szCs w:val="24"/>
        </w:rPr>
        <w:t xml:space="preserve">antimicrobial susceptibility </w:t>
      </w:r>
      <w:ins w:id="15" w:author="Crothers, Jessica" w:date="2024-08-19T14:50:00Z" w16du:dateUtc="2024-08-19T18:50:00Z">
        <w:r w:rsidR="009A1729">
          <w:rPr>
            <w:rFonts w:ascii="Times New Roman" w:hAnsi="Times New Roman" w:cs="Times New Roman"/>
            <w:sz w:val="24"/>
            <w:szCs w:val="24"/>
          </w:rPr>
          <w:t xml:space="preserve">patterns </w:t>
        </w:r>
      </w:ins>
      <w:r w:rsidR="00DC744F" w:rsidRPr="00D2722D">
        <w:rPr>
          <w:rFonts w:ascii="Times New Roman" w:hAnsi="Times New Roman" w:cs="Times New Roman"/>
          <w:sz w:val="24"/>
          <w:szCs w:val="24"/>
        </w:rPr>
        <w:t>of</w:t>
      </w:r>
      <w:r w:rsidR="00B13FD3" w:rsidRPr="00D2722D">
        <w:rPr>
          <w:rFonts w:ascii="Times New Roman" w:hAnsi="Times New Roman" w:cs="Times New Roman"/>
          <w:sz w:val="24"/>
          <w:szCs w:val="24"/>
        </w:rPr>
        <w:t xml:space="preserve"> </w:t>
      </w:r>
      <w:r w:rsidR="00B41A5C" w:rsidRPr="009A1729">
        <w:rPr>
          <w:rFonts w:ascii="Times New Roman" w:hAnsi="Times New Roman" w:cs="Times New Roman"/>
          <w:i/>
          <w:iCs/>
          <w:sz w:val="24"/>
          <w:szCs w:val="24"/>
          <w:rPrChange w:id="16" w:author="Crothers, Jessica" w:date="2024-08-19T14:50:00Z" w16du:dateUtc="2024-08-19T18:50:00Z">
            <w:rPr>
              <w:rFonts w:ascii="Times New Roman" w:hAnsi="Times New Roman" w:cs="Times New Roman"/>
              <w:sz w:val="24"/>
              <w:szCs w:val="24"/>
            </w:rPr>
          </w:rPrChange>
        </w:rPr>
        <w:t xml:space="preserve">staphylococci </w:t>
      </w:r>
      <w:r w:rsidR="00B41A5C" w:rsidRPr="00D2722D">
        <w:rPr>
          <w:rFonts w:ascii="Times New Roman" w:hAnsi="Times New Roman" w:cs="Times New Roman"/>
          <w:sz w:val="24"/>
          <w:szCs w:val="24"/>
        </w:rPr>
        <w:t xml:space="preserve">causing </w:t>
      </w:r>
      <w:r w:rsidR="00FB4989" w:rsidRPr="00D2722D">
        <w:rPr>
          <w:rFonts w:ascii="Times New Roman" w:hAnsi="Times New Roman" w:cs="Times New Roman"/>
          <w:sz w:val="24"/>
          <w:szCs w:val="24"/>
        </w:rPr>
        <w:t>intramammary infections</w:t>
      </w:r>
      <w:r w:rsidR="00B41A5C" w:rsidRPr="00D2722D">
        <w:rPr>
          <w:rFonts w:ascii="Times New Roman" w:hAnsi="Times New Roman" w:cs="Times New Roman"/>
          <w:sz w:val="24"/>
          <w:szCs w:val="24"/>
        </w:rPr>
        <w:t xml:space="preserve"> are also described</w:t>
      </w:r>
      <w:r w:rsidR="0047520E" w:rsidRPr="00D2722D">
        <w:rPr>
          <w:rFonts w:ascii="Times New Roman" w:hAnsi="Times New Roman" w:cs="Times New Roman"/>
          <w:sz w:val="24"/>
          <w:szCs w:val="24"/>
        </w:rPr>
        <w:t xml:space="preserve">. These </w:t>
      </w:r>
      <w:r w:rsidR="00B41A5C" w:rsidRPr="00D2722D">
        <w:rPr>
          <w:rFonts w:ascii="Times New Roman" w:hAnsi="Times New Roman" w:cs="Times New Roman"/>
          <w:sz w:val="24"/>
          <w:szCs w:val="24"/>
        </w:rPr>
        <w:t>includ</w:t>
      </w:r>
      <w:r w:rsidR="0047520E" w:rsidRPr="00D2722D">
        <w:rPr>
          <w:rFonts w:ascii="Times New Roman" w:hAnsi="Times New Roman" w:cs="Times New Roman"/>
          <w:sz w:val="24"/>
          <w:szCs w:val="24"/>
        </w:rPr>
        <w:t>e</w:t>
      </w:r>
      <w:r w:rsidR="00B41A5C" w:rsidRPr="00D2722D">
        <w:rPr>
          <w:rFonts w:ascii="Times New Roman" w:hAnsi="Times New Roman" w:cs="Times New Roman"/>
          <w:sz w:val="24"/>
          <w:szCs w:val="24"/>
        </w:rPr>
        <w:t xml:space="preserve"> differences in AMR carriage between </w:t>
      </w:r>
      <w:ins w:id="17" w:author="Crothers, Jessica" w:date="2024-08-19T14:51:00Z" w16du:dateUtc="2024-08-19T18:51:00Z">
        <w:r w:rsidR="009A1729">
          <w:rPr>
            <w:rFonts w:ascii="Times New Roman" w:hAnsi="Times New Roman" w:cs="Times New Roman"/>
            <w:sz w:val="24"/>
            <w:szCs w:val="24"/>
          </w:rPr>
          <w:t xml:space="preserve">different </w:t>
        </w:r>
      </w:ins>
      <w:r w:rsidR="0047520E" w:rsidRPr="00D2722D">
        <w:rPr>
          <w:rFonts w:ascii="Times New Roman" w:hAnsi="Times New Roman" w:cs="Times New Roman"/>
          <w:sz w:val="24"/>
          <w:szCs w:val="24"/>
        </w:rPr>
        <w:t xml:space="preserve">staphylococcal </w:t>
      </w:r>
      <w:r w:rsidR="00B41A5C" w:rsidRPr="00D2722D">
        <w:rPr>
          <w:rFonts w:ascii="Times New Roman" w:hAnsi="Times New Roman" w:cs="Times New Roman"/>
          <w:sz w:val="24"/>
          <w:szCs w:val="24"/>
        </w:rPr>
        <w:t>species</w:t>
      </w:r>
      <w:r w:rsidR="00DE27AD" w:rsidRPr="00D2722D">
        <w:rPr>
          <w:rFonts w:ascii="Times New Roman" w:hAnsi="Times New Roman" w:cs="Times New Roman"/>
          <w:sz w:val="24"/>
          <w:szCs w:val="24"/>
        </w:rPr>
        <w:t xml:space="preserve"> and</w:t>
      </w:r>
      <w:r w:rsidR="0047520E" w:rsidRPr="00D2722D">
        <w:rPr>
          <w:rFonts w:ascii="Times New Roman" w:hAnsi="Times New Roman" w:cs="Times New Roman"/>
          <w:sz w:val="24"/>
          <w:szCs w:val="24"/>
        </w:rPr>
        <w:t xml:space="preserve"> </w:t>
      </w:r>
      <w:r w:rsidR="001B0124" w:rsidRPr="00D2722D">
        <w:rPr>
          <w:rFonts w:ascii="Times New Roman" w:hAnsi="Times New Roman" w:cs="Times New Roman"/>
          <w:sz w:val="24"/>
          <w:szCs w:val="24"/>
        </w:rPr>
        <w:t xml:space="preserve">various </w:t>
      </w:r>
      <w:r w:rsidR="0048135E" w:rsidRPr="00D2722D">
        <w:rPr>
          <w:rFonts w:ascii="Times New Roman" w:hAnsi="Times New Roman" w:cs="Times New Roman"/>
          <w:sz w:val="24"/>
          <w:szCs w:val="24"/>
        </w:rPr>
        <w:t>risk factors associated with the prevalence of different species causing intramammary infections in a particular herd</w:t>
      </w:r>
      <w:r w:rsidR="00DE27AD" w:rsidRPr="00D2722D">
        <w:rPr>
          <w:rFonts w:ascii="Times New Roman" w:hAnsi="Times New Roman" w:cs="Times New Roman"/>
          <w:sz w:val="24"/>
          <w:szCs w:val="24"/>
        </w:rPr>
        <w:t>.</w:t>
      </w:r>
      <w:r w:rsidR="007D06BD" w:rsidRPr="00D2722D">
        <w:rPr>
          <w:rFonts w:ascii="Times New Roman" w:hAnsi="Times New Roman" w:cs="Times New Roman"/>
          <w:sz w:val="24"/>
          <w:szCs w:val="24"/>
        </w:rPr>
        <w:t xml:space="preserve"> </w:t>
      </w:r>
      <w:r w:rsidR="00DC7043" w:rsidRPr="00D2722D">
        <w:rPr>
          <w:rFonts w:ascii="Times New Roman" w:hAnsi="Times New Roman" w:cs="Times New Roman"/>
          <w:sz w:val="24"/>
          <w:szCs w:val="24"/>
        </w:rPr>
        <w:t xml:space="preserve">Overall, studies comparing AMR of mastitis-associated staphylococci between herds under organic management and herds managed conventionally find either no difference or that isolates originating from organic farms exhibit slightly </w:t>
      </w:r>
      <w:ins w:id="18" w:author="Crothers, Jessica" w:date="2024-08-19T14:52:00Z" w16du:dateUtc="2024-08-19T18:52:00Z">
        <w:r w:rsidR="009A1729">
          <w:rPr>
            <w:rFonts w:ascii="Times New Roman" w:hAnsi="Times New Roman" w:cs="Times New Roman"/>
            <w:sz w:val="24"/>
            <w:szCs w:val="24"/>
          </w:rPr>
          <w:t xml:space="preserve">increased </w:t>
        </w:r>
      </w:ins>
      <w:del w:id="19" w:author="Crothers, Jessica" w:date="2024-08-19T14:52:00Z" w16du:dateUtc="2024-08-19T18:52:00Z">
        <w:r w:rsidR="00DC7043" w:rsidRPr="00D2722D" w:rsidDel="009A1729">
          <w:rPr>
            <w:rFonts w:ascii="Times New Roman" w:hAnsi="Times New Roman" w:cs="Times New Roman"/>
            <w:sz w:val="24"/>
            <w:szCs w:val="24"/>
          </w:rPr>
          <w:delText xml:space="preserve">more </w:delText>
        </w:r>
      </w:del>
      <w:r w:rsidR="00DC7043" w:rsidRPr="00D2722D">
        <w:rPr>
          <w:rFonts w:ascii="Times New Roman" w:hAnsi="Times New Roman" w:cs="Times New Roman"/>
          <w:sz w:val="24"/>
          <w:szCs w:val="24"/>
        </w:rPr>
        <w:t>susceptibility</w:t>
      </w:r>
      <w:ins w:id="20" w:author="Crothers, Jessica" w:date="2024-08-19T14:52:00Z" w16du:dateUtc="2024-08-19T18:52:00Z">
        <w:r w:rsidR="009A1729">
          <w:rPr>
            <w:rFonts w:ascii="Times New Roman" w:hAnsi="Times New Roman" w:cs="Times New Roman"/>
            <w:sz w:val="24"/>
            <w:szCs w:val="24"/>
          </w:rPr>
          <w:t xml:space="preserve"> </w:t>
        </w:r>
        <w:commentRangeStart w:id="21"/>
        <w:r w:rsidR="009A1729">
          <w:rPr>
            <w:rFonts w:ascii="Times New Roman" w:hAnsi="Times New Roman" w:cs="Times New Roman"/>
            <w:sz w:val="24"/>
            <w:szCs w:val="24"/>
          </w:rPr>
          <w:t>rates</w:t>
        </w:r>
      </w:ins>
      <w:commentRangeEnd w:id="21"/>
      <w:ins w:id="22" w:author="Crothers, Jessica" w:date="2024-08-19T14:54:00Z" w16du:dateUtc="2024-08-19T18:54:00Z">
        <w:r w:rsidR="009A1729">
          <w:rPr>
            <w:rStyle w:val="CommentReference"/>
          </w:rPr>
          <w:commentReference w:id="21"/>
        </w:r>
      </w:ins>
      <w:r w:rsidR="007D06BD" w:rsidRPr="00D2722D">
        <w:rPr>
          <w:rFonts w:ascii="Times New Roman" w:hAnsi="Times New Roman" w:cs="Times New Roman"/>
          <w:sz w:val="24"/>
          <w:szCs w:val="24"/>
        </w:rPr>
        <w:t xml:space="preserve">. </w:t>
      </w:r>
      <w:r w:rsidR="00CF636E" w:rsidRPr="00D2722D">
        <w:rPr>
          <w:rFonts w:ascii="Times New Roman" w:hAnsi="Times New Roman" w:cs="Times New Roman"/>
          <w:sz w:val="24"/>
          <w:szCs w:val="24"/>
        </w:rPr>
        <w:t xml:space="preserve">Although some level of resistance was observed against a number of antimicrobials important for veterinary medicine (cephalosporins, penicillin, tetracycline), overall </w:t>
      </w:r>
      <w:ins w:id="23" w:author="Crothers, Jessica" w:date="2024-08-19T14:54:00Z" w16du:dateUtc="2024-08-19T18:54:00Z">
        <w:r w:rsidR="009A1729">
          <w:rPr>
            <w:rFonts w:ascii="Times New Roman" w:hAnsi="Times New Roman" w:cs="Times New Roman"/>
            <w:sz w:val="24"/>
            <w:szCs w:val="24"/>
          </w:rPr>
          <w:t xml:space="preserve">detection of antimicrobial </w:t>
        </w:r>
      </w:ins>
      <w:r w:rsidR="00CF636E" w:rsidRPr="00D2722D">
        <w:rPr>
          <w:rFonts w:ascii="Times New Roman" w:hAnsi="Times New Roman" w:cs="Times New Roman"/>
          <w:sz w:val="24"/>
          <w:szCs w:val="24"/>
        </w:rPr>
        <w:t xml:space="preserve">resistance </w:t>
      </w:r>
      <w:ins w:id="24" w:author="Crothers, Jessica" w:date="2024-08-19T14:54:00Z" w16du:dateUtc="2024-08-19T18:54:00Z">
        <w:r w:rsidR="009A1729">
          <w:rPr>
            <w:rFonts w:ascii="Times New Roman" w:hAnsi="Times New Roman" w:cs="Times New Roman"/>
            <w:sz w:val="24"/>
            <w:szCs w:val="24"/>
          </w:rPr>
          <w:t>in</w:t>
        </w:r>
      </w:ins>
      <w:del w:id="25" w:author="Crothers, Jessica" w:date="2024-08-19T14:54:00Z" w16du:dateUtc="2024-08-19T18:54:00Z">
        <w:r w:rsidR="00CF636E" w:rsidRPr="00D2722D" w:rsidDel="009A1729">
          <w:rPr>
            <w:rFonts w:ascii="Times New Roman" w:hAnsi="Times New Roman" w:cs="Times New Roman"/>
            <w:sz w:val="24"/>
            <w:szCs w:val="24"/>
          </w:rPr>
          <w:delText>of</w:delText>
        </w:r>
      </w:del>
      <w:r w:rsidR="00CF636E" w:rsidRPr="00D2722D">
        <w:rPr>
          <w:rFonts w:ascii="Times New Roman" w:hAnsi="Times New Roman" w:cs="Times New Roman"/>
          <w:sz w:val="24"/>
          <w:szCs w:val="24"/>
        </w:rPr>
        <w:t xml:space="preserve"> mastitis-associated </w:t>
      </w:r>
      <w:commentRangeStart w:id="26"/>
      <w:r w:rsidR="00CF636E" w:rsidRPr="00D2722D">
        <w:rPr>
          <w:rFonts w:ascii="Times New Roman" w:hAnsi="Times New Roman" w:cs="Times New Roman"/>
          <w:sz w:val="24"/>
          <w:szCs w:val="24"/>
        </w:rPr>
        <w:t xml:space="preserve">staphylococci is generally low and the most </w:t>
      </w:r>
      <w:proofErr w:type="gramStart"/>
      <w:r w:rsidR="00CF636E" w:rsidRPr="00D2722D">
        <w:rPr>
          <w:rFonts w:ascii="Times New Roman" w:hAnsi="Times New Roman" w:cs="Times New Roman"/>
          <w:sz w:val="24"/>
          <w:szCs w:val="24"/>
        </w:rPr>
        <w:t>commonly-used</w:t>
      </w:r>
      <w:proofErr w:type="gramEnd"/>
      <w:r w:rsidR="00CF636E" w:rsidRPr="00D2722D">
        <w:rPr>
          <w:rFonts w:ascii="Times New Roman" w:hAnsi="Times New Roman" w:cs="Times New Roman"/>
          <w:sz w:val="24"/>
          <w:szCs w:val="24"/>
        </w:rPr>
        <w:t xml:space="preserve"> mastitis treatments are still effective. </w:t>
      </w:r>
      <w:commentRangeEnd w:id="26"/>
      <w:r w:rsidR="00F81D2D">
        <w:rPr>
          <w:rStyle w:val="CommentReference"/>
        </w:rPr>
        <w:commentReference w:id="26"/>
      </w:r>
      <w:r w:rsidR="00CF636E" w:rsidRPr="00D2722D">
        <w:rPr>
          <w:rFonts w:ascii="Times New Roman" w:hAnsi="Times New Roman" w:cs="Times New Roman"/>
          <w:sz w:val="24"/>
          <w:szCs w:val="24"/>
        </w:rPr>
        <w:t>S</w:t>
      </w:r>
      <w:r w:rsidR="00DC7043" w:rsidRPr="00D2722D">
        <w:rPr>
          <w:rFonts w:ascii="Times New Roman" w:hAnsi="Times New Roman" w:cs="Times New Roman"/>
          <w:sz w:val="24"/>
          <w:szCs w:val="24"/>
        </w:rPr>
        <w:t>tudies</w:t>
      </w:r>
      <w:r w:rsidR="00CF636E" w:rsidRPr="00D2722D">
        <w:rPr>
          <w:rFonts w:ascii="Times New Roman" w:hAnsi="Times New Roman" w:cs="Times New Roman"/>
          <w:sz w:val="24"/>
          <w:szCs w:val="24"/>
        </w:rPr>
        <w:t xml:space="preserve"> exploring this</w:t>
      </w:r>
      <w:r w:rsidR="00DC7043" w:rsidRPr="00D2722D">
        <w:rPr>
          <w:rFonts w:ascii="Times New Roman" w:hAnsi="Times New Roman" w:cs="Times New Roman"/>
          <w:sz w:val="24"/>
          <w:szCs w:val="24"/>
        </w:rPr>
        <w:t xml:space="preserve"> </w:t>
      </w:r>
      <w:r w:rsidR="00FF3DB3" w:rsidRPr="00D2722D">
        <w:rPr>
          <w:rFonts w:ascii="Times New Roman" w:hAnsi="Times New Roman" w:cs="Times New Roman"/>
          <w:sz w:val="24"/>
          <w:szCs w:val="24"/>
        </w:rPr>
        <w:t xml:space="preserve">issue </w:t>
      </w:r>
      <w:r w:rsidR="00DC7043" w:rsidRPr="00D2722D">
        <w:rPr>
          <w:rFonts w:ascii="Times New Roman" w:hAnsi="Times New Roman" w:cs="Times New Roman"/>
          <w:sz w:val="24"/>
          <w:szCs w:val="24"/>
        </w:rPr>
        <w:t>var</w:t>
      </w:r>
      <w:r w:rsidR="00FF3DB3" w:rsidRPr="00D2722D">
        <w:rPr>
          <w:rFonts w:ascii="Times New Roman" w:hAnsi="Times New Roman" w:cs="Times New Roman"/>
          <w:sz w:val="24"/>
          <w:szCs w:val="24"/>
        </w:rPr>
        <w:t>ied</w:t>
      </w:r>
      <w:r w:rsidR="00DC7043" w:rsidRPr="00D2722D">
        <w:rPr>
          <w:rFonts w:ascii="Times New Roman" w:hAnsi="Times New Roman" w:cs="Times New Roman"/>
          <w:sz w:val="24"/>
          <w:szCs w:val="24"/>
        </w:rPr>
        <w:t xml:space="preserve"> widely in their approach</w:t>
      </w:r>
      <w:r w:rsidR="00FF3DB3" w:rsidRPr="00D2722D">
        <w:rPr>
          <w:rFonts w:ascii="Times New Roman" w:hAnsi="Times New Roman" w:cs="Times New Roman"/>
          <w:sz w:val="24"/>
          <w:szCs w:val="24"/>
        </w:rPr>
        <w:t xml:space="preserve">, including </w:t>
      </w:r>
      <w:r w:rsidR="006B7C34" w:rsidRPr="00D2722D">
        <w:rPr>
          <w:rFonts w:ascii="Times New Roman" w:hAnsi="Times New Roman" w:cs="Times New Roman"/>
          <w:sz w:val="24"/>
          <w:szCs w:val="24"/>
        </w:rPr>
        <w:t xml:space="preserve">use of </w:t>
      </w:r>
      <w:r w:rsidR="00012613" w:rsidRPr="00D2722D">
        <w:rPr>
          <w:rFonts w:ascii="Times New Roman" w:hAnsi="Times New Roman" w:cs="Times New Roman"/>
          <w:sz w:val="24"/>
          <w:szCs w:val="24"/>
        </w:rPr>
        <w:t>differing methodology to determine susceptibility patterns</w:t>
      </w:r>
      <w:r w:rsidR="006B7C34" w:rsidRPr="00D2722D">
        <w:rPr>
          <w:rFonts w:ascii="Times New Roman" w:hAnsi="Times New Roman" w:cs="Times New Roman"/>
          <w:sz w:val="24"/>
          <w:szCs w:val="24"/>
        </w:rPr>
        <w:t xml:space="preserve"> and </w:t>
      </w:r>
      <w:r w:rsidR="00012613" w:rsidRPr="00D2722D">
        <w:rPr>
          <w:rFonts w:ascii="Times New Roman" w:hAnsi="Times New Roman" w:cs="Times New Roman"/>
          <w:sz w:val="24"/>
          <w:szCs w:val="24"/>
        </w:rPr>
        <w:t>variation in sampling scheme</w:t>
      </w:r>
      <w:r w:rsidR="00817690" w:rsidRPr="00D2722D">
        <w:rPr>
          <w:rFonts w:ascii="Times New Roman" w:hAnsi="Times New Roman" w:cs="Times New Roman"/>
          <w:sz w:val="24"/>
          <w:szCs w:val="24"/>
        </w:rPr>
        <w:t xml:space="preserve">. </w:t>
      </w:r>
      <w:r w:rsidR="00A57960" w:rsidRPr="00D2722D">
        <w:rPr>
          <w:rFonts w:ascii="Times New Roman" w:hAnsi="Times New Roman" w:cs="Times New Roman"/>
          <w:sz w:val="24"/>
          <w:szCs w:val="24"/>
        </w:rPr>
        <w:t>M</w:t>
      </w:r>
      <w:r w:rsidR="00F77CED" w:rsidRPr="00D2722D">
        <w:rPr>
          <w:rFonts w:ascii="Times New Roman" w:hAnsi="Times New Roman" w:cs="Times New Roman"/>
          <w:sz w:val="24"/>
          <w:szCs w:val="24"/>
        </w:rPr>
        <w:t xml:space="preserve">ost </w:t>
      </w:r>
      <w:r w:rsidR="00A57960" w:rsidRPr="00D2722D">
        <w:rPr>
          <w:rFonts w:ascii="Times New Roman" w:hAnsi="Times New Roman" w:cs="Times New Roman"/>
          <w:sz w:val="24"/>
          <w:szCs w:val="24"/>
        </w:rPr>
        <w:t>studies were carried out in either the US or Europe</w:t>
      </w:r>
      <w:r w:rsidR="001E43A0" w:rsidRPr="00D2722D">
        <w:rPr>
          <w:rFonts w:ascii="Times New Roman" w:hAnsi="Times New Roman" w:cs="Times New Roman"/>
          <w:sz w:val="24"/>
          <w:szCs w:val="24"/>
        </w:rPr>
        <w:t>.</w:t>
      </w:r>
      <w:r w:rsidR="00A57960" w:rsidRPr="00D2722D">
        <w:rPr>
          <w:rFonts w:ascii="Times New Roman" w:hAnsi="Times New Roman" w:cs="Times New Roman"/>
          <w:sz w:val="24"/>
          <w:szCs w:val="24"/>
        </w:rPr>
        <w:t xml:space="preserve"> </w:t>
      </w:r>
      <w:r w:rsidR="001E43A0" w:rsidRPr="00D2722D">
        <w:rPr>
          <w:rFonts w:ascii="Times New Roman" w:hAnsi="Times New Roman" w:cs="Times New Roman"/>
          <w:sz w:val="24"/>
          <w:szCs w:val="24"/>
        </w:rPr>
        <w:t xml:space="preserve">This </w:t>
      </w:r>
      <w:r w:rsidR="005578AA" w:rsidRPr="00D2722D">
        <w:rPr>
          <w:rFonts w:ascii="Times New Roman" w:hAnsi="Times New Roman" w:cs="Times New Roman"/>
          <w:sz w:val="24"/>
          <w:szCs w:val="24"/>
        </w:rPr>
        <w:t xml:space="preserve">is </w:t>
      </w:r>
      <w:r w:rsidR="001E43A0" w:rsidRPr="00D2722D">
        <w:rPr>
          <w:rFonts w:ascii="Times New Roman" w:hAnsi="Times New Roman" w:cs="Times New Roman"/>
          <w:sz w:val="24"/>
          <w:szCs w:val="24"/>
        </w:rPr>
        <w:t xml:space="preserve">somewhat </w:t>
      </w:r>
      <w:r w:rsidR="005578AA" w:rsidRPr="00D2722D">
        <w:rPr>
          <w:rFonts w:ascii="Times New Roman" w:hAnsi="Times New Roman" w:cs="Times New Roman"/>
          <w:sz w:val="24"/>
          <w:szCs w:val="24"/>
        </w:rPr>
        <w:t>problematic</w:t>
      </w:r>
      <w:r w:rsidR="001E43A0" w:rsidRPr="00D2722D">
        <w:rPr>
          <w:rFonts w:ascii="Times New Roman" w:hAnsi="Times New Roman" w:cs="Times New Roman"/>
          <w:sz w:val="24"/>
          <w:szCs w:val="24"/>
        </w:rPr>
        <w:t>,</w:t>
      </w:r>
      <w:r w:rsidR="005578AA" w:rsidRPr="00D2722D">
        <w:rPr>
          <w:rFonts w:ascii="Times New Roman" w:hAnsi="Times New Roman" w:cs="Times New Roman"/>
          <w:sz w:val="24"/>
          <w:szCs w:val="24"/>
        </w:rPr>
        <w:t xml:space="preserve"> as </w:t>
      </w:r>
      <w:r w:rsidR="00817690" w:rsidRPr="00D2722D">
        <w:rPr>
          <w:rFonts w:ascii="Times New Roman" w:hAnsi="Times New Roman" w:cs="Times New Roman"/>
          <w:sz w:val="24"/>
          <w:szCs w:val="24"/>
        </w:rPr>
        <w:t xml:space="preserve">definitions of “organic” </w:t>
      </w:r>
      <w:r w:rsidR="00F77CED" w:rsidRPr="00D2722D">
        <w:rPr>
          <w:rFonts w:ascii="Times New Roman" w:hAnsi="Times New Roman" w:cs="Times New Roman"/>
          <w:sz w:val="24"/>
          <w:szCs w:val="24"/>
        </w:rPr>
        <w:t xml:space="preserve">differ </w:t>
      </w:r>
      <w:r w:rsidR="00B806D7" w:rsidRPr="00D2722D">
        <w:rPr>
          <w:rFonts w:ascii="Times New Roman" w:hAnsi="Times New Roman" w:cs="Times New Roman"/>
          <w:sz w:val="24"/>
          <w:szCs w:val="24"/>
        </w:rPr>
        <w:t>for dairies in</w:t>
      </w:r>
      <w:r w:rsidR="00817690" w:rsidRPr="00D2722D">
        <w:rPr>
          <w:rFonts w:ascii="Times New Roman" w:hAnsi="Times New Roman" w:cs="Times New Roman"/>
          <w:sz w:val="24"/>
          <w:szCs w:val="24"/>
        </w:rPr>
        <w:t xml:space="preserve"> the EU (where antimicrobial usage is still </w:t>
      </w:r>
      <w:del w:id="27" w:author="Crothers, Jessica" w:date="2024-08-19T14:56:00Z" w16du:dateUtc="2024-08-19T18:56:00Z">
        <w:r w:rsidR="00817690" w:rsidRPr="00D2722D" w:rsidDel="009A1729">
          <w:rPr>
            <w:rFonts w:ascii="Times New Roman" w:hAnsi="Times New Roman" w:cs="Times New Roman"/>
            <w:sz w:val="24"/>
            <w:szCs w:val="24"/>
          </w:rPr>
          <w:delText>allowed, but</w:delText>
        </w:r>
      </w:del>
      <w:ins w:id="28" w:author="Crothers, Jessica" w:date="2024-08-19T14:56:00Z" w16du:dateUtc="2024-08-19T18:56:00Z">
        <w:r w:rsidR="009A1729" w:rsidRPr="00D2722D">
          <w:rPr>
            <w:rFonts w:ascii="Times New Roman" w:hAnsi="Times New Roman" w:cs="Times New Roman"/>
            <w:sz w:val="24"/>
            <w:szCs w:val="24"/>
          </w:rPr>
          <w:t>allowed but</w:t>
        </w:r>
      </w:ins>
      <w:r w:rsidR="00817690" w:rsidRPr="00D2722D">
        <w:rPr>
          <w:rFonts w:ascii="Times New Roman" w:hAnsi="Times New Roman" w:cs="Times New Roman"/>
          <w:sz w:val="24"/>
          <w:szCs w:val="24"/>
        </w:rPr>
        <w:t xml:space="preserve"> is more tightly regulated and limited) and the US (any animal treated with antimicrobials must leave the herd).</w:t>
      </w:r>
      <w:r w:rsidR="00E00447" w:rsidRPr="00D2722D">
        <w:rPr>
          <w:rFonts w:ascii="Times New Roman" w:hAnsi="Times New Roman" w:cs="Times New Roman"/>
          <w:sz w:val="24"/>
          <w:szCs w:val="24"/>
        </w:rPr>
        <w:t xml:space="preserve"> </w:t>
      </w:r>
      <w:r w:rsidR="00223B3D" w:rsidRPr="00D2722D">
        <w:rPr>
          <w:rFonts w:ascii="Times New Roman" w:hAnsi="Times New Roman" w:cs="Times New Roman"/>
          <w:sz w:val="24"/>
          <w:szCs w:val="24"/>
        </w:rPr>
        <w:t xml:space="preserve">However, the overall conclusions from </w:t>
      </w:r>
      <w:r w:rsidR="00E00447" w:rsidRPr="00D2722D">
        <w:rPr>
          <w:rFonts w:ascii="Times New Roman" w:hAnsi="Times New Roman" w:cs="Times New Roman"/>
          <w:sz w:val="24"/>
          <w:szCs w:val="24"/>
        </w:rPr>
        <w:t>studies</w:t>
      </w:r>
      <w:r w:rsidR="00223B3D" w:rsidRPr="00D2722D">
        <w:rPr>
          <w:rFonts w:ascii="Times New Roman" w:hAnsi="Times New Roman" w:cs="Times New Roman"/>
          <w:sz w:val="24"/>
          <w:szCs w:val="24"/>
        </w:rPr>
        <w:t xml:space="preserve"> comparing the two different management systems are still informative</w:t>
      </w:r>
      <w:r w:rsidR="00E00447" w:rsidRPr="00D2722D">
        <w:rPr>
          <w:rFonts w:ascii="Times New Roman" w:hAnsi="Times New Roman" w:cs="Times New Roman"/>
          <w:sz w:val="24"/>
          <w:szCs w:val="24"/>
        </w:rPr>
        <w:t>.</w:t>
      </w:r>
      <w:r w:rsidR="00CE4086" w:rsidRPr="00D2722D">
        <w:rPr>
          <w:rFonts w:ascii="Times New Roman" w:hAnsi="Times New Roman" w:cs="Times New Roman"/>
          <w:sz w:val="24"/>
          <w:szCs w:val="24"/>
        </w:rPr>
        <w:t xml:space="preserve"> Directions for future work could include </w:t>
      </w:r>
      <w:r w:rsidR="007B1A2E" w:rsidRPr="00D2722D">
        <w:rPr>
          <w:rFonts w:ascii="Times New Roman" w:hAnsi="Times New Roman" w:cs="Times New Roman"/>
          <w:sz w:val="24"/>
          <w:szCs w:val="24"/>
        </w:rPr>
        <w:t xml:space="preserve">comparing AMR for </w:t>
      </w:r>
      <w:r w:rsidR="008C7F32" w:rsidRPr="00D2722D">
        <w:rPr>
          <w:rFonts w:ascii="Times New Roman" w:hAnsi="Times New Roman" w:cs="Times New Roman"/>
          <w:sz w:val="24"/>
          <w:szCs w:val="24"/>
        </w:rPr>
        <w:t xml:space="preserve">staphylococci </w:t>
      </w:r>
      <w:r w:rsidR="00490464" w:rsidRPr="00D2722D">
        <w:rPr>
          <w:rFonts w:ascii="Times New Roman" w:hAnsi="Times New Roman" w:cs="Times New Roman"/>
          <w:sz w:val="24"/>
          <w:szCs w:val="24"/>
        </w:rPr>
        <w:t xml:space="preserve">between these two systems </w:t>
      </w:r>
      <w:r w:rsidR="007B1A2E" w:rsidRPr="00D2722D">
        <w:rPr>
          <w:rFonts w:ascii="Times New Roman" w:hAnsi="Times New Roman" w:cs="Times New Roman"/>
          <w:sz w:val="24"/>
          <w:szCs w:val="24"/>
        </w:rPr>
        <w:t>while controlling for species</w:t>
      </w:r>
      <w:r w:rsidR="008C7F32" w:rsidRPr="00D2722D">
        <w:rPr>
          <w:rFonts w:ascii="Times New Roman" w:hAnsi="Times New Roman" w:cs="Times New Roman"/>
          <w:sz w:val="24"/>
          <w:szCs w:val="24"/>
        </w:rPr>
        <w:t>,</w:t>
      </w:r>
      <w:r w:rsidR="007B1A2E" w:rsidRPr="00D2722D">
        <w:rPr>
          <w:rFonts w:ascii="Times New Roman" w:hAnsi="Times New Roman" w:cs="Times New Roman"/>
          <w:sz w:val="24"/>
          <w:szCs w:val="24"/>
        </w:rPr>
        <w:t xml:space="preserve"> </w:t>
      </w:r>
      <w:r w:rsidR="00B14F1F" w:rsidRPr="00D2722D">
        <w:rPr>
          <w:rFonts w:ascii="Times New Roman" w:hAnsi="Times New Roman" w:cs="Times New Roman"/>
          <w:sz w:val="24"/>
          <w:szCs w:val="24"/>
        </w:rPr>
        <w:t xml:space="preserve">comparison </w:t>
      </w:r>
      <w:r w:rsidR="007B1A2E" w:rsidRPr="00D2722D">
        <w:rPr>
          <w:rFonts w:ascii="Times New Roman" w:hAnsi="Times New Roman" w:cs="Times New Roman"/>
          <w:sz w:val="24"/>
          <w:szCs w:val="24"/>
        </w:rPr>
        <w:t xml:space="preserve">of predominant strain types </w:t>
      </w:r>
      <w:r w:rsidR="007B1A2E" w:rsidRPr="00D2722D">
        <w:rPr>
          <w:rFonts w:ascii="Times New Roman" w:hAnsi="Times New Roman" w:cs="Times New Roman"/>
          <w:sz w:val="24"/>
          <w:szCs w:val="24"/>
        </w:rPr>
        <w:lastRenderedPageBreak/>
        <w:t>within a given species between organic and conventional farms</w:t>
      </w:r>
      <w:r w:rsidR="00B14F1F" w:rsidRPr="00D2722D">
        <w:rPr>
          <w:rFonts w:ascii="Times New Roman" w:hAnsi="Times New Roman" w:cs="Times New Roman"/>
          <w:sz w:val="24"/>
          <w:szCs w:val="24"/>
        </w:rPr>
        <w:t>,</w:t>
      </w:r>
      <w:r w:rsidR="007B1A2E" w:rsidRPr="00D2722D">
        <w:rPr>
          <w:rFonts w:ascii="Times New Roman" w:hAnsi="Times New Roman" w:cs="Times New Roman"/>
          <w:sz w:val="24"/>
          <w:szCs w:val="24"/>
        </w:rPr>
        <w:t xml:space="preserve"> </w:t>
      </w:r>
      <w:r w:rsidR="00B14F1F" w:rsidRPr="00D2722D">
        <w:rPr>
          <w:rFonts w:ascii="Times New Roman" w:hAnsi="Times New Roman" w:cs="Times New Roman"/>
          <w:sz w:val="24"/>
          <w:szCs w:val="24"/>
        </w:rPr>
        <w:t xml:space="preserve">or </w:t>
      </w:r>
      <w:r w:rsidR="007B1A2E" w:rsidRPr="00D2722D">
        <w:rPr>
          <w:rFonts w:ascii="Times New Roman" w:hAnsi="Times New Roman" w:cs="Times New Roman"/>
          <w:sz w:val="24"/>
          <w:szCs w:val="24"/>
        </w:rPr>
        <w:t xml:space="preserve">long-term </w:t>
      </w:r>
      <w:r w:rsidR="00193A65" w:rsidRPr="00D2722D">
        <w:rPr>
          <w:rFonts w:ascii="Times New Roman" w:hAnsi="Times New Roman" w:cs="Times New Roman"/>
          <w:sz w:val="24"/>
          <w:szCs w:val="24"/>
        </w:rPr>
        <w:t>studies of farms</w:t>
      </w:r>
      <w:r w:rsidR="007B1A2E" w:rsidRPr="00D2722D">
        <w:rPr>
          <w:rFonts w:ascii="Times New Roman" w:hAnsi="Times New Roman" w:cs="Times New Roman"/>
          <w:sz w:val="24"/>
          <w:szCs w:val="24"/>
        </w:rPr>
        <w:t xml:space="preserve"> transitioning from conventional to organic status </w:t>
      </w:r>
      <w:r w:rsidR="00B14F1F" w:rsidRPr="00D2722D">
        <w:rPr>
          <w:rFonts w:ascii="Times New Roman" w:hAnsi="Times New Roman" w:cs="Times New Roman"/>
          <w:sz w:val="24"/>
          <w:szCs w:val="24"/>
        </w:rPr>
        <w:t>to better</w:t>
      </w:r>
      <w:r w:rsidR="007B1A2E" w:rsidRPr="00D2722D">
        <w:rPr>
          <w:rFonts w:ascii="Times New Roman" w:hAnsi="Times New Roman" w:cs="Times New Roman"/>
          <w:sz w:val="24"/>
          <w:szCs w:val="24"/>
        </w:rPr>
        <w:t xml:space="preserve"> understand </w:t>
      </w:r>
      <w:ins w:id="29" w:author="Crothers, Jessica" w:date="2024-08-19T14:58:00Z" w16du:dateUtc="2024-08-19T18:58:00Z">
        <w:r w:rsidR="00600986">
          <w:rPr>
            <w:rFonts w:ascii="Times New Roman" w:hAnsi="Times New Roman" w:cs="Times New Roman"/>
            <w:sz w:val="24"/>
            <w:szCs w:val="24"/>
          </w:rPr>
          <w:t>the pattern and duration o</w:t>
        </w:r>
      </w:ins>
      <w:ins w:id="30" w:author="Crothers, Jessica" w:date="2024-08-19T14:59:00Z" w16du:dateUtc="2024-08-19T18:59:00Z">
        <w:r w:rsidR="00600986">
          <w:rPr>
            <w:rFonts w:ascii="Times New Roman" w:hAnsi="Times New Roman" w:cs="Times New Roman"/>
            <w:sz w:val="24"/>
            <w:szCs w:val="24"/>
          </w:rPr>
          <w:t xml:space="preserve">f </w:t>
        </w:r>
      </w:ins>
      <w:del w:id="31" w:author="Crothers, Jessica" w:date="2024-08-19T14:59:00Z" w16du:dateUtc="2024-08-19T18:59:00Z">
        <w:r w:rsidR="007B1A2E" w:rsidRPr="00D2722D" w:rsidDel="00600986">
          <w:rPr>
            <w:rFonts w:ascii="Times New Roman" w:hAnsi="Times New Roman" w:cs="Times New Roman"/>
            <w:sz w:val="24"/>
            <w:szCs w:val="24"/>
          </w:rPr>
          <w:delText xml:space="preserve">what types of </w:delText>
        </w:r>
      </w:del>
      <w:r w:rsidR="007B1A2E" w:rsidRPr="00D2722D">
        <w:rPr>
          <w:rFonts w:ascii="Times New Roman" w:hAnsi="Times New Roman" w:cs="Times New Roman"/>
          <w:sz w:val="24"/>
          <w:szCs w:val="24"/>
        </w:rPr>
        <w:t xml:space="preserve">AMR </w:t>
      </w:r>
      <w:ins w:id="32" w:author="Crothers, Jessica" w:date="2024-08-19T14:59:00Z" w16du:dateUtc="2024-08-19T18:59:00Z">
        <w:r w:rsidR="00600986">
          <w:rPr>
            <w:rFonts w:ascii="Times New Roman" w:hAnsi="Times New Roman" w:cs="Times New Roman"/>
            <w:sz w:val="24"/>
            <w:szCs w:val="24"/>
          </w:rPr>
          <w:t xml:space="preserve">that </w:t>
        </w:r>
      </w:ins>
      <w:r w:rsidR="007B1A2E" w:rsidRPr="00D2722D">
        <w:rPr>
          <w:rFonts w:ascii="Times New Roman" w:hAnsi="Times New Roman" w:cs="Times New Roman"/>
          <w:sz w:val="24"/>
          <w:szCs w:val="24"/>
        </w:rPr>
        <w:t xml:space="preserve">are maintained in organic dairy herds </w:t>
      </w:r>
      <w:del w:id="33" w:author="Crothers, Jessica" w:date="2024-08-19T14:59:00Z" w16du:dateUtc="2024-08-19T18:59:00Z">
        <w:r w:rsidR="007B1A2E" w:rsidRPr="00D2722D" w:rsidDel="00600986">
          <w:rPr>
            <w:rFonts w:ascii="Times New Roman" w:hAnsi="Times New Roman" w:cs="Times New Roman"/>
            <w:sz w:val="24"/>
            <w:szCs w:val="24"/>
          </w:rPr>
          <w:delText>and for how long</w:delText>
        </w:r>
      </w:del>
      <w:r w:rsidR="007B1A2E" w:rsidRPr="00D2722D">
        <w:rPr>
          <w:rFonts w:ascii="Times New Roman" w:hAnsi="Times New Roman" w:cs="Times New Roman"/>
          <w:sz w:val="24"/>
          <w:szCs w:val="24"/>
        </w:rPr>
        <w:t>.</w:t>
      </w:r>
    </w:p>
    <w:p w14:paraId="233F7A24" w14:textId="77777777" w:rsidR="00CE0BF0" w:rsidRPr="00D2722D" w:rsidRDefault="00CE0BF0" w:rsidP="00D2722D">
      <w:pPr>
        <w:spacing w:line="480" w:lineRule="auto"/>
        <w:rPr>
          <w:rFonts w:ascii="Times New Roman" w:hAnsi="Times New Roman" w:cs="Times New Roman"/>
          <w:sz w:val="24"/>
          <w:szCs w:val="24"/>
        </w:rPr>
      </w:pPr>
    </w:p>
    <w:p w14:paraId="093D0799" w14:textId="6F04B63B" w:rsidR="00FF40D6" w:rsidRPr="00D2722D" w:rsidRDefault="00FE2349" w:rsidP="00D2722D">
      <w:pPr>
        <w:spacing w:line="480" w:lineRule="auto"/>
        <w:rPr>
          <w:rFonts w:ascii="Times New Roman" w:hAnsi="Times New Roman" w:cs="Times New Roman"/>
          <w:b/>
          <w:bCs/>
          <w:i/>
          <w:iCs/>
          <w:sz w:val="24"/>
          <w:szCs w:val="24"/>
        </w:rPr>
      </w:pPr>
      <w:r w:rsidRPr="00D2722D">
        <w:rPr>
          <w:rFonts w:ascii="Times New Roman" w:hAnsi="Times New Roman" w:cs="Times New Roman"/>
          <w:b/>
          <w:bCs/>
          <w:i/>
          <w:iCs/>
          <w:sz w:val="24"/>
          <w:szCs w:val="24"/>
        </w:rPr>
        <w:t>Introduction</w:t>
      </w:r>
    </w:p>
    <w:p w14:paraId="4FB355D6" w14:textId="541573B7" w:rsidR="00FF40D6" w:rsidRPr="00D2722D" w:rsidRDefault="00FF40D6" w:rsidP="00D2722D">
      <w:pPr>
        <w:spacing w:line="480" w:lineRule="auto"/>
        <w:ind w:firstLine="360"/>
        <w:rPr>
          <w:rFonts w:ascii="Times New Roman" w:hAnsi="Times New Roman" w:cs="Times New Roman"/>
          <w:i/>
          <w:iCs/>
          <w:sz w:val="24"/>
          <w:szCs w:val="24"/>
        </w:rPr>
      </w:pPr>
      <w:r w:rsidRPr="00D2722D">
        <w:rPr>
          <w:rFonts w:ascii="Times New Roman" w:hAnsi="Times New Roman" w:cs="Times New Roman"/>
          <w:sz w:val="24"/>
          <w:szCs w:val="24"/>
        </w:rPr>
        <w:t xml:space="preserve">Effective antimicrobial therapy is a cornerstone of livestock veterinary medicine, maintaining the health of animals producing food and fiber to support the global population and alleviating suffering due to infectious disease. However, </w:t>
      </w:r>
      <w:r w:rsidR="00BF11FA" w:rsidRPr="00D2722D">
        <w:rPr>
          <w:rFonts w:ascii="Times New Roman" w:hAnsi="Times New Roman" w:cs="Times New Roman"/>
          <w:sz w:val="24"/>
          <w:szCs w:val="24"/>
        </w:rPr>
        <w:t>use</w:t>
      </w:r>
      <w:r w:rsidRPr="00D2722D">
        <w:rPr>
          <w:rFonts w:ascii="Times New Roman" w:hAnsi="Times New Roman" w:cs="Times New Roman"/>
          <w:sz w:val="24"/>
          <w:szCs w:val="24"/>
        </w:rPr>
        <w:t xml:space="preserve"> </w:t>
      </w:r>
      <w:r w:rsidR="00752DA6" w:rsidRPr="00D2722D">
        <w:rPr>
          <w:rFonts w:ascii="Times New Roman" w:hAnsi="Times New Roman" w:cs="Times New Roman"/>
          <w:sz w:val="24"/>
          <w:szCs w:val="24"/>
        </w:rPr>
        <w:t xml:space="preserve">of </w:t>
      </w:r>
      <w:r w:rsidRPr="00D2722D">
        <w:rPr>
          <w:rFonts w:ascii="Times New Roman" w:hAnsi="Times New Roman" w:cs="Times New Roman"/>
          <w:sz w:val="24"/>
          <w:szCs w:val="24"/>
        </w:rPr>
        <w:t xml:space="preserve">antimicrobial agents is </w:t>
      </w:r>
      <w:r w:rsidR="00970339" w:rsidRPr="00D2722D">
        <w:rPr>
          <w:rFonts w:ascii="Times New Roman" w:hAnsi="Times New Roman" w:cs="Times New Roman"/>
          <w:sz w:val="24"/>
          <w:szCs w:val="24"/>
        </w:rPr>
        <w:t xml:space="preserve">inherently </w:t>
      </w:r>
      <w:r w:rsidRPr="00D2722D">
        <w:rPr>
          <w:rFonts w:ascii="Times New Roman" w:hAnsi="Times New Roman" w:cs="Times New Roman"/>
          <w:sz w:val="24"/>
          <w:szCs w:val="24"/>
        </w:rPr>
        <w:t xml:space="preserve">a “powerful selective force that promotes the emergence of resistant strains,” and the cumulative effect of antibiotic use in general has “clearly been to increase the prevalence of resistance in the population [of bacteria] as a whole” </w:t>
      </w:r>
      <w:r w:rsidR="004E548D" w:rsidRPr="00D2722D">
        <w:rPr>
          <w:rFonts w:ascii="Times New Roman" w:hAnsi="Times New Roman" w:cs="Times New Roman"/>
          <w:noProof/>
          <w:sz w:val="24"/>
          <w:szCs w:val="24"/>
        </w:rPr>
        <w:t>(Lipsitch and Samore, 2002)</w:t>
      </w:r>
      <w:r w:rsidRPr="00D2722D">
        <w:rPr>
          <w:rFonts w:ascii="Times New Roman" w:hAnsi="Times New Roman" w:cs="Times New Roman"/>
          <w:sz w:val="24"/>
          <w:szCs w:val="24"/>
        </w:rPr>
        <w:t xml:space="preserve">. Resistance to antimicrobials can be acquired by bacteria in multiple ways. Spontaneously occurring genetic mutations (passed vertically to daughter cells) can confer antimicrobial resistance, but more commonly it is acquired by the horizontal transfer of mobile DNA elements from a donor cell, often another species of bacteria </w:t>
      </w:r>
      <w:r w:rsidR="004E548D" w:rsidRPr="00D2722D">
        <w:rPr>
          <w:rFonts w:ascii="Times New Roman" w:hAnsi="Times New Roman" w:cs="Times New Roman"/>
          <w:noProof/>
          <w:sz w:val="24"/>
          <w:szCs w:val="24"/>
        </w:rPr>
        <w:t>(Chambers, 2001; Sefton, 2002)</w:t>
      </w:r>
      <w:r w:rsidRPr="00D2722D">
        <w:rPr>
          <w:rFonts w:ascii="Times New Roman" w:hAnsi="Times New Roman" w:cs="Times New Roman"/>
          <w:sz w:val="24"/>
          <w:szCs w:val="24"/>
        </w:rPr>
        <w:t xml:space="preserve">. </w:t>
      </w:r>
      <w:r w:rsidR="00A35BCC" w:rsidRPr="00D2722D">
        <w:rPr>
          <w:rFonts w:ascii="Times New Roman" w:hAnsi="Times New Roman" w:cs="Times New Roman"/>
          <w:sz w:val="24"/>
          <w:szCs w:val="24"/>
        </w:rPr>
        <w:t>In the case of</w:t>
      </w:r>
      <w:r w:rsidRPr="00D2722D">
        <w:rPr>
          <w:rFonts w:ascii="Times New Roman" w:hAnsi="Times New Roman" w:cs="Times New Roman"/>
          <w:sz w:val="24"/>
          <w:szCs w:val="24"/>
        </w:rPr>
        <w:t xml:space="preserve"> horizontal transfer, antimicrobial resistance genes can become rapidly and widely disseminated through</w:t>
      </w:r>
      <w:r w:rsidR="008208A0" w:rsidRPr="00D2722D">
        <w:rPr>
          <w:rFonts w:ascii="Times New Roman" w:hAnsi="Times New Roman" w:cs="Times New Roman"/>
          <w:sz w:val="24"/>
          <w:szCs w:val="24"/>
        </w:rPr>
        <w:t>out</w:t>
      </w:r>
      <w:r w:rsidRPr="00D2722D">
        <w:rPr>
          <w:rFonts w:ascii="Times New Roman" w:hAnsi="Times New Roman" w:cs="Times New Roman"/>
          <w:sz w:val="24"/>
          <w:szCs w:val="24"/>
        </w:rPr>
        <w:t xml:space="preserve"> a </w:t>
      </w:r>
      <w:r w:rsidR="00100F99" w:rsidRPr="00D2722D">
        <w:rPr>
          <w:rFonts w:ascii="Times New Roman" w:hAnsi="Times New Roman" w:cs="Times New Roman"/>
          <w:sz w:val="24"/>
          <w:szCs w:val="24"/>
        </w:rPr>
        <w:t xml:space="preserve">bacterial </w:t>
      </w:r>
      <w:r w:rsidRPr="00D2722D">
        <w:rPr>
          <w:rFonts w:ascii="Times New Roman" w:hAnsi="Times New Roman" w:cs="Times New Roman"/>
          <w:sz w:val="24"/>
          <w:szCs w:val="24"/>
        </w:rPr>
        <w:t>population</w:t>
      </w:r>
      <w:r w:rsidR="00B639DF" w:rsidRPr="00D2722D">
        <w:rPr>
          <w:rFonts w:ascii="Times New Roman" w:hAnsi="Times New Roman" w:cs="Times New Roman"/>
          <w:sz w:val="24"/>
          <w:szCs w:val="24"/>
        </w:rPr>
        <w:t>. This occurs</w:t>
      </w:r>
      <w:r w:rsidRPr="00D2722D">
        <w:rPr>
          <w:rFonts w:ascii="Times New Roman" w:hAnsi="Times New Roman" w:cs="Times New Roman"/>
          <w:sz w:val="24"/>
          <w:szCs w:val="24"/>
        </w:rPr>
        <w:t xml:space="preserve"> either by further genetic exchanges between the </w:t>
      </w:r>
      <w:proofErr w:type="gramStart"/>
      <w:r w:rsidRPr="00D2722D">
        <w:rPr>
          <w:rFonts w:ascii="Times New Roman" w:hAnsi="Times New Roman" w:cs="Times New Roman"/>
          <w:sz w:val="24"/>
          <w:szCs w:val="24"/>
        </w:rPr>
        <w:t>newly-resistant</w:t>
      </w:r>
      <w:proofErr w:type="gramEnd"/>
      <w:r w:rsidRPr="00D2722D">
        <w:rPr>
          <w:rFonts w:ascii="Times New Roman" w:hAnsi="Times New Roman" w:cs="Times New Roman"/>
          <w:sz w:val="24"/>
          <w:szCs w:val="24"/>
        </w:rPr>
        <w:t xml:space="preserve"> strain and susceptible strains, or by clonal spread of the newly-resistant strain itself (Chambers, 2001).</w:t>
      </w:r>
      <w:r w:rsidRPr="00D2722D">
        <w:rPr>
          <w:rFonts w:ascii="Times New Roman" w:hAnsi="Times New Roman" w:cs="Times New Roman"/>
          <w:i/>
          <w:iCs/>
          <w:sz w:val="24"/>
          <w:szCs w:val="24"/>
        </w:rPr>
        <w:t xml:space="preserve"> </w:t>
      </w:r>
      <w:r w:rsidRPr="00D2722D">
        <w:rPr>
          <w:rFonts w:ascii="Times New Roman" w:hAnsi="Times New Roman" w:cs="Times New Roman"/>
          <w:sz w:val="24"/>
          <w:szCs w:val="24"/>
        </w:rPr>
        <w:t>Although the</w:t>
      </w:r>
      <w:r w:rsidR="00CD66C6" w:rsidRPr="00D2722D">
        <w:rPr>
          <w:rFonts w:ascii="Times New Roman" w:hAnsi="Times New Roman" w:cs="Times New Roman"/>
          <w:sz w:val="24"/>
          <w:szCs w:val="24"/>
        </w:rPr>
        <w:t xml:space="preserve"> interplay</w:t>
      </w:r>
      <w:r w:rsidRPr="00D2722D">
        <w:rPr>
          <w:rFonts w:ascii="Times New Roman" w:hAnsi="Times New Roman" w:cs="Times New Roman"/>
          <w:sz w:val="24"/>
          <w:szCs w:val="24"/>
        </w:rPr>
        <w:t xml:space="preserve"> between </w:t>
      </w:r>
      <w:ins w:id="34" w:author="Crothers, Jessica" w:date="2024-08-19T15:01:00Z" w16du:dateUtc="2024-08-19T19:01:00Z">
        <w:r w:rsidR="00600986">
          <w:rPr>
            <w:rFonts w:ascii="Times New Roman" w:hAnsi="Times New Roman" w:cs="Times New Roman"/>
            <w:sz w:val="24"/>
            <w:szCs w:val="24"/>
          </w:rPr>
          <w:t xml:space="preserve">the </w:t>
        </w:r>
      </w:ins>
      <w:r w:rsidR="001E5141" w:rsidRPr="00D2722D">
        <w:rPr>
          <w:rFonts w:ascii="Times New Roman" w:hAnsi="Times New Roman" w:cs="Times New Roman"/>
          <w:sz w:val="24"/>
          <w:szCs w:val="24"/>
        </w:rPr>
        <w:t xml:space="preserve">development of resistance and </w:t>
      </w:r>
      <w:r w:rsidRPr="00D2722D">
        <w:rPr>
          <w:rFonts w:ascii="Times New Roman" w:hAnsi="Times New Roman" w:cs="Times New Roman"/>
          <w:sz w:val="24"/>
          <w:szCs w:val="24"/>
        </w:rPr>
        <w:t xml:space="preserve">antimicrobial use is complex and multifactorial, it is generally accepted that antimicrobial resistance (AMR) </w:t>
      </w:r>
      <w:ins w:id="35" w:author="Crothers, Jessica" w:date="2024-08-19T15:01:00Z" w16du:dateUtc="2024-08-19T19:01:00Z">
        <w:r w:rsidR="00600986">
          <w:rPr>
            <w:rFonts w:ascii="Times New Roman" w:hAnsi="Times New Roman" w:cs="Times New Roman"/>
            <w:sz w:val="24"/>
            <w:szCs w:val="24"/>
          </w:rPr>
          <w:t xml:space="preserve">can be </w:t>
        </w:r>
      </w:ins>
      <w:del w:id="36" w:author="Crothers, Jessica" w:date="2024-08-19T15:01:00Z" w16du:dateUtc="2024-08-19T19:01:00Z">
        <w:r w:rsidRPr="00D2722D" w:rsidDel="00600986">
          <w:rPr>
            <w:rFonts w:ascii="Times New Roman" w:hAnsi="Times New Roman" w:cs="Times New Roman"/>
            <w:sz w:val="24"/>
            <w:szCs w:val="24"/>
          </w:rPr>
          <w:delText xml:space="preserve">is potentially </w:delText>
        </w:r>
      </w:del>
      <w:r w:rsidRPr="00D2722D">
        <w:rPr>
          <w:rFonts w:ascii="Times New Roman" w:hAnsi="Times New Roman" w:cs="Times New Roman"/>
          <w:sz w:val="24"/>
          <w:szCs w:val="24"/>
        </w:rPr>
        <w:t xml:space="preserve">amplified in both human healthcare environments and on farms, where frequent exposure to antimicrobial compounds can select for resistant populations of bacteria </w:t>
      </w:r>
      <w:r w:rsidR="004E548D" w:rsidRPr="00D2722D">
        <w:rPr>
          <w:rFonts w:ascii="Times New Roman" w:hAnsi="Times New Roman" w:cs="Times New Roman"/>
          <w:noProof/>
          <w:sz w:val="24"/>
          <w:szCs w:val="24"/>
        </w:rPr>
        <w:t>(Parker et al., 2024)</w:t>
      </w:r>
      <w:r w:rsidRPr="00D2722D">
        <w:rPr>
          <w:rFonts w:ascii="Times New Roman" w:hAnsi="Times New Roman" w:cs="Times New Roman"/>
          <w:sz w:val="24"/>
          <w:szCs w:val="24"/>
        </w:rPr>
        <w:t xml:space="preserve">. </w:t>
      </w:r>
      <w:r w:rsidR="00BB53C4" w:rsidRPr="00D2722D">
        <w:rPr>
          <w:rFonts w:ascii="Times New Roman" w:hAnsi="Times New Roman" w:cs="Times New Roman"/>
          <w:sz w:val="24"/>
          <w:szCs w:val="24"/>
        </w:rPr>
        <w:t>A</w:t>
      </w:r>
      <w:r w:rsidRPr="00D2722D">
        <w:rPr>
          <w:rFonts w:ascii="Times New Roman" w:hAnsi="Times New Roman" w:cs="Times New Roman"/>
          <w:sz w:val="24"/>
          <w:szCs w:val="24"/>
        </w:rPr>
        <w:t xml:space="preserve"> direct temporal relationship between antimicrobial use and resistance has been </w:t>
      </w:r>
      <w:r w:rsidRPr="00D2722D">
        <w:rPr>
          <w:rFonts w:ascii="Times New Roman" w:hAnsi="Times New Roman" w:cs="Times New Roman"/>
          <w:sz w:val="24"/>
          <w:szCs w:val="24"/>
        </w:rPr>
        <w:lastRenderedPageBreak/>
        <w:t xml:space="preserve">described, both in human healthcare settings over the long-term </w:t>
      </w:r>
      <w:r w:rsidR="004E548D" w:rsidRPr="00D2722D">
        <w:rPr>
          <w:rFonts w:ascii="Times New Roman" w:hAnsi="Times New Roman" w:cs="Times New Roman"/>
          <w:noProof/>
          <w:sz w:val="24"/>
          <w:szCs w:val="24"/>
        </w:rPr>
        <w:t>(López-Lozano et al., 2000)</w:t>
      </w:r>
      <w:r w:rsidRPr="00D2722D">
        <w:rPr>
          <w:rFonts w:ascii="Times New Roman" w:hAnsi="Times New Roman" w:cs="Times New Roman"/>
          <w:sz w:val="24"/>
          <w:szCs w:val="24"/>
        </w:rPr>
        <w:t xml:space="preserve"> and </w:t>
      </w:r>
      <w:r w:rsidR="000015CF" w:rsidRPr="00D2722D">
        <w:rPr>
          <w:rFonts w:ascii="Times New Roman" w:hAnsi="Times New Roman" w:cs="Times New Roman"/>
          <w:sz w:val="24"/>
          <w:szCs w:val="24"/>
        </w:rPr>
        <w:t xml:space="preserve">in </w:t>
      </w:r>
      <w:r w:rsidRPr="00D2722D">
        <w:rPr>
          <w:rFonts w:ascii="Times New Roman" w:hAnsi="Times New Roman" w:cs="Times New Roman"/>
          <w:sz w:val="24"/>
          <w:szCs w:val="24"/>
        </w:rPr>
        <w:t xml:space="preserve">transient increases in resistant fecal bacteria in cattle </w:t>
      </w:r>
      <w:r w:rsidR="004E548D" w:rsidRPr="00D2722D">
        <w:rPr>
          <w:rFonts w:ascii="Times New Roman" w:hAnsi="Times New Roman" w:cs="Times New Roman"/>
          <w:noProof/>
          <w:sz w:val="24"/>
          <w:szCs w:val="24"/>
        </w:rPr>
        <w:t>(Stabler et al., 1982; Langford et al., 2003; Berge et al., 2005; Lowrance et al., 2007)</w:t>
      </w:r>
      <w:r w:rsidRPr="00D2722D">
        <w:rPr>
          <w:rFonts w:ascii="Times New Roman" w:hAnsi="Times New Roman" w:cs="Times New Roman"/>
          <w:sz w:val="24"/>
          <w:szCs w:val="24"/>
        </w:rPr>
        <w:t xml:space="preserve">. It has been suggested that antimicrobial usage in food animals could negatively affect human health by influencing the selection of drug-resistant foodborne pathogens </w:t>
      </w:r>
      <w:r w:rsidR="004E548D" w:rsidRPr="00D2722D">
        <w:rPr>
          <w:rFonts w:ascii="Times New Roman" w:hAnsi="Times New Roman" w:cs="Times New Roman"/>
          <w:noProof/>
          <w:sz w:val="24"/>
          <w:szCs w:val="24"/>
        </w:rPr>
        <w:t>(Yan and Gilbert, 2004)</w:t>
      </w:r>
      <w:r w:rsidRPr="00D2722D">
        <w:rPr>
          <w:rFonts w:ascii="Times New Roman" w:hAnsi="Times New Roman" w:cs="Times New Roman"/>
          <w:sz w:val="24"/>
          <w:szCs w:val="24"/>
        </w:rPr>
        <w:t xml:space="preserve">. However, the risk </w:t>
      </w:r>
      <w:r w:rsidR="00745549" w:rsidRPr="00D2722D">
        <w:rPr>
          <w:rFonts w:ascii="Times New Roman" w:hAnsi="Times New Roman" w:cs="Times New Roman"/>
          <w:sz w:val="24"/>
          <w:szCs w:val="24"/>
        </w:rPr>
        <w:t>of</w:t>
      </w:r>
      <w:r w:rsidRPr="00D2722D">
        <w:rPr>
          <w:rFonts w:ascii="Times New Roman" w:hAnsi="Times New Roman" w:cs="Times New Roman"/>
          <w:sz w:val="24"/>
          <w:szCs w:val="24"/>
        </w:rPr>
        <w:t xml:space="preserve"> </w:t>
      </w:r>
      <w:r w:rsidR="008F550B" w:rsidRPr="00D2722D">
        <w:rPr>
          <w:rFonts w:ascii="Times New Roman" w:hAnsi="Times New Roman" w:cs="Times New Roman"/>
          <w:sz w:val="24"/>
          <w:szCs w:val="24"/>
        </w:rPr>
        <w:t xml:space="preserve">transmission of </w:t>
      </w:r>
      <w:r w:rsidRPr="00D2722D">
        <w:rPr>
          <w:rFonts w:ascii="Times New Roman" w:hAnsi="Times New Roman" w:cs="Times New Roman"/>
          <w:sz w:val="24"/>
          <w:szCs w:val="24"/>
        </w:rPr>
        <w:t xml:space="preserve">resistant bacteria </w:t>
      </w:r>
      <w:r w:rsidR="008F550B" w:rsidRPr="00D2722D">
        <w:rPr>
          <w:rFonts w:ascii="Times New Roman" w:hAnsi="Times New Roman" w:cs="Times New Roman"/>
          <w:sz w:val="24"/>
          <w:szCs w:val="24"/>
        </w:rPr>
        <w:t>between</w:t>
      </w:r>
      <w:r w:rsidRPr="00D2722D">
        <w:rPr>
          <w:rFonts w:ascii="Times New Roman" w:hAnsi="Times New Roman" w:cs="Times New Roman"/>
          <w:sz w:val="24"/>
          <w:szCs w:val="24"/>
        </w:rPr>
        <w:t xml:space="preserve"> farm systems</w:t>
      </w:r>
      <w:r w:rsidR="00745549" w:rsidRPr="00D2722D">
        <w:rPr>
          <w:rFonts w:ascii="Times New Roman" w:hAnsi="Times New Roman" w:cs="Times New Roman"/>
          <w:sz w:val="24"/>
          <w:szCs w:val="24"/>
        </w:rPr>
        <w:t xml:space="preserve"> </w:t>
      </w:r>
      <w:r w:rsidR="008F550B" w:rsidRPr="00D2722D">
        <w:rPr>
          <w:rFonts w:ascii="Times New Roman" w:hAnsi="Times New Roman" w:cs="Times New Roman"/>
          <w:sz w:val="24"/>
          <w:szCs w:val="24"/>
        </w:rPr>
        <w:t>and</w:t>
      </w:r>
      <w:r w:rsidR="00745549" w:rsidRPr="00D2722D">
        <w:rPr>
          <w:rFonts w:ascii="Times New Roman" w:hAnsi="Times New Roman" w:cs="Times New Roman"/>
          <w:sz w:val="24"/>
          <w:szCs w:val="24"/>
        </w:rPr>
        <w:t xml:space="preserve"> humans</w:t>
      </w:r>
      <w:r w:rsidRPr="00D2722D">
        <w:rPr>
          <w:rFonts w:ascii="Times New Roman" w:hAnsi="Times New Roman" w:cs="Times New Roman"/>
          <w:sz w:val="24"/>
          <w:szCs w:val="24"/>
        </w:rPr>
        <w:t xml:space="preserve"> is not fully understood</w:t>
      </w:r>
      <w:r w:rsidR="006E3DB9" w:rsidRPr="00D2722D">
        <w:rPr>
          <w:rFonts w:ascii="Times New Roman" w:hAnsi="Times New Roman" w:cs="Times New Roman"/>
          <w:sz w:val="24"/>
          <w:szCs w:val="24"/>
        </w:rPr>
        <w:t>;</w:t>
      </w:r>
      <w:r w:rsidRPr="00D2722D">
        <w:rPr>
          <w:rFonts w:ascii="Times New Roman" w:hAnsi="Times New Roman" w:cs="Times New Roman"/>
          <w:sz w:val="24"/>
          <w:szCs w:val="24"/>
        </w:rPr>
        <w:t xml:space="preserve"> selection for resistant bacteria and transfer of </w:t>
      </w:r>
      <w:r w:rsidR="00164303" w:rsidRPr="00D2722D">
        <w:rPr>
          <w:rFonts w:ascii="Times New Roman" w:hAnsi="Times New Roman" w:cs="Times New Roman"/>
          <w:sz w:val="24"/>
          <w:szCs w:val="24"/>
        </w:rPr>
        <w:t>AMR</w:t>
      </w:r>
      <w:r w:rsidRPr="00D2722D">
        <w:rPr>
          <w:rFonts w:ascii="Times New Roman" w:hAnsi="Times New Roman" w:cs="Times New Roman"/>
          <w:sz w:val="24"/>
          <w:szCs w:val="24"/>
        </w:rPr>
        <w:t xml:space="preserve"> genes occurs through a variety of </w:t>
      </w:r>
      <w:proofErr w:type="gramStart"/>
      <w:r w:rsidRPr="00D2722D">
        <w:rPr>
          <w:rFonts w:ascii="Times New Roman" w:hAnsi="Times New Roman" w:cs="Times New Roman"/>
          <w:sz w:val="24"/>
          <w:szCs w:val="24"/>
        </w:rPr>
        <w:t>mechanisms</w:t>
      </w:r>
      <w:r w:rsidR="000D584B" w:rsidRPr="00D2722D">
        <w:rPr>
          <w:rFonts w:ascii="Times New Roman" w:hAnsi="Times New Roman" w:cs="Times New Roman"/>
          <w:sz w:val="24"/>
          <w:szCs w:val="24"/>
        </w:rPr>
        <w:t>,</w:t>
      </w:r>
      <w:r w:rsidRPr="00D2722D">
        <w:rPr>
          <w:rFonts w:ascii="Times New Roman" w:hAnsi="Times New Roman" w:cs="Times New Roman"/>
          <w:sz w:val="24"/>
          <w:szCs w:val="24"/>
        </w:rPr>
        <w:t xml:space="preserve"> and</w:t>
      </w:r>
      <w:proofErr w:type="gramEnd"/>
      <w:r w:rsidRPr="00D2722D">
        <w:rPr>
          <w:rFonts w:ascii="Times New Roman" w:hAnsi="Times New Roman" w:cs="Times New Roman"/>
          <w:sz w:val="24"/>
          <w:szCs w:val="24"/>
        </w:rPr>
        <w:t xml:space="preserve"> is not always linked to use of a specific antibiotic </w:t>
      </w:r>
      <w:r w:rsidR="004E548D" w:rsidRPr="00D2722D">
        <w:rPr>
          <w:rFonts w:ascii="Times New Roman" w:hAnsi="Times New Roman" w:cs="Times New Roman"/>
          <w:noProof/>
          <w:sz w:val="24"/>
          <w:szCs w:val="24"/>
        </w:rPr>
        <w:t>(Mathew et al., 2007)</w:t>
      </w:r>
      <w:r w:rsidRPr="00D2722D">
        <w:rPr>
          <w:rFonts w:ascii="Times New Roman" w:hAnsi="Times New Roman" w:cs="Times New Roman"/>
          <w:sz w:val="24"/>
          <w:szCs w:val="24"/>
        </w:rPr>
        <w:t>.</w:t>
      </w:r>
    </w:p>
    <w:p w14:paraId="7F60AA14" w14:textId="4570DB73" w:rsidR="00FF40D6" w:rsidRPr="00D2722D" w:rsidRDefault="001B35D4"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T</w:t>
      </w:r>
      <w:r w:rsidR="00FF40D6" w:rsidRPr="00D2722D">
        <w:rPr>
          <w:rFonts w:ascii="Times New Roman" w:hAnsi="Times New Roman" w:cs="Times New Roman"/>
          <w:sz w:val="24"/>
          <w:szCs w:val="24"/>
        </w:rPr>
        <w:t>he most “obvious selection pressure for AMR” on cattle farms is the use of antimicrobials for treating sick animals</w:t>
      </w:r>
      <w:r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(Call et al., 2008)</w:t>
      </w:r>
      <w:r w:rsidR="00D73D93" w:rsidRPr="00D2722D">
        <w:rPr>
          <w:rFonts w:ascii="Times New Roman" w:hAnsi="Times New Roman" w:cs="Times New Roman"/>
          <w:sz w:val="24"/>
          <w:szCs w:val="24"/>
        </w:rPr>
        <w:t xml:space="preserve">. </w:t>
      </w:r>
      <w:r w:rsidRPr="00D2722D">
        <w:rPr>
          <w:rFonts w:ascii="Times New Roman" w:hAnsi="Times New Roman" w:cs="Times New Roman"/>
          <w:sz w:val="24"/>
          <w:szCs w:val="24"/>
        </w:rPr>
        <w:t>Specifically, this can promote</w:t>
      </w:r>
      <w:r w:rsidR="00FF40D6" w:rsidRPr="00D2722D">
        <w:rPr>
          <w:rFonts w:ascii="Times New Roman" w:hAnsi="Times New Roman" w:cs="Times New Roman"/>
          <w:sz w:val="24"/>
          <w:szCs w:val="24"/>
        </w:rPr>
        <w:t xml:space="preserve"> AMR</w:t>
      </w:r>
      <w:r w:rsidRPr="00D2722D">
        <w:rPr>
          <w:rFonts w:ascii="Times New Roman" w:hAnsi="Times New Roman" w:cs="Times New Roman"/>
          <w:sz w:val="24"/>
          <w:szCs w:val="24"/>
        </w:rPr>
        <w:t xml:space="preserve"> on cattle farms</w:t>
      </w:r>
      <w:r w:rsidR="00FF40D6" w:rsidRPr="00D2722D">
        <w:rPr>
          <w:rFonts w:ascii="Times New Roman" w:hAnsi="Times New Roman" w:cs="Times New Roman"/>
          <w:sz w:val="24"/>
          <w:szCs w:val="24"/>
        </w:rPr>
        <w:t xml:space="preserve"> by two potential mechanisms: 1) treatment with antimicrobials provides a competitive advantage for strains that carry resistance to that particular drug, allowing </w:t>
      </w:r>
      <w:r w:rsidR="00CA3A5A" w:rsidRPr="00D2722D">
        <w:rPr>
          <w:rFonts w:ascii="Times New Roman" w:hAnsi="Times New Roman" w:cs="Times New Roman"/>
          <w:sz w:val="24"/>
          <w:szCs w:val="24"/>
        </w:rPr>
        <w:t xml:space="preserve">the relative proportion of </w:t>
      </w:r>
      <w:r w:rsidR="00FF40D6" w:rsidRPr="00D2722D">
        <w:rPr>
          <w:rFonts w:ascii="Times New Roman" w:hAnsi="Times New Roman" w:cs="Times New Roman"/>
          <w:sz w:val="24"/>
          <w:szCs w:val="24"/>
        </w:rPr>
        <w:t>resistant bacteria</w:t>
      </w:r>
      <w:r w:rsidR="00CA3A5A" w:rsidRPr="00D2722D">
        <w:rPr>
          <w:rFonts w:ascii="Times New Roman" w:hAnsi="Times New Roman" w:cs="Times New Roman"/>
          <w:sz w:val="24"/>
          <w:szCs w:val="24"/>
        </w:rPr>
        <w:t xml:space="preserve"> in a</w:t>
      </w:r>
      <w:r w:rsidR="00FF40D6" w:rsidRPr="00D2722D">
        <w:rPr>
          <w:rFonts w:ascii="Times New Roman" w:hAnsi="Times New Roman" w:cs="Times New Roman"/>
          <w:sz w:val="24"/>
          <w:szCs w:val="24"/>
        </w:rPr>
        <w:t xml:space="preserve"> populations to increase; and 2) if resistance genes are harbored on horizontally transmissible elements (plasmids</w:t>
      </w:r>
      <w:r w:rsidR="004A42EB" w:rsidRPr="00D2722D">
        <w:rPr>
          <w:rFonts w:ascii="Times New Roman" w:hAnsi="Times New Roman" w:cs="Times New Roman"/>
          <w:sz w:val="24"/>
          <w:szCs w:val="24"/>
        </w:rPr>
        <w:t xml:space="preserve"> or</w:t>
      </w:r>
      <w:r w:rsidR="00FF40D6" w:rsidRPr="00D2722D">
        <w:rPr>
          <w:rFonts w:ascii="Times New Roman" w:hAnsi="Times New Roman" w:cs="Times New Roman"/>
          <w:sz w:val="24"/>
          <w:szCs w:val="24"/>
        </w:rPr>
        <w:t xml:space="preserve"> conjugative transposons), strains carrying these elements can then successfully disseminate them to new, previously-susceptible bacteria</w:t>
      </w:r>
      <w:r w:rsidR="00522E44"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(Call et al., 2008)</w:t>
      </w:r>
      <w:r w:rsidR="00FF40D6" w:rsidRPr="00D2722D">
        <w:rPr>
          <w:rFonts w:ascii="Times New Roman" w:hAnsi="Times New Roman" w:cs="Times New Roman"/>
          <w:sz w:val="24"/>
          <w:szCs w:val="24"/>
        </w:rPr>
        <w:t xml:space="preserve">. </w:t>
      </w:r>
      <w:commentRangeStart w:id="37"/>
      <w:r w:rsidR="00FF40D6" w:rsidRPr="00D2722D">
        <w:rPr>
          <w:rFonts w:ascii="Times New Roman" w:hAnsi="Times New Roman" w:cs="Times New Roman"/>
          <w:sz w:val="24"/>
          <w:szCs w:val="24"/>
        </w:rPr>
        <w:t xml:space="preserve">The primary reason for antimicrobial drug usage in adult dairy cows in the US is </w:t>
      </w:r>
      <w:r w:rsidR="00A961F3" w:rsidRPr="00D2722D">
        <w:rPr>
          <w:rFonts w:ascii="Times New Roman" w:hAnsi="Times New Roman" w:cs="Times New Roman"/>
          <w:sz w:val="24"/>
          <w:szCs w:val="24"/>
        </w:rPr>
        <w:t xml:space="preserve">for treatment of </w:t>
      </w:r>
      <w:r w:rsidR="00FF40D6" w:rsidRPr="00D2722D">
        <w:rPr>
          <w:rFonts w:ascii="Times New Roman" w:hAnsi="Times New Roman" w:cs="Times New Roman"/>
          <w:sz w:val="24"/>
          <w:szCs w:val="24"/>
        </w:rPr>
        <w:t xml:space="preserve">mastitis </w:t>
      </w:r>
      <w:commentRangeEnd w:id="37"/>
      <w:r w:rsidR="00600986">
        <w:rPr>
          <w:rStyle w:val="CommentReference"/>
        </w:rPr>
        <w:commentReference w:id="37"/>
      </w:r>
      <w:r w:rsidR="004E548D" w:rsidRPr="00D2722D">
        <w:rPr>
          <w:rFonts w:ascii="Times New Roman" w:hAnsi="Times New Roman" w:cs="Times New Roman"/>
          <w:noProof/>
          <w:sz w:val="24"/>
          <w:szCs w:val="24"/>
        </w:rPr>
        <w:t>(Pol and Ruegg, 2007b)</w:t>
      </w:r>
      <w:r w:rsidR="00FF40D6" w:rsidRPr="00D2722D">
        <w:rPr>
          <w:rFonts w:ascii="Times New Roman" w:hAnsi="Times New Roman" w:cs="Times New Roman"/>
          <w:sz w:val="24"/>
          <w:szCs w:val="24"/>
        </w:rPr>
        <w:t xml:space="preserve">. </w:t>
      </w:r>
      <w:r w:rsidR="00A961F3" w:rsidRPr="00D2722D">
        <w:rPr>
          <w:rFonts w:ascii="Times New Roman" w:hAnsi="Times New Roman" w:cs="Times New Roman"/>
          <w:sz w:val="24"/>
          <w:szCs w:val="24"/>
        </w:rPr>
        <w:t>Bacteria belonging to t</w:t>
      </w:r>
      <w:r w:rsidR="00234A13" w:rsidRPr="00D2722D">
        <w:rPr>
          <w:rFonts w:ascii="Times New Roman" w:hAnsi="Times New Roman" w:cs="Times New Roman"/>
          <w:sz w:val="24"/>
          <w:szCs w:val="24"/>
        </w:rPr>
        <w:t xml:space="preserve">he genus </w:t>
      </w:r>
      <w:r w:rsidR="00234A13" w:rsidRPr="00D2722D">
        <w:rPr>
          <w:rFonts w:ascii="Times New Roman" w:hAnsi="Times New Roman" w:cs="Times New Roman"/>
          <w:i/>
          <w:iCs/>
          <w:sz w:val="24"/>
          <w:szCs w:val="24"/>
        </w:rPr>
        <w:t>S</w:t>
      </w:r>
      <w:r w:rsidR="001A3B40" w:rsidRPr="00D2722D">
        <w:rPr>
          <w:rFonts w:ascii="Times New Roman" w:hAnsi="Times New Roman" w:cs="Times New Roman"/>
          <w:i/>
          <w:iCs/>
          <w:sz w:val="24"/>
          <w:szCs w:val="24"/>
        </w:rPr>
        <w:t>taphylococc</w:t>
      </w:r>
      <w:r w:rsidR="00234A13" w:rsidRPr="00D2722D">
        <w:rPr>
          <w:rFonts w:ascii="Times New Roman" w:hAnsi="Times New Roman" w:cs="Times New Roman"/>
          <w:i/>
          <w:iCs/>
          <w:sz w:val="24"/>
          <w:szCs w:val="24"/>
        </w:rPr>
        <w:t>us</w:t>
      </w:r>
      <w:r w:rsidR="004372D5" w:rsidRPr="00D2722D">
        <w:rPr>
          <w:rFonts w:ascii="Times New Roman" w:hAnsi="Times New Roman" w:cs="Times New Roman"/>
          <w:sz w:val="24"/>
          <w:szCs w:val="24"/>
        </w:rPr>
        <w:t xml:space="preserve">, </w:t>
      </w:r>
      <w:r w:rsidR="00234A13" w:rsidRPr="00D2722D">
        <w:rPr>
          <w:rFonts w:ascii="Times New Roman" w:hAnsi="Times New Roman" w:cs="Times New Roman"/>
          <w:sz w:val="24"/>
          <w:szCs w:val="24"/>
        </w:rPr>
        <w:t xml:space="preserve">which </w:t>
      </w:r>
      <w:r w:rsidR="00472CA9" w:rsidRPr="00D2722D">
        <w:rPr>
          <w:rFonts w:ascii="Times New Roman" w:hAnsi="Times New Roman" w:cs="Times New Roman"/>
          <w:sz w:val="24"/>
          <w:szCs w:val="24"/>
        </w:rPr>
        <w:t xml:space="preserve">broadly </w:t>
      </w:r>
      <w:r w:rsidR="004372D5" w:rsidRPr="00D2722D">
        <w:rPr>
          <w:rFonts w:ascii="Times New Roman" w:hAnsi="Times New Roman" w:cs="Times New Roman"/>
          <w:sz w:val="24"/>
          <w:szCs w:val="24"/>
        </w:rPr>
        <w:t>includ</w:t>
      </w:r>
      <w:r w:rsidR="00472CA9" w:rsidRPr="00D2722D">
        <w:rPr>
          <w:rFonts w:ascii="Times New Roman" w:hAnsi="Times New Roman" w:cs="Times New Roman"/>
          <w:sz w:val="24"/>
          <w:szCs w:val="24"/>
        </w:rPr>
        <w:t>es</w:t>
      </w:r>
      <w:r w:rsidR="004372D5" w:rsidRPr="00D2722D">
        <w:rPr>
          <w:rFonts w:ascii="Times New Roman" w:hAnsi="Times New Roman" w:cs="Times New Roman"/>
          <w:sz w:val="24"/>
          <w:szCs w:val="24"/>
        </w:rPr>
        <w:t xml:space="preserve"> the major mastitis pathogen </w:t>
      </w:r>
      <w:r w:rsidR="004372D5" w:rsidRPr="00D2722D">
        <w:rPr>
          <w:rFonts w:ascii="Times New Roman" w:hAnsi="Times New Roman" w:cs="Times New Roman"/>
          <w:i/>
          <w:iCs/>
          <w:sz w:val="24"/>
          <w:szCs w:val="24"/>
        </w:rPr>
        <w:t>Staphylococcus aureus</w:t>
      </w:r>
      <w:r w:rsidR="00547E16" w:rsidRPr="00D2722D">
        <w:rPr>
          <w:rFonts w:ascii="Times New Roman" w:hAnsi="Times New Roman" w:cs="Times New Roman"/>
          <w:sz w:val="24"/>
          <w:szCs w:val="24"/>
        </w:rPr>
        <w:t xml:space="preserve"> </w:t>
      </w:r>
      <w:r w:rsidR="004372D5" w:rsidRPr="00D2722D">
        <w:rPr>
          <w:rFonts w:ascii="Times New Roman" w:hAnsi="Times New Roman" w:cs="Times New Roman"/>
          <w:sz w:val="24"/>
          <w:szCs w:val="24"/>
        </w:rPr>
        <w:t xml:space="preserve">and a heterogeneous group of bacteria known as the non-aureus </w:t>
      </w:r>
      <w:r w:rsidR="004372D5" w:rsidRPr="00600986">
        <w:rPr>
          <w:rFonts w:ascii="Times New Roman" w:hAnsi="Times New Roman" w:cs="Times New Roman"/>
          <w:i/>
          <w:iCs/>
          <w:sz w:val="24"/>
          <w:szCs w:val="24"/>
          <w:rPrChange w:id="38" w:author="Crothers, Jessica" w:date="2024-08-19T15:05:00Z" w16du:dateUtc="2024-08-19T19:05:00Z">
            <w:rPr>
              <w:rFonts w:ascii="Times New Roman" w:hAnsi="Times New Roman" w:cs="Times New Roman"/>
              <w:sz w:val="24"/>
              <w:szCs w:val="24"/>
            </w:rPr>
          </w:rPrChange>
        </w:rPr>
        <w:t>staphylococci</w:t>
      </w:r>
      <w:r w:rsidR="004372D5" w:rsidRPr="00D2722D">
        <w:rPr>
          <w:rFonts w:ascii="Times New Roman" w:hAnsi="Times New Roman" w:cs="Times New Roman"/>
          <w:sz w:val="24"/>
          <w:szCs w:val="24"/>
        </w:rPr>
        <w:t xml:space="preserve"> and </w:t>
      </w:r>
      <w:r w:rsidR="004372D5" w:rsidRPr="00600986">
        <w:rPr>
          <w:rFonts w:ascii="Times New Roman" w:hAnsi="Times New Roman" w:cs="Times New Roman"/>
          <w:i/>
          <w:iCs/>
          <w:sz w:val="24"/>
          <w:szCs w:val="24"/>
          <w:rPrChange w:id="39" w:author="Crothers, Jessica" w:date="2024-08-19T15:05:00Z" w16du:dateUtc="2024-08-19T19:05:00Z">
            <w:rPr>
              <w:rFonts w:ascii="Times New Roman" w:hAnsi="Times New Roman" w:cs="Times New Roman"/>
              <w:sz w:val="24"/>
              <w:szCs w:val="24"/>
            </w:rPr>
          </w:rPrChange>
        </w:rPr>
        <w:t xml:space="preserve">mammaliicocci </w:t>
      </w:r>
      <w:r w:rsidR="004372D5" w:rsidRPr="00D2722D">
        <w:rPr>
          <w:rFonts w:ascii="Times New Roman" w:hAnsi="Times New Roman" w:cs="Times New Roman"/>
          <w:sz w:val="24"/>
          <w:szCs w:val="24"/>
        </w:rPr>
        <w:t>(NASM),</w:t>
      </w:r>
      <w:r w:rsidR="001A3B40" w:rsidRPr="00D2722D">
        <w:rPr>
          <w:rFonts w:ascii="Times New Roman" w:hAnsi="Times New Roman" w:cs="Times New Roman"/>
          <w:sz w:val="24"/>
          <w:szCs w:val="24"/>
        </w:rPr>
        <w:t xml:space="preserve"> are the predominant pathogens causing </w:t>
      </w:r>
      <w:r w:rsidR="00770BF5" w:rsidRPr="00D2722D">
        <w:rPr>
          <w:rFonts w:ascii="Times New Roman" w:hAnsi="Times New Roman" w:cs="Times New Roman"/>
          <w:sz w:val="24"/>
          <w:szCs w:val="24"/>
        </w:rPr>
        <w:t>intramammary infections (</w:t>
      </w:r>
      <w:r w:rsidR="001C5271" w:rsidRPr="00D2722D">
        <w:rPr>
          <w:rFonts w:ascii="Times New Roman" w:hAnsi="Times New Roman" w:cs="Times New Roman"/>
          <w:sz w:val="24"/>
          <w:szCs w:val="24"/>
        </w:rPr>
        <w:t>IMI</w:t>
      </w:r>
      <w:r w:rsidR="00770BF5" w:rsidRPr="00D2722D">
        <w:rPr>
          <w:rFonts w:ascii="Times New Roman" w:hAnsi="Times New Roman" w:cs="Times New Roman"/>
          <w:sz w:val="24"/>
          <w:szCs w:val="24"/>
        </w:rPr>
        <w:t>)</w:t>
      </w:r>
      <w:r w:rsidR="001A3B40" w:rsidRPr="00D2722D">
        <w:rPr>
          <w:rFonts w:ascii="Times New Roman" w:hAnsi="Times New Roman" w:cs="Times New Roman"/>
          <w:sz w:val="24"/>
          <w:szCs w:val="24"/>
        </w:rPr>
        <w:t xml:space="preserve"> in dairy animals </w:t>
      </w:r>
      <w:r w:rsidR="00E12DD3" w:rsidRPr="00D2722D">
        <w:rPr>
          <w:rFonts w:ascii="Times New Roman" w:hAnsi="Times New Roman" w:cs="Times New Roman"/>
          <w:sz w:val="24"/>
          <w:szCs w:val="24"/>
        </w:rPr>
        <w:t>worldwide</w:t>
      </w:r>
      <w:r w:rsidR="004372D5" w:rsidRPr="00D2722D">
        <w:rPr>
          <w:rFonts w:ascii="Times New Roman" w:hAnsi="Times New Roman" w:cs="Times New Roman"/>
          <w:sz w:val="24"/>
          <w:szCs w:val="24"/>
        </w:rPr>
        <w:t xml:space="preserve"> (as</w:t>
      </w:r>
      <w:r w:rsidR="007D2E74" w:rsidRPr="00D2722D">
        <w:rPr>
          <w:rFonts w:ascii="Times New Roman" w:hAnsi="Times New Roman" w:cs="Times New Roman"/>
          <w:sz w:val="24"/>
          <w:szCs w:val="24"/>
        </w:rPr>
        <w:t xml:space="preserve"> summarized in De Buck et al., 2021).</w:t>
      </w:r>
      <w:r w:rsidR="0036479F" w:rsidRPr="00D2722D">
        <w:rPr>
          <w:rFonts w:ascii="Times New Roman" w:hAnsi="Times New Roman" w:cs="Times New Roman"/>
          <w:sz w:val="24"/>
          <w:szCs w:val="24"/>
        </w:rPr>
        <w:t xml:space="preserve"> </w:t>
      </w:r>
      <w:r w:rsidR="006B29F3" w:rsidRPr="00D2722D">
        <w:rPr>
          <w:rFonts w:ascii="Times New Roman" w:hAnsi="Times New Roman" w:cs="Times New Roman"/>
          <w:sz w:val="24"/>
          <w:szCs w:val="24"/>
        </w:rPr>
        <w:t xml:space="preserve">A limited number of antimicrobials are approved for treatment of mastitis in lactating dairy cattle in the US, including various β-lactams (penicillin, </w:t>
      </w:r>
      <w:proofErr w:type="spellStart"/>
      <w:r w:rsidR="006B29F3" w:rsidRPr="00D2722D">
        <w:rPr>
          <w:rFonts w:ascii="Times New Roman" w:hAnsi="Times New Roman" w:cs="Times New Roman"/>
          <w:sz w:val="24"/>
          <w:szCs w:val="24"/>
        </w:rPr>
        <w:t>cephapirin</w:t>
      </w:r>
      <w:proofErr w:type="spellEnd"/>
      <w:r w:rsidR="006B29F3" w:rsidRPr="00D2722D">
        <w:rPr>
          <w:rFonts w:ascii="Times New Roman" w:hAnsi="Times New Roman" w:cs="Times New Roman"/>
          <w:sz w:val="24"/>
          <w:szCs w:val="24"/>
        </w:rPr>
        <w:t xml:space="preserve">, ceftiofur, amoxicillin, hetacillin, and cloxacillin) and one </w:t>
      </w:r>
      <w:proofErr w:type="spellStart"/>
      <w:r w:rsidR="006B29F3" w:rsidRPr="00D2722D">
        <w:rPr>
          <w:rFonts w:ascii="Times New Roman" w:hAnsi="Times New Roman" w:cs="Times New Roman"/>
          <w:sz w:val="24"/>
          <w:szCs w:val="24"/>
        </w:rPr>
        <w:t>lincosamide</w:t>
      </w:r>
      <w:proofErr w:type="spellEnd"/>
      <w:r w:rsidR="006B29F3" w:rsidRPr="00D2722D">
        <w:rPr>
          <w:rFonts w:ascii="Times New Roman" w:hAnsi="Times New Roman" w:cs="Times New Roman"/>
          <w:sz w:val="24"/>
          <w:szCs w:val="24"/>
        </w:rPr>
        <w:t xml:space="preserve"> (pirlimycin) </w:t>
      </w:r>
      <w:r w:rsidR="004E548D" w:rsidRPr="00D2722D">
        <w:rPr>
          <w:rFonts w:ascii="Times New Roman" w:hAnsi="Times New Roman" w:cs="Times New Roman"/>
          <w:noProof/>
          <w:sz w:val="24"/>
          <w:szCs w:val="24"/>
        </w:rPr>
        <w:lastRenderedPageBreak/>
        <w:t>(FARM, 2020)</w:t>
      </w:r>
      <w:r w:rsidR="006B29F3" w:rsidRPr="00D2722D">
        <w:rPr>
          <w:rFonts w:ascii="Times New Roman" w:hAnsi="Times New Roman" w:cs="Times New Roman"/>
          <w:sz w:val="24"/>
          <w:szCs w:val="24"/>
        </w:rPr>
        <w:t xml:space="preserve">. </w:t>
      </w:r>
      <w:r w:rsidR="00FF40D6" w:rsidRPr="00D2722D">
        <w:rPr>
          <w:rFonts w:ascii="Times New Roman" w:hAnsi="Times New Roman" w:cs="Times New Roman"/>
          <w:sz w:val="24"/>
          <w:szCs w:val="24"/>
        </w:rPr>
        <w:t xml:space="preserve">At this time, </w:t>
      </w:r>
      <w:r w:rsidR="00202506" w:rsidRPr="00D2722D">
        <w:rPr>
          <w:rFonts w:ascii="Times New Roman" w:hAnsi="Times New Roman" w:cs="Times New Roman"/>
          <w:i/>
          <w:iCs/>
          <w:sz w:val="24"/>
          <w:szCs w:val="24"/>
        </w:rPr>
        <w:t xml:space="preserve">S. aureus, </w:t>
      </w:r>
      <w:r w:rsidR="00202506" w:rsidRPr="00D2722D">
        <w:rPr>
          <w:rFonts w:ascii="Times New Roman" w:hAnsi="Times New Roman" w:cs="Times New Roman"/>
          <w:sz w:val="24"/>
          <w:szCs w:val="24"/>
        </w:rPr>
        <w:t xml:space="preserve">NASM, and other </w:t>
      </w:r>
      <w:r w:rsidR="00205E4A" w:rsidRPr="00D2722D">
        <w:rPr>
          <w:rFonts w:ascii="Times New Roman" w:hAnsi="Times New Roman" w:cs="Times New Roman"/>
          <w:sz w:val="24"/>
          <w:szCs w:val="24"/>
        </w:rPr>
        <w:t xml:space="preserve">mastitis pathogens are generally susceptible to </w:t>
      </w:r>
      <w:r w:rsidR="002F76AB" w:rsidRPr="00D2722D">
        <w:rPr>
          <w:rFonts w:ascii="Times New Roman" w:hAnsi="Times New Roman" w:cs="Times New Roman"/>
          <w:sz w:val="24"/>
          <w:szCs w:val="24"/>
        </w:rPr>
        <w:t xml:space="preserve">the </w:t>
      </w:r>
      <w:r w:rsidR="00205E4A" w:rsidRPr="00D2722D">
        <w:rPr>
          <w:rFonts w:ascii="Times New Roman" w:hAnsi="Times New Roman" w:cs="Times New Roman"/>
          <w:sz w:val="24"/>
          <w:szCs w:val="24"/>
        </w:rPr>
        <w:t xml:space="preserve">antibiotics currently used to treat </w:t>
      </w:r>
      <w:r w:rsidR="001C5271" w:rsidRPr="00D2722D">
        <w:rPr>
          <w:rFonts w:ascii="Times New Roman" w:hAnsi="Times New Roman" w:cs="Times New Roman"/>
          <w:sz w:val="24"/>
          <w:szCs w:val="24"/>
        </w:rPr>
        <w:t>IMI</w:t>
      </w:r>
      <w:r w:rsidR="00205E4A" w:rsidRPr="00D2722D">
        <w:rPr>
          <w:rFonts w:ascii="Times New Roman" w:hAnsi="Times New Roman" w:cs="Times New Roman"/>
          <w:sz w:val="24"/>
          <w:szCs w:val="24"/>
        </w:rPr>
        <w:t xml:space="preserve"> </w:t>
      </w:r>
      <w:r w:rsidR="00DF52C0" w:rsidRPr="00D2722D">
        <w:rPr>
          <w:rFonts w:ascii="Times New Roman" w:hAnsi="Times New Roman" w:cs="Times New Roman"/>
          <w:sz w:val="24"/>
          <w:szCs w:val="24"/>
        </w:rPr>
        <w:t>(</w:t>
      </w:r>
      <w:r w:rsidR="005C0248" w:rsidRPr="00D2722D">
        <w:rPr>
          <w:rFonts w:ascii="Times New Roman" w:hAnsi="Times New Roman" w:cs="Times New Roman"/>
          <w:sz w:val="24"/>
          <w:szCs w:val="24"/>
        </w:rPr>
        <w:t xml:space="preserve">Kolar et al., 2024; Pol and Ruegg, 2007b; </w:t>
      </w:r>
      <w:r w:rsidR="00DF52C0" w:rsidRPr="00D2722D">
        <w:rPr>
          <w:rFonts w:ascii="Times New Roman" w:hAnsi="Times New Roman" w:cs="Times New Roman"/>
          <w:sz w:val="24"/>
          <w:szCs w:val="24"/>
        </w:rPr>
        <w:t xml:space="preserve">with the </w:t>
      </w:r>
      <w:r w:rsidR="00BF710F" w:rsidRPr="00D2722D">
        <w:rPr>
          <w:rFonts w:ascii="Times New Roman" w:hAnsi="Times New Roman" w:cs="Times New Roman"/>
          <w:sz w:val="24"/>
          <w:szCs w:val="24"/>
        </w:rPr>
        <w:t>notable</w:t>
      </w:r>
      <w:r w:rsidR="00DF52C0" w:rsidRPr="00D2722D">
        <w:rPr>
          <w:rFonts w:ascii="Times New Roman" w:hAnsi="Times New Roman" w:cs="Times New Roman"/>
          <w:sz w:val="24"/>
          <w:szCs w:val="24"/>
        </w:rPr>
        <w:t xml:space="preserve"> exception of </w:t>
      </w:r>
      <w:r w:rsidR="00267B75" w:rsidRPr="00D2722D">
        <w:rPr>
          <w:rFonts w:ascii="Times New Roman" w:hAnsi="Times New Roman" w:cs="Times New Roman"/>
          <w:sz w:val="24"/>
          <w:szCs w:val="24"/>
        </w:rPr>
        <w:t xml:space="preserve">some studies finding </w:t>
      </w:r>
      <w:r w:rsidR="00BF710F" w:rsidRPr="00D2722D">
        <w:rPr>
          <w:rFonts w:ascii="Times New Roman" w:hAnsi="Times New Roman" w:cs="Times New Roman"/>
          <w:i/>
          <w:iCs/>
          <w:sz w:val="24"/>
          <w:szCs w:val="24"/>
        </w:rPr>
        <w:t>S. aureus</w:t>
      </w:r>
      <w:r w:rsidR="00BF710F" w:rsidRPr="00D2722D">
        <w:rPr>
          <w:rFonts w:ascii="Times New Roman" w:hAnsi="Times New Roman" w:cs="Times New Roman"/>
          <w:sz w:val="24"/>
          <w:szCs w:val="24"/>
        </w:rPr>
        <w:t xml:space="preserve"> and NASM </w:t>
      </w:r>
      <w:r w:rsidR="002F76AB" w:rsidRPr="00D2722D">
        <w:rPr>
          <w:rFonts w:ascii="Times New Roman" w:hAnsi="Times New Roman" w:cs="Times New Roman"/>
          <w:sz w:val="24"/>
          <w:szCs w:val="24"/>
        </w:rPr>
        <w:t xml:space="preserve">exhibiting </w:t>
      </w:r>
      <w:r w:rsidR="00A61EE3" w:rsidRPr="00D2722D">
        <w:rPr>
          <w:rFonts w:ascii="Times New Roman" w:hAnsi="Times New Roman" w:cs="Times New Roman"/>
          <w:sz w:val="24"/>
          <w:szCs w:val="24"/>
        </w:rPr>
        <w:t xml:space="preserve">moderate </w:t>
      </w:r>
      <w:r w:rsidR="00277DD1" w:rsidRPr="00D2722D">
        <w:rPr>
          <w:rFonts w:ascii="Times New Roman" w:hAnsi="Times New Roman" w:cs="Times New Roman"/>
          <w:sz w:val="24"/>
          <w:szCs w:val="24"/>
        </w:rPr>
        <w:t xml:space="preserve">resistance </w:t>
      </w:r>
      <w:r w:rsidR="00BF710F" w:rsidRPr="00D2722D">
        <w:rPr>
          <w:rFonts w:ascii="Times New Roman" w:hAnsi="Times New Roman" w:cs="Times New Roman"/>
          <w:sz w:val="24"/>
          <w:szCs w:val="24"/>
        </w:rPr>
        <w:t>against penicillin</w:t>
      </w:r>
      <w:r w:rsidR="00D54E15" w:rsidRPr="00D2722D">
        <w:rPr>
          <w:rFonts w:ascii="Times New Roman" w:hAnsi="Times New Roman" w:cs="Times New Roman"/>
          <w:sz w:val="24"/>
          <w:szCs w:val="24"/>
        </w:rPr>
        <w:t>, see below</w:t>
      </w:r>
      <w:r w:rsidR="00547E16" w:rsidRPr="00D2722D">
        <w:rPr>
          <w:rFonts w:ascii="Times New Roman" w:hAnsi="Times New Roman" w:cs="Times New Roman"/>
          <w:sz w:val="24"/>
          <w:szCs w:val="24"/>
        </w:rPr>
        <w:t xml:space="preserve">). </w:t>
      </w:r>
      <w:r w:rsidR="002F0CF2" w:rsidRPr="00D2722D">
        <w:rPr>
          <w:rFonts w:ascii="Times New Roman" w:hAnsi="Times New Roman" w:cs="Times New Roman"/>
          <w:sz w:val="24"/>
          <w:szCs w:val="24"/>
        </w:rPr>
        <w:t xml:space="preserve">However, </w:t>
      </w:r>
      <w:r w:rsidR="00BD1746" w:rsidRPr="00D2722D">
        <w:rPr>
          <w:rFonts w:ascii="Times New Roman" w:hAnsi="Times New Roman" w:cs="Times New Roman"/>
          <w:sz w:val="24"/>
          <w:szCs w:val="24"/>
        </w:rPr>
        <w:t>efforts</w:t>
      </w:r>
      <w:r w:rsidR="00AB0939" w:rsidRPr="00D2722D">
        <w:rPr>
          <w:rFonts w:ascii="Times New Roman" w:hAnsi="Times New Roman" w:cs="Times New Roman"/>
          <w:sz w:val="24"/>
          <w:szCs w:val="24"/>
        </w:rPr>
        <w:t xml:space="preserve"> to continue</w:t>
      </w:r>
      <w:r w:rsidR="00BD1746" w:rsidRPr="00D2722D">
        <w:rPr>
          <w:rFonts w:ascii="Times New Roman" w:hAnsi="Times New Roman" w:cs="Times New Roman"/>
          <w:sz w:val="24"/>
          <w:szCs w:val="24"/>
        </w:rPr>
        <w:t xml:space="preserve"> </w:t>
      </w:r>
      <w:r w:rsidR="002F0CF2" w:rsidRPr="00D2722D">
        <w:rPr>
          <w:rFonts w:ascii="Times New Roman" w:hAnsi="Times New Roman" w:cs="Times New Roman"/>
          <w:sz w:val="24"/>
          <w:szCs w:val="24"/>
        </w:rPr>
        <w:t>surve</w:t>
      </w:r>
      <w:r w:rsidR="00AB0939" w:rsidRPr="00D2722D">
        <w:rPr>
          <w:rFonts w:ascii="Times New Roman" w:hAnsi="Times New Roman" w:cs="Times New Roman"/>
          <w:sz w:val="24"/>
          <w:szCs w:val="24"/>
        </w:rPr>
        <w:t>ying and understanding</w:t>
      </w:r>
      <w:r w:rsidR="002F0CF2" w:rsidRPr="00D2722D">
        <w:rPr>
          <w:rFonts w:ascii="Times New Roman" w:hAnsi="Times New Roman" w:cs="Times New Roman"/>
          <w:sz w:val="24"/>
          <w:szCs w:val="24"/>
        </w:rPr>
        <w:t xml:space="preserve"> </w:t>
      </w:r>
      <w:r w:rsidR="0055074D" w:rsidRPr="00D2722D">
        <w:rPr>
          <w:rFonts w:ascii="Times New Roman" w:hAnsi="Times New Roman" w:cs="Times New Roman"/>
          <w:sz w:val="24"/>
          <w:szCs w:val="24"/>
        </w:rPr>
        <w:t xml:space="preserve">the </w:t>
      </w:r>
      <w:r w:rsidR="009F58E0" w:rsidRPr="00D2722D">
        <w:rPr>
          <w:rFonts w:ascii="Times New Roman" w:hAnsi="Times New Roman" w:cs="Times New Roman"/>
          <w:sz w:val="24"/>
          <w:szCs w:val="24"/>
        </w:rPr>
        <w:t>AMR</w:t>
      </w:r>
      <w:r w:rsidR="002F0CF2" w:rsidRPr="00D2722D">
        <w:rPr>
          <w:rFonts w:ascii="Times New Roman" w:hAnsi="Times New Roman" w:cs="Times New Roman"/>
          <w:sz w:val="24"/>
          <w:szCs w:val="24"/>
        </w:rPr>
        <w:t xml:space="preserve"> patterns for these ubiquitous mastitis pathogens is warranted</w:t>
      </w:r>
      <w:r w:rsidR="00CA0991" w:rsidRPr="00D2722D">
        <w:rPr>
          <w:rFonts w:ascii="Times New Roman" w:hAnsi="Times New Roman" w:cs="Times New Roman"/>
          <w:sz w:val="24"/>
          <w:szCs w:val="24"/>
        </w:rPr>
        <w:t xml:space="preserve">. </w:t>
      </w:r>
      <w:commentRangeStart w:id="40"/>
      <w:r w:rsidR="00CA0991" w:rsidRPr="00D2722D">
        <w:rPr>
          <w:rFonts w:ascii="Times New Roman" w:hAnsi="Times New Roman" w:cs="Times New Roman"/>
          <w:sz w:val="24"/>
          <w:szCs w:val="24"/>
        </w:rPr>
        <w:t>T</w:t>
      </w:r>
      <w:r w:rsidR="005D2C4F" w:rsidRPr="00D2722D">
        <w:rPr>
          <w:rFonts w:ascii="Times New Roman" w:hAnsi="Times New Roman" w:cs="Times New Roman"/>
          <w:sz w:val="24"/>
          <w:szCs w:val="24"/>
        </w:rPr>
        <w:t xml:space="preserve">he </w:t>
      </w:r>
      <w:r w:rsidR="00A65918" w:rsidRPr="00D2722D">
        <w:rPr>
          <w:rFonts w:ascii="Times New Roman" w:hAnsi="Times New Roman" w:cs="Times New Roman"/>
          <w:sz w:val="24"/>
          <w:szCs w:val="24"/>
        </w:rPr>
        <w:t>importance</w:t>
      </w:r>
      <w:r w:rsidR="005D2C4F" w:rsidRPr="00D2722D">
        <w:rPr>
          <w:rFonts w:ascii="Times New Roman" w:hAnsi="Times New Roman" w:cs="Times New Roman"/>
          <w:sz w:val="24"/>
          <w:szCs w:val="24"/>
        </w:rPr>
        <w:t xml:space="preserve"> of </w:t>
      </w:r>
      <w:r w:rsidR="005D2C4F" w:rsidRPr="00D2722D">
        <w:rPr>
          <w:rFonts w:ascii="Times New Roman" w:hAnsi="Times New Roman" w:cs="Times New Roman"/>
          <w:i/>
          <w:iCs/>
          <w:sz w:val="24"/>
          <w:szCs w:val="24"/>
        </w:rPr>
        <w:t>S. aureus</w:t>
      </w:r>
      <w:r w:rsidR="00A65918" w:rsidRPr="00D2722D">
        <w:rPr>
          <w:rFonts w:ascii="Times New Roman" w:hAnsi="Times New Roman" w:cs="Times New Roman"/>
          <w:sz w:val="24"/>
          <w:szCs w:val="24"/>
        </w:rPr>
        <w:t xml:space="preserve"> as a </w:t>
      </w:r>
      <w:r w:rsidR="001B06AF" w:rsidRPr="00D2722D">
        <w:rPr>
          <w:rFonts w:ascii="Times New Roman" w:hAnsi="Times New Roman" w:cs="Times New Roman"/>
          <w:sz w:val="24"/>
          <w:szCs w:val="24"/>
        </w:rPr>
        <w:t>human pathogen</w:t>
      </w:r>
      <w:r w:rsidR="00037CCF" w:rsidRPr="00D2722D">
        <w:rPr>
          <w:rFonts w:ascii="Times New Roman" w:hAnsi="Times New Roman" w:cs="Times New Roman"/>
          <w:sz w:val="24"/>
          <w:szCs w:val="24"/>
        </w:rPr>
        <w:t xml:space="preserve"> is well-established</w:t>
      </w:r>
      <w:r w:rsidR="001B06AF"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(Tong et al., 2015)</w:t>
      </w:r>
      <w:r w:rsidR="00BB1809" w:rsidRPr="00D2722D">
        <w:rPr>
          <w:rFonts w:ascii="Times New Roman" w:hAnsi="Times New Roman" w:cs="Times New Roman"/>
          <w:sz w:val="24"/>
          <w:szCs w:val="24"/>
        </w:rPr>
        <w:t xml:space="preserve">, and virulence genes </w:t>
      </w:r>
      <w:r w:rsidR="005D2C4F" w:rsidRPr="00D2722D">
        <w:rPr>
          <w:rFonts w:ascii="Times New Roman" w:hAnsi="Times New Roman" w:cs="Times New Roman"/>
          <w:sz w:val="24"/>
          <w:szCs w:val="24"/>
        </w:rPr>
        <w:t>known</w:t>
      </w:r>
      <w:r w:rsidR="00BB1809" w:rsidRPr="00D2722D">
        <w:rPr>
          <w:rFonts w:ascii="Times New Roman" w:hAnsi="Times New Roman" w:cs="Times New Roman"/>
          <w:sz w:val="24"/>
          <w:szCs w:val="24"/>
        </w:rPr>
        <w:t xml:space="preserve"> to cause disease in both humans and animals have been demonstrated in NASM isolates from bovine IMI </w:t>
      </w:r>
      <w:commentRangeEnd w:id="40"/>
      <w:r w:rsidR="00600986">
        <w:rPr>
          <w:rStyle w:val="CommentReference"/>
        </w:rPr>
        <w:commentReference w:id="40"/>
      </w:r>
      <w:r w:rsidR="004E548D" w:rsidRPr="00D2722D">
        <w:rPr>
          <w:rFonts w:ascii="Times New Roman" w:hAnsi="Times New Roman" w:cs="Times New Roman"/>
          <w:noProof/>
          <w:sz w:val="24"/>
          <w:szCs w:val="24"/>
        </w:rPr>
        <w:t>(Park et al., 2011; Unal and Cinar, 2012)</w:t>
      </w:r>
      <w:r w:rsidR="000A07AD" w:rsidRPr="00D2722D">
        <w:rPr>
          <w:rFonts w:ascii="Times New Roman" w:hAnsi="Times New Roman" w:cs="Times New Roman"/>
          <w:sz w:val="24"/>
          <w:szCs w:val="24"/>
        </w:rPr>
        <w:t xml:space="preserve">. </w:t>
      </w:r>
      <w:r w:rsidR="006347FA" w:rsidRPr="00D2722D">
        <w:rPr>
          <w:rFonts w:ascii="Times New Roman" w:hAnsi="Times New Roman" w:cs="Times New Roman"/>
          <w:sz w:val="24"/>
          <w:szCs w:val="24"/>
        </w:rPr>
        <w:t xml:space="preserve">Additionally, </w:t>
      </w:r>
      <w:r w:rsidR="00350DB4" w:rsidRPr="00D2722D">
        <w:rPr>
          <w:rFonts w:ascii="Times New Roman" w:hAnsi="Times New Roman" w:cs="Times New Roman"/>
          <w:sz w:val="24"/>
          <w:szCs w:val="24"/>
        </w:rPr>
        <w:t>transmission of resistance genes</w:t>
      </w:r>
      <w:r w:rsidR="007404B8" w:rsidRPr="00D2722D">
        <w:rPr>
          <w:rFonts w:ascii="Times New Roman" w:hAnsi="Times New Roman" w:cs="Times New Roman"/>
          <w:sz w:val="24"/>
          <w:szCs w:val="24"/>
        </w:rPr>
        <w:t xml:space="preserve"> between different </w:t>
      </w:r>
      <w:r w:rsidR="002F3CA0" w:rsidRPr="00D2722D">
        <w:rPr>
          <w:rFonts w:ascii="Times New Roman" w:hAnsi="Times New Roman" w:cs="Times New Roman"/>
          <w:sz w:val="24"/>
          <w:szCs w:val="24"/>
        </w:rPr>
        <w:t>staphylococcal</w:t>
      </w:r>
      <w:r w:rsidR="007404B8" w:rsidRPr="00D2722D">
        <w:rPr>
          <w:rFonts w:ascii="Times New Roman" w:hAnsi="Times New Roman" w:cs="Times New Roman"/>
          <w:sz w:val="24"/>
          <w:szCs w:val="24"/>
        </w:rPr>
        <w:t xml:space="preserve"> species </w:t>
      </w:r>
      <w:r w:rsidR="006A5837" w:rsidRPr="00D2722D">
        <w:rPr>
          <w:rFonts w:ascii="Times New Roman" w:hAnsi="Times New Roman" w:cs="Times New Roman"/>
          <w:sz w:val="24"/>
          <w:szCs w:val="24"/>
        </w:rPr>
        <w:t>have led to</w:t>
      </w:r>
      <w:r w:rsidR="002F3CA0" w:rsidRPr="00D2722D">
        <w:rPr>
          <w:rFonts w:ascii="Times New Roman" w:hAnsi="Times New Roman" w:cs="Times New Roman"/>
          <w:sz w:val="24"/>
          <w:szCs w:val="24"/>
        </w:rPr>
        <w:t xml:space="preserve"> the idea that NASM may act as a “reservoir” of AMR for more pathogenic staphylococcal species such as </w:t>
      </w:r>
      <w:r w:rsidR="002F3CA0" w:rsidRPr="00D2722D">
        <w:rPr>
          <w:rFonts w:ascii="Times New Roman" w:hAnsi="Times New Roman" w:cs="Times New Roman"/>
          <w:i/>
          <w:iCs/>
          <w:sz w:val="24"/>
          <w:szCs w:val="24"/>
        </w:rPr>
        <w:t>S. aureus</w:t>
      </w:r>
      <w:r w:rsidR="002F3CA0"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(Cuny et al., 2017; Feßler et al., 2018; Khazandi et al., 2018)</w:t>
      </w:r>
      <w:r w:rsidR="003A23A5" w:rsidRPr="00D2722D">
        <w:rPr>
          <w:rFonts w:ascii="Times New Roman" w:hAnsi="Times New Roman" w:cs="Times New Roman"/>
          <w:sz w:val="24"/>
          <w:szCs w:val="24"/>
        </w:rPr>
        <w:t>.</w:t>
      </w:r>
      <w:r w:rsidR="004348D1" w:rsidRPr="00D2722D">
        <w:rPr>
          <w:rFonts w:ascii="Times New Roman" w:hAnsi="Times New Roman" w:cs="Times New Roman"/>
          <w:sz w:val="24"/>
          <w:szCs w:val="24"/>
        </w:rPr>
        <w:t xml:space="preserve"> </w:t>
      </w:r>
    </w:p>
    <w:p w14:paraId="4889EB73" w14:textId="65F2D962" w:rsidR="006C1B30" w:rsidRPr="00D2722D" w:rsidRDefault="00E2546D"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A unique opportunity</w:t>
      </w:r>
      <w:r w:rsidR="00BF2921" w:rsidRPr="00D2722D">
        <w:rPr>
          <w:rFonts w:ascii="Times New Roman" w:hAnsi="Times New Roman" w:cs="Times New Roman"/>
          <w:sz w:val="24"/>
          <w:szCs w:val="24"/>
        </w:rPr>
        <w:t xml:space="preserve"> in which to </w:t>
      </w:r>
      <w:r w:rsidR="004C3DF0" w:rsidRPr="00D2722D">
        <w:rPr>
          <w:rFonts w:ascii="Times New Roman" w:hAnsi="Times New Roman" w:cs="Times New Roman"/>
          <w:sz w:val="24"/>
          <w:szCs w:val="24"/>
        </w:rPr>
        <w:t>assess the effect of antimicrobial use on AMR</w:t>
      </w:r>
      <w:r w:rsidR="00E43510" w:rsidRPr="00D2722D">
        <w:rPr>
          <w:rFonts w:ascii="Times New Roman" w:hAnsi="Times New Roman" w:cs="Times New Roman"/>
          <w:sz w:val="24"/>
          <w:szCs w:val="24"/>
        </w:rPr>
        <w:t xml:space="preserve"> </w:t>
      </w:r>
      <w:ins w:id="41" w:author="Crothers, Jessica" w:date="2024-08-19T15:10:00Z" w16du:dateUtc="2024-08-19T19:10:00Z">
        <w:r w:rsidR="0024774C">
          <w:rPr>
            <w:rFonts w:ascii="Times New Roman" w:hAnsi="Times New Roman" w:cs="Times New Roman"/>
            <w:sz w:val="24"/>
            <w:szCs w:val="24"/>
          </w:rPr>
          <w:t xml:space="preserve">rates/patterns/incidence? </w:t>
        </w:r>
      </w:ins>
      <w:r w:rsidR="00E43510" w:rsidRPr="00D2722D">
        <w:rPr>
          <w:rFonts w:ascii="Times New Roman" w:hAnsi="Times New Roman" w:cs="Times New Roman"/>
          <w:sz w:val="24"/>
          <w:szCs w:val="24"/>
        </w:rPr>
        <w:t xml:space="preserve">of </w:t>
      </w:r>
      <w:r w:rsidR="00DD3BCD" w:rsidRPr="00D2722D">
        <w:rPr>
          <w:rFonts w:ascii="Times New Roman" w:hAnsi="Times New Roman" w:cs="Times New Roman"/>
          <w:sz w:val="24"/>
          <w:szCs w:val="24"/>
        </w:rPr>
        <w:t>these important mastitis pathogens</w:t>
      </w:r>
      <w:r w:rsidR="004C3DF0" w:rsidRPr="00D2722D">
        <w:rPr>
          <w:rFonts w:ascii="Times New Roman" w:hAnsi="Times New Roman" w:cs="Times New Roman"/>
          <w:sz w:val="24"/>
          <w:szCs w:val="24"/>
        </w:rPr>
        <w:t xml:space="preserve"> is to </w:t>
      </w:r>
      <w:r w:rsidR="00DD3BCD" w:rsidRPr="00D2722D">
        <w:rPr>
          <w:rFonts w:ascii="Times New Roman" w:hAnsi="Times New Roman" w:cs="Times New Roman"/>
          <w:sz w:val="24"/>
          <w:szCs w:val="24"/>
        </w:rPr>
        <w:t>compare</w:t>
      </w:r>
      <w:r w:rsidR="004C3DF0" w:rsidRPr="00D2722D">
        <w:rPr>
          <w:rFonts w:ascii="Times New Roman" w:hAnsi="Times New Roman" w:cs="Times New Roman"/>
          <w:sz w:val="24"/>
          <w:szCs w:val="24"/>
        </w:rPr>
        <w:t xml:space="preserve"> </w:t>
      </w:r>
      <w:r w:rsidR="00632222" w:rsidRPr="00D2722D">
        <w:rPr>
          <w:rFonts w:ascii="Times New Roman" w:hAnsi="Times New Roman" w:cs="Times New Roman"/>
          <w:sz w:val="24"/>
          <w:szCs w:val="24"/>
        </w:rPr>
        <w:t xml:space="preserve">dairy </w:t>
      </w:r>
      <w:r w:rsidR="00047B25" w:rsidRPr="00D2722D">
        <w:rPr>
          <w:rFonts w:ascii="Times New Roman" w:hAnsi="Times New Roman" w:cs="Times New Roman"/>
          <w:sz w:val="24"/>
          <w:szCs w:val="24"/>
        </w:rPr>
        <w:t xml:space="preserve">farm </w:t>
      </w:r>
      <w:r w:rsidR="004C3DF0" w:rsidRPr="00D2722D">
        <w:rPr>
          <w:rFonts w:ascii="Times New Roman" w:hAnsi="Times New Roman" w:cs="Times New Roman"/>
          <w:sz w:val="24"/>
          <w:szCs w:val="24"/>
        </w:rPr>
        <w:t xml:space="preserve">systems </w:t>
      </w:r>
      <w:r w:rsidR="00632222" w:rsidRPr="00D2722D">
        <w:rPr>
          <w:rFonts w:ascii="Times New Roman" w:hAnsi="Times New Roman" w:cs="Times New Roman"/>
          <w:sz w:val="24"/>
          <w:szCs w:val="24"/>
        </w:rPr>
        <w:t>which are managed “conventionally”</w:t>
      </w:r>
      <w:r w:rsidR="004C3DF0" w:rsidRPr="00D2722D">
        <w:rPr>
          <w:rFonts w:ascii="Times New Roman" w:hAnsi="Times New Roman" w:cs="Times New Roman"/>
          <w:sz w:val="24"/>
          <w:szCs w:val="24"/>
        </w:rPr>
        <w:t xml:space="preserve"> </w:t>
      </w:r>
      <w:r w:rsidR="00632222" w:rsidRPr="00D2722D">
        <w:rPr>
          <w:rFonts w:ascii="Times New Roman" w:hAnsi="Times New Roman" w:cs="Times New Roman"/>
          <w:sz w:val="24"/>
          <w:szCs w:val="24"/>
        </w:rPr>
        <w:t xml:space="preserve">to those that are managed </w:t>
      </w:r>
      <w:r w:rsidR="00AC79AE" w:rsidRPr="00D2722D">
        <w:rPr>
          <w:rFonts w:ascii="Times New Roman" w:hAnsi="Times New Roman" w:cs="Times New Roman"/>
          <w:sz w:val="24"/>
          <w:szCs w:val="24"/>
        </w:rPr>
        <w:t>“organically.”</w:t>
      </w:r>
      <w:r w:rsidR="005F40A6" w:rsidRPr="00D2722D">
        <w:rPr>
          <w:rFonts w:ascii="Times New Roman" w:hAnsi="Times New Roman" w:cs="Times New Roman"/>
          <w:sz w:val="24"/>
          <w:szCs w:val="24"/>
        </w:rPr>
        <w:t xml:space="preserve"> Although the definition </w:t>
      </w:r>
      <w:r w:rsidR="00356925" w:rsidRPr="00D2722D">
        <w:rPr>
          <w:rFonts w:ascii="Times New Roman" w:hAnsi="Times New Roman" w:cs="Times New Roman"/>
          <w:sz w:val="24"/>
          <w:szCs w:val="24"/>
        </w:rPr>
        <w:t xml:space="preserve">can differ by </w:t>
      </w:r>
      <w:r w:rsidR="002605B4" w:rsidRPr="00D2722D">
        <w:rPr>
          <w:rFonts w:ascii="Times New Roman" w:hAnsi="Times New Roman" w:cs="Times New Roman"/>
          <w:sz w:val="24"/>
          <w:szCs w:val="24"/>
        </w:rPr>
        <w:t>region</w:t>
      </w:r>
      <w:r w:rsidR="00356925" w:rsidRPr="00D2722D">
        <w:rPr>
          <w:rFonts w:ascii="Times New Roman" w:hAnsi="Times New Roman" w:cs="Times New Roman"/>
          <w:sz w:val="24"/>
          <w:szCs w:val="24"/>
        </w:rPr>
        <w:t xml:space="preserve"> (namely, the </w:t>
      </w:r>
      <w:r w:rsidR="0083594D" w:rsidRPr="00D2722D">
        <w:rPr>
          <w:rFonts w:ascii="Times New Roman" w:hAnsi="Times New Roman" w:cs="Times New Roman"/>
          <w:sz w:val="24"/>
          <w:szCs w:val="24"/>
        </w:rPr>
        <w:t>US</w:t>
      </w:r>
      <w:r w:rsidR="00E41E4F" w:rsidRPr="00D2722D">
        <w:rPr>
          <w:rFonts w:ascii="Times New Roman" w:hAnsi="Times New Roman" w:cs="Times New Roman"/>
          <w:sz w:val="24"/>
          <w:szCs w:val="24"/>
        </w:rPr>
        <w:t xml:space="preserve"> </w:t>
      </w:r>
      <w:r w:rsidR="00356925" w:rsidRPr="00D2722D">
        <w:rPr>
          <w:rFonts w:ascii="Times New Roman" w:hAnsi="Times New Roman" w:cs="Times New Roman"/>
          <w:sz w:val="24"/>
          <w:szCs w:val="24"/>
        </w:rPr>
        <w:t xml:space="preserve">and EU; </w:t>
      </w:r>
      <w:r w:rsidR="005F40A6" w:rsidRPr="00D2722D">
        <w:rPr>
          <w:rFonts w:ascii="Times New Roman" w:hAnsi="Times New Roman" w:cs="Times New Roman"/>
          <w:sz w:val="24"/>
          <w:szCs w:val="24"/>
        </w:rPr>
        <w:t xml:space="preserve">see below), </w:t>
      </w:r>
      <w:r w:rsidR="00A97AFA" w:rsidRPr="00D2722D">
        <w:rPr>
          <w:rFonts w:ascii="Times New Roman" w:hAnsi="Times New Roman" w:cs="Times New Roman"/>
          <w:sz w:val="24"/>
          <w:szCs w:val="24"/>
        </w:rPr>
        <w:t xml:space="preserve">antimicrobial usage on </w:t>
      </w:r>
      <w:r w:rsidR="005F40A6" w:rsidRPr="00D2722D">
        <w:rPr>
          <w:rFonts w:ascii="Times New Roman" w:hAnsi="Times New Roman" w:cs="Times New Roman"/>
          <w:sz w:val="24"/>
          <w:szCs w:val="24"/>
        </w:rPr>
        <w:t>“</w:t>
      </w:r>
      <w:r w:rsidR="004C3DF0" w:rsidRPr="00D2722D">
        <w:rPr>
          <w:rFonts w:ascii="Times New Roman" w:hAnsi="Times New Roman" w:cs="Times New Roman"/>
          <w:sz w:val="24"/>
          <w:szCs w:val="24"/>
        </w:rPr>
        <w:t>organic</w:t>
      </w:r>
      <w:r w:rsidR="005F40A6" w:rsidRPr="00D2722D">
        <w:rPr>
          <w:rFonts w:ascii="Times New Roman" w:hAnsi="Times New Roman" w:cs="Times New Roman"/>
          <w:sz w:val="24"/>
          <w:szCs w:val="24"/>
        </w:rPr>
        <w:t>”</w:t>
      </w:r>
      <w:r w:rsidR="004C3DF0" w:rsidRPr="00D2722D">
        <w:rPr>
          <w:rFonts w:ascii="Times New Roman" w:hAnsi="Times New Roman" w:cs="Times New Roman"/>
          <w:sz w:val="24"/>
          <w:szCs w:val="24"/>
        </w:rPr>
        <w:t xml:space="preserve"> dairies </w:t>
      </w:r>
      <w:r w:rsidR="00A97AFA" w:rsidRPr="00D2722D">
        <w:rPr>
          <w:rFonts w:ascii="Times New Roman" w:hAnsi="Times New Roman" w:cs="Times New Roman"/>
          <w:sz w:val="24"/>
          <w:szCs w:val="24"/>
        </w:rPr>
        <w:t>is usually</w:t>
      </w:r>
      <w:r w:rsidR="004C3DF0" w:rsidRPr="00D2722D">
        <w:rPr>
          <w:rFonts w:ascii="Times New Roman" w:hAnsi="Times New Roman" w:cs="Times New Roman"/>
          <w:sz w:val="24"/>
          <w:szCs w:val="24"/>
        </w:rPr>
        <w:t xml:space="preserve"> </w:t>
      </w:r>
      <w:r w:rsidR="009711DB" w:rsidRPr="00D2722D">
        <w:rPr>
          <w:rFonts w:ascii="Times New Roman" w:hAnsi="Times New Roman" w:cs="Times New Roman"/>
          <w:sz w:val="24"/>
          <w:szCs w:val="24"/>
        </w:rPr>
        <w:t>less</w:t>
      </w:r>
      <w:r w:rsidR="004C3DF0" w:rsidRPr="00D2722D">
        <w:rPr>
          <w:rFonts w:ascii="Times New Roman" w:hAnsi="Times New Roman" w:cs="Times New Roman"/>
          <w:sz w:val="24"/>
          <w:szCs w:val="24"/>
        </w:rPr>
        <w:t xml:space="preserve"> </w:t>
      </w:r>
      <w:r w:rsidR="009711DB" w:rsidRPr="00D2722D">
        <w:rPr>
          <w:rFonts w:ascii="Times New Roman" w:hAnsi="Times New Roman" w:cs="Times New Roman"/>
          <w:sz w:val="24"/>
          <w:szCs w:val="24"/>
        </w:rPr>
        <w:t>or</w:t>
      </w:r>
      <w:r w:rsidR="004C3DF0" w:rsidRPr="00D2722D">
        <w:rPr>
          <w:rFonts w:ascii="Times New Roman" w:hAnsi="Times New Roman" w:cs="Times New Roman"/>
          <w:sz w:val="24"/>
          <w:szCs w:val="24"/>
        </w:rPr>
        <w:t xml:space="preserve"> no</w:t>
      </w:r>
      <w:r w:rsidR="00A97AFA" w:rsidRPr="00D2722D">
        <w:rPr>
          <w:rFonts w:ascii="Times New Roman" w:hAnsi="Times New Roman" w:cs="Times New Roman"/>
          <w:sz w:val="24"/>
          <w:szCs w:val="24"/>
        </w:rPr>
        <w:t>n-existent</w:t>
      </w:r>
      <w:r w:rsidR="004C3DF0" w:rsidRPr="00D2722D">
        <w:rPr>
          <w:rFonts w:ascii="Times New Roman" w:hAnsi="Times New Roman" w:cs="Times New Roman"/>
          <w:sz w:val="24"/>
          <w:szCs w:val="24"/>
        </w:rPr>
        <w:t xml:space="preserve"> </w:t>
      </w:r>
      <w:r w:rsidR="00B05A4C" w:rsidRPr="00D2722D">
        <w:rPr>
          <w:rFonts w:ascii="Times New Roman" w:hAnsi="Times New Roman" w:cs="Times New Roman"/>
          <w:sz w:val="24"/>
          <w:szCs w:val="24"/>
        </w:rPr>
        <w:t xml:space="preserve">when </w:t>
      </w:r>
      <w:r w:rsidR="004C3DF0" w:rsidRPr="00D2722D">
        <w:rPr>
          <w:rFonts w:ascii="Times New Roman" w:hAnsi="Times New Roman" w:cs="Times New Roman"/>
          <w:sz w:val="24"/>
          <w:szCs w:val="24"/>
        </w:rPr>
        <w:t xml:space="preserve">compared </w:t>
      </w:r>
      <w:r w:rsidR="00B05A4C" w:rsidRPr="00D2722D">
        <w:rPr>
          <w:rFonts w:ascii="Times New Roman" w:hAnsi="Times New Roman" w:cs="Times New Roman"/>
          <w:sz w:val="24"/>
          <w:szCs w:val="24"/>
        </w:rPr>
        <w:t xml:space="preserve">to </w:t>
      </w:r>
      <w:ins w:id="42" w:author="Crothers, Jessica" w:date="2024-08-19T15:11:00Z" w16du:dateUtc="2024-08-19T19:11:00Z">
        <w:r w:rsidR="0024774C">
          <w:rPr>
            <w:rFonts w:ascii="Times New Roman" w:hAnsi="Times New Roman" w:cs="Times New Roman"/>
            <w:sz w:val="24"/>
            <w:szCs w:val="24"/>
          </w:rPr>
          <w:t xml:space="preserve">use on </w:t>
        </w:r>
      </w:ins>
      <w:r w:rsidR="00B05A4C" w:rsidRPr="00D2722D">
        <w:rPr>
          <w:rFonts w:ascii="Times New Roman" w:hAnsi="Times New Roman" w:cs="Times New Roman"/>
          <w:sz w:val="24"/>
          <w:szCs w:val="24"/>
        </w:rPr>
        <w:t>“</w:t>
      </w:r>
      <w:r w:rsidR="004C3DF0" w:rsidRPr="00D2722D">
        <w:rPr>
          <w:rFonts w:ascii="Times New Roman" w:hAnsi="Times New Roman" w:cs="Times New Roman"/>
          <w:sz w:val="24"/>
          <w:szCs w:val="24"/>
        </w:rPr>
        <w:t>conventional’</w:t>
      </w:r>
      <w:r w:rsidR="00B05A4C" w:rsidRPr="00D2722D">
        <w:rPr>
          <w:rFonts w:ascii="Times New Roman" w:hAnsi="Times New Roman" w:cs="Times New Roman"/>
          <w:sz w:val="24"/>
          <w:szCs w:val="24"/>
        </w:rPr>
        <w:t>” dairy farms</w:t>
      </w:r>
      <w:r w:rsidR="008F5A33" w:rsidRPr="00D2722D">
        <w:rPr>
          <w:rFonts w:ascii="Times New Roman" w:hAnsi="Times New Roman" w:cs="Times New Roman"/>
          <w:sz w:val="24"/>
          <w:szCs w:val="24"/>
        </w:rPr>
        <w:t xml:space="preserve">. When comparing </w:t>
      </w:r>
      <w:r w:rsidR="003528B9" w:rsidRPr="00D2722D">
        <w:rPr>
          <w:rFonts w:ascii="Times New Roman" w:hAnsi="Times New Roman" w:cs="Times New Roman"/>
          <w:sz w:val="24"/>
          <w:szCs w:val="24"/>
        </w:rPr>
        <w:t xml:space="preserve">bacterial isolates of bovine origin from these two types of systems, </w:t>
      </w:r>
      <w:r w:rsidR="00645759" w:rsidRPr="00D2722D">
        <w:rPr>
          <w:rFonts w:ascii="Times New Roman" w:hAnsi="Times New Roman" w:cs="Times New Roman"/>
          <w:sz w:val="24"/>
          <w:szCs w:val="24"/>
        </w:rPr>
        <w:t xml:space="preserve">the </w:t>
      </w:r>
      <w:r w:rsidR="0000444E" w:rsidRPr="00D2722D">
        <w:rPr>
          <w:rFonts w:ascii="Times New Roman" w:hAnsi="Times New Roman" w:cs="Times New Roman"/>
          <w:sz w:val="24"/>
          <w:szCs w:val="24"/>
        </w:rPr>
        <w:t xml:space="preserve">general </w:t>
      </w:r>
      <w:r w:rsidR="00645759" w:rsidRPr="00D2722D">
        <w:rPr>
          <w:rFonts w:ascii="Times New Roman" w:hAnsi="Times New Roman" w:cs="Times New Roman"/>
          <w:sz w:val="24"/>
          <w:szCs w:val="24"/>
        </w:rPr>
        <w:t>hypothesis i</w:t>
      </w:r>
      <w:r w:rsidR="005F34D9" w:rsidRPr="00D2722D">
        <w:rPr>
          <w:rFonts w:ascii="Times New Roman" w:hAnsi="Times New Roman" w:cs="Times New Roman"/>
          <w:sz w:val="24"/>
          <w:szCs w:val="24"/>
        </w:rPr>
        <w:t>s</w:t>
      </w:r>
      <w:r w:rsidR="00645759" w:rsidRPr="00D2722D">
        <w:rPr>
          <w:rFonts w:ascii="Times New Roman" w:hAnsi="Times New Roman" w:cs="Times New Roman"/>
          <w:sz w:val="24"/>
          <w:szCs w:val="24"/>
        </w:rPr>
        <w:t xml:space="preserve"> that </w:t>
      </w:r>
      <w:r w:rsidR="00164303" w:rsidRPr="00D2722D">
        <w:rPr>
          <w:rFonts w:ascii="Times New Roman" w:hAnsi="Times New Roman" w:cs="Times New Roman"/>
          <w:sz w:val="24"/>
          <w:szCs w:val="24"/>
        </w:rPr>
        <w:t>AMR</w:t>
      </w:r>
      <w:r w:rsidR="008F5A33" w:rsidRPr="00D2722D">
        <w:rPr>
          <w:rFonts w:ascii="Times New Roman" w:hAnsi="Times New Roman" w:cs="Times New Roman"/>
          <w:sz w:val="24"/>
          <w:szCs w:val="24"/>
        </w:rPr>
        <w:t xml:space="preserve"> </w:t>
      </w:r>
      <w:r w:rsidR="00F74B13" w:rsidRPr="00D2722D">
        <w:rPr>
          <w:rFonts w:ascii="Times New Roman" w:hAnsi="Times New Roman" w:cs="Times New Roman"/>
          <w:sz w:val="24"/>
          <w:szCs w:val="24"/>
        </w:rPr>
        <w:t>would be expected to</w:t>
      </w:r>
      <w:r w:rsidR="008F5A33" w:rsidRPr="00D2722D">
        <w:rPr>
          <w:rFonts w:ascii="Times New Roman" w:hAnsi="Times New Roman" w:cs="Times New Roman"/>
          <w:sz w:val="24"/>
          <w:szCs w:val="24"/>
        </w:rPr>
        <w:t xml:space="preserve"> diminish in prevalence when anti</w:t>
      </w:r>
      <w:r w:rsidR="00BE7603" w:rsidRPr="00D2722D">
        <w:rPr>
          <w:rFonts w:ascii="Times New Roman" w:hAnsi="Times New Roman" w:cs="Times New Roman"/>
          <w:sz w:val="24"/>
          <w:szCs w:val="24"/>
        </w:rPr>
        <w:t>microbial</w:t>
      </w:r>
      <w:r w:rsidR="008F5A33" w:rsidRPr="00D2722D">
        <w:rPr>
          <w:rFonts w:ascii="Times New Roman" w:hAnsi="Times New Roman" w:cs="Times New Roman"/>
          <w:sz w:val="24"/>
          <w:szCs w:val="24"/>
        </w:rPr>
        <w:t xml:space="preserve"> use is decreased or discontinued. </w:t>
      </w:r>
      <w:r w:rsidR="00EA5281" w:rsidRPr="00D2722D">
        <w:rPr>
          <w:rFonts w:ascii="Times New Roman" w:hAnsi="Times New Roman" w:cs="Times New Roman"/>
          <w:sz w:val="24"/>
          <w:szCs w:val="24"/>
        </w:rPr>
        <w:t>Without</w:t>
      </w:r>
      <w:r w:rsidR="00BC4C0E" w:rsidRPr="00D2722D">
        <w:rPr>
          <w:rFonts w:ascii="Times New Roman" w:hAnsi="Times New Roman" w:cs="Times New Roman"/>
          <w:sz w:val="24"/>
          <w:szCs w:val="24"/>
        </w:rPr>
        <w:t xml:space="preserve"> the selective pressure of antimicrobial usage (as on organic dairies), </w:t>
      </w:r>
      <w:r w:rsidR="008F5A33" w:rsidRPr="00D2722D">
        <w:rPr>
          <w:rFonts w:ascii="Times New Roman" w:hAnsi="Times New Roman" w:cs="Times New Roman"/>
          <w:sz w:val="24"/>
          <w:szCs w:val="24"/>
        </w:rPr>
        <w:t xml:space="preserve">bacterial strains </w:t>
      </w:r>
      <w:r w:rsidR="00853831" w:rsidRPr="00D2722D">
        <w:rPr>
          <w:rFonts w:ascii="Times New Roman" w:hAnsi="Times New Roman" w:cs="Times New Roman"/>
          <w:sz w:val="24"/>
          <w:szCs w:val="24"/>
        </w:rPr>
        <w:t>contain</w:t>
      </w:r>
      <w:r w:rsidR="006F7756" w:rsidRPr="00D2722D">
        <w:rPr>
          <w:rFonts w:ascii="Times New Roman" w:hAnsi="Times New Roman" w:cs="Times New Roman"/>
          <w:sz w:val="24"/>
          <w:szCs w:val="24"/>
        </w:rPr>
        <w:t>ing</w:t>
      </w:r>
      <w:r w:rsidR="008F5A33" w:rsidRPr="00D2722D">
        <w:rPr>
          <w:rFonts w:ascii="Times New Roman" w:hAnsi="Times New Roman" w:cs="Times New Roman"/>
          <w:sz w:val="24"/>
          <w:szCs w:val="24"/>
        </w:rPr>
        <w:t xml:space="preserve"> resistance genes</w:t>
      </w:r>
      <w:r w:rsidR="00853831" w:rsidRPr="00D2722D">
        <w:rPr>
          <w:rFonts w:ascii="Times New Roman" w:hAnsi="Times New Roman" w:cs="Times New Roman"/>
          <w:sz w:val="24"/>
          <w:szCs w:val="24"/>
        </w:rPr>
        <w:t xml:space="preserve"> </w:t>
      </w:r>
      <w:r w:rsidR="00BF6F1A" w:rsidRPr="00D2722D">
        <w:rPr>
          <w:rFonts w:ascii="Times New Roman" w:hAnsi="Times New Roman" w:cs="Times New Roman"/>
          <w:sz w:val="24"/>
          <w:szCs w:val="24"/>
        </w:rPr>
        <w:t>would</w:t>
      </w:r>
      <w:r w:rsidR="008F5A33" w:rsidRPr="00D2722D">
        <w:rPr>
          <w:rFonts w:ascii="Times New Roman" w:hAnsi="Times New Roman" w:cs="Times New Roman"/>
          <w:sz w:val="24"/>
          <w:szCs w:val="24"/>
        </w:rPr>
        <w:t xml:space="preserve"> gradually</w:t>
      </w:r>
      <w:r w:rsidR="00BF6F1A" w:rsidRPr="00D2722D">
        <w:rPr>
          <w:rFonts w:ascii="Times New Roman" w:hAnsi="Times New Roman" w:cs="Times New Roman"/>
          <w:sz w:val="24"/>
          <w:szCs w:val="24"/>
        </w:rPr>
        <w:t xml:space="preserve"> be</w:t>
      </w:r>
      <w:r w:rsidR="008F5A33" w:rsidRPr="00D2722D">
        <w:rPr>
          <w:rFonts w:ascii="Times New Roman" w:hAnsi="Times New Roman" w:cs="Times New Roman"/>
          <w:sz w:val="24"/>
          <w:szCs w:val="24"/>
        </w:rPr>
        <w:t xml:space="preserve"> replaced by susceptible strains</w:t>
      </w:r>
      <w:r w:rsidR="006F7756" w:rsidRPr="00D2722D">
        <w:rPr>
          <w:rFonts w:ascii="Times New Roman" w:hAnsi="Times New Roman" w:cs="Times New Roman"/>
          <w:sz w:val="24"/>
          <w:szCs w:val="24"/>
        </w:rPr>
        <w:t xml:space="preserve">, </w:t>
      </w:r>
      <w:r w:rsidR="00222058" w:rsidRPr="00D2722D">
        <w:rPr>
          <w:rFonts w:ascii="Times New Roman" w:hAnsi="Times New Roman" w:cs="Times New Roman"/>
          <w:sz w:val="24"/>
          <w:szCs w:val="24"/>
        </w:rPr>
        <w:t>as</w:t>
      </w:r>
      <w:r w:rsidR="006F7756" w:rsidRPr="00D2722D">
        <w:rPr>
          <w:rFonts w:ascii="Times New Roman" w:hAnsi="Times New Roman" w:cs="Times New Roman"/>
          <w:sz w:val="24"/>
          <w:szCs w:val="24"/>
        </w:rPr>
        <w:t xml:space="preserve"> selective advantage</w:t>
      </w:r>
      <w:r w:rsidR="00222058" w:rsidRPr="00D2722D">
        <w:rPr>
          <w:rFonts w:ascii="Times New Roman" w:hAnsi="Times New Roman" w:cs="Times New Roman"/>
          <w:sz w:val="24"/>
          <w:szCs w:val="24"/>
        </w:rPr>
        <w:t xml:space="preserve"> is no longer conferred by AMR carriage</w:t>
      </w:r>
      <w:r w:rsidR="009A2649" w:rsidRPr="00D2722D">
        <w:rPr>
          <w:rFonts w:ascii="Times New Roman" w:hAnsi="Times New Roman" w:cs="Times New Roman"/>
          <w:sz w:val="24"/>
          <w:szCs w:val="24"/>
        </w:rPr>
        <w:t xml:space="preserve"> (assuming AMR carriage</w:t>
      </w:r>
      <w:r w:rsidR="00720D02" w:rsidRPr="00D2722D">
        <w:rPr>
          <w:rFonts w:ascii="Times New Roman" w:hAnsi="Times New Roman" w:cs="Times New Roman"/>
          <w:sz w:val="24"/>
          <w:szCs w:val="24"/>
        </w:rPr>
        <w:t xml:space="preserve"> incurs a fitness cost; see below)</w:t>
      </w:r>
      <w:r w:rsidR="00853831" w:rsidRPr="00D2722D">
        <w:rPr>
          <w:rFonts w:ascii="Times New Roman" w:hAnsi="Times New Roman" w:cs="Times New Roman"/>
          <w:sz w:val="24"/>
          <w:szCs w:val="24"/>
        </w:rPr>
        <w:t>.</w:t>
      </w:r>
      <w:r w:rsidR="00E10B6D" w:rsidRPr="00D2722D">
        <w:rPr>
          <w:rFonts w:ascii="Times New Roman" w:hAnsi="Times New Roman" w:cs="Times New Roman"/>
          <w:sz w:val="24"/>
          <w:szCs w:val="24"/>
        </w:rPr>
        <w:t xml:space="preserve"> The goal of this narrative review </w:t>
      </w:r>
      <w:r w:rsidR="00222058" w:rsidRPr="00D2722D">
        <w:rPr>
          <w:rFonts w:ascii="Times New Roman" w:hAnsi="Times New Roman" w:cs="Times New Roman"/>
          <w:sz w:val="24"/>
          <w:szCs w:val="24"/>
        </w:rPr>
        <w:t>i</w:t>
      </w:r>
      <w:r w:rsidR="00E10B6D" w:rsidRPr="00D2722D">
        <w:rPr>
          <w:rFonts w:ascii="Times New Roman" w:hAnsi="Times New Roman" w:cs="Times New Roman"/>
          <w:sz w:val="24"/>
          <w:szCs w:val="24"/>
        </w:rPr>
        <w:t xml:space="preserve">s to summarize </w:t>
      </w:r>
      <w:r w:rsidR="00E10B6D" w:rsidRPr="00D2722D">
        <w:rPr>
          <w:rFonts w:ascii="Times New Roman" w:hAnsi="Times New Roman" w:cs="Times New Roman"/>
          <w:sz w:val="24"/>
          <w:szCs w:val="24"/>
        </w:rPr>
        <w:lastRenderedPageBreak/>
        <w:t>studies</w:t>
      </w:r>
      <w:r w:rsidR="006B2D95" w:rsidRPr="00D2722D">
        <w:rPr>
          <w:rFonts w:ascii="Times New Roman" w:hAnsi="Times New Roman" w:cs="Times New Roman"/>
          <w:sz w:val="24"/>
          <w:szCs w:val="24"/>
        </w:rPr>
        <w:t xml:space="preserve"> which </w:t>
      </w:r>
      <w:r w:rsidR="00222058" w:rsidRPr="00D2722D">
        <w:rPr>
          <w:rFonts w:ascii="Times New Roman" w:hAnsi="Times New Roman" w:cs="Times New Roman"/>
          <w:sz w:val="24"/>
          <w:szCs w:val="24"/>
        </w:rPr>
        <w:t>compared</w:t>
      </w:r>
      <w:r w:rsidR="006B2D95" w:rsidRPr="00D2722D">
        <w:rPr>
          <w:rFonts w:ascii="Times New Roman" w:hAnsi="Times New Roman" w:cs="Times New Roman"/>
          <w:sz w:val="24"/>
          <w:szCs w:val="24"/>
        </w:rPr>
        <w:t xml:space="preserve"> the relationship between antimicrobial usage at the farm level (organic vs. conventional) and antimicrobial susceptibility of </w:t>
      </w:r>
      <w:r w:rsidR="00EA0B7A" w:rsidRPr="00D2722D">
        <w:rPr>
          <w:rFonts w:ascii="Times New Roman" w:hAnsi="Times New Roman" w:cs="Times New Roman"/>
          <w:sz w:val="24"/>
          <w:szCs w:val="24"/>
        </w:rPr>
        <w:t xml:space="preserve">bovine </w:t>
      </w:r>
      <w:r w:rsidR="006B2D95" w:rsidRPr="00D2722D">
        <w:rPr>
          <w:rFonts w:ascii="Times New Roman" w:hAnsi="Times New Roman" w:cs="Times New Roman"/>
          <w:sz w:val="24"/>
          <w:szCs w:val="24"/>
        </w:rPr>
        <w:t>staphylococc</w:t>
      </w:r>
      <w:r w:rsidR="00EA0B7A" w:rsidRPr="00D2722D">
        <w:rPr>
          <w:rFonts w:ascii="Times New Roman" w:hAnsi="Times New Roman" w:cs="Times New Roman"/>
          <w:sz w:val="24"/>
          <w:szCs w:val="24"/>
        </w:rPr>
        <w:t xml:space="preserve">al </w:t>
      </w:r>
      <w:r w:rsidR="00076B9F" w:rsidRPr="00D2722D">
        <w:rPr>
          <w:rFonts w:ascii="Times New Roman" w:hAnsi="Times New Roman" w:cs="Times New Roman"/>
          <w:sz w:val="24"/>
          <w:szCs w:val="24"/>
        </w:rPr>
        <w:t>mastitis isolates.</w:t>
      </w:r>
    </w:p>
    <w:p w14:paraId="79272D60" w14:textId="77777777" w:rsidR="006A1BFA" w:rsidRPr="00D2722D" w:rsidRDefault="006A1BFA" w:rsidP="00D2722D">
      <w:pPr>
        <w:spacing w:line="480" w:lineRule="auto"/>
        <w:rPr>
          <w:rFonts w:ascii="Times New Roman" w:hAnsi="Times New Roman" w:cs="Times New Roman"/>
          <w:b/>
          <w:bCs/>
          <w:i/>
          <w:iCs/>
          <w:sz w:val="24"/>
          <w:szCs w:val="24"/>
        </w:rPr>
      </w:pPr>
    </w:p>
    <w:p w14:paraId="41385776" w14:textId="35AE4203" w:rsidR="00C77C35" w:rsidRPr="00D2722D" w:rsidRDefault="00030665" w:rsidP="00D2722D">
      <w:pPr>
        <w:spacing w:line="480" w:lineRule="auto"/>
        <w:rPr>
          <w:rFonts w:ascii="Times New Roman" w:hAnsi="Times New Roman" w:cs="Times New Roman"/>
          <w:b/>
          <w:bCs/>
          <w:i/>
          <w:iCs/>
          <w:sz w:val="24"/>
          <w:szCs w:val="24"/>
        </w:rPr>
      </w:pPr>
      <w:r w:rsidRPr="00D2722D">
        <w:rPr>
          <w:rFonts w:ascii="Times New Roman" w:hAnsi="Times New Roman" w:cs="Times New Roman"/>
          <w:b/>
          <w:bCs/>
          <w:i/>
          <w:iCs/>
          <w:sz w:val="24"/>
          <w:szCs w:val="24"/>
        </w:rPr>
        <w:t>Limitations</w:t>
      </w:r>
      <w:r w:rsidR="00B55C21" w:rsidRPr="00D2722D">
        <w:rPr>
          <w:rFonts w:ascii="Times New Roman" w:hAnsi="Times New Roman" w:cs="Times New Roman"/>
          <w:b/>
          <w:bCs/>
          <w:i/>
          <w:iCs/>
          <w:sz w:val="24"/>
          <w:szCs w:val="24"/>
        </w:rPr>
        <w:t xml:space="preserve"> and caveats for comparisons between studies</w:t>
      </w:r>
    </w:p>
    <w:p w14:paraId="396A7008" w14:textId="0F4405A2" w:rsidR="00EF200F" w:rsidRPr="00D2722D" w:rsidRDefault="00D9141C"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An</w:t>
      </w:r>
      <w:r w:rsidR="00EF200F" w:rsidRPr="00D2722D">
        <w:rPr>
          <w:rFonts w:ascii="Times New Roman" w:hAnsi="Times New Roman" w:cs="Times New Roman"/>
          <w:sz w:val="24"/>
          <w:szCs w:val="24"/>
        </w:rPr>
        <w:t xml:space="preserve"> important </w:t>
      </w:r>
      <w:r w:rsidR="00C05EC2" w:rsidRPr="00D2722D">
        <w:rPr>
          <w:rFonts w:ascii="Times New Roman" w:hAnsi="Times New Roman" w:cs="Times New Roman"/>
          <w:sz w:val="24"/>
          <w:szCs w:val="24"/>
        </w:rPr>
        <w:t>qualification</w:t>
      </w:r>
      <w:r w:rsidR="00EF200F" w:rsidRPr="00D2722D">
        <w:rPr>
          <w:rFonts w:ascii="Times New Roman" w:hAnsi="Times New Roman" w:cs="Times New Roman"/>
          <w:sz w:val="24"/>
          <w:szCs w:val="24"/>
        </w:rPr>
        <w:t xml:space="preserve"> when considering the body of work comparing resistance patterns of mastitis pathogens</w:t>
      </w:r>
      <w:r w:rsidR="00BE0ECE" w:rsidRPr="00D2722D">
        <w:rPr>
          <w:rFonts w:ascii="Times New Roman" w:hAnsi="Times New Roman" w:cs="Times New Roman"/>
          <w:sz w:val="24"/>
          <w:szCs w:val="24"/>
        </w:rPr>
        <w:t xml:space="preserve"> between management systems</w:t>
      </w:r>
      <w:r w:rsidR="00EF200F" w:rsidRPr="00D2722D">
        <w:rPr>
          <w:rFonts w:ascii="Times New Roman" w:hAnsi="Times New Roman" w:cs="Times New Roman"/>
          <w:sz w:val="24"/>
          <w:szCs w:val="24"/>
        </w:rPr>
        <w:t xml:space="preserve"> is that </w:t>
      </w:r>
      <w:ins w:id="43" w:author="Crothers, Jessica" w:date="2024-08-19T15:12:00Z" w16du:dateUtc="2024-08-19T19:12:00Z">
        <w:r w:rsidR="0024774C">
          <w:rPr>
            <w:rFonts w:ascii="Times New Roman" w:hAnsi="Times New Roman" w:cs="Times New Roman"/>
            <w:sz w:val="24"/>
            <w:szCs w:val="24"/>
          </w:rPr>
          <w:t xml:space="preserve">the certification requirements of </w:t>
        </w:r>
      </w:ins>
      <w:r w:rsidR="00EF200F" w:rsidRPr="00D2722D">
        <w:rPr>
          <w:rFonts w:ascii="Times New Roman" w:hAnsi="Times New Roman" w:cs="Times New Roman"/>
          <w:sz w:val="24"/>
          <w:szCs w:val="24"/>
        </w:rPr>
        <w:t xml:space="preserve">“organic” </w:t>
      </w:r>
      <w:r w:rsidR="00BE0ECE" w:rsidRPr="00D2722D">
        <w:rPr>
          <w:rFonts w:ascii="Times New Roman" w:hAnsi="Times New Roman" w:cs="Times New Roman"/>
          <w:sz w:val="24"/>
          <w:szCs w:val="24"/>
        </w:rPr>
        <w:t>dairies</w:t>
      </w:r>
      <w:r w:rsidR="00EF200F" w:rsidRPr="00D2722D">
        <w:rPr>
          <w:rFonts w:ascii="Times New Roman" w:hAnsi="Times New Roman" w:cs="Times New Roman"/>
          <w:sz w:val="24"/>
          <w:szCs w:val="24"/>
        </w:rPr>
        <w:t xml:space="preserve"> </w:t>
      </w:r>
      <w:r w:rsidR="007A659C" w:rsidRPr="00D2722D">
        <w:rPr>
          <w:rFonts w:ascii="Times New Roman" w:hAnsi="Times New Roman" w:cs="Times New Roman"/>
          <w:sz w:val="24"/>
          <w:szCs w:val="24"/>
        </w:rPr>
        <w:t xml:space="preserve">differ </w:t>
      </w:r>
      <w:r w:rsidR="009C2525" w:rsidRPr="00D2722D">
        <w:rPr>
          <w:rFonts w:ascii="Times New Roman" w:hAnsi="Times New Roman" w:cs="Times New Roman"/>
          <w:sz w:val="24"/>
          <w:szCs w:val="24"/>
        </w:rPr>
        <w:t>between</w:t>
      </w:r>
      <w:r w:rsidR="00EF200F" w:rsidRPr="00D2722D">
        <w:rPr>
          <w:rFonts w:ascii="Times New Roman" w:hAnsi="Times New Roman" w:cs="Times New Roman"/>
          <w:sz w:val="24"/>
          <w:szCs w:val="24"/>
        </w:rPr>
        <w:t xml:space="preserve"> the US and Europe, where </w:t>
      </w:r>
      <w:proofErr w:type="gramStart"/>
      <w:r w:rsidR="00EF200F" w:rsidRPr="00D2722D">
        <w:rPr>
          <w:rFonts w:ascii="Times New Roman" w:hAnsi="Times New Roman" w:cs="Times New Roman"/>
          <w:sz w:val="24"/>
          <w:szCs w:val="24"/>
        </w:rPr>
        <w:t>the majority of</w:t>
      </w:r>
      <w:proofErr w:type="gramEnd"/>
      <w:r w:rsidR="00EF200F" w:rsidRPr="00D2722D">
        <w:rPr>
          <w:rFonts w:ascii="Times New Roman" w:hAnsi="Times New Roman" w:cs="Times New Roman"/>
          <w:sz w:val="24"/>
          <w:szCs w:val="24"/>
        </w:rPr>
        <w:t xml:space="preserve"> these studies have been carried out. Organic regulations </w:t>
      </w:r>
      <w:r w:rsidR="009C2525" w:rsidRPr="00D2722D">
        <w:rPr>
          <w:rFonts w:ascii="Times New Roman" w:hAnsi="Times New Roman" w:cs="Times New Roman"/>
          <w:sz w:val="24"/>
          <w:szCs w:val="24"/>
        </w:rPr>
        <w:t>in</w:t>
      </w:r>
      <w:r w:rsidR="00EF200F" w:rsidRPr="00D2722D">
        <w:rPr>
          <w:rFonts w:ascii="Times New Roman" w:hAnsi="Times New Roman" w:cs="Times New Roman"/>
          <w:sz w:val="24"/>
          <w:szCs w:val="24"/>
        </w:rPr>
        <w:t xml:space="preserve"> European countries still allow for some antimicrobial use (albeit with extended withdrawal periods and stricter veterinary oversight</w:t>
      </w:r>
      <w:r w:rsidR="009378C0" w:rsidRPr="00D2722D">
        <w:rPr>
          <w:rFonts w:ascii="Times New Roman" w:hAnsi="Times New Roman" w:cs="Times New Roman"/>
          <w:sz w:val="24"/>
          <w:szCs w:val="24"/>
        </w:rPr>
        <w:t>; EU Commission, 2024)</w:t>
      </w:r>
      <w:r w:rsidR="00EF200F" w:rsidRPr="00D2722D">
        <w:rPr>
          <w:rFonts w:ascii="Times New Roman" w:hAnsi="Times New Roman" w:cs="Times New Roman"/>
          <w:sz w:val="24"/>
          <w:szCs w:val="24"/>
        </w:rPr>
        <w:t xml:space="preserve">, while organic regulations in </w:t>
      </w:r>
      <w:commentRangeStart w:id="44"/>
      <w:r w:rsidR="00EF200F" w:rsidRPr="00D2722D">
        <w:rPr>
          <w:rFonts w:ascii="Times New Roman" w:hAnsi="Times New Roman" w:cs="Times New Roman"/>
          <w:sz w:val="24"/>
          <w:szCs w:val="24"/>
        </w:rPr>
        <w:t xml:space="preserve">the US mandate that any animal treated with antimicrobials </w:t>
      </w:r>
      <w:r w:rsidR="009C2525" w:rsidRPr="00D2722D">
        <w:rPr>
          <w:rFonts w:ascii="Times New Roman" w:hAnsi="Times New Roman" w:cs="Times New Roman"/>
          <w:sz w:val="24"/>
          <w:szCs w:val="24"/>
        </w:rPr>
        <w:t>be</w:t>
      </w:r>
      <w:r w:rsidR="00482CC0" w:rsidRPr="00D2722D">
        <w:rPr>
          <w:rFonts w:ascii="Times New Roman" w:hAnsi="Times New Roman" w:cs="Times New Roman"/>
          <w:sz w:val="24"/>
          <w:szCs w:val="24"/>
        </w:rPr>
        <w:t xml:space="preserve"> permanently</w:t>
      </w:r>
      <w:r w:rsidR="00EF200F" w:rsidRPr="00D2722D">
        <w:rPr>
          <w:rFonts w:ascii="Times New Roman" w:hAnsi="Times New Roman" w:cs="Times New Roman"/>
          <w:sz w:val="24"/>
          <w:szCs w:val="24"/>
        </w:rPr>
        <w:t xml:space="preserve"> removed from the herd</w:t>
      </w:r>
      <w:r w:rsidR="009378C0" w:rsidRPr="00D2722D">
        <w:rPr>
          <w:rFonts w:ascii="Times New Roman" w:hAnsi="Times New Roman" w:cs="Times New Roman"/>
          <w:sz w:val="24"/>
          <w:szCs w:val="24"/>
        </w:rPr>
        <w:t xml:space="preserve"> </w:t>
      </w:r>
      <w:commentRangeEnd w:id="44"/>
      <w:r w:rsidR="000E365F">
        <w:rPr>
          <w:rStyle w:val="CommentReference"/>
        </w:rPr>
        <w:commentReference w:id="44"/>
      </w:r>
      <w:r w:rsidR="004E548D" w:rsidRPr="00D2722D">
        <w:rPr>
          <w:rFonts w:ascii="Times New Roman" w:hAnsi="Times New Roman" w:cs="Times New Roman"/>
          <w:noProof/>
          <w:sz w:val="24"/>
          <w:szCs w:val="24"/>
        </w:rPr>
        <w:t>(USDA, 2024)</w:t>
      </w:r>
      <w:r w:rsidR="00EF200F" w:rsidRPr="00D2722D">
        <w:rPr>
          <w:rFonts w:ascii="Times New Roman" w:hAnsi="Times New Roman" w:cs="Times New Roman"/>
          <w:sz w:val="24"/>
          <w:szCs w:val="24"/>
        </w:rPr>
        <w:t xml:space="preserve">. The level of on-farm antimicrobial usage (and therefore selective pressure for resistance) therefore differs between European and US dairies, making comparisons between studies carried out under these varying </w:t>
      </w:r>
      <w:r w:rsidR="006B350D" w:rsidRPr="00D2722D">
        <w:rPr>
          <w:rFonts w:ascii="Times New Roman" w:hAnsi="Times New Roman" w:cs="Times New Roman"/>
          <w:sz w:val="24"/>
          <w:szCs w:val="24"/>
        </w:rPr>
        <w:t xml:space="preserve">regulations </w:t>
      </w:r>
      <w:r w:rsidR="00400E3C" w:rsidRPr="00D2722D">
        <w:rPr>
          <w:rFonts w:ascii="Times New Roman" w:hAnsi="Times New Roman" w:cs="Times New Roman"/>
          <w:sz w:val="24"/>
          <w:szCs w:val="24"/>
        </w:rPr>
        <w:t>somewhat complicated.</w:t>
      </w:r>
      <w:r w:rsidR="00EF200F" w:rsidRPr="00D2722D">
        <w:rPr>
          <w:rFonts w:ascii="Times New Roman" w:hAnsi="Times New Roman" w:cs="Times New Roman"/>
          <w:sz w:val="24"/>
          <w:szCs w:val="24"/>
        </w:rPr>
        <w:t xml:space="preserve"> </w:t>
      </w:r>
      <w:r w:rsidR="0027191B" w:rsidRPr="00D2722D">
        <w:rPr>
          <w:rFonts w:ascii="Times New Roman" w:hAnsi="Times New Roman" w:cs="Times New Roman"/>
          <w:sz w:val="24"/>
          <w:szCs w:val="24"/>
        </w:rPr>
        <w:t xml:space="preserve">Specific </w:t>
      </w:r>
      <w:r w:rsidR="002E272D" w:rsidRPr="00D2722D">
        <w:rPr>
          <w:rFonts w:ascii="Times New Roman" w:hAnsi="Times New Roman" w:cs="Times New Roman"/>
          <w:sz w:val="24"/>
          <w:szCs w:val="24"/>
        </w:rPr>
        <w:t>rules</w:t>
      </w:r>
      <w:r w:rsidR="00EF200F" w:rsidRPr="00D2722D">
        <w:rPr>
          <w:rFonts w:ascii="Times New Roman" w:hAnsi="Times New Roman" w:cs="Times New Roman"/>
          <w:sz w:val="24"/>
          <w:szCs w:val="24"/>
        </w:rPr>
        <w:t xml:space="preserve"> for both organic dairy production certifications have evolved over time </w:t>
      </w:r>
      <w:r w:rsidR="004E548D" w:rsidRPr="00D2722D">
        <w:rPr>
          <w:rFonts w:ascii="Times New Roman" w:hAnsi="Times New Roman" w:cs="Times New Roman"/>
          <w:noProof/>
          <w:sz w:val="24"/>
          <w:szCs w:val="24"/>
        </w:rPr>
        <w:t>(Dimitri and Nehring, 2022; Grodkowski et al., 2023)</w:t>
      </w:r>
      <w:r w:rsidR="00EF200F" w:rsidRPr="00D2722D">
        <w:rPr>
          <w:rFonts w:ascii="Times New Roman" w:hAnsi="Times New Roman" w:cs="Times New Roman"/>
          <w:sz w:val="24"/>
          <w:szCs w:val="24"/>
        </w:rPr>
        <w:t xml:space="preserve">, further adding to the nuance of </w:t>
      </w:r>
      <w:r w:rsidR="00903F79" w:rsidRPr="00D2722D">
        <w:rPr>
          <w:rFonts w:ascii="Times New Roman" w:hAnsi="Times New Roman" w:cs="Times New Roman"/>
          <w:sz w:val="24"/>
          <w:szCs w:val="24"/>
        </w:rPr>
        <w:t>what is meant by</w:t>
      </w:r>
      <w:r w:rsidR="00EF200F" w:rsidRPr="00D2722D">
        <w:rPr>
          <w:rFonts w:ascii="Times New Roman" w:hAnsi="Times New Roman" w:cs="Times New Roman"/>
          <w:sz w:val="24"/>
          <w:szCs w:val="24"/>
        </w:rPr>
        <w:t xml:space="preserve"> </w:t>
      </w:r>
      <w:r w:rsidR="00903F79" w:rsidRPr="00D2722D">
        <w:rPr>
          <w:rFonts w:ascii="Times New Roman" w:hAnsi="Times New Roman" w:cs="Times New Roman"/>
          <w:sz w:val="24"/>
          <w:szCs w:val="24"/>
        </w:rPr>
        <w:t>“</w:t>
      </w:r>
      <w:r w:rsidR="00EF200F" w:rsidRPr="00D2722D">
        <w:rPr>
          <w:rFonts w:ascii="Times New Roman" w:hAnsi="Times New Roman" w:cs="Times New Roman"/>
          <w:sz w:val="24"/>
          <w:szCs w:val="24"/>
        </w:rPr>
        <w:t>organic</w:t>
      </w:r>
      <w:r w:rsidR="00903F79" w:rsidRPr="00D2722D">
        <w:rPr>
          <w:rFonts w:ascii="Times New Roman" w:hAnsi="Times New Roman" w:cs="Times New Roman"/>
          <w:sz w:val="24"/>
          <w:szCs w:val="24"/>
        </w:rPr>
        <w:t>”</w:t>
      </w:r>
      <w:r w:rsidR="00EF200F" w:rsidRPr="00D2722D">
        <w:rPr>
          <w:rFonts w:ascii="Times New Roman" w:hAnsi="Times New Roman" w:cs="Times New Roman"/>
          <w:sz w:val="24"/>
          <w:szCs w:val="24"/>
        </w:rPr>
        <w:t xml:space="preserve"> dairy production </w:t>
      </w:r>
      <w:r w:rsidR="000F3BBB" w:rsidRPr="00D2722D">
        <w:rPr>
          <w:rFonts w:ascii="Times New Roman" w:hAnsi="Times New Roman" w:cs="Times New Roman"/>
          <w:sz w:val="24"/>
          <w:szCs w:val="24"/>
        </w:rPr>
        <w:t>in a retrospective analysis</w:t>
      </w:r>
      <w:r w:rsidR="00EF200F" w:rsidRPr="00D2722D">
        <w:rPr>
          <w:rFonts w:ascii="Times New Roman" w:hAnsi="Times New Roman" w:cs="Times New Roman"/>
          <w:sz w:val="24"/>
          <w:szCs w:val="24"/>
        </w:rPr>
        <w:t xml:space="preserve">. </w:t>
      </w:r>
      <w:r w:rsidR="00463BCD" w:rsidRPr="00D2722D">
        <w:rPr>
          <w:rFonts w:ascii="Times New Roman" w:hAnsi="Times New Roman" w:cs="Times New Roman"/>
          <w:sz w:val="24"/>
          <w:szCs w:val="24"/>
        </w:rPr>
        <w:t>T</w:t>
      </w:r>
      <w:r w:rsidR="00EF200F" w:rsidRPr="00D2722D">
        <w:rPr>
          <w:rFonts w:ascii="Times New Roman" w:hAnsi="Times New Roman" w:cs="Times New Roman"/>
          <w:sz w:val="24"/>
          <w:szCs w:val="24"/>
        </w:rPr>
        <w:t xml:space="preserve">he specific antimicrobials approved for usage in livestock varies by country, as well as which compounds are most </w:t>
      </w:r>
      <w:proofErr w:type="gramStart"/>
      <w:r w:rsidR="00EF200F" w:rsidRPr="00D2722D">
        <w:rPr>
          <w:rFonts w:ascii="Times New Roman" w:hAnsi="Times New Roman" w:cs="Times New Roman"/>
          <w:sz w:val="24"/>
          <w:szCs w:val="24"/>
        </w:rPr>
        <w:t>commonly-used</w:t>
      </w:r>
      <w:proofErr w:type="gramEnd"/>
      <w:r w:rsidR="00EF200F" w:rsidRPr="00D2722D">
        <w:rPr>
          <w:rFonts w:ascii="Times New Roman" w:hAnsi="Times New Roman" w:cs="Times New Roman"/>
          <w:sz w:val="24"/>
          <w:szCs w:val="24"/>
        </w:rPr>
        <w:t xml:space="preserve"> (e.g., for mastitis: penicillin in Finland, </w:t>
      </w:r>
      <w:proofErr w:type="spellStart"/>
      <w:r w:rsidR="00EF200F" w:rsidRPr="00D2722D">
        <w:rPr>
          <w:rFonts w:ascii="Times New Roman" w:hAnsi="Times New Roman" w:cs="Times New Roman"/>
          <w:sz w:val="24"/>
          <w:szCs w:val="24"/>
        </w:rPr>
        <w:t>Taponen</w:t>
      </w:r>
      <w:proofErr w:type="spellEnd"/>
      <w:r w:rsidR="00EF200F" w:rsidRPr="00D2722D">
        <w:rPr>
          <w:rFonts w:ascii="Times New Roman" w:hAnsi="Times New Roman" w:cs="Times New Roman"/>
          <w:sz w:val="24"/>
          <w:szCs w:val="24"/>
        </w:rPr>
        <w:t xml:space="preserve"> 2023; </w:t>
      </w:r>
      <w:r w:rsidR="00EF200F" w:rsidRPr="00D2722D">
        <w:rPr>
          <w:rFonts w:ascii="Times New Roman" w:hAnsi="Times New Roman" w:cs="Times New Roman"/>
          <w:sz w:val="24"/>
          <w:szCs w:val="24"/>
          <w:shd w:val="clear" w:color="auto" w:fill="FFFFFF"/>
        </w:rPr>
        <w:t xml:space="preserve">cephalosporins in the US, de Campos 2021). Even within the US, the amount and type of antimicrobials used in dairy </w:t>
      </w:r>
      <w:proofErr w:type="gramStart"/>
      <w:r w:rsidR="00EF200F" w:rsidRPr="00D2722D">
        <w:rPr>
          <w:rFonts w:ascii="Times New Roman" w:hAnsi="Times New Roman" w:cs="Times New Roman"/>
          <w:sz w:val="24"/>
          <w:szCs w:val="24"/>
          <w:shd w:val="clear" w:color="auto" w:fill="FFFFFF"/>
        </w:rPr>
        <w:t>cows</w:t>
      </w:r>
      <w:proofErr w:type="gramEnd"/>
      <w:r w:rsidR="00EF200F" w:rsidRPr="00D2722D">
        <w:rPr>
          <w:rFonts w:ascii="Times New Roman" w:hAnsi="Times New Roman" w:cs="Times New Roman"/>
          <w:sz w:val="24"/>
          <w:szCs w:val="24"/>
          <w:shd w:val="clear" w:color="auto" w:fill="FFFFFF"/>
        </w:rPr>
        <w:t xml:space="preserve"> changes over time as new products are developed or regulations around usage shift </w:t>
      </w:r>
      <w:r w:rsidR="004E548D" w:rsidRPr="00D2722D">
        <w:rPr>
          <w:rFonts w:ascii="Times New Roman" w:hAnsi="Times New Roman" w:cs="Times New Roman"/>
          <w:noProof/>
          <w:sz w:val="24"/>
          <w:szCs w:val="24"/>
          <w:shd w:val="clear" w:color="auto" w:fill="FFFFFF"/>
        </w:rPr>
        <w:t>(USDA, 2009)</w:t>
      </w:r>
      <w:r w:rsidR="00EF200F" w:rsidRPr="00D2722D">
        <w:rPr>
          <w:rFonts w:ascii="Times New Roman" w:hAnsi="Times New Roman" w:cs="Times New Roman"/>
          <w:sz w:val="24"/>
          <w:szCs w:val="24"/>
          <w:shd w:val="clear" w:color="auto" w:fill="FFFFFF"/>
        </w:rPr>
        <w:t>.</w:t>
      </w:r>
      <w:r w:rsidR="00EF200F" w:rsidRPr="00D2722D">
        <w:rPr>
          <w:rFonts w:ascii="Times New Roman" w:hAnsi="Times New Roman" w:cs="Times New Roman"/>
          <w:sz w:val="24"/>
          <w:szCs w:val="24"/>
        </w:rPr>
        <w:t xml:space="preserve"> Consequently, geographic and temporal differences </w:t>
      </w:r>
      <w:r w:rsidR="00EF7A2C" w:rsidRPr="00D2722D">
        <w:rPr>
          <w:rFonts w:ascii="Times New Roman" w:hAnsi="Times New Roman" w:cs="Times New Roman"/>
          <w:sz w:val="24"/>
          <w:szCs w:val="24"/>
        </w:rPr>
        <w:t xml:space="preserve">can </w:t>
      </w:r>
      <w:r w:rsidR="00EF200F" w:rsidRPr="00D2722D">
        <w:rPr>
          <w:rFonts w:ascii="Times New Roman" w:hAnsi="Times New Roman" w:cs="Times New Roman"/>
          <w:sz w:val="24"/>
          <w:szCs w:val="24"/>
        </w:rPr>
        <w:t xml:space="preserve">affect the type and amount of </w:t>
      </w:r>
      <w:r w:rsidR="0092245A" w:rsidRPr="00D2722D">
        <w:rPr>
          <w:rFonts w:ascii="Times New Roman" w:hAnsi="Times New Roman" w:cs="Times New Roman"/>
          <w:sz w:val="24"/>
          <w:szCs w:val="24"/>
        </w:rPr>
        <w:t xml:space="preserve">antimicrobial </w:t>
      </w:r>
      <w:r w:rsidR="00EF200F" w:rsidRPr="00D2722D">
        <w:rPr>
          <w:rFonts w:ascii="Times New Roman" w:hAnsi="Times New Roman" w:cs="Times New Roman"/>
          <w:sz w:val="24"/>
          <w:szCs w:val="24"/>
        </w:rPr>
        <w:t xml:space="preserve">selective pressure </w:t>
      </w:r>
      <w:r w:rsidR="0092245A" w:rsidRPr="00D2722D">
        <w:rPr>
          <w:rFonts w:ascii="Times New Roman" w:hAnsi="Times New Roman" w:cs="Times New Roman"/>
          <w:sz w:val="24"/>
          <w:szCs w:val="24"/>
        </w:rPr>
        <w:t>experienced by mastitis pathogens</w:t>
      </w:r>
      <w:r w:rsidR="00E4183A" w:rsidRPr="00D2722D">
        <w:rPr>
          <w:rFonts w:ascii="Times New Roman" w:hAnsi="Times New Roman" w:cs="Times New Roman"/>
          <w:sz w:val="24"/>
          <w:szCs w:val="24"/>
        </w:rPr>
        <w:t xml:space="preserve"> on dairy far</w:t>
      </w:r>
      <w:r w:rsidR="00E249A1" w:rsidRPr="00D2722D">
        <w:rPr>
          <w:rFonts w:ascii="Times New Roman" w:hAnsi="Times New Roman" w:cs="Times New Roman"/>
          <w:sz w:val="24"/>
          <w:szCs w:val="24"/>
        </w:rPr>
        <w:t>ms</w:t>
      </w:r>
      <w:r w:rsidR="00EF200F" w:rsidRPr="00D2722D">
        <w:rPr>
          <w:rFonts w:ascii="Times New Roman" w:hAnsi="Times New Roman" w:cs="Times New Roman"/>
          <w:sz w:val="24"/>
          <w:szCs w:val="24"/>
        </w:rPr>
        <w:t>.</w:t>
      </w:r>
    </w:p>
    <w:p w14:paraId="2980341E" w14:textId="080DD516" w:rsidR="00C77C35" w:rsidRPr="00D2722D" w:rsidRDefault="00F3625A"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lastRenderedPageBreak/>
        <w:t>Direct c</w:t>
      </w:r>
      <w:r w:rsidR="00C77C35" w:rsidRPr="00D2722D">
        <w:rPr>
          <w:rFonts w:ascii="Times New Roman" w:hAnsi="Times New Roman" w:cs="Times New Roman"/>
          <w:sz w:val="24"/>
          <w:szCs w:val="24"/>
        </w:rPr>
        <w:t>ompari</w:t>
      </w:r>
      <w:r w:rsidR="005D3A38" w:rsidRPr="00D2722D">
        <w:rPr>
          <w:rFonts w:ascii="Times New Roman" w:hAnsi="Times New Roman" w:cs="Times New Roman"/>
          <w:sz w:val="24"/>
          <w:szCs w:val="24"/>
        </w:rPr>
        <w:t>son of</w:t>
      </w:r>
      <w:r w:rsidR="00C77C35" w:rsidRPr="00D2722D">
        <w:rPr>
          <w:rFonts w:ascii="Times New Roman" w:hAnsi="Times New Roman" w:cs="Times New Roman"/>
          <w:sz w:val="24"/>
          <w:szCs w:val="24"/>
        </w:rPr>
        <w:t xml:space="preserve"> </w:t>
      </w:r>
      <w:r w:rsidR="00E749F1" w:rsidRPr="00D2722D">
        <w:rPr>
          <w:rFonts w:ascii="Times New Roman" w:hAnsi="Times New Roman" w:cs="Times New Roman"/>
          <w:sz w:val="24"/>
          <w:szCs w:val="24"/>
        </w:rPr>
        <w:t>antimicrobial sensitivity results</w:t>
      </w:r>
      <w:r w:rsidR="00C77C35" w:rsidRPr="00D2722D">
        <w:rPr>
          <w:rFonts w:ascii="Times New Roman" w:hAnsi="Times New Roman" w:cs="Times New Roman"/>
          <w:sz w:val="24"/>
          <w:szCs w:val="24"/>
        </w:rPr>
        <w:t xml:space="preserve"> </w:t>
      </w:r>
      <w:r w:rsidR="007A245B" w:rsidRPr="00D2722D">
        <w:rPr>
          <w:rFonts w:ascii="Times New Roman" w:hAnsi="Times New Roman" w:cs="Times New Roman"/>
          <w:sz w:val="24"/>
          <w:szCs w:val="24"/>
        </w:rPr>
        <w:t>across</w:t>
      </w:r>
      <w:r w:rsidR="00C77C35" w:rsidRPr="00D2722D">
        <w:rPr>
          <w:rFonts w:ascii="Times New Roman" w:hAnsi="Times New Roman" w:cs="Times New Roman"/>
          <w:sz w:val="24"/>
          <w:szCs w:val="24"/>
        </w:rPr>
        <w:t xml:space="preserve"> studies </w:t>
      </w:r>
      <w:r w:rsidR="00380688" w:rsidRPr="00D2722D">
        <w:rPr>
          <w:rFonts w:ascii="Times New Roman" w:hAnsi="Times New Roman" w:cs="Times New Roman"/>
          <w:sz w:val="24"/>
          <w:szCs w:val="24"/>
        </w:rPr>
        <w:t>can be</w:t>
      </w:r>
      <w:r w:rsidRPr="00D2722D">
        <w:rPr>
          <w:rFonts w:ascii="Times New Roman" w:hAnsi="Times New Roman" w:cs="Times New Roman"/>
          <w:sz w:val="24"/>
          <w:szCs w:val="24"/>
        </w:rPr>
        <w:t xml:space="preserve"> problematic</w:t>
      </w:r>
      <w:r w:rsidR="00E33467" w:rsidRPr="00D2722D">
        <w:rPr>
          <w:rFonts w:ascii="Times New Roman" w:hAnsi="Times New Roman" w:cs="Times New Roman"/>
          <w:sz w:val="24"/>
          <w:szCs w:val="24"/>
        </w:rPr>
        <w:t xml:space="preserve"> for </w:t>
      </w:r>
      <w:proofErr w:type="gramStart"/>
      <w:r w:rsidR="00E33467" w:rsidRPr="00D2722D">
        <w:rPr>
          <w:rFonts w:ascii="Times New Roman" w:hAnsi="Times New Roman" w:cs="Times New Roman"/>
          <w:sz w:val="24"/>
          <w:szCs w:val="24"/>
        </w:rPr>
        <w:t>a number of</w:t>
      </w:r>
      <w:proofErr w:type="gramEnd"/>
      <w:r w:rsidR="00E33467" w:rsidRPr="00D2722D">
        <w:rPr>
          <w:rFonts w:ascii="Times New Roman" w:hAnsi="Times New Roman" w:cs="Times New Roman"/>
          <w:sz w:val="24"/>
          <w:szCs w:val="24"/>
        </w:rPr>
        <w:t xml:space="preserve"> reasons</w:t>
      </w:r>
      <w:r w:rsidR="00C77C35" w:rsidRPr="00D2722D">
        <w:rPr>
          <w:rFonts w:ascii="Times New Roman" w:hAnsi="Times New Roman" w:cs="Times New Roman"/>
          <w:sz w:val="24"/>
          <w:szCs w:val="24"/>
        </w:rPr>
        <w:t xml:space="preserve">. Importantly, </w:t>
      </w:r>
      <w:r w:rsidR="00BC5A40" w:rsidRPr="00D2722D">
        <w:rPr>
          <w:rFonts w:ascii="Times New Roman" w:hAnsi="Times New Roman" w:cs="Times New Roman"/>
          <w:sz w:val="24"/>
          <w:szCs w:val="24"/>
        </w:rPr>
        <w:t xml:space="preserve">the </w:t>
      </w:r>
      <w:r w:rsidR="00C77C35" w:rsidRPr="00D2722D">
        <w:rPr>
          <w:rFonts w:ascii="Times New Roman" w:hAnsi="Times New Roman" w:cs="Times New Roman"/>
          <w:sz w:val="24"/>
          <w:szCs w:val="24"/>
        </w:rPr>
        <w:t xml:space="preserve">methodology used to determine </w:t>
      </w:r>
      <w:r w:rsidR="00B470EB" w:rsidRPr="00D2722D">
        <w:rPr>
          <w:rFonts w:ascii="Times New Roman" w:hAnsi="Times New Roman" w:cs="Times New Roman"/>
          <w:sz w:val="24"/>
          <w:szCs w:val="24"/>
        </w:rPr>
        <w:t>the minimum inhibitory concentration (</w:t>
      </w:r>
      <w:r w:rsidR="00C77C35" w:rsidRPr="00D2722D">
        <w:rPr>
          <w:rFonts w:ascii="Times New Roman" w:hAnsi="Times New Roman" w:cs="Times New Roman"/>
          <w:sz w:val="24"/>
          <w:szCs w:val="24"/>
        </w:rPr>
        <w:t>MIC</w:t>
      </w:r>
      <w:r w:rsidR="00B470EB" w:rsidRPr="00D2722D">
        <w:rPr>
          <w:rFonts w:ascii="Times New Roman" w:hAnsi="Times New Roman" w:cs="Times New Roman"/>
          <w:sz w:val="24"/>
          <w:szCs w:val="24"/>
        </w:rPr>
        <w:t>)</w:t>
      </w:r>
      <w:r w:rsidR="00C77C35" w:rsidRPr="00D2722D">
        <w:rPr>
          <w:rFonts w:ascii="Times New Roman" w:hAnsi="Times New Roman" w:cs="Times New Roman"/>
          <w:sz w:val="24"/>
          <w:szCs w:val="24"/>
        </w:rPr>
        <w:t xml:space="preserve"> or categorization of an isolate as susceptible</w:t>
      </w:r>
      <w:r w:rsidR="00B470EB" w:rsidRPr="00D2722D">
        <w:rPr>
          <w:rFonts w:ascii="Times New Roman" w:hAnsi="Times New Roman" w:cs="Times New Roman"/>
          <w:sz w:val="24"/>
          <w:szCs w:val="24"/>
        </w:rPr>
        <w:t xml:space="preserve"> </w:t>
      </w:r>
      <w:r w:rsidR="00C77C35" w:rsidRPr="00D2722D">
        <w:rPr>
          <w:rFonts w:ascii="Times New Roman" w:hAnsi="Times New Roman" w:cs="Times New Roman"/>
          <w:sz w:val="24"/>
          <w:szCs w:val="24"/>
        </w:rPr>
        <w:t xml:space="preserve">or resistant varies between studies. </w:t>
      </w:r>
      <w:r w:rsidR="004F5FE3" w:rsidRPr="00D2722D">
        <w:rPr>
          <w:rFonts w:ascii="Times New Roman" w:hAnsi="Times New Roman" w:cs="Times New Roman"/>
          <w:sz w:val="24"/>
          <w:szCs w:val="24"/>
        </w:rPr>
        <w:t xml:space="preserve">Further, </w:t>
      </w:r>
      <w:r w:rsidR="00527317" w:rsidRPr="00D2722D">
        <w:rPr>
          <w:rFonts w:ascii="Times New Roman" w:hAnsi="Times New Roman" w:cs="Times New Roman"/>
          <w:sz w:val="24"/>
          <w:szCs w:val="24"/>
        </w:rPr>
        <w:t>inconsistencies</w:t>
      </w:r>
      <w:r w:rsidR="00C77C35" w:rsidRPr="00D2722D">
        <w:rPr>
          <w:rFonts w:ascii="Times New Roman" w:hAnsi="Times New Roman" w:cs="Times New Roman"/>
          <w:sz w:val="24"/>
          <w:szCs w:val="24"/>
        </w:rPr>
        <w:t xml:space="preserve"> exist between phenotypic and genotypic </w:t>
      </w:r>
      <w:r w:rsidR="0038636B" w:rsidRPr="00D2722D">
        <w:rPr>
          <w:rFonts w:ascii="Times New Roman" w:hAnsi="Times New Roman" w:cs="Times New Roman"/>
          <w:sz w:val="24"/>
          <w:szCs w:val="24"/>
        </w:rPr>
        <w:t>resistance</w:t>
      </w:r>
      <w:r w:rsidR="00A223A1" w:rsidRPr="00D2722D">
        <w:rPr>
          <w:rFonts w:ascii="Times New Roman" w:hAnsi="Times New Roman" w:cs="Times New Roman"/>
          <w:sz w:val="24"/>
          <w:szCs w:val="24"/>
        </w:rPr>
        <w:t xml:space="preserve"> results</w:t>
      </w:r>
      <w:r w:rsidR="00C77C35" w:rsidRPr="00D2722D">
        <w:rPr>
          <w:rFonts w:ascii="Times New Roman" w:hAnsi="Times New Roman" w:cs="Times New Roman"/>
          <w:sz w:val="24"/>
          <w:szCs w:val="24"/>
        </w:rPr>
        <w:t xml:space="preserve">, due either to </w:t>
      </w:r>
      <w:r w:rsidR="00917CDE" w:rsidRPr="00D2722D">
        <w:rPr>
          <w:rFonts w:ascii="Times New Roman" w:hAnsi="Times New Roman" w:cs="Times New Roman"/>
          <w:sz w:val="24"/>
          <w:szCs w:val="24"/>
        </w:rPr>
        <w:t xml:space="preserve">1) </w:t>
      </w:r>
      <w:r w:rsidR="00C77C35" w:rsidRPr="00D2722D">
        <w:rPr>
          <w:rFonts w:ascii="Times New Roman" w:hAnsi="Times New Roman" w:cs="Times New Roman"/>
          <w:sz w:val="24"/>
          <w:szCs w:val="24"/>
        </w:rPr>
        <w:t xml:space="preserve">detection of phenotypic resistance in the absence </w:t>
      </w:r>
      <w:r w:rsidR="004F5FE3" w:rsidRPr="00D2722D">
        <w:rPr>
          <w:rFonts w:ascii="Times New Roman" w:hAnsi="Times New Roman" w:cs="Times New Roman"/>
          <w:sz w:val="24"/>
          <w:szCs w:val="24"/>
        </w:rPr>
        <w:t xml:space="preserve">of </w:t>
      </w:r>
      <w:r w:rsidR="00C77C35" w:rsidRPr="00D2722D">
        <w:rPr>
          <w:rFonts w:ascii="Times New Roman" w:hAnsi="Times New Roman" w:cs="Times New Roman"/>
          <w:sz w:val="24"/>
          <w:szCs w:val="24"/>
        </w:rPr>
        <w:t xml:space="preserve">expected genotypic determinants, or </w:t>
      </w:r>
      <w:r w:rsidR="00917CDE" w:rsidRPr="00D2722D">
        <w:rPr>
          <w:rFonts w:ascii="Times New Roman" w:hAnsi="Times New Roman" w:cs="Times New Roman"/>
          <w:sz w:val="24"/>
          <w:szCs w:val="24"/>
        </w:rPr>
        <w:t xml:space="preserve">2) </w:t>
      </w:r>
      <w:r w:rsidR="00C77C35" w:rsidRPr="00D2722D">
        <w:rPr>
          <w:rFonts w:ascii="Times New Roman" w:hAnsi="Times New Roman" w:cs="Times New Roman"/>
          <w:sz w:val="24"/>
          <w:szCs w:val="24"/>
        </w:rPr>
        <w:t xml:space="preserve">phenotypic susceptibility despite </w:t>
      </w:r>
      <w:r w:rsidR="004F5FE3" w:rsidRPr="00D2722D">
        <w:rPr>
          <w:rFonts w:ascii="Times New Roman" w:hAnsi="Times New Roman" w:cs="Times New Roman"/>
          <w:sz w:val="24"/>
          <w:szCs w:val="24"/>
        </w:rPr>
        <w:t xml:space="preserve">the </w:t>
      </w:r>
      <w:r w:rsidR="00C77C35" w:rsidRPr="00D2722D">
        <w:rPr>
          <w:rFonts w:ascii="Times New Roman" w:hAnsi="Times New Roman" w:cs="Times New Roman"/>
          <w:sz w:val="24"/>
          <w:szCs w:val="24"/>
        </w:rPr>
        <w:t xml:space="preserve">presence of genotypic determinants. For </w:t>
      </w:r>
      <w:r w:rsidR="00532514" w:rsidRPr="00D2722D">
        <w:rPr>
          <w:rFonts w:ascii="Times New Roman" w:hAnsi="Times New Roman" w:cs="Times New Roman"/>
          <w:sz w:val="24"/>
          <w:szCs w:val="24"/>
        </w:rPr>
        <w:t>isolates of</w:t>
      </w:r>
      <w:r w:rsidR="00C77C35" w:rsidRPr="00D2722D">
        <w:rPr>
          <w:rFonts w:ascii="Times New Roman" w:hAnsi="Times New Roman" w:cs="Times New Roman"/>
          <w:sz w:val="24"/>
          <w:szCs w:val="24"/>
        </w:rPr>
        <w:t xml:space="preserve"> </w:t>
      </w:r>
      <w:r w:rsidR="00C77C35" w:rsidRPr="00D2722D">
        <w:rPr>
          <w:rFonts w:ascii="Times New Roman" w:hAnsi="Times New Roman" w:cs="Times New Roman"/>
          <w:i/>
          <w:iCs/>
          <w:sz w:val="24"/>
          <w:szCs w:val="24"/>
        </w:rPr>
        <w:t xml:space="preserve">S. aureus </w:t>
      </w:r>
      <w:r w:rsidR="00532514" w:rsidRPr="00D2722D">
        <w:rPr>
          <w:rFonts w:ascii="Times New Roman" w:hAnsi="Times New Roman" w:cs="Times New Roman"/>
          <w:sz w:val="24"/>
          <w:szCs w:val="24"/>
        </w:rPr>
        <w:t>associated with bovine mastitis</w:t>
      </w:r>
      <w:r w:rsidR="00C77C35" w:rsidRPr="00D2722D">
        <w:rPr>
          <w:rFonts w:ascii="Times New Roman" w:hAnsi="Times New Roman" w:cs="Times New Roman"/>
          <w:sz w:val="24"/>
          <w:szCs w:val="24"/>
        </w:rPr>
        <w:t xml:space="preserve">, </w:t>
      </w:r>
      <w:proofErr w:type="gramStart"/>
      <w:r w:rsidR="00C77C35" w:rsidRPr="00D2722D">
        <w:rPr>
          <w:rFonts w:ascii="Times New Roman" w:hAnsi="Times New Roman" w:cs="Times New Roman"/>
          <w:sz w:val="24"/>
          <w:szCs w:val="24"/>
        </w:rPr>
        <w:t>both of these</w:t>
      </w:r>
      <w:proofErr w:type="gramEnd"/>
      <w:r w:rsidR="00C77C35" w:rsidRPr="00D2722D">
        <w:rPr>
          <w:rFonts w:ascii="Times New Roman" w:hAnsi="Times New Roman" w:cs="Times New Roman"/>
          <w:sz w:val="24"/>
          <w:szCs w:val="24"/>
        </w:rPr>
        <w:t xml:space="preserve"> types of discrepancies have been reported for penicillin resistance </w:t>
      </w:r>
      <w:r w:rsidR="004E548D" w:rsidRPr="00D2722D">
        <w:rPr>
          <w:rFonts w:ascii="Times New Roman" w:hAnsi="Times New Roman" w:cs="Times New Roman"/>
          <w:noProof/>
          <w:sz w:val="24"/>
          <w:szCs w:val="24"/>
        </w:rPr>
        <w:t>(Sampimon, 2009; Taponen et al., 2023)</w:t>
      </w:r>
      <w:r w:rsidR="00C77C35" w:rsidRPr="00D2722D">
        <w:rPr>
          <w:rFonts w:ascii="Times New Roman" w:hAnsi="Times New Roman" w:cs="Times New Roman"/>
          <w:sz w:val="24"/>
          <w:szCs w:val="24"/>
        </w:rPr>
        <w:t xml:space="preserve">. This also holds true for </w:t>
      </w:r>
      <w:r w:rsidR="009D5D64" w:rsidRPr="00D2722D">
        <w:rPr>
          <w:rFonts w:ascii="Times New Roman" w:hAnsi="Times New Roman" w:cs="Times New Roman"/>
          <w:sz w:val="24"/>
          <w:szCs w:val="24"/>
        </w:rPr>
        <w:t xml:space="preserve">the </w:t>
      </w:r>
      <w:r w:rsidR="00C77C35" w:rsidRPr="00D2722D">
        <w:rPr>
          <w:rFonts w:ascii="Times New Roman" w:hAnsi="Times New Roman" w:cs="Times New Roman"/>
          <w:sz w:val="24"/>
          <w:szCs w:val="24"/>
        </w:rPr>
        <w:t xml:space="preserve">other </w:t>
      </w:r>
      <w:r w:rsidR="001C179E" w:rsidRPr="00D2722D">
        <w:rPr>
          <w:rFonts w:ascii="Times New Roman" w:hAnsi="Times New Roman" w:cs="Times New Roman"/>
          <w:sz w:val="24"/>
          <w:szCs w:val="24"/>
        </w:rPr>
        <w:t>staphylococci; as</w:t>
      </w:r>
      <w:r w:rsidR="00161C33" w:rsidRPr="00D2722D">
        <w:rPr>
          <w:rFonts w:ascii="Times New Roman" w:hAnsi="Times New Roman" w:cs="Times New Roman"/>
          <w:sz w:val="24"/>
          <w:szCs w:val="24"/>
        </w:rPr>
        <w:t xml:space="preserve"> summarized by </w:t>
      </w:r>
      <w:r w:rsidR="004E548D" w:rsidRPr="00D2722D">
        <w:rPr>
          <w:rFonts w:ascii="Times New Roman" w:hAnsi="Times New Roman" w:cs="Times New Roman"/>
          <w:noProof/>
          <w:sz w:val="24"/>
          <w:szCs w:val="24"/>
        </w:rPr>
        <w:t>Sampimon (2009)</w:t>
      </w:r>
      <w:r w:rsidR="00161C33" w:rsidRPr="00D2722D">
        <w:rPr>
          <w:rFonts w:ascii="Times New Roman" w:hAnsi="Times New Roman" w:cs="Times New Roman"/>
          <w:sz w:val="24"/>
          <w:szCs w:val="24"/>
        </w:rPr>
        <w:t>,</w:t>
      </w:r>
      <w:r w:rsidR="006A7DD1" w:rsidRPr="00D2722D">
        <w:rPr>
          <w:rFonts w:ascii="Times New Roman" w:hAnsi="Times New Roman" w:cs="Times New Roman"/>
          <w:sz w:val="24"/>
          <w:szCs w:val="24"/>
        </w:rPr>
        <w:t xml:space="preserve"> </w:t>
      </w:r>
      <w:r w:rsidR="00C77C35" w:rsidRPr="00D2722D">
        <w:rPr>
          <w:rFonts w:ascii="Times New Roman" w:hAnsi="Times New Roman" w:cs="Times New Roman"/>
          <w:sz w:val="24"/>
          <w:szCs w:val="24"/>
        </w:rPr>
        <w:t xml:space="preserve">“agreement between phenotypic and genotypic test results for assessment of resistance of CNS of bovine origin to penicillin, oxacillin, and ML [macrolide] antibiotics depended on the antimicrobial compound of interest and on methods used to </w:t>
      </w:r>
      <w:proofErr w:type="spellStart"/>
      <w:r w:rsidR="00C77C35" w:rsidRPr="00D2722D">
        <w:rPr>
          <w:rFonts w:ascii="Times New Roman" w:hAnsi="Times New Roman" w:cs="Times New Roman"/>
          <w:sz w:val="24"/>
          <w:szCs w:val="24"/>
        </w:rPr>
        <w:t>analyse</w:t>
      </w:r>
      <w:proofErr w:type="spellEnd"/>
      <w:r w:rsidR="00C77C35" w:rsidRPr="00D2722D">
        <w:rPr>
          <w:rFonts w:ascii="Times New Roman" w:hAnsi="Times New Roman" w:cs="Times New Roman"/>
          <w:sz w:val="24"/>
          <w:szCs w:val="24"/>
        </w:rPr>
        <w:t xml:space="preserve"> and interpret test </w:t>
      </w:r>
      <w:proofErr w:type="gramStart"/>
      <w:r w:rsidR="00C77C35" w:rsidRPr="00D2722D">
        <w:rPr>
          <w:rFonts w:ascii="Times New Roman" w:hAnsi="Times New Roman" w:cs="Times New Roman"/>
          <w:sz w:val="24"/>
          <w:szCs w:val="24"/>
        </w:rPr>
        <w:t>results, but</w:t>
      </w:r>
      <w:proofErr w:type="gramEnd"/>
      <w:r w:rsidR="00C77C35" w:rsidRPr="00D2722D">
        <w:rPr>
          <w:rFonts w:ascii="Times New Roman" w:hAnsi="Times New Roman" w:cs="Times New Roman"/>
          <w:sz w:val="24"/>
          <w:szCs w:val="24"/>
        </w:rPr>
        <w:t xml:space="preserve"> was rarely perfect</w:t>
      </w:r>
      <w:r w:rsidR="00161C33" w:rsidRPr="00D2722D">
        <w:rPr>
          <w:rFonts w:ascii="Times New Roman" w:hAnsi="Times New Roman" w:cs="Times New Roman"/>
          <w:sz w:val="24"/>
          <w:szCs w:val="24"/>
        </w:rPr>
        <w:t>.</w:t>
      </w:r>
      <w:r w:rsidR="00C77C35" w:rsidRPr="00D2722D">
        <w:rPr>
          <w:rFonts w:ascii="Times New Roman" w:hAnsi="Times New Roman" w:cs="Times New Roman"/>
          <w:sz w:val="24"/>
          <w:szCs w:val="24"/>
        </w:rPr>
        <w:t xml:space="preserve">” </w:t>
      </w:r>
      <w:r w:rsidR="00560739" w:rsidRPr="00D2722D">
        <w:rPr>
          <w:rFonts w:ascii="Times New Roman" w:hAnsi="Times New Roman" w:cs="Times New Roman"/>
          <w:sz w:val="24"/>
          <w:szCs w:val="24"/>
        </w:rPr>
        <w:t xml:space="preserve">In a study by </w:t>
      </w:r>
      <w:proofErr w:type="spellStart"/>
      <w:r w:rsidR="00C77C35" w:rsidRPr="00D2722D">
        <w:rPr>
          <w:rFonts w:ascii="Times New Roman" w:hAnsi="Times New Roman" w:cs="Times New Roman"/>
          <w:sz w:val="24"/>
          <w:szCs w:val="24"/>
        </w:rPr>
        <w:t>Taponen</w:t>
      </w:r>
      <w:proofErr w:type="spellEnd"/>
      <w:r w:rsidR="00C77C35" w:rsidRPr="00D2722D">
        <w:rPr>
          <w:rFonts w:ascii="Times New Roman" w:hAnsi="Times New Roman" w:cs="Times New Roman"/>
          <w:sz w:val="24"/>
          <w:szCs w:val="24"/>
        </w:rPr>
        <w:t xml:space="preserve"> et al. (2023) compar</w:t>
      </w:r>
      <w:r w:rsidR="00560739" w:rsidRPr="00D2722D">
        <w:rPr>
          <w:rFonts w:ascii="Times New Roman" w:hAnsi="Times New Roman" w:cs="Times New Roman"/>
          <w:sz w:val="24"/>
          <w:szCs w:val="24"/>
        </w:rPr>
        <w:t>ing</w:t>
      </w:r>
      <w:r w:rsidR="00C77C35" w:rsidRPr="00D2722D">
        <w:rPr>
          <w:rFonts w:ascii="Times New Roman" w:hAnsi="Times New Roman" w:cs="Times New Roman"/>
          <w:sz w:val="24"/>
          <w:szCs w:val="24"/>
        </w:rPr>
        <w:t xml:space="preserve"> methods of testing for β-lactamase </w:t>
      </w:r>
      <w:r w:rsidR="000A126E" w:rsidRPr="00D2722D">
        <w:rPr>
          <w:rFonts w:ascii="Times New Roman" w:hAnsi="Times New Roman" w:cs="Times New Roman"/>
          <w:sz w:val="24"/>
          <w:szCs w:val="24"/>
        </w:rPr>
        <w:t xml:space="preserve">mediated </w:t>
      </w:r>
      <w:r w:rsidR="00C77C35" w:rsidRPr="00D2722D">
        <w:rPr>
          <w:rFonts w:ascii="Times New Roman" w:hAnsi="Times New Roman" w:cs="Times New Roman"/>
          <w:sz w:val="24"/>
          <w:szCs w:val="24"/>
        </w:rPr>
        <w:t>resistance</w:t>
      </w:r>
      <w:r w:rsidR="00161C33" w:rsidRPr="00D2722D">
        <w:rPr>
          <w:rFonts w:ascii="Times New Roman" w:hAnsi="Times New Roman" w:cs="Times New Roman"/>
          <w:sz w:val="24"/>
          <w:szCs w:val="24"/>
        </w:rPr>
        <w:t xml:space="preserve">, </w:t>
      </w:r>
      <w:r w:rsidR="008D4940" w:rsidRPr="00D2722D">
        <w:rPr>
          <w:rFonts w:ascii="Times New Roman" w:hAnsi="Times New Roman" w:cs="Times New Roman"/>
          <w:sz w:val="24"/>
          <w:szCs w:val="24"/>
        </w:rPr>
        <w:t>o</w:t>
      </w:r>
      <w:r w:rsidR="00C77C35" w:rsidRPr="00D2722D">
        <w:rPr>
          <w:rFonts w:ascii="Times New Roman" w:hAnsi="Times New Roman" w:cs="Times New Roman"/>
          <w:sz w:val="24"/>
          <w:szCs w:val="24"/>
        </w:rPr>
        <w:t xml:space="preserve">verall agreement between phenotypic and genotypic resistance tests was </w:t>
      </w:r>
      <w:commentRangeStart w:id="45"/>
      <w:r w:rsidR="00C77C35" w:rsidRPr="00D2722D">
        <w:rPr>
          <w:rFonts w:ascii="Times New Roman" w:hAnsi="Times New Roman" w:cs="Times New Roman"/>
          <w:sz w:val="24"/>
          <w:szCs w:val="24"/>
        </w:rPr>
        <w:t>moderate to substantial</w:t>
      </w:r>
      <w:r w:rsidR="00161C33" w:rsidRPr="00D2722D">
        <w:rPr>
          <w:rFonts w:ascii="Times New Roman" w:hAnsi="Times New Roman" w:cs="Times New Roman"/>
          <w:sz w:val="24"/>
          <w:szCs w:val="24"/>
        </w:rPr>
        <w:t xml:space="preserve"> </w:t>
      </w:r>
      <w:commentRangeEnd w:id="45"/>
      <w:r w:rsidR="00E2333E">
        <w:rPr>
          <w:rStyle w:val="CommentReference"/>
        </w:rPr>
        <w:commentReference w:id="45"/>
      </w:r>
      <w:r w:rsidR="00161C33" w:rsidRPr="00D2722D">
        <w:rPr>
          <w:rFonts w:ascii="Times New Roman" w:hAnsi="Times New Roman" w:cs="Times New Roman"/>
          <w:sz w:val="24"/>
          <w:szCs w:val="24"/>
        </w:rPr>
        <w:t xml:space="preserve">for staphylococci from </w:t>
      </w:r>
      <w:r w:rsidR="001B5692" w:rsidRPr="00D2722D">
        <w:rPr>
          <w:rFonts w:ascii="Times New Roman" w:hAnsi="Times New Roman" w:cs="Times New Roman"/>
          <w:sz w:val="24"/>
          <w:szCs w:val="24"/>
        </w:rPr>
        <w:t>bovine IMI</w:t>
      </w:r>
      <w:r w:rsidR="008D4940" w:rsidRPr="00D2722D">
        <w:rPr>
          <w:rFonts w:ascii="Times New Roman" w:hAnsi="Times New Roman" w:cs="Times New Roman"/>
          <w:sz w:val="24"/>
          <w:szCs w:val="24"/>
        </w:rPr>
        <w:t>. However,</w:t>
      </w:r>
      <w:r w:rsidR="00C77C35" w:rsidRPr="00D2722D">
        <w:rPr>
          <w:rFonts w:ascii="Times New Roman" w:hAnsi="Times New Roman" w:cs="Times New Roman"/>
          <w:sz w:val="24"/>
          <w:szCs w:val="24"/>
        </w:rPr>
        <w:t xml:space="preserve"> some inconsistencies </w:t>
      </w:r>
      <w:r w:rsidR="00AF61E4" w:rsidRPr="00D2722D">
        <w:rPr>
          <w:rFonts w:ascii="Times New Roman" w:hAnsi="Times New Roman" w:cs="Times New Roman"/>
          <w:sz w:val="24"/>
          <w:szCs w:val="24"/>
        </w:rPr>
        <w:t xml:space="preserve">were found </w:t>
      </w:r>
      <w:r w:rsidR="00C77C35" w:rsidRPr="00D2722D">
        <w:rPr>
          <w:rFonts w:ascii="Times New Roman" w:hAnsi="Times New Roman" w:cs="Times New Roman"/>
          <w:sz w:val="24"/>
          <w:szCs w:val="24"/>
        </w:rPr>
        <w:t>between phenotypic susceptibility by disk diffusion method, the nitrocefin test to assess β-lactamase production, and PCR</w:t>
      </w:r>
      <w:del w:id="46" w:author="Crothers, Jessica" w:date="2024-08-19T15:20:00Z" w16du:dateUtc="2024-08-19T19:20:00Z">
        <w:r w:rsidR="00C77C35" w:rsidRPr="00D2722D" w:rsidDel="00E2333E">
          <w:rPr>
            <w:rFonts w:ascii="Times New Roman" w:hAnsi="Times New Roman" w:cs="Times New Roman"/>
            <w:sz w:val="24"/>
            <w:szCs w:val="24"/>
          </w:rPr>
          <w:delText xml:space="preserve"> to</w:delText>
        </w:r>
      </w:del>
      <w:r w:rsidR="00C77C35" w:rsidRPr="00D2722D">
        <w:rPr>
          <w:rFonts w:ascii="Times New Roman" w:hAnsi="Times New Roman" w:cs="Times New Roman"/>
          <w:sz w:val="24"/>
          <w:szCs w:val="24"/>
        </w:rPr>
        <w:t xml:space="preserve"> detect</w:t>
      </w:r>
      <w:ins w:id="47" w:author="Crothers, Jessica" w:date="2024-08-19T15:20:00Z" w16du:dateUtc="2024-08-19T19:20:00Z">
        <w:r w:rsidR="00E2333E">
          <w:rPr>
            <w:rFonts w:ascii="Times New Roman" w:hAnsi="Times New Roman" w:cs="Times New Roman"/>
            <w:sz w:val="24"/>
            <w:szCs w:val="24"/>
          </w:rPr>
          <w:t>ion of</w:t>
        </w:r>
      </w:ins>
      <w:r w:rsidR="00C77C35" w:rsidRPr="00D2722D">
        <w:rPr>
          <w:rFonts w:ascii="Times New Roman" w:hAnsi="Times New Roman" w:cs="Times New Roman"/>
          <w:sz w:val="24"/>
          <w:szCs w:val="24"/>
        </w:rPr>
        <w:t xml:space="preserve"> the </w:t>
      </w:r>
      <w:del w:id="48" w:author="Crothers, Jessica" w:date="2024-08-19T15:20:00Z" w16du:dateUtc="2024-08-19T19:20:00Z">
        <w:r w:rsidR="00C77C35" w:rsidRPr="00D2722D" w:rsidDel="00E2333E">
          <w:rPr>
            <w:rFonts w:ascii="Times New Roman" w:hAnsi="Times New Roman" w:cs="Times New Roman"/>
            <w:sz w:val="24"/>
            <w:szCs w:val="24"/>
          </w:rPr>
          <w:delText>presence of</w:delText>
        </w:r>
        <w:r w:rsidR="004742CA" w:rsidRPr="00D2722D" w:rsidDel="00E2333E">
          <w:rPr>
            <w:rFonts w:ascii="Times New Roman" w:hAnsi="Times New Roman" w:cs="Times New Roman"/>
            <w:sz w:val="24"/>
            <w:szCs w:val="24"/>
          </w:rPr>
          <w:delText xml:space="preserve"> the</w:delText>
        </w:r>
        <w:r w:rsidR="00C77C35" w:rsidRPr="00D2722D" w:rsidDel="00E2333E">
          <w:rPr>
            <w:rFonts w:ascii="Times New Roman" w:hAnsi="Times New Roman" w:cs="Times New Roman"/>
            <w:sz w:val="24"/>
            <w:szCs w:val="24"/>
          </w:rPr>
          <w:delText xml:space="preserve"> </w:delText>
        </w:r>
      </w:del>
      <w:proofErr w:type="spellStart"/>
      <w:r w:rsidR="00C77C35" w:rsidRPr="00D2722D">
        <w:rPr>
          <w:rFonts w:ascii="Times New Roman" w:hAnsi="Times New Roman" w:cs="Times New Roman"/>
          <w:i/>
          <w:iCs/>
          <w:sz w:val="24"/>
          <w:szCs w:val="24"/>
        </w:rPr>
        <w:t>blaZ</w:t>
      </w:r>
      <w:proofErr w:type="spellEnd"/>
      <w:r w:rsidR="00C77C35" w:rsidRPr="00D2722D">
        <w:rPr>
          <w:rFonts w:ascii="Times New Roman" w:hAnsi="Times New Roman" w:cs="Times New Roman"/>
          <w:i/>
          <w:iCs/>
          <w:sz w:val="24"/>
          <w:szCs w:val="24"/>
        </w:rPr>
        <w:t xml:space="preserve">, </w:t>
      </w:r>
      <w:proofErr w:type="spellStart"/>
      <w:r w:rsidR="00C77C35" w:rsidRPr="00D2722D">
        <w:rPr>
          <w:rFonts w:ascii="Times New Roman" w:hAnsi="Times New Roman" w:cs="Times New Roman"/>
          <w:i/>
          <w:iCs/>
          <w:sz w:val="24"/>
          <w:szCs w:val="24"/>
        </w:rPr>
        <w:t>mecA</w:t>
      </w:r>
      <w:proofErr w:type="spellEnd"/>
      <w:r w:rsidR="00C77C35" w:rsidRPr="00D2722D">
        <w:rPr>
          <w:rFonts w:ascii="Times New Roman" w:hAnsi="Times New Roman" w:cs="Times New Roman"/>
          <w:sz w:val="24"/>
          <w:szCs w:val="24"/>
        </w:rPr>
        <w:t xml:space="preserve">, and </w:t>
      </w:r>
      <w:proofErr w:type="spellStart"/>
      <w:r w:rsidR="00C77C35" w:rsidRPr="00D2722D">
        <w:rPr>
          <w:rFonts w:ascii="Times New Roman" w:hAnsi="Times New Roman" w:cs="Times New Roman"/>
          <w:i/>
          <w:iCs/>
          <w:sz w:val="24"/>
          <w:szCs w:val="24"/>
        </w:rPr>
        <w:t>mecC</w:t>
      </w:r>
      <w:proofErr w:type="spellEnd"/>
      <w:r w:rsidR="00C77C35" w:rsidRPr="00D2722D">
        <w:rPr>
          <w:rFonts w:ascii="Times New Roman" w:hAnsi="Times New Roman" w:cs="Times New Roman"/>
          <w:sz w:val="24"/>
          <w:szCs w:val="24"/>
        </w:rPr>
        <w:t xml:space="preserve"> genes</w:t>
      </w:r>
      <w:r w:rsidR="00783A50" w:rsidRPr="00D2722D">
        <w:rPr>
          <w:rFonts w:ascii="Times New Roman" w:hAnsi="Times New Roman" w:cs="Times New Roman"/>
          <w:sz w:val="24"/>
          <w:szCs w:val="24"/>
        </w:rPr>
        <w:t xml:space="preserve"> encoding the β-lactamase gene</w:t>
      </w:r>
      <w:r w:rsidR="00C77C35" w:rsidRPr="00D2722D">
        <w:rPr>
          <w:rFonts w:ascii="Times New Roman" w:hAnsi="Times New Roman" w:cs="Times New Roman"/>
          <w:sz w:val="24"/>
          <w:szCs w:val="24"/>
        </w:rPr>
        <w:t xml:space="preserve">. </w:t>
      </w:r>
      <w:ins w:id="49" w:author="Crothers, Jessica" w:date="2024-08-19T15:21:00Z" w16du:dateUtc="2024-08-19T19:21:00Z">
        <w:r w:rsidR="00E2333E">
          <w:rPr>
            <w:rFonts w:ascii="Times New Roman" w:hAnsi="Times New Roman" w:cs="Times New Roman"/>
            <w:sz w:val="24"/>
            <w:szCs w:val="24"/>
          </w:rPr>
          <w:t>Discordant</w:t>
        </w:r>
      </w:ins>
      <w:ins w:id="50" w:author="Crothers, Jessica" w:date="2024-08-19T15:20:00Z" w16du:dateUtc="2024-08-19T19:20:00Z">
        <w:r w:rsidR="00E2333E">
          <w:rPr>
            <w:rFonts w:ascii="Times New Roman" w:hAnsi="Times New Roman" w:cs="Times New Roman"/>
            <w:sz w:val="24"/>
            <w:szCs w:val="24"/>
          </w:rPr>
          <w:t xml:space="preserve"> results </w:t>
        </w:r>
      </w:ins>
      <w:del w:id="51" w:author="Crothers, Jessica" w:date="2024-08-19T15:20:00Z" w16du:dateUtc="2024-08-19T19:20:00Z">
        <w:r w:rsidR="00962856" w:rsidRPr="00D2722D" w:rsidDel="00E2333E">
          <w:rPr>
            <w:rFonts w:ascii="Times New Roman" w:hAnsi="Times New Roman" w:cs="Times New Roman"/>
            <w:sz w:val="24"/>
            <w:szCs w:val="24"/>
          </w:rPr>
          <w:delText>Disagreements</w:delText>
        </w:r>
        <w:r w:rsidR="00C77C35" w:rsidRPr="00D2722D" w:rsidDel="00E2333E">
          <w:rPr>
            <w:rFonts w:ascii="Times New Roman" w:hAnsi="Times New Roman" w:cs="Times New Roman"/>
            <w:sz w:val="24"/>
            <w:szCs w:val="24"/>
          </w:rPr>
          <w:delText xml:space="preserve"> </w:delText>
        </w:r>
      </w:del>
      <w:r w:rsidR="00962856" w:rsidRPr="00D2722D">
        <w:rPr>
          <w:rFonts w:ascii="Times New Roman" w:hAnsi="Times New Roman" w:cs="Times New Roman"/>
          <w:sz w:val="24"/>
          <w:szCs w:val="24"/>
        </w:rPr>
        <w:t xml:space="preserve">have also been described </w:t>
      </w:r>
      <w:commentRangeStart w:id="52"/>
      <w:r w:rsidR="002305EE" w:rsidRPr="00D2722D">
        <w:rPr>
          <w:rFonts w:ascii="Times New Roman" w:hAnsi="Times New Roman" w:cs="Times New Roman"/>
          <w:sz w:val="24"/>
          <w:szCs w:val="24"/>
        </w:rPr>
        <w:t>within</w:t>
      </w:r>
      <w:commentRangeEnd w:id="52"/>
      <w:r w:rsidR="00467B92">
        <w:rPr>
          <w:rStyle w:val="CommentReference"/>
        </w:rPr>
        <w:commentReference w:id="52"/>
      </w:r>
      <w:r w:rsidR="00C77C35" w:rsidRPr="00D2722D">
        <w:rPr>
          <w:rFonts w:ascii="Times New Roman" w:hAnsi="Times New Roman" w:cs="Times New Roman"/>
          <w:sz w:val="24"/>
          <w:szCs w:val="24"/>
        </w:rPr>
        <w:t xml:space="preserve"> </w:t>
      </w:r>
      <w:r w:rsidR="00A14C08" w:rsidRPr="00D2722D">
        <w:rPr>
          <w:rFonts w:ascii="Times New Roman" w:hAnsi="Times New Roman" w:cs="Times New Roman"/>
          <w:sz w:val="24"/>
          <w:szCs w:val="24"/>
        </w:rPr>
        <w:t xml:space="preserve">different </w:t>
      </w:r>
      <w:r w:rsidR="00C77C35" w:rsidRPr="00D2722D">
        <w:rPr>
          <w:rFonts w:ascii="Times New Roman" w:hAnsi="Times New Roman" w:cs="Times New Roman"/>
          <w:sz w:val="24"/>
          <w:szCs w:val="24"/>
        </w:rPr>
        <w:t xml:space="preserve">methods of phenotypic determination of resistance for mastitis </w:t>
      </w:r>
      <w:r w:rsidR="006E3538" w:rsidRPr="00D2722D">
        <w:rPr>
          <w:rFonts w:ascii="Times New Roman" w:hAnsi="Times New Roman" w:cs="Times New Roman"/>
          <w:sz w:val="24"/>
          <w:szCs w:val="24"/>
        </w:rPr>
        <w:t>pathogens</w:t>
      </w:r>
      <w:r w:rsidR="00C77C35" w:rsidRPr="00D2722D">
        <w:rPr>
          <w:rFonts w:ascii="Times New Roman" w:hAnsi="Times New Roman" w:cs="Times New Roman"/>
          <w:sz w:val="24"/>
          <w:szCs w:val="24"/>
        </w:rPr>
        <w:t xml:space="preserve">. A study comparing </w:t>
      </w:r>
      <w:proofErr w:type="gramStart"/>
      <w:r w:rsidR="00B37465" w:rsidRPr="00D2722D">
        <w:rPr>
          <w:rFonts w:ascii="Times New Roman" w:hAnsi="Times New Roman" w:cs="Times New Roman"/>
          <w:sz w:val="24"/>
          <w:szCs w:val="24"/>
        </w:rPr>
        <w:t>commer</w:t>
      </w:r>
      <w:r w:rsidR="00994292" w:rsidRPr="00D2722D">
        <w:rPr>
          <w:rFonts w:ascii="Times New Roman" w:hAnsi="Times New Roman" w:cs="Times New Roman"/>
          <w:sz w:val="24"/>
          <w:szCs w:val="24"/>
        </w:rPr>
        <w:t>cially-available</w:t>
      </w:r>
      <w:proofErr w:type="gramEnd"/>
      <w:r w:rsidR="00994292" w:rsidRPr="00D2722D">
        <w:rPr>
          <w:rFonts w:ascii="Times New Roman" w:hAnsi="Times New Roman" w:cs="Times New Roman"/>
          <w:sz w:val="24"/>
          <w:szCs w:val="24"/>
        </w:rPr>
        <w:t xml:space="preserve"> </w:t>
      </w:r>
      <w:r w:rsidR="00C77C35" w:rsidRPr="00D2722D">
        <w:rPr>
          <w:rFonts w:ascii="Times New Roman" w:hAnsi="Times New Roman" w:cs="Times New Roman"/>
          <w:sz w:val="24"/>
          <w:szCs w:val="24"/>
        </w:rPr>
        <w:t xml:space="preserve">broth microdilution </w:t>
      </w:r>
      <w:r w:rsidR="00994292" w:rsidRPr="00D2722D">
        <w:rPr>
          <w:rFonts w:ascii="Times New Roman" w:hAnsi="Times New Roman" w:cs="Times New Roman"/>
          <w:sz w:val="24"/>
          <w:szCs w:val="24"/>
        </w:rPr>
        <w:t xml:space="preserve">plates </w:t>
      </w:r>
      <w:r w:rsidR="00C77C35" w:rsidRPr="00D2722D">
        <w:rPr>
          <w:rFonts w:ascii="Times New Roman" w:hAnsi="Times New Roman" w:cs="Times New Roman"/>
          <w:sz w:val="24"/>
          <w:szCs w:val="24"/>
        </w:rPr>
        <w:t>(</w:t>
      </w:r>
      <w:proofErr w:type="spellStart"/>
      <w:r w:rsidR="00C77C35" w:rsidRPr="00D2722D">
        <w:rPr>
          <w:rFonts w:ascii="Times New Roman" w:hAnsi="Times New Roman" w:cs="Times New Roman"/>
          <w:sz w:val="24"/>
          <w:szCs w:val="24"/>
        </w:rPr>
        <w:t>Sensititre</w:t>
      </w:r>
      <w:proofErr w:type="spellEnd"/>
      <w:r w:rsidR="00C77C35" w:rsidRPr="00D2722D">
        <w:rPr>
          <w:rFonts w:ascii="Times New Roman" w:hAnsi="Times New Roman" w:cs="Times New Roman"/>
          <w:sz w:val="24"/>
          <w:szCs w:val="24"/>
        </w:rPr>
        <w:t xml:space="preserve"> Custom Plates) and agar disk diffusion for determining antimicrobial susceptibility of </w:t>
      </w:r>
      <w:r w:rsidR="00994292" w:rsidRPr="00D2722D">
        <w:rPr>
          <w:rFonts w:ascii="Times New Roman" w:hAnsi="Times New Roman" w:cs="Times New Roman"/>
          <w:sz w:val="24"/>
          <w:szCs w:val="24"/>
        </w:rPr>
        <w:t xml:space="preserve">bovine IMI </w:t>
      </w:r>
      <w:r w:rsidR="00C77C35" w:rsidRPr="00D2722D">
        <w:rPr>
          <w:rFonts w:ascii="Times New Roman" w:hAnsi="Times New Roman" w:cs="Times New Roman"/>
          <w:sz w:val="24"/>
          <w:szCs w:val="24"/>
        </w:rPr>
        <w:t xml:space="preserve">isolates found fair agreement overall (80.7%) between the two methods, but this varied based on the particular bacterial-antimicrobial combination tested </w:t>
      </w:r>
      <w:r w:rsidR="004E548D" w:rsidRPr="00D2722D">
        <w:rPr>
          <w:rFonts w:ascii="Times New Roman" w:hAnsi="Times New Roman" w:cs="Times New Roman"/>
          <w:noProof/>
          <w:sz w:val="24"/>
          <w:szCs w:val="24"/>
        </w:rPr>
        <w:t>(Palladini et al., 2023)</w:t>
      </w:r>
      <w:r w:rsidR="00C77C35" w:rsidRPr="00D2722D">
        <w:rPr>
          <w:rFonts w:ascii="Times New Roman" w:hAnsi="Times New Roman" w:cs="Times New Roman"/>
          <w:sz w:val="24"/>
          <w:szCs w:val="24"/>
        </w:rPr>
        <w:t>. No NAS</w:t>
      </w:r>
      <w:r w:rsidR="005B26C2" w:rsidRPr="00D2722D">
        <w:rPr>
          <w:rFonts w:ascii="Times New Roman" w:hAnsi="Times New Roman" w:cs="Times New Roman"/>
          <w:sz w:val="24"/>
          <w:szCs w:val="24"/>
        </w:rPr>
        <w:t>M</w:t>
      </w:r>
      <w:r w:rsidR="00C77C35" w:rsidRPr="00D2722D">
        <w:rPr>
          <w:rFonts w:ascii="Times New Roman" w:hAnsi="Times New Roman" w:cs="Times New Roman"/>
          <w:sz w:val="24"/>
          <w:szCs w:val="24"/>
        </w:rPr>
        <w:t xml:space="preserve"> species were </w:t>
      </w:r>
      <w:r w:rsidR="00986815" w:rsidRPr="00D2722D">
        <w:rPr>
          <w:rFonts w:ascii="Times New Roman" w:hAnsi="Times New Roman" w:cs="Times New Roman"/>
          <w:sz w:val="24"/>
          <w:szCs w:val="24"/>
        </w:rPr>
        <w:t>included</w:t>
      </w:r>
      <w:r w:rsidR="00C77C35" w:rsidRPr="00D2722D">
        <w:rPr>
          <w:rFonts w:ascii="Times New Roman" w:hAnsi="Times New Roman" w:cs="Times New Roman"/>
          <w:sz w:val="24"/>
          <w:szCs w:val="24"/>
        </w:rPr>
        <w:t xml:space="preserve">, but there was </w:t>
      </w:r>
      <w:r w:rsidR="00C77C35" w:rsidRPr="00D2722D">
        <w:rPr>
          <w:rFonts w:ascii="Times New Roman" w:hAnsi="Times New Roman" w:cs="Times New Roman"/>
          <w:sz w:val="24"/>
          <w:szCs w:val="24"/>
        </w:rPr>
        <w:lastRenderedPageBreak/>
        <w:t xml:space="preserve">satisfactory agreement (89 to 100%) </w:t>
      </w:r>
      <w:ins w:id="53" w:author="Crothers, Jessica" w:date="2024-08-19T15:21:00Z" w16du:dateUtc="2024-08-19T19:21:00Z">
        <w:r w:rsidR="00E2333E">
          <w:rPr>
            <w:rFonts w:ascii="Times New Roman" w:hAnsi="Times New Roman" w:cs="Times New Roman"/>
            <w:sz w:val="24"/>
            <w:szCs w:val="24"/>
          </w:rPr>
          <w:t xml:space="preserve">among </w:t>
        </w:r>
      </w:ins>
      <w:del w:id="54" w:author="Crothers, Jessica" w:date="2024-08-19T15:21:00Z" w16du:dateUtc="2024-08-19T19:21:00Z">
        <w:r w:rsidR="00C77C35" w:rsidRPr="00D2722D" w:rsidDel="00E2333E">
          <w:rPr>
            <w:rFonts w:ascii="Times New Roman" w:hAnsi="Times New Roman" w:cs="Times New Roman"/>
            <w:sz w:val="24"/>
            <w:szCs w:val="24"/>
          </w:rPr>
          <w:delText xml:space="preserve">for </w:delText>
        </w:r>
      </w:del>
      <w:r w:rsidR="00C77C35" w:rsidRPr="00D2722D">
        <w:rPr>
          <w:rFonts w:ascii="Times New Roman" w:hAnsi="Times New Roman" w:cs="Times New Roman"/>
          <w:i/>
          <w:iCs/>
          <w:sz w:val="24"/>
          <w:szCs w:val="24"/>
        </w:rPr>
        <w:t>S. aureus</w:t>
      </w:r>
      <w:r w:rsidR="00C77C35" w:rsidRPr="00D2722D">
        <w:rPr>
          <w:rFonts w:ascii="Times New Roman" w:hAnsi="Times New Roman" w:cs="Times New Roman"/>
          <w:sz w:val="24"/>
          <w:szCs w:val="24"/>
        </w:rPr>
        <w:t xml:space="preserve"> </w:t>
      </w:r>
      <w:ins w:id="55" w:author="Crothers, Jessica" w:date="2024-08-19T15:21:00Z" w16du:dateUtc="2024-08-19T19:21:00Z">
        <w:r w:rsidR="00E2333E">
          <w:rPr>
            <w:rFonts w:ascii="Times New Roman" w:hAnsi="Times New Roman" w:cs="Times New Roman"/>
            <w:sz w:val="24"/>
            <w:szCs w:val="24"/>
          </w:rPr>
          <w:t>isolate</w:t>
        </w:r>
      </w:ins>
      <w:ins w:id="56" w:author="Crothers, Jessica" w:date="2024-08-19T15:22:00Z" w16du:dateUtc="2024-08-19T19:22:00Z">
        <w:r w:rsidR="00E2333E">
          <w:rPr>
            <w:rFonts w:ascii="Times New Roman" w:hAnsi="Times New Roman" w:cs="Times New Roman"/>
            <w:sz w:val="24"/>
            <w:szCs w:val="24"/>
          </w:rPr>
          <w:t>s</w:t>
        </w:r>
      </w:ins>
      <w:ins w:id="57" w:author="Crothers, Jessica" w:date="2024-08-19T15:21:00Z" w16du:dateUtc="2024-08-19T19:21:00Z">
        <w:r w:rsidR="00E2333E">
          <w:rPr>
            <w:rFonts w:ascii="Times New Roman" w:hAnsi="Times New Roman" w:cs="Times New Roman"/>
            <w:sz w:val="24"/>
            <w:szCs w:val="24"/>
          </w:rPr>
          <w:t xml:space="preserve"> (is </w:t>
        </w:r>
      </w:ins>
      <w:ins w:id="58" w:author="Crothers, Jessica" w:date="2024-08-19T15:22:00Z" w16du:dateUtc="2024-08-19T19:22:00Z">
        <w:r w:rsidR="00E2333E">
          <w:rPr>
            <w:rFonts w:ascii="Times New Roman" w:hAnsi="Times New Roman" w:cs="Times New Roman"/>
            <w:sz w:val="24"/>
            <w:szCs w:val="24"/>
          </w:rPr>
          <w:t xml:space="preserve">that what you mean?) </w:t>
        </w:r>
      </w:ins>
      <w:r w:rsidR="00C77C35" w:rsidRPr="00D2722D">
        <w:rPr>
          <w:rFonts w:ascii="Times New Roman" w:hAnsi="Times New Roman" w:cs="Times New Roman"/>
          <w:sz w:val="24"/>
          <w:szCs w:val="24"/>
        </w:rPr>
        <w:t xml:space="preserve">and all antimicrobial agents tested. </w:t>
      </w:r>
      <w:r w:rsidR="00C77C35" w:rsidRPr="00D2722D">
        <w:rPr>
          <w:rFonts w:ascii="Times New Roman" w:hAnsi="Times New Roman" w:cs="Times New Roman"/>
          <w:sz w:val="24"/>
          <w:szCs w:val="24"/>
          <w:shd w:val="clear" w:color="auto" w:fill="FFFFFF"/>
        </w:rPr>
        <w:t xml:space="preserve">In a study comparing </w:t>
      </w:r>
      <w:proofErr w:type="spellStart"/>
      <w:r w:rsidR="00C77C35" w:rsidRPr="00D2722D">
        <w:rPr>
          <w:rFonts w:ascii="Times New Roman" w:hAnsi="Times New Roman" w:cs="Times New Roman"/>
          <w:sz w:val="24"/>
          <w:szCs w:val="24"/>
          <w:shd w:val="clear" w:color="auto" w:fill="FFFFFF"/>
        </w:rPr>
        <w:t>Sensititre</w:t>
      </w:r>
      <w:proofErr w:type="spellEnd"/>
      <w:r w:rsidR="00C77C35" w:rsidRPr="00D2722D">
        <w:rPr>
          <w:rFonts w:ascii="Times New Roman" w:hAnsi="Times New Roman" w:cs="Times New Roman"/>
          <w:sz w:val="24"/>
          <w:szCs w:val="24"/>
          <w:shd w:val="clear" w:color="auto" w:fill="FFFFFF"/>
        </w:rPr>
        <w:t xml:space="preserve"> (broth microdilution) and disk diffusion</w:t>
      </w:r>
      <w:r w:rsidR="00C77C35" w:rsidRPr="00D2722D">
        <w:rPr>
          <w:rFonts w:ascii="Times New Roman" w:hAnsi="Times New Roman" w:cs="Times New Roman"/>
          <w:sz w:val="24"/>
          <w:szCs w:val="24"/>
        </w:rPr>
        <w:t xml:space="preserve"> for </w:t>
      </w:r>
      <w:r w:rsidR="00C77C35" w:rsidRPr="00D2722D">
        <w:rPr>
          <w:rFonts w:ascii="Times New Roman" w:hAnsi="Times New Roman" w:cs="Times New Roman"/>
          <w:sz w:val="24"/>
          <w:szCs w:val="24"/>
          <w:shd w:val="clear" w:color="auto" w:fill="FFFFFF"/>
        </w:rPr>
        <w:t xml:space="preserve">determining </w:t>
      </w:r>
      <w:r w:rsidR="00164303" w:rsidRPr="00D2722D">
        <w:rPr>
          <w:rFonts w:ascii="Times New Roman" w:hAnsi="Times New Roman" w:cs="Times New Roman"/>
          <w:sz w:val="24"/>
          <w:szCs w:val="24"/>
          <w:shd w:val="clear" w:color="auto" w:fill="FFFFFF"/>
        </w:rPr>
        <w:t>AMR</w:t>
      </w:r>
      <w:r w:rsidR="00C77C35" w:rsidRPr="00D2722D">
        <w:rPr>
          <w:rFonts w:ascii="Times New Roman" w:hAnsi="Times New Roman" w:cs="Times New Roman"/>
          <w:sz w:val="24"/>
          <w:szCs w:val="24"/>
          <w:shd w:val="clear" w:color="auto" w:fill="FFFFFF"/>
        </w:rPr>
        <w:t xml:space="preserve"> </w:t>
      </w:r>
      <w:r w:rsidR="00CF6BD7" w:rsidRPr="00D2722D">
        <w:rPr>
          <w:rFonts w:ascii="Times New Roman" w:hAnsi="Times New Roman" w:cs="Times New Roman"/>
          <w:sz w:val="24"/>
          <w:szCs w:val="24"/>
          <w:shd w:val="clear" w:color="auto" w:fill="FFFFFF"/>
        </w:rPr>
        <w:t>in</w:t>
      </w:r>
      <w:r w:rsidR="00C77C35" w:rsidRPr="00D2722D">
        <w:rPr>
          <w:rFonts w:ascii="Times New Roman" w:hAnsi="Times New Roman" w:cs="Times New Roman"/>
          <w:sz w:val="24"/>
          <w:szCs w:val="24"/>
          <w:shd w:val="clear" w:color="auto" w:fill="FFFFFF"/>
        </w:rPr>
        <w:t xml:space="preserve"> clinical mastitis pathogens, agreement was good for most isolate-antimicrobial MIC combinations </w:t>
      </w:r>
      <w:r w:rsidR="004E548D" w:rsidRPr="00D2722D">
        <w:rPr>
          <w:rFonts w:ascii="Times New Roman" w:hAnsi="Times New Roman" w:cs="Times New Roman"/>
          <w:noProof/>
          <w:sz w:val="24"/>
          <w:szCs w:val="24"/>
          <w:shd w:val="clear" w:color="auto" w:fill="FFFFFF"/>
        </w:rPr>
        <w:t>(Saini et al., 2011)</w:t>
      </w:r>
      <w:r w:rsidR="00C77C35" w:rsidRPr="00D2722D">
        <w:rPr>
          <w:rFonts w:ascii="Times New Roman" w:hAnsi="Times New Roman" w:cs="Times New Roman"/>
          <w:sz w:val="24"/>
          <w:szCs w:val="24"/>
          <w:shd w:val="clear" w:color="auto" w:fill="FFFFFF"/>
        </w:rPr>
        <w:t xml:space="preserve">. An important </w:t>
      </w:r>
      <w:r w:rsidR="00FE41BD" w:rsidRPr="00D2722D">
        <w:rPr>
          <w:rFonts w:ascii="Times New Roman" w:hAnsi="Times New Roman" w:cs="Times New Roman"/>
          <w:sz w:val="24"/>
          <w:szCs w:val="24"/>
          <w:shd w:val="clear" w:color="auto" w:fill="FFFFFF"/>
        </w:rPr>
        <w:t>exception to this</w:t>
      </w:r>
      <w:r w:rsidR="00C77C35" w:rsidRPr="00D2722D">
        <w:rPr>
          <w:rFonts w:ascii="Times New Roman" w:hAnsi="Times New Roman" w:cs="Times New Roman"/>
          <w:sz w:val="24"/>
          <w:szCs w:val="24"/>
          <w:shd w:val="clear" w:color="auto" w:fill="FFFFFF"/>
        </w:rPr>
        <w:t xml:space="preserve"> was that diagnostic accuracy was low </w:t>
      </w:r>
      <w:r w:rsidR="00453AF1" w:rsidRPr="00D2722D">
        <w:rPr>
          <w:rFonts w:ascii="Times New Roman" w:hAnsi="Times New Roman" w:cs="Times New Roman"/>
          <w:sz w:val="24"/>
          <w:szCs w:val="24"/>
          <w:shd w:val="clear" w:color="auto" w:fill="FFFFFF"/>
        </w:rPr>
        <w:t xml:space="preserve">when </w:t>
      </w:r>
      <w:r w:rsidR="00C77C35" w:rsidRPr="00D2722D">
        <w:rPr>
          <w:rFonts w:ascii="Times New Roman" w:hAnsi="Times New Roman" w:cs="Times New Roman"/>
          <w:i/>
          <w:iCs/>
          <w:sz w:val="24"/>
          <w:szCs w:val="24"/>
          <w:shd w:val="clear" w:color="auto" w:fill="FFFFFF"/>
        </w:rPr>
        <w:t>S. aureus</w:t>
      </w:r>
      <w:r w:rsidR="00D068BE" w:rsidRPr="00D2722D">
        <w:rPr>
          <w:rFonts w:ascii="Times New Roman" w:hAnsi="Times New Roman" w:cs="Times New Roman"/>
          <w:sz w:val="24"/>
          <w:szCs w:val="24"/>
          <w:shd w:val="clear" w:color="auto" w:fill="FFFFFF"/>
        </w:rPr>
        <w:t xml:space="preserve"> </w:t>
      </w:r>
      <w:ins w:id="59" w:author="Crothers, Jessica" w:date="2024-08-19T15:22:00Z" w16du:dateUtc="2024-08-19T19:22:00Z">
        <w:r w:rsidR="00E2333E">
          <w:rPr>
            <w:rFonts w:ascii="Times New Roman" w:hAnsi="Times New Roman" w:cs="Times New Roman"/>
            <w:sz w:val="24"/>
            <w:szCs w:val="24"/>
            <w:shd w:val="clear" w:color="auto" w:fill="FFFFFF"/>
          </w:rPr>
          <w:t xml:space="preserve">isolates were </w:t>
        </w:r>
      </w:ins>
      <w:del w:id="60" w:author="Crothers, Jessica" w:date="2024-08-19T15:22:00Z" w16du:dateUtc="2024-08-19T19:22:00Z">
        <w:r w:rsidR="00D068BE" w:rsidRPr="00D2722D" w:rsidDel="00E2333E">
          <w:rPr>
            <w:rFonts w:ascii="Times New Roman" w:hAnsi="Times New Roman" w:cs="Times New Roman"/>
            <w:sz w:val="24"/>
            <w:szCs w:val="24"/>
            <w:shd w:val="clear" w:color="auto" w:fill="FFFFFF"/>
          </w:rPr>
          <w:delText xml:space="preserve">was </w:delText>
        </w:r>
      </w:del>
      <w:r w:rsidR="00D068BE" w:rsidRPr="00D2722D">
        <w:rPr>
          <w:rFonts w:ascii="Times New Roman" w:hAnsi="Times New Roman" w:cs="Times New Roman"/>
          <w:sz w:val="24"/>
          <w:szCs w:val="24"/>
          <w:shd w:val="clear" w:color="auto" w:fill="FFFFFF"/>
        </w:rPr>
        <w:t xml:space="preserve">tested against both </w:t>
      </w:r>
      <w:r w:rsidR="00C77C35" w:rsidRPr="00D2722D">
        <w:rPr>
          <w:rFonts w:ascii="Times New Roman" w:hAnsi="Times New Roman" w:cs="Times New Roman"/>
          <w:sz w:val="24"/>
          <w:szCs w:val="24"/>
          <w:shd w:val="clear" w:color="auto" w:fill="FFFFFF"/>
        </w:rPr>
        <w:t>ceftiofur</w:t>
      </w:r>
      <w:r w:rsidR="00D068BE" w:rsidRPr="00D2722D">
        <w:rPr>
          <w:rFonts w:ascii="Times New Roman" w:hAnsi="Times New Roman" w:cs="Times New Roman"/>
          <w:sz w:val="24"/>
          <w:szCs w:val="24"/>
          <w:shd w:val="clear" w:color="auto" w:fill="FFFFFF"/>
        </w:rPr>
        <w:t xml:space="preserve"> and </w:t>
      </w:r>
      <w:r w:rsidR="00C77C35" w:rsidRPr="00D2722D">
        <w:rPr>
          <w:rFonts w:ascii="Times New Roman" w:hAnsi="Times New Roman" w:cs="Times New Roman"/>
          <w:sz w:val="24"/>
          <w:szCs w:val="24"/>
          <w:shd w:val="clear" w:color="auto" w:fill="FFFFFF"/>
        </w:rPr>
        <w:t xml:space="preserve">oxacillin </w:t>
      </w:r>
      <w:r w:rsidR="003F0706" w:rsidRPr="00D2722D">
        <w:rPr>
          <w:rFonts w:ascii="Times New Roman" w:hAnsi="Times New Roman" w:cs="Times New Roman"/>
          <w:sz w:val="24"/>
          <w:szCs w:val="24"/>
          <w:shd w:val="clear" w:color="auto" w:fill="FFFFFF"/>
        </w:rPr>
        <w:t>using</w:t>
      </w:r>
      <w:r w:rsidR="00C77C35" w:rsidRPr="00D2722D">
        <w:rPr>
          <w:rFonts w:ascii="Times New Roman" w:hAnsi="Times New Roman" w:cs="Times New Roman"/>
          <w:sz w:val="24"/>
          <w:szCs w:val="24"/>
          <w:shd w:val="clear" w:color="auto" w:fill="FFFFFF"/>
        </w:rPr>
        <w:t xml:space="preserve"> either method. </w:t>
      </w:r>
      <w:r w:rsidR="00C77C35" w:rsidRPr="00D2722D">
        <w:rPr>
          <w:rFonts w:ascii="Times New Roman" w:hAnsi="Times New Roman" w:cs="Times New Roman"/>
          <w:sz w:val="24"/>
          <w:szCs w:val="24"/>
        </w:rPr>
        <w:t xml:space="preserve">Low correlation was also found </w:t>
      </w:r>
      <w:r w:rsidR="00DF7061" w:rsidRPr="00D2722D">
        <w:rPr>
          <w:rFonts w:ascii="Times New Roman" w:hAnsi="Times New Roman" w:cs="Times New Roman"/>
          <w:sz w:val="24"/>
          <w:szCs w:val="24"/>
        </w:rPr>
        <w:t xml:space="preserve">when </w:t>
      </w:r>
      <w:r w:rsidR="00C77C35" w:rsidRPr="00D2722D">
        <w:rPr>
          <w:rFonts w:ascii="Times New Roman" w:hAnsi="Times New Roman" w:cs="Times New Roman"/>
          <w:i/>
          <w:iCs/>
          <w:sz w:val="24"/>
          <w:szCs w:val="24"/>
        </w:rPr>
        <w:t>S. aureus</w:t>
      </w:r>
      <w:ins w:id="61" w:author="Crothers, Jessica" w:date="2024-08-19T15:22:00Z" w16du:dateUtc="2024-08-19T19:22:00Z">
        <w:r w:rsidR="00E2333E">
          <w:rPr>
            <w:rFonts w:ascii="Times New Roman" w:hAnsi="Times New Roman" w:cs="Times New Roman"/>
            <w:i/>
            <w:iCs/>
            <w:sz w:val="24"/>
            <w:szCs w:val="24"/>
          </w:rPr>
          <w:t xml:space="preserve"> isolates w</w:t>
        </w:r>
      </w:ins>
      <w:ins w:id="62" w:author="Crothers, Jessica" w:date="2024-08-19T15:23:00Z" w16du:dateUtc="2024-08-19T19:23:00Z">
        <w:r w:rsidR="00E2333E">
          <w:rPr>
            <w:rFonts w:ascii="Times New Roman" w:hAnsi="Times New Roman" w:cs="Times New Roman"/>
            <w:i/>
            <w:iCs/>
            <w:sz w:val="24"/>
            <w:szCs w:val="24"/>
          </w:rPr>
          <w:t>ere</w:t>
        </w:r>
      </w:ins>
      <w:del w:id="63" w:author="Crothers, Jessica" w:date="2024-08-19T15:23:00Z" w16du:dateUtc="2024-08-19T19:23:00Z">
        <w:r w:rsidR="00DF7061" w:rsidRPr="00D2722D" w:rsidDel="00E2333E">
          <w:rPr>
            <w:rFonts w:ascii="Times New Roman" w:hAnsi="Times New Roman" w:cs="Times New Roman"/>
            <w:sz w:val="24"/>
            <w:szCs w:val="24"/>
          </w:rPr>
          <w:delText xml:space="preserve"> was</w:delText>
        </w:r>
      </w:del>
      <w:r w:rsidR="00DF7061" w:rsidRPr="00D2722D">
        <w:rPr>
          <w:rFonts w:ascii="Times New Roman" w:hAnsi="Times New Roman" w:cs="Times New Roman"/>
          <w:sz w:val="24"/>
          <w:szCs w:val="24"/>
        </w:rPr>
        <w:t xml:space="preserve"> tested against</w:t>
      </w:r>
      <w:r w:rsidR="00C77C35" w:rsidRPr="00D2722D">
        <w:rPr>
          <w:rFonts w:ascii="Times New Roman" w:hAnsi="Times New Roman" w:cs="Times New Roman"/>
          <w:sz w:val="24"/>
          <w:szCs w:val="24"/>
        </w:rPr>
        <w:t xml:space="preserve"> erythromycin and neomycin </w:t>
      </w:r>
      <w:r w:rsidR="00C77C35" w:rsidRPr="00D2722D">
        <w:rPr>
          <w:rFonts w:ascii="Times New Roman" w:hAnsi="Times New Roman" w:cs="Times New Roman"/>
          <w:sz w:val="24"/>
          <w:szCs w:val="24"/>
          <w:shd w:val="clear" w:color="auto" w:fill="FFFFFF"/>
        </w:rPr>
        <w:t xml:space="preserve">in another </w:t>
      </w:r>
      <w:r w:rsidR="00C77C35" w:rsidRPr="00D2722D">
        <w:rPr>
          <w:rFonts w:ascii="Times New Roman" w:hAnsi="Times New Roman" w:cs="Times New Roman"/>
          <w:sz w:val="24"/>
          <w:szCs w:val="24"/>
        </w:rPr>
        <w:t xml:space="preserve">study comparing </w:t>
      </w:r>
      <w:r w:rsidR="00E93114" w:rsidRPr="00D2722D">
        <w:rPr>
          <w:rFonts w:ascii="Times New Roman" w:hAnsi="Times New Roman" w:cs="Times New Roman"/>
          <w:sz w:val="24"/>
          <w:szCs w:val="24"/>
        </w:rPr>
        <w:t xml:space="preserve">2 </w:t>
      </w:r>
      <w:r w:rsidR="00C77C35" w:rsidRPr="00D2722D">
        <w:rPr>
          <w:rFonts w:ascii="Times New Roman" w:hAnsi="Times New Roman" w:cs="Times New Roman"/>
          <w:sz w:val="24"/>
          <w:szCs w:val="24"/>
        </w:rPr>
        <w:t>dilution methods to determine MIC and disk diffusion diameters for mastitis</w:t>
      </w:r>
      <w:r w:rsidR="005D16D4" w:rsidRPr="00D2722D">
        <w:rPr>
          <w:rFonts w:ascii="Times New Roman" w:hAnsi="Times New Roman" w:cs="Times New Roman"/>
          <w:sz w:val="24"/>
          <w:szCs w:val="24"/>
        </w:rPr>
        <w:t>-associated</w:t>
      </w:r>
      <w:r w:rsidR="00C77C35" w:rsidRPr="00D2722D">
        <w:rPr>
          <w:rFonts w:ascii="Times New Roman" w:hAnsi="Times New Roman" w:cs="Times New Roman"/>
          <w:sz w:val="24"/>
          <w:szCs w:val="24"/>
        </w:rPr>
        <w:t xml:space="preserve"> isolates </w:t>
      </w:r>
      <w:r w:rsidR="004E548D" w:rsidRPr="00D2722D">
        <w:rPr>
          <w:rFonts w:ascii="Times New Roman" w:hAnsi="Times New Roman" w:cs="Times New Roman"/>
          <w:noProof/>
          <w:sz w:val="24"/>
          <w:szCs w:val="24"/>
        </w:rPr>
        <w:t>(Klement et al., 2005)</w:t>
      </w:r>
      <w:r w:rsidR="00577067" w:rsidRPr="00D2722D">
        <w:rPr>
          <w:rFonts w:ascii="Times New Roman" w:hAnsi="Times New Roman" w:cs="Times New Roman"/>
          <w:sz w:val="24"/>
          <w:szCs w:val="24"/>
        </w:rPr>
        <w:t>. Further complicating comparison</w:t>
      </w:r>
      <w:ins w:id="64" w:author="Crothers, Jessica" w:date="2024-08-19T15:23:00Z" w16du:dateUtc="2024-08-19T19:23:00Z">
        <w:r w:rsidR="00E2333E">
          <w:rPr>
            <w:rFonts w:ascii="Times New Roman" w:hAnsi="Times New Roman" w:cs="Times New Roman"/>
            <w:sz w:val="24"/>
            <w:szCs w:val="24"/>
          </w:rPr>
          <w:t>s</w:t>
        </w:r>
      </w:ins>
      <w:r w:rsidR="00577067" w:rsidRPr="00D2722D">
        <w:rPr>
          <w:rFonts w:ascii="Times New Roman" w:hAnsi="Times New Roman" w:cs="Times New Roman"/>
          <w:sz w:val="24"/>
          <w:szCs w:val="24"/>
        </w:rPr>
        <w:t xml:space="preserve"> of AMR</w:t>
      </w:r>
      <w:r w:rsidR="00F53425" w:rsidRPr="00D2722D">
        <w:rPr>
          <w:rFonts w:ascii="Times New Roman" w:hAnsi="Times New Roman" w:cs="Times New Roman"/>
          <w:sz w:val="24"/>
          <w:szCs w:val="24"/>
        </w:rPr>
        <w:t xml:space="preserve"> profiles</w:t>
      </w:r>
      <w:r w:rsidR="00577067" w:rsidRPr="00D2722D">
        <w:rPr>
          <w:rFonts w:ascii="Times New Roman" w:hAnsi="Times New Roman" w:cs="Times New Roman"/>
          <w:sz w:val="24"/>
          <w:szCs w:val="24"/>
        </w:rPr>
        <w:t xml:space="preserve"> between studies</w:t>
      </w:r>
      <w:r w:rsidR="003238CF" w:rsidRPr="00D2722D">
        <w:rPr>
          <w:rFonts w:ascii="Times New Roman" w:hAnsi="Times New Roman" w:cs="Times New Roman"/>
          <w:sz w:val="24"/>
          <w:szCs w:val="24"/>
        </w:rPr>
        <w:t xml:space="preserve"> is </w:t>
      </w:r>
      <w:r w:rsidR="0070600E" w:rsidRPr="00D2722D">
        <w:rPr>
          <w:rFonts w:ascii="Times New Roman" w:hAnsi="Times New Roman" w:cs="Times New Roman"/>
          <w:sz w:val="24"/>
          <w:szCs w:val="24"/>
        </w:rPr>
        <w:t>shifting</w:t>
      </w:r>
      <w:r w:rsidR="003238CF" w:rsidRPr="00D2722D">
        <w:rPr>
          <w:rFonts w:ascii="Times New Roman" w:hAnsi="Times New Roman" w:cs="Times New Roman"/>
          <w:sz w:val="24"/>
          <w:szCs w:val="24"/>
        </w:rPr>
        <w:t xml:space="preserve"> criteria for classifying </w:t>
      </w:r>
      <w:r w:rsidR="00950517" w:rsidRPr="00D2722D">
        <w:rPr>
          <w:rFonts w:ascii="Times New Roman" w:hAnsi="Times New Roman" w:cs="Times New Roman"/>
          <w:sz w:val="24"/>
          <w:szCs w:val="24"/>
        </w:rPr>
        <w:t>an isolate as susceptible or resistant</w:t>
      </w:r>
      <w:r w:rsidR="003B6DAC" w:rsidRPr="00D2722D">
        <w:rPr>
          <w:rFonts w:ascii="Times New Roman" w:hAnsi="Times New Roman" w:cs="Times New Roman"/>
          <w:sz w:val="24"/>
          <w:szCs w:val="24"/>
        </w:rPr>
        <w:t>.</w:t>
      </w:r>
      <w:r w:rsidR="00950517" w:rsidRPr="00D2722D">
        <w:rPr>
          <w:rFonts w:ascii="Times New Roman" w:hAnsi="Times New Roman" w:cs="Times New Roman"/>
          <w:sz w:val="24"/>
          <w:szCs w:val="24"/>
        </w:rPr>
        <w:t xml:space="preserve"> </w:t>
      </w:r>
      <w:r w:rsidR="003B6DAC" w:rsidRPr="00D2722D">
        <w:rPr>
          <w:rFonts w:ascii="Times New Roman" w:hAnsi="Times New Roman" w:cs="Times New Roman"/>
          <w:sz w:val="24"/>
          <w:szCs w:val="24"/>
        </w:rPr>
        <w:t>B</w:t>
      </w:r>
      <w:r w:rsidR="00577067" w:rsidRPr="00D2722D">
        <w:rPr>
          <w:rFonts w:ascii="Times New Roman" w:hAnsi="Times New Roman" w:cs="Times New Roman"/>
          <w:sz w:val="24"/>
          <w:szCs w:val="24"/>
        </w:rPr>
        <w:t xml:space="preserve">reakpoints </w:t>
      </w:r>
      <w:r w:rsidR="00950517" w:rsidRPr="00D2722D">
        <w:rPr>
          <w:rFonts w:ascii="Times New Roman" w:hAnsi="Times New Roman" w:cs="Times New Roman"/>
          <w:sz w:val="24"/>
          <w:szCs w:val="24"/>
        </w:rPr>
        <w:t>for a</w:t>
      </w:r>
      <w:r w:rsidR="00577067" w:rsidRPr="00D2722D">
        <w:rPr>
          <w:rFonts w:ascii="Times New Roman" w:hAnsi="Times New Roman" w:cs="Times New Roman"/>
          <w:sz w:val="24"/>
          <w:szCs w:val="24"/>
        </w:rPr>
        <w:t xml:space="preserve">ntimicrobial </w:t>
      </w:r>
      <w:r w:rsidR="00950517" w:rsidRPr="00D2722D">
        <w:rPr>
          <w:rFonts w:ascii="Times New Roman" w:hAnsi="Times New Roman" w:cs="Times New Roman"/>
          <w:sz w:val="24"/>
          <w:szCs w:val="24"/>
        </w:rPr>
        <w:t>s</w:t>
      </w:r>
      <w:r w:rsidR="00577067" w:rsidRPr="00D2722D">
        <w:rPr>
          <w:rFonts w:ascii="Times New Roman" w:hAnsi="Times New Roman" w:cs="Times New Roman"/>
          <w:sz w:val="24"/>
          <w:szCs w:val="24"/>
        </w:rPr>
        <w:t xml:space="preserve">usceptibility </w:t>
      </w:r>
      <w:r w:rsidR="00950517" w:rsidRPr="00D2722D">
        <w:rPr>
          <w:rFonts w:ascii="Times New Roman" w:hAnsi="Times New Roman" w:cs="Times New Roman"/>
          <w:sz w:val="24"/>
          <w:szCs w:val="24"/>
        </w:rPr>
        <w:t>t</w:t>
      </w:r>
      <w:r w:rsidR="00577067" w:rsidRPr="00D2722D">
        <w:rPr>
          <w:rFonts w:ascii="Times New Roman" w:hAnsi="Times New Roman" w:cs="Times New Roman"/>
          <w:sz w:val="24"/>
          <w:szCs w:val="24"/>
        </w:rPr>
        <w:t>esting</w:t>
      </w:r>
      <w:r w:rsidR="00950517" w:rsidRPr="00D2722D">
        <w:rPr>
          <w:rFonts w:ascii="Times New Roman" w:hAnsi="Times New Roman" w:cs="Times New Roman"/>
          <w:sz w:val="24"/>
          <w:szCs w:val="24"/>
        </w:rPr>
        <w:t xml:space="preserve"> are updated </w:t>
      </w:r>
      <w:r w:rsidR="0070600E" w:rsidRPr="00D2722D">
        <w:rPr>
          <w:rFonts w:ascii="Times New Roman" w:hAnsi="Times New Roman" w:cs="Times New Roman"/>
          <w:sz w:val="24"/>
          <w:szCs w:val="24"/>
        </w:rPr>
        <w:t xml:space="preserve">every few years, and multiple </w:t>
      </w:r>
      <w:r w:rsidR="00D44E9B" w:rsidRPr="00D2722D">
        <w:rPr>
          <w:rFonts w:ascii="Times New Roman" w:hAnsi="Times New Roman" w:cs="Times New Roman"/>
          <w:sz w:val="24"/>
          <w:szCs w:val="24"/>
        </w:rPr>
        <w:t xml:space="preserve">conflicting standards </w:t>
      </w:r>
      <w:r w:rsidR="00F33889" w:rsidRPr="00D2722D">
        <w:rPr>
          <w:rFonts w:ascii="Times New Roman" w:hAnsi="Times New Roman" w:cs="Times New Roman"/>
          <w:sz w:val="24"/>
          <w:szCs w:val="24"/>
        </w:rPr>
        <w:t xml:space="preserve">exist </w:t>
      </w:r>
      <w:r w:rsidR="00D44E9B" w:rsidRPr="00D2722D">
        <w:rPr>
          <w:rFonts w:ascii="Times New Roman" w:hAnsi="Times New Roman" w:cs="Times New Roman"/>
          <w:sz w:val="24"/>
          <w:szCs w:val="24"/>
        </w:rPr>
        <w:t>for categorization of resistant or susceptible bacteria</w:t>
      </w:r>
      <w:r w:rsidR="00CF22EE" w:rsidRPr="00D2722D">
        <w:rPr>
          <w:rFonts w:ascii="Times New Roman" w:hAnsi="Times New Roman" w:cs="Times New Roman"/>
          <w:sz w:val="24"/>
          <w:szCs w:val="24"/>
        </w:rPr>
        <w:t xml:space="preserve"> </w:t>
      </w:r>
      <w:r w:rsidR="00781AD8" w:rsidRPr="00D2722D">
        <w:rPr>
          <w:rFonts w:ascii="Times New Roman" w:hAnsi="Times New Roman" w:cs="Times New Roman"/>
          <w:sz w:val="24"/>
          <w:szCs w:val="24"/>
        </w:rPr>
        <w:t xml:space="preserve">which are </w:t>
      </w:r>
      <w:r w:rsidR="00CF22EE" w:rsidRPr="00D2722D">
        <w:rPr>
          <w:rFonts w:ascii="Times New Roman" w:hAnsi="Times New Roman" w:cs="Times New Roman"/>
          <w:sz w:val="24"/>
          <w:szCs w:val="24"/>
        </w:rPr>
        <w:t xml:space="preserve">dependent on geographical location </w:t>
      </w:r>
      <w:r w:rsidR="006F374D" w:rsidRPr="00D2722D">
        <w:rPr>
          <w:rFonts w:ascii="Times New Roman" w:hAnsi="Times New Roman" w:cs="Times New Roman"/>
          <w:sz w:val="24"/>
          <w:szCs w:val="24"/>
        </w:rPr>
        <w:t xml:space="preserve">(Clinical &amp; Laboratory Standards Institute, CLSI; </w:t>
      </w:r>
      <w:r w:rsidR="0082240A" w:rsidRPr="00D2722D">
        <w:rPr>
          <w:rFonts w:ascii="Times New Roman" w:hAnsi="Times New Roman" w:cs="Times New Roman"/>
          <w:sz w:val="24"/>
          <w:szCs w:val="24"/>
        </w:rPr>
        <w:t>European Committee on Antimicrobial Susceptibility Testing, EUCAST).</w:t>
      </w:r>
    </w:p>
    <w:p w14:paraId="0401684E" w14:textId="72AA3457" w:rsidR="0025554A" w:rsidRPr="00D2722D" w:rsidRDefault="00C77C35"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Difference</w:t>
      </w:r>
      <w:ins w:id="65" w:author="Crothers, Jessica" w:date="2024-08-19T15:23:00Z" w16du:dateUtc="2024-08-19T19:23:00Z">
        <w:r w:rsidR="00E2333E">
          <w:rPr>
            <w:rFonts w:ascii="Times New Roman" w:hAnsi="Times New Roman" w:cs="Times New Roman"/>
            <w:sz w:val="24"/>
            <w:szCs w:val="24"/>
          </w:rPr>
          <w:t>s</w:t>
        </w:r>
      </w:ins>
      <w:r w:rsidRPr="00D2722D">
        <w:rPr>
          <w:rFonts w:ascii="Times New Roman" w:hAnsi="Times New Roman" w:cs="Times New Roman"/>
          <w:sz w:val="24"/>
          <w:szCs w:val="24"/>
        </w:rPr>
        <w:t xml:space="preserve"> in sampling schem</w:t>
      </w:r>
      <w:ins w:id="66" w:author="Crothers, Jessica" w:date="2024-08-19T15:23:00Z" w16du:dateUtc="2024-08-19T19:23:00Z">
        <w:r w:rsidR="00E2333E">
          <w:rPr>
            <w:rFonts w:ascii="Times New Roman" w:hAnsi="Times New Roman" w:cs="Times New Roman"/>
            <w:sz w:val="24"/>
            <w:szCs w:val="24"/>
          </w:rPr>
          <w:t>a</w:t>
        </w:r>
      </w:ins>
      <w:del w:id="67" w:author="Crothers, Jessica" w:date="2024-08-19T15:23:00Z" w16du:dateUtc="2024-08-19T19:23:00Z">
        <w:r w:rsidRPr="00D2722D" w:rsidDel="00E2333E">
          <w:rPr>
            <w:rFonts w:ascii="Times New Roman" w:hAnsi="Times New Roman" w:cs="Times New Roman"/>
            <w:sz w:val="24"/>
            <w:szCs w:val="24"/>
          </w:rPr>
          <w:delText>e</w:delText>
        </w:r>
      </w:del>
      <w:r w:rsidRPr="00D2722D">
        <w:rPr>
          <w:rFonts w:ascii="Times New Roman" w:hAnsi="Times New Roman" w:cs="Times New Roman"/>
          <w:sz w:val="24"/>
          <w:szCs w:val="24"/>
        </w:rPr>
        <w:t xml:space="preserve"> </w:t>
      </w:r>
      <w:r w:rsidR="00517DEF" w:rsidRPr="00D2722D">
        <w:rPr>
          <w:rFonts w:ascii="Times New Roman" w:hAnsi="Times New Roman" w:cs="Times New Roman"/>
          <w:sz w:val="24"/>
          <w:szCs w:val="24"/>
        </w:rPr>
        <w:t>for</w:t>
      </w:r>
      <w:r w:rsidRPr="00D2722D">
        <w:rPr>
          <w:rFonts w:ascii="Times New Roman" w:hAnsi="Times New Roman" w:cs="Times New Roman"/>
          <w:sz w:val="24"/>
          <w:szCs w:val="24"/>
        </w:rPr>
        <w:t xml:space="preserve"> studies collecting milk from </w:t>
      </w:r>
      <w:r w:rsidR="00341B98" w:rsidRPr="00D2722D">
        <w:rPr>
          <w:rFonts w:ascii="Times New Roman" w:hAnsi="Times New Roman" w:cs="Times New Roman"/>
          <w:sz w:val="24"/>
          <w:szCs w:val="24"/>
        </w:rPr>
        <w:t xml:space="preserve">individual </w:t>
      </w:r>
      <w:r w:rsidRPr="00D2722D">
        <w:rPr>
          <w:rFonts w:ascii="Times New Roman" w:hAnsi="Times New Roman" w:cs="Times New Roman"/>
          <w:sz w:val="24"/>
          <w:szCs w:val="24"/>
        </w:rPr>
        <w:t xml:space="preserve">cows will affect </w:t>
      </w:r>
      <w:r w:rsidR="00341B98" w:rsidRPr="00D2722D">
        <w:rPr>
          <w:rFonts w:ascii="Times New Roman" w:hAnsi="Times New Roman" w:cs="Times New Roman"/>
          <w:sz w:val="24"/>
          <w:szCs w:val="24"/>
        </w:rPr>
        <w:t xml:space="preserve">observed </w:t>
      </w:r>
      <w:r w:rsidR="00430541" w:rsidRPr="00D2722D">
        <w:rPr>
          <w:rFonts w:ascii="Times New Roman" w:hAnsi="Times New Roman" w:cs="Times New Roman"/>
          <w:sz w:val="24"/>
          <w:szCs w:val="24"/>
        </w:rPr>
        <w:t xml:space="preserve">prevalence </w:t>
      </w:r>
      <w:r w:rsidR="00477040" w:rsidRPr="00D2722D">
        <w:rPr>
          <w:rFonts w:ascii="Times New Roman" w:hAnsi="Times New Roman" w:cs="Times New Roman"/>
          <w:sz w:val="24"/>
          <w:szCs w:val="24"/>
        </w:rPr>
        <w:t xml:space="preserve">of </w:t>
      </w:r>
      <w:r w:rsidRPr="00D2722D">
        <w:rPr>
          <w:rFonts w:ascii="Times New Roman" w:hAnsi="Times New Roman" w:cs="Times New Roman"/>
          <w:sz w:val="24"/>
          <w:szCs w:val="24"/>
        </w:rPr>
        <w:t xml:space="preserve">resistance in bacteria isolated from samples. Within the studies summarized in </w:t>
      </w:r>
      <w:r w:rsidR="007E56CF" w:rsidRPr="00D2722D">
        <w:rPr>
          <w:rFonts w:ascii="Times New Roman" w:hAnsi="Times New Roman" w:cs="Times New Roman"/>
          <w:sz w:val="24"/>
          <w:szCs w:val="24"/>
        </w:rPr>
        <w:t>this review</w:t>
      </w:r>
      <w:r w:rsidRPr="00D2722D">
        <w:rPr>
          <w:rFonts w:ascii="Times New Roman" w:hAnsi="Times New Roman" w:cs="Times New Roman"/>
          <w:sz w:val="24"/>
          <w:szCs w:val="24"/>
        </w:rPr>
        <w:t>, sampling strateg</w:t>
      </w:r>
      <w:r w:rsidR="00341B98" w:rsidRPr="00D2722D">
        <w:rPr>
          <w:rFonts w:ascii="Times New Roman" w:hAnsi="Times New Roman" w:cs="Times New Roman"/>
          <w:sz w:val="24"/>
          <w:szCs w:val="24"/>
        </w:rPr>
        <w:t>ies</w:t>
      </w:r>
      <w:r w:rsidRPr="00D2722D">
        <w:rPr>
          <w:rFonts w:ascii="Times New Roman" w:hAnsi="Times New Roman" w:cs="Times New Roman"/>
          <w:sz w:val="24"/>
          <w:szCs w:val="24"/>
        </w:rPr>
        <w:t xml:space="preserve"> for quartermilk and criteria for cow inclusion vary widely. Some studies included sampled cows in a herd at random or without using any specific criteria </w:t>
      </w:r>
      <w:r w:rsidR="004E548D" w:rsidRPr="00D2722D">
        <w:rPr>
          <w:rFonts w:ascii="Times New Roman" w:hAnsi="Times New Roman" w:cs="Times New Roman"/>
          <w:noProof/>
          <w:sz w:val="24"/>
          <w:szCs w:val="24"/>
        </w:rPr>
        <w:t>(Tikofsky et al., 2003; Bombyk et al., 2008; Garmo et al., 2010)</w:t>
      </w:r>
      <w:r w:rsidRPr="00D2722D">
        <w:rPr>
          <w:rFonts w:ascii="Times New Roman" w:hAnsi="Times New Roman" w:cs="Times New Roman"/>
          <w:sz w:val="24"/>
          <w:szCs w:val="24"/>
        </w:rPr>
        <w:t xml:space="preserve">, while others used </w:t>
      </w:r>
      <w:r w:rsidR="00894CFB" w:rsidRPr="00D2722D">
        <w:rPr>
          <w:rFonts w:ascii="Times New Roman" w:hAnsi="Times New Roman" w:cs="Times New Roman"/>
          <w:sz w:val="24"/>
          <w:szCs w:val="24"/>
        </w:rPr>
        <w:t>the California Mastitis test (</w:t>
      </w:r>
      <w:r w:rsidRPr="00D2722D">
        <w:rPr>
          <w:rFonts w:ascii="Times New Roman" w:hAnsi="Times New Roman" w:cs="Times New Roman"/>
          <w:sz w:val="24"/>
          <w:szCs w:val="24"/>
        </w:rPr>
        <w:t>CMT</w:t>
      </w:r>
      <w:r w:rsidR="00894CFB" w:rsidRPr="00D2722D">
        <w:rPr>
          <w:rFonts w:ascii="Times New Roman" w:hAnsi="Times New Roman" w:cs="Times New Roman"/>
          <w:sz w:val="24"/>
          <w:szCs w:val="24"/>
        </w:rPr>
        <w:t>)</w:t>
      </w:r>
      <w:r w:rsidRPr="00D2722D">
        <w:rPr>
          <w:rFonts w:ascii="Times New Roman" w:hAnsi="Times New Roman" w:cs="Times New Roman"/>
          <w:sz w:val="24"/>
          <w:szCs w:val="24"/>
        </w:rPr>
        <w:t xml:space="preserve"> to selectively sample cows with </w:t>
      </w:r>
      <w:r w:rsidR="008B3A4A" w:rsidRPr="00D2722D">
        <w:rPr>
          <w:rFonts w:ascii="Times New Roman" w:hAnsi="Times New Roman" w:cs="Times New Roman"/>
          <w:sz w:val="24"/>
          <w:szCs w:val="24"/>
        </w:rPr>
        <w:t xml:space="preserve">evidence of </w:t>
      </w:r>
      <w:r w:rsidR="0067496D" w:rsidRPr="00D2722D">
        <w:rPr>
          <w:rFonts w:ascii="Times New Roman" w:hAnsi="Times New Roman" w:cs="Times New Roman"/>
          <w:sz w:val="24"/>
          <w:szCs w:val="24"/>
        </w:rPr>
        <w:t>extant</w:t>
      </w:r>
      <w:r w:rsidR="008B3A4A" w:rsidRPr="00D2722D">
        <w:rPr>
          <w:rFonts w:ascii="Times New Roman" w:hAnsi="Times New Roman" w:cs="Times New Roman"/>
          <w:sz w:val="24"/>
          <w:szCs w:val="24"/>
        </w:rPr>
        <w:t xml:space="preserve"> </w:t>
      </w:r>
      <w:r w:rsidRPr="00D2722D">
        <w:rPr>
          <w:rFonts w:ascii="Times New Roman" w:hAnsi="Times New Roman" w:cs="Times New Roman"/>
          <w:sz w:val="24"/>
          <w:szCs w:val="24"/>
        </w:rPr>
        <w:t xml:space="preserve">mastitis </w:t>
      </w:r>
      <w:r w:rsidR="004E548D" w:rsidRPr="00D2722D">
        <w:rPr>
          <w:rFonts w:ascii="Times New Roman" w:hAnsi="Times New Roman" w:cs="Times New Roman"/>
          <w:noProof/>
          <w:sz w:val="24"/>
          <w:szCs w:val="24"/>
        </w:rPr>
        <w:t>(Busato et al., 2000; Roesch et al., 2006)</w:t>
      </w:r>
      <w:r w:rsidRPr="00D2722D">
        <w:rPr>
          <w:rFonts w:ascii="Times New Roman" w:hAnsi="Times New Roman" w:cs="Times New Roman"/>
          <w:sz w:val="24"/>
          <w:szCs w:val="24"/>
        </w:rPr>
        <w:t xml:space="preserve">. </w:t>
      </w:r>
      <w:proofErr w:type="spellStart"/>
      <w:r w:rsidRPr="00D2722D">
        <w:rPr>
          <w:rFonts w:ascii="Times New Roman" w:hAnsi="Times New Roman" w:cs="Times New Roman"/>
          <w:sz w:val="24"/>
          <w:szCs w:val="24"/>
        </w:rPr>
        <w:t>Bennedsgard</w:t>
      </w:r>
      <w:proofErr w:type="spellEnd"/>
      <w:r w:rsidRPr="00D2722D">
        <w:rPr>
          <w:rFonts w:ascii="Times New Roman" w:hAnsi="Times New Roman" w:cs="Times New Roman"/>
          <w:sz w:val="24"/>
          <w:szCs w:val="24"/>
        </w:rPr>
        <w:t xml:space="preserve"> et al. (2006) used a specific set of criteria </w:t>
      </w:r>
      <w:proofErr w:type="gramStart"/>
      <w:r w:rsidRPr="00D2722D">
        <w:rPr>
          <w:rFonts w:ascii="Times New Roman" w:hAnsi="Times New Roman" w:cs="Times New Roman"/>
          <w:sz w:val="24"/>
          <w:szCs w:val="24"/>
        </w:rPr>
        <w:t>in order to</w:t>
      </w:r>
      <w:proofErr w:type="gramEnd"/>
      <w:r w:rsidRPr="00D2722D">
        <w:rPr>
          <w:rFonts w:ascii="Times New Roman" w:hAnsi="Times New Roman" w:cs="Times New Roman"/>
          <w:sz w:val="24"/>
          <w:szCs w:val="24"/>
        </w:rPr>
        <w:t xml:space="preserve"> maximize their chances of sampling cows with </w:t>
      </w:r>
      <w:r w:rsidRPr="00D2722D">
        <w:rPr>
          <w:rFonts w:ascii="Times New Roman" w:hAnsi="Times New Roman" w:cs="Times New Roman"/>
          <w:i/>
          <w:iCs/>
          <w:sz w:val="24"/>
          <w:szCs w:val="24"/>
        </w:rPr>
        <w:t xml:space="preserve">S. aureus </w:t>
      </w:r>
      <w:r w:rsidR="00D613FB" w:rsidRPr="00D2722D">
        <w:rPr>
          <w:rFonts w:ascii="Times New Roman" w:hAnsi="Times New Roman" w:cs="Times New Roman"/>
          <w:sz w:val="24"/>
          <w:szCs w:val="24"/>
        </w:rPr>
        <w:t>IMI</w:t>
      </w:r>
      <w:r w:rsidR="00B035C6" w:rsidRPr="00D2722D">
        <w:rPr>
          <w:rFonts w:ascii="Times New Roman" w:hAnsi="Times New Roman" w:cs="Times New Roman"/>
          <w:sz w:val="24"/>
          <w:szCs w:val="24"/>
        </w:rPr>
        <w:t xml:space="preserve"> specifically</w:t>
      </w:r>
      <w:r w:rsidRPr="00D2722D">
        <w:rPr>
          <w:rFonts w:ascii="Times New Roman" w:hAnsi="Times New Roman" w:cs="Times New Roman"/>
          <w:sz w:val="24"/>
          <w:szCs w:val="24"/>
        </w:rPr>
        <w:t xml:space="preserve">, while others sampled </w:t>
      </w:r>
      <w:r w:rsidR="00B035C6" w:rsidRPr="00D2722D">
        <w:rPr>
          <w:rFonts w:ascii="Times New Roman" w:hAnsi="Times New Roman" w:cs="Times New Roman"/>
          <w:sz w:val="24"/>
          <w:szCs w:val="24"/>
        </w:rPr>
        <w:t xml:space="preserve">only </w:t>
      </w:r>
      <w:r w:rsidRPr="00D2722D">
        <w:rPr>
          <w:rFonts w:ascii="Times New Roman" w:hAnsi="Times New Roman" w:cs="Times New Roman"/>
          <w:sz w:val="24"/>
          <w:szCs w:val="24"/>
        </w:rPr>
        <w:t xml:space="preserve">multiparous cows in the herd </w:t>
      </w:r>
      <w:r w:rsidR="004E548D" w:rsidRPr="00D2722D">
        <w:rPr>
          <w:rFonts w:ascii="Times New Roman" w:hAnsi="Times New Roman" w:cs="Times New Roman"/>
          <w:noProof/>
          <w:sz w:val="24"/>
          <w:szCs w:val="24"/>
        </w:rPr>
        <w:t xml:space="preserve">(Pol and Ruegg, 2007a; McDougall et </w:t>
      </w:r>
      <w:r w:rsidR="004E548D" w:rsidRPr="00D2722D">
        <w:rPr>
          <w:rFonts w:ascii="Times New Roman" w:hAnsi="Times New Roman" w:cs="Times New Roman"/>
          <w:noProof/>
          <w:sz w:val="24"/>
          <w:szCs w:val="24"/>
        </w:rPr>
        <w:lastRenderedPageBreak/>
        <w:t>al., 2021)</w:t>
      </w:r>
      <w:r w:rsidRPr="00D2722D">
        <w:rPr>
          <w:rFonts w:ascii="Times New Roman" w:hAnsi="Times New Roman" w:cs="Times New Roman"/>
          <w:sz w:val="24"/>
          <w:szCs w:val="24"/>
        </w:rPr>
        <w:t xml:space="preserve">. Sampling multiparous cows </w:t>
      </w:r>
      <w:r w:rsidR="00B035C6" w:rsidRPr="00D2722D">
        <w:rPr>
          <w:rFonts w:ascii="Times New Roman" w:hAnsi="Times New Roman" w:cs="Times New Roman"/>
          <w:sz w:val="24"/>
          <w:szCs w:val="24"/>
        </w:rPr>
        <w:t>exclusively increases the likelihood</w:t>
      </w:r>
      <w:r w:rsidRPr="00D2722D">
        <w:rPr>
          <w:rFonts w:ascii="Times New Roman" w:hAnsi="Times New Roman" w:cs="Times New Roman"/>
          <w:sz w:val="24"/>
          <w:szCs w:val="24"/>
        </w:rPr>
        <w:t xml:space="preserve"> samples collected wi</w:t>
      </w:r>
      <w:r w:rsidR="00B035C6" w:rsidRPr="00D2722D">
        <w:rPr>
          <w:rFonts w:ascii="Times New Roman" w:hAnsi="Times New Roman" w:cs="Times New Roman"/>
          <w:sz w:val="24"/>
          <w:szCs w:val="24"/>
        </w:rPr>
        <w:t>ll have</w:t>
      </w:r>
      <w:r w:rsidRPr="00D2722D">
        <w:rPr>
          <w:rFonts w:ascii="Times New Roman" w:hAnsi="Times New Roman" w:cs="Times New Roman"/>
          <w:sz w:val="24"/>
          <w:szCs w:val="24"/>
        </w:rPr>
        <w:t xml:space="preserve"> an </w:t>
      </w:r>
      <w:r w:rsidR="00D613FB" w:rsidRPr="00D2722D">
        <w:rPr>
          <w:rFonts w:ascii="Times New Roman" w:hAnsi="Times New Roman" w:cs="Times New Roman"/>
          <w:sz w:val="24"/>
          <w:szCs w:val="24"/>
        </w:rPr>
        <w:t>IMI</w:t>
      </w:r>
      <w:r w:rsidRPr="00D2722D">
        <w:rPr>
          <w:rFonts w:ascii="Times New Roman" w:hAnsi="Times New Roman" w:cs="Times New Roman"/>
          <w:sz w:val="24"/>
          <w:szCs w:val="24"/>
        </w:rPr>
        <w:t xml:space="preserve">, as increasing parity is a risk factor for mastitis generally </w:t>
      </w:r>
      <w:r w:rsidR="004E548D" w:rsidRPr="00D2722D">
        <w:rPr>
          <w:rFonts w:ascii="Times New Roman" w:hAnsi="Times New Roman" w:cs="Times New Roman"/>
          <w:noProof/>
          <w:sz w:val="24"/>
          <w:szCs w:val="24"/>
        </w:rPr>
        <w:t>(Barkema et al., 1998; Busato et al., 2000)</w:t>
      </w:r>
      <w:r w:rsidRPr="00D2722D">
        <w:rPr>
          <w:rFonts w:ascii="Times New Roman" w:hAnsi="Times New Roman" w:cs="Times New Roman"/>
          <w:sz w:val="24"/>
          <w:szCs w:val="24"/>
        </w:rPr>
        <w:t xml:space="preserve"> and </w:t>
      </w:r>
      <w:r w:rsidR="00D613FB" w:rsidRPr="00D2722D">
        <w:rPr>
          <w:rFonts w:ascii="Times New Roman" w:hAnsi="Times New Roman" w:cs="Times New Roman"/>
          <w:sz w:val="24"/>
          <w:szCs w:val="24"/>
        </w:rPr>
        <w:t>IMI</w:t>
      </w:r>
      <w:r w:rsidRPr="00D2722D">
        <w:rPr>
          <w:rFonts w:ascii="Times New Roman" w:hAnsi="Times New Roman" w:cs="Times New Roman"/>
          <w:sz w:val="24"/>
          <w:szCs w:val="24"/>
        </w:rPr>
        <w:t xml:space="preserve"> with </w:t>
      </w:r>
      <w:r w:rsidRPr="00D2722D">
        <w:rPr>
          <w:rFonts w:ascii="Times New Roman" w:hAnsi="Times New Roman" w:cs="Times New Roman"/>
          <w:i/>
          <w:iCs/>
          <w:sz w:val="24"/>
          <w:szCs w:val="24"/>
        </w:rPr>
        <w:t xml:space="preserve">S. aureus </w:t>
      </w:r>
      <w:r w:rsidRPr="00D2722D">
        <w:rPr>
          <w:rFonts w:ascii="Times New Roman" w:hAnsi="Times New Roman" w:cs="Times New Roman"/>
          <w:sz w:val="24"/>
          <w:szCs w:val="24"/>
        </w:rPr>
        <w:t xml:space="preserve">specifically </w:t>
      </w:r>
      <w:r w:rsidR="004E548D" w:rsidRPr="00D2722D">
        <w:rPr>
          <w:rFonts w:ascii="Times New Roman" w:hAnsi="Times New Roman" w:cs="Times New Roman"/>
          <w:noProof/>
          <w:sz w:val="24"/>
          <w:szCs w:val="24"/>
        </w:rPr>
        <w:t>(Zadoks et al., 2001; Tenhagen et al., 2006)</w:t>
      </w:r>
      <w:r w:rsidRPr="00D2722D">
        <w:rPr>
          <w:rFonts w:ascii="Times New Roman" w:hAnsi="Times New Roman" w:cs="Times New Roman"/>
          <w:sz w:val="24"/>
          <w:szCs w:val="24"/>
        </w:rPr>
        <w:t xml:space="preserve">. </w:t>
      </w:r>
      <w:r w:rsidR="00E62402" w:rsidRPr="00D2722D">
        <w:rPr>
          <w:rFonts w:ascii="Times New Roman" w:hAnsi="Times New Roman" w:cs="Times New Roman"/>
          <w:sz w:val="24"/>
          <w:szCs w:val="24"/>
        </w:rPr>
        <w:t>The likelihood of different</w:t>
      </w:r>
      <w:r w:rsidRPr="00D2722D">
        <w:rPr>
          <w:rFonts w:ascii="Times New Roman" w:hAnsi="Times New Roman" w:cs="Times New Roman"/>
          <w:sz w:val="24"/>
          <w:szCs w:val="24"/>
        </w:rPr>
        <w:t xml:space="preserve"> NASM species </w:t>
      </w:r>
      <w:r w:rsidR="00D613FB" w:rsidRPr="00D2722D">
        <w:rPr>
          <w:rFonts w:ascii="Times New Roman" w:hAnsi="Times New Roman" w:cs="Times New Roman"/>
          <w:sz w:val="24"/>
          <w:szCs w:val="24"/>
        </w:rPr>
        <w:t xml:space="preserve">causing IMI </w:t>
      </w:r>
      <w:r w:rsidRPr="00D2722D">
        <w:rPr>
          <w:rFonts w:ascii="Times New Roman" w:hAnsi="Times New Roman" w:cs="Times New Roman"/>
          <w:sz w:val="24"/>
          <w:szCs w:val="24"/>
        </w:rPr>
        <w:t>varies by parity</w:t>
      </w:r>
      <w:r w:rsidR="00AA7F4C" w:rsidRPr="00D2722D">
        <w:rPr>
          <w:rFonts w:ascii="Times New Roman" w:hAnsi="Times New Roman" w:cs="Times New Roman"/>
          <w:sz w:val="24"/>
          <w:szCs w:val="24"/>
        </w:rPr>
        <w:t>, and resistance patterns are species-specific for NASM</w:t>
      </w:r>
      <w:r w:rsidRPr="00D2722D">
        <w:rPr>
          <w:rFonts w:ascii="Times New Roman" w:hAnsi="Times New Roman" w:cs="Times New Roman"/>
          <w:sz w:val="24"/>
          <w:szCs w:val="24"/>
        </w:rPr>
        <w:t xml:space="preserve"> (</w:t>
      </w:r>
      <w:commentRangeStart w:id="68"/>
      <w:r w:rsidRPr="00D2722D">
        <w:rPr>
          <w:rFonts w:ascii="Times New Roman" w:hAnsi="Times New Roman" w:cs="Times New Roman"/>
          <w:sz w:val="24"/>
          <w:szCs w:val="24"/>
        </w:rPr>
        <w:t>see below</w:t>
      </w:r>
      <w:commentRangeEnd w:id="68"/>
      <w:r w:rsidR="00467B92">
        <w:rPr>
          <w:rStyle w:val="CommentReference"/>
        </w:rPr>
        <w:commentReference w:id="68"/>
      </w:r>
      <w:r w:rsidRPr="00D2722D">
        <w:rPr>
          <w:rFonts w:ascii="Times New Roman" w:hAnsi="Times New Roman" w:cs="Times New Roman"/>
          <w:sz w:val="24"/>
          <w:szCs w:val="24"/>
        </w:rPr>
        <w:t>)</w:t>
      </w:r>
      <w:r w:rsidR="008F6E40" w:rsidRPr="00D2722D">
        <w:rPr>
          <w:rFonts w:ascii="Times New Roman" w:hAnsi="Times New Roman" w:cs="Times New Roman"/>
          <w:sz w:val="24"/>
          <w:szCs w:val="24"/>
        </w:rPr>
        <w:t>. Therefore,</w:t>
      </w:r>
      <w:r w:rsidRPr="00D2722D">
        <w:rPr>
          <w:rFonts w:ascii="Times New Roman" w:hAnsi="Times New Roman" w:cs="Times New Roman"/>
          <w:sz w:val="24"/>
          <w:szCs w:val="24"/>
        </w:rPr>
        <w:t xml:space="preserve"> sampling multiparous cows </w:t>
      </w:r>
      <w:r w:rsidR="00BA5B6F" w:rsidRPr="00D2722D">
        <w:rPr>
          <w:rFonts w:ascii="Times New Roman" w:hAnsi="Times New Roman" w:cs="Times New Roman"/>
          <w:sz w:val="24"/>
          <w:szCs w:val="24"/>
        </w:rPr>
        <w:t>exclusively</w:t>
      </w:r>
      <w:r w:rsidRPr="00D2722D">
        <w:rPr>
          <w:rFonts w:ascii="Times New Roman" w:hAnsi="Times New Roman" w:cs="Times New Roman"/>
          <w:sz w:val="24"/>
          <w:szCs w:val="24"/>
        </w:rPr>
        <w:t xml:space="preserve"> will bias which species are included and thereby the resistance profiles of mastitis pathogens described</w:t>
      </w:r>
      <w:r w:rsidR="00696E24" w:rsidRPr="00D2722D">
        <w:rPr>
          <w:rFonts w:ascii="Times New Roman" w:hAnsi="Times New Roman" w:cs="Times New Roman"/>
          <w:sz w:val="24"/>
          <w:szCs w:val="24"/>
        </w:rPr>
        <w:t>.</w:t>
      </w:r>
      <w:r w:rsidR="005121E9" w:rsidRPr="00D2722D">
        <w:rPr>
          <w:rFonts w:ascii="Times New Roman" w:hAnsi="Times New Roman" w:cs="Times New Roman"/>
          <w:sz w:val="24"/>
          <w:szCs w:val="24"/>
        </w:rPr>
        <w:t xml:space="preserve"> </w:t>
      </w:r>
      <w:r w:rsidR="00F17B03" w:rsidRPr="00D2722D">
        <w:rPr>
          <w:rFonts w:ascii="Times New Roman" w:hAnsi="Times New Roman" w:cs="Times New Roman"/>
          <w:sz w:val="24"/>
          <w:szCs w:val="24"/>
        </w:rPr>
        <w:t>A</w:t>
      </w:r>
      <w:r w:rsidR="005121E9" w:rsidRPr="00D2722D">
        <w:rPr>
          <w:rFonts w:ascii="Times New Roman" w:hAnsi="Times New Roman" w:cs="Times New Roman"/>
          <w:sz w:val="24"/>
          <w:szCs w:val="24"/>
        </w:rPr>
        <w:t xml:space="preserve"> further</w:t>
      </w:r>
      <w:r w:rsidR="00F17B03" w:rsidRPr="00D2722D">
        <w:rPr>
          <w:rFonts w:ascii="Times New Roman" w:hAnsi="Times New Roman" w:cs="Times New Roman"/>
          <w:sz w:val="24"/>
          <w:szCs w:val="24"/>
        </w:rPr>
        <w:t xml:space="preserve"> consideration</w:t>
      </w:r>
      <w:r w:rsidR="00C968AF" w:rsidRPr="00D2722D">
        <w:rPr>
          <w:rFonts w:ascii="Times New Roman" w:hAnsi="Times New Roman" w:cs="Times New Roman"/>
          <w:sz w:val="24"/>
          <w:szCs w:val="24"/>
        </w:rPr>
        <w:t xml:space="preserve"> </w:t>
      </w:r>
      <w:r w:rsidR="00F17B03" w:rsidRPr="00D2722D">
        <w:rPr>
          <w:rFonts w:ascii="Times New Roman" w:hAnsi="Times New Roman" w:cs="Times New Roman"/>
          <w:sz w:val="24"/>
          <w:szCs w:val="24"/>
        </w:rPr>
        <w:t xml:space="preserve">is </w:t>
      </w:r>
      <w:r w:rsidR="0004322E" w:rsidRPr="00D2722D">
        <w:rPr>
          <w:rFonts w:ascii="Times New Roman" w:hAnsi="Times New Roman" w:cs="Times New Roman"/>
          <w:sz w:val="24"/>
          <w:szCs w:val="24"/>
        </w:rPr>
        <w:t>whether</w:t>
      </w:r>
      <w:r w:rsidR="00222546" w:rsidRPr="00D2722D">
        <w:rPr>
          <w:rFonts w:ascii="Times New Roman" w:hAnsi="Times New Roman" w:cs="Times New Roman"/>
          <w:sz w:val="24"/>
          <w:szCs w:val="24"/>
        </w:rPr>
        <w:t xml:space="preserve"> the bacteria</w:t>
      </w:r>
      <w:r w:rsidR="005121E9" w:rsidRPr="00D2722D">
        <w:rPr>
          <w:rFonts w:ascii="Times New Roman" w:hAnsi="Times New Roman" w:cs="Times New Roman"/>
          <w:sz w:val="24"/>
          <w:szCs w:val="24"/>
        </w:rPr>
        <w:t xml:space="preserve"> included</w:t>
      </w:r>
      <w:r w:rsidR="00222546" w:rsidRPr="00D2722D">
        <w:rPr>
          <w:rFonts w:ascii="Times New Roman" w:hAnsi="Times New Roman" w:cs="Times New Roman"/>
          <w:sz w:val="24"/>
          <w:szCs w:val="24"/>
        </w:rPr>
        <w:t xml:space="preserve"> were associated with cases of subclinical mastitis, clinical mastitis, or both</w:t>
      </w:r>
      <w:r w:rsidR="000E15E2" w:rsidRPr="00D2722D">
        <w:rPr>
          <w:rFonts w:ascii="Times New Roman" w:hAnsi="Times New Roman" w:cs="Times New Roman"/>
          <w:sz w:val="24"/>
          <w:szCs w:val="24"/>
        </w:rPr>
        <w:t xml:space="preserve">. </w:t>
      </w:r>
      <w:r w:rsidR="009B59C5" w:rsidRPr="00D2722D">
        <w:rPr>
          <w:rFonts w:ascii="Times New Roman" w:hAnsi="Times New Roman" w:cs="Times New Roman"/>
          <w:sz w:val="24"/>
          <w:szCs w:val="24"/>
        </w:rPr>
        <w:t xml:space="preserve">AMR </w:t>
      </w:r>
      <w:r w:rsidR="00E84736" w:rsidRPr="00D2722D">
        <w:rPr>
          <w:rFonts w:ascii="Times New Roman" w:hAnsi="Times New Roman" w:cs="Times New Roman"/>
          <w:sz w:val="24"/>
          <w:szCs w:val="24"/>
        </w:rPr>
        <w:t>has been shown to be</w:t>
      </w:r>
      <w:r w:rsidR="009B59C5" w:rsidRPr="00D2722D">
        <w:rPr>
          <w:rFonts w:ascii="Times New Roman" w:hAnsi="Times New Roman" w:cs="Times New Roman"/>
          <w:sz w:val="24"/>
          <w:szCs w:val="24"/>
        </w:rPr>
        <w:t xml:space="preserve"> more prevalent in NASM isolates associated with clinical </w:t>
      </w:r>
      <w:r w:rsidR="00B27056" w:rsidRPr="00D2722D">
        <w:rPr>
          <w:rFonts w:ascii="Times New Roman" w:hAnsi="Times New Roman" w:cs="Times New Roman"/>
          <w:sz w:val="24"/>
          <w:szCs w:val="24"/>
        </w:rPr>
        <w:t>vs. subclinical mastitis</w:t>
      </w:r>
      <w:r w:rsidR="0054581D" w:rsidRPr="00D2722D">
        <w:rPr>
          <w:rFonts w:ascii="Times New Roman" w:hAnsi="Times New Roman" w:cs="Times New Roman"/>
          <w:sz w:val="24"/>
          <w:szCs w:val="24"/>
        </w:rPr>
        <w:t xml:space="preserve">, </w:t>
      </w:r>
      <w:r w:rsidR="0002542F" w:rsidRPr="00D2722D">
        <w:rPr>
          <w:rFonts w:ascii="Times New Roman" w:hAnsi="Times New Roman" w:cs="Times New Roman"/>
          <w:sz w:val="24"/>
          <w:szCs w:val="24"/>
        </w:rPr>
        <w:t xml:space="preserve">so </w:t>
      </w:r>
      <w:r w:rsidR="00501216" w:rsidRPr="00D2722D">
        <w:rPr>
          <w:rFonts w:ascii="Times New Roman" w:hAnsi="Times New Roman" w:cs="Times New Roman"/>
          <w:sz w:val="24"/>
          <w:szCs w:val="24"/>
        </w:rPr>
        <w:t xml:space="preserve">inclusion criteria </w:t>
      </w:r>
      <w:r w:rsidR="0002542F" w:rsidRPr="00D2722D">
        <w:rPr>
          <w:rFonts w:ascii="Times New Roman" w:hAnsi="Times New Roman" w:cs="Times New Roman"/>
          <w:sz w:val="24"/>
          <w:szCs w:val="24"/>
        </w:rPr>
        <w:t>around sample type</w:t>
      </w:r>
      <w:r w:rsidR="00501216" w:rsidRPr="00D2722D">
        <w:rPr>
          <w:rFonts w:ascii="Times New Roman" w:hAnsi="Times New Roman" w:cs="Times New Roman"/>
          <w:sz w:val="24"/>
          <w:szCs w:val="24"/>
        </w:rPr>
        <w:t xml:space="preserve"> will affect the observed AMR prevalence</w:t>
      </w:r>
      <w:r w:rsidR="00BC01B5" w:rsidRPr="00D2722D">
        <w:rPr>
          <w:rFonts w:ascii="Times New Roman" w:hAnsi="Times New Roman" w:cs="Times New Roman"/>
          <w:sz w:val="24"/>
          <w:szCs w:val="24"/>
        </w:rPr>
        <w:t>.</w:t>
      </w:r>
      <w:r w:rsidR="00B27056" w:rsidRPr="00D2722D">
        <w:rPr>
          <w:rFonts w:ascii="Times New Roman" w:hAnsi="Times New Roman" w:cs="Times New Roman"/>
          <w:sz w:val="24"/>
          <w:szCs w:val="24"/>
        </w:rPr>
        <w:t xml:space="preserve"> </w:t>
      </w:r>
      <w:r w:rsidR="00BC01B5" w:rsidRPr="00D2722D">
        <w:rPr>
          <w:rFonts w:ascii="Times New Roman" w:hAnsi="Times New Roman" w:cs="Times New Roman"/>
          <w:sz w:val="24"/>
          <w:szCs w:val="24"/>
        </w:rPr>
        <w:t xml:space="preserve">Oxacillin resistance was more frequent in clinical mastitis isolates (56.5%) </w:t>
      </w:r>
      <w:r w:rsidR="00A83132" w:rsidRPr="00D2722D">
        <w:rPr>
          <w:rFonts w:ascii="Times New Roman" w:hAnsi="Times New Roman" w:cs="Times New Roman"/>
          <w:sz w:val="24"/>
          <w:szCs w:val="24"/>
        </w:rPr>
        <w:t>vs.</w:t>
      </w:r>
      <w:r w:rsidR="00BC01B5" w:rsidRPr="00D2722D">
        <w:rPr>
          <w:rFonts w:ascii="Times New Roman" w:hAnsi="Times New Roman" w:cs="Times New Roman"/>
          <w:sz w:val="24"/>
          <w:szCs w:val="24"/>
        </w:rPr>
        <w:t xml:space="preserve"> subclinical mastitis isolates (43.9%</w:t>
      </w:r>
      <w:r w:rsidR="00D041C7" w:rsidRPr="00D2722D">
        <w:rPr>
          <w:rFonts w:ascii="Times New Roman" w:hAnsi="Times New Roman" w:cs="Times New Roman"/>
          <w:sz w:val="24"/>
          <w:szCs w:val="24"/>
        </w:rPr>
        <w:t>; Frey et al., 2013),</w:t>
      </w:r>
      <w:r w:rsidR="00A42447" w:rsidRPr="00D2722D">
        <w:rPr>
          <w:rFonts w:ascii="Times New Roman" w:hAnsi="Times New Roman" w:cs="Times New Roman"/>
          <w:sz w:val="24"/>
          <w:szCs w:val="24"/>
        </w:rPr>
        <w:t xml:space="preserve"> β-lactamase production was more common in subclinical vs. clinical cases </w:t>
      </w:r>
      <w:r w:rsidR="004E548D" w:rsidRPr="00D2722D">
        <w:rPr>
          <w:rFonts w:ascii="Times New Roman" w:hAnsi="Times New Roman" w:cs="Times New Roman"/>
          <w:noProof/>
          <w:sz w:val="24"/>
          <w:szCs w:val="24"/>
        </w:rPr>
        <w:t>(Persson Waller et al., 2011)</w:t>
      </w:r>
      <w:r w:rsidR="00734723" w:rsidRPr="00D2722D">
        <w:rPr>
          <w:rFonts w:ascii="Times New Roman" w:hAnsi="Times New Roman" w:cs="Times New Roman"/>
          <w:sz w:val="24"/>
          <w:szCs w:val="24"/>
        </w:rPr>
        <w:t>, and</w:t>
      </w:r>
      <w:r w:rsidR="008C14D2"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Wuytack et al. (2020)</w:t>
      </w:r>
      <w:r w:rsidR="00FC5EB2" w:rsidRPr="00D2722D">
        <w:rPr>
          <w:rFonts w:ascii="Times New Roman" w:hAnsi="Times New Roman" w:cs="Times New Roman"/>
          <w:sz w:val="24"/>
          <w:szCs w:val="24"/>
        </w:rPr>
        <w:t xml:space="preserve"> found carriage of the resistance gene </w:t>
      </w:r>
      <w:proofErr w:type="spellStart"/>
      <w:r w:rsidR="00FC5EB2" w:rsidRPr="00D2722D">
        <w:rPr>
          <w:rFonts w:ascii="Times New Roman" w:hAnsi="Times New Roman" w:cs="Times New Roman"/>
          <w:i/>
          <w:iCs/>
          <w:sz w:val="24"/>
          <w:szCs w:val="24"/>
        </w:rPr>
        <w:t>mecA</w:t>
      </w:r>
      <w:proofErr w:type="spellEnd"/>
      <w:r w:rsidR="00FC5EB2" w:rsidRPr="00D2722D">
        <w:rPr>
          <w:rFonts w:ascii="Times New Roman" w:hAnsi="Times New Roman" w:cs="Times New Roman"/>
          <w:sz w:val="24"/>
          <w:szCs w:val="24"/>
        </w:rPr>
        <w:t xml:space="preserve"> </w:t>
      </w:r>
      <w:r w:rsidR="00945406" w:rsidRPr="00D2722D">
        <w:rPr>
          <w:rFonts w:ascii="Times New Roman" w:hAnsi="Times New Roman" w:cs="Times New Roman"/>
          <w:sz w:val="24"/>
          <w:szCs w:val="24"/>
        </w:rPr>
        <w:t>was proportionately higher in</w:t>
      </w:r>
      <w:r w:rsidR="00FC5EB2" w:rsidRPr="00D2722D">
        <w:rPr>
          <w:rFonts w:ascii="Times New Roman" w:hAnsi="Times New Roman" w:cs="Times New Roman"/>
          <w:sz w:val="24"/>
          <w:szCs w:val="24"/>
        </w:rPr>
        <w:t xml:space="preserve"> NASM isolates causing clinical vs. subclinical infection. </w:t>
      </w:r>
      <w:r w:rsidR="00F503BE" w:rsidRPr="00D2722D">
        <w:rPr>
          <w:rFonts w:ascii="Times New Roman" w:hAnsi="Times New Roman" w:cs="Times New Roman"/>
          <w:sz w:val="24"/>
          <w:szCs w:val="24"/>
        </w:rPr>
        <w:t>However</w:t>
      </w:r>
      <w:r w:rsidR="008C14D2" w:rsidRPr="00D2722D">
        <w:rPr>
          <w:rFonts w:ascii="Times New Roman" w:hAnsi="Times New Roman" w:cs="Times New Roman"/>
          <w:sz w:val="24"/>
          <w:szCs w:val="24"/>
        </w:rPr>
        <w:t xml:space="preserve">, </w:t>
      </w:r>
      <w:r w:rsidR="000910F0" w:rsidRPr="00D2722D">
        <w:rPr>
          <w:rFonts w:ascii="Times New Roman" w:hAnsi="Times New Roman" w:cs="Times New Roman"/>
          <w:sz w:val="24"/>
          <w:szCs w:val="24"/>
        </w:rPr>
        <w:t>as</w:t>
      </w:r>
      <w:r w:rsidR="008A65DC" w:rsidRPr="00D2722D">
        <w:rPr>
          <w:rFonts w:ascii="Times New Roman" w:hAnsi="Times New Roman" w:cs="Times New Roman"/>
          <w:sz w:val="24"/>
          <w:szCs w:val="24"/>
        </w:rPr>
        <w:t xml:space="preserve"> </w:t>
      </w:r>
      <w:r w:rsidR="00FE45ED" w:rsidRPr="00D2722D">
        <w:rPr>
          <w:rFonts w:ascii="Times New Roman" w:hAnsi="Times New Roman" w:cs="Times New Roman"/>
          <w:sz w:val="24"/>
          <w:szCs w:val="24"/>
        </w:rPr>
        <w:t xml:space="preserve">certain </w:t>
      </w:r>
      <w:r w:rsidR="00AD25CD" w:rsidRPr="00D2722D">
        <w:rPr>
          <w:rFonts w:ascii="Times New Roman" w:hAnsi="Times New Roman" w:cs="Times New Roman"/>
          <w:sz w:val="24"/>
          <w:szCs w:val="24"/>
        </w:rPr>
        <w:t>NASM are more likely to be associated with clinical mastitis vs. subclinical mastitis</w:t>
      </w:r>
      <w:r w:rsidR="00CC58F9" w:rsidRPr="00D2722D">
        <w:rPr>
          <w:rFonts w:ascii="Times New Roman" w:hAnsi="Times New Roman" w:cs="Times New Roman"/>
          <w:sz w:val="24"/>
          <w:szCs w:val="24"/>
        </w:rPr>
        <w:t xml:space="preserve"> and vice versa</w:t>
      </w:r>
      <w:r w:rsidR="00E93C52" w:rsidRPr="00D2722D">
        <w:rPr>
          <w:rFonts w:ascii="Times New Roman" w:hAnsi="Times New Roman" w:cs="Times New Roman"/>
          <w:sz w:val="24"/>
          <w:szCs w:val="24"/>
        </w:rPr>
        <w:t xml:space="preserve"> (Persson Waller et al., 2011; although, see </w:t>
      </w:r>
      <w:proofErr w:type="spellStart"/>
      <w:r w:rsidR="00E93C52" w:rsidRPr="00D2722D">
        <w:rPr>
          <w:rFonts w:ascii="Times New Roman" w:hAnsi="Times New Roman" w:cs="Times New Roman"/>
          <w:sz w:val="24"/>
          <w:szCs w:val="24"/>
        </w:rPr>
        <w:t>Condas</w:t>
      </w:r>
      <w:proofErr w:type="spellEnd"/>
      <w:r w:rsidR="00E93C52" w:rsidRPr="00D2722D">
        <w:rPr>
          <w:rFonts w:ascii="Times New Roman" w:hAnsi="Times New Roman" w:cs="Times New Roman"/>
          <w:sz w:val="24"/>
          <w:szCs w:val="24"/>
        </w:rPr>
        <w:t xml:space="preserve"> et al., 2017</w:t>
      </w:r>
      <w:r w:rsidR="00AE6C8A" w:rsidRPr="00D2722D">
        <w:rPr>
          <w:rFonts w:ascii="Times New Roman" w:hAnsi="Times New Roman" w:cs="Times New Roman"/>
          <w:sz w:val="24"/>
          <w:szCs w:val="24"/>
        </w:rPr>
        <w:t>b</w:t>
      </w:r>
      <w:r w:rsidR="00E93C52" w:rsidRPr="00D2722D">
        <w:rPr>
          <w:rFonts w:ascii="Times New Roman" w:hAnsi="Times New Roman" w:cs="Times New Roman"/>
          <w:sz w:val="24"/>
          <w:szCs w:val="24"/>
        </w:rPr>
        <w:t>)</w:t>
      </w:r>
      <w:r w:rsidR="00C06567" w:rsidRPr="00D2722D">
        <w:rPr>
          <w:rFonts w:ascii="Times New Roman" w:hAnsi="Times New Roman" w:cs="Times New Roman"/>
          <w:sz w:val="24"/>
          <w:szCs w:val="24"/>
        </w:rPr>
        <w:t xml:space="preserve"> </w:t>
      </w:r>
      <w:r w:rsidR="000910F0" w:rsidRPr="00D2722D">
        <w:rPr>
          <w:rFonts w:ascii="Times New Roman" w:hAnsi="Times New Roman" w:cs="Times New Roman"/>
          <w:sz w:val="24"/>
          <w:szCs w:val="24"/>
        </w:rPr>
        <w:t>and resistance patterns</w:t>
      </w:r>
      <w:r w:rsidR="008E14C1" w:rsidRPr="00D2722D">
        <w:rPr>
          <w:rFonts w:ascii="Times New Roman" w:hAnsi="Times New Roman" w:cs="Times New Roman"/>
          <w:sz w:val="24"/>
          <w:szCs w:val="24"/>
        </w:rPr>
        <w:t xml:space="preserve"> of NASM are species-specific</w:t>
      </w:r>
      <w:r w:rsidR="003E11F0" w:rsidRPr="00D2722D">
        <w:rPr>
          <w:rFonts w:ascii="Times New Roman" w:hAnsi="Times New Roman" w:cs="Times New Roman"/>
          <w:sz w:val="24"/>
          <w:szCs w:val="24"/>
        </w:rPr>
        <w:t xml:space="preserve"> (see below)</w:t>
      </w:r>
      <w:r w:rsidR="008E14C1" w:rsidRPr="00D2722D">
        <w:rPr>
          <w:rFonts w:ascii="Times New Roman" w:hAnsi="Times New Roman" w:cs="Times New Roman"/>
          <w:sz w:val="24"/>
          <w:szCs w:val="24"/>
        </w:rPr>
        <w:t xml:space="preserve">, </w:t>
      </w:r>
      <w:r w:rsidR="0004716B" w:rsidRPr="00D2722D">
        <w:rPr>
          <w:rFonts w:ascii="Times New Roman" w:hAnsi="Times New Roman" w:cs="Times New Roman"/>
          <w:sz w:val="24"/>
          <w:szCs w:val="24"/>
        </w:rPr>
        <w:t>th</w:t>
      </w:r>
      <w:r w:rsidR="00520A69" w:rsidRPr="00D2722D">
        <w:rPr>
          <w:rFonts w:ascii="Times New Roman" w:hAnsi="Times New Roman" w:cs="Times New Roman"/>
          <w:sz w:val="24"/>
          <w:szCs w:val="24"/>
        </w:rPr>
        <w:t>is observed</w:t>
      </w:r>
      <w:r w:rsidR="0004716B" w:rsidRPr="00D2722D">
        <w:rPr>
          <w:rFonts w:ascii="Times New Roman" w:hAnsi="Times New Roman" w:cs="Times New Roman"/>
          <w:sz w:val="24"/>
          <w:szCs w:val="24"/>
        </w:rPr>
        <w:t xml:space="preserve"> </w:t>
      </w:r>
      <w:r w:rsidR="008E14C1" w:rsidRPr="00D2722D">
        <w:rPr>
          <w:rFonts w:ascii="Times New Roman" w:hAnsi="Times New Roman" w:cs="Times New Roman"/>
          <w:sz w:val="24"/>
          <w:szCs w:val="24"/>
        </w:rPr>
        <w:t xml:space="preserve">difference in AMR prevalence </w:t>
      </w:r>
      <w:r w:rsidR="0004716B" w:rsidRPr="00D2722D">
        <w:rPr>
          <w:rFonts w:ascii="Times New Roman" w:hAnsi="Times New Roman" w:cs="Times New Roman"/>
          <w:sz w:val="24"/>
          <w:szCs w:val="24"/>
        </w:rPr>
        <w:t>between</w:t>
      </w:r>
      <w:r w:rsidR="008E14C1" w:rsidRPr="00D2722D">
        <w:rPr>
          <w:rFonts w:ascii="Times New Roman" w:hAnsi="Times New Roman" w:cs="Times New Roman"/>
          <w:sz w:val="24"/>
          <w:szCs w:val="24"/>
        </w:rPr>
        <w:t xml:space="preserve"> </w:t>
      </w:r>
      <w:r w:rsidR="00E370BB" w:rsidRPr="00D2722D">
        <w:rPr>
          <w:rFonts w:ascii="Times New Roman" w:hAnsi="Times New Roman" w:cs="Times New Roman"/>
          <w:sz w:val="24"/>
          <w:szCs w:val="24"/>
        </w:rPr>
        <w:t>sample</w:t>
      </w:r>
      <w:r w:rsidR="00520A69" w:rsidRPr="00D2722D">
        <w:rPr>
          <w:rFonts w:ascii="Times New Roman" w:hAnsi="Times New Roman" w:cs="Times New Roman"/>
          <w:sz w:val="24"/>
          <w:szCs w:val="24"/>
        </w:rPr>
        <w:t xml:space="preserve"> type</w:t>
      </w:r>
      <w:r w:rsidR="00E370BB" w:rsidRPr="00D2722D">
        <w:rPr>
          <w:rFonts w:ascii="Times New Roman" w:hAnsi="Times New Roman" w:cs="Times New Roman"/>
          <w:sz w:val="24"/>
          <w:szCs w:val="24"/>
        </w:rPr>
        <w:t xml:space="preserve"> </w:t>
      </w:r>
      <w:r w:rsidR="0004716B" w:rsidRPr="00D2722D">
        <w:rPr>
          <w:rFonts w:ascii="Times New Roman" w:hAnsi="Times New Roman" w:cs="Times New Roman"/>
          <w:sz w:val="24"/>
          <w:szCs w:val="24"/>
        </w:rPr>
        <w:t>may ultimately</w:t>
      </w:r>
      <w:r w:rsidR="00E93C52" w:rsidRPr="00D2722D">
        <w:rPr>
          <w:rFonts w:ascii="Times New Roman" w:hAnsi="Times New Roman" w:cs="Times New Roman"/>
          <w:sz w:val="24"/>
          <w:szCs w:val="24"/>
        </w:rPr>
        <w:t xml:space="preserve"> </w:t>
      </w:r>
      <w:r w:rsidR="00BF18B8" w:rsidRPr="00D2722D">
        <w:rPr>
          <w:rFonts w:ascii="Times New Roman" w:hAnsi="Times New Roman" w:cs="Times New Roman"/>
          <w:sz w:val="24"/>
          <w:szCs w:val="24"/>
        </w:rPr>
        <w:t xml:space="preserve">result </w:t>
      </w:r>
      <w:r w:rsidR="0028236C" w:rsidRPr="00D2722D">
        <w:rPr>
          <w:rFonts w:ascii="Times New Roman" w:hAnsi="Times New Roman" w:cs="Times New Roman"/>
          <w:sz w:val="24"/>
          <w:szCs w:val="24"/>
        </w:rPr>
        <w:t>from</w:t>
      </w:r>
      <w:r w:rsidR="008E14C1" w:rsidRPr="00D2722D">
        <w:rPr>
          <w:rFonts w:ascii="Times New Roman" w:hAnsi="Times New Roman" w:cs="Times New Roman"/>
          <w:sz w:val="24"/>
          <w:szCs w:val="24"/>
        </w:rPr>
        <w:t xml:space="preserve"> </w:t>
      </w:r>
      <w:r w:rsidR="0004716B" w:rsidRPr="00D2722D">
        <w:rPr>
          <w:rFonts w:ascii="Times New Roman" w:hAnsi="Times New Roman" w:cs="Times New Roman"/>
          <w:sz w:val="24"/>
          <w:szCs w:val="24"/>
        </w:rPr>
        <w:t>species</w:t>
      </w:r>
      <w:ins w:id="69" w:author="Crothers, Jessica" w:date="2024-08-19T15:27:00Z" w16du:dateUtc="2024-08-19T19:27:00Z">
        <w:r w:rsidR="00E2333E">
          <w:rPr>
            <w:rFonts w:ascii="Times New Roman" w:hAnsi="Times New Roman" w:cs="Times New Roman"/>
            <w:sz w:val="24"/>
            <w:szCs w:val="24"/>
          </w:rPr>
          <w:t>-level</w:t>
        </w:r>
      </w:ins>
      <w:r w:rsidR="0004716B" w:rsidRPr="00D2722D">
        <w:rPr>
          <w:rFonts w:ascii="Times New Roman" w:hAnsi="Times New Roman" w:cs="Times New Roman"/>
          <w:sz w:val="24"/>
          <w:szCs w:val="24"/>
        </w:rPr>
        <w:t xml:space="preserve"> </w:t>
      </w:r>
      <w:r w:rsidR="008E14C1" w:rsidRPr="00D2722D">
        <w:rPr>
          <w:rFonts w:ascii="Times New Roman" w:hAnsi="Times New Roman" w:cs="Times New Roman"/>
          <w:sz w:val="24"/>
          <w:szCs w:val="24"/>
        </w:rPr>
        <w:t xml:space="preserve">differences </w:t>
      </w:r>
      <w:r w:rsidR="00490593" w:rsidRPr="00D2722D">
        <w:rPr>
          <w:rFonts w:ascii="Times New Roman" w:hAnsi="Times New Roman" w:cs="Times New Roman"/>
          <w:sz w:val="24"/>
          <w:szCs w:val="24"/>
        </w:rPr>
        <w:t>between the 2 categories</w:t>
      </w:r>
      <w:r w:rsidR="008E14C1" w:rsidRPr="00D2722D">
        <w:rPr>
          <w:rFonts w:ascii="Times New Roman" w:hAnsi="Times New Roman" w:cs="Times New Roman"/>
          <w:sz w:val="24"/>
          <w:szCs w:val="24"/>
        </w:rPr>
        <w:t>.</w:t>
      </w:r>
      <w:r w:rsidR="006F7DD6" w:rsidRPr="00D2722D">
        <w:rPr>
          <w:rFonts w:ascii="Times New Roman" w:hAnsi="Times New Roman" w:cs="Times New Roman"/>
          <w:sz w:val="24"/>
          <w:szCs w:val="24"/>
        </w:rPr>
        <w:t xml:space="preserve"> </w:t>
      </w:r>
      <w:r w:rsidR="00775E27" w:rsidRPr="00D2722D">
        <w:rPr>
          <w:rFonts w:ascii="Times New Roman" w:hAnsi="Times New Roman" w:cs="Times New Roman"/>
          <w:sz w:val="24"/>
          <w:szCs w:val="24"/>
        </w:rPr>
        <w:t xml:space="preserve">In Persson Waller et al. (2011), </w:t>
      </w:r>
      <w:r w:rsidRPr="00D2722D">
        <w:rPr>
          <w:rFonts w:ascii="Times New Roman" w:hAnsi="Times New Roman" w:cs="Times New Roman"/>
          <w:i/>
          <w:iCs/>
          <w:sz w:val="24"/>
          <w:szCs w:val="24"/>
        </w:rPr>
        <w:t>S. epidermidis</w:t>
      </w:r>
      <w:r w:rsidRPr="00D2722D">
        <w:rPr>
          <w:rFonts w:ascii="Times New Roman" w:hAnsi="Times New Roman" w:cs="Times New Roman"/>
          <w:sz w:val="24"/>
          <w:szCs w:val="24"/>
        </w:rPr>
        <w:t xml:space="preserve"> </w:t>
      </w:r>
      <w:r w:rsidR="00201847" w:rsidRPr="00D2722D">
        <w:rPr>
          <w:rFonts w:ascii="Times New Roman" w:hAnsi="Times New Roman" w:cs="Times New Roman"/>
          <w:sz w:val="24"/>
          <w:szCs w:val="24"/>
        </w:rPr>
        <w:t xml:space="preserve">and </w:t>
      </w:r>
      <w:r w:rsidR="00201847" w:rsidRPr="00D2722D">
        <w:rPr>
          <w:rFonts w:ascii="Times New Roman" w:hAnsi="Times New Roman" w:cs="Times New Roman"/>
          <w:i/>
          <w:iCs/>
          <w:sz w:val="24"/>
          <w:szCs w:val="24"/>
        </w:rPr>
        <w:t xml:space="preserve">S. saprophyticus </w:t>
      </w:r>
      <w:r w:rsidR="00201847" w:rsidRPr="00D2722D">
        <w:rPr>
          <w:rFonts w:ascii="Times New Roman" w:hAnsi="Times New Roman" w:cs="Times New Roman"/>
          <w:sz w:val="24"/>
          <w:szCs w:val="24"/>
        </w:rPr>
        <w:t>were</w:t>
      </w:r>
      <w:r w:rsidRPr="00D2722D">
        <w:rPr>
          <w:rFonts w:ascii="Times New Roman" w:hAnsi="Times New Roman" w:cs="Times New Roman"/>
          <w:sz w:val="24"/>
          <w:szCs w:val="24"/>
        </w:rPr>
        <w:t xml:space="preserve"> more prevalent in subclinical </w:t>
      </w:r>
      <w:r w:rsidR="00C36C77" w:rsidRPr="00D2722D">
        <w:rPr>
          <w:rFonts w:ascii="Times New Roman" w:hAnsi="Times New Roman" w:cs="Times New Roman"/>
          <w:sz w:val="24"/>
          <w:szCs w:val="24"/>
        </w:rPr>
        <w:t>vs.</w:t>
      </w:r>
      <w:r w:rsidRPr="00D2722D">
        <w:rPr>
          <w:rFonts w:ascii="Times New Roman" w:hAnsi="Times New Roman" w:cs="Times New Roman"/>
          <w:sz w:val="24"/>
          <w:szCs w:val="24"/>
        </w:rPr>
        <w:t xml:space="preserve"> clinical mastitis, while </w:t>
      </w:r>
      <w:r w:rsidRPr="00D2722D">
        <w:rPr>
          <w:rFonts w:ascii="Times New Roman" w:hAnsi="Times New Roman" w:cs="Times New Roman"/>
          <w:i/>
          <w:iCs/>
          <w:sz w:val="24"/>
          <w:szCs w:val="24"/>
        </w:rPr>
        <w:t>S</w:t>
      </w:r>
      <w:r w:rsidR="00201847" w:rsidRPr="00D2722D">
        <w:rPr>
          <w:rFonts w:ascii="Times New Roman" w:hAnsi="Times New Roman" w:cs="Times New Roman"/>
          <w:i/>
          <w:iCs/>
          <w:sz w:val="24"/>
          <w:szCs w:val="24"/>
        </w:rPr>
        <w:t>.</w:t>
      </w:r>
      <w:r w:rsidRPr="00D2722D">
        <w:rPr>
          <w:rFonts w:ascii="Times New Roman" w:hAnsi="Times New Roman" w:cs="Times New Roman"/>
          <w:i/>
          <w:iCs/>
          <w:sz w:val="24"/>
          <w:szCs w:val="24"/>
        </w:rPr>
        <w:t xml:space="preserve"> </w:t>
      </w:r>
      <w:proofErr w:type="spellStart"/>
      <w:r w:rsidRPr="00D2722D">
        <w:rPr>
          <w:rFonts w:ascii="Times New Roman" w:hAnsi="Times New Roman" w:cs="Times New Roman"/>
          <w:i/>
          <w:iCs/>
          <w:sz w:val="24"/>
          <w:szCs w:val="24"/>
        </w:rPr>
        <w:t>hyicus</w:t>
      </w:r>
      <w:proofErr w:type="spellEnd"/>
      <w:r w:rsidRPr="00D2722D">
        <w:rPr>
          <w:rFonts w:ascii="Times New Roman" w:hAnsi="Times New Roman" w:cs="Times New Roman"/>
          <w:sz w:val="24"/>
          <w:szCs w:val="24"/>
        </w:rPr>
        <w:t xml:space="preserve"> was more common in </w:t>
      </w:r>
      <w:ins w:id="70" w:author="Crothers, Jessica" w:date="2024-08-19T15:27:00Z" w16du:dateUtc="2024-08-19T19:27:00Z">
        <w:r w:rsidR="00E2333E">
          <w:rPr>
            <w:rFonts w:ascii="Times New Roman" w:hAnsi="Times New Roman" w:cs="Times New Roman"/>
            <w:sz w:val="24"/>
            <w:szCs w:val="24"/>
          </w:rPr>
          <w:t xml:space="preserve">isolates associated with </w:t>
        </w:r>
      </w:ins>
      <w:r w:rsidRPr="00D2722D">
        <w:rPr>
          <w:rFonts w:ascii="Times New Roman" w:hAnsi="Times New Roman" w:cs="Times New Roman"/>
          <w:sz w:val="24"/>
          <w:szCs w:val="24"/>
        </w:rPr>
        <w:t>clinical mastitis. The</w:t>
      </w:r>
      <w:r w:rsidR="00D65032" w:rsidRPr="00D2722D">
        <w:rPr>
          <w:rFonts w:ascii="Times New Roman" w:hAnsi="Times New Roman" w:cs="Times New Roman"/>
          <w:sz w:val="24"/>
          <w:szCs w:val="24"/>
        </w:rPr>
        <w:t xml:space="preserve"> authors </w:t>
      </w:r>
      <w:r w:rsidR="00BF512C" w:rsidRPr="00D2722D">
        <w:rPr>
          <w:rFonts w:ascii="Times New Roman" w:hAnsi="Times New Roman" w:cs="Times New Roman"/>
          <w:sz w:val="24"/>
          <w:szCs w:val="24"/>
        </w:rPr>
        <w:t xml:space="preserve">attribute </w:t>
      </w:r>
      <w:r w:rsidRPr="00D2722D">
        <w:rPr>
          <w:rFonts w:ascii="Times New Roman" w:hAnsi="Times New Roman" w:cs="Times New Roman"/>
          <w:sz w:val="24"/>
          <w:szCs w:val="24"/>
        </w:rPr>
        <w:t>the higher proportion of penicillin resistance in subclinical isolates to the high prevalence of</w:t>
      </w:r>
      <w:r w:rsidRPr="00D2722D">
        <w:rPr>
          <w:rFonts w:ascii="Times New Roman" w:hAnsi="Times New Roman" w:cs="Times New Roman"/>
          <w:i/>
          <w:iCs/>
          <w:sz w:val="24"/>
          <w:szCs w:val="24"/>
        </w:rPr>
        <w:t xml:space="preserve"> S. epidermidis </w:t>
      </w:r>
      <w:r w:rsidR="00BF5F63" w:rsidRPr="00D2722D">
        <w:rPr>
          <w:rFonts w:ascii="Times New Roman" w:hAnsi="Times New Roman" w:cs="Times New Roman"/>
          <w:sz w:val="24"/>
          <w:szCs w:val="24"/>
        </w:rPr>
        <w:t xml:space="preserve">and </w:t>
      </w:r>
      <w:r w:rsidR="00BF5F63" w:rsidRPr="00D2722D">
        <w:rPr>
          <w:rFonts w:ascii="Times New Roman" w:hAnsi="Times New Roman" w:cs="Times New Roman"/>
          <w:i/>
          <w:iCs/>
          <w:sz w:val="24"/>
          <w:szCs w:val="24"/>
        </w:rPr>
        <w:t xml:space="preserve">S. saprophyticus </w:t>
      </w:r>
      <w:r w:rsidRPr="00D2722D">
        <w:rPr>
          <w:rFonts w:ascii="Times New Roman" w:hAnsi="Times New Roman" w:cs="Times New Roman"/>
          <w:sz w:val="24"/>
          <w:szCs w:val="24"/>
        </w:rPr>
        <w:t xml:space="preserve">in </w:t>
      </w:r>
      <w:r w:rsidR="00FE71DA" w:rsidRPr="00D2722D">
        <w:rPr>
          <w:rFonts w:ascii="Times New Roman" w:hAnsi="Times New Roman" w:cs="Times New Roman"/>
          <w:sz w:val="24"/>
          <w:szCs w:val="24"/>
        </w:rPr>
        <w:t>these</w:t>
      </w:r>
      <w:r w:rsidR="00AD1B2F" w:rsidRPr="00D2722D">
        <w:rPr>
          <w:rFonts w:ascii="Times New Roman" w:hAnsi="Times New Roman" w:cs="Times New Roman"/>
          <w:sz w:val="24"/>
          <w:szCs w:val="24"/>
        </w:rPr>
        <w:t xml:space="preserve"> samples, </w:t>
      </w:r>
      <w:r w:rsidR="000C6EC8" w:rsidRPr="00D2722D">
        <w:rPr>
          <w:rFonts w:ascii="Times New Roman" w:hAnsi="Times New Roman" w:cs="Times New Roman"/>
          <w:sz w:val="24"/>
          <w:szCs w:val="24"/>
        </w:rPr>
        <w:t xml:space="preserve">as these species demonstrated </w:t>
      </w:r>
      <w:r w:rsidR="00121CC6" w:rsidRPr="00D2722D">
        <w:rPr>
          <w:rFonts w:ascii="Times New Roman" w:hAnsi="Times New Roman" w:cs="Times New Roman"/>
          <w:sz w:val="24"/>
          <w:szCs w:val="24"/>
        </w:rPr>
        <w:t xml:space="preserve">significantly more penicillin resistance </w:t>
      </w:r>
      <w:r w:rsidR="00FE71DA" w:rsidRPr="00D2722D">
        <w:rPr>
          <w:rFonts w:ascii="Times New Roman" w:hAnsi="Times New Roman" w:cs="Times New Roman"/>
          <w:sz w:val="24"/>
          <w:szCs w:val="24"/>
        </w:rPr>
        <w:t xml:space="preserve">when </w:t>
      </w:r>
      <w:r w:rsidR="00541130" w:rsidRPr="00D2722D">
        <w:rPr>
          <w:rFonts w:ascii="Times New Roman" w:hAnsi="Times New Roman" w:cs="Times New Roman"/>
          <w:sz w:val="24"/>
          <w:szCs w:val="24"/>
        </w:rPr>
        <w:lastRenderedPageBreak/>
        <w:t>compared with</w:t>
      </w:r>
      <w:r w:rsidR="00121CC6" w:rsidRPr="00D2722D">
        <w:rPr>
          <w:rFonts w:ascii="Times New Roman" w:hAnsi="Times New Roman" w:cs="Times New Roman"/>
          <w:sz w:val="24"/>
          <w:szCs w:val="24"/>
        </w:rPr>
        <w:t xml:space="preserve"> other NASM.</w:t>
      </w:r>
      <w:r w:rsidR="00EA7777" w:rsidRPr="00D2722D">
        <w:rPr>
          <w:rFonts w:ascii="Times New Roman" w:hAnsi="Times New Roman" w:cs="Times New Roman"/>
          <w:sz w:val="24"/>
          <w:szCs w:val="24"/>
        </w:rPr>
        <w:t xml:space="preserve"> Further support </w:t>
      </w:r>
      <w:proofErr w:type="gramStart"/>
      <w:r w:rsidR="00EA7777" w:rsidRPr="00D2722D">
        <w:rPr>
          <w:rFonts w:ascii="Times New Roman" w:hAnsi="Times New Roman" w:cs="Times New Roman"/>
          <w:sz w:val="24"/>
          <w:szCs w:val="24"/>
        </w:rPr>
        <w:t xml:space="preserve">that </w:t>
      </w:r>
      <w:r w:rsidR="00170F1D" w:rsidRPr="00D2722D">
        <w:rPr>
          <w:rFonts w:ascii="Times New Roman" w:hAnsi="Times New Roman" w:cs="Times New Roman"/>
          <w:sz w:val="24"/>
          <w:szCs w:val="24"/>
        </w:rPr>
        <w:t>differences</w:t>
      </w:r>
      <w:proofErr w:type="gramEnd"/>
      <w:r w:rsidR="00170F1D" w:rsidRPr="00D2722D">
        <w:rPr>
          <w:rFonts w:ascii="Times New Roman" w:hAnsi="Times New Roman" w:cs="Times New Roman"/>
          <w:sz w:val="24"/>
          <w:szCs w:val="24"/>
        </w:rPr>
        <w:t xml:space="preserve"> in AMR </w:t>
      </w:r>
      <w:ins w:id="71" w:author="Crothers, Jessica" w:date="2024-08-19T15:28:00Z" w16du:dateUtc="2024-08-19T19:28:00Z">
        <w:r w:rsidR="00E2333E">
          <w:rPr>
            <w:rFonts w:ascii="Times New Roman" w:hAnsi="Times New Roman" w:cs="Times New Roman"/>
            <w:sz w:val="24"/>
            <w:szCs w:val="24"/>
          </w:rPr>
          <w:t xml:space="preserve">patterns/rates/incidence/patterns </w:t>
        </w:r>
      </w:ins>
      <w:r w:rsidR="00170F1D" w:rsidRPr="00D2722D">
        <w:rPr>
          <w:rFonts w:ascii="Times New Roman" w:hAnsi="Times New Roman" w:cs="Times New Roman"/>
          <w:sz w:val="24"/>
          <w:szCs w:val="24"/>
        </w:rPr>
        <w:t>for NASM associated with clinical vs. subclinical</w:t>
      </w:r>
      <w:r w:rsidR="009116DB" w:rsidRPr="00D2722D">
        <w:rPr>
          <w:rFonts w:ascii="Times New Roman" w:hAnsi="Times New Roman" w:cs="Times New Roman"/>
          <w:sz w:val="24"/>
          <w:szCs w:val="24"/>
        </w:rPr>
        <w:t xml:space="preserve"> mastitis is </w:t>
      </w:r>
      <w:r w:rsidR="007E45B9" w:rsidRPr="00D2722D">
        <w:rPr>
          <w:rFonts w:ascii="Times New Roman" w:hAnsi="Times New Roman" w:cs="Times New Roman"/>
          <w:sz w:val="24"/>
          <w:szCs w:val="24"/>
        </w:rPr>
        <w:t xml:space="preserve">primarily </w:t>
      </w:r>
      <w:r w:rsidR="009116DB" w:rsidRPr="00D2722D">
        <w:rPr>
          <w:rFonts w:ascii="Times New Roman" w:hAnsi="Times New Roman" w:cs="Times New Roman"/>
          <w:sz w:val="24"/>
          <w:szCs w:val="24"/>
        </w:rPr>
        <w:t>a result of species</w:t>
      </w:r>
      <w:ins w:id="72" w:author="Crothers, Jessica" w:date="2024-08-19T15:28:00Z" w16du:dateUtc="2024-08-19T19:28:00Z">
        <w:r w:rsidR="00E2333E">
          <w:rPr>
            <w:rFonts w:ascii="Times New Roman" w:hAnsi="Times New Roman" w:cs="Times New Roman"/>
            <w:sz w:val="24"/>
            <w:szCs w:val="24"/>
          </w:rPr>
          <w:t>-level</w:t>
        </w:r>
      </w:ins>
      <w:r w:rsidR="009116DB" w:rsidRPr="00D2722D">
        <w:rPr>
          <w:rFonts w:ascii="Times New Roman" w:hAnsi="Times New Roman" w:cs="Times New Roman"/>
          <w:sz w:val="24"/>
          <w:szCs w:val="24"/>
        </w:rPr>
        <w:t xml:space="preserve"> differences is found in Naushad et al. (2018). </w:t>
      </w:r>
      <w:r w:rsidR="00891F88" w:rsidRPr="00D2722D">
        <w:rPr>
          <w:rFonts w:ascii="Times New Roman" w:hAnsi="Times New Roman" w:cs="Times New Roman"/>
          <w:sz w:val="24"/>
          <w:szCs w:val="24"/>
        </w:rPr>
        <w:t xml:space="preserve">In their analyses of </w:t>
      </w:r>
      <w:r w:rsidR="0018332E" w:rsidRPr="00D2722D">
        <w:rPr>
          <w:rFonts w:ascii="Times New Roman" w:hAnsi="Times New Roman" w:cs="Times New Roman"/>
          <w:sz w:val="24"/>
          <w:szCs w:val="24"/>
        </w:rPr>
        <w:t xml:space="preserve">328 </w:t>
      </w:r>
      <w:r w:rsidR="009C039A" w:rsidRPr="00D2722D">
        <w:rPr>
          <w:rFonts w:ascii="Times New Roman" w:hAnsi="Times New Roman" w:cs="Times New Roman"/>
          <w:sz w:val="24"/>
          <w:szCs w:val="24"/>
        </w:rPr>
        <w:t xml:space="preserve">NASM isolates from </w:t>
      </w:r>
      <w:r w:rsidR="005E4F74" w:rsidRPr="00D2722D">
        <w:rPr>
          <w:rFonts w:ascii="Times New Roman" w:hAnsi="Times New Roman" w:cs="Times New Roman"/>
          <w:sz w:val="24"/>
          <w:szCs w:val="24"/>
        </w:rPr>
        <w:t xml:space="preserve">samples with </w:t>
      </w:r>
      <w:r w:rsidR="009C039A" w:rsidRPr="00D2722D">
        <w:rPr>
          <w:rFonts w:ascii="Times New Roman" w:hAnsi="Times New Roman" w:cs="Times New Roman"/>
          <w:sz w:val="24"/>
          <w:szCs w:val="24"/>
        </w:rPr>
        <w:t xml:space="preserve">subclinical mastitis </w:t>
      </w:r>
      <w:r w:rsidR="0018332E" w:rsidRPr="00D2722D">
        <w:rPr>
          <w:rFonts w:ascii="Times New Roman" w:hAnsi="Times New Roman" w:cs="Times New Roman"/>
          <w:sz w:val="24"/>
          <w:szCs w:val="24"/>
        </w:rPr>
        <w:t>and 57 isolates from clinical mastitis,</w:t>
      </w:r>
      <w:r w:rsidR="009C039A" w:rsidRPr="00D2722D">
        <w:rPr>
          <w:rFonts w:ascii="Times New Roman" w:hAnsi="Times New Roman" w:cs="Times New Roman"/>
          <w:sz w:val="24"/>
          <w:szCs w:val="24"/>
        </w:rPr>
        <w:t xml:space="preserve"> </w:t>
      </w:r>
      <w:r w:rsidR="004D6F2B" w:rsidRPr="00D2722D">
        <w:rPr>
          <w:rFonts w:ascii="Times New Roman" w:hAnsi="Times New Roman" w:cs="Times New Roman"/>
          <w:sz w:val="24"/>
          <w:szCs w:val="24"/>
        </w:rPr>
        <w:t>within the same species</w:t>
      </w:r>
      <w:r w:rsidRPr="00D2722D">
        <w:rPr>
          <w:rFonts w:ascii="Times New Roman" w:hAnsi="Times New Roman" w:cs="Times New Roman"/>
          <w:sz w:val="24"/>
          <w:szCs w:val="24"/>
        </w:rPr>
        <w:t>, no significant differences</w:t>
      </w:r>
      <w:r w:rsidR="004D6F2B" w:rsidRPr="00D2722D">
        <w:rPr>
          <w:rFonts w:ascii="Times New Roman" w:hAnsi="Times New Roman" w:cs="Times New Roman"/>
          <w:sz w:val="24"/>
          <w:szCs w:val="24"/>
        </w:rPr>
        <w:t xml:space="preserve"> existed</w:t>
      </w:r>
      <w:r w:rsidRPr="00D2722D">
        <w:rPr>
          <w:rFonts w:ascii="Times New Roman" w:hAnsi="Times New Roman" w:cs="Times New Roman"/>
          <w:sz w:val="24"/>
          <w:szCs w:val="24"/>
        </w:rPr>
        <w:t xml:space="preserve"> in the prevalence of drug-specific AMR or resistance determinants when contrasting the two </w:t>
      </w:r>
      <w:r w:rsidR="00800CFC" w:rsidRPr="00D2722D">
        <w:rPr>
          <w:rFonts w:ascii="Times New Roman" w:hAnsi="Times New Roman" w:cs="Times New Roman"/>
          <w:sz w:val="24"/>
          <w:szCs w:val="24"/>
        </w:rPr>
        <w:t>sample types</w:t>
      </w:r>
      <w:r w:rsidR="004D6F2B" w:rsidRPr="00D2722D">
        <w:rPr>
          <w:rFonts w:ascii="Times New Roman" w:hAnsi="Times New Roman" w:cs="Times New Roman"/>
          <w:sz w:val="24"/>
          <w:szCs w:val="24"/>
        </w:rPr>
        <w:t>.</w:t>
      </w:r>
      <w:r w:rsidR="003664C9" w:rsidRPr="00D2722D">
        <w:rPr>
          <w:rFonts w:ascii="Times New Roman" w:hAnsi="Times New Roman" w:cs="Times New Roman"/>
          <w:sz w:val="24"/>
          <w:szCs w:val="24"/>
        </w:rPr>
        <w:t xml:space="preserve"> </w:t>
      </w:r>
    </w:p>
    <w:p w14:paraId="11B7716F" w14:textId="77777777" w:rsidR="00AB6FAC" w:rsidRPr="00D2722D" w:rsidRDefault="00AB6FAC" w:rsidP="00D2722D">
      <w:pPr>
        <w:spacing w:line="480" w:lineRule="auto"/>
        <w:rPr>
          <w:rFonts w:ascii="Times New Roman" w:hAnsi="Times New Roman" w:cs="Times New Roman"/>
          <w:sz w:val="24"/>
          <w:szCs w:val="24"/>
        </w:rPr>
      </w:pPr>
    </w:p>
    <w:p w14:paraId="2CF951A1" w14:textId="371A150D" w:rsidR="008E1668" w:rsidRPr="00D2722D" w:rsidRDefault="002719EE" w:rsidP="00D2722D">
      <w:pPr>
        <w:spacing w:line="480" w:lineRule="auto"/>
        <w:rPr>
          <w:rFonts w:ascii="Times New Roman" w:hAnsi="Times New Roman" w:cs="Times New Roman"/>
          <w:b/>
          <w:bCs/>
          <w:i/>
          <w:iCs/>
          <w:sz w:val="24"/>
          <w:szCs w:val="24"/>
        </w:rPr>
      </w:pPr>
      <w:commentRangeStart w:id="73"/>
      <w:r w:rsidRPr="00D2722D">
        <w:rPr>
          <w:rFonts w:ascii="Times New Roman" w:hAnsi="Times New Roman" w:cs="Times New Roman"/>
          <w:b/>
          <w:bCs/>
          <w:i/>
          <w:iCs/>
          <w:sz w:val="24"/>
          <w:szCs w:val="24"/>
        </w:rPr>
        <w:t>Summary of studies describing AMR of staphylococci from conventional vs. organic dairies</w:t>
      </w:r>
      <w:commentRangeEnd w:id="73"/>
      <w:r w:rsidR="00467B92">
        <w:rPr>
          <w:rStyle w:val="CommentReference"/>
        </w:rPr>
        <w:commentReference w:id="73"/>
      </w:r>
    </w:p>
    <w:p w14:paraId="0D241299" w14:textId="6463305A" w:rsidR="0023002F" w:rsidRPr="00D2722D" w:rsidRDefault="003F5ED5"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N</w:t>
      </w:r>
      <w:r w:rsidR="0023002F" w:rsidRPr="00D2722D">
        <w:rPr>
          <w:rFonts w:ascii="Times New Roman" w:hAnsi="Times New Roman" w:cs="Times New Roman"/>
          <w:sz w:val="24"/>
          <w:szCs w:val="24"/>
        </w:rPr>
        <w:t xml:space="preserve">omenclature for the group of staphylococci causing </w:t>
      </w:r>
      <w:r w:rsidR="00AF64EF" w:rsidRPr="00D2722D">
        <w:rPr>
          <w:rFonts w:ascii="Times New Roman" w:hAnsi="Times New Roman" w:cs="Times New Roman"/>
          <w:sz w:val="24"/>
          <w:szCs w:val="24"/>
        </w:rPr>
        <w:t xml:space="preserve">bovine </w:t>
      </w:r>
      <w:r w:rsidR="0023002F" w:rsidRPr="00D2722D">
        <w:rPr>
          <w:rFonts w:ascii="Times New Roman" w:hAnsi="Times New Roman" w:cs="Times New Roman"/>
          <w:sz w:val="24"/>
          <w:szCs w:val="24"/>
        </w:rPr>
        <w:t xml:space="preserve">IMI excluding </w:t>
      </w:r>
      <w:r w:rsidR="0023002F" w:rsidRPr="00D2722D">
        <w:rPr>
          <w:rFonts w:ascii="Times New Roman" w:hAnsi="Times New Roman" w:cs="Times New Roman"/>
          <w:i/>
          <w:iCs/>
          <w:sz w:val="24"/>
          <w:szCs w:val="24"/>
        </w:rPr>
        <w:t>S. aureus</w:t>
      </w:r>
      <w:r w:rsidR="0023002F" w:rsidRPr="00D2722D">
        <w:rPr>
          <w:rFonts w:ascii="Times New Roman" w:hAnsi="Times New Roman" w:cs="Times New Roman"/>
          <w:sz w:val="24"/>
          <w:szCs w:val="24"/>
        </w:rPr>
        <w:t xml:space="preserve"> has shifted over the past few decades, as both phylogeny and techniques </w:t>
      </w:r>
      <w:r w:rsidR="00DF7967" w:rsidRPr="00D2722D">
        <w:rPr>
          <w:rFonts w:ascii="Times New Roman" w:hAnsi="Times New Roman" w:cs="Times New Roman"/>
          <w:sz w:val="24"/>
          <w:szCs w:val="24"/>
        </w:rPr>
        <w:t xml:space="preserve">for species-level identification </w:t>
      </w:r>
      <w:r w:rsidR="0023002F" w:rsidRPr="00D2722D">
        <w:rPr>
          <w:rFonts w:ascii="Times New Roman" w:hAnsi="Times New Roman" w:cs="Times New Roman"/>
          <w:sz w:val="24"/>
          <w:szCs w:val="24"/>
        </w:rPr>
        <w:t>have evolved. Some species which had been previously identified as staphylococci were recognized more recently as belonging instead to a closely related genus (</w:t>
      </w:r>
      <w:proofErr w:type="spellStart"/>
      <w:r w:rsidR="0023002F" w:rsidRPr="00D2722D">
        <w:rPr>
          <w:rFonts w:ascii="Times New Roman" w:hAnsi="Times New Roman" w:cs="Times New Roman"/>
          <w:i/>
          <w:iCs/>
          <w:sz w:val="24"/>
          <w:szCs w:val="24"/>
        </w:rPr>
        <w:t>Mammaliicoccus</w:t>
      </w:r>
      <w:proofErr w:type="spellEnd"/>
      <w:r w:rsidR="0023002F" w:rsidRPr="00D2722D">
        <w:rPr>
          <w:rFonts w:ascii="Times New Roman" w:hAnsi="Times New Roman" w:cs="Times New Roman"/>
          <w:sz w:val="24"/>
          <w:szCs w:val="24"/>
        </w:rPr>
        <w:t xml:space="preserve">), and identification methods beyond </w:t>
      </w:r>
      <w:r w:rsidR="00BD65BC" w:rsidRPr="00D2722D">
        <w:rPr>
          <w:rFonts w:ascii="Times New Roman" w:hAnsi="Times New Roman" w:cs="Times New Roman"/>
          <w:sz w:val="24"/>
          <w:szCs w:val="24"/>
        </w:rPr>
        <w:t>a</w:t>
      </w:r>
      <w:r w:rsidR="0023002F" w:rsidRPr="00D2722D">
        <w:rPr>
          <w:rFonts w:ascii="Times New Roman" w:hAnsi="Times New Roman" w:cs="Times New Roman"/>
          <w:sz w:val="24"/>
          <w:szCs w:val="24"/>
        </w:rPr>
        <w:t xml:space="preserve"> coagulase test have become more widely used. Although </w:t>
      </w:r>
      <w:ins w:id="74" w:author="Crothers, Jessica" w:date="2024-08-19T15:31:00Z" w16du:dateUtc="2024-08-19T19:31:00Z">
        <w:r w:rsidR="00190CF1">
          <w:rPr>
            <w:rFonts w:ascii="Times New Roman" w:hAnsi="Times New Roman" w:cs="Times New Roman"/>
            <w:sz w:val="24"/>
            <w:szCs w:val="24"/>
          </w:rPr>
          <w:t>the term ‘</w:t>
        </w:r>
      </w:ins>
      <w:r w:rsidR="0023002F" w:rsidRPr="00D2722D">
        <w:rPr>
          <w:rFonts w:ascii="Times New Roman" w:hAnsi="Times New Roman" w:cs="Times New Roman"/>
          <w:sz w:val="24"/>
          <w:szCs w:val="24"/>
        </w:rPr>
        <w:t>NASM</w:t>
      </w:r>
      <w:ins w:id="75" w:author="Crothers, Jessica" w:date="2024-08-19T15:31:00Z" w16du:dateUtc="2024-08-19T19:31:00Z">
        <w:r w:rsidR="00190CF1">
          <w:rPr>
            <w:rFonts w:ascii="Times New Roman" w:hAnsi="Times New Roman" w:cs="Times New Roman"/>
            <w:sz w:val="24"/>
            <w:szCs w:val="24"/>
          </w:rPr>
          <w:t>’</w:t>
        </w:r>
      </w:ins>
      <w:r w:rsidR="0023002F" w:rsidRPr="00D2722D">
        <w:rPr>
          <w:rFonts w:ascii="Times New Roman" w:hAnsi="Times New Roman" w:cs="Times New Roman"/>
          <w:sz w:val="24"/>
          <w:szCs w:val="24"/>
        </w:rPr>
        <w:t xml:space="preserve"> is used throughout the rest of the review, the terminology used</w:t>
      </w:r>
      <w:r w:rsidR="00601974" w:rsidRPr="00D2722D">
        <w:rPr>
          <w:rFonts w:ascii="Times New Roman" w:hAnsi="Times New Roman" w:cs="Times New Roman"/>
          <w:sz w:val="24"/>
          <w:szCs w:val="24"/>
        </w:rPr>
        <w:t xml:space="preserve"> below</w:t>
      </w:r>
      <w:r w:rsidR="0023002F" w:rsidRPr="00D2722D">
        <w:rPr>
          <w:rFonts w:ascii="Times New Roman" w:hAnsi="Times New Roman" w:cs="Times New Roman"/>
          <w:sz w:val="24"/>
          <w:szCs w:val="24"/>
        </w:rPr>
        <w:t xml:space="preserve"> when referring to results of a specific study is consistent with authors’ language and groupings of organisms (e.g., “coagulase-negative staphylococci,” or “CNS;” “non-</w:t>
      </w:r>
      <w:r w:rsidR="0023002F" w:rsidRPr="00D2722D">
        <w:rPr>
          <w:rFonts w:ascii="Times New Roman" w:hAnsi="Times New Roman" w:cs="Times New Roman"/>
          <w:i/>
          <w:iCs/>
          <w:sz w:val="24"/>
          <w:szCs w:val="24"/>
        </w:rPr>
        <w:t>aureus</w:t>
      </w:r>
      <w:r w:rsidR="0023002F" w:rsidRPr="00D2722D">
        <w:rPr>
          <w:rFonts w:ascii="Times New Roman" w:hAnsi="Times New Roman" w:cs="Times New Roman"/>
          <w:sz w:val="24"/>
          <w:szCs w:val="24"/>
        </w:rPr>
        <w:t xml:space="preserve"> staphylococci,” or “NAS”)</w:t>
      </w:r>
      <w:r w:rsidR="00601974" w:rsidRPr="00D2722D">
        <w:rPr>
          <w:rFonts w:ascii="Times New Roman" w:hAnsi="Times New Roman" w:cs="Times New Roman"/>
          <w:sz w:val="24"/>
          <w:szCs w:val="24"/>
        </w:rPr>
        <w:t>. This decision was made</w:t>
      </w:r>
      <w:r w:rsidR="0023002F" w:rsidRPr="00D2722D">
        <w:rPr>
          <w:rFonts w:ascii="Times New Roman" w:hAnsi="Times New Roman" w:cs="Times New Roman"/>
          <w:sz w:val="24"/>
          <w:szCs w:val="24"/>
        </w:rPr>
        <w:t xml:space="preserve"> </w:t>
      </w:r>
      <w:proofErr w:type="gramStart"/>
      <w:r w:rsidR="0023002F" w:rsidRPr="00D2722D">
        <w:rPr>
          <w:rFonts w:ascii="Times New Roman" w:hAnsi="Times New Roman" w:cs="Times New Roman"/>
          <w:sz w:val="24"/>
          <w:szCs w:val="24"/>
        </w:rPr>
        <w:t>in an attempt to</w:t>
      </w:r>
      <w:proofErr w:type="gramEnd"/>
      <w:r w:rsidR="0023002F" w:rsidRPr="00D2722D">
        <w:rPr>
          <w:rFonts w:ascii="Times New Roman" w:hAnsi="Times New Roman" w:cs="Times New Roman"/>
          <w:sz w:val="24"/>
          <w:szCs w:val="24"/>
        </w:rPr>
        <w:t xml:space="preserve"> be consistent with the</w:t>
      </w:r>
      <w:r w:rsidR="0015420A" w:rsidRPr="00D2722D">
        <w:rPr>
          <w:rFonts w:ascii="Times New Roman" w:hAnsi="Times New Roman" w:cs="Times New Roman"/>
          <w:sz w:val="24"/>
          <w:szCs w:val="24"/>
        </w:rPr>
        <w:t xml:space="preserve"> original authors’</w:t>
      </w:r>
      <w:r w:rsidR="00837710" w:rsidRPr="00D2722D">
        <w:rPr>
          <w:rFonts w:ascii="Times New Roman" w:hAnsi="Times New Roman" w:cs="Times New Roman"/>
          <w:sz w:val="24"/>
          <w:szCs w:val="24"/>
        </w:rPr>
        <w:t xml:space="preserve"> contemporary</w:t>
      </w:r>
      <w:r w:rsidR="0023002F" w:rsidRPr="00D2722D">
        <w:rPr>
          <w:rFonts w:ascii="Times New Roman" w:hAnsi="Times New Roman" w:cs="Times New Roman"/>
          <w:sz w:val="24"/>
          <w:szCs w:val="24"/>
        </w:rPr>
        <w:t xml:space="preserve"> understanding of phylogeny and methodology. </w:t>
      </w:r>
    </w:p>
    <w:p w14:paraId="333E10B4" w14:textId="02695D40" w:rsidR="00CA61AC" w:rsidRPr="00D2722D" w:rsidRDefault="00C05914"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Overall, studies comparing </w:t>
      </w:r>
      <w:r w:rsidR="00164303" w:rsidRPr="00D2722D">
        <w:rPr>
          <w:rFonts w:ascii="Times New Roman" w:hAnsi="Times New Roman" w:cs="Times New Roman"/>
          <w:sz w:val="24"/>
          <w:szCs w:val="24"/>
        </w:rPr>
        <w:t>AMR</w:t>
      </w:r>
      <w:r w:rsidRPr="00D2722D">
        <w:rPr>
          <w:rFonts w:ascii="Times New Roman" w:hAnsi="Times New Roman" w:cs="Times New Roman"/>
          <w:sz w:val="24"/>
          <w:szCs w:val="24"/>
        </w:rPr>
        <w:t xml:space="preserve"> of </w:t>
      </w:r>
      <w:r w:rsidR="00D72095" w:rsidRPr="00D2722D">
        <w:rPr>
          <w:rFonts w:ascii="Times New Roman" w:hAnsi="Times New Roman" w:cs="Times New Roman"/>
          <w:sz w:val="24"/>
          <w:szCs w:val="24"/>
        </w:rPr>
        <w:t xml:space="preserve">mastitis-associated </w:t>
      </w:r>
      <w:r w:rsidRPr="00D2722D">
        <w:rPr>
          <w:rFonts w:ascii="Times New Roman" w:hAnsi="Times New Roman" w:cs="Times New Roman"/>
          <w:sz w:val="24"/>
          <w:szCs w:val="24"/>
        </w:rPr>
        <w:t xml:space="preserve">staphylococci between herds under organic management and herds managed conventionally find either no difference or </w:t>
      </w:r>
      <w:r w:rsidR="00BF1C71" w:rsidRPr="00D2722D">
        <w:rPr>
          <w:rFonts w:ascii="Times New Roman" w:hAnsi="Times New Roman" w:cs="Times New Roman"/>
          <w:sz w:val="24"/>
          <w:szCs w:val="24"/>
        </w:rPr>
        <w:t xml:space="preserve">that isolates originating from organic farms exhibit slightly </w:t>
      </w:r>
      <w:r w:rsidRPr="00D2722D">
        <w:rPr>
          <w:rFonts w:ascii="Times New Roman" w:hAnsi="Times New Roman" w:cs="Times New Roman"/>
          <w:sz w:val="24"/>
          <w:szCs w:val="24"/>
        </w:rPr>
        <w:t>more susceptibility (Table</w:t>
      </w:r>
      <w:r w:rsidR="00163153" w:rsidRPr="00D2722D">
        <w:rPr>
          <w:rFonts w:ascii="Times New Roman" w:hAnsi="Times New Roman" w:cs="Times New Roman"/>
          <w:sz w:val="24"/>
          <w:szCs w:val="24"/>
        </w:rPr>
        <w:t xml:space="preserve"> 1</w:t>
      </w:r>
      <w:r w:rsidRPr="00D2722D">
        <w:rPr>
          <w:rFonts w:ascii="Times New Roman" w:hAnsi="Times New Roman" w:cs="Times New Roman"/>
          <w:sz w:val="24"/>
          <w:szCs w:val="24"/>
        </w:rPr>
        <w:t xml:space="preserve">). However, these studies vary widely in their approach to exploring this question, primarily in number of isolates </w:t>
      </w:r>
      <w:r w:rsidRPr="00D2722D">
        <w:rPr>
          <w:rFonts w:ascii="Times New Roman" w:hAnsi="Times New Roman" w:cs="Times New Roman"/>
          <w:sz w:val="24"/>
          <w:szCs w:val="24"/>
        </w:rPr>
        <w:lastRenderedPageBreak/>
        <w:t xml:space="preserve">included and herds sampled, as well as approach to statistical analysis. </w:t>
      </w:r>
      <w:r w:rsidR="00FE1CD0" w:rsidRPr="00D2722D">
        <w:rPr>
          <w:rFonts w:ascii="Times New Roman" w:hAnsi="Times New Roman" w:cs="Times New Roman"/>
          <w:sz w:val="24"/>
          <w:szCs w:val="24"/>
        </w:rPr>
        <w:t>In a descriptive study</w:t>
      </w:r>
      <w:r w:rsidR="006C03AC" w:rsidRPr="00D2722D">
        <w:rPr>
          <w:rFonts w:ascii="Times New Roman" w:hAnsi="Times New Roman" w:cs="Times New Roman"/>
          <w:sz w:val="24"/>
          <w:szCs w:val="24"/>
        </w:rPr>
        <w:t xml:space="preserve"> from Switzerland, </w:t>
      </w:r>
      <w:r w:rsidR="004E548D" w:rsidRPr="00D2722D">
        <w:rPr>
          <w:rFonts w:ascii="Times New Roman" w:hAnsi="Times New Roman" w:cs="Times New Roman"/>
          <w:noProof/>
          <w:sz w:val="24"/>
          <w:szCs w:val="24"/>
        </w:rPr>
        <w:t>Busato et al. (2000)</w:t>
      </w:r>
      <w:r w:rsidR="00023C8D" w:rsidRPr="00D2722D">
        <w:rPr>
          <w:rFonts w:ascii="Times New Roman" w:hAnsi="Times New Roman" w:cs="Times New Roman"/>
          <w:sz w:val="24"/>
          <w:szCs w:val="24"/>
        </w:rPr>
        <w:t xml:space="preserve"> </w:t>
      </w:r>
      <w:r w:rsidR="0080047D" w:rsidRPr="00D2722D">
        <w:rPr>
          <w:rFonts w:ascii="Times New Roman" w:hAnsi="Times New Roman" w:cs="Times New Roman"/>
          <w:sz w:val="24"/>
          <w:szCs w:val="24"/>
        </w:rPr>
        <w:t xml:space="preserve">found that </w:t>
      </w:r>
      <w:r w:rsidR="001228B9" w:rsidRPr="00D2722D">
        <w:rPr>
          <w:rFonts w:ascii="Times New Roman" w:hAnsi="Times New Roman" w:cs="Times New Roman"/>
          <w:sz w:val="24"/>
          <w:szCs w:val="24"/>
        </w:rPr>
        <w:t>the proportion</w:t>
      </w:r>
      <w:r w:rsidR="00DB3712" w:rsidRPr="00D2722D">
        <w:rPr>
          <w:rFonts w:ascii="Times New Roman" w:hAnsi="Times New Roman" w:cs="Times New Roman"/>
          <w:sz w:val="24"/>
          <w:szCs w:val="24"/>
        </w:rPr>
        <w:t>s</w:t>
      </w:r>
      <w:r w:rsidR="001228B9" w:rsidRPr="00D2722D">
        <w:rPr>
          <w:rFonts w:ascii="Times New Roman" w:hAnsi="Times New Roman" w:cs="Times New Roman"/>
          <w:sz w:val="24"/>
          <w:szCs w:val="24"/>
        </w:rPr>
        <w:t xml:space="preserve"> of </w:t>
      </w:r>
      <w:r w:rsidR="001228B9" w:rsidRPr="00D2722D">
        <w:rPr>
          <w:rFonts w:ascii="Times New Roman" w:hAnsi="Times New Roman" w:cs="Times New Roman"/>
          <w:i/>
          <w:iCs/>
          <w:sz w:val="24"/>
          <w:szCs w:val="24"/>
        </w:rPr>
        <w:t>S. aureus</w:t>
      </w:r>
      <w:r w:rsidR="001228B9" w:rsidRPr="00D2722D">
        <w:rPr>
          <w:rFonts w:ascii="Times New Roman" w:hAnsi="Times New Roman" w:cs="Times New Roman"/>
          <w:sz w:val="24"/>
          <w:szCs w:val="24"/>
        </w:rPr>
        <w:t xml:space="preserve"> </w:t>
      </w:r>
      <w:proofErr w:type="gramStart"/>
      <w:r w:rsidR="001228B9" w:rsidRPr="00D2722D">
        <w:rPr>
          <w:rFonts w:ascii="Times New Roman" w:hAnsi="Times New Roman" w:cs="Times New Roman"/>
          <w:sz w:val="24"/>
          <w:szCs w:val="24"/>
        </w:rPr>
        <w:t>isolates</w:t>
      </w:r>
      <w:proofErr w:type="gramEnd"/>
      <w:r w:rsidR="001228B9" w:rsidRPr="00D2722D">
        <w:rPr>
          <w:rFonts w:ascii="Times New Roman" w:hAnsi="Times New Roman" w:cs="Times New Roman"/>
          <w:sz w:val="24"/>
          <w:szCs w:val="24"/>
        </w:rPr>
        <w:t xml:space="preserve"> from </w:t>
      </w:r>
      <w:r w:rsidR="003C4BED" w:rsidRPr="00D2722D">
        <w:rPr>
          <w:rFonts w:ascii="Times New Roman" w:hAnsi="Times New Roman" w:cs="Times New Roman"/>
          <w:sz w:val="24"/>
          <w:szCs w:val="24"/>
        </w:rPr>
        <w:t>organic</w:t>
      </w:r>
      <w:r w:rsidR="001228B9" w:rsidRPr="00D2722D">
        <w:rPr>
          <w:rFonts w:ascii="Times New Roman" w:hAnsi="Times New Roman" w:cs="Times New Roman"/>
          <w:sz w:val="24"/>
          <w:szCs w:val="24"/>
        </w:rPr>
        <w:t xml:space="preserve"> herds</w:t>
      </w:r>
      <w:r w:rsidR="003D0C25" w:rsidRPr="00D2722D">
        <w:rPr>
          <w:rFonts w:ascii="Times New Roman" w:hAnsi="Times New Roman" w:cs="Times New Roman"/>
          <w:sz w:val="24"/>
          <w:szCs w:val="24"/>
        </w:rPr>
        <w:t xml:space="preserve"> (ORG)</w:t>
      </w:r>
      <w:r w:rsidR="001228B9" w:rsidRPr="00D2722D">
        <w:rPr>
          <w:rFonts w:ascii="Times New Roman" w:hAnsi="Times New Roman" w:cs="Times New Roman"/>
          <w:sz w:val="24"/>
          <w:szCs w:val="24"/>
        </w:rPr>
        <w:t xml:space="preserve"> resistant to </w:t>
      </w:r>
      <w:ins w:id="76" w:author="Crothers, Jessica" w:date="2024-08-19T15:32:00Z" w16du:dateUtc="2024-08-19T19:32:00Z">
        <w:r w:rsidR="00190CF1">
          <w:rPr>
            <w:rFonts w:ascii="Times New Roman" w:hAnsi="Times New Roman" w:cs="Times New Roman"/>
            <w:sz w:val="24"/>
            <w:szCs w:val="24"/>
          </w:rPr>
          <w:t xml:space="preserve">certain </w:t>
        </w:r>
      </w:ins>
      <w:del w:id="77" w:author="Crothers, Jessica" w:date="2024-08-19T15:32:00Z" w16du:dateUtc="2024-08-19T19:32:00Z">
        <w:r w:rsidR="001228B9" w:rsidRPr="00D2722D" w:rsidDel="00190CF1">
          <w:rPr>
            <w:rFonts w:ascii="Times New Roman" w:hAnsi="Times New Roman" w:cs="Times New Roman"/>
            <w:sz w:val="24"/>
            <w:szCs w:val="24"/>
          </w:rPr>
          <w:delText xml:space="preserve">different </w:delText>
        </w:r>
      </w:del>
      <w:r w:rsidR="001228B9" w:rsidRPr="00D2722D">
        <w:rPr>
          <w:rFonts w:ascii="Times New Roman" w:hAnsi="Times New Roman" w:cs="Times New Roman"/>
          <w:sz w:val="24"/>
          <w:szCs w:val="24"/>
        </w:rPr>
        <w:t xml:space="preserve">antimicrobials </w:t>
      </w:r>
      <w:r w:rsidR="008352E8" w:rsidRPr="00D2722D">
        <w:rPr>
          <w:rFonts w:ascii="Times New Roman" w:hAnsi="Times New Roman" w:cs="Times New Roman"/>
          <w:sz w:val="24"/>
          <w:szCs w:val="24"/>
        </w:rPr>
        <w:t>w</w:t>
      </w:r>
      <w:r w:rsidR="00DB3712" w:rsidRPr="00D2722D">
        <w:rPr>
          <w:rFonts w:ascii="Times New Roman" w:hAnsi="Times New Roman" w:cs="Times New Roman"/>
          <w:sz w:val="24"/>
          <w:szCs w:val="24"/>
        </w:rPr>
        <w:t>ere</w:t>
      </w:r>
      <w:r w:rsidR="001228B9" w:rsidRPr="00D2722D">
        <w:rPr>
          <w:rFonts w:ascii="Times New Roman" w:hAnsi="Times New Roman" w:cs="Times New Roman"/>
          <w:sz w:val="24"/>
          <w:szCs w:val="24"/>
        </w:rPr>
        <w:t xml:space="preserve"> </w:t>
      </w:r>
      <w:r w:rsidR="00C538D7" w:rsidRPr="00D2722D">
        <w:rPr>
          <w:rFonts w:ascii="Times New Roman" w:hAnsi="Times New Roman" w:cs="Times New Roman"/>
          <w:sz w:val="24"/>
          <w:szCs w:val="24"/>
        </w:rPr>
        <w:t>equivalent</w:t>
      </w:r>
      <w:r w:rsidR="001228B9" w:rsidRPr="00D2722D">
        <w:rPr>
          <w:rFonts w:ascii="Times New Roman" w:hAnsi="Times New Roman" w:cs="Times New Roman"/>
          <w:sz w:val="24"/>
          <w:szCs w:val="24"/>
        </w:rPr>
        <w:t xml:space="preserve"> to those from </w:t>
      </w:r>
      <w:r w:rsidR="00386476" w:rsidRPr="00D2722D">
        <w:rPr>
          <w:rFonts w:ascii="Times New Roman" w:hAnsi="Times New Roman" w:cs="Times New Roman"/>
          <w:sz w:val="24"/>
          <w:szCs w:val="24"/>
        </w:rPr>
        <w:t>conventional</w:t>
      </w:r>
      <w:r w:rsidR="001228B9" w:rsidRPr="00D2722D">
        <w:rPr>
          <w:rFonts w:ascii="Times New Roman" w:hAnsi="Times New Roman" w:cs="Times New Roman"/>
          <w:sz w:val="24"/>
          <w:szCs w:val="24"/>
        </w:rPr>
        <w:t xml:space="preserve"> herds</w:t>
      </w:r>
      <w:r w:rsidR="003D0C25" w:rsidRPr="00D2722D">
        <w:rPr>
          <w:rFonts w:ascii="Times New Roman" w:hAnsi="Times New Roman" w:cs="Times New Roman"/>
          <w:sz w:val="24"/>
          <w:szCs w:val="24"/>
        </w:rPr>
        <w:t xml:space="preserve"> (CON)</w:t>
      </w:r>
      <w:r w:rsidR="00386476" w:rsidRPr="00D2722D">
        <w:rPr>
          <w:rFonts w:ascii="Times New Roman" w:hAnsi="Times New Roman" w:cs="Times New Roman"/>
          <w:sz w:val="24"/>
          <w:szCs w:val="24"/>
        </w:rPr>
        <w:t xml:space="preserve">. Similarly, the </w:t>
      </w:r>
      <w:commentRangeStart w:id="78"/>
      <w:r w:rsidR="00386476" w:rsidRPr="00D2722D">
        <w:rPr>
          <w:rFonts w:ascii="Times New Roman" w:hAnsi="Times New Roman" w:cs="Times New Roman"/>
          <w:sz w:val="24"/>
          <w:szCs w:val="24"/>
        </w:rPr>
        <w:t>proportion</w:t>
      </w:r>
      <w:r w:rsidR="00DB3712" w:rsidRPr="00D2722D">
        <w:rPr>
          <w:rFonts w:ascii="Times New Roman" w:hAnsi="Times New Roman" w:cs="Times New Roman"/>
          <w:sz w:val="24"/>
          <w:szCs w:val="24"/>
        </w:rPr>
        <w:t>s</w:t>
      </w:r>
      <w:r w:rsidR="00386476" w:rsidRPr="00D2722D">
        <w:rPr>
          <w:rFonts w:ascii="Times New Roman" w:hAnsi="Times New Roman" w:cs="Times New Roman"/>
          <w:sz w:val="24"/>
          <w:szCs w:val="24"/>
        </w:rPr>
        <w:t xml:space="preserve"> of resistant isolates </w:t>
      </w:r>
      <w:commentRangeEnd w:id="78"/>
      <w:r w:rsidR="00190CF1">
        <w:rPr>
          <w:rStyle w:val="CommentReference"/>
        </w:rPr>
        <w:commentReference w:id="78"/>
      </w:r>
      <w:r w:rsidR="00386476" w:rsidRPr="00D2722D">
        <w:rPr>
          <w:rFonts w:ascii="Times New Roman" w:hAnsi="Times New Roman" w:cs="Times New Roman"/>
          <w:sz w:val="24"/>
          <w:szCs w:val="24"/>
        </w:rPr>
        <w:t>of CNS w</w:t>
      </w:r>
      <w:r w:rsidR="00DB3712" w:rsidRPr="00D2722D">
        <w:rPr>
          <w:rFonts w:ascii="Times New Roman" w:hAnsi="Times New Roman" w:cs="Times New Roman"/>
          <w:sz w:val="24"/>
          <w:szCs w:val="24"/>
        </w:rPr>
        <w:t>ere</w:t>
      </w:r>
      <w:r w:rsidR="00A5482E" w:rsidRPr="00D2722D">
        <w:rPr>
          <w:rFonts w:ascii="Times New Roman" w:hAnsi="Times New Roman" w:cs="Times New Roman"/>
          <w:sz w:val="24"/>
          <w:szCs w:val="24"/>
        </w:rPr>
        <w:t xml:space="preserve"> comparable between the two systems, </w:t>
      </w:r>
      <w:proofErr w:type="gramStart"/>
      <w:r w:rsidR="00A5482E" w:rsidRPr="00D2722D">
        <w:rPr>
          <w:rFonts w:ascii="Times New Roman" w:hAnsi="Times New Roman" w:cs="Times New Roman"/>
          <w:sz w:val="24"/>
          <w:szCs w:val="24"/>
        </w:rPr>
        <w:t>with the exception of</w:t>
      </w:r>
      <w:proofErr w:type="gramEnd"/>
      <w:r w:rsidR="00A5482E" w:rsidRPr="00D2722D">
        <w:rPr>
          <w:rFonts w:ascii="Times New Roman" w:hAnsi="Times New Roman" w:cs="Times New Roman"/>
          <w:sz w:val="24"/>
          <w:szCs w:val="24"/>
        </w:rPr>
        <w:t xml:space="preserve"> a numerically higher proportion resistant to </w:t>
      </w:r>
      <w:proofErr w:type="spellStart"/>
      <w:r w:rsidR="00A5482E" w:rsidRPr="00D2722D">
        <w:rPr>
          <w:rFonts w:ascii="Times New Roman" w:hAnsi="Times New Roman" w:cs="Times New Roman"/>
          <w:sz w:val="24"/>
          <w:szCs w:val="24"/>
        </w:rPr>
        <w:t>rifamyin</w:t>
      </w:r>
      <w:proofErr w:type="spellEnd"/>
      <w:r w:rsidR="00A5482E" w:rsidRPr="00D2722D">
        <w:rPr>
          <w:rFonts w:ascii="Times New Roman" w:hAnsi="Times New Roman" w:cs="Times New Roman"/>
          <w:sz w:val="24"/>
          <w:szCs w:val="24"/>
        </w:rPr>
        <w:t xml:space="preserve"> from organic herds</w:t>
      </w:r>
      <w:r w:rsidR="00BF2EBF" w:rsidRPr="00D2722D">
        <w:rPr>
          <w:rFonts w:ascii="Times New Roman" w:hAnsi="Times New Roman" w:cs="Times New Roman"/>
          <w:sz w:val="24"/>
          <w:szCs w:val="24"/>
        </w:rPr>
        <w:t xml:space="preserve">. </w:t>
      </w:r>
      <w:r w:rsidR="00E546FE" w:rsidRPr="00D2722D">
        <w:rPr>
          <w:rFonts w:ascii="Times New Roman" w:hAnsi="Times New Roman" w:cs="Times New Roman"/>
          <w:sz w:val="24"/>
          <w:szCs w:val="24"/>
        </w:rPr>
        <w:t>A limitation of this study is that the d</w:t>
      </w:r>
      <w:r w:rsidR="0080047D" w:rsidRPr="00D2722D">
        <w:rPr>
          <w:rFonts w:ascii="Times New Roman" w:hAnsi="Times New Roman" w:cs="Times New Roman"/>
          <w:sz w:val="24"/>
          <w:szCs w:val="24"/>
        </w:rPr>
        <w:t xml:space="preserve">ata describing </w:t>
      </w:r>
      <w:r w:rsidR="00FA0C70" w:rsidRPr="00D2722D">
        <w:rPr>
          <w:rFonts w:ascii="Times New Roman" w:hAnsi="Times New Roman" w:cs="Times New Roman"/>
          <w:sz w:val="24"/>
          <w:szCs w:val="24"/>
        </w:rPr>
        <w:t>susceptibility</w:t>
      </w:r>
      <w:r w:rsidR="0080047D" w:rsidRPr="00D2722D">
        <w:rPr>
          <w:rFonts w:ascii="Times New Roman" w:hAnsi="Times New Roman" w:cs="Times New Roman"/>
          <w:sz w:val="24"/>
          <w:szCs w:val="24"/>
        </w:rPr>
        <w:t xml:space="preserve"> of staphylococci from </w:t>
      </w:r>
      <w:r w:rsidR="00E546FE" w:rsidRPr="00D2722D">
        <w:rPr>
          <w:rFonts w:ascii="Times New Roman" w:hAnsi="Times New Roman" w:cs="Times New Roman"/>
          <w:sz w:val="24"/>
          <w:szCs w:val="24"/>
        </w:rPr>
        <w:t xml:space="preserve">conventional </w:t>
      </w:r>
      <w:r w:rsidR="0080047D" w:rsidRPr="00D2722D">
        <w:rPr>
          <w:rFonts w:ascii="Times New Roman" w:hAnsi="Times New Roman" w:cs="Times New Roman"/>
          <w:sz w:val="24"/>
          <w:szCs w:val="24"/>
        </w:rPr>
        <w:t xml:space="preserve">herds </w:t>
      </w:r>
      <w:r w:rsidR="00E546FE" w:rsidRPr="00D2722D">
        <w:rPr>
          <w:rFonts w:ascii="Times New Roman" w:hAnsi="Times New Roman" w:cs="Times New Roman"/>
          <w:sz w:val="24"/>
          <w:szCs w:val="24"/>
        </w:rPr>
        <w:t>was</w:t>
      </w:r>
      <w:r w:rsidR="0080047D" w:rsidRPr="00D2722D">
        <w:rPr>
          <w:rFonts w:ascii="Times New Roman" w:hAnsi="Times New Roman" w:cs="Times New Roman"/>
          <w:sz w:val="24"/>
          <w:szCs w:val="24"/>
        </w:rPr>
        <w:t xml:space="preserve"> from a previously unpublished survey by the authors</w:t>
      </w:r>
      <w:r w:rsidR="00E546FE" w:rsidRPr="00D2722D">
        <w:rPr>
          <w:rFonts w:ascii="Times New Roman" w:hAnsi="Times New Roman" w:cs="Times New Roman"/>
          <w:sz w:val="24"/>
          <w:szCs w:val="24"/>
        </w:rPr>
        <w:t xml:space="preserve">, </w:t>
      </w:r>
      <w:commentRangeStart w:id="79"/>
      <w:r w:rsidR="00E546FE" w:rsidRPr="00D2722D">
        <w:rPr>
          <w:rFonts w:ascii="Times New Roman" w:hAnsi="Times New Roman" w:cs="Times New Roman"/>
          <w:sz w:val="24"/>
          <w:szCs w:val="24"/>
        </w:rPr>
        <w:t xml:space="preserve">and not contemporaneous with analysis of </w:t>
      </w:r>
      <w:commentRangeEnd w:id="79"/>
      <w:r w:rsidR="00190CF1">
        <w:rPr>
          <w:rStyle w:val="CommentReference"/>
        </w:rPr>
        <w:commentReference w:id="79"/>
      </w:r>
      <w:r w:rsidR="00E546FE" w:rsidRPr="00D2722D">
        <w:rPr>
          <w:rFonts w:ascii="Times New Roman" w:hAnsi="Times New Roman" w:cs="Times New Roman"/>
          <w:sz w:val="24"/>
          <w:szCs w:val="24"/>
        </w:rPr>
        <w:t>the organic isolates</w:t>
      </w:r>
      <w:r w:rsidR="0080047D" w:rsidRPr="00D2722D">
        <w:rPr>
          <w:rFonts w:ascii="Times New Roman" w:hAnsi="Times New Roman" w:cs="Times New Roman"/>
          <w:sz w:val="24"/>
          <w:szCs w:val="24"/>
        </w:rPr>
        <w:t>.</w:t>
      </w:r>
      <w:r w:rsidR="00B32556" w:rsidRPr="00D2722D">
        <w:rPr>
          <w:rFonts w:ascii="Times New Roman" w:hAnsi="Times New Roman" w:cs="Times New Roman"/>
          <w:sz w:val="24"/>
          <w:szCs w:val="24"/>
        </w:rPr>
        <w:t xml:space="preserve"> In another descriptive study</w:t>
      </w:r>
      <w:r w:rsidR="002C3D68" w:rsidRPr="00D2722D">
        <w:rPr>
          <w:rFonts w:ascii="Times New Roman" w:hAnsi="Times New Roman" w:cs="Times New Roman"/>
          <w:sz w:val="24"/>
          <w:szCs w:val="24"/>
        </w:rPr>
        <w:t xml:space="preserve">, researchers in Norway </w:t>
      </w:r>
      <w:r w:rsidR="004E548D" w:rsidRPr="00D2722D">
        <w:rPr>
          <w:rFonts w:ascii="Times New Roman" w:hAnsi="Times New Roman" w:cs="Times New Roman"/>
          <w:noProof/>
          <w:sz w:val="24"/>
          <w:szCs w:val="24"/>
        </w:rPr>
        <w:t>(Garmo et al., 2010)</w:t>
      </w:r>
      <w:r w:rsidR="002C3D68" w:rsidRPr="00D2722D">
        <w:rPr>
          <w:rFonts w:ascii="Times New Roman" w:hAnsi="Times New Roman" w:cs="Times New Roman"/>
          <w:sz w:val="24"/>
          <w:szCs w:val="24"/>
        </w:rPr>
        <w:t xml:space="preserve"> found </w:t>
      </w:r>
      <w:r w:rsidR="005C6CA8" w:rsidRPr="00D2722D">
        <w:rPr>
          <w:rFonts w:ascii="Times New Roman" w:hAnsi="Times New Roman" w:cs="Times New Roman"/>
          <w:sz w:val="24"/>
          <w:szCs w:val="24"/>
        </w:rPr>
        <w:t xml:space="preserve">similar proportions of </w:t>
      </w:r>
      <w:r w:rsidR="00B32556" w:rsidRPr="00D2722D">
        <w:rPr>
          <w:rFonts w:ascii="Times New Roman" w:hAnsi="Times New Roman" w:cs="Times New Roman"/>
          <w:i/>
          <w:iCs/>
          <w:sz w:val="24"/>
          <w:szCs w:val="24"/>
        </w:rPr>
        <w:t>S. aureus</w:t>
      </w:r>
      <w:r w:rsidR="00B32556" w:rsidRPr="00D2722D">
        <w:rPr>
          <w:rFonts w:ascii="Times New Roman" w:hAnsi="Times New Roman" w:cs="Times New Roman"/>
          <w:sz w:val="24"/>
          <w:szCs w:val="24"/>
        </w:rPr>
        <w:t xml:space="preserve"> and CNS isolates resistant to penicillin </w:t>
      </w:r>
      <w:r w:rsidR="005C6CA8" w:rsidRPr="00D2722D">
        <w:rPr>
          <w:rFonts w:ascii="Times New Roman" w:hAnsi="Times New Roman" w:cs="Times New Roman"/>
          <w:sz w:val="24"/>
          <w:szCs w:val="24"/>
        </w:rPr>
        <w:t>between the two herd types</w:t>
      </w:r>
      <w:r w:rsidR="00EC51CB" w:rsidRPr="00D2722D">
        <w:rPr>
          <w:rFonts w:ascii="Times New Roman" w:hAnsi="Times New Roman" w:cs="Times New Roman"/>
          <w:sz w:val="24"/>
          <w:szCs w:val="24"/>
        </w:rPr>
        <w:t xml:space="preserve"> (</w:t>
      </w:r>
      <w:r w:rsidR="002009B1" w:rsidRPr="00D2722D">
        <w:rPr>
          <w:rFonts w:ascii="Times New Roman" w:hAnsi="Times New Roman" w:cs="Times New Roman"/>
          <w:i/>
          <w:iCs/>
          <w:sz w:val="24"/>
          <w:szCs w:val="24"/>
        </w:rPr>
        <w:t>S. aureus</w:t>
      </w:r>
      <w:r w:rsidR="00365232" w:rsidRPr="00D2722D">
        <w:rPr>
          <w:rFonts w:ascii="Times New Roman" w:hAnsi="Times New Roman" w:cs="Times New Roman"/>
          <w:i/>
          <w:iCs/>
          <w:sz w:val="24"/>
          <w:szCs w:val="24"/>
        </w:rPr>
        <w:t>:</w:t>
      </w:r>
      <w:r w:rsidR="002009B1" w:rsidRPr="00D2722D">
        <w:rPr>
          <w:rFonts w:ascii="Times New Roman" w:hAnsi="Times New Roman" w:cs="Times New Roman"/>
          <w:sz w:val="24"/>
          <w:szCs w:val="24"/>
        </w:rPr>
        <w:t xml:space="preserve"> 6</w:t>
      </w:r>
      <w:r w:rsidR="00DF6D46" w:rsidRPr="00D2722D">
        <w:rPr>
          <w:rFonts w:ascii="Times New Roman" w:hAnsi="Times New Roman" w:cs="Times New Roman"/>
          <w:sz w:val="24"/>
          <w:szCs w:val="24"/>
        </w:rPr>
        <w:t>/</w:t>
      </w:r>
      <w:r w:rsidR="002009B1" w:rsidRPr="00D2722D">
        <w:rPr>
          <w:rFonts w:ascii="Times New Roman" w:hAnsi="Times New Roman" w:cs="Times New Roman"/>
          <w:sz w:val="24"/>
          <w:szCs w:val="24"/>
        </w:rPr>
        <w:t>68</w:t>
      </w:r>
      <w:r w:rsidR="00687314" w:rsidRPr="00D2722D">
        <w:rPr>
          <w:rFonts w:ascii="Times New Roman" w:hAnsi="Times New Roman" w:cs="Times New Roman"/>
          <w:sz w:val="24"/>
          <w:szCs w:val="24"/>
        </w:rPr>
        <w:t xml:space="preserve"> or </w:t>
      </w:r>
      <w:r w:rsidR="002009B1" w:rsidRPr="00D2722D">
        <w:rPr>
          <w:rFonts w:ascii="Times New Roman" w:hAnsi="Times New Roman" w:cs="Times New Roman"/>
          <w:sz w:val="24"/>
          <w:szCs w:val="24"/>
        </w:rPr>
        <w:t>8.8% from CON</w:t>
      </w:r>
      <w:r w:rsidR="00365232" w:rsidRPr="00D2722D">
        <w:rPr>
          <w:rFonts w:ascii="Times New Roman" w:hAnsi="Times New Roman" w:cs="Times New Roman"/>
          <w:sz w:val="24"/>
          <w:szCs w:val="24"/>
        </w:rPr>
        <w:t xml:space="preserve">, vs. </w:t>
      </w:r>
      <w:r w:rsidR="002009B1" w:rsidRPr="00D2722D">
        <w:rPr>
          <w:rFonts w:ascii="Times New Roman" w:hAnsi="Times New Roman" w:cs="Times New Roman"/>
          <w:sz w:val="24"/>
          <w:szCs w:val="24"/>
        </w:rPr>
        <w:t>9</w:t>
      </w:r>
      <w:r w:rsidR="00365232" w:rsidRPr="00D2722D">
        <w:rPr>
          <w:rFonts w:ascii="Times New Roman" w:hAnsi="Times New Roman" w:cs="Times New Roman"/>
          <w:sz w:val="24"/>
          <w:szCs w:val="24"/>
        </w:rPr>
        <w:t>/</w:t>
      </w:r>
      <w:r w:rsidR="002009B1" w:rsidRPr="00D2722D">
        <w:rPr>
          <w:rFonts w:ascii="Times New Roman" w:hAnsi="Times New Roman" w:cs="Times New Roman"/>
          <w:sz w:val="24"/>
          <w:szCs w:val="24"/>
        </w:rPr>
        <w:t xml:space="preserve">64 </w:t>
      </w:r>
      <w:r w:rsidR="00365232" w:rsidRPr="00D2722D">
        <w:rPr>
          <w:rFonts w:ascii="Times New Roman" w:hAnsi="Times New Roman" w:cs="Times New Roman"/>
          <w:sz w:val="24"/>
          <w:szCs w:val="24"/>
        </w:rPr>
        <w:t xml:space="preserve">or </w:t>
      </w:r>
      <w:r w:rsidR="002009B1" w:rsidRPr="00D2722D">
        <w:rPr>
          <w:rFonts w:ascii="Times New Roman" w:hAnsi="Times New Roman" w:cs="Times New Roman"/>
          <w:sz w:val="24"/>
          <w:szCs w:val="24"/>
        </w:rPr>
        <w:t>14.0% from ORG</w:t>
      </w:r>
      <w:r w:rsidR="00365232" w:rsidRPr="00D2722D">
        <w:rPr>
          <w:rFonts w:ascii="Times New Roman" w:hAnsi="Times New Roman" w:cs="Times New Roman"/>
          <w:sz w:val="24"/>
          <w:szCs w:val="24"/>
        </w:rPr>
        <w:t xml:space="preserve">; </w:t>
      </w:r>
      <w:r w:rsidR="0063461B" w:rsidRPr="00D2722D">
        <w:rPr>
          <w:rFonts w:ascii="Times New Roman" w:hAnsi="Times New Roman" w:cs="Times New Roman"/>
          <w:sz w:val="24"/>
          <w:szCs w:val="24"/>
        </w:rPr>
        <w:t>CNS: 81/167 or 48.5%</w:t>
      </w:r>
      <w:r w:rsidR="00714E02" w:rsidRPr="00D2722D">
        <w:rPr>
          <w:rFonts w:ascii="Times New Roman" w:hAnsi="Times New Roman" w:cs="Times New Roman"/>
          <w:sz w:val="24"/>
          <w:szCs w:val="24"/>
        </w:rPr>
        <w:t xml:space="preserve"> for CON, vs.</w:t>
      </w:r>
      <w:r w:rsidR="0063461B" w:rsidRPr="00D2722D">
        <w:rPr>
          <w:rFonts w:ascii="Times New Roman" w:hAnsi="Times New Roman" w:cs="Times New Roman"/>
          <w:sz w:val="24"/>
          <w:szCs w:val="24"/>
        </w:rPr>
        <w:t xml:space="preserve"> 93</w:t>
      </w:r>
      <w:r w:rsidR="00714E02" w:rsidRPr="00D2722D">
        <w:rPr>
          <w:rFonts w:ascii="Times New Roman" w:hAnsi="Times New Roman" w:cs="Times New Roman"/>
          <w:sz w:val="24"/>
          <w:szCs w:val="24"/>
        </w:rPr>
        <w:t>/</w:t>
      </w:r>
      <w:r w:rsidR="0063461B" w:rsidRPr="00D2722D">
        <w:rPr>
          <w:rFonts w:ascii="Times New Roman" w:hAnsi="Times New Roman" w:cs="Times New Roman"/>
          <w:sz w:val="24"/>
          <w:szCs w:val="24"/>
        </w:rPr>
        <w:t xml:space="preserve">200 </w:t>
      </w:r>
      <w:r w:rsidR="00714E02" w:rsidRPr="00D2722D">
        <w:rPr>
          <w:rFonts w:ascii="Times New Roman" w:hAnsi="Times New Roman" w:cs="Times New Roman"/>
          <w:sz w:val="24"/>
          <w:szCs w:val="24"/>
        </w:rPr>
        <w:t xml:space="preserve">or </w:t>
      </w:r>
      <w:r w:rsidR="0063461B" w:rsidRPr="00D2722D">
        <w:rPr>
          <w:rFonts w:ascii="Times New Roman" w:hAnsi="Times New Roman" w:cs="Times New Roman"/>
          <w:sz w:val="24"/>
          <w:szCs w:val="24"/>
        </w:rPr>
        <w:t>46.5%</w:t>
      </w:r>
      <w:r w:rsidR="00714E02" w:rsidRPr="00D2722D">
        <w:rPr>
          <w:rFonts w:ascii="Times New Roman" w:hAnsi="Times New Roman" w:cs="Times New Roman"/>
          <w:sz w:val="24"/>
          <w:szCs w:val="24"/>
        </w:rPr>
        <w:t xml:space="preserve"> </w:t>
      </w:r>
      <w:r w:rsidR="0063461B" w:rsidRPr="00D2722D">
        <w:rPr>
          <w:rFonts w:ascii="Times New Roman" w:hAnsi="Times New Roman" w:cs="Times New Roman"/>
          <w:sz w:val="24"/>
          <w:szCs w:val="24"/>
        </w:rPr>
        <w:t>from ORG</w:t>
      </w:r>
      <w:r w:rsidR="00714E02" w:rsidRPr="00D2722D">
        <w:rPr>
          <w:rFonts w:ascii="Times New Roman" w:hAnsi="Times New Roman" w:cs="Times New Roman"/>
          <w:sz w:val="24"/>
          <w:szCs w:val="24"/>
        </w:rPr>
        <w:t>)</w:t>
      </w:r>
      <w:r w:rsidR="0063461B" w:rsidRPr="00D2722D">
        <w:rPr>
          <w:rFonts w:ascii="Times New Roman" w:hAnsi="Times New Roman" w:cs="Times New Roman"/>
          <w:sz w:val="24"/>
          <w:szCs w:val="24"/>
        </w:rPr>
        <w:t>.</w:t>
      </w:r>
      <w:r w:rsidR="009954EB" w:rsidRPr="00D2722D">
        <w:rPr>
          <w:rFonts w:ascii="Times New Roman" w:hAnsi="Times New Roman" w:cs="Times New Roman"/>
          <w:sz w:val="24"/>
          <w:szCs w:val="24"/>
        </w:rPr>
        <w:t xml:space="preserve"> </w:t>
      </w:r>
      <w:r w:rsidR="00D00A53" w:rsidRPr="00D2722D">
        <w:rPr>
          <w:rFonts w:ascii="Times New Roman" w:hAnsi="Times New Roman" w:cs="Times New Roman"/>
          <w:sz w:val="24"/>
          <w:szCs w:val="24"/>
        </w:rPr>
        <w:t>The authors note that p</w:t>
      </w:r>
      <w:r w:rsidR="00B32556" w:rsidRPr="00D2722D">
        <w:rPr>
          <w:rFonts w:ascii="Times New Roman" w:hAnsi="Times New Roman" w:cs="Times New Roman"/>
          <w:sz w:val="24"/>
          <w:szCs w:val="24"/>
        </w:rPr>
        <w:t xml:space="preserve">enicillin resistance was proportionately higher in CNS vs. </w:t>
      </w:r>
      <w:r w:rsidR="00B32556" w:rsidRPr="00D2722D">
        <w:rPr>
          <w:rFonts w:ascii="Times New Roman" w:hAnsi="Times New Roman" w:cs="Times New Roman"/>
          <w:i/>
          <w:iCs/>
          <w:sz w:val="24"/>
          <w:szCs w:val="24"/>
        </w:rPr>
        <w:t>S. aureus</w:t>
      </w:r>
      <w:r w:rsidR="00B32556" w:rsidRPr="00D2722D">
        <w:rPr>
          <w:rFonts w:ascii="Times New Roman" w:hAnsi="Times New Roman" w:cs="Times New Roman"/>
          <w:sz w:val="24"/>
          <w:szCs w:val="24"/>
        </w:rPr>
        <w:t xml:space="preserve"> isolates</w:t>
      </w:r>
      <w:r w:rsidR="00D00A53" w:rsidRPr="00D2722D">
        <w:rPr>
          <w:rFonts w:ascii="Times New Roman" w:hAnsi="Times New Roman" w:cs="Times New Roman"/>
          <w:sz w:val="24"/>
          <w:szCs w:val="24"/>
        </w:rPr>
        <w:t xml:space="preserve">, </w:t>
      </w:r>
      <w:r w:rsidR="00622622" w:rsidRPr="00D2722D">
        <w:rPr>
          <w:rFonts w:ascii="Times New Roman" w:hAnsi="Times New Roman" w:cs="Times New Roman"/>
          <w:sz w:val="24"/>
          <w:szCs w:val="24"/>
        </w:rPr>
        <w:t xml:space="preserve">consistent with </w:t>
      </w:r>
      <w:r w:rsidR="00A05F41" w:rsidRPr="00D2722D">
        <w:rPr>
          <w:rFonts w:ascii="Times New Roman" w:hAnsi="Times New Roman" w:cs="Times New Roman"/>
          <w:sz w:val="24"/>
          <w:szCs w:val="24"/>
        </w:rPr>
        <w:t>more recent</w:t>
      </w:r>
      <w:r w:rsidR="00622622" w:rsidRPr="00D2722D">
        <w:rPr>
          <w:rFonts w:ascii="Times New Roman" w:hAnsi="Times New Roman" w:cs="Times New Roman"/>
          <w:sz w:val="24"/>
          <w:szCs w:val="24"/>
        </w:rPr>
        <w:t xml:space="preserve"> work looking at the resistance of staphylococci from </w:t>
      </w:r>
      <w:r w:rsidR="00E443B0" w:rsidRPr="00D2722D">
        <w:rPr>
          <w:rFonts w:ascii="Times New Roman" w:hAnsi="Times New Roman" w:cs="Times New Roman"/>
          <w:sz w:val="24"/>
          <w:szCs w:val="24"/>
        </w:rPr>
        <w:t>bovine milk samples</w:t>
      </w:r>
      <w:r w:rsidR="00622622" w:rsidRPr="00D2722D">
        <w:rPr>
          <w:rFonts w:ascii="Times New Roman" w:hAnsi="Times New Roman" w:cs="Times New Roman"/>
          <w:sz w:val="24"/>
          <w:szCs w:val="24"/>
        </w:rPr>
        <w:t xml:space="preserve"> </w:t>
      </w:r>
      <w:r w:rsidR="00E443B0" w:rsidRPr="00D2722D">
        <w:rPr>
          <w:rFonts w:ascii="Times New Roman" w:hAnsi="Times New Roman" w:cs="Times New Roman"/>
          <w:sz w:val="24"/>
          <w:szCs w:val="24"/>
        </w:rPr>
        <w:t xml:space="preserve">(as summarized in </w:t>
      </w:r>
      <w:proofErr w:type="spellStart"/>
      <w:r w:rsidR="00E443B0" w:rsidRPr="00D2722D">
        <w:rPr>
          <w:rFonts w:ascii="Times New Roman" w:hAnsi="Times New Roman" w:cs="Times New Roman"/>
          <w:sz w:val="24"/>
          <w:szCs w:val="24"/>
        </w:rPr>
        <w:t>Taponen</w:t>
      </w:r>
      <w:proofErr w:type="spellEnd"/>
      <w:r w:rsidR="00682CD6" w:rsidRPr="00D2722D">
        <w:rPr>
          <w:rFonts w:ascii="Times New Roman" w:hAnsi="Times New Roman" w:cs="Times New Roman"/>
          <w:sz w:val="24"/>
          <w:szCs w:val="24"/>
        </w:rPr>
        <w:t xml:space="preserve"> et al.</w:t>
      </w:r>
      <w:r w:rsidR="00E443B0" w:rsidRPr="00D2722D">
        <w:rPr>
          <w:rFonts w:ascii="Times New Roman" w:hAnsi="Times New Roman" w:cs="Times New Roman"/>
          <w:sz w:val="24"/>
          <w:szCs w:val="24"/>
        </w:rPr>
        <w:t>, 2023)</w:t>
      </w:r>
      <w:r w:rsidR="00B32556" w:rsidRPr="00D2722D">
        <w:rPr>
          <w:rFonts w:ascii="Times New Roman" w:hAnsi="Times New Roman" w:cs="Times New Roman"/>
          <w:sz w:val="24"/>
          <w:szCs w:val="24"/>
        </w:rPr>
        <w:t>.</w:t>
      </w:r>
      <w:r w:rsidR="00143627" w:rsidRPr="00D2722D">
        <w:rPr>
          <w:rFonts w:ascii="Times New Roman" w:hAnsi="Times New Roman" w:cs="Times New Roman"/>
          <w:sz w:val="24"/>
          <w:szCs w:val="24"/>
        </w:rPr>
        <w:t xml:space="preserve"> In a Swiss study comparing resistance profiles of NAS and </w:t>
      </w:r>
      <w:r w:rsidR="00143627" w:rsidRPr="00D2722D">
        <w:rPr>
          <w:rFonts w:ascii="Times New Roman" w:hAnsi="Times New Roman" w:cs="Times New Roman"/>
          <w:i/>
          <w:iCs/>
          <w:sz w:val="24"/>
          <w:szCs w:val="24"/>
        </w:rPr>
        <w:t>S. aureus</w:t>
      </w:r>
      <w:r w:rsidR="00143627" w:rsidRPr="00D2722D">
        <w:rPr>
          <w:rFonts w:ascii="Times New Roman" w:hAnsi="Times New Roman" w:cs="Times New Roman"/>
          <w:sz w:val="24"/>
          <w:szCs w:val="24"/>
        </w:rPr>
        <w:t xml:space="preserve"> from </w:t>
      </w:r>
      <w:r w:rsidR="00CC2C2B" w:rsidRPr="00D2722D">
        <w:rPr>
          <w:rFonts w:ascii="Times New Roman" w:hAnsi="Times New Roman" w:cs="Times New Roman"/>
          <w:sz w:val="24"/>
          <w:szCs w:val="24"/>
        </w:rPr>
        <w:t>quartermilk samples,</w:t>
      </w:r>
      <w:r w:rsidR="006A6C44"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Roesch et al. (2006)</w:t>
      </w:r>
      <w:r w:rsidR="000C1E90" w:rsidRPr="00D2722D">
        <w:rPr>
          <w:rFonts w:ascii="Times New Roman" w:hAnsi="Times New Roman" w:cs="Times New Roman"/>
          <w:sz w:val="24"/>
          <w:szCs w:val="24"/>
        </w:rPr>
        <w:t xml:space="preserve"> also found that NAS isolates </w:t>
      </w:r>
      <w:r w:rsidR="00211786" w:rsidRPr="00D2722D">
        <w:rPr>
          <w:rFonts w:ascii="Times New Roman" w:hAnsi="Times New Roman" w:cs="Times New Roman"/>
          <w:sz w:val="24"/>
          <w:szCs w:val="24"/>
        </w:rPr>
        <w:t>exhibited</w:t>
      </w:r>
      <w:r w:rsidR="000C1E90" w:rsidRPr="00D2722D">
        <w:rPr>
          <w:rFonts w:ascii="Times New Roman" w:hAnsi="Times New Roman" w:cs="Times New Roman"/>
          <w:sz w:val="24"/>
          <w:szCs w:val="24"/>
        </w:rPr>
        <w:t xml:space="preserve"> a higher </w:t>
      </w:r>
      <w:r w:rsidR="005046B6" w:rsidRPr="00D2722D">
        <w:rPr>
          <w:rFonts w:ascii="Times New Roman" w:hAnsi="Times New Roman" w:cs="Times New Roman"/>
          <w:sz w:val="24"/>
          <w:szCs w:val="24"/>
        </w:rPr>
        <w:t xml:space="preserve">overall </w:t>
      </w:r>
      <w:r w:rsidR="000C1E90" w:rsidRPr="00D2722D">
        <w:rPr>
          <w:rFonts w:ascii="Times New Roman" w:hAnsi="Times New Roman" w:cs="Times New Roman"/>
          <w:sz w:val="24"/>
          <w:szCs w:val="24"/>
        </w:rPr>
        <w:t xml:space="preserve">percentage of </w:t>
      </w:r>
      <w:r w:rsidR="00164303" w:rsidRPr="00D2722D">
        <w:rPr>
          <w:rFonts w:ascii="Times New Roman" w:hAnsi="Times New Roman" w:cs="Times New Roman"/>
          <w:sz w:val="24"/>
          <w:szCs w:val="24"/>
        </w:rPr>
        <w:t>AMR</w:t>
      </w:r>
      <w:r w:rsidR="000C1E90" w:rsidRPr="00D2722D">
        <w:rPr>
          <w:rFonts w:ascii="Times New Roman" w:hAnsi="Times New Roman" w:cs="Times New Roman"/>
          <w:sz w:val="24"/>
          <w:szCs w:val="24"/>
        </w:rPr>
        <w:t xml:space="preserve"> than </w:t>
      </w:r>
      <w:r w:rsidR="000C1E90" w:rsidRPr="00D2722D">
        <w:rPr>
          <w:rFonts w:ascii="Times New Roman" w:hAnsi="Times New Roman" w:cs="Times New Roman"/>
          <w:i/>
          <w:iCs/>
          <w:sz w:val="24"/>
          <w:szCs w:val="24"/>
        </w:rPr>
        <w:t>S. aureus</w:t>
      </w:r>
      <w:r w:rsidR="000C1E90" w:rsidRPr="00D2722D">
        <w:rPr>
          <w:rFonts w:ascii="Times New Roman" w:hAnsi="Times New Roman" w:cs="Times New Roman"/>
          <w:sz w:val="24"/>
          <w:szCs w:val="24"/>
        </w:rPr>
        <w:t xml:space="preserve"> isolates.</w:t>
      </w:r>
      <w:r w:rsidR="00CC2C2B" w:rsidRPr="00D2722D">
        <w:rPr>
          <w:rFonts w:ascii="Times New Roman" w:hAnsi="Times New Roman" w:cs="Times New Roman"/>
          <w:sz w:val="24"/>
          <w:szCs w:val="24"/>
        </w:rPr>
        <w:t xml:space="preserve"> </w:t>
      </w:r>
      <w:r w:rsidR="00E57324" w:rsidRPr="00D2722D">
        <w:rPr>
          <w:rFonts w:ascii="Times New Roman" w:hAnsi="Times New Roman" w:cs="Times New Roman"/>
          <w:sz w:val="24"/>
          <w:szCs w:val="24"/>
        </w:rPr>
        <w:t xml:space="preserve">For 12 antimicrobials representing either </w:t>
      </w:r>
      <w:proofErr w:type="gramStart"/>
      <w:r w:rsidR="00E57324" w:rsidRPr="00D2722D">
        <w:rPr>
          <w:rFonts w:ascii="Times New Roman" w:hAnsi="Times New Roman" w:cs="Times New Roman"/>
          <w:sz w:val="24"/>
          <w:szCs w:val="24"/>
        </w:rPr>
        <w:t>drugs</w:t>
      </w:r>
      <w:proofErr w:type="gramEnd"/>
      <w:r w:rsidR="00E57324" w:rsidRPr="00D2722D">
        <w:rPr>
          <w:rFonts w:ascii="Times New Roman" w:hAnsi="Times New Roman" w:cs="Times New Roman"/>
          <w:sz w:val="24"/>
          <w:szCs w:val="24"/>
        </w:rPr>
        <w:t xml:space="preserve"> used to treat mastitis in dairy herds or drugs important in human medicine</w:t>
      </w:r>
      <w:r w:rsidR="00E2747E" w:rsidRPr="00D2722D">
        <w:rPr>
          <w:rFonts w:ascii="Times New Roman" w:hAnsi="Times New Roman" w:cs="Times New Roman"/>
          <w:sz w:val="24"/>
          <w:szCs w:val="24"/>
        </w:rPr>
        <w:t>, t</w:t>
      </w:r>
      <w:r w:rsidR="00E21426" w:rsidRPr="00D2722D">
        <w:rPr>
          <w:rFonts w:ascii="Times New Roman" w:hAnsi="Times New Roman" w:cs="Times New Roman"/>
          <w:sz w:val="24"/>
          <w:szCs w:val="24"/>
        </w:rPr>
        <w:t xml:space="preserve">hey found that </w:t>
      </w:r>
      <w:ins w:id="80" w:author="Crothers, Jessica" w:date="2024-08-19T15:36:00Z" w16du:dateUtc="2024-08-19T19:36:00Z">
        <w:r w:rsidR="00190CF1">
          <w:rPr>
            <w:rFonts w:ascii="Times New Roman" w:hAnsi="Times New Roman" w:cs="Times New Roman"/>
            <w:sz w:val="24"/>
            <w:szCs w:val="24"/>
          </w:rPr>
          <w:t xml:space="preserve">the </w:t>
        </w:r>
      </w:ins>
      <w:r w:rsidR="00E21426" w:rsidRPr="00D2722D">
        <w:rPr>
          <w:rFonts w:ascii="Times New Roman" w:hAnsi="Times New Roman" w:cs="Times New Roman"/>
          <w:sz w:val="24"/>
          <w:szCs w:val="24"/>
        </w:rPr>
        <w:t>p</w:t>
      </w:r>
      <w:r w:rsidR="00926A42" w:rsidRPr="00D2722D">
        <w:rPr>
          <w:rFonts w:ascii="Times New Roman" w:hAnsi="Times New Roman" w:cs="Times New Roman"/>
          <w:sz w:val="24"/>
          <w:szCs w:val="24"/>
        </w:rPr>
        <w:t xml:space="preserve">ercentage of </w:t>
      </w:r>
      <w:r w:rsidR="00164303" w:rsidRPr="00D2722D">
        <w:rPr>
          <w:rFonts w:ascii="Times New Roman" w:hAnsi="Times New Roman" w:cs="Times New Roman"/>
          <w:sz w:val="24"/>
          <w:szCs w:val="24"/>
        </w:rPr>
        <w:t>AMR</w:t>
      </w:r>
      <w:r w:rsidR="00926A42" w:rsidRPr="00D2722D">
        <w:rPr>
          <w:rFonts w:ascii="Times New Roman" w:hAnsi="Times New Roman" w:cs="Times New Roman"/>
          <w:sz w:val="24"/>
          <w:szCs w:val="24"/>
        </w:rPr>
        <w:t xml:space="preserve"> did not differ significantly between </w:t>
      </w:r>
      <w:r w:rsidR="00926A42" w:rsidRPr="00D2722D">
        <w:rPr>
          <w:rFonts w:ascii="Times New Roman" w:hAnsi="Times New Roman" w:cs="Times New Roman"/>
          <w:i/>
          <w:iCs/>
          <w:sz w:val="24"/>
          <w:szCs w:val="24"/>
        </w:rPr>
        <w:t>S. aureus</w:t>
      </w:r>
      <w:r w:rsidR="00926A42" w:rsidRPr="00D2722D">
        <w:rPr>
          <w:rFonts w:ascii="Times New Roman" w:hAnsi="Times New Roman" w:cs="Times New Roman"/>
          <w:sz w:val="24"/>
          <w:szCs w:val="24"/>
        </w:rPr>
        <w:t xml:space="preserve"> and NAS isolates from cows kept on </w:t>
      </w:r>
      <w:r w:rsidR="00E21426" w:rsidRPr="00D2722D">
        <w:rPr>
          <w:rFonts w:ascii="Times New Roman" w:hAnsi="Times New Roman" w:cs="Times New Roman"/>
          <w:sz w:val="24"/>
          <w:szCs w:val="24"/>
        </w:rPr>
        <w:t>organic</w:t>
      </w:r>
      <w:r w:rsidR="00926A42" w:rsidRPr="00D2722D">
        <w:rPr>
          <w:rFonts w:ascii="Times New Roman" w:hAnsi="Times New Roman" w:cs="Times New Roman"/>
          <w:sz w:val="24"/>
          <w:szCs w:val="24"/>
        </w:rPr>
        <w:t xml:space="preserve"> </w:t>
      </w:r>
      <w:r w:rsidR="002B42EB" w:rsidRPr="00D2722D">
        <w:rPr>
          <w:rFonts w:ascii="Times New Roman" w:hAnsi="Times New Roman" w:cs="Times New Roman"/>
          <w:sz w:val="24"/>
          <w:szCs w:val="24"/>
        </w:rPr>
        <w:t>vs.</w:t>
      </w:r>
      <w:r w:rsidR="00926A42" w:rsidRPr="00D2722D">
        <w:rPr>
          <w:rFonts w:ascii="Times New Roman" w:hAnsi="Times New Roman" w:cs="Times New Roman"/>
          <w:sz w:val="24"/>
          <w:szCs w:val="24"/>
        </w:rPr>
        <w:t xml:space="preserve"> </w:t>
      </w:r>
      <w:r w:rsidR="00E21426" w:rsidRPr="00D2722D">
        <w:rPr>
          <w:rFonts w:ascii="Times New Roman" w:hAnsi="Times New Roman" w:cs="Times New Roman"/>
          <w:sz w:val="24"/>
          <w:szCs w:val="24"/>
        </w:rPr>
        <w:t>conventional</w:t>
      </w:r>
      <w:r w:rsidR="00926A42" w:rsidRPr="00D2722D">
        <w:rPr>
          <w:rFonts w:ascii="Times New Roman" w:hAnsi="Times New Roman" w:cs="Times New Roman"/>
          <w:sz w:val="24"/>
          <w:szCs w:val="24"/>
        </w:rPr>
        <w:t xml:space="preserve"> herds</w:t>
      </w:r>
      <w:r w:rsidR="00E2747E" w:rsidRPr="00D2722D">
        <w:rPr>
          <w:rFonts w:ascii="Times New Roman" w:hAnsi="Times New Roman" w:cs="Times New Roman"/>
          <w:sz w:val="24"/>
          <w:szCs w:val="24"/>
        </w:rPr>
        <w:t>.</w:t>
      </w:r>
      <w:r w:rsidR="00926A42" w:rsidRPr="00D2722D">
        <w:rPr>
          <w:rFonts w:ascii="Times New Roman" w:hAnsi="Times New Roman" w:cs="Times New Roman"/>
          <w:sz w:val="24"/>
          <w:szCs w:val="24"/>
        </w:rPr>
        <w:t xml:space="preserve"> </w:t>
      </w:r>
      <w:r w:rsidR="002F7F19" w:rsidRPr="00D2722D">
        <w:rPr>
          <w:rFonts w:ascii="Times New Roman" w:hAnsi="Times New Roman" w:cs="Times New Roman"/>
          <w:sz w:val="24"/>
          <w:szCs w:val="24"/>
        </w:rPr>
        <w:t>Although t</w:t>
      </w:r>
      <w:r w:rsidR="00926A42" w:rsidRPr="00D2722D">
        <w:rPr>
          <w:rFonts w:ascii="Times New Roman" w:hAnsi="Times New Roman" w:cs="Times New Roman"/>
          <w:sz w:val="24"/>
          <w:szCs w:val="24"/>
        </w:rPr>
        <w:t xml:space="preserve">he </w:t>
      </w:r>
      <w:r w:rsidR="000261F5" w:rsidRPr="00D2722D">
        <w:rPr>
          <w:rFonts w:ascii="Times New Roman" w:hAnsi="Times New Roman" w:cs="Times New Roman"/>
          <w:sz w:val="24"/>
          <w:szCs w:val="24"/>
        </w:rPr>
        <w:t xml:space="preserve">overall </w:t>
      </w:r>
      <w:r w:rsidR="00926A42" w:rsidRPr="00D2722D">
        <w:rPr>
          <w:rFonts w:ascii="Times New Roman" w:hAnsi="Times New Roman" w:cs="Times New Roman"/>
          <w:sz w:val="24"/>
          <w:szCs w:val="24"/>
        </w:rPr>
        <w:t xml:space="preserve">proportion of </w:t>
      </w:r>
      <w:r w:rsidR="00926A42" w:rsidRPr="00D2722D">
        <w:rPr>
          <w:rFonts w:ascii="Times New Roman" w:hAnsi="Times New Roman" w:cs="Times New Roman"/>
          <w:i/>
          <w:iCs/>
          <w:sz w:val="24"/>
          <w:szCs w:val="24"/>
        </w:rPr>
        <w:t>S. aureus</w:t>
      </w:r>
      <w:r w:rsidR="00926A42" w:rsidRPr="00D2722D">
        <w:rPr>
          <w:rFonts w:ascii="Times New Roman" w:hAnsi="Times New Roman" w:cs="Times New Roman"/>
          <w:sz w:val="24"/>
          <w:szCs w:val="24"/>
        </w:rPr>
        <w:t xml:space="preserve"> isolates</w:t>
      </w:r>
      <w:r w:rsidR="006F7117" w:rsidRPr="00D2722D">
        <w:rPr>
          <w:rFonts w:ascii="Times New Roman" w:hAnsi="Times New Roman" w:cs="Times New Roman"/>
          <w:sz w:val="24"/>
          <w:szCs w:val="24"/>
        </w:rPr>
        <w:t xml:space="preserve"> resistant to ≤1</w:t>
      </w:r>
      <w:r w:rsidR="0052600C" w:rsidRPr="00D2722D">
        <w:rPr>
          <w:rFonts w:ascii="Times New Roman" w:hAnsi="Times New Roman" w:cs="Times New Roman"/>
          <w:sz w:val="24"/>
          <w:szCs w:val="24"/>
        </w:rPr>
        <w:t xml:space="preserve"> antimicrobial</w:t>
      </w:r>
      <w:r w:rsidR="00926A42" w:rsidRPr="00D2722D">
        <w:rPr>
          <w:rFonts w:ascii="Times New Roman" w:hAnsi="Times New Roman" w:cs="Times New Roman"/>
          <w:sz w:val="24"/>
          <w:szCs w:val="24"/>
        </w:rPr>
        <w:t xml:space="preserve"> was numerically higher from </w:t>
      </w:r>
      <w:r w:rsidR="002F7F19" w:rsidRPr="00D2722D">
        <w:rPr>
          <w:rFonts w:ascii="Times New Roman" w:hAnsi="Times New Roman" w:cs="Times New Roman"/>
          <w:sz w:val="24"/>
          <w:szCs w:val="24"/>
        </w:rPr>
        <w:t>organic</w:t>
      </w:r>
      <w:r w:rsidR="00926A42" w:rsidRPr="00D2722D">
        <w:rPr>
          <w:rFonts w:ascii="Times New Roman" w:hAnsi="Times New Roman" w:cs="Times New Roman"/>
          <w:sz w:val="24"/>
          <w:szCs w:val="24"/>
        </w:rPr>
        <w:t xml:space="preserve"> cows (16/46, 35%) vs. </w:t>
      </w:r>
      <w:r w:rsidR="002F7F19" w:rsidRPr="00D2722D">
        <w:rPr>
          <w:rFonts w:ascii="Times New Roman" w:hAnsi="Times New Roman" w:cs="Times New Roman"/>
          <w:sz w:val="24"/>
          <w:szCs w:val="24"/>
        </w:rPr>
        <w:t>conventional</w:t>
      </w:r>
      <w:r w:rsidR="00926A42" w:rsidRPr="00D2722D">
        <w:rPr>
          <w:rFonts w:ascii="Times New Roman" w:hAnsi="Times New Roman" w:cs="Times New Roman"/>
          <w:sz w:val="24"/>
          <w:szCs w:val="24"/>
        </w:rPr>
        <w:t xml:space="preserve"> cows (6/33, 18%), this difference was not statistically significant. The proportion of </w:t>
      </w:r>
      <w:r w:rsidR="00734760" w:rsidRPr="00D2722D">
        <w:rPr>
          <w:rFonts w:ascii="Times New Roman" w:hAnsi="Times New Roman" w:cs="Times New Roman"/>
          <w:sz w:val="24"/>
          <w:szCs w:val="24"/>
        </w:rPr>
        <w:t>NAS</w:t>
      </w:r>
      <w:r w:rsidR="00926A42" w:rsidRPr="00D2722D">
        <w:rPr>
          <w:rFonts w:ascii="Times New Roman" w:hAnsi="Times New Roman" w:cs="Times New Roman"/>
          <w:sz w:val="24"/>
          <w:szCs w:val="24"/>
        </w:rPr>
        <w:t xml:space="preserve"> isolates </w:t>
      </w:r>
      <w:r w:rsidR="0052600C" w:rsidRPr="00D2722D">
        <w:rPr>
          <w:rFonts w:ascii="Times New Roman" w:hAnsi="Times New Roman" w:cs="Times New Roman"/>
          <w:sz w:val="24"/>
          <w:szCs w:val="24"/>
        </w:rPr>
        <w:t>resistant ≤1 antimicrobial</w:t>
      </w:r>
      <w:del w:id="81" w:author="Crothers, Jessica" w:date="2024-08-19T15:36:00Z" w16du:dateUtc="2024-08-19T19:36:00Z">
        <w:r w:rsidR="0052600C" w:rsidRPr="00D2722D" w:rsidDel="00190CF1">
          <w:rPr>
            <w:rFonts w:ascii="Times New Roman" w:hAnsi="Times New Roman" w:cs="Times New Roman"/>
            <w:sz w:val="24"/>
            <w:szCs w:val="24"/>
          </w:rPr>
          <w:delText xml:space="preserve"> to</w:delText>
        </w:r>
      </w:del>
      <w:r w:rsidR="0052600C" w:rsidRPr="00D2722D">
        <w:rPr>
          <w:rFonts w:ascii="Times New Roman" w:hAnsi="Times New Roman" w:cs="Times New Roman"/>
          <w:sz w:val="24"/>
          <w:szCs w:val="24"/>
        </w:rPr>
        <w:t xml:space="preserve"> </w:t>
      </w:r>
      <w:r w:rsidR="00037F94" w:rsidRPr="00D2722D">
        <w:rPr>
          <w:rFonts w:ascii="Times New Roman" w:hAnsi="Times New Roman" w:cs="Times New Roman"/>
          <w:sz w:val="24"/>
          <w:szCs w:val="24"/>
        </w:rPr>
        <w:t xml:space="preserve">between systems </w:t>
      </w:r>
      <w:r w:rsidR="00926A42" w:rsidRPr="00D2722D">
        <w:rPr>
          <w:rFonts w:ascii="Times New Roman" w:hAnsi="Times New Roman" w:cs="Times New Roman"/>
          <w:sz w:val="24"/>
          <w:szCs w:val="24"/>
        </w:rPr>
        <w:t xml:space="preserve">was very similar </w:t>
      </w:r>
      <w:r w:rsidR="00037F94" w:rsidRPr="00D2722D">
        <w:rPr>
          <w:rFonts w:ascii="Times New Roman" w:hAnsi="Times New Roman" w:cs="Times New Roman"/>
          <w:sz w:val="24"/>
          <w:szCs w:val="24"/>
        </w:rPr>
        <w:t xml:space="preserve">(ORG: </w:t>
      </w:r>
      <w:r w:rsidR="00926A42" w:rsidRPr="00D2722D">
        <w:rPr>
          <w:rFonts w:ascii="Times New Roman" w:hAnsi="Times New Roman" w:cs="Times New Roman"/>
          <w:sz w:val="24"/>
          <w:szCs w:val="24"/>
        </w:rPr>
        <w:t>9/19, 47%</w:t>
      </w:r>
      <w:r w:rsidR="00037F94" w:rsidRPr="00D2722D">
        <w:rPr>
          <w:rFonts w:ascii="Times New Roman" w:hAnsi="Times New Roman" w:cs="Times New Roman"/>
          <w:sz w:val="24"/>
          <w:szCs w:val="24"/>
        </w:rPr>
        <w:t>;</w:t>
      </w:r>
      <w:r w:rsidR="00926A42" w:rsidRPr="00D2722D">
        <w:rPr>
          <w:rFonts w:ascii="Times New Roman" w:hAnsi="Times New Roman" w:cs="Times New Roman"/>
          <w:sz w:val="24"/>
          <w:szCs w:val="24"/>
        </w:rPr>
        <w:t xml:space="preserve"> CON</w:t>
      </w:r>
      <w:r w:rsidR="00037F94" w:rsidRPr="00D2722D">
        <w:rPr>
          <w:rFonts w:ascii="Times New Roman" w:hAnsi="Times New Roman" w:cs="Times New Roman"/>
          <w:sz w:val="24"/>
          <w:szCs w:val="24"/>
        </w:rPr>
        <w:t xml:space="preserve">: </w:t>
      </w:r>
      <w:r w:rsidR="00926A42" w:rsidRPr="00D2722D">
        <w:rPr>
          <w:rFonts w:ascii="Times New Roman" w:hAnsi="Times New Roman" w:cs="Times New Roman"/>
          <w:sz w:val="24"/>
          <w:szCs w:val="24"/>
        </w:rPr>
        <w:t xml:space="preserve">10/19, 53%). </w:t>
      </w:r>
    </w:p>
    <w:p w14:paraId="280BFA67" w14:textId="1FB9C623" w:rsidR="00926A42" w:rsidRPr="00D2722D" w:rsidRDefault="00F04750"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lastRenderedPageBreak/>
        <w:t>In contrast</w:t>
      </w:r>
      <w:r w:rsidR="00462704"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Bombyk et al. (2008)</w:t>
      </w:r>
      <w:r w:rsidR="000C72BA" w:rsidRPr="00D2722D">
        <w:rPr>
          <w:rFonts w:ascii="Times New Roman" w:hAnsi="Times New Roman" w:cs="Times New Roman"/>
          <w:sz w:val="24"/>
          <w:szCs w:val="24"/>
        </w:rPr>
        <w:t xml:space="preserve"> found that </w:t>
      </w:r>
      <w:r w:rsidR="00C03BE0" w:rsidRPr="00D2722D">
        <w:rPr>
          <w:rFonts w:ascii="Times New Roman" w:hAnsi="Times New Roman" w:cs="Times New Roman"/>
          <w:sz w:val="24"/>
          <w:szCs w:val="24"/>
        </w:rPr>
        <w:t xml:space="preserve">staphylococci causing mastitis on </w:t>
      </w:r>
      <w:r w:rsidR="000C72BA" w:rsidRPr="00D2722D">
        <w:rPr>
          <w:rFonts w:ascii="Times New Roman" w:hAnsi="Times New Roman" w:cs="Times New Roman"/>
          <w:sz w:val="24"/>
          <w:szCs w:val="24"/>
        </w:rPr>
        <w:t>o</w:t>
      </w:r>
      <w:r w:rsidR="00A35DEB" w:rsidRPr="00D2722D">
        <w:rPr>
          <w:rFonts w:ascii="Times New Roman" w:hAnsi="Times New Roman" w:cs="Times New Roman"/>
          <w:sz w:val="24"/>
          <w:szCs w:val="24"/>
        </w:rPr>
        <w:t>rganic dair</w:t>
      </w:r>
      <w:r w:rsidR="00C03BE0" w:rsidRPr="00D2722D">
        <w:rPr>
          <w:rFonts w:ascii="Times New Roman" w:hAnsi="Times New Roman" w:cs="Times New Roman"/>
          <w:sz w:val="24"/>
          <w:szCs w:val="24"/>
        </w:rPr>
        <w:t>ies</w:t>
      </w:r>
      <w:r w:rsidR="00A35DEB" w:rsidRPr="00D2722D">
        <w:rPr>
          <w:rFonts w:ascii="Times New Roman" w:hAnsi="Times New Roman" w:cs="Times New Roman"/>
          <w:sz w:val="24"/>
          <w:szCs w:val="24"/>
        </w:rPr>
        <w:t xml:space="preserve"> w</w:t>
      </w:r>
      <w:r w:rsidR="00C03BE0" w:rsidRPr="00D2722D">
        <w:rPr>
          <w:rFonts w:ascii="Times New Roman" w:hAnsi="Times New Roman" w:cs="Times New Roman"/>
          <w:sz w:val="24"/>
          <w:szCs w:val="24"/>
        </w:rPr>
        <w:t>ere</w:t>
      </w:r>
      <w:r w:rsidR="00A35DEB" w:rsidRPr="00D2722D">
        <w:rPr>
          <w:rFonts w:ascii="Times New Roman" w:hAnsi="Times New Roman" w:cs="Times New Roman"/>
          <w:sz w:val="24"/>
          <w:szCs w:val="24"/>
        </w:rPr>
        <w:t xml:space="preserve"> associated with more overall antimicrobial susceptibility than</w:t>
      </w:r>
      <w:r w:rsidR="00404492" w:rsidRPr="00D2722D">
        <w:rPr>
          <w:rFonts w:ascii="Times New Roman" w:hAnsi="Times New Roman" w:cs="Times New Roman"/>
          <w:sz w:val="24"/>
          <w:szCs w:val="24"/>
        </w:rPr>
        <w:t xml:space="preserve"> those from conventional farms</w:t>
      </w:r>
      <w:r w:rsidR="00A35DEB" w:rsidRPr="00D2722D">
        <w:rPr>
          <w:rFonts w:ascii="Times New Roman" w:hAnsi="Times New Roman" w:cs="Times New Roman"/>
          <w:sz w:val="24"/>
          <w:szCs w:val="24"/>
        </w:rPr>
        <w:t xml:space="preserve">. </w:t>
      </w:r>
      <w:r w:rsidR="00B34D58" w:rsidRPr="00D2722D">
        <w:rPr>
          <w:rFonts w:ascii="Times New Roman" w:hAnsi="Times New Roman" w:cs="Times New Roman"/>
          <w:sz w:val="24"/>
          <w:szCs w:val="24"/>
        </w:rPr>
        <w:t xml:space="preserve">For this study, researchers differentiated </w:t>
      </w:r>
      <w:r w:rsidR="00980EC7" w:rsidRPr="00D2722D">
        <w:rPr>
          <w:rFonts w:ascii="Times New Roman" w:hAnsi="Times New Roman" w:cs="Times New Roman"/>
          <w:sz w:val="24"/>
          <w:szCs w:val="24"/>
        </w:rPr>
        <w:t xml:space="preserve">mastitis-associated </w:t>
      </w:r>
      <w:r w:rsidR="005B3AA8" w:rsidRPr="00D2722D">
        <w:rPr>
          <w:rFonts w:ascii="Times New Roman" w:hAnsi="Times New Roman" w:cs="Times New Roman"/>
          <w:sz w:val="24"/>
          <w:szCs w:val="24"/>
        </w:rPr>
        <w:t>staphylococci</w:t>
      </w:r>
      <w:r w:rsidR="00B34D58" w:rsidRPr="00D2722D">
        <w:rPr>
          <w:rFonts w:ascii="Times New Roman" w:hAnsi="Times New Roman" w:cs="Times New Roman"/>
          <w:sz w:val="24"/>
          <w:szCs w:val="24"/>
        </w:rPr>
        <w:t xml:space="preserve"> </w:t>
      </w:r>
      <w:r w:rsidR="008274FC" w:rsidRPr="00D2722D">
        <w:rPr>
          <w:rFonts w:ascii="Times New Roman" w:hAnsi="Times New Roman" w:cs="Times New Roman"/>
          <w:sz w:val="24"/>
          <w:szCs w:val="24"/>
        </w:rPr>
        <w:t xml:space="preserve">into </w:t>
      </w:r>
      <w:r w:rsidR="002D4916" w:rsidRPr="00D2722D">
        <w:rPr>
          <w:rFonts w:ascii="Times New Roman" w:hAnsi="Times New Roman" w:cs="Times New Roman"/>
          <w:sz w:val="24"/>
          <w:szCs w:val="24"/>
        </w:rPr>
        <w:t>3</w:t>
      </w:r>
      <w:r w:rsidR="008274FC" w:rsidRPr="00D2722D">
        <w:rPr>
          <w:rFonts w:ascii="Times New Roman" w:hAnsi="Times New Roman" w:cs="Times New Roman"/>
          <w:sz w:val="24"/>
          <w:szCs w:val="24"/>
        </w:rPr>
        <w:t xml:space="preserve"> categories: coagulase-positive </w:t>
      </w:r>
      <w:r w:rsidR="008274FC" w:rsidRPr="00D2722D">
        <w:rPr>
          <w:rFonts w:ascii="Times New Roman" w:hAnsi="Times New Roman" w:cs="Times New Roman"/>
          <w:i/>
          <w:iCs/>
          <w:sz w:val="24"/>
          <w:szCs w:val="24"/>
        </w:rPr>
        <w:t>Staph.</w:t>
      </w:r>
      <w:r w:rsidR="008274FC" w:rsidRPr="00D2722D">
        <w:rPr>
          <w:rFonts w:ascii="Times New Roman" w:hAnsi="Times New Roman" w:cs="Times New Roman"/>
          <w:sz w:val="24"/>
          <w:szCs w:val="24"/>
        </w:rPr>
        <w:t xml:space="preserve"> (CPS), novobiocin-sensitive CNS (NSCNS), and novobiocin-resistant CNS (NRCNS). </w:t>
      </w:r>
      <w:r w:rsidR="00A35DEB" w:rsidRPr="00D2722D">
        <w:rPr>
          <w:rFonts w:ascii="Times New Roman" w:hAnsi="Times New Roman" w:cs="Times New Roman"/>
          <w:sz w:val="24"/>
          <w:szCs w:val="24"/>
        </w:rPr>
        <w:t xml:space="preserve">In an analysis combining all </w:t>
      </w:r>
      <w:r w:rsidR="00FC4015" w:rsidRPr="00D2722D">
        <w:rPr>
          <w:rFonts w:ascii="Times New Roman" w:hAnsi="Times New Roman" w:cs="Times New Roman"/>
          <w:sz w:val="24"/>
          <w:szCs w:val="24"/>
        </w:rPr>
        <w:t xml:space="preserve">3 </w:t>
      </w:r>
      <w:r w:rsidR="00A35DEB" w:rsidRPr="00D2722D">
        <w:rPr>
          <w:rFonts w:ascii="Times New Roman" w:hAnsi="Times New Roman" w:cs="Times New Roman"/>
          <w:sz w:val="24"/>
          <w:szCs w:val="24"/>
        </w:rPr>
        <w:t xml:space="preserve">groupings of staphylococci, a larger proportion of isolates from </w:t>
      </w:r>
      <w:r w:rsidR="00FC4015" w:rsidRPr="00D2722D">
        <w:rPr>
          <w:rFonts w:ascii="Times New Roman" w:hAnsi="Times New Roman" w:cs="Times New Roman"/>
          <w:sz w:val="24"/>
          <w:szCs w:val="24"/>
        </w:rPr>
        <w:t>organic</w:t>
      </w:r>
      <w:r w:rsidR="00A35DEB" w:rsidRPr="00D2722D">
        <w:rPr>
          <w:rFonts w:ascii="Times New Roman" w:hAnsi="Times New Roman" w:cs="Times New Roman"/>
          <w:sz w:val="24"/>
          <w:szCs w:val="24"/>
        </w:rPr>
        <w:t xml:space="preserve"> herds were susceptible to pirlimycin and tetracycline compared with those from </w:t>
      </w:r>
      <w:r w:rsidR="00FC4015" w:rsidRPr="00D2722D">
        <w:rPr>
          <w:rFonts w:ascii="Times New Roman" w:hAnsi="Times New Roman" w:cs="Times New Roman"/>
          <w:sz w:val="24"/>
          <w:szCs w:val="24"/>
        </w:rPr>
        <w:t>conventional</w:t>
      </w:r>
      <w:r w:rsidR="00A35DEB" w:rsidRPr="00D2722D">
        <w:rPr>
          <w:rFonts w:ascii="Times New Roman" w:hAnsi="Times New Roman" w:cs="Times New Roman"/>
          <w:sz w:val="24"/>
          <w:szCs w:val="24"/>
        </w:rPr>
        <w:t xml:space="preserve"> herds. Susceptibility to erythromycin and penicillin did not differ significantly by herd type when all staphylococci were combined (CON vs. ORG).</w:t>
      </w:r>
      <w:r w:rsidR="00F83D62" w:rsidRPr="00D2722D">
        <w:rPr>
          <w:rFonts w:ascii="Times New Roman" w:hAnsi="Times New Roman" w:cs="Times New Roman"/>
          <w:sz w:val="24"/>
          <w:szCs w:val="24"/>
        </w:rPr>
        <w:t xml:space="preserve"> No significant differences between organic and </w:t>
      </w:r>
      <w:r w:rsidR="00CC38DD" w:rsidRPr="00D2722D">
        <w:rPr>
          <w:rFonts w:ascii="Times New Roman" w:hAnsi="Times New Roman" w:cs="Times New Roman"/>
          <w:sz w:val="24"/>
          <w:szCs w:val="24"/>
        </w:rPr>
        <w:t xml:space="preserve">conventional systems were found for </w:t>
      </w:r>
      <w:r w:rsidR="00CC38DD" w:rsidRPr="00D2722D">
        <w:rPr>
          <w:rFonts w:ascii="Times New Roman" w:hAnsi="Times New Roman" w:cs="Times New Roman"/>
          <w:i/>
          <w:iCs/>
          <w:sz w:val="24"/>
          <w:szCs w:val="24"/>
        </w:rPr>
        <w:t>S. aureus</w:t>
      </w:r>
      <w:r w:rsidR="00CC38DD" w:rsidRPr="00D2722D">
        <w:rPr>
          <w:rFonts w:ascii="Times New Roman" w:hAnsi="Times New Roman" w:cs="Times New Roman"/>
          <w:sz w:val="24"/>
          <w:szCs w:val="24"/>
        </w:rPr>
        <w:t>, although the numbers of isolates found was fairly small compared to both categories of CNS</w:t>
      </w:r>
      <w:r w:rsidR="00AB71B6" w:rsidRPr="00D2722D">
        <w:rPr>
          <w:rFonts w:ascii="Times New Roman" w:hAnsi="Times New Roman" w:cs="Times New Roman"/>
          <w:sz w:val="24"/>
          <w:szCs w:val="24"/>
        </w:rPr>
        <w:t xml:space="preserve"> (36 </w:t>
      </w:r>
      <w:r w:rsidR="00AB71B6" w:rsidRPr="00D2722D">
        <w:rPr>
          <w:rFonts w:ascii="Times New Roman" w:hAnsi="Times New Roman" w:cs="Times New Roman"/>
          <w:i/>
          <w:iCs/>
          <w:sz w:val="24"/>
          <w:szCs w:val="24"/>
        </w:rPr>
        <w:t>S. aureus</w:t>
      </w:r>
      <w:r w:rsidR="00AB71B6" w:rsidRPr="00D2722D">
        <w:rPr>
          <w:rFonts w:ascii="Times New Roman" w:hAnsi="Times New Roman" w:cs="Times New Roman"/>
          <w:sz w:val="24"/>
          <w:szCs w:val="24"/>
        </w:rPr>
        <w:t xml:space="preserve"> vs. 210 NSCNS and 159 NRCNS). </w:t>
      </w:r>
      <w:r w:rsidR="00A35DEB" w:rsidRPr="00D2722D">
        <w:rPr>
          <w:rFonts w:ascii="Times New Roman" w:hAnsi="Times New Roman" w:cs="Times New Roman"/>
          <w:sz w:val="24"/>
          <w:szCs w:val="24"/>
        </w:rPr>
        <w:t>When</w:t>
      </w:r>
      <w:r w:rsidR="00DF1C87" w:rsidRPr="00D2722D">
        <w:rPr>
          <w:rFonts w:ascii="Times New Roman" w:hAnsi="Times New Roman" w:cs="Times New Roman"/>
          <w:sz w:val="24"/>
          <w:szCs w:val="24"/>
        </w:rPr>
        <w:t xml:space="preserve"> each</w:t>
      </w:r>
      <w:r w:rsidR="00A35DEB" w:rsidRPr="00D2722D">
        <w:rPr>
          <w:rFonts w:ascii="Times New Roman" w:hAnsi="Times New Roman" w:cs="Times New Roman"/>
          <w:sz w:val="24"/>
          <w:szCs w:val="24"/>
        </w:rPr>
        <w:t xml:space="preserve"> category of CNS (novobiocin</w:t>
      </w:r>
      <w:r w:rsidR="00DF1C87" w:rsidRPr="00D2722D">
        <w:rPr>
          <w:rFonts w:ascii="Times New Roman" w:hAnsi="Times New Roman" w:cs="Times New Roman"/>
          <w:sz w:val="24"/>
          <w:szCs w:val="24"/>
        </w:rPr>
        <w:t>-</w:t>
      </w:r>
      <w:r w:rsidR="00A35DEB" w:rsidRPr="00D2722D">
        <w:rPr>
          <w:rFonts w:ascii="Times New Roman" w:hAnsi="Times New Roman" w:cs="Times New Roman"/>
          <w:sz w:val="24"/>
          <w:szCs w:val="24"/>
        </w:rPr>
        <w:t>susceptible or resistant)</w:t>
      </w:r>
      <w:r w:rsidR="00DF1C87" w:rsidRPr="00D2722D">
        <w:rPr>
          <w:rFonts w:ascii="Times New Roman" w:hAnsi="Times New Roman" w:cs="Times New Roman"/>
          <w:sz w:val="24"/>
          <w:szCs w:val="24"/>
        </w:rPr>
        <w:t xml:space="preserve"> was analyzed separately</w:t>
      </w:r>
      <w:r w:rsidR="00A35DEB" w:rsidRPr="00D2722D">
        <w:rPr>
          <w:rFonts w:ascii="Times New Roman" w:hAnsi="Times New Roman" w:cs="Times New Roman"/>
          <w:sz w:val="24"/>
          <w:szCs w:val="24"/>
        </w:rPr>
        <w:t xml:space="preserve">, isolates within both </w:t>
      </w:r>
      <w:r w:rsidR="00C67425" w:rsidRPr="00D2722D">
        <w:rPr>
          <w:rFonts w:ascii="Times New Roman" w:hAnsi="Times New Roman" w:cs="Times New Roman"/>
          <w:sz w:val="24"/>
          <w:szCs w:val="24"/>
        </w:rPr>
        <w:t>groups</w:t>
      </w:r>
      <w:r w:rsidR="00A35DEB" w:rsidRPr="00D2722D">
        <w:rPr>
          <w:rFonts w:ascii="Times New Roman" w:hAnsi="Times New Roman" w:cs="Times New Roman"/>
          <w:sz w:val="24"/>
          <w:szCs w:val="24"/>
        </w:rPr>
        <w:t xml:space="preserve"> from </w:t>
      </w:r>
      <w:r w:rsidR="00DF1C87" w:rsidRPr="00D2722D">
        <w:rPr>
          <w:rFonts w:ascii="Times New Roman" w:hAnsi="Times New Roman" w:cs="Times New Roman"/>
          <w:sz w:val="24"/>
          <w:szCs w:val="24"/>
        </w:rPr>
        <w:t>organic</w:t>
      </w:r>
      <w:r w:rsidR="00A35DEB" w:rsidRPr="00D2722D">
        <w:rPr>
          <w:rFonts w:ascii="Times New Roman" w:hAnsi="Times New Roman" w:cs="Times New Roman"/>
          <w:sz w:val="24"/>
          <w:szCs w:val="24"/>
        </w:rPr>
        <w:t xml:space="preserve"> herds were more likely to be susceptible to pirlimycin than CNS from </w:t>
      </w:r>
      <w:r w:rsidR="00C67425" w:rsidRPr="00D2722D">
        <w:rPr>
          <w:rFonts w:ascii="Times New Roman" w:hAnsi="Times New Roman" w:cs="Times New Roman"/>
          <w:sz w:val="24"/>
          <w:szCs w:val="24"/>
        </w:rPr>
        <w:t>conventional</w:t>
      </w:r>
      <w:r w:rsidR="00A35DEB" w:rsidRPr="00D2722D">
        <w:rPr>
          <w:rFonts w:ascii="Times New Roman" w:hAnsi="Times New Roman" w:cs="Times New Roman"/>
          <w:sz w:val="24"/>
          <w:szCs w:val="24"/>
        </w:rPr>
        <w:t xml:space="preserve"> dairies. No difference</w:t>
      </w:r>
      <w:ins w:id="82" w:author="Crothers, Jessica" w:date="2024-08-19T15:38:00Z" w16du:dateUtc="2024-08-19T19:38:00Z">
        <w:r w:rsidR="00190CF1">
          <w:rPr>
            <w:rFonts w:ascii="Times New Roman" w:hAnsi="Times New Roman" w:cs="Times New Roman"/>
            <w:sz w:val="24"/>
            <w:szCs w:val="24"/>
          </w:rPr>
          <w:t>s</w:t>
        </w:r>
      </w:ins>
      <w:r w:rsidR="00A35DEB" w:rsidRPr="00D2722D">
        <w:rPr>
          <w:rFonts w:ascii="Times New Roman" w:hAnsi="Times New Roman" w:cs="Times New Roman"/>
          <w:sz w:val="24"/>
          <w:szCs w:val="24"/>
        </w:rPr>
        <w:t xml:space="preserve"> in tetracycline, erythromycin or penicillin susceptibility </w:t>
      </w:r>
      <w:ins w:id="83" w:author="Crothers, Jessica" w:date="2024-08-19T15:38:00Z" w16du:dateUtc="2024-08-19T19:38:00Z">
        <w:r w:rsidR="00190CF1">
          <w:rPr>
            <w:rFonts w:ascii="Times New Roman" w:hAnsi="Times New Roman" w:cs="Times New Roman"/>
            <w:sz w:val="24"/>
            <w:szCs w:val="24"/>
          </w:rPr>
          <w:t>rates were</w:t>
        </w:r>
      </w:ins>
      <w:del w:id="84" w:author="Crothers, Jessica" w:date="2024-08-19T15:38:00Z" w16du:dateUtc="2024-08-19T19:38:00Z">
        <w:r w:rsidR="00A35DEB" w:rsidRPr="00D2722D" w:rsidDel="00190CF1">
          <w:rPr>
            <w:rFonts w:ascii="Times New Roman" w:hAnsi="Times New Roman" w:cs="Times New Roman"/>
            <w:sz w:val="24"/>
            <w:szCs w:val="24"/>
          </w:rPr>
          <w:delText>was</w:delText>
        </w:r>
      </w:del>
      <w:r w:rsidR="00A35DEB" w:rsidRPr="00D2722D">
        <w:rPr>
          <w:rFonts w:ascii="Times New Roman" w:hAnsi="Times New Roman" w:cs="Times New Roman"/>
          <w:sz w:val="24"/>
          <w:szCs w:val="24"/>
        </w:rPr>
        <w:t xml:space="preserve"> seen between herd types (CON vs. ORG) within either CNS category. A larger proportion of NSCNS vs. NRCNS </w:t>
      </w:r>
      <w:r w:rsidR="007656FB" w:rsidRPr="00D2722D">
        <w:rPr>
          <w:rFonts w:ascii="Times New Roman" w:hAnsi="Times New Roman" w:cs="Times New Roman"/>
          <w:sz w:val="24"/>
          <w:szCs w:val="24"/>
        </w:rPr>
        <w:t xml:space="preserve">(when analyzed separately for </w:t>
      </w:r>
      <w:r w:rsidR="00C67425" w:rsidRPr="00D2722D">
        <w:rPr>
          <w:rFonts w:ascii="Times New Roman" w:hAnsi="Times New Roman" w:cs="Times New Roman"/>
          <w:sz w:val="24"/>
          <w:szCs w:val="24"/>
        </w:rPr>
        <w:t>conventional</w:t>
      </w:r>
      <w:r w:rsidR="00A35DEB" w:rsidRPr="00D2722D">
        <w:rPr>
          <w:rFonts w:ascii="Times New Roman" w:hAnsi="Times New Roman" w:cs="Times New Roman"/>
          <w:sz w:val="24"/>
          <w:szCs w:val="24"/>
        </w:rPr>
        <w:t xml:space="preserve"> and </w:t>
      </w:r>
      <w:r w:rsidR="00C67425" w:rsidRPr="00D2722D">
        <w:rPr>
          <w:rFonts w:ascii="Times New Roman" w:hAnsi="Times New Roman" w:cs="Times New Roman"/>
          <w:sz w:val="24"/>
          <w:szCs w:val="24"/>
        </w:rPr>
        <w:t>organic</w:t>
      </w:r>
      <w:r w:rsidR="00A35DEB" w:rsidRPr="00D2722D">
        <w:rPr>
          <w:rFonts w:ascii="Times New Roman" w:hAnsi="Times New Roman" w:cs="Times New Roman"/>
          <w:sz w:val="24"/>
          <w:szCs w:val="24"/>
        </w:rPr>
        <w:t xml:space="preserve"> herds</w:t>
      </w:r>
      <w:r w:rsidR="007656FB" w:rsidRPr="00D2722D">
        <w:rPr>
          <w:rFonts w:ascii="Times New Roman" w:hAnsi="Times New Roman" w:cs="Times New Roman"/>
          <w:sz w:val="24"/>
          <w:szCs w:val="24"/>
        </w:rPr>
        <w:t>)</w:t>
      </w:r>
      <w:r w:rsidR="00A35DEB" w:rsidRPr="00D2722D">
        <w:rPr>
          <w:rFonts w:ascii="Times New Roman" w:hAnsi="Times New Roman" w:cs="Times New Roman"/>
          <w:sz w:val="24"/>
          <w:szCs w:val="24"/>
        </w:rPr>
        <w:t xml:space="preserve"> were susceptible to tetracycline, leading the authors to suggest that </w:t>
      </w:r>
      <w:commentRangeStart w:id="85"/>
      <w:r w:rsidR="00A35DEB" w:rsidRPr="00D2722D">
        <w:rPr>
          <w:rFonts w:ascii="Times New Roman" w:hAnsi="Times New Roman" w:cs="Times New Roman"/>
          <w:sz w:val="24"/>
          <w:szCs w:val="24"/>
        </w:rPr>
        <w:t xml:space="preserve">management practices unrelated </w:t>
      </w:r>
      <w:commentRangeEnd w:id="85"/>
      <w:r w:rsidR="00611C9C">
        <w:rPr>
          <w:rStyle w:val="CommentReference"/>
        </w:rPr>
        <w:commentReference w:id="85"/>
      </w:r>
      <w:r w:rsidR="00A35DEB" w:rsidRPr="00D2722D">
        <w:rPr>
          <w:rFonts w:ascii="Times New Roman" w:hAnsi="Times New Roman" w:cs="Times New Roman"/>
          <w:sz w:val="24"/>
          <w:szCs w:val="24"/>
        </w:rPr>
        <w:t>to antimicrobial use may contribute to the observed differences in susceptibility patterns of CNS on dairy herds.</w:t>
      </w:r>
    </w:p>
    <w:p w14:paraId="45AC21A9" w14:textId="5CEC74E0" w:rsidR="0041722C" w:rsidRPr="00D2722D" w:rsidRDefault="00085359"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ab/>
      </w:r>
      <w:proofErr w:type="gramStart"/>
      <w:r w:rsidRPr="00D2722D">
        <w:rPr>
          <w:rFonts w:ascii="Times New Roman" w:hAnsi="Times New Roman" w:cs="Times New Roman"/>
          <w:sz w:val="24"/>
          <w:szCs w:val="24"/>
        </w:rPr>
        <w:t xml:space="preserve">A number </w:t>
      </w:r>
      <w:r w:rsidR="00172710" w:rsidRPr="00D2722D">
        <w:rPr>
          <w:rFonts w:ascii="Times New Roman" w:hAnsi="Times New Roman" w:cs="Times New Roman"/>
          <w:sz w:val="24"/>
          <w:szCs w:val="24"/>
        </w:rPr>
        <w:t>of</w:t>
      </w:r>
      <w:proofErr w:type="gramEnd"/>
      <w:r w:rsidR="00172710" w:rsidRPr="00D2722D">
        <w:rPr>
          <w:rFonts w:ascii="Times New Roman" w:hAnsi="Times New Roman" w:cs="Times New Roman"/>
          <w:sz w:val="24"/>
          <w:szCs w:val="24"/>
        </w:rPr>
        <w:t xml:space="preserve"> stud</w:t>
      </w:r>
      <w:r w:rsidR="007A5E1D" w:rsidRPr="00D2722D">
        <w:rPr>
          <w:rFonts w:ascii="Times New Roman" w:hAnsi="Times New Roman" w:cs="Times New Roman"/>
          <w:sz w:val="24"/>
          <w:szCs w:val="24"/>
        </w:rPr>
        <w:t>ies</w:t>
      </w:r>
      <w:r w:rsidR="00172710" w:rsidRPr="00D2722D">
        <w:rPr>
          <w:rFonts w:ascii="Times New Roman" w:hAnsi="Times New Roman" w:cs="Times New Roman"/>
          <w:sz w:val="24"/>
          <w:szCs w:val="24"/>
        </w:rPr>
        <w:t xml:space="preserve"> comparing resistance patterns of </w:t>
      </w:r>
      <w:r w:rsidR="0010172F" w:rsidRPr="00D2722D">
        <w:rPr>
          <w:rFonts w:ascii="Times New Roman" w:hAnsi="Times New Roman" w:cs="Times New Roman"/>
          <w:sz w:val="24"/>
          <w:szCs w:val="24"/>
        </w:rPr>
        <w:t xml:space="preserve">mastitis-associated </w:t>
      </w:r>
      <w:r w:rsidR="005B2BC5" w:rsidRPr="00D2722D">
        <w:rPr>
          <w:rFonts w:ascii="Times New Roman" w:hAnsi="Times New Roman" w:cs="Times New Roman"/>
          <w:sz w:val="24"/>
          <w:szCs w:val="24"/>
        </w:rPr>
        <w:t xml:space="preserve">bacteria </w:t>
      </w:r>
      <w:r w:rsidR="00172710" w:rsidRPr="00D2722D">
        <w:rPr>
          <w:rFonts w:ascii="Times New Roman" w:hAnsi="Times New Roman" w:cs="Times New Roman"/>
          <w:sz w:val="24"/>
          <w:szCs w:val="24"/>
        </w:rPr>
        <w:t xml:space="preserve">between conventional and organic dairy systems </w:t>
      </w:r>
      <w:r w:rsidR="0010172F" w:rsidRPr="00D2722D">
        <w:rPr>
          <w:rFonts w:ascii="Times New Roman" w:hAnsi="Times New Roman" w:cs="Times New Roman"/>
          <w:sz w:val="24"/>
          <w:szCs w:val="24"/>
        </w:rPr>
        <w:t xml:space="preserve">have </w:t>
      </w:r>
      <w:r w:rsidR="00172710" w:rsidRPr="00D2722D">
        <w:rPr>
          <w:rFonts w:ascii="Times New Roman" w:hAnsi="Times New Roman" w:cs="Times New Roman"/>
          <w:sz w:val="24"/>
          <w:szCs w:val="24"/>
        </w:rPr>
        <w:t xml:space="preserve">focused </w:t>
      </w:r>
      <w:r w:rsidR="005B2BC5" w:rsidRPr="00D2722D">
        <w:rPr>
          <w:rFonts w:ascii="Times New Roman" w:hAnsi="Times New Roman" w:cs="Times New Roman"/>
          <w:sz w:val="24"/>
          <w:szCs w:val="24"/>
        </w:rPr>
        <w:t xml:space="preserve">specifically on </w:t>
      </w:r>
      <w:r w:rsidR="005B2BC5" w:rsidRPr="00D2722D">
        <w:rPr>
          <w:rFonts w:ascii="Times New Roman" w:hAnsi="Times New Roman" w:cs="Times New Roman"/>
          <w:i/>
          <w:iCs/>
          <w:sz w:val="24"/>
          <w:szCs w:val="24"/>
        </w:rPr>
        <w:t>S. aureus.</w:t>
      </w:r>
      <w:r w:rsidR="00986EF5" w:rsidRPr="00D2722D">
        <w:rPr>
          <w:rFonts w:ascii="Times New Roman" w:hAnsi="Times New Roman" w:cs="Times New Roman"/>
          <w:sz w:val="24"/>
          <w:szCs w:val="24"/>
        </w:rPr>
        <w:t xml:space="preserve"> Researchers </w:t>
      </w:r>
      <w:r w:rsidR="00F95D1B" w:rsidRPr="00D2722D">
        <w:rPr>
          <w:rFonts w:ascii="Times New Roman" w:hAnsi="Times New Roman" w:cs="Times New Roman"/>
          <w:sz w:val="24"/>
          <w:szCs w:val="24"/>
        </w:rPr>
        <w:t>in New York and Vermont</w:t>
      </w:r>
      <w:r w:rsidR="00732A27" w:rsidRPr="00D2722D">
        <w:rPr>
          <w:rFonts w:ascii="Times New Roman" w:hAnsi="Times New Roman" w:cs="Times New Roman"/>
          <w:sz w:val="24"/>
          <w:szCs w:val="24"/>
        </w:rPr>
        <w:t xml:space="preserve"> </w:t>
      </w:r>
      <w:r w:rsidR="00713D43" w:rsidRPr="00D2722D">
        <w:rPr>
          <w:rFonts w:ascii="Times New Roman" w:hAnsi="Times New Roman" w:cs="Times New Roman"/>
          <w:sz w:val="24"/>
          <w:szCs w:val="24"/>
        </w:rPr>
        <w:t xml:space="preserve">(US) </w:t>
      </w:r>
      <w:r w:rsidR="00732A27" w:rsidRPr="00D2722D">
        <w:rPr>
          <w:rFonts w:ascii="Times New Roman" w:hAnsi="Times New Roman" w:cs="Times New Roman"/>
          <w:sz w:val="24"/>
          <w:szCs w:val="24"/>
        </w:rPr>
        <w:t>found that</w:t>
      </w:r>
      <w:r w:rsidR="00F95D1B" w:rsidRPr="00D2722D">
        <w:rPr>
          <w:rFonts w:ascii="Times New Roman" w:hAnsi="Times New Roman" w:cs="Times New Roman"/>
          <w:sz w:val="24"/>
          <w:szCs w:val="24"/>
        </w:rPr>
        <w:t xml:space="preserve"> </w:t>
      </w:r>
      <w:r w:rsidR="00732A27" w:rsidRPr="00D2722D">
        <w:rPr>
          <w:rFonts w:ascii="Times New Roman" w:hAnsi="Times New Roman" w:cs="Times New Roman"/>
          <w:i/>
          <w:iCs/>
          <w:sz w:val="24"/>
          <w:szCs w:val="24"/>
        </w:rPr>
        <w:t xml:space="preserve">S. aureus </w:t>
      </w:r>
      <w:r w:rsidR="00732A27" w:rsidRPr="00D2722D">
        <w:rPr>
          <w:rFonts w:ascii="Times New Roman" w:hAnsi="Times New Roman" w:cs="Times New Roman"/>
          <w:sz w:val="24"/>
          <w:szCs w:val="24"/>
        </w:rPr>
        <w:t xml:space="preserve">isolates from both types of herds showed good </w:t>
      </w:r>
      <w:commentRangeStart w:id="86"/>
      <w:r w:rsidR="00732A27" w:rsidRPr="00D2722D">
        <w:rPr>
          <w:rFonts w:ascii="Times New Roman" w:hAnsi="Times New Roman" w:cs="Times New Roman"/>
          <w:sz w:val="24"/>
          <w:szCs w:val="24"/>
        </w:rPr>
        <w:t>susceptibility to</w:t>
      </w:r>
      <w:commentRangeEnd w:id="86"/>
      <w:r w:rsidR="00611C9C">
        <w:rPr>
          <w:rStyle w:val="CommentReference"/>
        </w:rPr>
        <w:commentReference w:id="86"/>
      </w:r>
      <w:r w:rsidR="00732A27" w:rsidRPr="00D2722D">
        <w:rPr>
          <w:rFonts w:ascii="Times New Roman" w:hAnsi="Times New Roman" w:cs="Times New Roman"/>
          <w:sz w:val="24"/>
          <w:szCs w:val="24"/>
        </w:rPr>
        <w:t xml:space="preserve"> most antimicrobials</w:t>
      </w:r>
      <w:r w:rsidR="001E58D1" w:rsidRPr="00D2722D">
        <w:rPr>
          <w:rFonts w:ascii="Times New Roman" w:hAnsi="Times New Roman" w:cs="Times New Roman"/>
          <w:sz w:val="24"/>
          <w:szCs w:val="24"/>
        </w:rPr>
        <w:t xml:space="preserve"> used to treat mastitis</w:t>
      </w:r>
      <w:r w:rsidR="00732A27" w:rsidRPr="00D2722D">
        <w:rPr>
          <w:rFonts w:ascii="Times New Roman" w:hAnsi="Times New Roman" w:cs="Times New Roman"/>
          <w:sz w:val="24"/>
          <w:szCs w:val="24"/>
        </w:rPr>
        <w:t xml:space="preserve">, but isolates from organic herds were significantly more susceptible </w:t>
      </w:r>
      <w:r w:rsidR="004E548D" w:rsidRPr="00D2722D">
        <w:rPr>
          <w:rFonts w:ascii="Times New Roman" w:hAnsi="Times New Roman" w:cs="Times New Roman"/>
          <w:noProof/>
          <w:sz w:val="24"/>
          <w:szCs w:val="24"/>
        </w:rPr>
        <w:t>(Tikofsky et al., 2003)</w:t>
      </w:r>
      <w:r w:rsidR="00732A27" w:rsidRPr="00D2722D">
        <w:rPr>
          <w:rFonts w:ascii="Times New Roman" w:hAnsi="Times New Roman" w:cs="Times New Roman"/>
          <w:sz w:val="24"/>
          <w:szCs w:val="24"/>
        </w:rPr>
        <w:t xml:space="preserve">. In this study, </w:t>
      </w:r>
      <w:r w:rsidR="00820B3B" w:rsidRPr="00D2722D">
        <w:rPr>
          <w:rFonts w:ascii="Times New Roman" w:hAnsi="Times New Roman" w:cs="Times New Roman"/>
          <w:sz w:val="24"/>
          <w:szCs w:val="24"/>
        </w:rPr>
        <w:lastRenderedPageBreak/>
        <w:t xml:space="preserve">researchers </w:t>
      </w:r>
      <w:r w:rsidR="00BF3971" w:rsidRPr="00D2722D">
        <w:rPr>
          <w:rFonts w:ascii="Times New Roman" w:hAnsi="Times New Roman" w:cs="Times New Roman"/>
          <w:sz w:val="24"/>
          <w:szCs w:val="24"/>
        </w:rPr>
        <w:t>took two different approaches to an</w:t>
      </w:r>
      <w:r w:rsidR="002162CF" w:rsidRPr="00D2722D">
        <w:rPr>
          <w:rFonts w:ascii="Times New Roman" w:hAnsi="Times New Roman" w:cs="Times New Roman"/>
          <w:sz w:val="24"/>
          <w:szCs w:val="24"/>
        </w:rPr>
        <w:t>alyzing the data</w:t>
      </w:r>
      <w:r w:rsidR="00F94BD3" w:rsidRPr="00D2722D">
        <w:rPr>
          <w:rFonts w:ascii="Times New Roman" w:hAnsi="Times New Roman" w:cs="Times New Roman"/>
          <w:sz w:val="24"/>
          <w:szCs w:val="24"/>
        </w:rPr>
        <w:t>:</w:t>
      </w:r>
      <w:r w:rsidR="00BF3971" w:rsidRPr="00D2722D">
        <w:rPr>
          <w:rFonts w:ascii="Times New Roman" w:hAnsi="Times New Roman" w:cs="Times New Roman"/>
          <w:sz w:val="24"/>
          <w:szCs w:val="24"/>
        </w:rPr>
        <w:t xml:space="preserve"> </w:t>
      </w:r>
      <w:r w:rsidR="00A32197" w:rsidRPr="00D2722D">
        <w:rPr>
          <w:rFonts w:ascii="Times New Roman" w:hAnsi="Times New Roman" w:cs="Times New Roman"/>
          <w:sz w:val="24"/>
          <w:szCs w:val="24"/>
        </w:rPr>
        <w:t xml:space="preserve">1) </w:t>
      </w:r>
      <w:r w:rsidR="00732A27" w:rsidRPr="00D2722D">
        <w:rPr>
          <w:rFonts w:ascii="Times New Roman" w:hAnsi="Times New Roman" w:cs="Times New Roman"/>
          <w:sz w:val="24"/>
          <w:szCs w:val="24"/>
        </w:rPr>
        <w:t>the s</w:t>
      </w:r>
      <w:r w:rsidR="00391871" w:rsidRPr="00D2722D">
        <w:rPr>
          <w:rFonts w:ascii="Times New Roman" w:hAnsi="Times New Roman" w:cs="Times New Roman"/>
          <w:sz w:val="24"/>
          <w:szCs w:val="24"/>
        </w:rPr>
        <w:t>trength of association between</w:t>
      </w:r>
      <w:r w:rsidR="00103773" w:rsidRPr="00D2722D">
        <w:rPr>
          <w:rFonts w:ascii="Times New Roman" w:hAnsi="Times New Roman" w:cs="Times New Roman"/>
          <w:sz w:val="24"/>
          <w:szCs w:val="24"/>
        </w:rPr>
        <w:t xml:space="preserve"> the</w:t>
      </w:r>
      <w:r w:rsidR="00391871" w:rsidRPr="00D2722D">
        <w:rPr>
          <w:rFonts w:ascii="Times New Roman" w:hAnsi="Times New Roman" w:cs="Times New Roman"/>
          <w:sz w:val="24"/>
          <w:szCs w:val="24"/>
        </w:rPr>
        <w:t xml:space="preserve"> proportion </w:t>
      </w:r>
      <w:r w:rsidR="00103773" w:rsidRPr="00D2722D">
        <w:rPr>
          <w:rFonts w:ascii="Times New Roman" w:hAnsi="Times New Roman" w:cs="Times New Roman"/>
          <w:sz w:val="24"/>
          <w:szCs w:val="24"/>
        </w:rPr>
        <w:t xml:space="preserve">of </w:t>
      </w:r>
      <w:r w:rsidR="00391871" w:rsidRPr="00D2722D">
        <w:rPr>
          <w:rFonts w:ascii="Times New Roman" w:hAnsi="Times New Roman" w:cs="Times New Roman"/>
          <w:sz w:val="24"/>
          <w:szCs w:val="24"/>
        </w:rPr>
        <w:t>susceptible</w:t>
      </w:r>
      <w:r w:rsidR="00103773" w:rsidRPr="00D2722D">
        <w:rPr>
          <w:rFonts w:ascii="Times New Roman" w:hAnsi="Times New Roman" w:cs="Times New Roman"/>
          <w:sz w:val="24"/>
          <w:szCs w:val="24"/>
        </w:rPr>
        <w:t xml:space="preserve"> and </w:t>
      </w:r>
      <w:r w:rsidR="00391871" w:rsidRPr="00D2722D">
        <w:rPr>
          <w:rFonts w:ascii="Times New Roman" w:hAnsi="Times New Roman" w:cs="Times New Roman"/>
          <w:sz w:val="24"/>
          <w:szCs w:val="24"/>
        </w:rPr>
        <w:t xml:space="preserve">resistant </w:t>
      </w:r>
      <w:r w:rsidR="00103773" w:rsidRPr="00D2722D">
        <w:rPr>
          <w:rFonts w:ascii="Times New Roman" w:hAnsi="Times New Roman" w:cs="Times New Roman"/>
          <w:sz w:val="24"/>
          <w:szCs w:val="24"/>
        </w:rPr>
        <w:t xml:space="preserve">isolates </w:t>
      </w:r>
      <w:r w:rsidR="00804798" w:rsidRPr="00D2722D">
        <w:rPr>
          <w:rFonts w:ascii="Times New Roman" w:hAnsi="Times New Roman" w:cs="Times New Roman"/>
          <w:sz w:val="24"/>
          <w:szCs w:val="24"/>
        </w:rPr>
        <w:t xml:space="preserve">was evaluated by </w:t>
      </w:r>
      <w:r w:rsidR="00103773" w:rsidRPr="00D2722D">
        <w:rPr>
          <w:rFonts w:ascii="Times New Roman" w:hAnsi="Times New Roman" w:cs="Times New Roman"/>
          <w:sz w:val="24"/>
          <w:szCs w:val="24"/>
        </w:rPr>
        <w:t>management</w:t>
      </w:r>
      <w:r w:rsidR="00391871" w:rsidRPr="00D2722D">
        <w:rPr>
          <w:rFonts w:ascii="Times New Roman" w:hAnsi="Times New Roman" w:cs="Times New Roman"/>
          <w:sz w:val="24"/>
          <w:szCs w:val="24"/>
        </w:rPr>
        <w:t xml:space="preserve"> category, </w:t>
      </w:r>
      <w:r w:rsidR="00804798" w:rsidRPr="00D2722D">
        <w:rPr>
          <w:rFonts w:ascii="Times New Roman" w:hAnsi="Times New Roman" w:cs="Times New Roman"/>
          <w:sz w:val="24"/>
          <w:szCs w:val="24"/>
        </w:rPr>
        <w:t>and</w:t>
      </w:r>
      <w:r w:rsidR="00391871" w:rsidRPr="00D2722D">
        <w:rPr>
          <w:rFonts w:ascii="Times New Roman" w:hAnsi="Times New Roman" w:cs="Times New Roman"/>
          <w:sz w:val="24"/>
          <w:szCs w:val="24"/>
        </w:rPr>
        <w:t xml:space="preserve"> </w:t>
      </w:r>
      <w:r w:rsidR="00A32197" w:rsidRPr="00D2722D">
        <w:rPr>
          <w:rFonts w:ascii="Times New Roman" w:hAnsi="Times New Roman" w:cs="Times New Roman"/>
          <w:sz w:val="24"/>
          <w:szCs w:val="24"/>
        </w:rPr>
        <w:t xml:space="preserve">2) </w:t>
      </w:r>
      <w:r w:rsidR="002162CF" w:rsidRPr="00D2722D">
        <w:rPr>
          <w:rFonts w:ascii="Times New Roman" w:hAnsi="Times New Roman" w:cs="Times New Roman"/>
          <w:sz w:val="24"/>
          <w:szCs w:val="24"/>
        </w:rPr>
        <w:t xml:space="preserve">numeric </w:t>
      </w:r>
      <w:r w:rsidR="00391871" w:rsidRPr="00D2722D">
        <w:rPr>
          <w:rFonts w:ascii="Times New Roman" w:hAnsi="Times New Roman" w:cs="Times New Roman"/>
          <w:sz w:val="24"/>
          <w:szCs w:val="24"/>
        </w:rPr>
        <w:t xml:space="preserve">differences in mean zone diameter </w:t>
      </w:r>
      <w:r w:rsidR="00804798" w:rsidRPr="00D2722D">
        <w:rPr>
          <w:rFonts w:ascii="Times New Roman" w:hAnsi="Times New Roman" w:cs="Times New Roman"/>
          <w:sz w:val="24"/>
          <w:szCs w:val="24"/>
        </w:rPr>
        <w:t>w</w:t>
      </w:r>
      <w:r w:rsidR="00A32197" w:rsidRPr="00D2722D">
        <w:rPr>
          <w:rFonts w:ascii="Times New Roman" w:hAnsi="Times New Roman" w:cs="Times New Roman"/>
          <w:sz w:val="24"/>
          <w:szCs w:val="24"/>
        </w:rPr>
        <w:t>ere</w:t>
      </w:r>
      <w:r w:rsidR="00804798" w:rsidRPr="00D2722D">
        <w:rPr>
          <w:rFonts w:ascii="Times New Roman" w:hAnsi="Times New Roman" w:cs="Times New Roman"/>
          <w:sz w:val="24"/>
          <w:szCs w:val="24"/>
        </w:rPr>
        <w:t xml:space="preserve"> compared </w:t>
      </w:r>
      <w:r w:rsidR="00391871" w:rsidRPr="00D2722D">
        <w:rPr>
          <w:rFonts w:ascii="Times New Roman" w:hAnsi="Times New Roman" w:cs="Times New Roman"/>
          <w:sz w:val="24"/>
          <w:szCs w:val="24"/>
        </w:rPr>
        <w:t xml:space="preserve">for isolates from </w:t>
      </w:r>
      <w:r w:rsidR="00820B3B" w:rsidRPr="00D2722D">
        <w:rPr>
          <w:rFonts w:ascii="Times New Roman" w:hAnsi="Times New Roman" w:cs="Times New Roman"/>
          <w:sz w:val="24"/>
          <w:szCs w:val="24"/>
        </w:rPr>
        <w:t>organic</w:t>
      </w:r>
      <w:r w:rsidR="00391871" w:rsidRPr="00D2722D">
        <w:rPr>
          <w:rFonts w:ascii="Times New Roman" w:hAnsi="Times New Roman" w:cs="Times New Roman"/>
          <w:sz w:val="24"/>
          <w:szCs w:val="24"/>
        </w:rPr>
        <w:t xml:space="preserve"> vs. </w:t>
      </w:r>
      <w:r w:rsidR="00820B3B" w:rsidRPr="00D2722D">
        <w:rPr>
          <w:rFonts w:ascii="Times New Roman" w:hAnsi="Times New Roman" w:cs="Times New Roman"/>
          <w:sz w:val="24"/>
          <w:szCs w:val="24"/>
        </w:rPr>
        <w:t>conventional</w:t>
      </w:r>
      <w:r w:rsidR="00391871" w:rsidRPr="00D2722D">
        <w:rPr>
          <w:rFonts w:ascii="Times New Roman" w:hAnsi="Times New Roman" w:cs="Times New Roman"/>
          <w:sz w:val="24"/>
          <w:szCs w:val="24"/>
        </w:rPr>
        <w:t xml:space="preserve"> herds. </w:t>
      </w:r>
      <w:r w:rsidR="005059CA" w:rsidRPr="00D2722D">
        <w:rPr>
          <w:rFonts w:ascii="Times New Roman" w:hAnsi="Times New Roman" w:cs="Times New Roman"/>
          <w:sz w:val="24"/>
          <w:szCs w:val="24"/>
        </w:rPr>
        <w:t xml:space="preserve">When results were combined over both analyses, </w:t>
      </w:r>
      <w:r w:rsidR="00087C8C" w:rsidRPr="00D2722D">
        <w:rPr>
          <w:rFonts w:ascii="Times New Roman" w:hAnsi="Times New Roman" w:cs="Times New Roman"/>
          <w:i/>
          <w:iCs/>
          <w:sz w:val="24"/>
          <w:szCs w:val="24"/>
        </w:rPr>
        <w:t>S. aureus</w:t>
      </w:r>
      <w:r w:rsidR="00087C8C" w:rsidRPr="00D2722D">
        <w:rPr>
          <w:rFonts w:ascii="Times New Roman" w:hAnsi="Times New Roman" w:cs="Times New Roman"/>
          <w:sz w:val="24"/>
          <w:szCs w:val="24"/>
        </w:rPr>
        <w:t xml:space="preserve"> isolates from organic herds </w:t>
      </w:r>
      <w:r w:rsidR="009918B6" w:rsidRPr="00D2722D">
        <w:rPr>
          <w:rFonts w:ascii="Times New Roman" w:hAnsi="Times New Roman" w:cs="Times New Roman"/>
          <w:sz w:val="24"/>
          <w:szCs w:val="24"/>
        </w:rPr>
        <w:t>were more susceptible than those from</w:t>
      </w:r>
      <w:r w:rsidR="00391871" w:rsidRPr="00D2722D">
        <w:rPr>
          <w:rFonts w:ascii="Times New Roman" w:hAnsi="Times New Roman" w:cs="Times New Roman"/>
          <w:sz w:val="24"/>
          <w:szCs w:val="24"/>
        </w:rPr>
        <w:t xml:space="preserve"> </w:t>
      </w:r>
      <w:r w:rsidR="009918B6" w:rsidRPr="00D2722D">
        <w:rPr>
          <w:rFonts w:ascii="Times New Roman" w:hAnsi="Times New Roman" w:cs="Times New Roman"/>
          <w:sz w:val="24"/>
          <w:szCs w:val="24"/>
        </w:rPr>
        <w:t>conventional</w:t>
      </w:r>
      <w:r w:rsidR="00391871" w:rsidRPr="00D2722D">
        <w:rPr>
          <w:rFonts w:ascii="Times New Roman" w:hAnsi="Times New Roman" w:cs="Times New Roman"/>
          <w:sz w:val="24"/>
          <w:szCs w:val="24"/>
        </w:rPr>
        <w:t xml:space="preserve"> herds for 7 of </w:t>
      </w:r>
      <w:r w:rsidR="009918B6" w:rsidRPr="00D2722D">
        <w:rPr>
          <w:rFonts w:ascii="Times New Roman" w:hAnsi="Times New Roman" w:cs="Times New Roman"/>
          <w:sz w:val="24"/>
          <w:szCs w:val="24"/>
        </w:rPr>
        <w:t xml:space="preserve">the </w:t>
      </w:r>
      <w:r w:rsidR="00391871" w:rsidRPr="00D2722D">
        <w:rPr>
          <w:rFonts w:ascii="Times New Roman" w:hAnsi="Times New Roman" w:cs="Times New Roman"/>
          <w:sz w:val="24"/>
          <w:szCs w:val="24"/>
        </w:rPr>
        <w:t>9 antimicrobials studied</w:t>
      </w:r>
      <w:r w:rsidR="009918B6" w:rsidRPr="00D2722D">
        <w:rPr>
          <w:rFonts w:ascii="Times New Roman" w:hAnsi="Times New Roman" w:cs="Times New Roman"/>
          <w:sz w:val="24"/>
          <w:szCs w:val="24"/>
        </w:rPr>
        <w:t>.</w:t>
      </w:r>
      <w:r w:rsidR="00FE3E69" w:rsidRPr="00D2722D">
        <w:rPr>
          <w:rFonts w:ascii="Times New Roman" w:hAnsi="Times New Roman" w:cs="Times New Roman"/>
          <w:sz w:val="24"/>
          <w:szCs w:val="24"/>
        </w:rPr>
        <w:t xml:space="preserve"> Contrary to the</w:t>
      </w:r>
      <w:r w:rsidR="00E953F3" w:rsidRPr="00D2722D">
        <w:rPr>
          <w:rFonts w:ascii="Times New Roman" w:hAnsi="Times New Roman" w:cs="Times New Roman"/>
          <w:sz w:val="24"/>
          <w:szCs w:val="24"/>
        </w:rPr>
        <w:t xml:space="preserve">se findings, researchers comparing resistance of isolates from </w:t>
      </w:r>
      <w:r w:rsidR="00E753DD" w:rsidRPr="00D2722D">
        <w:rPr>
          <w:rFonts w:ascii="Times New Roman" w:hAnsi="Times New Roman" w:cs="Times New Roman"/>
          <w:sz w:val="24"/>
          <w:szCs w:val="24"/>
        </w:rPr>
        <w:t xml:space="preserve">bulk tank milk of </w:t>
      </w:r>
      <w:r w:rsidR="00E953F3" w:rsidRPr="00D2722D">
        <w:rPr>
          <w:rFonts w:ascii="Times New Roman" w:hAnsi="Times New Roman" w:cs="Times New Roman"/>
          <w:sz w:val="24"/>
          <w:szCs w:val="24"/>
        </w:rPr>
        <w:t xml:space="preserve">organic and conventional systems in </w:t>
      </w:r>
      <w:r w:rsidR="00713D43" w:rsidRPr="00D2722D">
        <w:rPr>
          <w:rFonts w:ascii="Times New Roman" w:hAnsi="Times New Roman" w:cs="Times New Roman"/>
          <w:sz w:val="24"/>
          <w:szCs w:val="24"/>
        </w:rPr>
        <w:t>both the US and Denmark found that o</w:t>
      </w:r>
      <w:r w:rsidR="004E23E5" w:rsidRPr="00D2722D">
        <w:rPr>
          <w:rFonts w:ascii="Times New Roman" w:hAnsi="Times New Roman" w:cs="Times New Roman"/>
          <w:sz w:val="24"/>
          <w:szCs w:val="24"/>
        </w:rPr>
        <w:t xml:space="preserve">verall, antimicrobial susceptibility </w:t>
      </w:r>
      <w:ins w:id="87" w:author="Crothers, Jessica" w:date="2024-08-19T15:40:00Z" w16du:dateUtc="2024-08-19T19:40:00Z">
        <w:r w:rsidR="00094FE1">
          <w:rPr>
            <w:rFonts w:ascii="Times New Roman" w:hAnsi="Times New Roman" w:cs="Times New Roman"/>
            <w:sz w:val="24"/>
            <w:szCs w:val="24"/>
          </w:rPr>
          <w:t xml:space="preserve">patterns/rates </w:t>
        </w:r>
      </w:ins>
      <w:r w:rsidR="004E23E5" w:rsidRPr="00D2722D">
        <w:rPr>
          <w:rFonts w:ascii="Times New Roman" w:hAnsi="Times New Roman" w:cs="Times New Roman"/>
          <w:sz w:val="24"/>
          <w:szCs w:val="24"/>
        </w:rPr>
        <w:t xml:space="preserve">was very similar </w:t>
      </w:r>
      <w:r w:rsidR="00713D43" w:rsidRPr="00D2722D">
        <w:rPr>
          <w:rFonts w:ascii="Times New Roman" w:hAnsi="Times New Roman" w:cs="Times New Roman"/>
          <w:sz w:val="24"/>
          <w:szCs w:val="24"/>
        </w:rPr>
        <w:t>for</w:t>
      </w:r>
      <w:r w:rsidR="004E23E5" w:rsidRPr="00D2722D">
        <w:rPr>
          <w:rFonts w:ascii="Times New Roman" w:hAnsi="Times New Roman" w:cs="Times New Roman"/>
          <w:sz w:val="24"/>
          <w:szCs w:val="24"/>
        </w:rPr>
        <w:t xml:space="preserve"> </w:t>
      </w:r>
      <w:r w:rsidR="004E23E5" w:rsidRPr="00D2722D">
        <w:rPr>
          <w:rFonts w:ascii="Times New Roman" w:hAnsi="Times New Roman" w:cs="Times New Roman"/>
          <w:i/>
          <w:iCs/>
          <w:sz w:val="24"/>
          <w:szCs w:val="24"/>
        </w:rPr>
        <w:t xml:space="preserve">S. aureus </w:t>
      </w:r>
      <w:r w:rsidR="004E23E5" w:rsidRPr="00D2722D">
        <w:rPr>
          <w:rFonts w:ascii="Times New Roman" w:hAnsi="Times New Roman" w:cs="Times New Roman"/>
          <w:sz w:val="24"/>
          <w:szCs w:val="24"/>
        </w:rPr>
        <w:t>in both countries</w:t>
      </w:r>
      <w:r w:rsidR="00245F2C"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(Sato et al., 2004)</w:t>
      </w:r>
      <w:r w:rsidR="004E23E5" w:rsidRPr="00D2722D">
        <w:rPr>
          <w:rFonts w:ascii="Times New Roman" w:hAnsi="Times New Roman" w:cs="Times New Roman"/>
          <w:sz w:val="24"/>
          <w:szCs w:val="24"/>
        </w:rPr>
        <w:t xml:space="preserve">. </w:t>
      </w:r>
      <w:r w:rsidR="00E94F28" w:rsidRPr="00D2722D">
        <w:rPr>
          <w:rFonts w:ascii="Times New Roman" w:hAnsi="Times New Roman" w:cs="Times New Roman"/>
          <w:sz w:val="24"/>
          <w:szCs w:val="24"/>
        </w:rPr>
        <w:t>Bulk tank i</w:t>
      </w:r>
      <w:r w:rsidR="004E23E5" w:rsidRPr="00D2722D">
        <w:rPr>
          <w:rFonts w:ascii="Times New Roman" w:hAnsi="Times New Roman" w:cs="Times New Roman"/>
          <w:sz w:val="24"/>
          <w:szCs w:val="24"/>
        </w:rPr>
        <w:t xml:space="preserve">solates from </w:t>
      </w:r>
      <w:r w:rsidR="00245F2C" w:rsidRPr="00D2722D">
        <w:rPr>
          <w:rFonts w:ascii="Times New Roman" w:hAnsi="Times New Roman" w:cs="Times New Roman"/>
          <w:sz w:val="24"/>
          <w:szCs w:val="24"/>
        </w:rPr>
        <w:t>conventional</w:t>
      </w:r>
      <w:r w:rsidR="004E23E5" w:rsidRPr="00D2722D">
        <w:rPr>
          <w:rFonts w:ascii="Times New Roman" w:hAnsi="Times New Roman" w:cs="Times New Roman"/>
          <w:sz w:val="24"/>
          <w:szCs w:val="24"/>
        </w:rPr>
        <w:t xml:space="preserve"> herds in Wisconsin</w:t>
      </w:r>
      <w:r w:rsidR="00245F2C" w:rsidRPr="00D2722D">
        <w:rPr>
          <w:rFonts w:ascii="Times New Roman" w:hAnsi="Times New Roman" w:cs="Times New Roman"/>
          <w:sz w:val="24"/>
          <w:szCs w:val="24"/>
        </w:rPr>
        <w:t xml:space="preserve"> (US)</w:t>
      </w:r>
      <w:r w:rsidR="004E23E5" w:rsidRPr="00D2722D">
        <w:rPr>
          <w:rFonts w:ascii="Times New Roman" w:hAnsi="Times New Roman" w:cs="Times New Roman"/>
          <w:sz w:val="24"/>
          <w:szCs w:val="24"/>
        </w:rPr>
        <w:t xml:space="preserve"> had significantly reduced susceptibility to ciprofloxacin (vs. isolates from </w:t>
      </w:r>
      <w:r w:rsidR="00245F2C" w:rsidRPr="00D2722D">
        <w:rPr>
          <w:rFonts w:ascii="Times New Roman" w:hAnsi="Times New Roman" w:cs="Times New Roman"/>
          <w:sz w:val="24"/>
          <w:szCs w:val="24"/>
        </w:rPr>
        <w:t>organic</w:t>
      </w:r>
      <w:r w:rsidR="004E23E5" w:rsidRPr="00D2722D">
        <w:rPr>
          <w:rFonts w:ascii="Times New Roman" w:hAnsi="Times New Roman" w:cs="Times New Roman"/>
          <w:sz w:val="24"/>
          <w:szCs w:val="24"/>
        </w:rPr>
        <w:t xml:space="preserve"> herds), and isolates from </w:t>
      </w:r>
      <w:r w:rsidR="00245F2C" w:rsidRPr="00D2722D">
        <w:rPr>
          <w:rFonts w:ascii="Times New Roman" w:hAnsi="Times New Roman" w:cs="Times New Roman"/>
          <w:sz w:val="24"/>
          <w:szCs w:val="24"/>
        </w:rPr>
        <w:t>organic</w:t>
      </w:r>
      <w:r w:rsidR="004E23E5" w:rsidRPr="00D2722D">
        <w:rPr>
          <w:rFonts w:ascii="Times New Roman" w:hAnsi="Times New Roman" w:cs="Times New Roman"/>
          <w:sz w:val="24"/>
          <w:szCs w:val="24"/>
        </w:rPr>
        <w:t xml:space="preserve"> herds in Denmark had reduced susceptibility to </w:t>
      </w:r>
      <w:proofErr w:type="spellStart"/>
      <w:r w:rsidR="004E23E5" w:rsidRPr="00D2722D">
        <w:rPr>
          <w:rFonts w:ascii="Times New Roman" w:hAnsi="Times New Roman" w:cs="Times New Roman"/>
          <w:sz w:val="24"/>
          <w:szCs w:val="24"/>
        </w:rPr>
        <w:t>avilamycin</w:t>
      </w:r>
      <w:proofErr w:type="spellEnd"/>
      <w:r w:rsidR="004E23E5" w:rsidRPr="00D2722D">
        <w:rPr>
          <w:rFonts w:ascii="Times New Roman" w:hAnsi="Times New Roman" w:cs="Times New Roman"/>
          <w:sz w:val="24"/>
          <w:szCs w:val="24"/>
        </w:rPr>
        <w:t xml:space="preserve"> (vs. isolates from </w:t>
      </w:r>
      <w:r w:rsidR="00245F2C" w:rsidRPr="00D2722D">
        <w:rPr>
          <w:rFonts w:ascii="Times New Roman" w:hAnsi="Times New Roman" w:cs="Times New Roman"/>
          <w:sz w:val="24"/>
          <w:szCs w:val="24"/>
        </w:rPr>
        <w:t>conventional</w:t>
      </w:r>
      <w:r w:rsidR="004E23E5" w:rsidRPr="00D2722D">
        <w:rPr>
          <w:rFonts w:ascii="Times New Roman" w:hAnsi="Times New Roman" w:cs="Times New Roman"/>
          <w:sz w:val="24"/>
          <w:szCs w:val="24"/>
        </w:rPr>
        <w:t xml:space="preserve"> herds). </w:t>
      </w:r>
      <w:r w:rsidR="00245F2C" w:rsidRPr="00D2722D">
        <w:rPr>
          <w:rFonts w:ascii="Times New Roman" w:hAnsi="Times New Roman" w:cs="Times New Roman"/>
          <w:sz w:val="24"/>
          <w:szCs w:val="24"/>
        </w:rPr>
        <w:t>In</w:t>
      </w:r>
      <w:r w:rsidR="0070775F" w:rsidRPr="00D2722D">
        <w:rPr>
          <w:rFonts w:ascii="Times New Roman" w:hAnsi="Times New Roman" w:cs="Times New Roman"/>
          <w:sz w:val="24"/>
          <w:szCs w:val="24"/>
        </w:rPr>
        <w:t xml:space="preserve"> a finding highlighting the importance of geography in epidemiological studies</w:t>
      </w:r>
      <w:r w:rsidR="00245F2C" w:rsidRPr="00D2722D">
        <w:rPr>
          <w:rFonts w:ascii="Times New Roman" w:hAnsi="Times New Roman" w:cs="Times New Roman"/>
          <w:sz w:val="24"/>
          <w:szCs w:val="24"/>
        </w:rPr>
        <w:t>, authors point out that d</w:t>
      </w:r>
      <w:r w:rsidR="004E23E5" w:rsidRPr="00D2722D">
        <w:rPr>
          <w:rFonts w:ascii="Times New Roman" w:hAnsi="Times New Roman" w:cs="Times New Roman"/>
          <w:sz w:val="24"/>
          <w:szCs w:val="24"/>
        </w:rPr>
        <w:t xml:space="preserve">ifferences in </w:t>
      </w:r>
      <w:r w:rsidR="00245F2C" w:rsidRPr="00D2722D">
        <w:rPr>
          <w:rFonts w:ascii="Times New Roman" w:hAnsi="Times New Roman" w:cs="Times New Roman"/>
          <w:sz w:val="24"/>
          <w:szCs w:val="24"/>
        </w:rPr>
        <w:t xml:space="preserve">the </w:t>
      </w:r>
      <w:r w:rsidR="004E23E5" w:rsidRPr="00D2722D">
        <w:rPr>
          <w:rFonts w:ascii="Times New Roman" w:hAnsi="Times New Roman" w:cs="Times New Roman"/>
          <w:sz w:val="24"/>
          <w:szCs w:val="24"/>
        </w:rPr>
        <w:t xml:space="preserve">antimicrobial susceptibility of </w:t>
      </w:r>
      <w:r w:rsidR="004E23E5" w:rsidRPr="00D2722D">
        <w:rPr>
          <w:rFonts w:ascii="Times New Roman" w:hAnsi="Times New Roman" w:cs="Times New Roman"/>
          <w:i/>
          <w:iCs/>
          <w:sz w:val="24"/>
          <w:szCs w:val="24"/>
        </w:rPr>
        <w:t>S. aureus</w:t>
      </w:r>
      <w:r w:rsidR="004E23E5" w:rsidRPr="00D2722D">
        <w:rPr>
          <w:rFonts w:ascii="Times New Roman" w:hAnsi="Times New Roman" w:cs="Times New Roman"/>
          <w:sz w:val="24"/>
          <w:szCs w:val="24"/>
        </w:rPr>
        <w:t xml:space="preserve"> isolates between </w:t>
      </w:r>
      <w:r w:rsidR="00060384" w:rsidRPr="00D2722D">
        <w:rPr>
          <w:rFonts w:ascii="Times New Roman" w:hAnsi="Times New Roman" w:cs="Times New Roman"/>
          <w:sz w:val="24"/>
          <w:szCs w:val="24"/>
        </w:rPr>
        <w:t>organic and conventional</w:t>
      </w:r>
      <w:r w:rsidR="004E23E5" w:rsidRPr="00D2722D">
        <w:rPr>
          <w:rFonts w:ascii="Times New Roman" w:hAnsi="Times New Roman" w:cs="Times New Roman"/>
          <w:sz w:val="24"/>
          <w:szCs w:val="24"/>
        </w:rPr>
        <w:t xml:space="preserve"> herds were small relative to differences in </w:t>
      </w:r>
      <w:r w:rsidR="00FD72B3" w:rsidRPr="00D2722D">
        <w:rPr>
          <w:rFonts w:ascii="Times New Roman" w:hAnsi="Times New Roman" w:cs="Times New Roman"/>
          <w:sz w:val="24"/>
          <w:szCs w:val="24"/>
        </w:rPr>
        <w:t>resistance patterns</w:t>
      </w:r>
      <w:r w:rsidR="004E23E5" w:rsidRPr="00D2722D">
        <w:rPr>
          <w:rFonts w:ascii="Times New Roman" w:hAnsi="Times New Roman" w:cs="Times New Roman"/>
          <w:sz w:val="24"/>
          <w:szCs w:val="24"/>
        </w:rPr>
        <w:t xml:space="preserve"> observed between </w:t>
      </w:r>
      <w:r w:rsidR="00060384" w:rsidRPr="00D2722D">
        <w:rPr>
          <w:rFonts w:ascii="Times New Roman" w:hAnsi="Times New Roman" w:cs="Times New Roman"/>
          <w:sz w:val="24"/>
          <w:szCs w:val="24"/>
        </w:rPr>
        <w:t>countries</w:t>
      </w:r>
      <w:r w:rsidR="004E23E5" w:rsidRPr="00D2722D">
        <w:rPr>
          <w:rFonts w:ascii="Times New Roman" w:hAnsi="Times New Roman" w:cs="Times New Roman"/>
          <w:sz w:val="24"/>
          <w:szCs w:val="24"/>
        </w:rPr>
        <w:t>.</w:t>
      </w:r>
      <w:r w:rsidR="0088483C" w:rsidRPr="00D2722D">
        <w:rPr>
          <w:rFonts w:ascii="Times New Roman" w:hAnsi="Times New Roman" w:cs="Times New Roman"/>
          <w:sz w:val="24"/>
          <w:szCs w:val="24"/>
        </w:rPr>
        <w:t xml:space="preserve"> In agreement with </w:t>
      </w:r>
      <w:r w:rsidR="00BD77C0" w:rsidRPr="00D2722D">
        <w:rPr>
          <w:rFonts w:ascii="Times New Roman" w:hAnsi="Times New Roman" w:cs="Times New Roman"/>
          <w:sz w:val="24"/>
          <w:szCs w:val="24"/>
        </w:rPr>
        <w:t xml:space="preserve">Sato et. al, </w:t>
      </w:r>
      <w:r w:rsidR="004E548D" w:rsidRPr="00D2722D">
        <w:rPr>
          <w:rFonts w:ascii="Times New Roman" w:hAnsi="Times New Roman" w:cs="Times New Roman"/>
          <w:noProof/>
          <w:sz w:val="24"/>
          <w:szCs w:val="24"/>
        </w:rPr>
        <w:t>Bennedsgaard et al. (2006)</w:t>
      </w:r>
      <w:r w:rsidR="006B7C16" w:rsidRPr="00D2722D">
        <w:rPr>
          <w:rFonts w:ascii="Times New Roman" w:hAnsi="Times New Roman" w:cs="Times New Roman"/>
          <w:sz w:val="24"/>
          <w:szCs w:val="24"/>
        </w:rPr>
        <w:t xml:space="preserve"> observed n</w:t>
      </w:r>
      <w:r w:rsidR="0088483C" w:rsidRPr="00D2722D">
        <w:rPr>
          <w:rFonts w:ascii="Times New Roman" w:hAnsi="Times New Roman" w:cs="Times New Roman"/>
          <w:sz w:val="24"/>
          <w:szCs w:val="24"/>
        </w:rPr>
        <w:t xml:space="preserve">o statistically significant differences in the prevalence of </w:t>
      </w:r>
      <w:r w:rsidR="003533B4" w:rsidRPr="00D2722D">
        <w:rPr>
          <w:rFonts w:ascii="Times New Roman" w:hAnsi="Times New Roman" w:cs="Times New Roman"/>
          <w:sz w:val="24"/>
          <w:szCs w:val="24"/>
        </w:rPr>
        <w:t xml:space="preserve">cows with </w:t>
      </w:r>
      <w:r w:rsidR="0088483C" w:rsidRPr="00D2722D">
        <w:rPr>
          <w:rFonts w:ascii="Times New Roman" w:hAnsi="Times New Roman" w:cs="Times New Roman"/>
          <w:sz w:val="24"/>
          <w:szCs w:val="24"/>
        </w:rPr>
        <w:t>penicillin</w:t>
      </w:r>
      <w:r w:rsidR="003533B4" w:rsidRPr="00D2722D">
        <w:rPr>
          <w:rFonts w:ascii="Times New Roman" w:hAnsi="Times New Roman" w:cs="Times New Roman"/>
          <w:sz w:val="24"/>
          <w:szCs w:val="24"/>
        </w:rPr>
        <w:t>-</w:t>
      </w:r>
      <w:r w:rsidR="0088483C" w:rsidRPr="00D2722D">
        <w:rPr>
          <w:rFonts w:ascii="Times New Roman" w:hAnsi="Times New Roman" w:cs="Times New Roman"/>
          <w:sz w:val="24"/>
          <w:szCs w:val="24"/>
        </w:rPr>
        <w:t>resistan</w:t>
      </w:r>
      <w:r w:rsidR="003533B4" w:rsidRPr="00D2722D">
        <w:rPr>
          <w:rFonts w:ascii="Times New Roman" w:hAnsi="Times New Roman" w:cs="Times New Roman"/>
          <w:sz w:val="24"/>
          <w:szCs w:val="24"/>
        </w:rPr>
        <w:t>t</w:t>
      </w:r>
      <w:r w:rsidR="0088483C" w:rsidRPr="00D2722D">
        <w:rPr>
          <w:rFonts w:ascii="Times New Roman" w:hAnsi="Times New Roman" w:cs="Times New Roman"/>
          <w:sz w:val="24"/>
          <w:szCs w:val="24"/>
        </w:rPr>
        <w:t xml:space="preserve"> </w:t>
      </w:r>
      <w:r w:rsidR="0088483C" w:rsidRPr="00D2722D">
        <w:rPr>
          <w:rFonts w:ascii="Times New Roman" w:hAnsi="Times New Roman" w:cs="Times New Roman"/>
          <w:i/>
          <w:iCs/>
          <w:sz w:val="24"/>
          <w:szCs w:val="24"/>
        </w:rPr>
        <w:t>S. aureus</w:t>
      </w:r>
      <w:r w:rsidR="003533B4" w:rsidRPr="00D2722D">
        <w:rPr>
          <w:rFonts w:ascii="Times New Roman" w:hAnsi="Times New Roman" w:cs="Times New Roman"/>
          <w:i/>
          <w:iCs/>
          <w:sz w:val="24"/>
          <w:szCs w:val="24"/>
        </w:rPr>
        <w:t xml:space="preserve"> </w:t>
      </w:r>
      <w:r w:rsidR="003533B4" w:rsidRPr="00D2722D">
        <w:rPr>
          <w:rFonts w:ascii="Times New Roman" w:hAnsi="Times New Roman" w:cs="Times New Roman"/>
          <w:sz w:val="24"/>
          <w:szCs w:val="24"/>
        </w:rPr>
        <w:t>mastitis</w:t>
      </w:r>
      <w:r w:rsidR="0088483C" w:rsidRPr="00D2722D">
        <w:rPr>
          <w:rFonts w:ascii="Times New Roman" w:hAnsi="Times New Roman" w:cs="Times New Roman"/>
          <w:sz w:val="24"/>
          <w:szCs w:val="24"/>
        </w:rPr>
        <w:t xml:space="preserve"> or the proportion of </w:t>
      </w:r>
      <w:r w:rsidR="0088483C" w:rsidRPr="00D2722D">
        <w:rPr>
          <w:rFonts w:ascii="Times New Roman" w:hAnsi="Times New Roman" w:cs="Times New Roman"/>
          <w:i/>
          <w:iCs/>
          <w:sz w:val="24"/>
          <w:szCs w:val="24"/>
        </w:rPr>
        <w:t>S. aureus</w:t>
      </w:r>
      <w:r w:rsidR="0088483C" w:rsidRPr="00D2722D">
        <w:rPr>
          <w:rFonts w:ascii="Times New Roman" w:hAnsi="Times New Roman" w:cs="Times New Roman"/>
          <w:sz w:val="24"/>
          <w:szCs w:val="24"/>
        </w:rPr>
        <w:t xml:space="preserve"> isolates </w:t>
      </w:r>
      <w:r w:rsidR="005144AD" w:rsidRPr="00D2722D">
        <w:rPr>
          <w:rFonts w:ascii="Times New Roman" w:hAnsi="Times New Roman" w:cs="Times New Roman"/>
          <w:sz w:val="24"/>
          <w:szCs w:val="24"/>
        </w:rPr>
        <w:t xml:space="preserve">from quartermilk </w:t>
      </w:r>
      <w:r w:rsidR="0088483C" w:rsidRPr="00D2722D">
        <w:rPr>
          <w:rFonts w:ascii="Times New Roman" w:hAnsi="Times New Roman" w:cs="Times New Roman"/>
          <w:sz w:val="24"/>
          <w:szCs w:val="24"/>
        </w:rPr>
        <w:t xml:space="preserve">resistant to penicillin between </w:t>
      </w:r>
      <w:r w:rsidR="003A61EF" w:rsidRPr="00D2722D">
        <w:rPr>
          <w:rFonts w:ascii="Times New Roman" w:hAnsi="Times New Roman" w:cs="Times New Roman"/>
          <w:sz w:val="24"/>
          <w:szCs w:val="24"/>
        </w:rPr>
        <w:t>conventional and organic dairies in Denmark</w:t>
      </w:r>
      <w:r w:rsidR="003533B4" w:rsidRPr="00D2722D">
        <w:rPr>
          <w:rFonts w:ascii="Times New Roman" w:hAnsi="Times New Roman" w:cs="Times New Roman"/>
          <w:sz w:val="24"/>
          <w:szCs w:val="24"/>
        </w:rPr>
        <w:t>.</w:t>
      </w:r>
    </w:p>
    <w:p w14:paraId="4E91C572" w14:textId="51F6C0F1" w:rsidR="00716E3F" w:rsidRPr="00D2722D" w:rsidRDefault="00D370B4"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Two studies </w:t>
      </w:r>
      <w:r w:rsidR="00885E9C" w:rsidRPr="00D2722D">
        <w:rPr>
          <w:rFonts w:ascii="Times New Roman" w:hAnsi="Times New Roman" w:cs="Times New Roman"/>
          <w:sz w:val="24"/>
          <w:szCs w:val="24"/>
        </w:rPr>
        <w:t xml:space="preserve">looking at bulk tank milk </w:t>
      </w:r>
      <w:r w:rsidR="002D2BE9" w:rsidRPr="00D2722D">
        <w:rPr>
          <w:rFonts w:ascii="Times New Roman" w:hAnsi="Times New Roman" w:cs="Times New Roman"/>
          <w:sz w:val="24"/>
          <w:szCs w:val="24"/>
        </w:rPr>
        <w:t xml:space="preserve">(BTM) </w:t>
      </w:r>
      <w:r w:rsidR="00885E9C" w:rsidRPr="00D2722D">
        <w:rPr>
          <w:rFonts w:ascii="Times New Roman" w:hAnsi="Times New Roman" w:cs="Times New Roman"/>
          <w:sz w:val="24"/>
          <w:szCs w:val="24"/>
        </w:rPr>
        <w:t xml:space="preserve">focused on detection of staphylococci </w:t>
      </w:r>
      <w:r w:rsidR="007E737E" w:rsidRPr="00D2722D">
        <w:rPr>
          <w:rFonts w:ascii="Times New Roman" w:hAnsi="Times New Roman" w:cs="Times New Roman"/>
          <w:sz w:val="24"/>
          <w:szCs w:val="24"/>
        </w:rPr>
        <w:t xml:space="preserve">carrying </w:t>
      </w:r>
      <w:r w:rsidR="00397FF4" w:rsidRPr="00D2722D">
        <w:rPr>
          <w:rFonts w:ascii="Times New Roman" w:hAnsi="Times New Roman" w:cs="Times New Roman"/>
          <w:sz w:val="24"/>
          <w:szCs w:val="24"/>
        </w:rPr>
        <w:t>genetic determinants conferring penicillin resistance (</w:t>
      </w:r>
      <w:proofErr w:type="spellStart"/>
      <w:r w:rsidR="00397FF4" w:rsidRPr="00D2722D">
        <w:rPr>
          <w:rFonts w:ascii="Times New Roman" w:hAnsi="Times New Roman" w:cs="Times New Roman"/>
          <w:i/>
          <w:iCs/>
          <w:sz w:val="24"/>
          <w:szCs w:val="24"/>
        </w:rPr>
        <w:t>mecA</w:t>
      </w:r>
      <w:proofErr w:type="spellEnd"/>
      <w:r w:rsidR="00397FF4" w:rsidRPr="00D2722D">
        <w:rPr>
          <w:rFonts w:ascii="Times New Roman" w:hAnsi="Times New Roman" w:cs="Times New Roman"/>
          <w:sz w:val="24"/>
          <w:szCs w:val="24"/>
        </w:rPr>
        <w:t xml:space="preserve"> and </w:t>
      </w:r>
      <w:proofErr w:type="spellStart"/>
      <w:r w:rsidR="00397FF4" w:rsidRPr="00D2722D">
        <w:rPr>
          <w:rFonts w:ascii="Times New Roman" w:hAnsi="Times New Roman" w:cs="Times New Roman"/>
          <w:i/>
          <w:iCs/>
          <w:sz w:val="24"/>
          <w:szCs w:val="24"/>
        </w:rPr>
        <w:t>mecC</w:t>
      </w:r>
      <w:proofErr w:type="spellEnd"/>
      <w:r w:rsidR="00397FF4" w:rsidRPr="00D2722D">
        <w:rPr>
          <w:rFonts w:ascii="Times New Roman" w:hAnsi="Times New Roman" w:cs="Times New Roman"/>
          <w:sz w:val="24"/>
          <w:szCs w:val="24"/>
        </w:rPr>
        <w:t xml:space="preserve"> genes), an important consideration for </w:t>
      </w:r>
      <w:r w:rsidR="00F62C2B" w:rsidRPr="00D2722D">
        <w:rPr>
          <w:rFonts w:ascii="Times New Roman" w:hAnsi="Times New Roman" w:cs="Times New Roman"/>
          <w:sz w:val="24"/>
          <w:szCs w:val="24"/>
        </w:rPr>
        <w:t>public health globally</w:t>
      </w:r>
      <w:r w:rsidR="00397FF4" w:rsidRPr="00D2722D">
        <w:rPr>
          <w:rFonts w:ascii="Times New Roman" w:hAnsi="Times New Roman" w:cs="Times New Roman"/>
          <w:sz w:val="24"/>
          <w:szCs w:val="24"/>
        </w:rPr>
        <w:t>.</w:t>
      </w:r>
      <w:r w:rsidR="00493964" w:rsidRPr="00D2722D">
        <w:rPr>
          <w:rFonts w:ascii="Times New Roman" w:hAnsi="Times New Roman" w:cs="Times New Roman"/>
          <w:sz w:val="24"/>
          <w:szCs w:val="24"/>
        </w:rPr>
        <w:t xml:space="preserve"> </w:t>
      </w:r>
      <w:r w:rsidR="00BA66CE" w:rsidRPr="00D2722D">
        <w:rPr>
          <w:rFonts w:ascii="Times New Roman" w:hAnsi="Times New Roman" w:cs="Times New Roman"/>
          <w:sz w:val="24"/>
          <w:szCs w:val="24"/>
        </w:rPr>
        <w:t xml:space="preserve">In </w:t>
      </w:r>
      <w:r w:rsidR="00F84BF9" w:rsidRPr="00D2722D">
        <w:rPr>
          <w:rFonts w:ascii="Times New Roman" w:hAnsi="Times New Roman" w:cs="Times New Roman"/>
          <w:sz w:val="24"/>
          <w:szCs w:val="24"/>
        </w:rPr>
        <w:t>a</w:t>
      </w:r>
      <w:r w:rsidR="00BA66CE" w:rsidRPr="00D2722D">
        <w:rPr>
          <w:rFonts w:ascii="Times New Roman" w:hAnsi="Times New Roman" w:cs="Times New Roman"/>
          <w:sz w:val="24"/>
          <w:szCs w:val="24"/>
        </w:rPr>
        <w:t xml:space="preserve"> large study</w:t>
      </w:r>
      <w:r w:rsidR="00875DC9" w:rsidRPr="00D2722D">
        <w:rPr>
          <w:rFonts w:ascii="Times New Roman" w:hAnsi="Times New Roman" w:cs="Times New Roman"/>
          <w:sz w:val="24"/>
          <w:szCs w:val="24"/>
        </w:rPr>
        <w:t xml:space="preserve"> with the goal of</w:t>
      </w:r>
      <w:r w:rsidR="00BA66CE" w:rsidRPr="00D2722D">
        <w:rPr>
          <w:rFonts w:ascii="Times New Roman" w:hAnsi="Times New Roman" w:cs="Times New Roman"/>
          <w:sz w:val="24"/>
          <w:szCs w:val="24"/>
        </w:rPr>
        <w:t xml:space="preserve"> </w:t>
      </w:r>
      <w:r w:rsidR="00B87741" w:rsidRPr="00D2722D">
        <w:rPr>
          <w:rFonts w:ascii="Times New Roman" w:hAnsi="Times New Roman" w:cs="Times New Roman"/>
          <w:sz w:val="24"/>
          <w:szCs w:val="24"/>
        </w:rPr>
        <w:t xml:space="preserve">surveilling dairy-associated </w:t>
      </w:r>
      <w:r w:rsidR="009D7B8F" w:rsidRPr="00D2722D">
        <w:rPr>
          <w:rFonts w:ascii="Times New Roman" w:hAnsi="Times New Roman" w:cs="Times New Roman"/>
          <w:sz w:val="24"/>
          <w:szCs w:val="24"/>
        </w:rPr>
        <w:t xml:space="preserve">methicillin-resistant </w:t>
      </w:r>
      <w:r w:rsidR="009D7B8F" w:rsidRPr="00D2722D">
        <w:rPr>
          <w:rFonts w:ascii="Times New Roman" w:hAnsi="Times New Roman" w:cs="Times New Roman"/>
          <w:i/>
          <w:iCs/>
          <w:sz w:val="24"/>
          <w:szCs w:val="24"/>
        </w:rPr>
        <w:t xml:space="preserve">S. aureus </w:t>
      </w:r>
      <w:r w:rsidR="009D7B8F" w:rsidRPr="00D2722D">
        <w:rPr>
          <w:rFonts w:ascii="Times New Roman" w:hAnsi="Times New Roman" w:cs="Times New Roman"/>
          <w:sz w:val="24"/>
          <w:szCs w:val="24"/>
        </w:rPr>
        <w:t>(MRSA)</w:t>
      </w:r>
      <w:r w:rsidR="009D7B8F" w:rsidRPr="00D2722D">
        <w:rPr>
          <w:rFonts w:ascii="Times New Roman" w:hAnsi="Times New Roman" w:cs="Times New Roman"/>
          <w:i/>
          <w:iCs/>
          <w:sz w:val="24"/>
          <w:szCs w:val="24"/>
        </w:rPr>
        <w:t xml:space="preserve"> </w:t>
      </w:r>
      <w:r w:rsidR="00BA66CE" w:rsidRPr="00D2722D">
        <w:rPr>
          <w:rFonts w:ascii="Times New Roman" w:hAnsi="Times New Roman" w:cs="Times New Roman"/>
          <w:sz w:val="24"/>
          <w:szCs w:val="24"/>
        </w:rPr>
        <w:t xml:space="preserve">in Germany, researchers collected </w:t>
      </w:r>
      <w:r w:rsidR="002D2BE9" w:rsidRPr="00D2722D">
        <w:rPr>
          <w:rFonts w:ascii="Times New Roman" w:hAnsi="Times New Roman" w:cs="Times New Roman"/>
          <w:sz w:val="24"/>
          <w:szCs w:val="24"/>
        </w:rPr>
        <w:t>BTM</w:t>
      </w:r>
      <w:r w:rsidR="00BA66CE" w:rsidRPr="00D2722D">
        <w:rPr>
          <w:rFonts w:ascii="Times New Roman" w:hAnsi="Times New Roman" w:cs="Times New Roman"/>
          <w:sz w:val="24"/>
          <w:szCs w:val="24"/>
        </w:rPr>
        <w:t xml:space="preserve"> from 372 conventional and 303 organic herds </w:t>
      </w:r>
      <w:r w:rsidR="004E548D" w:rsidRPr="00D2722D">
        <w:rPr>
          <w:rFonts w:ascii="Times New Roman" w:hAnsi="Times New Roman" w:cs="Times New Roman"/>
          <w:noProof/>
          <w:sz w:val="24"/>
          <w:szCs w:val="24"/>
        </w:rPr>
        <w:t>(Tenhagen et al., 2018)</w:t>
      </w:r>
      <w:r w:rsidR="00BA66CE" w:rsidRPr="00D2722D">
        <w:rPr>
          <w:rFonts w:ascii="Times New Roman" w:hAnsi="Times New Roman" w:cs="Times New Roman"/>
          <w:sz w:val="24"/>
          <w:szCs w:val="24"/>
        </w:rPr>
        <w:t xml:space="preserve">. </w:t>
      </w:r>
      <w:r w:rsidR="00AC3276" w:rsidRPr="00D2722D">
        <w:rPr>
          <w:rFonts w:ascii="Times New Roman" w:hAnsi="Times New Roman" w:cs="Times New Roman"/>
          <w:sz w:val="24"/>
          <w:szCs w:val="24"/>
        </w:rPr>
        <w:t xml:space="preserve">Using binary logistic regression </w:t>
      </w:r>
      <w:ins w:id="88" w:author="Crothers, Jessica" w:date="2024-08-19T15:42:00Z" w16du:dateUtc="2024-08-19T19:42:00Z">
        <w:r w:rsidR="00094FE1">
          <w:rPr>
            <w:rFonts w:ascii="Times New Roman" w:hAnsi="Times New Roman" w:cs="Times New Roman"/>
            <w:sz w:val="24"/>
            <w:szCs w:val="24"/>
          </w:rPr>
          <w:lastRenderedPageBreak/>
          <w:t xml:space="preserve">modeling/analysis </w:t>
        </w:r>
      </w:ins>
      <w:r w:rsidR="00AC3276" w:rsidRPr="00D2722D">
        <w:rPr>
          <w:rFonts w:ascii="Times New Roman" w:hAnsi="Times New Roman" w:cs="Times New Roman"/>
          <w:sz w:val="24"/>
          <w:szCs w:val="24"/>
        </w:rPr>
        <w:t xml:space="preserve">to describe </w:t>
      </w:r>
      <w:ins w:id="89" w:author="Crothers, Jessica" w:date="2024-08-19T15:42:00Z" w16du:dateUtc="2024-08-19T19:42:00Z">
        <w:r w:rsidR="00094FE1">
          <w:rPr>
            <w:rFonts w:ascii="Times New Roman" w:hAnsi="Times New Roman" w:cs="Times New Roman"/>
            <w:sz w:val="24"/>
            <w:szCs w:val="24"/>
          </w:rPr>
          <w:t xml:space="preserve">the </w:t>
        </w:r>
      </w:ins>
      <w:r w:rsidR="00AC3276" w:rsidRPr="00D2722D">
        <w:rPr>
          <w:rFonts w:ascii="Times New Roman" w:hAnsi="Times New Roman" w:cs="Times New Roman"/>
          <w:sz w:val="24"/>
          <w:szCs w:val="24"/>
        </w:rPr>
        <w:t xml:space="preserve">association of MRSA-positive samples with herd type (conventional vs. organic), </w:t>
      </w:r>
      <w:r w:rsidR="000D55CE" w:rsidRPr="00D2722D">
        <w:rPr>
          <w:rFonts w:ascii="Times New Roman" w:hAnsi="Times New Roman" w:cs="Times New Roman"/>
          <w:sz w:val="24"/>
          <w:szCs w:val="24"/>
        </w:rPr>
        <w:t>the</w:t>
      </w:r>
      <w:r w:rsidR="005A0D69" w:rsidRPr="00D2722D">
        <w:rPr>
          <w:rFonts w:ascii="Times New Roman" w:hAnsi="Times New Roman" w:cs="Times New Roman"/>
          <w:sz w:val="24"/>
          <w:szCs w:val="24"/>
        </w:rPr>
        <w:t>y found that the</w:t>
      </w:r>
      <w:r w:rsidR="000D55CE" w:rsidRPr="00D2722D">
        <w:rPr>
          <w:rFonts w:ascii="Times New Roman" w:hAnsi="Times New Roman" w:cs="Times New Roman"/>
          <w:sz w:val="24"/>
          <w:szCs w:val="24"/>
        </w:rPr>
        <w:t xml:space="preserve"> prevalence of MRSA was significantly higher in BTM samples from </w:t>
      </w:r>
      <w:r w:rsidR="005A0D69" w:rsidRPr="00D2722D">
        <w:rPr>
          <w:rFonts w:ascii="Times New Roman" w:hAnsi="Times New Roman" w:cs="Times New Roman"/>
          <w:sz w:val="24"/>
          <w:szCs w:val="24"/>
        </w:rPr>
        <w:t>conventional</w:t>
      </w:r>
      <w:r w:rsidR="000D55CE" w:rsidRPr="00D2722D">
        <w:rPr>
          <w:rFonts w:ascii="Times New Roman" w:hAnsi="Times New Roman" w:cs="Times New Roman"/>
          <w:sz w:val="24"/>
          <w:szCs w:val="24"/>
        </w:rPr>
        <w:t xml:space="preserve"> herds (9.7%) compared with </w:t>
      </w:r>
      <w:r w:rsidR="005A0D69" w:rsidRPr="00D2722D">
        <w:rPr>
          <w:rFonts w:ascii="Times New Roman" w:hAnsi="Times New Roman" w:cs="Times New Roman"/>
          <w:sz w:val="24"/>
          <w:szCs w:val="24"/>
        </w:rPr>
        <w:t>organic</w:t>
      </w:r>
      <w:r w:rsidR="000D55CE" w:rsidRPr="00D2722D">
        <w:rPr>
          <w:rFonts w:ascii="Times New Roman" w:hAnsi="Times New Roman" w:cs="Times New Roman"/>
          <w:sz w:val="24"/>
          <w:szCs w:val="24"/>
        </w:rPr>
        <w:t xml:space="preserve"> herds (1.7%).</w:t>
      </w:r>
      <w:r w:rsidR="00005F8F" w:rsidRPr="00D2722D">
        <w:rPr>
          <w:rFonts w:ascii="Times New Roman" w:hAnsi="Times New Roman" w:cs="Times New Roman"/>
          <w:sz w:val="24"/>
          <w:szCs w:val="24"/>
        </w:rPr>
        <w:t xml:space="preserve"> The model-based approach allowed researchers to </w:t>
      </w:r>
      <w:r w:rsidR="00AC3276" w:rsidRPr="00D2722D">
        <w:rPr>
          <w:rFonts w:ascii="Times New Roman" w:hAnsi="Times New Roman" w:cs="Times New Roman"/>
          <w:sz w:val="24"/>
          <w:szCs w:val="24"/>
        </w:rPr>
        <w:t xml:space="preserve">control for </w:t>
      </w:r>
      <w:r w:rsidR="00005F8F" w:rsidRPr="00D2722D">
        <w:rPr>
          <w:rFonts w:ascii="Times New Roman" w:hAnsi="Times New Roman" w:cs="Times New Roman"/>
          <w:sz w:val="24"/>
          <w:szCs w:val="24"/>
        </w:rPr>
        <w:t xml:space="preserve">the </w:t>
      </w:r>
      <w:r w:rsidR="00AC3276" w:rsidRPr="00D2722D">
        <w:rPr>
          <w:rFonts w:ascii="Times New Roman" w:hAnsi="Times New Roman" w:cs="Times New Roman"/>
          <w:sz w:val="24"/>
          <w:szCs w:val="24"/>
        </w:rPr>
        <w:t>effect</w:t>
      </w:r>
      <w:r w:rsidR="00005F8F" w:rsidRPr="00D2722D">
        <w:rPr>
          <w:rFonts w:ascii="Times New Roman" w:hAnsi="Times New Roman" w:cs="Times New Roman"/>
          <w:sz w:val="24"/>
          <w:szCs w:val="24"/>
        </w:rPr>
        <w:t>s</w:t>
      </w:r>
      <w:r w:rsidR="00AC3276" w:rsidRPr="00D2722D">
        <w:rPr>
          <w:rFonts w:ascii="Times New Roman" w:hAnsi="Times New Roman" w:cs="Times New Roman"/>
          <w:sz w:val="24"/>
          <w:szCs w:val="24"/>
        </w:rPr>
        <w:t xml:space="preserve"> of </w:t>
      </w:r>
      <w:r w:rsidR="00005F8F" w:rsidRPr="00D2722D">
        <w:rPr>
          <w:rFonts w:ascii="Times New Roman" w:hAnsi="Times New Roman" w:cs="Times New Roman"/>
          <w:sz w:val="24"/>
          <w:szCs w:val="24"/>
        </w:rPr>
        <w:t xml:space="preserve">geographical </w:t>
      </w:r>
      <w:r w:rsidR="00AC3276" w:rsidRPr="00D2722D">
        <w:rPr>
          <w:rFonts w:ascii="Times New Roman" w:hAnsi="Times New Roman" w:cs="Times New Roman"/>
          <w:sz w:val="24"/>
          <w:szCs w:val="24"/>
        </w:rPr>
        <w:t>region and herd size</w:t>
      </w:r>
      <w:r w:rsidR="00005F8F" w:rsidRPr="00D2722D">
        <w:rPr>
          <w:rFonts w:ascii="Times New Roman" w:hAnsi="Times New Roman" w:cs="Times New Roman"/>
          <w:sz w:val="24"/>
          <w:szCs w:val="24"/>
        </w:rPr>
        <w:t xml:space="preserve">, </w:t>
      </w:r>
      <w:r w:rsidR="00AC3276" w:rsidRPr="00D2722D">
        <w:rPr>
          <w:rFonts w:ascii="Times New Roman" w:hAnsi="Times New Roman" w:cs="Times New Roman"/>
          <w:sz w:val="24"/>
          <w:szCs w:val="24"/>
        </w:rPr>
        <w:t xml:space="preserve">both </w:t>
      </w:r>
      <w:r w:rsidR="00005F8F" w:rsidRPr="00D2722D">
        <w:rPr>
          <w:rFonts w:ascii="Times New Roman" w:hAnsi="Times New Roman" w:cs="Times New Roman"/>
          <w:sz w:val="24"/>
          <w:szCs w:val="24"/>
        </w:rPr>
        <w:t>of which were also</w:t>
      </w:r>
      <w:r w:rsidR="00AC3276" w:rsidRPr="00D2722D">
        <w:rPr>
          <w:rFonts w:ascii="Times New Roman" w:hAnsi="Times New Roman" w:cs="Times New Roman"/>
          <w:sz w:val="24"/>
          <w:szCs w:val="24"/>
        </w:rPr>
        <w:t xml:space="preserve"> </w:t>
      </w:r>
      <w:r w:rsidR="00C273A5" w:rsidRPr="00D2722D">
        <w:rPr>
          <w:rFonts w:ascii="Times New Roman" w:hAnsi="Times New Roman" w:cs="Times New Roman"/>
          <w:sz w:val="24"/>
          <w:szCs w:val="24"/>
        </w:rPr>
        <w:t xml:space="preserve">significant </w:t>
      </w:r>
      <w:r w:rsidR="00AC3276" w:rsidRPr="00D2722D">
        <w:rPr>
          <w:rFonts w:ascii="Times New Roman" w:hAnsi="Times New Roman" w:cs="Times New Roman"/>
          <w:sz w:val="24"/>
          <w:szCs w:val="24"/>
        </w:rPr>
        <w:t>predictors of MRSA herd status</w:t>
      </w:r>
      <w:r w:rsidR="00005F8F" w:rsidRPr="00D2722D">
        <w:rPr>
          <w:rFonts w:ascii="Times New Roman" w:hAnsi="Times New Roman" w:cs="Times New Roman"/>
          <w:sz w:val="24"/>
          <w:szCs w:val="24"/>
        </w:rPr>
        <w:t>.</w:t>
      </w:r>
      <w:r w:rsidR="0059126E" w:rsidRPr="00D2722D">
        <w:rPr>
          <w:rFonts w:ascii="Times New Roman" w:hAnsi="Times New Roman" w:cs="Times New Roman"/>
          <w:sz w:val="24"/>
          <w:szCs w:val="24"/>
        </w:rPr>
        <w:t xml:space="preserve"> When comparing the p</w:t>
      </w:r>
      <w:r w:rsidR="00AD4CFE" w:rsidRPr="00D2722D">
        <w:rPr>
          <w:rFonts w:ascii="Times New Roman" w:hAnsi="Times New Roman" w:cs="Times New Roman"/>
          <w:sz w:val="24"/>
          <w:szCs w:val="24"/>
        </w:rPr>
        <w:t xml:space="preserve">roportion of </w:t>
      </w:r>
      <w:r w:rsidR="00242516" w:rsidRPr="00D2722D">
        <w:rPr>
          <w:rFonts w:ascii="Times New Roman" w:hAnsi="Times New Roman" w:cs="Times New Roman"/>
          <w:sz w:val="24"/>
          <w:szCs w:val="24"/>
        </w:rPr>
        <w:t xml:space="preserve">BTM </w:t>
      </w:r>
      <w:r w:rsidR="0059126E" w:rsidRPr="00D2722D">
        <w:rPr>
          <w:rFonts w:ascii="Times New Roman" w:hAnsi="Times New Roman" w:cs="Times New Roman"/>
          <w:sz w:val="24"/>
          <w:szCs w:val="24"/>
        </w:rPr>
        <w:t>MRSA</w:t>
      </w:r>
      <w:r w:rsidR="00AD4CFE" w:rsidRPr="00D2722D">
        <w:rPr>
          <w:rFonts w:ascii="Times New Roman" w:hAnsi="Times New Roman" w:cs="Times New Roman"/>
          <w:sz w:val="24"/>
          <w:szCs w:val="24"/>
        </w:rPr>
        <w:t xml:space="preserve"> isolates </w:t>
      </w:r>
      <w:commentRangeStart w:id="90"/>
      <w:r w:rsidR="00AD4CFE" w:rsidRPr="00D2722D">
        <w:rPr>
          <w:rFonts w:ascii="Times New Roman" w:hAnsi="Times New Roman" w:cs="Times New Roman"/>
          <w:sz w:val="24"/>
          <w:szCs w:val="24"/>
        </w:rPr>
        <w:t xml:space="preserve">resistant to 12 different antimicrobials </w:t>
      </w:r>
      <w:commentRangeEnd w:id="90"/>
      <w:r w:rsidR="00094FE1">
        <w:rPr>
          <w:rStyle w:val="CommentReference"/>
        </w:rPr>
        <w:commentReference w:id="90"/>
      </w:r>
      <w:r w:rsidR="0059126E" w:rsidRPr="00D2722D">
        <w:rPr>
          <w:rFonts w:ascii="Times New Roman" w:hAnsi="Times New Roman" w:cs="Times New Roman"/>
          <w:sz w:val="24"/>
          <w:szCs w:val="24"/>
        </w:rPr>
        <w:t xml:space="preserve">between conventional and organic herds, MRSA isolates from conventional farms </w:t>
      </w:r>
      <w:r w:rsidR="00AD4CFE" w:rsidRPr="00D2722D">
        <w:rPr>
          <w:rFonts w:ascii="Times New Roman" w:hAnsi="Times New Roman" w:cs="Times New Roman"/>
          <w:sz w:val="24"/>
          <w:szCs w:val="24"/>
        </w:rPr>
        <w:t>tended to be</w:t>
      </w:r>
      <w:r w:rsidR="008B196D" w:rsidRPr="00D2722D">
        <w:rPr>
          <w:rFonts w:ascii="Times New Roman" w:hAnsi="Times New Roman" w:cs="Times New Roman"/>
          <w:sz w:val="24"/>
          <w:szCs w:val="24"/>
        </w:rPr>
        <w:t xml:space="preserve"> more resistant</w:t>
      </w:r>
      <w:r w:rsidR="00AD4CFE" w:rsidRPr="00D2722D">
        <w:rPr>
          <w:rFonts w:ascii="Times New Roman" w:hAnsi="Times New Roman" w:cs="Times New Roman"/>
          <w:sz w:val="24"/>
          <w:szCs w:val="24"/>
        </w:rPr>
        <w:t xml:space="preserve">. </w:t>
      </w:r>
      <w:r w:rsidR="008B196D" w:rsidRPr="00D2722D">
        <w:rPr>
          <w:rFonts w:ascii="Times New Roman" w:hAnsi="Times New Roman" w:cs="Times New Roman"/>
          <w:sz w:val="24"/>
          <w:szCs w:val="24"/>
        </w:rPr>
        <w:t>However, a</w:t>
      </w:r>
      <w:r w:rsidR="00AD4CFE" w:rsidRPr="00D2722D">
        <w:rPr>
          <w:rFonts w:ascii="Times New Roman" w:hAnsi="Times New Roman" w:cs="Times New Roman"/>
          <w:sz w:val="24"/>
          <w:szCs w:val="24"/>
        </w:rPr>
        <w:t xml:space="preserve">s there were </w:t>
      </w:r>
      <w:r w:rsidR="00C273A5" w:rsidRPr="00D2722D">
        <w:rPr>
          <w:rFonts w:ascii="Times New Roman" w:hAnsi="Times New Roman" w:cs="Times New Roman"/>
          <w:sz w:val="24"/>
          <w:szCs w:val="24"/>
        </w:rPr>
        <w:t xml:space="preserve">a </w:t>
      </w:r>
      <w:r w:rsidR="00AD4CFE" w:rsidRPr="00D2722D">
        <w:rPr>
          <w:rFonts w:ascii="Times New Roman" w:hAnsi="Times New Roman" w:cs="Times New Roman"/>
          <w:sz w:val="24"/>
          <w:szCs w:val="24"/>
        </w:rPr>
        <w:t xml:space="preserve">limited number of isolates from </w:t>
      </w:r>
      <w:r w:rsidR="008B196D" w:rsidRPr="00D2722D">
        <w:rPr>
          <w:rFonts w:ascii="Times New Roman" w:hAnsi="Times New Roman" w:cs="Times New Roman"/>
          <w:sz w:val="24"/>
          <w:szCs w:val="24"/>
        </w:rPr>
        <w:t>organic</w:t>
      </w:r>
      <w:r w:rsidR="00AD4CFE" w:rsidRPr="00D2722D">
        <w:rPr>
          <w:rFonts w:ascii="Times New Roman" w:hAnsi="Times New Roman" w:cs="Times New Roman"/>
          <w:sz w:val="24"/>
          <w:szCs w:val="24"/>
        </w:rPr>
        <w:t xml:space="preserve"> herds (n = 5) compared to </w:t>
      </w:r>
      <w:r w:rsidR="008B196D" w:rsidRPr="00D2722D">
        <w:rPr>
          <w:rFonts w:ascii="Times New Roman" w:hAnsi="Times New Roman" w:cs="Times New Roman"/>
          <w:sz w:val="24"/>
          <w:szCs w:val="24"/>
        </w:rPr>
        <w:t>conventional</w:t>
      </w:r>
      <w:r w:rsidR="00AD4CFE" w:rsidRPr="00D2722D">
        <w:rPr>
          <w:rFonts w:ascii="Times New Roman" w:hAnsi="Times New Roman" w:cs="Times New Roman"/>
          <w:sz w:val="24"/>
          <w:szCs w:val="24"/>
        </w:rPr>
        <w:t xml:space="preserve"> herds (n = 36), no statistical </w:t>
      </w:r>
      <w:r w:rsidR="008B196D" w:rsidRPr="00D2722D">
        <w:rPr>
          <w:rFonts w:ascii="Times New Roman" w:hAnsi="Times New Roman" w:cs="Times New Roman"/>
          <w:sz w:val="24"/>
          <w:szCs w:val="24"/>
        </w:rPr>
        <w:t>analyses</w:t>
      </w:r>
      <w:r w:rsidR="00AD4CFE" w:rsidRPr="00D2722D">
        <w:rPr>
          <w:rFonts w:ascii="Times New Roman" w:hAnsi="Times New Roman" w:cs="Times New Roman"/>
          <w:sz w:val="24"/>
          <w:szCs w:val="24"/>
        </w:rPr>
        <w:t xml:space="preserve"> were performed</w:t>
      </w:r>
      <w:r w:rsidR="008B196D" w:rsidRPr="00D2722D">
        <w:rPr>
          <w:rFonts w:ascii="Times New Roman" w:hAnsi="Times New Roman" w:cs="Times New Roman"/>
          <w:sz w:val="24"/>
          <w:szCs w:val="24"/>
        </w:rPr>
        <w:t>.</w:t>
      </w:r>
      <w:r w:rsidR="00F84BF9" w:rsidRPr="00D2722D">
        <w:rPr>
          <w:rFonts w:ascii="Times New Roman" w:hAnsi="Times New Roman" w:cs="Times New Roman"/>
          <w:sz w:val="24"/>
          <w:szCs w:val="24"/>
        </w:rPr>
        <w:t xml:space="preserve"> A large, multistate study in the US sampled </w:t>
      </w:r>
      <w:r w:rsidR="00C81796" w:rsidRPr="00D2722D">
        <w:rPr>
          <w:rFonts w:ascii="Times New Roman" w:hAnsi="Times New Roman" w:cs="Times New Roman"/>
          <w:sz w:val="24"/>
          <w:szCs w:val="24"/>
        </w:rPr>
        <w:t>BTM</w:t>
      </w:r>
      <w:r w:rsidR="00F84BF9" w:rsidRPr="00D2722D">
        <w:rPr>
          <w:rFonts w:ascii="Times New Roman" w:hAnsi="Times New Roman" w:cs="Times New Roman"/>
          <w:sz w:val="24"/>
          <w:szCs w:val="24"/>
        </w:rPr>
        <w:t xml:space="preserve"> from 192 organic herds and 100 conventional herds matched for geographical location and herd size </w:t>
      </w:r>
      <w:r w:rsidR="004E548D" w:rsidRPr="00D2722D">
        <w:rPr>
          <w:rFonts w:ascii="Times New Roman" w:hAnsi="Times New Roman" w:cs="Times New Roman"/>
          <w:noProof/>
          <w:sz w:val="24"/>
          <w:szCs w:val="24"/>
        </w:rPr>
        <w:t>(Cicconi-Hogan et al., 2014)</w:t>
      </w:r>
      <w:r w:rsidR="00F84BF9" w:rsidRPr="00D2722D">
        <w:rPr>
          <w:rFonts w:ascii="Times New Roman" w:hAnsi="Times New Roman" w:cs="Times New Roman"/>
          <w:sz w:val="24"/>
          <w:szCs w:val="24"/>
        </w:rPr>
        <w:t xml:space="preserve">. They identified 13 isolates from </w:t>
      </w:r>
      <w:r w:rsidR="00E506B5" w:rsidRPr="00D2722D">
        <w:rPr>
          <w:rFonts w:ascii="Times New Roman" w:hAnsi="Times New Roman" w:cs="Times New Roman"/>
          <w:sz w:val="24"/>
          <w:szCs w:val="24"/>
        </w:rPr>
        <w:t>BTM</w:t>
      </w:r>
      <w:r w:rsidR="00F84BF9" w:rsidRPr="00D2722D">
        <w:rPr>
          <w:rFonts w:ascii="Times New Roman" w:hAnsi="Times New Roman" w:cs="Times New Roman"/>
          <w:sz w:val="24"/>
          <w:szCs w:val="24"/>
        </w:rPr>
        <w:t xml:space="preserve"> as methicillin resistant (</w:t>
      </w:r>
      <w:proofErr w:type="spellStart"/>
      <w:r w:rsidR="00F84BF9" w:rsidRPr="00D2722D">
        <w:rPr>
          <w:rFonts w:ascii="Times New Roman" w:hAnsi="Times New Roman" w:cs="Times New Roman"/>
          <w:i/>
          <w:iCs/>
          <w:sz w:val="24"/>
          <w:szCs w:val="24"/>
        </w:rPr>
        <w:t>mecA</w:t>
      </w:r>
      <w:proofErr w:type="spellEnd"/>
      <w:r w:rsidR="00EB561F" w:rsidRPr="00D2722D">
        <w:rPr>
          <w:rFonts w:ascii="Times New Roman" w:hAnsi="Times New Roman" w:cs="Times New Roman"/>
          <w:sz w:val="24"/>
          <w:szCs w:val="24"/>
        </w:rPr>
        <w:t>-</w:t>
      </w:r>
      <w:r w:rsidR="00F84BF9" w:rsidRPr="00D2722D">
        <w:rPr>
          <w:rFonts w:ascii="Times New Roman" w:hAnsi="Times New Roman" w:cs="Times New Roman"/>
          <w:sz w:val="24"/>
          <w:szCs w:val="24"/>
        </w:rPr>
        <w:t xml:space="preserve">positive): 7 isolates from conventional herds and 6 from organic. Using 16S rRNA and </w:t>
      </w:r>
      <w:proofErr w:type="spellStart"/>
      <w:r w:rsidR="00F84BF9" w:rsidRPr="00D2722D">
        <w:rPr>
          <w:rFonts w:ascii="Times New Roman" w:hAnsi="Times New Roman" w:cs="Times New Roman"/>
          <w:i/>
          <w:iCs/>
          <w:sz w:val="24"/>
          <w:szCs w:val="24"/>
        </w:rPr>
        <w:t>rpoB</w:t>
      </w:r>
      <w:proofErr w:type="spellEnd"/>
      <w:r w:rsidR="00F84BF9" w:rsidRPr="00D2722D">
        <w:rPr>
          <w:rFonts w:ascii="Times New Roman" w:hAnsi="Times New Roman" w:cs="Times New Roman"/>
          <w:sz w:val="24"/>
          <w:szCs w:val="24"/>
        </w:rPr>
        <w:t xml:space="preserve"> genes for speci</w:t>
      </w:r>
      <w:r w:rsidR="00A15B31" w:rsidRPr="00D2722D">
        <w:rPr>
          <w:rFonts w:ascii="Times New Roman" w:hAnsi="Times New Roman" w:cs="Times New Roman"/>
          <w:sz w:val="24"/>
          <w:szCs w:val="24"/>
        </w:rPr>
        <w:t>es-level identification</w:t>
      </w:r>
      <w:r w:rsidR="00F84BF9" w:rsidRPr="00D2722D">
        <w:rPr>
          <w:rFonts w:ascii="Times New Roman" w:hAnsi="Times New Roman" w:cs="Times New Roman"/>
          <w:sz w:val="24"/>
          <w:szCs w:val="24"/>
        </w:rPr>
        <w:t xml:space="preserve">, these 13 isolates were identified as </w:t>
      </w:r>
      <w:r w:rsidR="00F84BF9" w:rsidRPr="00D2722D">
        <w:rPr>
          <w:rFonts w:ascii="Times New Roman" w:hAnsi="Times New Roman" w:cs="Times New Roman"/>
          <w:i/>
          <w:iCs/>
          <w:sz w:val="24"/>
          <w:szCs w:val="24"/>
        </w:rPr>
        <w:t>S. aureus</w:t>
      </w:r>
      <w:r w:rsidR="00F84BF9" w:rsidRPr="00D2722D">
        <w:rPr>
          <w:rFonts w:ascii="Times New Roman" w:hAnsi="Times New Roman" w:cs="Times New Roman"/>
          <w:sz w:val="24"/>
          <w:szCs w:val="24"/>
        </w:rPr>
        <w:t xml:space="preserve"> (n = 1), </w:t>
      </w:r>
      <w:r w:rsidR="00F84BF9" w:rsidRPr="00D2722D">
        <w:rPr>
          <w:rFonts w:ascii="Times New Roman" w:hAnsi="Times New Roman" w:cs="Times New Roman"/>
          <w:i/>
          <w:iCs/>
          <w:sz w:val="24"/>
          <w:szCs w:val="24"/>
        </w:rPr>
        <w:t xml:space="preserve">S. </w:t>
      </w:r>
      <w:proofErr w:type="spellStart"/>
      <w:r w:rsidR="00F84BF9" w:rsidRPr="00D2722D">
        <w:rPr>
          <w:rFonts w:ascii="Times New Roman" w:hAnsi="Times New Roman" w:cs="Times New Roman"/>
          <w:i/>
          <w:iCs/>
          <w:sz w:val="24"/>
          <w:szCs w:val="24"/>
        </w:rPr>
        <w:t>sciuri</w:t>
      </w:r>
      <w:proofErr w:type="spellEnd"/>
      <w:r w:rsidR="00F84BF9" w:rsidRPr="00D2722D">
        <w:rPr>
          <w:rFonts w:ascii="Times New Roman" w:hAnsi="Times New Roman" w:cs="Times New Roman"/>
          <w:sz w:val="24"/>
          <w:szCs w:val="24"/>
        </w:rPr>
        <w:t xml:space="preserve"> (n = 5), </w:t>
      </w:r>
      <w:r w:rsidR="00F84BF9" w:rsidRPr="00D2722D">
        <w:rPr>
          <w:rFonts w:ascii="Times New Roman" w:hAnsi="Times New Roman" w:cs="Times New Roman"/>
          <w:i/>
          <w:iCs/>
          <w:sz w:val="24"/>
          <w:szCs w:val="24"/>
        </w:rPr>
        <w:t>S. chromogenes</w:t>
      </w:r>
      <w:r w:rsidR="00F84BF9" w:rsidRPr="00D2722D">
        <w:rPr>
          <w:rFonts w:ascii="Times New Roman" w:hAnsi="Times New Roman" w:cs="Times New Roman"/>
          <w:sz w:val="24"/>
          <w:szCs w:val="24"/>
        </w:rPr>
        <w:t xml:space="preserve"> (n = 2), </w:t>
      </w:r>
      <w:r w:rsidR="00F84BF9" w:rsidRPr="00D2722D">
        <w:rPr>
          <w:rFonts w:ascii="Times New Roman" w:hAnsi="Times New Roman" w:cs="Times New Roman"/>
          <w:i/>
          <w:iCs/>
          <w:sz w:val="24"/>
          <w:szCs w:val="24"/>
        </w:rPr>
        <w:t>S. saprophyticus</w:t>
      </w:r>
      <w:r w:rsidR="00F84BF9" w:rsidRPr="00D2722D">
        <w:rPr>
          <w:rFonts w:ascii="Times New Roman" w:hAnsi="Times New Roman" w:cs="Times New Roman"/>
          <w:sz w:val="24"/>
          <w:szCs w:val="24"/>
        </w:rPr>
        <w:t xml:space="preserve"> (n = 3), </w:t>
      </w:r>
      <w:r w:rsidR="00F84BF9" w:rsidRPr="00D2722D">
        <w:rPr>
          <w:rFonts w:ascii="Times New Roman" w:hAnsi="Times New Roman" w:cs="Times New Roman"/>
          <w:i/>
          <w:iCs/>
          <w:sz w:val="24"/>
          <w:szCs w:val="24"/>
        </w:rPr>
        <w:t xml:space="preserve">S. </w:t>
      </w:r>
      <w:proofErr w:type="spellStart"/>
      <w:r w:rsidR="00F84BF9" w:rsidRPr="00D2722D">
        <w:rPr>
          <w:rFonts w:ascii="Times New Roman" w:hAnsi="Times New Roman" w:cs="Times New Roman"/>
          <w:i/>
          <w:iCs/>
          <w:sz w:val="24"/>
          <w:szCs w:val="24"/>
        </w:rPr>
        <w:t>agnetis</w:t>
      </w:r>
      <w:proofErr w:type="spellEnd"/>
      <w:r w:rsidR="00F84BF9" w:rsidRPr="00D2722D">
        <w:rPr>
          <w:rFonts w:ascii="Times New Roman" w:hAnsi="Times New Roman" w:cs="Times New Roman"/>
          <w:sz w:val="24"/>
          <w:szCs w:val="24"/>
        </w:rPr>
        <w:t xml:space="preserve"> (n = 1), and </w:t>
      </w:r>
      <w:proofErr w:type="spellStart"/>
      <w:r w:rsidR="00F84BF9" w:rsidRPr="00D2722D">
        <w:rPr>
          <w:rFonts w:ascii="Times New Roman" w:hAnsi="Times New Roman" w:cs="Times New Roman"/>
          <w:i/>
          <w:iCs/>
          <w:sz w:val="24"/>
          <w:szCs w:val="24"/>
        </w:rPr>
        <w:t>Macrococcus</w:t>
      </w:r>
      <w:proofErr w:type="spellEnd"/>
      <w:r w:rsidR="00F84BF9" w:rsidRPr="00D2722D">
        <w:rPr>
          <w:rFonts w:ascii="Times New Roman" w:hAnsi="Times New Roman" w:cs="Times New Roman"/>
          <w:i/>
          <w:iCs/>
          <w:sz w:val="24"/>
          <w:szCs w:val="24"/>
        </w:rPr>
        <w:t xml:space="preserve"> </w:t>
      </w:r>
      <w:proofErr w:type="spellStart"/>
      <w:r w:rsidR="00F84BF9" w:rsidRPr="00D2722D">
        <w:rPr>
          <w:rFonts w:ascii="Times New Roman" w:hAnsi="Times New Roman" w:cs="Times New Roman"/>
          <w:i/>
          <w:iCs/>
          <w:sz w:val="24"/>
          <w:szCs w:val="24"/>
        </w:rPr>
        <w:t>caseolyticus</w:t>
      </w:r>
      <w:proofErr w:type="spellEnd"/>
      <w:r w:rsidR="00F84BF9" w:rsidRPr="00D2722D">
        <w:rPr>
          <w:rFonts w:ascii="Times New Roman" w:hAnsi="Times New Roman" w:cs="Times New Roman"/>
          <w:sz w:val="24"/>
          <w:szCs w:val="24"/>
        </w:rPr>
        <w:t xml:space="preserve"> (a genus closely related to staphylococci; n = 1). Surprisingly, the single methicillin-resistant </w:t>
      </w:r>
      <w:r w:rsidR="00F84BF9" w:rsidRPr="00D2722D">
        <w:rPr>
          <w:rFonts w:ascii="Times New Roman" w:hAnsi="Times New Roman" w:cs="Times New Roman"/>
          <w:i/>
          <w:iCs/>
          <w:sz w:val="24"/>
          <w:szCs w:val="24"/>
        </w:rPr>
        <w:t>S. aureus</w:t>
      </w:r>
      <w:r w:rsidR="00F84BF9" w:rsidRPr="00D2722D">
        <w:rPr>
          <w:rFonts w:ascii="Times New Roman" w:hAnsi="Times New Roman" w:cs="Times New Roman"/>
          <w:sz w:val="24"/>
          <w:szCs w:val="24"/>
        </w:rPr>
        <w:t xml:space="preserve"> isolate was from an organic herd, for an observed 0.3% prevalence of MRSA at the herd level. Methicillin-resistant CNS were found at a prevalence of 2% in the organic population and 5% in the conventional population. The authors highlight the </w:t>
      </w:r>
      <w:r w:rsidR="00E93B48" w:rsidRPr="00D2722D">
        <w:rPr>
          <w:rFonts w:ascii="Times New Roman" w:hAnsi="Times New Roman" w:cs="Times New Roman"/>
          <w:sz w:val="24"/>
          <w:szCs w:val="24"/>
        </w:rPr>
        <w:t xml:space="preserve">relatively large </w:t>
      </w:r>
      <w:r w:rsidR="00F84BF9" w:rsidRPr="00D2722D">
        <w:rPr>
          <w:rFonts w:ascii="Times New Roman" w:hAnsi="Times New Roman" w:cs="Times New Roman"/>
          <w:sz w:val="24"/>
          <w:szCs w:val="24"/>
        </w:rPr>
        <w:t xml:space="preserve">number of methicillin-resistant </w:t>
      </w:r>
      <w:r w:rsidR="00F84BF9" w:rsidRPr="00D2722D">
        <w:rPr>
          <w:rFonts w:ascii="Times New Roman" w:hAnsi="Times New Roman" w:cs="Times New Roman"/>
          <w:i/>
          <w:iCs/>
          <w:sz w:val="24"/>
          <w:szCs w:val="24"/>
        </w:rPr>
        <w:t xml:space="preserve">S. </w:t>
      </w:r>
      <w:proofErr w:type="spellStart"/>
      <w:r w:rsidR="00F84BF9" w:rsidRPr="00D2722D">
        <w:rPr>
          <w:rFonts w:ascii="Times New Roman" w:hAnsi="Times New Roman" w:cs="Times New Roman"/>
          <w:i/>
          <w:iCs/>
          <w:sz w:val="24"/>
          <w:szCs w:val="24"/>
        </w:rPr>
        <w:t>sciuri</w:t>
      </w:r>
      <w:proofErr w:type="spellEnd"/>
      <w:r w:rsidR="00F84BF9" w:rsidRPr="00D2722D">
        <w:rPr>
          <w:rFonts w:ascii="Times New Roman" w:hAnsi="Times New Roman" w:cs="Times New Roman"/>
          <w:i/>
          <w:iCs/>
          <w:sz w:val="24"/>
          <w:szCs w:val="24"/>
        </w:rPr>
        <w:t xml:space="preserve"> </w:t>
      </w:r>
      <w:r w:rsidR="00F84BF9" w:rsidRPr="00D2722D">
        <w:rPr>
          <w:rFonts w:ascii="Times New Roman" w:hAnsi="Times New Roman" w:cs="Times New Roman"/>
          <w:sz w:val="24"/>
          <w:szCs w:val="24"/>
        </w:rPr>
        <w:t xml:space="preserve">identified (6 out of </w:t>
      </w:r>
      <w:r w:rsidR="00E5623B" w:rsidRPr="00D2722D">
        <w:rPr>
          <w:rFonts w:ascii="Times New Roman" w:hAnsi="Times New Roman" w:cs="Times New Roman"/>
          <w:sz w:val="24"/>
          <w:szCs w:val="24"/>
        </w:rPr>
        <w:t xml:space="preserve">the </w:t>
      </w:r>
      <w:r w:rsidR="00F84BF9" w:rsidRPr="00D2722D">
        <w:rPr>
          <w:rFonts w:ascii="Times New Roman" w:hAnsi="Times New Roman" w:cs="Times New Roman"/>
          <w:sz w:val="24"/>
          <w:szCs w:val="24"/>
        </w:rPr>
        <w:t>12 methicillin-resistant CNS) compared</w:t>
      </w:r>
      <w:r w:rsidR="00782534" w:rsidRPr="00D2722D">
        <w:rPr>
          <w:rFonts w:ascii="Times New Roman" w:hAnsi="Times New Roman" w:cs="Times New Roman"/>
          <w:sz w:val="24"/>
          <w:szCs w:val="24"/>
        </w:rPr>
        <w:t xml:space="preserve"> with</w:t>
      </w:r>
      <w:r w:rsidR="00F84BF9" w:rsidRPr="00D2722D">
        <w:rPr>
          <w:rFonts w:ascii="Times New Roman" w:hAnsi="Times New Roman" w:cs="Times New Roman"/>
          <w:sz w:val="24"/>
          <w:szCs w:val="24"/>
        </w:rPr>
        <w:t xml:space="preserve"> previous work, </w:t>
      </w:r>
      <w:proofErr w:type="gramStart"/>
      <w:r w:rsidR="00F84BF9" w:rsidRPr="00D2722D">
        <w:rPr>
          <w:rFonts w:ascii="Times New Roman" w:hAnsi="Times New Roman" w:cs="Times New Roman"/>
          <w:sz w:val="24"/>
          <w:szCs w:val="24"/>
        </w:rPr>
        <w:t>and also</w:t>
      </w:r>
      <w:proofErr w:type="gramEnd"/>
      <w:r w:rsidR="00F84BF9" w:rsidRPr="00D2722D">
        <w:rPr>
          <w:rFonts w:ascii="Times New Roman" w:hAnsi="Times New Roman" w:cs="Times New Roman"/>
          <w:sz w:val="24"/>
          <w:szCs w:val="24"/>
        </w:rPr>
        <w:t xml:space="preserve"> suggest that a potential methicillin-resistant </w:t>
      </w:r>
      <w:r w:rsidR="00F84BF9" w:rsidRPr="00D2722D">
        <w:rPr>
          <w:rFonts w:ascii="Times New Roman" w:hAnsi="Times New Roman" w:cs="Times New Roman"/>
          <w:i/>
          <w:iCs/>
          <w:sz w:val="24"/>
          <w:szCs w:val="24"/>
        </w:rPr>
        <w:t>Staphylococcus</w:t>
      </w:r>
      <w:r w:rsidR="00F84BF9" w:rsidRPr="00D2722D">
        <w:rPr>
          <w:rFonts w:ascii="Times New Roman" w:hAnsi="Times New Roman" w:cs="Times New Roman"/>
          <w:sz w:val="24"/>
          <w:szCs w:val="24"/>
        </w:rPr>
        <w:t xml:space="preserve"> reservoir in the dairy herd population of the </w:t>
      </w:r>
      <w:r w:rsidR="00782534" w:rsidRPr="00D2722D">
        <w:rPr>
          <w:rFonts w:ascii="Times New Roman" w:hAnsi="Times New Roman" w:cs="Times New Roman"/>
          <w:sz w:val="24"/>
          <w:szCs w:val="24"/>
        </w:rPr>
        <w:t>US</w:t>
      </w:r>
      <w:r w:rsidR="00F84BF9" w:rsidRPr="00D2722D">
        <w:rPr>
          <w:rFonts w:ascii="Times New Roman" w:hAnsi="Times New Roman" w:cs="Times New Roman"/>
          <w:sz w:val="24"/>
          <w:szCs w:val="24"/>
        </w:rPr>
        <w:t xml:space="preserve"> may be independent of </w:t>
      </w:r>
      <w:r w:rsidR="00782534" w:rsidRPr="00D2722D">
        <w:rPr>
          <w:rFonts w:ascii="Times New Roman" w:hAnsi="Times New Roman" w:cs="Times New Roman"/>
          <w:sz w:val="24"/>
          <w:szCs w:val="24"/>
        </w:rPr>
        <w:t xml:space="preserve">the type of </w:t>
      </w:r>
      <w:r w:rsidR="00F84BF9" w:rsidRPr="00D2722D">
        <w:rPr>
          <w:rFonts w:ascii="Times New Roman" w:hAnsi="Times New Roman" w:cs="Times New Roman"/>
          <w:sz w:val="24"/>
          <w:szCs w:val="24"/>
        </w:rPr>
        <w:t>production system.</w:t>
      </w:r>
      <w:r w:rsidR="000A1A85" w:rsidRPr="00D2722D">
        <w:rPr>
          <w:rFonts w:ascii="Times New Roman" w:hAnsi="Times New Roman" w:cs="Times New Roman"/>
          <w:sz w:val="24"/>
          <w:szCs w:val="24"/>
        </w:rPr>
        <w:t xml:space="preserve"> To this point, </w:t>
      </w:r>
      <w:r w:rsidR="004E548D" w:rsidRPr="00D2722D">
        <w:rPr>
          <w:rFonts w:ascii="Times New Roman" w:hAnsi="Times New Roman" w:cs="Times New Roman"/>
          <w:noProof/>
          <w:sz w:val="24"/>
          <w:szCs w:val="24"/>
        </w:rPr>
        <w:t>Walther and Perreten (2007)</w:t>
      </w:r>
      <w:r w:rsidR="002C5B86" w:rsidRPr="00D2722D">
        <w:rPr>
          <w:rFonts w:ascii="Times New Roman" w:hAnsi="Times New Roman" w:cs="Times New Roman"/>
          <w:sz w:val="24"/>
          <w:szCs w:val="24"/>
        </w:rPr>
        <w:t xml:space="preserve"> report the occurrence of a </w:t>
      </w:r>
      <w:r w:rsidR="00716E3F" w:rsidRPr="00D2722D">
        <w:rPr>
          <w:rFonts w:ascii="Times New Roman" w:hAnsi="Times New Roman" w:cs="Times New Roman"/>
          <w:sz w:val="24"/>
          <w:szCs w:val="24"/>
        </w:rPr>
        <w:t xml:space="preserve">dairy cow </w:t>
      </w:r>
      <w:r w:rsidR="002C5B86" w:rsidRPr="00D2722D">
        <w:rPr>
          <w:rFonts w:ascii="Times New Roman" w:hAnsi="Times New Roman" w:cs="Times New Roman"/>
          <w:sz w:val="24"/>
          <w:szCs w:val="24"/>
        </w:rPr>
        <w:t xml:space="preserve">on an organic farm in Switzerland that </w:t>
      </w:r>
      <w:r w:rsidR="00716E3F" w:rsidRPr="00D2722D">
        <w:rPr>
          <w:rFonts w:ascii="Times New Roman" w:hAnsi="Times New Roman" w:cs="Times New Roman"/>
          <w:sz w:val="24"/>
          <w:szCs w:val="24"/>
        </w:rPr>
        <w:t xml:space="preserve">was diagnosed twice </w:t>
      </w:r>
      <w:r w:rsidR="00716E3F" w:rsidRPr="00D2722D">
        <w:rPr>
          <w:rFonts w:ascii="Times New Roman" w:hAnsi="Times New Roman" w:cs="Times New Roman"/>
          <w:sz w:val="24"/>
          <w:szCs w:val="24"/>
        </w:rPr>
        <w:lastRenderedPageBreak/>
        <w:t xml:space="preserve">within 2 </w:t>
      </w:r>
      <w:r w:rsidR="002C5B86" w:rsidRPr="00D2722D">
        <w:rPr>
          <w:rFonts w:ascii="Times New Roman" w:hAnsi="Times New Roman" w:cs="Times New Roman"/>
          <w:sz w:val="24"/>
          <w:szCs w:val="24"/>
        </w:rPr>
        <w:t>months</w:t>
      </w:r>
      <w:r w:rsidR="00716E3F" w:rsidRPr="00D2722D">
        <w:rPr>
          <w:rFonts w:ascii="Times New Roman" w:hAnsi="Times New Roman" w:cs="Times New Roman"/>
          <w:sz w:val="24"/>
          <w:szCs w:val="24"/>
        </w:rPr>
        <w:t xml:space="preserve"> with subclinical mastitis caused by methicillin-resistant </w:t>
      </w:r>
      <w:r w:rsidR="00716E3F" w:rsidRPr="00D2722D">
        <w:rPr>
          <w:rFonts w:ascii="Times New Roman" w:hAnsi="Times New Roman" w:cs="Times New Roman"/>
          <w:i/>
          <w:iCs/>
          <w:sz w:val="24"/>
          <w:szCs w:val="24"/>
        </w:rPr>
        <w:t>S</w:t>
      </w:r>
      <w:r w:rsidR="00515EC0" w:rsidRPr="00D2722D">
        <w:rPr>
          <w:rFonts w:ascii="Times New Roman" w:hAnsi="Times New Roman" w:cs="Times New Roman"/>
          <w:i/>
          <w:iCs/>
          <w:sz w:val="24"/>
          <w:szCs w:val="24"/>
        </w:rPr>
        <w:t>.</w:t>
      </w:r>
      <w:r w:rsidR="00716E3F" w:rsidRPr="00D2722D">
        <w:rPr>
          <w:rFonts w:ascii="Times New Roman" w:hAnsi="Times New Roman" w:cs="Times New Roman"/>
          <w:i/>
          <w:iCs/>
          <w:sz w:val="24"/>
          <w:szCs w:val="24"/>
        </w:rPr>
        <w:t xml:space="preserve"> epidermidis</w:t>
      </w:r>
      <w:r w:rsidR="00716E3F" w:rsidRPr="00D2722D">
        <w:rPr>
          <w:rFonts w:ascii="Times New Roman" w:hAnsi="Times New Roman" w:cs="Times New Roman"/>
          <w:sz w:val="24"/>
          <w:szCs w:val="24"/>
        </w:rPr>
        <w:t xml:space="preserve">. The </w:t>
      </w:r>
      <w:r w:rsidR="00774715" w:rsidRPr="00D2722D">
        <w:rPr>
          <w:rFonts w:ascii="Times New Roman" w:hAnsi="Times New Roman" w:cs="Times New Roman"/>
          <w:sz w:val="24"/>
          <w:szCs w:val="24"/>
        </w:rPr>
        <w:t xml:space="preserve">two strains </w:t>
      </w:r>
      <w:r w:rsidR="002D5114" w:rsidRPr="00D2722D">
        <w:rPr>
          <w:rFonts w:ascii="Times New Roman" w:hAnsi="Times New Roman" w:cs="Times New Roman"/>
          <w:sz w:val="24"/>
          <w:szCs w:val="24"/>
        </w:rPr>
        <w:t>had</w:t>
      </w:r>
      <w:r w:rsidR="002B4EB2" w:rsidRPr="00D2722D">
        <w:rPr>
          <w:rFonts w:ascii="Times New Roman" w:hAnsi="Times New Roman" w:cs="Times New Roman"/>
          <w:sz w:val="24"/>
          <w:szCs w:val="24"/>
        </w:rPr>
        <w:t xml:space="preserve"> identical PFGE patterns of chromosomal DNA,</w:t>
      </w:r>
      <w:r w:rsidR="00716E3F" w:rsidRPr="00D2722D">
        <w:rPr>
          <w:rFonts w:ascii="Times New Roman" w:hAnsi="Times New Roman" w:cs="Times New Roman"/>
          <w:sz w:val="24"/>
          <w:szCs w:val="24"/>
        </w:rPr>
        <w:t xml:space="preserve"> </w:t>
      </w:r>
      <w:r w:rsidR="000D51DE" w:rsidRPr="00D2722D">
        <w:rPr>
          <w:rFonts w:ascii="Times New Roman" w:hAnsi="Times New Roman" w:cs="Times New Roman"/>
          <w:sz w:val="24"/>
          <w:szCs w:val="24"/>
        </w:rPr>
        <w:t>exhibited</w:t>
      </w:r>
      <w:r w:rsidR="00716E3F" w:rsidRPr="00D2722D">
        <w:rPr>
          <w:rFonts w:ascii="Times New Roman" w:hAnsi="Times New Roman" w:cs="Times New Roman"/>
          <w:sz w:val="24"/>
          <w:szCs w:val="24"/>
        </w:rPr>
        <w:t xml:space="preserve"> resistance to chloramphenicol</w:t>
      </w:r>
      <w:r w:rsidR="004E1157" w:rsidRPr="00D2722D">
        <w:rPr>
          <w:rFonts w:ascii="Times New Roman" w:hAnsi="Times New Roman" w:cs="Times New Roman"/>
          <w:sz w:val="24"/>
          <w:szCs w:val="24"/>
        </w:rPr>
        <w:t>,</w:t>
      </w:r>
      <w:r w:rsidR="00716E3F" w:rsidRPr="00D2722D">
        <w:rPr>
          <w:rFonts w:ascii="Times New Roman" w:hAnsi="Times New Roman" w:cs="Times New Roman"/>
          <w:sz w:val="24"/>
          <w:szCs w:val="24"/>
        </w:rPr>
        <w:t xml:space="preserve"> and </w:t>
      </w:r>
      <w:r w:rsidR="004E1157" w:rsidRPr="00D2722D">
        <w:rPr>
          <w:rFonts w:ascii="Times New Roman" w:hAnsi="Times New Roman" w:cs="Times New Roman"/>
          <w:sz w:val="24"/>
          <w:szCs w:val="24"/>
        </w:rPr>
        <w:t>contained</w:t>
      </w:r>
      <w:r w:rsidR="00716E3F" w:rsidRPr="00D2722D">
        <w:rPr>
          <w:rFonts w:ascii="Times New Roman" w:hAnsi="Times New Roman" w:cs="Times New Roman"/>
          <w:sz w:val="24"/>
          <w:szCs w:val="24"/>
        </w:rPr>
        <w:t xml:space="preserve"> streptomycin- and trimethoprim-resistance genes </w:t>
      </w:r>
      <w:r w:rsidR="007F0E3F" w:rsidRPr="00D2722D">
        <w:rPr>
          <w:rFonts w:ascii="Times New Roman" w:hAnsi="Times New Roman" w:cs="Times New Roman"/>
          <w:sz w:val="24"/>
          <w:szCs w:val="24"/>
        </w:rPr>
        <w:t>but did not display phenotypic resistance</w:t>
      </w:r>
      <w:r w:rsidR="00716E3F" w:rsidRPr="00D2722D">
        <w:rPr>
          <w:rFonts w:ascii="Times New Roman" w:hAnsi="Times New Roman" w:cs="Times New Roman"/>
          <w:sz w:val="24"/>
          <w:szCs w:val="24"/>
        </w:rPr>
        <w:t xml:space="preserve"> </w:t>
      </w:r>
      <w:r w:rsidR="00C4077B" w:rsidRPr="00D2722D">
        <w:rPr>
          <w:rFonts w:ascii="Times New Roman" w:hAnsi="Times New Roman" w:cs="Times New Roman"/>
          <w:sz w:val="24"/>
          <w:szCs w:val="24"/>
        </w:rPr>
        <w:t>against these drugs</w:t>
      </w:r>
      <w:r w:rsidR="00716E3F" w:rsidRPr="00D2722D">
        <w:rPr>
          <w:rFonts w:ascii="Times New Roman" w:hAnsi="Times New Roman" w:cs="Times New Roman"/>
          <w:sz w:val="24"/>
          <w:szCs w:val="24"/>
        </w:rPr>
        <w:t xml:space="preserve"> </w:t>
      </w:r>
      <w:r w:rsidR="00716E3F" w:rsidRPr="00D2722D">
        <w:rPr>
          <w:rFonts w:ascii="Times New Roman" w:hAnsi="Times New Roman" w:cs="Times New Roman"/>
          <w:i/>
          <w:iCs/>
          <w:sz w:val="24"/>
          <w:szCs w:val="24"/>
        </w:rPr>
        <w:t>in vitro</w:t>
      </w:r>
      <w:r w:rsidR="00716E3F" w:rsidRPr="00D2722D">
        <w:rPr>
          <w:rFonts w:ascii="Times New Roman" w:hAnsi="Times New Roman" w:cs="Times New Roman"/>
          <w:sz w:val="24"/>
          <w:szCs w:val="24"/>
        </w:rPr>
        <w:t xml:space="preserve">. </w:t>
      </w:r>
      <w:r w:rsidR="00264D9C" w:rsidRPr="00D2722D">
        <w:rPr>
          <w:rFonts w:ascii="Times New Roman" w:hAnsi="Times New Roman" w:cs="Times New Roman"/>
          <w:sz w:val="24"/>
          <w:szCs w:val="24"/>
        </w:rPr>
        <w:t>Furthermore, t</w:t>
      </w:r>
      <w:r w:rsidR="00716E3F" w:rsidRPr="00D2722D">
        <w:rPr>
          <w:rFonts w:ascii="Times New Roman" w:hAnsi="Times New Roman" w:cs="Times New Roman"/>
          <w:sz w:val="24"/>
          <w:szCs w:val="24"/>
        </w:rPr>
        <w:t xml:space="preserve">he second </w:t>
      </w:r>
      <w:r w:rsidR="00264D9C" w:rsidRPr="00D2722D">
        <w:rPr>
          <w:rFonts w:ascii="Times New Roman" w:hAnsi="Times New Roman" w:cs="Times New Roman"/>
          <w:i/>
          <w:iCs/>
          <w:sz w:val="24"/>
          <w:szCs w:val="24"/>
        </w:rPr>
        <w:t xml:space="preserve">S. epidermidis </w:t>
      </w:r>
      <w:r w:rsidR="00716E3F" w:rsidRPr="00D2722D">
        <w:rPr>
          <w:rFonts w:ascii="Times New Roman" w:hAnsi="Times New Roman" w:cs="Times New Roman"/>
          <w:sz w:val="24"/>
          <w:szCs w:val="24"/>
        </w:rPr>
        <w:t>isolate contained an additional aminoglycoside-resistance gene</w:t>
      </w:r>
      <w:r w:rsidR="00264D9C" w:rsidRPr="00D2722D">
        <w:rPr>
          <w:rFonts w:ascii="Times New Roman" w:hAnsi="Times New Roman" w:cs="Times New Roman"/>
          <w:sz w:val="24"/>
          <w:szCs w:val="24"/>
        </w:rPr>
        <w:t>,</w:t>
      </w:r>
      <w:r w:rsidR="00716E3F" w:rsidRPr="00D2722D">
        <w:rPr>
          <w:rFonts w:ascii="Times New Roman" w:hAnsi="Times New Roman" w:cs="Times New Roman"/>
          <w:sz w:val="24"/>
          <w:szCs w:val="24"/>
        </w:rPr>
        <w:t xml:space="preserve"> indicating the potential acquisition of resistance by horizontal gene transfer</w:t>
      </w:r>
      <w:r w:rsidR="00CD211E" w:rsidRPr="00D2722D">
        <w:rPr>
          <w:rFonts w:ascii="Times New Roman" w:hAnsi="Times New Roman" w:cs="Times New Roman"/>
          <w:sz w:val="24"/>
          <w:szCs w:val="24"/>
        </w:rPr>
        <w:t xml:space="preserve"> since isolation of the first bacterium.</w:t>
      </w:r>
      <w:r w:rsidR="007250FF" w:rsidRPr="00D2722D">
        <w:rPr>
          <w:rFonts w:ascii="Times New Roman" w:hAnsi="Times New Roman" w:cs="Times New Roman"/>
          <w:sz w:val="24"/>
          <w:szCs w:val="24"/>
        </w:rPr>
        <w:t xml:space="preserve"> </w:t>
      </w:r>
      <w:proofErr w:type="gramStart"/>
      <w:r w:rsidR="00677E48" w:rsidRPr="00D2722D">
        <w:rPr>
          <w:rFonts w:ascii="Times New Roman" w:hAnsi="Times New Roman" w:cs="Times New Roman"/>
          <w:sz w:val="24"/>
          <w:szCs w:val="24"/>
        </w:rPr>
        <w:t>Similar to</w:t>
      </w:r>
      <w:proofErr w:type="gramEnd"/>
      <w:r w:rsidR="00677E48" w:rsidRPr="00D2722D">
        <w:rPr>
          <w:rFonts w:ascii="Times New Roman" w:hAnsi="Times New Roman" w:cs="Times New Roman"/>
          <w:sz w:val="24"/>
          <w:szCs w:val="24"/>
        </w:rPr>
        <w:t xml:space="preserve"> Cicconi-Hogan et al.</w:t>
      </w:r>
      <w:r w:rsidR="00ED5A68" w:rsidRPr="00D2722D">
        <w:rPr>
          <w:rFonts w:ascii="Times New Roman" w:hAnsi="Times New Roman" w:cs="Times New Roman"/>
          <w:sz w:val="24"/>
          <w:szCs w:val="24"/>
        </w:rPr>
        <w:t xml:space="preserve"> (2014)</w:t>
      </w:r>
      <w:r w:rsidR="00677E48" w:rsidRPr="00D2722D">
        <w:rPr>
          <w:rFonts w:ascii="Times New Roman" w:hAnsi="Times New Roman" w:cs="Times New Roman"/>
          <w:sz w:val="24"/>
          <w:szCs w:val="24"/>
        </w:rPr>
        <w:t>, t</w:t>
      </w:r>
      <w:r w:rsidR="00CD642F" w:rsidRPr="00D2722D">
        <w:rPr>
          <w:rFonts w:ascii="Times New Roman" w:hAnsi="Times New Roman" w:cs="Times New Roman"/>
          <w:sz w:val="24"/>
          <w:szCs w:val="24"/>
        </w:rPr>
        <w:t>he authors</w:t>
      </w:r>
      <w:r w:rsidR="00677E48" w:rsidRPr="00D2722D">
        <w:rPr>
          <w:rFonts w:ascii="Times New Roman" w:hAnsi="Times New Roman" w:cs="Times New Roman"/>
          <w:sz w:val="24"/>
          <w:szCs w:val="24"/>
        </w:rPr>
        <w:t xml:space="preserve"> </w:t>
      </w:r>
      <w:r w:rsidR="00217DEA" w:rsidRPr="00D2722D">
        <w:rPr>
          <w:rFonts w:ascii="Times New Roman" w:hAnsi="Times New Roman" w:cs="Times New Roman"/>
          <w:sz w:val="24"/>
          <w:szCs w:val="24"/>
        </w:rPr>
        <w:t>highlight that</w:t>
      </w:r>
      <w:r w:rsidR="00677E48" w:rsidRPr="00D2722D">
        <w:rPr>
          <w:rFonts w:ascii="Times New Roman" w:hAnsi="Times New Roman" w:cs="Times New Roman"/>
          <w:sz w:val="24"/>
          <w:szCs w:val="24"/>
        </w:rPr>
        <w:t xml:space="preserve"> this </w:t>
      </w:r>
      <w:r w:rsidR="00716E3F" w:rsidRPr="00D2722D">
        <w:rPr>
          <w:rFonts w:ascii="Times New Roman" w:hAnsi="Times New Roman" w:cs="Times New Roman"/>
          <w:sz w:val="24"/>
          <w:szCs w:val="24"/>
        </w:rPr>
        <w:t>finding</w:t>
      </w:r>
      <w:r w:rsidR="00677E48" w:rsidRPr="00D2722D">
        <w:rPr>
          <w:rFonts w:ascii="Times New Roman" w:hAnsi="Times New Roman" w:cs="Times New Roman"/>
          <w:sz w:val="24"/>
          <w:szCs w:val="24"/>
        </w:rPr>
        <w:t xml:space="preserve"> demonstrates</w:t>
      </w:r>
      <w:r w:rsidR="00716E3F" w:rsidRPr="00D2722D">
        <w:rPr>
          <w:rFonts w:ascii="Times New Roman" w:hAnsi="Times New Roman" w:cs="Times New Roman"/>
          <w:sz w:val="24"/>
          <w:szCs w:val="24"/>
        </w:rPr>
        <w:t xml:space="preserve"> </w:t>
      </w:r>
      <w:r w:rsidR="00677E48" w:rsidRPr="00D2722D">
        <w:rPr>
          <w:rFonts w:ascii="Times New Roman" w:hAnsi="Times New Roman" w:cs="Times New Roman"/>
          <w:sz w:val="24"/>
          <w:szCs w:val="24"/>
        </w:rPr>
        <w:t>cows</w:t>
      </w:r>
      <w:r w:rsidR="00716E3F" w:rsidRPr="00D2722D">
        <w:rPr>
          <w:rFonts w:ascii="Times New Roman" w:hAnsi="Times New Roman" w:cs="Times New Roman"/>
          <w:sz w:val="24"/>
          <w:szCs w:val="24"/>
        </w:rPr>
        <w:t xml:space="preserve"> on organic farms may harbor multidrug-resistant staphylococci despite the limited use of </w:t>
      </w:r>
      <w:r w:rsidR="00DC6EC1" w:rsidRPr="00D2722D">
        <w:rPr>
          <w:rFonts w:ascii="Times New Roman" w:hAnsi="Times New Roman" w:cs="Times New Roman"/>
          <w:sz w:val="24"/>
          <w:szCs w:val="24"/>
        </w:rPr>
        <w:t>antimicrobial</w:t>
      </w:r>
      <w:r w:rsidR="00716E3F" w:rsidRPr="00D2722D">
        <w:rPr>
          <w:rFonts w:ascii="Times New Roman" w:hAnsi="Times New Roman" w:cs="Times New Roman"/>
          <w:sz w:val="24"/>
          <w:szCs w:val="24"/>
        </w:rPr>
        <w:t>s</w:t>
      </w:r>
      <w:r w:rsidR="00D053DA" w:rsidRPr="00D2722D">
        <w:rPr>
          <w:rFonts w:ascii="Times New Roman" w:hAnsi="Times New Roman" w:cs="Times New Roman"/>
          <w:sz w:val="24"/>
          <w:szCs w:val="24"/>
        </w:rPr>
        <w:t xml:space="preserve"> under EU organic regulations.</w:t>
      </w:r>
    </w:p>
    <w:p w14:paraId="5B3C86EC" w14:textId="22746F88" w:rsidR="00B41BFB" w:rsidRPr="00D2722D" w:rsidRDefault="00237457"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Perhaps a</w:t>
      </w:r>
      <w:r w:rsidR="00B274C0" w:rsidRPr="00D2722D">
        <w:rPr>
          <w:rFonts w:ascii="Times New Roman" w:hAnsi="Times New Roman" w:cs="Times New Roman"/>
          <w:sz w:val="24"/>
          <w:szCs w:val="24"/>
        </w:rPr>
        <w:t xml:space="preserve"> limitation of </w:t>
      </w:r>
      <w:r w:rsidR="00115C8E" w:rsidRPr="00D2722D">
        <w:rPr>
          <w:rFonts w:ascii="Times New Roman" w:hAnsi="Times New Roman" w:cs="Times New Roman"/>
          <w:sz w:val="24"/>
          <w:szCs w:val="24"/>
        </w:rPr>
        <w:t>the</w:t>
      </w:r>
      <w:r w:rsidR="00D82EE9" w:rsidRPr="00D2722D">
        <w:rPr>
          <w:rFonts w:ascii="Times New Roman" w:hAnsi="Times New Roman" w:cs="Times New Roman"/>
          <w:sz w:val="24"/>
          <w:szCs w:val="24"/>
        </w:rPr>
        <w:t xml:space="preserve"> above</w:t>
      </w:r>
      <w:r w:rsidR="00115C8E" w:rsidRPr="00D2722D">
        <w:rPr>
          <w:rFonts w:ascii="Times New Roman" w:hAnsi="Times New Roman" w:cs="Times New Roman"/>
          <w:sz w:val="24"/>
          <w:szCs w:val="24"/>
        </w:rPr>
        <w:t xml:space="preserve"> </w:t>
      </w:r>
      <w:r w:rsidR="00B274C0" w:rsidRPr="00D2722D">
        <w:rPr>
          <w:rFonts w:ascii="Times New Roman" w:hAnsi="Times New Roman" w:cs="Times New Roman"/>
          <w:sz w:val="24"/>
          <w:szCs w:val="24"/>
        </w:rPr>
        <w:t xml:space="preserve">studies </w:t>
      </w:r>
      <w:r w:rsidRPr="00D2722D">
        <w:rPr>
          <w:rFonts w:ascii="Times New Roman" w:hAnsi="Times New Roman" w:cs="Times New Roman"/>
          <w:sz w:val="24"/>
          <w:szCs w:val="24"/>
        </w:rPr>
        <w:t xml:space="preserve">comparing </w:t>
      </w:r>
      <w:r w:rsidR="0035638D" w:rsidRPr="00D2722D">
        <w:rPr>
          <w:rFonts w:ascii="Times New Roman" w:hAnsi="Times New Roman" w:cs="Times New Roman"/>
          <w:sz w:val="24"/>
          <w:szCs w:val="24"/>
        </w:rPr>
        <w:t xml:space="preserve">the </w:t>
      </w:r>
      <w:r w:rsidRPr="00D2722D">
        <w:rPr>
          <w:rFonts w:ascii="Times New Roman" w:hAnsi="Times New Roman" w:cs="Times New Roman"/>
          <w:sz w:val="24"/>
          <w:szCs w:val="24"/>
        </w:rPr>
        <w:t xml:space="preserve">resistance of staphylococci from organic and conventional dairy farms </w:t>
      </w:r>
      <w:r w:rsidR="00B274C0" w:rsidRPr="00D2722D">
        <w:rPr>
          <w:rFonts w:ascii="Times New Roman" w:hAnsi="Times New Roman" w:cs="Times New Roman"/>
          <w:sz w:val="24"/>
          <w:szCs w:val="24"/>
        </w:rPr>
        <w:t xml:space="preserve">is that </w:t>
      </w:r>
      <w:proofErr w:type="gramStart"/>
      <w:r w:rsidR="00552B41" w:rsidRPr="00D2722D">
        <w:rPr>
          <w:rFonts w:ascii="Times New Roman" w:hAnsi="Times New Roman" w:cs="Times New Roman"/>
          <w:sz w:val="24"/>
          <w:szCs w:val="24"/>
        </w:rPr>
        <w:t>limited</w:t>
      </w:r>
      <w:proofErr w:type="gramEnd"/>
      <w:r w:rsidR="00552B41" w:rsidRPr="00D2722D">
        <w:rPr>
          <w:rFonts w:ascii="Times New Roman" w:hAnsi="Times New Roman" w:cs="Times New Roman"/>
          <w:sz w:val="24"/>
          <w:szCs w:val="24"/>
        </w:rPr>
        <w:t xml:space="preserve"> or </w:t>
      </w:r>
      <w:r w:rsidR="00B274C0" w:rsidRPr="00D2722D">
        <w:rPr>
          <w:rFonts w:ascii="Times New Roman" w:hAnsi="Times New Roman" w:cs="Times New Roman"/>
          <w:sz w:val="24"/>
          <w:szCs w:val="24"/>
        </w:rPr>
        <w:t xml:space="preserve">no quantification of </w:t>
      </w:r>
      <w:r w:rsidR="00393982" w:rsidRPr="00D2722D">
        <w:rPr>
          <w:rFonts w:ascii="Times New Roman" w:hAnsi="Times New Roman" w:cs="Times New Roman"/>
          <w:sz w:val="24"/>
          <w:szCs w:val="24"/>
        </w:rPr>
        <w:t xml:space="preserve">on-farm </w:t>
      </w:r>
      <w:r w:rsidR="00552B41" w:rsidRPr="00D2722D">
        <w:rPr>
          <w:rFonts w:ascii="Times New Roman" w:hAnsi="Times New Roman" w:cs="Times New Roman"/>
          <w:sz w:val="24"/>
          <w:szCs w:val="24"/>
        </w:rPr>
        <w:t>antimicrobial</w:t>
      </w:r>
      <w:r w:rsidR="00B274C0" w:rsidRPr="00D2722D">
        <w:rPr>
          <w:rFonts w:ascii="Times New Roman" w:hAnsi="Times New Roman" w:cs="Times New Roman"/>
          <w:sz w:val="24"/>
          <w:szCs w:val="24"/>
        </w:rPr>
        <w:t xml:space="preserve"> usage was </w:t>
      </w:r>
      <w:r w:rsidR="00552B41" w:rsidRPr="00D2722D">
        <w:rPr>
          <w:rFonts w:ascii="Times New Roman" w:hAnsi="Times New Roman" w:cs="Times New Roman"/>
          <w:sz w:val="24"/>
          <w:szCs w:val="24"/>
        </w:rPr>
        <w:t>calculated</w:t>
      </w:r>
      <w:r w:rsidR="00B274C0" w:rsidRPr="00D2722D">
        <w:rPr>
          <w:rFonts w:ascii="Times New Roman" w:hAnsi="Times New Roman" w:cs="Times New Roman"/>
          <w:sz w:val="24"/>
          <w:szCs w:val="24"/>
        </w:rPr>
        <w:t xml:space="preserve"> </w:t>
      </w:r>
      <w:r w:rsidR="0035638D" w:rsidRPr="00D2722D">
        <w:rPr>
          <w:rFonts w:ascii="Times New Roman" w:hAnsi="Times New Roman" w:cs="Times New Roman"/>
          <w:sz w:val="24"/>
          <w:szCs w:val="24"/>
        </w:rPr>
        <w:t xml:space="preserve">or </w:t>
      </w:r>
      <w:r w:rsidR="00B274C0" w:rsidRPr="00D2722D">
        <w:rPr>
          <w:rFonts w:ascii="Times New Roman" w:hAnsi="Times New Roman" w:cs="Times New Roman"/>
          <w:sz w:val="24"/>
          <w:szCs w:val="24"/>
        </w:rPr>
        <w:t>presented</w:t>
      </w:r>
      <w:r w:rsidR="00393982" w:rsidRPr="00D2722D">
        <w:rPr>
          <w:rFonts w:ascii="Times New Roman" w:hAnsi="Times New Roman" w:cs="Times New Roman"/>
          <w:sz w:val="24"/>
          <w:szCs w:val="24"/>
        </w:rPr>
        <w:t>.</w:t>
      </w:r>
      <w:r w:rsidR="00B274C0" w:rsidRPr="00D2722D">
        <w:rPr>
          <w:rFonts w:ascii="Times New Roman" w:hAnsi="Times New Roman" w:cs="Times New Roman"/>
          <w:sz w:val="24"/>
          <w:szCs w:val="24"/>
        </w:rPr>
        <w:t xml:space="preserve"> </w:t>
      </w:r>
      <w:proofErr w:type="gramStart"/>
      <w:r w:rsidR="00E86156" w:rsidRPr="00D2722D">
        <w:rPr>
          <w:rFonts w:ascii="Times New Roman" w:hAnsi="Times New Roman" w:cs="Times New Roman"/>
          <w:sz w:val="24"/>
          <w:szCs w:val="24"/>
        </w:rPr>
        <w:t>In order to</w:t>
      </w:r>
      <w:proofErr w:type="gramEnd"/>
      <w:r w:rsidR="00E86156" w:rsidRPr="00D2722D">
        <w:rPr>
          <w:rFonts w:ascii="Times New Roman" w:hAnsi="Times New Roman" w:cs="Times New Roman"/>
          <w:sz w:val="24"/>
          <w:szCs w:val="24"/>
        </w:rPr>
        <w:t xml:space="preserve"> evaluate</w:t>
      </w:r>
      <w:r w:rsidR="00EF3590" w:rsidRPr="00D2722D">
        <w:rPr>
          <w:rFonts w:ascii="Times New Roman" w:hAnsi="Times New Roman" w:cs="Times New Roman"/>
          <w:sz w:val="24"/>
          <w:szCs w:val="24"/>
        </w:rPr>
        <w:t xml:space="preserve"> </w:t>
      </w:r>
      <w:r w:rsidR="009156A9" w:rsidRPr="00D2722D">
        <w:rPr>
          <w:rFonts w:ascii="Times New Roman" w:hAnsi="Times New Roman" w:cs="Times New Roman"/>
          <w:sz w:val="24"/>
          <w:szCs w:val="24"/>
        </w:rPr>
        <w:t xml:space="preserve">if </w:t>
      </w:r>
      <w:r w:rsidR="00E23BC6" w:rsidRPr="00D2722D">
        <w:rPr>
          <w:rFonts w:ascii="Times New Roman" w:hAnsi="Times New Roman" w:cs="Times New Roman"/>
          <w:sz w:val="24"/>
          <w:szCs w:val="24"/>
        </w:rPr>
        <w:t xml:space="preserve">the </w:t>
      </w:r>
      <w:r w:rsidR="00A04F1B" w:rsidRPr="00D2722D">
        <w:rPr>
          <w:rFonts w:ascii="Times New Roman" w:hAnsi="Times New Roman" w:cs="Times New Roman"/>
          <w:sz w:val="24"/>
          <w:szCs w:val="24"/>
        </w:rPr>
        <w:t xml:space="preserve">level of </w:t>
      </w:r>
      <w:r w:rsidR="00E23BC6" w:rsidRPr="00D2722D">
        <w:rPr>
          <w:rFonts w:ascii="Times New Roman" w:hAnsi="Times New Roman" w:cs="Times New Roman"/>
          <w:sz w:val="24"/>
          <w:szCs w:val="24"/>
        </w:rPr>
        <w:t xml:space="preserve">antimicrobial </w:t>
      </w:r>
      <w:r w:rsidR="00C46346" w:rsidRPr="00D2722D">
        <w:rPr>
          <w:rFonts w:ascii="Times New Roman" w:hAnsi="Times New Roman" w:cs="Times New Roman"/>
          <w:sz w:val="24"/>
          <w:szCs w:val="24"/>
        </w:rPr>
        <w:t>usage in food animals select</w:t>
      </w:r>
      <w:r w:rsidR="00C2165D" w:rsidRPr="00D2722D">
        <w:rPr>
          <w:rFonts w:ascii="Times New Roman" w:hAnsi="Times New Roman" w:cs="Times New Roman"/>
          <w:sz w:val="24"/>
          <w:szCs w:val="24"/>
        </w:rPr>
        <w:t>s</w:t>
      </w:r>
      <w:r w:rsidR="00B76ADA" w:rsidRPr="00D2722D">
        <w:rPr>
          <w:rFonts w:ascii="Times New Roman" w:hAnsi="Times New Roman" w:cs="Times New Roman"/>
          <w:sz w:val="24"/>
          <w:szCs w:val="24"/>
        </w:rPr>
        <w:t xml:space="preserve"> for </w:t>
      </w:r>
      <w:r w:rsidR="00C46346" w:rsidRPr="00D2722D">
        <w:rPr>
          <w:rFonts w:ascii="Times New Roman" w:hAnsi="Times New Roman" w:cs="Times New Roman"/>
          <w:sz w:val="24"/>
          <w:szCs w:val="24"/>
        </w:rPr>
        <w:t>drug-resistant pathogens</w:t>
      </w:r>
      <w:r w:rsidR="00A04F1B" w:rsidRPr="00D2722D">
        <w:rPr>
          <w:rFonts w:ascii="Times New Roman" w:hAnsi="Times New Roman" w:cs="Times New Roman"/>
          <w:sz w:val="24"/>
          <w:szCs w:val="24"/>
        </w:rPr>
        <w:t xml:space="preserve">, </w:t>
      </w:r>
      <w:r w:rsidR="00114549" w:rsidRPr="00D2722D">
        <w:rPr>
          <w:rFonts w:ascii="Times New Roman" w:hAnsi="Times New Roman" w:cs="Times New Roman"/>
          <w:sz w:val="24"/>
          <w:szCs w:val="24"/>
        </w:rPr>
        <w:t xml:space="preserve">an important component in a study exploring this question would be </w:t>
      </w:r>
      <w:r w:rsidR="006D2679" w:rsidRPr="00D2722D">
        <w:rPr>
          <w:rFonts w:ascii="Times New Roman" w:hAnsi="Times New Roman" w:cs="Times New Roman"/>
          <w:sz w:val="24"/>
          <w:szCs w:val="24"/>
        </w:rPr>
        <w:t xml:space="preserve">a quantification of antimicrobial use </w:t>
      </w:r>
      <w:r w:rsidR="001A5A2A" w:rsidRPr="00D2722D">
        <w:rPr>
          <w:rFonts w:ascii="Times New Roman" w:hAnsi="Times New Roman" w:cs="Times New Roman"/>
          <w:sz w:val="24"/>
          <w:szCs w:val="24"/>
        </w:rPr>
        <w:t xml:space="preserve">at the farm </w:t>
      </w:r>
      <w:r w:rsidR="004D00B0" w:rsidRPr="00D2722D">
        <w:rPr>
          <w:rFonts w:ascii="Times New Roman" w:hAnsi="Times New Roman" w:cs="Times New Roman"/>
          <w:sz w:val="24"/>
          <w:szCs w:val="24"/>
        </w:rPr>
        <w:t>or cow</w:t>
      </w:r>
      <w:r w:rsidR="00E86156" w:rsidRPr="00D2722D">
        <w:rPr>
          <w:rFonts w:ascii="Times New Roman" w:hAnsi="Times New Roman" w:cs="Times New Roman"/>
          <w:sz w:val="24"/>
          <w:szCs w:val="24"/>
        </w:rPr>
        <w:t xml:space="preserve"> </w:t>
      </w:r>
      <w:r w:rsidR="001A5A2A" w:rsidRPr="00D2722D">
        <w:rPr>
          <w:rFonts w:ascii="Times New Roman" w:hAnsi="Times New Roman" w:cs="Times New Roman"/>
          <w:sz w:val="24"/>
          <w:szCs w:val="24"/>
        </w:rPr>
        <w:t xml:space="preserve">level to </w:t>
      </w:r>
      <w:r w:rsidR="00E163C7" w:rsidRPr="00D2722D">
        <w:rPr>
          <w:rFonts w:ascii="Times New Roman" w:hAnsi="Times New Roman" w:cs="Times New Roman"/>
          <w:sz w:val="24"/>
          <w:szCs w:val="24"/>
        </w:rPr>
        <w:t>be able to estimate the</w:t>
      </w:r>
      <w:r w:rsidR="00DF53FA" w:rsidRPr="00D2722D">
        <w:rPr>
          <w:rFonts w:ascii="Times New Roman" w:hAnsi="Times New Roman" w:cs="Times New Roman"/>
          <w:sz w:val="24"/>
          <w:szCs w:val="24"/>
        </w:rPr>
        <w:t xml:space="preserve"> amount of selective pressure </w:t>
      </w:r>
      <w:r w:rsidR="00AC006F" w:rsidRPr="00D2722D">
        <w:rPr>
          <w:rFonts w:ascii="Times New Roman" w:hAnsi="Times New Roman" w:cs="Times New Roman"/>
          <w:sz w:val="24"/>
          <w:szCs w:val="24"/>
        </w:rPr>
        <w:t>exerted on</w:t>
      </w:r>
      <w:r w:rsidR="00DF53FA" w:rsidRPr="00D2722D">
        <w:rPr>
          <w:rFonts w:ascii="Times New Roman" w:hAnsi="Times New Roman" w:cs="Times New Roman"/>
          <w:sz w:val="24"/>
          <w:szCs w:val="24"/>
        </w:rPr>
        <w:t xml:space="preserve"> intramammary pathogens.</w:t>
      </w:r>
      <w:r w:rsidR="00393982" w:rsidRPr="00D2722D">
        <w:rPr>
          <w:rFonts w:ascii="Times New Roman" w:hAnsi="Times New Roman" w:cs="Times New Roman"/>
          <w:sz w:val="24"/>
          <w:szCs w:val="24"/>
        </w:rPr>
        <w:t xml:space="preserve"> </w:t>
      </w:r>
      <w:r w:rsidR="0094504E" w:rsidRPr="00D2722D">
        <w:rPr>
          <w:rFonts w:ascii="Times New Roman" w:hAnsi="Times New Roman" w:cs="Times New Roman"/>
          <w:sz w:val="24"/>
          <w:szCs w:val="24"/>
        </w:rPr>
        <w:t xml:space="preserve">Although </w:t>
      </w:r>
      <w:r w:rsidR="00A329C3" w:rsidRPr="00D2722D">
        <w:rPr>
          <w:rFonts w:ascii="Times New Roman" w:hAnsi="Times New Roman" w:cs="Times New Roman"/>
          <w:sz w:val="24"/>
          <w:szCs w:val="24"/>
        </w:rPr>
        <w:t xml:space="preserve">all antimicrobial usage is prohibited on US </w:t>
      </w:r>
      <w:r w:rsidR="00867281" w:rsidRPr="00D2722D">
        <w:rPr>
          <w:rFonts w:ascii="Times New Roman" w:hAnsi="Times New Roman" w:cs="Times New Roman"/>
          <w:sz w:val="24"/>
          <w:szCs w:val="24"/>
        </w:rPr>
        <w:t xml:space="preserve">organic </w:t>
      </w:r>
      <w:r w:rsidR="00A329C3" w:rsidRPr="00D2722D">
        <w:rPr>
          <w:rFonts w:ascii="Times New Roman" w:hAnsi="Times New Roman" w:cs="Times New Roman"/>
          <w:sz w:val="24"/>
          <w:szCs w:val="24"/>
        </w:rPr>
        <w:t>dair</w:t>
      </w:r>
      <w:r w:rsidR="00D044FB" w:rsidRPr="00D2722D">
        <w:rPr>
          <w:rFonts w:ascii="Times New Roman" w:hAnsi="Times New Roman" w:cs="Times New Roman"/>
          <w:sz w:val="24"/>
          <w:szCs w:val="24"/>
        </w:rPr>
        <w:t>ies</w:t>
      </w:r>
      <w:r w:rsidR="00A329C3" w:rsidRPr="00D2722D">
        <w:rPr>
          <w:rFonts w:ascii="Times New Roman" w:hAnsi="Times New Roman" w:cs="Times New Roman"/>
          <w:sz w:val="24"/>
          <w:szCs w:val="24"/>
        </w:rPr>
        <w:t xml:space="preserve">, the amount </w:t>
      </w:r>
      <w:r w:rsidR="00D02E02" w:rsidRPr="00D2722D">
        <w:rPr>
          <w:rFonts w:ascii="Times New Roman" w:hAnsi="Times New Roman" w:cs="Times New Roman"/>
          <w:sz w:val="24"/>
          <w:szCs w:val="24"/>
        </w:rPr>
        <w:t xml:space="preserve">and type of antimicrobials used by </w:t>
      </w:r>
      <w:proofErr w:type="gramStart"/>
      <w:r w:rsidR="00D02E02" w:rsidRPr="00D2722D">
        <w:rPr>
          <w:rFonts w:ascii="Times New Roman" w:hAnsi="Times New Roman" w:cs="Times New Roman"/>
          <w:sz w:val="24"/>
          <w:szCs w:val="24"/>
        </w:rPr>
        <w:t>conventionally-managed</w:t>
      </w:r>
      <w:proofErr w:type="gramEnd"/>
      <w:r w:rsidR="00D02E02" w:rsidRPr="00D2722D">
        <w:rPr>
          <w:rFonts w:ascii="Times New Roman" w:hAnsi="Times New Roman" w:cs="Times New Roman"/>
          <w:sz w:val="24"/>
          <w:szCs w:val="24"/>
        </w:rPr>
        <w:t xml:space="preserve"> farms can vary </w:t>
      </w:r>
      <w:r w:rsidR="0027716E" w:rsidRPr="00D2722D">
        <w:rPr>
          <w:rFonts w:ascii="Times New Roman" w:hAnsi="Times New Roman" w:cs="Times New Roman"/>
          <w:sz w:val="24"/>
          <w:szCs w:val="24"/>
        </w:rPr>
        <w:t xml:space="preserve">widely </w:t>
      </w:r>
      <w:r w:rsidR="004E548D" w:rsidRPr="00D2722D">
        <w:rPr>
          <w:rFonts w:ascii="Times New Roman" w:hAnsi="Times New Roman" w:cs="Times New Roman"/>
          <w:noProof/>
          <w:sz w:val="24"/>
          <w:szCs w:val="24"/>
        </w:rPr>
        <w:t>(Pol and Ruegg, 2007b)</w:t>
      </w:r>
      <w:r w:rsidR="007F5E63" w:rsidRPr="00D2722D">
        <w:rPr>
          <w:rFonts w:ascii="Times New Roman" w:hAnsi="Times New Roman" w:cs="Times New Roman"/>
          <w:sz w:val="24"/>
          <w:szCs w:val="24"/>
        </w:rPr>
        <w:t>.</w:t>
      </w:r>
      <w:r w:rsidR="00CF3F50" w:rsidRPr="00D2722D">
        <w:rPr>
          <w:rFonts w:ascii="Times New Roman" w:hAnsi="Times New Roman" w:cs="Times New Roman"/>
          <w:sz w:val="24"/>
          <w:szCs w:val="24"/>
        </w:rPr>
        <w:t xml:space="preserve"> Two of the largest</w:t>
      </w:r>
      <w:r w:rsidR="00A5413B" w:rsidRPr="00D2722D">
        <w:rPr>
          <w:rFonts w:ascii="Times New Roman" w:hAnsi="Times New Roman" w:cs="Times New Roman"/>
          <w:sz w:val="24"/>
          <w:szCs w:val="24"/>
        </w:rPr>
        <w:t xml:space="preserve">-scale, statistically robust studies comparing the resistance profiles of staphylococci </w:t>
      </w:r>
      <w:r w:rsidR="003F3D07" w:rsidRPr="00D2722D">
        <w:rPr>
          <w:rFonts w:ascii="Times New Roman" w:hAnsi="Times New Roman" w:cs="Times New Roman"/>
          <w:sz w:val="24"/>
          <w:szCs w:val="24"/>
        </w:rPr>
        <w:t xml:space="preserve">from quartermilk samples </w:t>
      </w:r>
      <w:r w:rsidR="00A5413B" w:rsidRPr="00D2722D">
        <w:rPr>
          <w:rFonts w:ascii="Times New Roman" w:hAnsi="Times New Roman" w:cs="Times New Roman"/>
          <w:sz w:val="24"/>
          <w:szCs w:val="24"/>
        </w:rPr>
        <w:t>between conventional and organic dairies</w:t>
      </w:r>
      <w:r w:rsidR="002943D9" w:rsidRPr="00D2722D">
        <w:rPr>
          <w:rFonts w:ascii="Times New Roman" w:hAnsi="Times New Roman" w:cs="Times New Roman"/>
          <w:sz w:val="24"/>
          <w:szCs w:val="24"/>
        </w:rPr>
        <w:t xml:space="preserve"> include a detailed</w:t>
      </w:r>
      <w:r w:rsidR="00297FE2" w:rsidRPr="00D2722D">
        <w:rPr>
          <w:rFonts w:ascii="Times New Roman" w:hAnsi="Times New Roman" w:cs="Times New Roman"/>
          <w:sz w:val="24"/>
          <w:szCs w:val="24"/>
        </w:rPr>
        <w:t>, numeric quantification of antimicrobial usage</w:t>
      </w:r>
      <w:r w:rsidR="005B62DB" w:rsidRPr="00D2722D">
        <w:rPr>
          <w:rFonts w:ascii="Times New Roman" w:hAnsi="Times New Roman" w:cs="Times New Roman"/>
          <w:sz w:val="24"/>
          <w:szCs w:val="24"/>
        </w:rPr>
        <w:t xml:space="preserve"> by enrolled farms.</w:t>
      </w:r>
      <w:r w:rsidR="003C7800" w:rsidRPr="00D2722D">
        <w:rPr>
          <w:rFonts w:ascii="Times New Roman" w:hAnsi="Times New Roman" w:cs="Times New Roman"/>
          <w:sz w:val="24"/>
          <w:szCs w:val="24"/>
        </w:rPr>
        <w:t xml:space="preserve"> </w:t>
      </w:r>
      <w:r w:rsidR="003F3D07" w:rsidRPr="00D2722D">
        <w:rPr>
          <w:rFonts w:ascii="Times New Roman" w:hAnsi="Times New Roman" w:cs="Times New Roman"/>
          <w:sz w:val="24"/>
          <w:szCs w:val="24"/>
        </w:rPr>
        <w:t xml:space="preserve">In </w:t>
      </w:r>
      <w:r w:rsidR="00E20D17" w:rsidRPr="00D2722D">
        <w:rPr>
          <w:rFonts w:ascii="Times New Roman" w:hAnsi="Times New Roman" w:cs="Times New Roman"/>
          <w:sz w:val="24"/>
          <w:szCs w:val="24"/>
        </w:rPr>
        <w:t>a</w:t>
      </w:r>
      <w:r w:rsidR="00D927BB" w:rsidRPr="00D2722D">
        <w:rPr>
          <w:rFonts w:ascii="Times New Roman" w:hAnsi="Times New Roman" w:cs="Times New Roman"/>
          <w:sz w:val="24"/>
          <w:szCs w:val="24"/>
        </w:rPr>
        <w:t xml:space="preserve"> 2007 study</w:t>
      </w:r>
      <w:r w:rsidR="006B3B76" w:rsidRPr="00D2722D">
        <w:rPr>
          <w:rFonts w:ascii="Times New Roman" w:hAnsi="Times New Roman" w:cs="Times New Roman"/>
          <w:sz w:val="24"/>
          <w:szCs w:val="24"/>
        </w:rPr>
        <w:t xml:space="preserve"> in the US</w:t>
      </w:r>
      <w:r w:rsidR="00D927BB" w:rsidRPr="00D2722D">
        <w:rPr>
          <w:rFonts w:ascii="Times New Roman" w:hAnsi="Times New Roman" w:cs="Times New Roman"/>
          <w:sz w:val="24"/>
          <w:szCs w:val="24"/>
        </w:rPr>
        <w:t>, Pol and Ruegg</w:t>
      </w:r>
      <w:r w:rsidR="003F3D07" w:rsidRPr="00D2722D">
        <w:rPr>
          <w:rFonts w:ascii="Times New Roman" w:hAnsi="Times New Roman" w:cs="Times New Roman"/>
          <w:sz w:val="24"/>
          <w:szCs w:val="24"/>
        </w:rPr>
        <w:t xml:space="preserve"> </w:t>
      </w:r>
      <w:r w:rsidR="006C53C7" w:rsidRPr="00D2722D">
        <w:rPr>
          <w:rFonts w:ascii="Times New Roman" w:hAnsi="Times New Roman" w:cs="Times New Roman"/>
          <w:sz w:val="24"/>
          <w:szCs w:val="24"/>
        </w:rPr>
        <w:t xml:space="preserve">report a </w:t>
      </w:r>
      <w:r w:rsidR="00AD660D" w:rsidRPr="00D2722D">
        <w:rPr>
          <w:rFonts w:ascii="Times New Roman" w:hAnsi="Times New Roman" w:cs="Times New Roman"/>
          <w:sz w:val="24"/>
          <w:szCs w:val="24"/>
        </w:rPr>
        <w:t>standardize</w:t>
      </w:r>
      <w:r w:rsidR="006C53C7" w:rsidRPr="00D2722D">
        <w:rPr>
          <w:rFonts w:ascii="Times New Roman" w:hAnsi="Times New Roman" w:cs="Times New Roman"/>
          <w:sz w:val="24"/>
          <w:szCs w:val="24"/>
        </w:rPr>
        <w:t>d level of</w:t>
      </w:r>
      <w:r w:rsidR="00AD660D" w:rsidRPr="00D2722D">
        <w:rPr>
          <w:rFonts w:ascii="Times New Roman" w:hAnsi="Times New Roman" w:cs="Times New Roman"/>
          <w:sz w:val="24"/>
          <w:szCs w:val="24"/>
        </w:rPr>
        <w:t xml:space="preserve"> e</w:t>
      </w:r>
      <w:r w:rsidR="005B62DB" w:rsidRPr="00D2722D">
        <w:rPr>
          <w:rFonts w:ascii="Times New Roman" w:hAnsi="Times New Roman" w:cs="Times New Roman"/>
          <w:sz w:val="24"/>
          <w:szCs w:val="24"/>
        </w:rPr>
        <w:t xml:space="preserve">xposure to </w:t>
      </w:r>
      <w:r w:rsidR="00AD660D" w:rsidRPr="00D2722D">
        <w:rPr>
          <w:rFonts w:ascii="Times New Roman" w:hAnsi="Times New Roman" w:cs="Times New Roman"/>
          <w:sz w:val="24"/>
          <w:szCs w:val="24"/>
        </w:rPr>
        <w:t>10 different</w:t>
      </w:r>
      <w:r w:rsidR="005B62DB" w:rsidRPr="00D2722D">
        <w:rPr>
          <w:rFonts w:ascii="Times New Roman" w:hAnsi="Times New Roman" w:cs="Times New Roman"/>
          <w:sz w:val="24"/>
          <w:szCs w:val="24"/>
        </w:rPr>
        <w:t xml:space="preserve"> antimicrobial</w:t>
      </w:r>
      <w:r w:rsidR="00AD660D" w:rsidRPr="00D2722D">
        <w:rPr>
          <w:rFonts w:ascii="Times New Roman" w:hAnsi="Times New Roman" w:cs="Times New Roman"/>
          <w:sz w:val="24"/>
          <w:szCs w:val="24"/>
        </w:rPr>
        <w:t>s</w:t>
      </w:r>
      <w:r w:rsidR="005B62DB" w:rsidRPr="00D2722D">
        <w:rPr>
          <w:rFonts w:ascii="Times New Roman" w:hAnsi="Times New Roman" w:cs="Times New Roman"/>
          <w:sz w:val="24"/>
          <w:szCs w:val="24"/>
        </w:rPr>
        <w:t xml:space="preserve"> by calculati</w:t>
      </w:r>
      <w:r w:rsidR="00AD660D" w:rsidRPr="00D2722D">
        <w:rPr>
          <w:rFonts w:ascii="Times New Roman" w:hAnsi="Times New Roman" w:cs="Times New Roman"/>
          <w:sz w:val="24"/>
          <w:szCs w:val="24"/>
        </w:rPr>
        <w:t>ng</w:t>
      </w:r>
      <w:del w:id="91" w:author="Crothers, Jessica" w:date="2024-08-19T15:57:00Z" w16du:dateUtc="2024-08-19T19:57:00Z">
        <w:r w:rsidR="005B62DB" w:rsidRPr="00D2722D" w:rsidDel="00C861EF">
          <w:rPr>
            <w:rFonts w:ascii="Times New Roman" w:hAnsi="Times New Roman" w:cs="Times New Roman"/>
            <w:sz w:val="24"/>
            <w:szCs w:val="24"/>
          </w:rPr>
          <w:delText xml:space="preserve"> of</w:delText>
        </w:r>
      </w:del>
      <w:r w:rsidR="005B62DB" w:rsidRPr="00D2722D">
        <w:rPr>
          <w:rFonts w:ascii="Times New Roman" w:hAnsi="Times New Roman" w:cs="Times New Roman"/>
          <w:sz w:val="24"/>
          <w:szCs w:val="24"/>
        </w:rPr>
        <w:t xml:space="preserve"> the number of defined daily doses used per cow</w:t>
      </w:r>
      <w:r w:rsidR="006C53C7" w:rsidRPr="00D2722D">
        <w:rPr>
          <w:rFonts w:ascii="Times New Roman" w:hAnsi="Times New Roman" w:cs="Times New Roman"/>
          <w:sz w:val="24"/>
          <w:szCs w:val="24"/>
        </w:rPr>
        <w:t xml:space="preserve"> on each enrolled farm</w:t>
      </w:r>
      <w:r w:rsidR="006B3B76" w:rsidRPr="00D2722D">
        <w:rPr>
          <w:rFonts w:ascii="Times New Roman" w:hAnsi="Times New Roman" w:cs="Times New Roman"/>
          <w:sz w:val="24"/>
          <w:szCs w:val="24"/>
        </w:rPr>
        <w:t>, and then categoriz</w:t>
      </w:r>
      <w:ins w:id="92" w:author="Crothers, Jessica" w:date="2024-08-19T15:57:00Z" w16du:dateUtc="2024-08-19T19:57:00Z">
        <w:r w:rsidR="00C861EF">
          <w:rPr>
            <w:rFonts w:ascii="Times New Roman" w:hAnsi="Times New Roman" w:cs="Times New Roman"/>
            <w:sz w:val="24"/>
            <w:szCs w:val="24"/>
          </w:rPr>
          <w:t>ing</w:t>
        </w:r>
      </w:ins>
      <w:del w:id="93" w:author="Crothers, Jessica" w:date="2024-08-19T15:57:00Z" w16du:dateUtc="2024-08-19T19:57:00Z">
        <w:r w:rsidR="006B3B76" w:rsidRPr="00D2722D" w:rsidDel="00C861EF">
          <w:rPr>
            <w:rFonts w:ascii="Times New Roman" w:hAnsi="Times New Roman" w:cs="Times New Roman"/>
            <w:sz w:val="24"/>
            <w:szCs w:val="24"/>
          </w:rPr>
          <w:delText>e</w:delText>
        </w:r>
      </w:del>
      <w:r w:rsidR="006B3B76" w:rsidRPr="00D2722D">
        <w:rPr>
          <w:rFonts w:ascii="Times New Roman" w:hAnsi="Times New Roman" w:cs="Times New Roman"/>
          <w:sz w:val="24"/>
          <w:szCs w:val="24"/>
        </w:rPr>
        <w:t xml:space="preserve"> the 40 enrolled herds </w:t>
      </w:r>
      <w:r w:rsidR="005B62DB" w:rsidRPr="00D2722D">
        <w:rPr>
          <w:rFonts w:ascii="Times New Roman" w:hAnsi="Times New Roman" w:cs="Times New Roman"/>
          <w:sz w:val="24"/>
          <w:szCs w:val="24"/>
        </w:rPr>
        <w:t xml:space="preserve">based on </w:t>
      </w:r>
      <w:r w:rsidR="006B3B76" w:rsidRPr="00D2722D">
        <w:rPr>
          <w:rFonts w:ascii="Times New Roman" w:hAnsi="Times New Roman" w:cs="Times New Roman"/>
          <w:sz w:val="24"/>
          <w:szCs w:val="24"/>
        </w:rPr>
        <w:t>their respective</w:t>
      </w:r>
      <w:r w:rsidR="005B62DB" w:rsidRPr="00D2722D">
        <w:rPr>
          <w:rFonts w:ascii="Times New Roman" w:hAnsi="Times New Roman" w:cs="Times New Roman"/>
          <w:sz w:val="24"/>
          <w:szCs w:val="24"/>
        </w:rPr>
        <w:t xml:space="preserve"> antimicrobial </w:t>
      </w:r>
      <w:r w:rsidR="00542D47" w:rsidRPr="00D2722D">
        <w:rPr>
          <w:rFonts w:ascii="Times New Roman" w:hAnsi="Times New Roman" w:cs="Times New Roman"/>
          <w:sz w:val="24"/>
          <w:szCs w:val="24"/>
        </w:rPr>
        <w:t>usage</w:t>
      </w:r>
      <w:r w:rsidR="006B3B76" w:rsidRPr="00D2722D">
        <w:rPr>
          <w:rFonts w:ascii="Times New Roman" w:hAnsi="Times New Roman" w:cs="Times New Roman"/>
          <w:sz w:val="24"/>
          <w:szCs w:val="24"/>
        </w:rPr>
        <w:t xml:space="preserve">. Herds are categorized into 3 groups: </w:t>
      </w:r>
      <w:r w:rsidR="005B62DB" w:rsidRPr="00D2722D">
        <w:rPr>
          <w:rFonts w:ascii="Times New Roman" w:hAnsi="Times New Roman" w:cs="Times New Roman"/>
          <w:sz w:val="24"/>
          <w:szCs w:val="24"/>
        </w:rPr>
        <w:lastRenderedPageBreak/>
        <w:t>organic (no</w:t>
      </w:r>
      <w:r w:rsidR="006B3B76" w:rsidRPr="00D2722D">
        <w:rPr>
          <w:rFonts w:ascii="Times New Roman" w:hAnsi="Times New Roman" w:cs="Times New Roman"/>
          <w:sz w:val="24"/>
          <w:szCs w:val="24"/>
        </w:rPr>
        <w:t xml:space="preserve"> antimicrobial</w:t>
      </w:r>
      <w:r w:rsidR="005B62DB" w:rsidRPr="00D2722D">
        <w:rPr>
          <w:rFonts w:ascii="Times New Roman" w:hAnsi="Times New Roman" w:cs="Times New Roman"/>
          <w:sz w:val="24"/>
          <w:szCs w:val="24"/>
        </w:rPr>
        <w:t xml:space="preserve"> usage)</w:t>
      </w:r>
      <w:r w:rsidR="006A3909" w:rsidRPr="00D2722D">
        <w:rPr>
          <w:rFonts w:ascii="Times New Roman" w:hAnsi="Times New Roman" w:cs="Times New Roman"/>
          <w:sz w:val="24"/>
          <w:szCs w:val="24"/>
        </w:rPr>
        <w:t>,</w:t>
      </w:r>
      <w:r w:rsidR="005B62DB" w:rsidRPr="00D2722D">
        <w:rPr>
          <w:rFonts w:ascii="Times New Roman" w:hAnsi="Times New Roman" w:cs="Times New Roman"/>
          <w:sz w:val="24"/>
          <w:szCs w:val="24"/>
        </w:rPr>
        <w:t xml:space="preserve"> conventional–low usage (conventional farms not using or using </w:t>
      </w:r>
      <w:r w:rsidR="00AF0988" w:rsidRPr="00D2722D">
        <w:rPr>
          <w:rFonts w:ascii="Times New Roman" w:hAnsi="Times New Roman" w:cs="Times New Roman"/>
          <w:sz w:val="24"/>
          <w:szCs w:val="24"/>
        </w:rPr>
        <w:t xml:space="preserve">≤ </w:t>
      </w:r>
      <w:r w:rsidR="005B62DB" w:rsidRPr="00D2722D">
        <w:rPr>
          <w:rFonts w:ascii="Times New Roman" w:hAnsi="Times New Roman" w:cs="Times New Roman"/>
          <w:sz w:val="24"/>
          <w:szCs w:val="24"/>
        </w:rPr>
        <w:t xml:space="preserve">the first quartile of use </w:t>
      </w:r>
      <w:r w:rsidR="00076EF5" w:rsidRPr="00D2722D">
        <w:rPr>
          <w:rFonts w:ascii="Times New Roman" w:hAnsi="Times New Roman" w:cs="Times New Roman"/>
          <w:sz w:val="24"/>
          <w:szCs w:val="24"/>
        </w:rPr>
        <w:t>for</w:t>
      </w:r>
      <w:r w:rsidR="005B62DB" w:rsidRPr="00D2722D">
        <w:rPr>
          <w:rFonts w:ascii="Times New Roman" w:hAnsi="Times New Roman" w:cs="Times New Roman"/>
          <w:sz w:val="24"/>
          <w:szCs w:val="24"/>
        </w:rPr>
        <w:t xml:space="preserve"> each </w:t>
      </w:r>
      <w:r w:rsidR="00AF0988" w:rsidRPr="00D2722D">
        <w:rPr>
          <w:rFonts w:ascii="Times New Roman" w:hAnsi="Times New Roman" w:cs="Times New Roman"/>
          <w:sz w:val="24"/>
          <w:szCs w:val="24"/>
        </w:rPr>
        <w:t>drug</w:t>
      </w:r>
      <w:r w:rsidR="003662AD" w:rsidRPr="00D2722D">
        <w:rPr>
          <w:rFonts w:ascii="Times New Roman" w:hAnsi="Times New Roman" w:cs="Times New Roman"/>
          <w:sz w:val="24"/>
          <w:szCs w:val="24"/>
        </w:rPr>
        <w:t>; CON-LO</w:t>
      </w:r>
      <w:r w:rsidR="005B62DB" w:rsidRPr="00D2722D">
        <w:rPr>
          <w:rFonts w:ascii="Times New Roman" w:hAnsi="Times New Roman" w:cs="Times New Roman"/>
          <w:sz w:val="24"/>
          <w:szCs w:val="24"/>
        </w:rPr>
        <w:t>)</w:t>
      </w:r>
      <w:r w:rsidR="00AF0988" w:rsidRPr="00D2722D">
        <w:rPr>
          <w:rFonts w:ascii="Times New Roman" w:hAnsi="Times New Roman" w:cs="Times New Roman"/>
          <w:sz w:val="24"/>
          <w:szCs w:val="24"/>
        </w:rPr>
        <w:t>,</w:t>
      </w:r>
      <w:r w:rsidR="005B62DB" w:rsidRPr="00D2722D">
        <w:rPr>
          <w:rFonts w:ascii="Times New Roman" w:hAnsi="Times New Roman" w:cs="Times New Roman"/>
          <w:sz w:val="24"/>
          <w:szCs w:val="24"/>
        </w:rPr>
        <w:t xml:space="preserve"> and conventional–high usage (conventional farms using </w:t>
      </w:r>
      <w:r w:rsidR="003662AD" w:rsidRPr="00D2722D">
        <w:rPr>
          <w:rFonts w:ascii="Times New Roman" w:hAnsi="Times New Roman" w:cs="Times New Roman"/>
          <w:sz w:val="24"/>
          <w:szCs w:val="24"/>
        </w:rPr>
        <w:t>&gt;</w:t>
      </w:r>
      <w:r w:rsidR="005B62DB" w:rsidRPr="00D2722D">
        <w:rPr>
          <w:rFonts w:ascii="Times New Roman" w:hAnsi="Times New Roman" w:cs="Times New Roman"/>
          <w:sz w:val="24"/>
          <w:szCs w:val="24"/>
        </w:rPr>
        <w:t xml:space="preserve"> the first quartile </w:t>
      </w:r>
      <w:r w:rsidR="00076EF5" w:rsidRPr="00D2722D">
        <w:rPr>
          <w:rFonts w:ascii="Times New Roman" w:hAnsi="Times New Roman" w:cs="Times New Roman"/>
          <w:sz w:val="24"/>
          <w:szCs w:val="24"/>
        </w:rPr>
        <w:t>for</w:t>
      </w:r>
      <w:r w:rsidR="005B62DB" w:rsidRPr="00D2722D">
        <w:rPr>
          <w:rFonts w:ascii="Times New Roman" w:hAnsi="Times New Roman" w:cs="Times New Roman"/>
          <w:sz w:val="24"/>
          <w:szCs w:val="24"/>
        </w:rPr>
        <w:t xml:space="preserve"> a particular </w:t>
      </w:r>
      <w:r w:rsidR="00AF0988" w:rsidRPr="00D2722D">
        <w:rPr>
          <w:rFonts w:ascii="Times New Roman" w:hAnsi="Times New Roman" w:cs="Times New Roman"/>
          <w:sz w:val="24"/>
          <w:szCs w:val="24"/>
        </w:rPr>
        <w:t>drug; CON-HI</w:t>
      </w:r>
      <w:r w:rsidR="005B62DB" w:rsidRPr="00D2722D">
        <w:rPr>
          <w:rFonts w:ascii="Times New Roman" w:hAnsi="Times New Roman" w:cs="Times New Roman"/>
          <w:sz w:val="24"/>
          <w:szCs w:val="24"/>
        </w:rPr>
        <w:t>)</w:t>
      </w:r>
      <w:r w:rsidR="00AF0988" w:rsidRPr="00D2722D">
        <w:rPr>
          <w:rFonts w:ascii="Times New Roman" w:hAnsi="Times New Roman" w:cs="Times New Roman"/>
          <w:sz w:val="24"/>
          <w:szCs w:val="24"/>
        </w:rPr>
        <w:t>.</w:t>
      </w:r>
      <w:r w:rsidR="00816D6F" w:rsidRPr="00D2722D">
        <w:rPr>
          <w:rFonts w:ascii="Times New Roman" w:hAnsi="Times New Roman" w:cs="Times New Roman"/>
          <w:sz w:val="24"/>
          <w:szCs w:val="24"/>
        </w:rPr>
        <w:t xml:space="preserve"> </w:t>
      </w:r>
      <w:r w:rsidR="00195247" w:rsidRPr="00D2722D">
        <w:rPr>
          <w:rFonts w:ascii="Times New Roman" w:hAnsi="Times New Roman" w:cs="Times New Roman"/>
          <w:sz w:val="24"/>
          <w:szCs w:val="24"/>
        </w:rPr>
        <w:t>The a</w:t>
      </w:r>
      <w:r w:rsidR="007B591B" w:rsidRPr="00D2722D">
        <w:rPr>
          <w:rFonts w:ascii="Times New Roman" w:hAnsi="Times New Roman" w:cs="Times New Roman"/>
          <w:sz w:val="24"/>
          <w:szCs w:val="24"/>
        </w:rPr>
        <w:t>uthors took multiple approaches to compare resistance among isolates from the 3 antimicrobial usage groups</w:t>
      </w:r>
      <w:r w:rsidR="0013775C" w:rsidRPr="00D2722D">
        <w:rPr>
          <w:rFonts w:ascii="Times New Roman" w:hAnsi="Times New Roman" w:cs="Times New Roman"/>
          <w:sz w:val="24"/>
          <w:szCs w:val="24"/>
        </w:rPr>
        <w:t>. First, they c</w:t>
      </w:r>
      <w:r w:rsidR="007B591B" w:rsidRPr="00D2722D">
        <w:rPr>
          <w:rFonts w:ascii="Times New Roman" w:hAnsi="Times New Roman" w:cs="Times New Roman"/>
          <w:sz w:val="24"/>
          <w:szCs w:val="24"/>
        </w:rPr>
        <w:t xml:space="preserve">ompared </w:t>
      </w:r>
      <w:r w:rsidR="0013775C" w:rsidRPr="00D2722D">
        <w:rPr>
          <w:rFonts w:ascii="Times New Roman" w:hAnsi="Times New Roman" w:cs="Times New Roman"/>
          <w:sz w:val="24"/>
          <w:szCs w:val="24"/>
        </w:rPr>
        <w:t xml:space="preserve">the </w:t>
      </w:r>
      <w:r w:rsidR="007B591B" w:rsidRPr="00D2722D">
        <w:rPr>
          <w:rFonts w:ascii="Times New Roman" w:hAnsi="Times New Roman" w:cs="Times New Roman"/>
          <w:sz w:val="24"/>
          <w:szCs w:val="24"/>
        </w:rPr>
        <w:t xml:space="preserve">proportion </w:t>
      </w:r>
      <w:r w:rsidR="00B23B7A" w:rsidRPr="00D2722D">
        <w:rPr>
          <w:rFonts w:ascii="Times New Roman" w:hAnsi="Times New Roman" w:cs="Times New Roman"/>
          <w:sz w:val="24"/>
          <w:szCs w:val="24"/>
        </w:rPr>
        <w:t>of</w:t>
      </w:r>
      <w:r w:rsidR="007B591B" w:rsidRPr="00D2722D">
        <w:rPr>
          <w:rFonts w:ascii="Times New Roman" w:hAnsi="Times New Roman" w:cs="Times New Roman"/>
          <w:sz w:val="24"/>
          <w:szCs w:val="24"/>
        </w:rPr>
        <w:t xml:space="preserve"> each type of isolate (CNS or </w:t>
      </w:r>
      <w:r w:rsidR="007B591B" w:rsidRPr="00D2722D">
        <w:rPr>
          <w:rFonts w:ascii="Times New Roman" w:hAnsi="Times New Roman" w:cs="Times New Roman"/>
          <w:i/>
          <w:sz w:val="24"/>
          <w:szCs w:val="24"/>
        </w:rPr>
        <w:t>S. aureus</w:t>
      </w:r>
      <w:r w:rsidR="007B591B" w:rsidRPr="00D2722D">
        <w:rPr>
          <w:rFonts w:ascii="Times New Roman" w:hAnsi="Times New Roman" w:cs="Times New Roman"/>
          <w:sz w:val="24"/>
          <w:szCs w:val="24"/>
        </w:rPr>
        <w:t xml:space="preserve">) that was susceptible or resistant in each category (CON vs. ORG) using </w:t>
      </w:r>
      <w:r w:rsidR="0013775C" w:rsidRPr="00D2722D">
        <w:rPr>
          <w:rFonts w:ascii="Times New Roman" w:hAnsi="Times New Roman" w:cs="Times New Roman"/>
          <w:sz w:val="24"/>
          <w:szCs w:val="24"/>
        </w:rPr>
        <w:t xml:space="preserve">a </w:t>
      </w:r>
      <w:r w:rsidR="00393D74" w:rsidRPr="00D2722D">
        <w:rPr>
          <w:rFonts w:ascii="Times New Roman" w:hAnsi="Times New Roman" w:cs="Times New Roman"/>
          <w:sz w:val="24"/>
          <w:szCs w:val="24"/>
        </w:rPr>
        <w:t xml:space="preserve">categorical </w:t>
      </w:r>
      <w:r w:rsidR="007B591B" w:rsidRPr="00D2722D">
        <w:rPr>
          <w:rFonts w:ascii="Times New Roman" w:hAnsi="Times New Roman" w:cs="Times New Roman"/>
          <w:sz w:val="24"/>
          <w:szCs w:val="24"/>
        </w:rPr>
        <w:t xml:space="preserve">test of association, </w:t>
      </w:r>
      <w:proofErr w:type="gramStart"/>
      <w:r w:rsidR="007B591B" w:rsidRPr="00D2722D">
        <w:rPr>
          <w:rFonts w:ascii="Times New Roman" w:hAnsi="Times New Roman" w:cs="Times New Roman"/>
          <w:sz w:val="24"/>
          <w:szCs w:val="24"/>
        </w:rPr>
        <w:t>in order to</w:t>
      </w:r>
      <w:proofErr w:type="gramEnd"/>
      <w:r w:rsidR="007B591B" w:rsidRPr="00D2722D">
        <w:rPr>
          <w:rFonts w:ascii="Times New Roman" w:hAnsi="Times New Roman" w:cs="Times New Roman"/>
          <w:sz w:val="24"/>
          <w:szCs w:val="24"/>
        </w:rPr>
        <w:t xml:space="preserve"> </w:t>
      </w:r>
      <w:r w:rsidR="0013775C" w:rsidRPr="00D2722D">
        <w:rPr>
          <w:rFonts w:ascii="Times New Roman" w:hAnsi="Times New Roman" w:cs="Times New Roman"/>
          <w:sz w:val="24"/>
          <w:szCs w:val="24"/>
        </w:rPr>
        <w:t>explore</w:t>
      </w:r>
      <w:r w:rsidR="007B591B" w:rsidRPr="00D2722D">
        <w:rPr>
          <w:rFonts w:ascii="Times New Roman" w:hAnsi="Times New Roman" w:cs="Times New Roman"/>
          <w:sz w:val="24"/>
          <w:szCs w:val="24"/>
        </w:rPr>
        <w:t xml:space="preserve"> if proportion of susceptible isolates</w:t>
      </w:r>
      <w:r w:rsidR="0013775C" w:rsidRPr="00D2722D">
        <w:rPr>
          <w:rFonts w:ascii="Times New Roman" w:hAnsi="Times New Roman" w:cs="Times New Roman"/>
          <w:sz w:val="24"/>
          <w:szCs w:val="24"/>
        </w:rPr>
        <w:t xml:space="preserve"> was</w:t>
      </w:r>
      <w:r w:rsidR="007B591B" w:rsidRPr="00D2722D">
        <w:rPr>
          <w:rFonts w:ascii="Times New Roman" w:hAnsi="Times New Roman" w:cs="Times New Roman"/>
          <w:sz w:val="24"/>
          <w:szCs w:val="24"/>
        </w:rPr>
        <w:t xml:space="preserve"> independent of herd type</w:t>
      </w:r>
      <w:r w:rsidR="0013775C" w:rsidRPr="00D2722D">
        <w:rPr>
          <w:rFonts w:ascii="Times New Roman" w:hAnsi="Times New Roman" w:cs="Times New Roman"/>
          <w:sz w:val="24"/>
          <w:szCs w:val="24"/>
        </w:rPr>
        <w:t>. Secondly, they u</w:t>
      </w:r>
      <w:r w:rsidR="007B591B" w:rsidRPr="00D2722D">
        <w:rPr>
          <w:rFonts w:ascii="Times New Roman" w:hAnsi="Times New Roman" w:cs="Times New Roman"/>
          <w:sz w:val="24"/>
          <w:szCs w:val="24"/>
        </w:rPr>
        <w:t xml:space="preserve">sed </w:t>
      </w:r>
      <w:r w:rsidR="00393D74" w:rsidRPr="00D2722D">
        <w:rPr>
          <w:rFonts w:ascii="Times New Roman" w:hAnsi="Times New Roman" w:cs="Times New Roman"/>
          <w:sz w:val="24"/>
          <w:szCs w:val="24"/>
        </w:rPr>
        <w:t>a</w:t>
      </w:r>
      <w:r w:rsidR="007B591B" w:rsidRPr="00D2722D">
        <w:rPr>
          <w:rFonts w:ascii="Times New Roman" w:hAnsi="Times New Roman" w:cs="Times New Roman"/>
          <w:sz w:val="24"/>
          <w:szCs w:val="24"/>
        </w:rPr>
        <w:t xml:space="preserve"> test </w:t>
      </w:r>
      <w:r w:rsidR="00393D74" w:rsidRPr="00D2722D">
        <w:rPr>
          <w:rFonts w:ascii="Times New Roman" w:hAnsi="Times New Roman" w:cs="Times New Roman"/>
          <w:sz w:val="24"/>
          <w:szCs w:val="24"/>
        </w:rPr>
        <w:t xml:space="preserve">of association </w:t>
      </w:r>
      <w:r w:rsidR="007B591B" w:rsidRPr="00D2722D">
        <w:rPr>
          <w:rFonts w:ascii="Times New Roman" w:hAnsi="Times New Roman" w:cs="Times New Roman"/>
          <w:sz w:val="24"/>
          <w:szCs w:val="24"/>
        </w:rPr>
        <w:t xml:space="preserve">to explore if the MIC for each type of isolate (CNS or </w:t>
      </w:r>
      <w:r w:rsidR="007B591B" w:rsidRPr="00D2722D">
        <w:rPr>
          <w:rFonts w:ascii="Times New Roman" w:hAnsi="Times New Roman" w:cs="Times New Roman"/>
          <w:i/>
          <w:sz w:val="24"/>
          <w:szCs w:val="24"/>
        </w:rPr>
        <w:t>S. aureus</w:t>
      </w:r>
      <w:r w:rsidR="007B591B" w:rsidRPr="00D2722D">
        <w:rPr>
          <w:rFonts w:ascii="Times New Roman" w:hAnsi="Times New Roman" w:cs="Times New Roman"/>
          <w:sz w:val="24"/>
          <w:szCs w:val="24"/>
        </w:rPr>
        <w:t>) was independent of herd type (CON vs. ORG</w:t>
      </w:r>
      <w:r w:rsidR="00393D74" w:rsidRPr="00D2722D">
        <w:rPr>
          <w:rFonts w:ascii="Times New Roman" w:hAnsi="Times New Roman" w:cs="Times New Roman"/>
          <w:sz w:val="24"/>
          <w:szCs w:val="24"/>
        </w:rPr>
        <w:t>).</w:t>
      </w:r>
      <w:r w:rsidR="00B00D53" w:rsidRPr="00D2722D">
        <w:rPr>
          <w:rFonts w:ascii="Times New Roman" w:hAnsi="Times New Roman" w:cs="Times New Roman"/>
          <w:sz w:val="24"/>
          <w:szCs w:val="24"/>
        </w:rPr>
        <w:t xml:space="preserve"> Lastly, they p</w:t>
      </w:r>
      <w:r w:rsidR="007B591B" w:rsidRPr="00D2722D">
        <w:rPr>
          <w:rFonts w:ascii="Times New Roman" w:hAnsi="Times New Roman" w:cs="Times New Roman"/>
          <w:sz w:val="24"/>
          <w:szCs w:val="24"/>
        </w:rPr>
        <w:t>erformed survival analysis</w:t>
      </w:r>
      <w:r w:rsidR="00E3062B" w:rsidRPr="00D2722D">
        <w:rPr>
          <w:rFonts w:ascii="Times New Roman" w:hAnsi="Times New Roman" w:cs="Times New Roman"/>
          <w:sz w:val="24"/>
          <w:szCs w:val="24"/>
        </w:rPr>
        <w:t xml:space="preserve"> </w:t>
      </w:r>
      <w:r w:rsidR="00236E74" w:rsidRPr="00D2722D">
        <w:rPr>
          <w:rFonts w:ascii="Times New Roman" w:hAnsi="Times New Roman" w:cs="Times New Roman"/>
          <w:sz w:val="24"/>
          <w:szCs w:val="24"/>
        </w:rPr>
        <w:t>for</w:t>
      </w:r>
      <w:r w:rsidR="007B591B" w:rsidRPr="00D2722D">
        <w:rPr>
          <w:rFonts w:ascii="Times New Roman" w:hAnsi="Times New Roman" w:cs="Times New Roman"/>
          <w:sz w:val="24"/>
          <w:szCs w:val="24"/>
        </w:rPr>
        <w:t xml:space="preserve"> each type of isolate (CNS or </w:t>
      </w:r>
      <w:r w:rsidR="007B591B" w:rsidRPr="00D2722D">
        <w:rPr>
          <w:rFonts w:ascii="Times New Roman" w:hAnsi="Times New Roman" w:cs="Times New Roman"/>
          <w:i/>
          <w:sz w:val="24"/>
          <w:szCs w:val="24"/>
        </w:rPr>
        <w:t>S. aureus</w:t>
      </w:r>
      <w:r w:rsidR="007B591B" w:rsidRPr="00D2722D">
        <w:rPr>
          <w:rFonts w:ascii="Times New Roman" w:hAnsi="Times New Roman" w:cs="Times New Roman"/>
          <w:sz w:val="24"/>
          <w:szCs w:val="24"/>
        </w:rPr>
        <w:t xml:space="preserve">) based on the 3 antimicrobial usage categories (ORG, CON-LO, or CON-HI). </w:t>
      </w:r>
      <w:r w:rsidR="002078C0" w:rsidRPr="00D2722D">
        <w:rPr>
          <w:rFonts w:ascii="Times New Roman" w:hAnsi="Times New Roman" w:cs="Times New Roman"/>
          <w:sz w:val="24"/>
          <w:szCs w:val="24"/>
        </w:rPr>
        <w:t>In this last analysis</w:t>
      </w:r>
      <w:r w:rsidR="00E3062B" w:rsidRPr="00D2722D">
        <w:rPr>
          <w:rFonts w:ascii="Times New Roman" w:hAnsi="Times New Roman" w:cs="Times New Roman"/>
          <w:sz w:val="24"/>
          <w:szCs w:val="24"/>
        </w:rPr>
        <w:t xml:space="preserve"> of “time to event</w:t>
      </w:r>
      <w:r w:rsidR="002078C0" w:rsidRPr="00D2722D">
        <w:rPr>
          <w:rFonts w:ascii="Times New Roman" w:hAnsi="Times New Roman" w:cs="Times New Roman"/>
          <w:sz w:val="24"/>
          <w:szCs w:val="24"/>
        </w:rPr>
        <w:t>,</w:t>
      </w:r>
      <w:r w:rsidR="00E3062B" w:rsidRPr="00D2722D">
        <w:rPr>
          <w:rFonts w:ascii="Times New Roman" w:hAnsi="Times New Roman" w:cs="Times New Roman"/>
          <w:sz w:val="24"/>
          <w:szCs w:val="24"/>
        </w:rPr>
        <w:t>”</w:t>
      </w:r>
      <w:r w:rsidR="002078C0" w:rsidRPr="00D2722D">
        <w:rPr>
          <w:rFonts w:ascii="Times New Roman" w:hAnsi="Times New Roman" w:cs="Times New Roman"/>
          <w:sz w:val="24"/>
          <w:szCs w:val="24"/>
        </w:rPr>
        <w:t xml:space="preserve"> a</w:t>
      </w:r>
      <w:r w:rsidR="007B591B" w:rsidRPr="00D2722D">
        <w:rPr>
          <w:rFonts w:ascii="Times New Roman" w:hAnsi="Times New Roman" w:cs="Times New Roman"/>
          <w:sz w:val="24"/>
          <w:szCs w:val="24"/>
        </w:rPr>
        <w:t xml:space="preserve">ntimicrobial concentration in wells of the susceptibility test </w:t>
      </w:r>
      <w:r w:rsidR="00DF68BB" w:rsidRPr="00D2722D">
        <w:rPr>
          <w:rFonts w:ascii="Times New Roman" w:hAnsi="Times New Roman" w:cs="Times New Roman"/>
          <w:sz w:val="24"/>
          <w:szCs w:val="24"/>
        </w:rPr>
        <w:t>was considered</w:t>
      </w:r>
      <w:r w:rsidR="007B591B" w:rsidRPr="00D2722D">
        <w:rPr>
          <w:rFonts w:ascii="Times New Roman" w:hAnsi="Times New Roman" w:cs="Times New Roman"/>
          <w:sz w:val="24"/>
          <w:szCs w:val="24"/>
        </w:rPr>
        <w:t xml:space="preserve"> “time,” and </w:t>
      </w:r>
      <w:r w:rsidR="002078C0" w:rsidRPr="00D2722D">
        <w:rPr>
          <w:rFonts w:ascii="Times New Roman" w:hAnsi="Times New Roman" w:cs="Times New Roman"/>
          <w:sz w:val="24"/>
          <w:szCs w:val="24"/>
        </w:rPr>
        <w:t>the “</w:t>
      </w:r>
      <w:r w:rsidR="007B591B" w:rsidRPr="00D2722D">
        <w:rPr>
          <w:rFonts w:ascii="Times New Roman" w:hAnsi="Times New Roman" w:cs="Times New Roman"/>
          <w:sz w:val="24"/>
          <w:szCs w:val="24"/>
        </w:rPr>
        <w:t>event</w:t>
      </w:r>
      <w:r w:rsidR="002078C0" w:rsidRPr="00D2722D">
        <w:rPr>
          <w:rFonts w:ascii="Times New Roman" w:hAnsi="Times New Roman" w:cs="Times New Roman"/>
          <w:sz w:val="24"/>
          <w:szCs w:val="24"/>
        </w:rPr>
        <w:t>”</w:t>
      </w:r>
      <w:r w:rsidR="007B591B" w:rsidRPr="00D2722D">
        <w:rPr>
          <w:rFonts w:ascii="Times New Roman" w:hAnsi="Times New Roman" w:cs="Times New Roman"/>
          <w:sz w:val="24"/>
          <w:szCs w:val="24"/>
        </w:rPr>
        <w:t xml:space="preserve"> was inhibition of</w:t>
      </w:r>
      <w:r w:rsidR="00651FD4" w:rsidRPr="00D2722D">
        <w:rPr>
          <w:rFonts w:ascii="Times New Roman" w:hAnsi="Times New Roman" w:cs="Times New Roman"/>
          <w:sz w:val="24"/>
          <w:szCs w:val="24"/>
        </w:rPr>
        <w:t xml:space="preserve"> any</w:t>
      </w:r>
      <w:r w:rsidR="007B591B" w:rsidRPr="00D2722D">
        <w:rPr>
          <w:rFonts w:ascii="Times New Roman" w:hAnsi="Times New Roman" w:cs="Times New Roman"/>
          <w:sz w:val="24"/>
          <w:szCs w:val="24"/>
        </w:rPr>
        <w:t xml:space="preserve"> bacterial growth</w:t>
      </w:r>
      <w:r w:rsidR="002078C0" w:rsidRPr="00D2722D">
        <w:rPr>
          <w:rFonts w:ascii="Times New Roman" w:hAnsi="Times New Roman" w:cs="Times New Roman"/>
          <w:sz w:val="24"/>
          <w:szCs w:val="24"/>
        </w:rPr>
        <w:t>.</w:t>
      </w:r>
      <w:r w:rsidR="00C74BC3" w:rsidRPr="00D2722D">
        <w:rPr>
          <w:rFonts w:ascii="Times New Roman" w:hAnsi="Times New Roman" w:cs="Times New Roman"/>
          <w:sz w:val="24"/>
          <w:szCs w:val="24"/>
        </w:rPr>
        <w:t xml:space="preserve"> </w:t>
      </w:r>
      <w:r w:rsidR="00896F79" w:rsidRPr="00D2722D">
        <w:rPr>
          <w:rFonts w:ascii="Times New Roman" w:hAnsi="Times New Roman" w:cs="Times New Roman"/>
          <w:sz w:val="24"/>
          <w:szCs w:val="24"/>
        </w:rPr>
        <w:t>Overall,</w:t>
      </w:r>
      <w:r w:rsidR="009923CE" w:rsidRPr="00D2722D">
        <w:rPr>
          <w:rFonts w:ascii="Times New Roman" w:hAnsi="Times New Roman" w:cs="Times New Roman"/>
          <w:sz w:val="24"/>
          <w:szCs w:val="24"/>
        </w:rPr>
        <w:t xml:space="preserve"> </w:t>
      </w:r>
      <w:r w:rsidR="00C74BC3" w:rsidRPr="00D2722D">
        <w:rPr>
          <w:rFonts w:ascii="Times New Roman" w:hAnsi="Times New Roman" w:cs="Times New Roman"/>
          <w:sz w:val="24"/>
          <w:szCs w:val="24"/>
        </w:rPr>
        <w:t>Pol and Ruegg</w:t>
      </w:r>
      <w:r w:rsidR="009923CE" w:rsidRPr="00D2722D">
        <w:rPr>
          <w:rFonts w:ascii="Times New Roman" w:hAnsi="Times New Roman" w:cs="Times New Roman"/>
          <w:sz w:val="24"/>
          <w:szCs w:val="24"/>
        </w:rPr>
        <w:t xml:space="preserve"> </w:t>
      </w:r>
      <w:proofErr w:type="spellStart"/>
      <w:r w:rsidR="009923CE" w:rsidRPr="00D2722D">
        <w:rPr>
          <w:rFonts w:ascii="Times New Roman" w:hAnsi="Times New Roman" w:cs="Times New Roman"/>
          <w:sz w:val="24"/>
          <w:szCs w:val="24"/>
        </w:rPr>
        <w:t>found</w:t>
      </w:r>
      <w:ins w:id="94" w:author="Sandra Godden" w:date="2024-07-21T11:25:00Z">
        <w:r w:rsidR="00DF6228">
          <w:rPr>
            <w:rFonts w:ascii="Times New Roman" w:hAnsi="Times New Roman" w:cs="Times New Roman"/>
            <w:sz w:val="24"/>
            <w:szCs w:val="24"/>
          </w:rPr>
          <w:t>Is</w:t>
        </w:r>
        <w:proofErr w:type="spellEnd"/>
        <w:r w:rsidR="00DF6228">
          <w:rPr>
            <w:rFonts w:ascii="Times New Roman" w:hAnsi="Times New Roman" w:cs="Times New Roman"/>
            <w:sz w:val="24"/>
            <w:szCs w:val="24"/>
          </w:rPr>
          <w:t xml:space="preserve"> </w:t>
        </w:r>
        <w:proofErr w:type="spellStart"/>
        <w:r w:rsidR="00DF6228">
          <w:rPr>
            <w:rFonts w:ascii="Times New Roman" w:hAnsi="Times New Roman" w:cs="Times New Roman"/>
            <w:sz w:val="24"/>
            <w:szCs w:val="24"/>
          </w:rPr>
          <w:t>i</w:t>
        </w:r>
      </w:ins>
      <w:proofErr w:type="spellEnd"/>
      <w:r w:rsidR="009923CE" w:rsidRPr="00D2722D">
        <w:rPr>
          <w:rFonts w:ascii="Times New Roman" w:hAnsi="Times New Roman" w:cs="Times New Roman"/>
          <w:sz w:val="24"/>
          <w:szCs w:val="24"/>
        </w:rPr>
        <w:t xml:space="preserve"> that</w:t>
      </w:r>
      <w:r w:rsidR="00896F79" w:rsidRPr="00D2722D">
        <w:rPr>
          <w:rFonts w:ascii="Times New Roman" w:hAnsi="Times New Roman" w:cs="Times New Roman"/>
          <w:sz w:val="24"/>
          <w:szCs w:val="24"/>
        </w:rPr>
        <w:t xml:space="preserve"> isolates from </w:t>
      </w:r>
      <w:r w:rsidR="009923CE" w:rsidRPr="00D2722D">
        <w:rPr>
          <w:rFonts w:ascii="Times New Roman" w:hAnsi="Times New Roman" w:cs="Times New Roman"/>
          <w:sz w:val="24"/>
          <w:szCs w:val="24"/>
        </w:rPr>
        <w:t>organic</w:t>
      </w:r>
      <w:r w:rsidR="00896F79" w:rsidRPr="00D2722D">
        <w:rPr>
          <w:rFonts w:ascii="Times New Roman" w:hAnsi="Times New Roman" w:cs="Times New Roman"/>
          <w:sz w:val="24"/>
          <w:szCs w:val="24"/>
        </w:rPr>
        <w:t xml:space="preserve"> herds were more susceptible to antimicrobials than those from </w:t>
      </w:r>
      <w:r w:rsidR="009923CE" w:rsidRPr="00D2722D">
        <w:rPr>
          <w:rFonts w:ascii="Times New Roman" w:hAnsi="Times New Roman" w:cs="Times New Roman"/>
          <w:sz w:val="24"/>
          <w:szCs w:val="24"/>
        </w:rPr>
        <w:t>conventional</w:t>
      </w:r>
      <w:r w:rsidR="00896F79" w:rsidRPr="00D2722D">
        <w:rPr>
          <w:rFonts w:ascii="Times New Roman" w:hAnsi="Times New Roman" w:cs="Times New Roman"/>
          <w:sz w:val="24"/>
          <w:szCs w:val="24"/>
        </w:rPr>
        <w:t xml:space="preserve"> herds. </w:t>
      </w:r>
      <w:r w:rsidR="00C74BC3" w:rsidRPr="00D2722D">
        <w:rPr>
          <w:rFonts w:ascii="Times New Roman" w:hAnsi="Times New Roman" w:cs="Times New Roman"/>
          <w:sz w:val="24"/>
          <w:szCs w:val="24"/>
        </w:rPr>
        <w:t xml:space="preserve">Specifically, for </w:t>
      </w:r>
      <w:r w:rsidR="00C74BC3" w:rsidRPr="00D2722D">
        <w:rPr>
          <w:rFonts w:ascii="Times New Roman" w:hAnsi="Times New Roman" w:cs="Times New Roman"/>
          <w:i/>
          <w:iCs/>
          <w:sz w:val="24"/>
          <w:szCs w:val="24"/>
        </w:rPr>
        <w:t>S. aureus</w:t>
      </w:r>
      <w:r w:rsidR="00FA6681" w:rsidRPr="00D2722D">
        <w:rPr>
          <w:rFonts w:ascii="Times New Roman" w:hAnsi="Times New Roman" w:cs="Times New Roman"/>
          <w:sz w:val="24"/>
          <w:szCs w:val="24"/>
        </w:rPr>
        <w:t>:</w:t>
      </w:r>
      <w:r w:rsidR="00535469" w:rsidRPr="00D2722D">
        <w:rPr>
          <w:rFonts w:ascii="Times New Roman" w:hAnsi="Times New Roman" w:cs="Times New Roman"/>
          <w:sz w:val="24"/>
          <w:szCs w:val="24"/>
        </w:rPr>
        <w:t xml:space="preserve"> (1) </w:t>
      </w:r>
      <w:r w:rsidR="00896F79" w:rsidRPr="00D2722D">
        <w:rPr>
          <w:rFonts w:ascii="Times New Roman" w:hAnsi="Times New Roman" w:cs="Times New Roman"/>
          <w:sz w:val="24"/>
          <w:szCs w:val="24"/>
        </w:rPr>
        <w:t xml:space="preserve">isolates from </w:t>
      </w:r>
      <w:r w:rsidR="00535469" w:rsidRPr="00D2722D">
        <w:rPr>
          <w:rFonts w:ascii="Times New Roman" w:hAnsi="Times New Roman" w:cs="Times New Roman"/>
          <w:sz w:val="24"/>
          <w:szCs w:val="24"/>
        </w:rPr>
        <w:t>conventional</w:t>
      </w:r>
      <w:r w:rsidR="00896F79" w:rsidRPr="00D2722D">
        <w:rPr>
          <w:rFonts w:ascii="Times New Roman" w:hAnsi="Times New Roman" w:cs="Times New Roman"/>
          <w:sz w:val="24"/>
          <w:szCs w:val="24"/>
        </w:rPr>
        <w:t xml:space="preserve"> herds were more likely to be resistant to ampicillin and penicillin </w:t>
      </w:r>
      <w:r w:rsidR="00535469" w:rsidRPr="00D2722D">
        <w:rPr>
          <w:rFonts w:ascii="Times New Roman" w:hAnsi="Times New Roman" w:cs="Times New Roman"/>
          <w:sz w:val="24"/>
          <w:szCs w:val="24"/>
        </w:rPr>
        <w:t xml:space="preserve">when </w:t>
      </w:r>
      <w:r w:rsidR="00896F79" w:rsidRPr="00D2722D">
        <w:rPr>
          <w:rFonts w:ascii="Times New Roman" w:hAnsi="Times New Roman" w:cs="Times New Roman"/>
          <w:sz w:val="24"/>
          <w:szCs w:val="24"/>
        </w:rPr>
        <w:t xml:space="preserve">compared with isolates from </w:t>
      </w:r>
      <w:r w:rsidR="00535469" w:rsidRPr="00D2722D">
        <w:rPr>
          <w:rFonts w:ascii="Times New Roman" w:hAnsi="Times New Roman" w:cs="Times New Roman"/>
          <w:sz w:val="24"/>
          <w:szCs w:val="24"/>
        </w:rPr>
        <w:t>organic</w:t>
      </w:r>
      <w:r w:rsidR="00896F79" w:rsidRPr="00D2722D">
        <w:rPr>
          <w:rFonts w:ascii="Times New Roman" w:hAnsi="Times New Roman" w:cs="Times New Roman"/>
          <w:sz w:val="24"/>
          <w:szCs w:val="24"/>
        </w:rPr>
        <w:t xml:space="preserve"> herds</w:t>
      </w:r>
      <w:r w:rsidR="007C06BB" w:rsidRPr="00D2722D">
        <w:rPr>
          <w:rFonts w:ascii="Times New Roman" w:hAnsi="Times New Roman" w:cs="Times New Roman"/>
          <w:sz w:val="24"/>
          <w:szCs w:val="24"/>
        </w:rPr>
        <w:t>, and</w:t>
      </w:r>
      <w:r w:rsidR="00896F79" w:rsidRPr="00D2722D">
        <w:rPr>
          <w:rFonts w:ascii="Times New Roman" w:hAnsi="Times New Roman" w:cs="Times New Roman"/>
          <w:sz w:val="24"/>
          <w:szCs w:val="24"/>
        </w:rPr>
        <w:t xml:space="preserve"> </w:t>
      </w:r>
      <w:r w:rsidR="007C06BB" w:rsidRPr="00D2722D">
        <w:rPr>
          <w:rFonts w:ascii="Times New Roman" w:hAnsi="Times New Roman" w:cs="Times New Roman"/>
          <w:sz w:val="24"/>
          <w:szCs w:val="24"/>
        </w:rPr>
        <w:t>h</w:t>
      </w:r>
      <w:r w:rsidR="00896F79" w:rsidRPr="00D2722D">
        <w:rPr>
          <w:rFonts w:ascii="Times New Roman" w:hAnsi="Times New Roman" w:cs="Times New Roman"/>
          <w:sz w:val="24"/>
          <w:szCs w:val="24"/>
        </w:rPr>
        <w:t>erd type was not associated with the proportion of resistant isolates for the other antimicrobial drugs tested</w:t>
      </w:r>
      <w:r w:rsidR="007C06BB" w:rsidRPr="00D2722D">
        <w:rPr>
          <w:rFonts w:ascii="Times New Roman" w:hAnsi="Times New Roman" w:cs="Times New Roman"/>
          <w:sz w:val="24"/>
          <w:szCs w:val="24"/>
        </w:rPr>
        <w:t xml:space="preserve">; (2) </w:t>
      </w:r>
      <w:r w:rsidR="00896F79" w:rsidRPr="00D2722D">
        <w:rPr>
          <w:rFonts w:ascii="Times New Roman" w:hAnsi="Times New Roman" w:cs="Times New Roman"/>
          <w:sz w:val="24"/>
          <w:szCs w:val="24"/>
        </w:rPr>
        <w:t xml:space="preserve">isolates from </w:t>
      </w:r>
      <w:r w:rsidR="007C06BB" w:rsidRPr="00D2722D">
        <w:rPr>
          <w:rFonts w:ascii="Times New Roman" w:hAnsi="Times New Roman" w:cs="Times New Roman"/>
          <w:sz w:val="24"/>
          <w:szCs w:val="24"/>
        </w:rPr>
        <w:t>conventional</w:t>
      </w:r>
      <w:r w:rsidR="00896F79" w:rsidRPr="00D2722D">
        <w:rPr>
          <w:rFonts w:ascii="Times New Roman" w:hAnsi="Times New Roman" w:cs="Times New Roman"/>
          <w:sz w:val="24"/>
          <w:szCs w:val="24"/>
        </w:rPr>
        <w:t xml:space="preserve"> herds had a higher MIC for </w:t>
      </w:r>
      <w:commentRangeStart w:id="95"/>
      <w:r w:rsidR="00896F79" w:rsidRPr="00D2722D">
        <w:rPr>
          <w:rFonts w:ascii="Times New Roman" w:hAnsi="Times New Roman" w:cs="Times New Roman"/>
          <w:sz w:val="24"/>
          <w:szCs w:val="24"/>
        </w:rPr>
        <w:t xml:space="preserve">pirlimycin and </w:t>
      </w:r>
      <w:proofErr w:type="spellStart"/>
      <w:r w:rsidR="00896F79" w:rsidRPr="00D2722D">
        <w:rPr>
          <w:rFonts w:ascii="Times New Roman" w:hAnsi="Times New Roman" w:cs="Times New Roman"/>
          <w:sz w:val="24"/>
          <w:szCs w:val="24"/>
        </w:rPr>
        <w:t>sulfadimethoxine</w:t>
      </w:r>
      <w:proofErr w:type="spellEnd"/>
      <w:r w:rsidR="00896F79" w:rsidRPr="00D2722D">
        <w:rPr>
          <w:rFonts w:ascii="Times New Roman" w:hAnsi="Times New Roman" w:cs="Times New Roman"/>
          <w:sz w:val="24"/>
          <w:szCs w:val="24"/>
        </w:rPr>
        <w:t xml:space="preserve"> </w:t>
      </w:r>
      <w:commentRangeEnd w:id="95"/>
      <w:r w:rsidR="00DF6228">
        <w:rPr>
          <w:rStyle w:val="CommentReference"/>
        </w:rPr>
        <w:commentReference w:id="95"/>
      </w:r>
      <w:r w:rsidR="00896F79" w:rsidRPr="00D2722D">
        <w:rPr>
          <w:rFonts w:ascii="Times New Roman" w:hAnsi="Times New Roman" w:cs="Times New Roman"/>
          <w:sz w:val="24"/>
          <w:szCs w:val="24"/>
        </w:rPr>
        <w:t xml:space="preserve">compared with isolates from </w:t>
      </w:r>
      <w:r w:rsidR="007C06BB" w:rsidRPr="00D2722D">
        <w:rPr>
          <w:rFonts w:ascii="Times New Roman" w:hAnsi="Times New Roman" w:cs="Times New Roman"/>
          <w:sz w:val="24"/>
          <w:szCs w:val="24"/>
        </w:rPr>
        <w:t>organic</w:t>
      </w:r>
      <w:r w:rsidR="00896F79" w:rsidRPr="00D2722D">
        <w:rPr>
          <w:rFonts w:ascii="Times New Roman" w:hAnsi="Times New Roman" w:cs="Times New Roman"/>
          <w:sz w:val="24"/>
          <w:szCs w:val="24"/>
        </w:rPr>
        <w:t xml:space="preserve"> herds</w:t>
      </w:r>
      <w:r w:rsidR="007C06BB" w:rsidRPr="00D2722D">
        <w:rPr>
          <w:rFonts w:ascii="Times New Roman" w:hAnsi="Times New Roman" w:cs="Times New Roman"/>
          <w:sz w:val="24"/>
          <w:szCs w:val="24"/>
        </w:rPr>
        <w:t>, and h</w:t>
      </w:r>
      <w:r w:rsidR="00896F79" w:rsidRPr="00D2722D">
        <w:rPr>
          <w:rFonts w:ascii="Times New Roman" w:hAnsi="Times New Roman" w:cs="Times New Roman"/>
          <w:sz w:val="24"/>
          <w:szCs w:val="24"/>
        </w:rPr>
        <w:t>erd type was not associated with the MIC of the other antimicrobial drugs tested</w:t>
      </w:r>
      <w:r w:rsidR="00D34F0C" w:rsidRPr="00D2722D">
        <w:rPr>
          <w:rFonts w:ascii="Times New Roman" w:hAnsi="Times New Roman" w:cs="Times New Roman"/>
          <w:sz w:val="24"/>
          <w:szCs w:val="24"/>
        </w:rPr>
        <w:t>; and (3) i</w:t>
      </w:r>
      <w:r w:rsidR="00896F79" w:rsidRPr="00D2722D">
        <w:rPr>
          <w:rFonts w:ascii="Times New Roman" w:hAnsi="Times New Roman" w:cs="Times New Roman"/>
          <w:sz w:val="24"/>
          <w:szCs w:val="24"/>
        </w:rPr>
        <w:t>n the survival analysis, the MIC that inhibited 90% (MIC</w:t>
      </w:r>
      <w:r w:rsidR="00896F79" w:rsidRPr="00D2722D">
        <w:rPr>
          <w:rFonts w:ascii="Times New Roman" w:hAnsi="Times New Roman" w:cs="Times New Roman"/>
          <w:sz w:val="24"/>
          <w:szCs w:val="24"/>
          <w:vertAlign w:val="subscript"/>
        </w:rPr>
        <w:t>90</w:t>
      </w:r>
      <w:r w:rsidR="00896F79" w:rsidRPr="00D2722D">
        <w:rPr>
          <w:rFonts w:ascii="Times New Roman" w:hAnsi="Times New Roman" w:cs="Times New Roman"/>
          <w:sz w:val="24"/>
          <w:szCs w:val="24"/>
        </w:rPr>
        <w:t xml:space="preserve">) of </w:t>
      </w:r>
      <w:r w:rsidR="00896F79" w:rsidRPr="00D2722D">
        <w:rPr>
          <w:rFonts w:ascii="Times New Roman" w:hAnsi="Times New Roman" w:cs="Times New Roman"/>
          <w:i/>
          <w:iCs/>
          <w:sz w:val="24"/>
          <w:szCs w:val="24"/>
        </w:rPr>
        <w:t>S. aureus</w:t>
      </w:r>
      <w:r w:rsidR="00896F79" w:rsidRPr="00D2722D">
        <w:rPr>
          <w:rFonts w:ascii="Times New Roman" w:hAnsi="Times New Roman" w:cs="Times New Roman"/>
          <w:sz w:val="24"/>
          <w:szCs w:val="24"/>
        </w:rPr>
        <w:t xml:space="preserve"> isolates from </w:t>
      </w:r>
      <w:r w:rsidR="00D34F0C" w:rsidRPr="00D2722D">
        <w:rPr>
          <w:rFonts w:ascii="Times New Roman" w:hAnsi="Times New Roman" w:cs="Times New Roman"/>
          <w:sz w:val="24"/>
          <w:szCs w:val="24"/>
        </w:rPr>
        <w:t>organic</w:t>
      </w:r>
      <w:r w:rsidR="00896F79" w:rsidRPr="00D2722D">
        <w:rPr>
          <w:rFonts w:ascii="Times New Roman" w:hAnsi="Times New Roman" w:cs="Times New Roman"/>
          <w:sz w:val="24"/>
          <w:szCs w:val="24"/>
        </w:rPr>
        <w:t xml:space="preserve"> herds for penicillin and pirlimycin was lower than the MIC</w:t>
      </w:r>
      <w:r w:rsidR="00896F79" w:rsidRPr="00D2722D">
        <w:rPr>
          <w:rFonts w:ascii="Times New Roman" w:hAnsi="Times New Roman" w:cs="Times New Roman"/>
          <w:sz w:val="24"/>
          <w:szCs w:val="24"/>
          <w:vertAlign w:val="subscript"/>
        </w:rPr>
        <w:t>90</w:t>
      </w:r>
      <w:r w:rsidR="00896F79" w:rsidRPr="00D2722D">
        <w:rPr>
          <w:rFonts w:ascii="Times New Roman" w:hAnsi="Times New Roman" w:cs="Times New Roman"/>
          <w:sz w:val="24"/>
          <w:szCs w:val="24"/>
        </w:rPr>
        <w:t xml:space="preserve"> of the isolates from CON-LO and CON-HI herds (MIC</w:t>
      </w:r>
      <w:r w:rsidR="00896F79" w:rsidRPr="00D2722D">
        <w:rPr>
          <w:rFonts w:ascii="Times New Roman" w:hAnsi="Times New Roman" w:cs="Times New Roman"/>
          <w:sz w:val="24"/>
          <w:szCs w:val="24"/>
          <w:vertAlign w:val="subscript"/>
        </w:rPr>
        <w:t>50</w:t>
      </w:r>
      <w:r w:rsidR="00896F79" w:rsidRPr="00D2722D">
        <w:rPr>
          <w:rFonts w:ascii="Times New Roman" w:hAnsi="Times New Roman" w:cs="Times New Roman"/>
          <w:sz w:val="24"/>
          <w:szCs w:val="24"/>
        </w:rPr>
        <w:t>, the MIC that inhibited 50% of isolates, was not different for these drugs)</w:t>
      </w:r>
      <w:r w:rsidR="00824940" w:rsidRPr="00D2722D">
        <w:rPr>
          <w:rFonts w:ascii="Times New Roman" w:hAnsi="Times New Roman" w:cs="Times New Roman"/>
          <w:sz w:val="24"/>
          <w:szCs w:val="24"/>
        </w:rPr>
        <w:t>. For CNS</w:t>
      </w:r>
      <w:r w:rsidR="00031E4E" w:rsidRPr="00D2722D">
        <w:rPr>
          <w:rFonts w:ascii="Times New Roman" w:hAnsi="Times New Roman" w:cs="Times New Roman"/>
          <w:sz w:val="24"/>
          <w:szCs w:val="24"/>
        </w:rPr>
        <w:t>:</w:t>
      </w:r>
      <w:r w:rsidR="009C7DE3" w:rsidRPr="00D2722D">
        <w:rPr>
          <w:rFonts w:ascii="Times New Roman" w:hAnsi="Times New Roman" w:cs="Times New Roman"/>
          <w:sz w:val="24"/>
          <w:szCs w:val="24"/>
        </w:rPr>
        <w:t xml:space="preserve"> (1) </w:t>
      </w:r>
      <w:r w:rsidR="00896F79" w:rsidRPr="00D2722D">
        <w:rPr>
          <w:rFonts w:ascii="Times New Roman" w:hAnsi="Times New Roman" w:cs="Times New Roman"/>
          <w:sz w:val="24"/>
          <w:szCs w:val="24"/>
        </w:rPr>
        <w:t xml:space="preserve">isolates from </w:t>
      </w:r>
      <w:r w:rsidR="009C7DE3" w:rsidRPr="00D2722D">
        <w:rPr>
          <w:rFonts w:ascii="Times New Roman" w:hAnsi="Times New Roman" w:cs="Times New Roman"/>
          <w:sz w:val="24"/>
          <w:szCs w:val="24"/>
        </w:rPr>
        <w:t>conventional</w:t>
      </w:r>
      <w:r w:rsidR="00896F79" w:rsidRPr="00D2722D">
        <w:rPr>
          <w:rFonts w:ascii="Times New Roman" w:hAnsi="Times New Roman" w:cs="Times New Roman"/>
          <w:sz w:val="24"/>
          <w:szCs w:val="24"/>
        </w:rPr>
        <w:t xml:space="preserve"> herds were more likely to be resistant to </w:t>
      </w:r>
      <w:r w:rsidR="00896F79" w:rsidRPr="00D2722D">
        <w:rPr>
          <w:rFonts w:ascii="Times New Roman" w:hAnsi="Times New Roman" w:cs="Times New Roman"/>
          <w:sz w:val="24"/>
          <w:szCs w:val="24"/>
        </w:rPr>
        <w:lastRenderedPageBreak/>
        <w:t>ampicillin, penicillin, pirlimycin, and tetracycline compared with isolates from ORG herds</w:t>
      </w:r>
      <w:r w:rsidR="009C7DE3" w:rsidRPr="00D2722D">
        <w:rPr>
          <w:rFonts w:ascii="Times New Roman" w:hAnsi="Times New Roman" w:cs="Times New Roman"/>
          <w:sz w:val="24"/>
          <w:szCs w:val="24"/>
        </w:rPr>
        <w:t>, and h</w:t>
      </w:r>
      <w:r w:rsidR="00896F79" w:rsidRPr="00D2722D">
        <w:rPr>
          <w:rFonts w:ascii="Times New Roman" w:hAnsi="Times New Roman" w:cs="Times New Roman"/>
          <w:sz w:val="24"/>
          <w:szCs w:val="24"/>
        </w:rPr>
        <w:t>erd type was not associated with the proportion of resistant isolates for the other antimicrobial drugs tested</w:t>
      </w:r>
      <w:r w:rsidR="00FE6434" w:rsidRPr="00D2722D">
        <w:rPr>
          <w:rFonts w:ascii="Times New Roman" w:hAnsi="Times New Roman" w:cs="Times New Roman"/>
          <w:sz w:val="24"/>
          <w:szCs w:val="24"/>
        </w:rPr>
        <w:t>;</w:t>
      </w:r>
      <w:r w:rsidR="008D054E" w:rsidRPr="00D2722D">
        <w:rPr>
          <w:rFonts w:ascii="Times New Roman" w:hAnsi="Times New Roman" w:cs="Times New Roman"/>
          <w:sz w:val="24"/>
          <w:szCs w:val="24"/>
        </w:rPr>
        <w:t xml:space="preserve"> (2) </w:t>
      </w:r>
      <w:r w:rsidR="00896F79" w:rsidRPr="00D2722D">
        <w:rPr>
          <w:rFonts w:ascii="Times New Roman" w:hAnsi="Times New Roman" w:cs="Times New Roman"/>
          <w:sz w:val="24"/>
          <w:szCs w:val="24"/>
        </w:rPr>
        <w:t xml:space="preserve">isolates from </w:t>
      </w:r>
      <w:r w:rsidR="008D054E" w:rsidRPr="00D2722D">
        <w:rPr>
          <w:rFonts w:ascii="Times New Roman" w:hAnsi="Times New Roman" w:cs="Times New Roman"/>
          <w:sz w:val="24"/>
          <w:szCs w:val="24"/>
        </w:rPr>
        <w:t>conventional</w:t>
      </w:r>
      <w:r w:rsidR="00896F79" w:rsidRPr="00D2722D">
        <w:rPr>
          <w:rFonts w:ascii="Times New Roman" w:hAnsi="Times New Roman" w:cs="Times New Roman"/>
          <w:sz w:val="24"/>
          <w:szCs w:val="24"/>
        </w:rPr>
        <w:t xml:space="preserve"> herds had a higher MIC for ampicillin, pirlimycin, and tetracycline compared with isolates from </w:t>
      </w:r>
      <w:r w:rsidR="008D054E" w:rsidRPr="00D2722D">
        <w:rPr>
          <w:rFonts w:ascii="Times New Roman" w:hAnsi="Times New Roman" w:cs="Times New Roman"/>
          <w:sz w:val="24"/>
          <w:szCs w:val="24"/>
        </w:rPr>
        <w:t>organic</w:t>
      </w:r>
      <w:r w:rsidR="00896F79" w:rsidRPr="00D2722D">
        <w:rPr>
          <w:rFonts w:ascii="Times New Roman" w:hAnsi="Times New Roman" w:cs="Times New Roman"/>
          <w:sz w:val="24"/>
          <w:szCs w:val="24"/>
        </w:rPr>
        <w:t xml:space="preserve"> herds</w:t>
      </w:r>
      <w:r w:rsidR="005E3C2E" w:rsidRPr="00D2722D">
        <w:rPr>
          <w:rFonts w:ascii="Times New Roman" w:hAnsi="Times New Roman" w:cs="Times New Roman"/>
          <w:sz w:val="24"/>
          <w:szCs w:val="24"/>
        </w:rPr>
        <w:t>, and h</w:t>
      </w:r>
      <w:r w:rsidR="00896F79" w:rsidRPr="00D2722D">
        <w:rPr>
          <w:rFonts w:ascii="Times New Roman" w:hAnsi="Times New Roman" w:cs="Times New Roman"/>
          <w:sz w:val="24"/>
          <w:szCs w:val="24"/>
        </w:rPr>
        <w:t>erd type was not associated with the MIC of the other antimicrobial drugs teste</w:t>
      </w:r>
      <w:r w:rsidR="005E3C2E" w:rsidRPr="00D2722D">
        <w:rPr>
          <w:rFonts w:ascii="Times New Roman" w:hAnsi="Times New Roman" w:cs="Times New Roman"/>
          <w:sz w:val="24"/>
          <w:szCs w:val="24"/>
        </w:rPr>
        <w:t>d</w:t>
      </w:r>
      <w:r w:rsidR="0090539B" w:rsidRPr="00D2722D">
        <w:rPr>
          <w:rFonts w:ascii="Times New Roman" w:hAnsi="Times New Roman" w:cs="Times New Roman"/>
          <w:sz w:val="24"/>
          <w:szCs w:val="24"/>
        </w:rPr>
        <w:t>; and (3) in</w:t>
      </w:r>
      <w:r w:rsidR="00896F79" w:rsidRPr="00D2722D">
        <w:rPr>
          <w:rFonts w:ascii="Times New Roman" w:hAnsi="Times New Roman" w:cs="Times New Roman"/>
          <w:sz w:val="24"/>
          <w:szCs w:val="24"/>
        </w:rPr>
        <w:t xml:space="preserve"> the survival analysis, the</w:t>
      </w:r>
      <w:r w:rsidR="00D06235" w:rsidRPr="00D2722D">
        <w:rPr>
          <w:rFonts w:ascii="Times New Roman" w:hAnsi="Times New Roman" w:cs="Times New Roman"/>
          <w:sz w:val="24"/>
          <w:szCs w:val="24"/>
        </w:rPr>
        <w:t xml:space="preserve"> </w:t>
      </w:r>
      <w:r w:rsidR="00896F79" w:rsidRPr="00D2722D">
        <w:rPr>
          <w:rFonts w:ascii="Times New Roman" w:hAnsi="Times New Roman" w:cs="Times New Roman"/>
          <w:sz w:val="24"/>
          <w:szCs w:val="24"/>
        </w:rPr>
        <w:t>MIC</w:t>
      </w:r>
      <w:r w:rsidR="00896F79" w:rsidRPr="00D2722D">
        <w:rPr>
          <w:rFonts w:ascii="Times New Roman" w:hAnsi="Times New Roman" w:cs="Times New Roman"/>
          <w:sz w:val="24"/>
          <w:szCs w:val="24"/>
          <w:vertAlign w:val="subscript"/>
        </w:rPr>
        <w:t>90</w:t>
      </w:r>
      <w:r w:rsidR="00896F79" w:rsidRPr="00D2722D">
        <w:rPr>
          <w:rFonts w:ascii="Times New Roman" w:hAnsi="Times New Roman" w:cs="Times New Roman"/>
          <w:sz w:val="24"/>
          <w:szCs w:val="24"/>
        </w:rPr>
        <w:t xml:space="preserve"> of CNS isolates from </w:t>
      </w:r>
      <w:r w:rsidR="0090539B" w:rsidRPr="00D2722D">
        <w:rPr>
          <w:rFonts w:ascii="Times New Roman" w:hAnsi="Times New Roman" w:cs="Times New Roman"/>
          <w:sz w:val="24"/>
          <w:szCs w:val="24"/>
        </w:rPr>
        <w:t>organic</w:t>
      </w:r>
      <w:r w:rsidR="00896F79" w:rsidRPr="00D2722D">
        <w:rPr>
          <w:rFonts w:ascii="Times New Roman" w:hAnsi="Times New Roman" w:cs="Times New Roman"/>
          <w:sz w:val="24"/>
          <w:szCs w:val="24"/>
        </w:rPr>
        <w:t xml:space="preserve"> herds for ampicillin, penicillin, pirlimycin, and tetracycline was lower than the MIC</w:t>
      </w:r>
      <w:r w:rsidR="00896F79" w:rsidRPr="00D2722D">
        <w:rPr>
          <w:rFonts w:ascii="Times New Roman" w:hAnsi="Times New Roman" w:cs="Times New Roman"/>
          <w:sz w:val="24"/>
          <w:szCs w:val="24"/>
          <w:vertAlign w:val="subscript"/>
        </w:rPr>
        <w:t>90</w:t>
      </w:r>
      <w:r w:rsidR="00896F79" w:rsidRPr="00D2722D">
        <w:rPr>
          <w:rFonts w:ascii="Times New Roman" w:hAnsi="Times New Roman" w:cs="Times New Roman"/>
          <w:sz w:val="24"/>
          <w:szCs w:val="24"/>
        </w:rPr>
        <w:t xml:space="preserve"> of the isolates from CON-LO and CON-HI herds (ORG and CON-LO herds had a lower MIC</w:t>
      </w:r>
      <w:r w:rsidR="00896F79" w:rsidRPr="00D2722D">
        <w:rPr>
          <w:rFonts w:ascii="Times New Roman" w:hAnsi="Times New Roman" w:cs="Times New Roman"/>
          <w:sz w:val="24"/>
          <w:szCs w:val="24"/>
          <w:vertAlign w:val="subscript"/>
        </w:rPr>
        <w:t>50</w:t>
      </w:r>
      <w:r w:rsidR="00896F79" w:rsidRPr="00D2722D">
        <w:rPr>
          <w:rFonts w:ascii="Times New Roman" w:hAnsi="Times New Roman" w:cs="Times New Roman"/>
          <w:sz w:val="24"/>
          <w:szCs w:val="24"/>
        </w:rPr>
        <w:t xml:space="preserve"> for erythromycin than CON-HI herds, but the MIC</w:t>
      </w:r>
      <w:r w:rsidR="00896F79" w:rsidRPr="00D2722D">
        <w:rPr>
          <w:rFonts w:ascii="Times New Roman" w:hAnsi="Times New Roman" w:cs="Times New Roman"/>
          <w:sz w:val="24"/>
          <w:szCs w:val="24"/>
          <w:vertAlign w:val="subscript"/>
        </w:rPr>
        <w:t xml:space="preserve">90 </w:t>
      </w:r>
      <w:r w:rsidR="00896F79" w:rsidRPr="00D2722D">
        <w:rPr>
          <w:rFonts w:ascii="Times New Roman" w:hAnsi="Times New Roman" w:cs="Times New Roman"/>
          <w:sz w:val="24"/>
          <w:szCs w:val="24"/>
        </w:rPr>
        <w:t>did not differ by usage group)</w:t>
      </w:r>
      <w:r w:rsidR="00497733" w:rsidRPr="00D2722D">
        <w:rPr>
          <w:rFonts w:ascii="Times New Roman" w:hAnsi="Times New Roman" w:cs="Times New Roman"/>
          <w:sz w:val="24"/>
          <w:szCs w:val="24"/>
        </w:rPr>
        <w:t>.</w:t>
      </w:r>
      <w:r w:rsidR="00FF2D1B" w:rsidRPr="00D2722D">
        <w:rPr>
          <w:rFonts w:ascii="Times New Roman" w:hAnsi="Times New Roman" w:cs="Times New Roman"/>
          <w:sz w:val="24"/>
          <w:szCs w:val="24"/>
        </w:rPr>
        <w:t xml:space="preserve"> </w:t>
      </w:r>
      <w:r w:rsidR="009923CE" w:rsidRPr="00D2722D">
        <w:rPr>
          <w:rFonts w:ascii="Times New Roman" w:hAnsi="Times New Roman" w:cs="Times New Roman"/>
          <w:sz w:val="24"/>
          <w:szCs w:val="24"/>
        </w:rPr>
        <w:t>The authors</w:t>
      </w:r>
      <w:r w:rsidR="00FF2D1B" w:rsidRPr="00D2722D">
        <w:rPr>
          <w:rFonts w:ascii="Times New Roman" w:hAnsi="Times New Roman" w:cs="Times New Roman"/>
          <w:sz w:val="24"/>
          <w:szCs w:val="24"/>
        </w:rPr>
        <w:t xml:space="preserve"> highlight</w:t>
      </w:r>
      <w:r w:rsidR="009923CE" w:rsidRPr="00D2722D">
        <w:rPr>
          <w:rFonts w:ascii="Times New Roman" w:hAnsi="Times New Roman" w:cs="Times New Roman"/>
          <w:sz w:val="24"/>
          <w:szCs w:val="24"/>
        </w:rPr>
        <w:t xml:space="preserve"> that although some differences were found between antimicrobial </w:t>
      </w:r>
      <w:r w:rsidR="00DD13F6" w:rsidRPr="00D2722D">
        <w:rPr>
          <w:rFonts w:ascii="Times New Roman" w:hAnsi="Times New Roman" w:cs="Times New Roman"/>
          <w:sz w:val="24"/>
          <w:szCs w:val="24"/>
        </w:rPr>
        <w:t xml:space="preserve">usage </w:t>
      </w:r>
      <w:r w:rsidR="009923CE" w:rsidRPr="00D2722D">
        <w:rPr>
          <w:rFonts w:ascii="Times New Roman" w:hAnsi="Times New Roman" w:cs="Times New Roman"/>
          <w:sz w:val="24"/>
          <w:szCs w:val="24"/>
        </w:rPr>
        <w:t xml:space="preserve">groups, most isolates </w:t>
      </w:r>
      <w:r w:rsidR="00DD13F6" w:rsidRPr="00D2722D">
        <w:rPr>
          <w:rFonts w:ascii="Times New Roman" w:hAnsi="Times New Roman" w:cs="Times New Roman"/>
          <w:sz w:val="24"/>
          <w:szCs w:val="24"/>
        </w:rPr>
        <w:t>from all farm types</w:t>
      </w:r>
      <w:r w:rsidR="009923CE" w:rsidRPr="00D2722D">
        <w:rPr>
          <w:rFonts w:ascii="Times New Roman" w:hAnsi="Times New Roman" w:cs="Times New Roman"/>
          <w:sz w:val="24"/>
          <w:szCs w:val="24"/>
        </w:rPr>
        <w:t xml:space="preserve"> were inhibited at the lowest dilution tested of most antimicrobial drugs</w:t>
      </w:r>
      <w:r w:rsidR="009942AE" w:rsidRPr="00D2722D">
        <w:rPr>
          <w:rFonts w:ascii="Times New Roman" w:hAnsi="Times New Roman" w:cs="Times New Roman"/>
          <w:sz w:val="24"/>
          <w:szCs w:val="24"/>
        </w:rPr>
        <w:t xml:space="preserve"> routinely used on dairy farms</w:t>
      </w:r>
      <w:r w:rsidR="009923CE" w:rsidRPr="00D2722D">
        <w:rPr>
          <w:rFonts w:ascii="Times New Roman" w:hAnsi="Times New Roman" w:cs="Times New Roman"/>
          <w:sz w:val="24"/>
          <w:szCs w:val="24"/>
        </w:rPr>
        <w:t>.</w:t>
      </w:r>
    </w:p>
    <w:p w14:paraId="7045228C" w14:textId="4B749120" w:rsidR="00C3339E" w:rsidRPr="00D2722D" w:rsidRDefault="005519E4"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The </w:t>
      </w:r>
      <w:r w:rsidR="00456C73" w:rsidRPr="00D2722D">
        <w:rPr>
          <w:rFonts w:ascii="Times New Roman" w:hAnsi="Times New Roman" w:cs="Times New Roman"/>
          <w:sz w:val="24"/>
          <w:szCs w:val="24"/>
        </w:rPr>
        <w:t xml:space="preserve">other study </w:t>
      </w:r>
      <w:r w:rsidR="008E3119" w:rsidRPr="00D2722D">
        <w:rPr>
          <w:rFonts w:ascii="Times New Roman" w:hAnsi="Times New Roman" w:cs="Times New Roman"/>
          <w:sz w:val="24"/>
          <w:szCs w:val="24"/>
        </w:rPr>
        <w:t>comparing</w:t>
      </w:r>
      <w:r w:rsidR="00456C73" w:rsidRPr="00D2722D">
        <w:rPr>
          <w:rFonts w:ascii="Times New Roman" w:hAnsi="Times New Roman" w:cs="Times New Roman"/>
          <w:sz w:val="24"/>
          <w:szCs w:val="24"/>
        </w:rPr>
        <w:t xml:space="preserve"> resistance of staphylococci between organic and conventional dairies to include </w:t>
      </w:r>
      <w:r w:rsidR="007E2F12" w:rsidRPr="00D2722D">
        <w:rPr>
          <w:rFonts w:ascii="Times New Roman" w:hAnsi="Times New Roman" w:cs="Times New Roman"/>
          <w:sz w:val="24"/>
          <w:szCs w:val="24"/>
        </w:rPr>
        <w:t xml:space="preserve">a detailed quantification of antimicrobial usage </w:t>
      </w:r>
      <w:r w:rsidR="00A466F7" w:rsidRPr="00D2722D">
        <w:rPr>
          <w:rFonts w:ascii="Times New Roman" w:hAnsi="Times New Roman" w:cs="Times New Roman"/>
          <w:sz w:val="24"/>
          <w:szCs w:val="24"/>
        </w:rPr>
        <w:t xml:space="preserve">enrolled </w:t>
      </w:r>
      <w:r w:rsidR="002B08B5" w:rsidRPr="00D2722D">
        <w:rPr>
          <w:rFonts w:ascii="Times New Roman" w:hAnsi="Times New Roman" w:cs="Times New Roman"/>
          <w:sz w:val="24"/>
          <w:szCs w:val="24"/>
        </w:rPr>
        <w:t xml:space="preserve">7 </w:t>
      </w:r>
      <w:r w:rsidR="00A466F7" w:rsidRPr="00D2722D">
        <w:rPr>
          <w:rFonts w:ascii="Times New Roman" w:hAnsi="Times New Roman" w:cs="Times New Roman"/>
          <w:sz w:val="24"/>
          <w:szCs w:val="24"/>
        </w:rPr>
        <w:t>organic</w:t>
      </w:r>
      <w:r w:rsidR="002B08B5" w:rsidRPr="00D2722D">
        <w:rPr>
          <w:rFonts w:ascii="Times New Roman" w:hAnsi="Times New Roman" w:cs="Times New Roman"/>
          <w:sz w:val="24"/>
          <w:szCs w:val="24"/>
        </w:rPr>
        <w:t xml:space="preserve"> herds, 11 </w:t>
      </w:r>
      <w:r w:rsidR="00A466F7" w:rsidRPr="00D2722D">
        <w:rPr>
          <w:rFonts w:ascii="Times New Roman" w:hAnsi="Times New Roman" w:cs="Times New Roman"/>
          <w:sz w:val="24"/>
          <w:szCs w:val="24"/>
        </w:rPr>
        <w:t>conventional</w:t>
      </w:r>
      <w:r w:rsidR="002B08B5" w:rsidRPr="00D2722D">
        <w:rPr>
          <w:rFonts w:ascii="Times New Roman" w:hAnsi="Times New Roman" w:cs="Times New Roman"/>
          <w:sz w:val="24"/>
          <w:szCs w:val="24"/>
        </w:rPr>
        <w:t xml:space="preserve"> herds using ampicillin-cloxacillin </w:t>
      </w:r>
      <w:r w:rsidR="008B564E" w:rsidRPr="00D2722D">
        <w:rPr>
          <w:rFonts w:ascii="Times New Roman" w:hAnsi="Times New Roman" w:cs="Times New Roman"/>
          <w:sz w:val="24"/>
          <w:szCs w:val="24"/>
        </w:rPr>
        <w:t>dry cow therapy</w:t>
      </w:r>
      <w:r w:rsidR="002B08B5" w:rsidRPr="00D2722D">
        <w:rPr>
          <w:rFonts w:ascii="Times New Roman" w:hAnsi="Times New Roman" w:cs="Times New Roman"/>
          <w:sz w:val="24"/>
          <w:szCs w:val="24"/>
        </w:rPr>
        <w:t xml:space="preserve"> (CON-AC), </w:t>
      </w:r>
      <w:r w:rsidR="0045049D" w:rsidRPr="00D2722D">
        <w:rPr>
          <w:rFonts w:ascii="Times New Roman" w:hAnsi="Times New Roman" w:cs="Times New Roman"/>
          <w:sz w:val="24"/>
          <w:szCs w:val="24"/>
        </w:rPr>
        <w:t xml:space="preserve">and </w:t>
      </w:r>
      <w:r w:rsidR="002B08B5" w:rsidRPr="00D2722D">
        <w:rPr>
          <w:rFonts w:ascii="Times New Roman" w:hAnsi="Times New Roman" w:cs="Times New Roman"/>
          <w:sz w:val="24"/>
          <w:szCs w:val="24"/>
        </w:rPr>
        <w:t xml:space="preserve">8 </w:t>
      </w:r>
      <w:r w:rsidR="00A466F7" w:rsidRPr="00D2722D">
        <w:rPr>
          <w:rFonts w:ascii="Times New Roman" w:hAnsi="Times New Roman" w:cs="Times New Roman"/>
          <w:sz w:val="24"/>
          <w:szCs w:val="24"/>
        </w:rPr>
        <w:t>conventional</w:t>
      </w:r>
      <w:r w:rsidR="002B08B5" w:rsidRPr="00D2722D">
        <w:rPr>
          <w:rFonts w:ascii="Times New Roman" w:hAnsi="Times New Roman" w:cs="Times New Roman"/>
          <w:sz w:val="24"/>
          <w:szCs w:val="24"/>
        </w:rPr>
        <w:t xml:space="preserve"> herds using </w:t>
      </w:r>
      <w:proofErr w:type="spellStart"/>
      <w:r w:rsidR="002B08B5" w:rsidRPr="00D2722D">
        <w:rPr>
          <w:rFonts w:ascii="Times New Roman" w:hAnsi="Times New Roman" w:cs="Times New Roman"/>
          <w:sz w:val="24"/>
          <w:szCs w:val="24"/>
        </w:rPr>
        <w:t>cephalonium</w:t>
      </w:r>
      <w:proofErr w:type="spellEnd"/>
      <w:r w:rsidR="002B08B5" w:rsidRPr="00D2722D">
        <w:rPr>
          <w:rFonts w:ascii="Times New Roman" w:hAnsi="Times New Roman" w:cs="Times New Roman"/>
          <w:sz w:val="24"/>
          <w:szCs w:val="24"/>
        </w:rPr>
        <w:t xml:space="preserve"> </w:t>
      </w:r>
      <w:r w:rsidR="0045049D" w:rsidRPr="00D2722D">
        <w:rPr>
          <w:rFonts w:ascii="Times New Roman" w:hAnsi="Times New Roman" w:cs="Times New Roman"/>
          <w:sz w:val="24"/>
          <w:szCs w:val="24"/>
        </w:rPr>
        <w:t xml:space="preserve">dry cow therapy </w:t>
      </w:r>
      <w:r w:rsidR="002B08B5" w:rsidRPr="00D2722D">
        <w:rPr>
          <w:rFonts w:ascii="Times New Roman" w:hAnsi="Times New Roman" w:cs="Times New Roman"/>
          <w:sz w:val="24"/>
          <w:szCs w:val="24"/>
        </w:rPr>
        <w:t>(CON-CE)</w:t>
      </w:r>
      <w:r w:rsidR="00A466F7" w:rsidRPr="00D2722D">
        <w:rPr>
          <w:rFonts w:ascii="Times New Roman" w:hAnsi="Times New Roman" w:cs="Times New Roman"/>
          <w:sz w:val="24"/>
          <w:szCs w:val="24"/>
        </w:rPr>
        <w:t xml:space="preserve"> in New Zealand</w:t>
      </w:r>
      <w:r w:rsidR="00DD1D73"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(McDougall et al., 2021)</w:t>
      </w:r>
      <w:r w:rsidR="00A466F7" w:rsidRPr="00D2722D">
        <w:rPr>
          <w:rFonts w:ascii="Times New Roman" w:hAnsi="Times New Roman" w:cs="Times New Roman"/>
          <w:sz w:val="24"/>
          <w:szCs w:val="24"/>
        </w:rPr>
        <w:t xml:space="preserve">. Although the study was carried out in </w:t>
      </w:r>
      <w:r w:rsidR="00400C89" w:rsidRPr="00D2722D">
        <w:rPr>
          <w:rFonts w:ascii="Times New Roman" w:hAnsi="Times New Roman" w:cs="Times New Roman"/>
          <w:sz w:val="24"/>
          <w:szCs w:val="24"/>
        </w:rPr>
        <w:t>NZ</w:t>
      </w:r>
      <w:r w:rsidR="00A466F7" w:rsidRPr="00D2722D">
        <w:rPr>
          <w:rFonts w:ascii="Times New Roman" w:hAnsi="Times New Roman" w:cs="Times New Roman"/>
          <w:sz w:val="24"/>
          <w:szCs w:val="24"/>
        </w:rPr>
        <w:t xml:space="preserve">, participating </w:t>
      </w:r>
      <w:r w:rsidR="0042567F" w:rsidRPr="00D2722D">
        <w:rPr>
          <w:rFonts w:ascii="Times New Roman" w:hAnsi="Times New Roman" w:cs="Times New Roman"/>
          <w:sz w:val="24"/>
          <w:szCs w:val="24"/>
        </w:rPr>
        <w:t xml:space="preserve">herds </w:t>
      </w:r>
      <w:r w:rsidR="00A466F7" w:rsidRPr="00D2722D">
        <w:rPr>
          <w:rFonts w:ascii="Times New Roman" w:hAnsi="Times New Roman" w:cs="Times New Roman"/>
          <w:sz w:val="24"/>
          <w:szCs w:val="24"/>
        </w:rPr>
        <w:t>were all</w:t>
      </w:r>
      <w:r w:rsidR="0042567F" w:rsidRPr="00D2722D">
        <w:rPr>
          <w:rFonts w:ascii="Times New Roman" w:hAnsi="Times New Roman" w:cs="Times New Roman"/>
          <w:sz w:val="24"/>
          <w:szCs w:val="24"/>
        </w:rPr>
        <w:t xml:space="preserve"> certified under</w:t>
      </w:r>
      <w:r w:rsidR="007733F3" w:rsidRPr="00D2722D">
        <w:rPr>
          <w:rFonts w:ascii="Times New Roman" w:hAnsi="Times New Roman" w:cs="Times New Roman"/>
          <w:sz w:val="24"/>
          <w:szCs w:val="24"/>
        </w:rPr>
        <w:t xml:space="preserve"> the</w:t>
      </w:r>
      <w:r w:rsidR="00A466F7" w:rsidRPr="00D2722D">
        <w:rPr>
          <w:rFonts w:ascii="Times New Roman" w:hAnsi="Times New Roman" w:cs="Times New Roman"/>
          <w:sz w:val="24"/>
          <w:szCs w:val="24"/>
        </w:rPr>
        <w:t xml:space="preserve"> USDA </w:t>
      </w:r>
      <w:r w:rsidR="007733F3" w:rsidRPr="00D2722D">
        <w:rPr>
          <w:rFonts w:ascii="Times New Roman" w:hAnsi="Times New Roman" w:cs="Times New Roman"/>
          <w:sz w:val="24"/>
          <w:szCs w:val="24"/>
        </w:rPr>
        <w:t xml:space="preserve">National </w:t>
      </w:r>
      <w:r w:rsidR="00A466F7" w:rsidRPr="00D2722D">
        <w:rPr>
          <w:rFonts w:ascii="Times New Roman" w:hAnsi="Times New Roman" w:cs="Times New Roman"/>
          <w:sz w:val="24"/>
          <w:szCs w:val="24"/>
        </w:rPr>
        <w:t>Organic</w:t>
      </w:r>
      <w:r w:rsidR="007733F3" w:rsidRPr="00D2722D">
        <w:rPr>
          <w:rFonts w:ascii="Times New Roman" w:hAnsi="Times New Roman" w:cs="Times New Roman"/>
          <w:sz w:val="24"/>
          <w:szCs w:val="24"/>
        </w:rPr>
        <w:t xml:space="preserve"> Program.</w:t>
      </w:r>
      <w:r w:rsidR="002B08B5" w:rsidRPr="00D2722D">
        <w:rPr>
          <w:rFonts w:ascii="Times New Roman" w:hAnsi="Times New Roman" w:cs="Times New Roman"/>
          <w:sz w:val="24"/>
          <w:szCs w:val="24"/>
        </w:rPr>
        <w:t xml:space="preserve"> </w:t>
      </w:r>
      <w:r w:rsidR="008D0069" w:rsidRPr="00D2722D">
        <w:rPr>
          <w:rFonts w:ascii="Times New Roman" w:hAnsi="Times New Roman" w:cs="Times New Roman"/>
          <w:sz w:val="24"/>
          <w:szCs w:val="24"/>
        </w:rPr>
        <w:t>Conventional</w:t>
      </w:r>
      <w:r w:rsidR="002B08B5" w:rsidRPr="00D2722D">
        <w:rPr>
          <w:rFonts w:ascii="Times New Roman" w:hAnsi="Times New Roman" w:cs="Times New Roman"/>
          <w:sz w:val="24"/>
          <w:szCs w:val="24"/>
        </w:rPr>
        <w:t xml:space="preserve"> herds</w:t>
      </w:r>
      <w:r w:rsidR="008D0069" w:rsidRPr="00D2722D">
        <w:rPr>
          <w:rFonts w:ascii="Times New Roman" w:hAnsi="Times New Roman" w:cs="Times New Roman"/>
          <w:sz w:val="24"/>
          <w:szCs w:val="24"/>
        </w:rPr>
        <w:t xml:space="preserve"> of both categories were</w:t>
      </w:r>
      <w:r w:rsidR="002B08B5" w:rsidRPr="00D2722D">
        <w:rPr>
          <w:rFonts w:ascii="Times New Roman" w:hAnsi="Times New Roman" w:cs="Times New Roman"/>
          <w:sz w:val="24"/>
          <w:szCs w:val="24"/>
        </w:rPr>
        <w:t xml:space="preserve"> selected on the basis that &gt;50% of </w:t>
      </w:r>
      <w:r w:rsidR="008D0069" w:rsidRPr="00D2722D">
        <w:rPr>
          <w:rFonts w:ascii="Times New Roman" w:hAnsi="Times New Roman" w:cs="Times New Roman"/>
          <w:sz w:val="24"/>
          <w:szCs w:val="24"/>
        </w:rPr>
        <w:t xml:space="preserve">the </w:t>
      </w:r>
      <w:r w:rsidR="002B08B5" w:rsidRPr="00D2722D">
        <w:rPr>
          <w:rFonts w:ascii="Times New Roman" w:hAnsi="Times New Roman" w:cs="Times New Roman"/>
          <w:sz w:val="24"/>
          <w:szCs w:val="24"/>
        </w:rPr>
        <w:t>cows were treated in each of the 3 previous y</w:t>
      </w:r>
      <w:r w:rsidR="008D0069" w:rsidRPr="00D2722D">
        <w:rPr>
          <w:rFonts w:ascii="Times New Roman" w:hAnsi="Times New Roman" w:cs="Times New Roman"/>
          <w:sz w:val="24"/>
          <w:szCs w:val="24"/>
        </w:rPr>
        <w:t>ears</w:t>
      </w:r>
      <w:r w:rsidR="002B08B5" w:rsidRPr="00D2722D">
        <w:rPr>
          <w:rFonts w:ascii="Times New Roman" w:hAnsi="Times New Roman" w:cs="Times New Roman"/>
          <w:sz w:val="24"/>
          <w:szCs w:val="24"/>
        </w:rPr>
        <w:t xml:space="preserve"> with </w:t>
      </w:r>
      <w:r w:rsidR="008D0069" w:rsidRPr="00D2722D">
        <w:rPr>
          <w:rFonts w:ascii="Times New Roman" w:hAnsi="Times New Roman" w:cs="Times New Roman"/>
          <w:sz w:val="24"/>
          <w:szCs w:val="24"/>
        </w:rPr>
        <w:t xml:space="preserve">at least </w:t>
      </w:r>
      <w:commentRangeStart w:id="96"/>
      <w:r w:rsidR="002B08B5" w:rsidRPr="00D2722D">
        <w:rPr>
          <w:rFonts w:ascii="Times New Roman" w:hAnsi="Times New Roman" w:cs="Times New Roman"/>
          <w:sz w:val="24"/>
          <w:szCs w:val="24"/>
        </w:rPr>
        <w:t xml:space="preserve">1 </w:t>
      </w:r>
      <w:r w:rsidR="00400C89" w:rsidRPr="00D2722D">
        <w:rPr>
          <w:rFonts w:ascii="Times New Roman" w:hAnsi="Times New Roman" w:cs="Times New Roman"/>
          <w:sz w:val="24"/>
          <w:szCs w:val="24"/>
        </w:rPr>
        <w:t>dry cow therapy (</w:t>
      </w:r>
      <w:r w:rsidR="002B08B5" w:rsidRPr="00D2722D">
        <w:rPr>
          <w:rFonts w:ascii="Times New Roman" w:hAnsi="Times New Roman" w:cs="Times New Roman"/>
          <w:sz w:val="24"/>
          <w:szCs w:val="24"/>
        </w:rPr>
        <w:t>DCT</w:t>
      </w:r>
      <w:r w:rsidR="00400C89" w:rsidRPr="00D2722D">
        <w:rPr>
          <w:rFonts w:ascii="Times New Roman" w:hAnsi="Times New Roman" w:cs="Times New Roman"/>
          <w:sz w:val="24"/>
          <w:szCs w:val="24"/>
        </w:rPr>
        <w:t>)</w:t>
      </w:r>
      <w:r w:rsidR="002B08B5" w:rsidRPr="00D2722D">
        <w:rPr>
          <w:rFonts w:ascii="Times New Roman" w:hAnsi="Times New Roman" w:cs="Times New Roman"/>
          <w:sz w:val="24"/>
          <w:szCs w:val="24"/>
        </w:rPr>
        <w:t xml:space="preserve"> product</w:t>
      </w:r>
      <w:commentRangeEnd w:id="96"/>
      <w:r w:rsidR="006166CB">
        <w:rPr>
          <w:rStyle w:val="CommentReference"/>
        </w:rPr>
        <w:commentReference w:id="96"/>
      </w:r>
      <w:r w:rsidR="008D0069" w:rsidRPr="00D2722D">
        <w:rPr>
          <w:rFonts w:ascii="Times New Roman" w:hAnsi="Times New Roman" w:cs="Times New Roman"/>
          <w:sz w:val="24"/>
          <w:szCs w:val="24"/>
        </w:rPr>
        <w:t>.</w:t>
      </w:r>
      <w:r w:rsidR="002B08B5" w:rsidRPr="00D2722D">
        <w:rPr>
          <w:rFonts w:ascii="Times New Roman" w:hAnsi="Times New Roman" w:cs="Times New Roman"/>
          <w:sz w:val="24"/>
          <w:szCs w:val="24"/>
        </w:rPr>
        <w:t xml:space="preserve"> </w:t>
      </w:r>
      <w:proofErr w:type="gramStart"/>
      <w:r w:rsidR="00A15419" w:rsidRPr="00D2722D">
        <w:rPr>
          <w:rFonts w:ascii="Times New Roman" w:hAnsi="Times New Roman" w:cs="Times New Roman"/>
          <w:sz w:val="24"/>
          <w:szCs w:val="24"/>
        </w:rPr>
        <w:t>Similar to</w:t>
      </w:r>
      <w:proofErr w:type="gramEnd"/>
      <w:r w:rsidR="00A15419" w:rsidRPr="00D2722D">
        <w:rPr>
          <w:rFonts w:ascii="Times New Roman" w:hAnsi="Times New Roman" w:cs="Times New Roman"/>
          <w:sz w:val="24"/>
          <w:szCs w:val="24"/>
        </w:rPr>
        <w:t xml:space="preserve"> Pol and Ruegg (2007a), the authors took a multifaced approach to exploring the resistance </w:t>
      </w:r>
      <w:proofErr w:type="gramStart"/>
      <w:r w:rsidR="00A15419" w:rsidRPr="00D2722D">
        <w:rPr>
          <w:rFonts w:ascii="Times New Roman" w:hAnsi="Times New Roman" w:cs="Times New Roman"/>
          <w:sz w:val="24"/>
          <w:szCs w:val="24"/>
        </w:rPr>
        <w:t>patters</w:t>
      </w:r>
      <w:proofErr w:type="gramEnd"/>
      <w:r w:rsidR="00A15419" w:rsidRPr="00D2722D">
        <w:rPr>
          <w:rFonts w:ascii="Times New Roman" w:hAnsi="Times New Roman" w:cs="Times New Roman"/>
          <w:sz w:val="24"/>
          <w:szCs w:val="24"/>
        </w:rPr>
        <w:t xml:space="preserve"> of </w:t>
      </w:r>
      <w:r w:rsidR="00A15419" w:rsidRPr="00D2722D">
        <w:rPr>
          <w:rFonts w:ascii="Times New Roman" w:hAnsi="Times New Roman" w:cs="Times New Roman"/>
          <w:i/>
          <w:iCs/>
          <w:sz w:val="24"/>
          <w:szCs w:val="24"/>
        </w:rPr>
        <w:t>S. aureus</w:t>
      </w:r>
      <w:r w:rsidR="00A15419" w:rsidRPr="00D2722D">
        <w:rPr>
          <w:rFonts w:ascii="Times New Roman" w:hAnsi="Times New Roman" w:cs="Times New Roman"/>
          <w:sz w:val="24"/>
          <w:szCs w:val="24"/>
        </w:rPr>
        <w:t xml:space="preserve"> and CNS from organic and conventional systems. </w:t>
      </w:r>
      <w:r w:rsidR="00870E65" w:rsidRPr="00D2722D">
        <w:rPr>
          <w:rFonts w:ascii="Times New Roman" w:hAnsi="Times New Roman" w:cs="Times New Roman"/>
          <w:sz w:val="24"/>
          <w:szCs w:val="24"/>
        </w:rPr>
        <w:t xml:space="preserve">Overall, the MIC of CNS from ORG herds were lower than isolates from both types of CON herd. </w:t>
      </w:r>
      <w:r w:rsidR="0006505E" w:rsidRPr="00D2722D">
        <w:rPr>
          <w:rFonts w:ascii="Times New Roman" w:hAnsi="Times New Roman" w:cs="Times New Roman"/>
          <w:sz w:val="24"/>
          <w:szCs w:val="24"/>
        </w:rPr>
        <w:t xml:space="preserve">For </w:t>
      </w:r>
      <w:r w:rsidR="0006505E" w:rsidRPr="00D2722D">
        <w:rPr>
          <w:rFonts w:ascii="Times New Roman" w:hAnsi="Times New Roman" w:cs="Times New Roman"/>
          <w:i/>
          <w:iCs/>
          <w:sz w:val="24"/>
          <w:szCs w:val="24"/>
        </w:rPr>
        <w:t xml:space="preserve">S. aureus, </w:t>
      </w:r>
      <w:r w:rsidR="0006505E" w:rsidRPr="00D2722D">
        <w:rPr>
          <w:rFonts w:ascii="Times New Roman" w:hAnsi="Times New Roman" w:cs="Times New Roman"/>
          <w:sz w:val="24"/>
          <w:szCs w:val="24"/>
        </w:rPr>
        <w:t>they found that t</w:t>
      </w:r>
      <w:r w:rsidR="00870E65" w:rsidRPr="00D2722D">
        <w:rPr>
          <w:rFonts w:ascii="Times New Roman" w:hAnsi="Times New Roman" w:cs="Times New Roman"/>
          <w:sz w:val="24"/>
          <w:szCs w:val="24"/>
        </w:rPr>
        <w:t>he MIC</w:t>
      </w:r>
      <w:r w:rsidR="00870E65" w:rsidRPr="00D2722D">
        <w:rPr>
          <w:rFonts w:ascii="Times New Roman" w:hAnsi="Times New Roman" w:cs="Times New Roman"/>
          <w:sz w:val="24"/>
          <w:szCs w:val="24"/>
          <w:vertAlign w:val="subscript"/>
        </w:rPr>
        <w:t>50</w:t>
      </w:r>
      <w:r w:rsidR="00870E65" w:rsidRPr="00D2722D">
        <w:rPr>
          <w:rFonts w:ascii="Times New Roman" w:hAnsi="Times New Roman" w:cs="Times New Roman"/>
          <w:sz w:val="24"/>
          <w:szCs w:val="24"/>
        </w:rPr>
        <w:t xml:space="preserve"> for ampicillin and penicillin were greater by more than 1 dilution for isolates from CON-CE herds compared with CON-CA and ORG herds, but </w:t>
      </w:r>
      <w:r w:rsidR="00870E65" w:rsidRPr="00D2722D">
        <w:rPr>
          <w:rFonts w:ascii="Times New Roman" w:hAnsi="Times New Roman" w:cs="Times New Roman"/>
          <w:sz w:val="24"/>
          <w:szCs w:val="24"/>
        </w:rPr>
        <w:lastRenderedPageBreak/>
        <w:t>this relationship did not hold for the MIC</w:t>
      </w:r>
      <w:r w:rsidR="00870E65" w:rsidRPr="00D2722D">
        <w:rPr>
          <w:rFonts w:ascii="Times New Roman" w:hAnsi="Times New Roman" w:cs="Times New Roman"/>
          <w:sz w:val="24"/>
          <w:szCs w:val="24"/>
          <w:vertAlign w:val="subscript"/>
        </w:rPr>
        <w:t>90</w:t>
      </w:r>
      <w:r w:rsidR="00870E65" w:rsidRPr="00D2722D">
        <w:rPr>
          <w:rFonts w:ascii="Times New Roman" w:hAnsi="Times New Roman" w:cs="Times New Roman"/>
          <w:sz w:val="24"/>
          <w:szCs w:val="24"/>
        </w:rPr>
        <w:t xml:space="preserve"> of these drugs (MIC for CON-CE and ORG herds </w:t>
      </w:r>
      <w:r w:rsidR="00482F2E" w:rsidRPr="00D2722D">
        <w:rPr>
          <w:rFonts w:ascii="Times New Roman" w:hAnsi="Times New Roman" w:cs="Times New Roman"/>
          <w:sz w:val="24"/>
          <w:szCs w:val="24"/>
        </w:rPr>
        <w:t xml:space="preserve">was </w:t>
      </w:r>
      <w:r w:rsidR="00870E65" w:rsidRPr="00D2722D">
        <w:rPr>
          <w:rFonts w:ascii="Times New Roman" w:hAnsi="Times New Roman" w:cs="Times New Roman"/>
          <w:sz w:val="24"/>
          <w:szCs w:val="24"/>
        </w:rPr>
        <w:t>greater</w:t>
      </w:r>
      <w:r w:rsidR="00482F2E" w:rsidRPr="00D2722D">
        <w:rPr>
          <w:rFonts w:ascii="Times New Roman" w:hAnsi="Times New Roman" w:cs="Times New Roman"/>
          <w:sz w:val="24"/>
          <w:szCs w:val="24"/>
        </w:rPr>
        <w:t xml:space="preserve"> </w:t>
      </w:r>
      <w:r w:rsidR="00870E65" w:rsidRPr="00D2722D">
        <w:rPr>
          <w:rFonts w:ascii="Times New Roman" w:hAnsi="Times New Roman" w:cs="Times New Roman"/>
          <w:sz w:val="24"/>
          <w:szCs w:val="24"/>
        </w:rPr>
        <w:t>than</w:t>
      </w:r>
      <w:r w:rsidR="00482F2E" w:rsidRPr="00D2722D">
        <w:rPr>
          <w:rFonts w:ascii="Times New Roman" w:hAnsi="Times New Roman" w:cs="Times New Roman"/>
          <w:sz w:val="24"/>
          <w:szCs w:val="24"/>
        </w:rPr>
        <w:t xml:space="preserve"> that for</w:t>
      </w:r>
      <w:r w:rsidR="00870E65" w:rsidRPr="00D2722D">
        <w:rPr>
          <w:rFonts w:ascii="Times New Roman" w:hAnsi="Times New Roman" w:cs="Times New Roman"/>
          <w:sz w:val="24"/>
          <w:szCs w:val="24"/>
        </w:rPr>
        <w:t xml:space="preserve"> CON-CA</w:t>
      </w:r>
      <w:r w:rsidR="00482F2E" w:rsidRPr="00D2722D">
        <w:rPr>
          <w:rFonts w:ascii="Times New Roman" w:hAnsi="Times New Roman" w:cs="Times New Roman"/>
          <w:sz w:val="24"/>
          <w:szCs w:val="24"/>
        </w:rPr>
        <w:t xml:space="preserve"> herds</w:t>
      </w:r>
      <w:r w:rsidR="00870E65" w:rsidRPr="00D2722D">
        <w:rPr>
          <w:rFonts w:ascii="Times New Roman" w:hAnsi="Times New Roman" w:cs="Times New Roman"/>
          <w:sz w:val="24"/>
          <w:szCs w:val="24"/>
        </w:rPr>
        <w:t>).</w:t>
      </w:r>
      <w:r w:rsidR="00482F2E" w:rsidRPr="00D2722D">
        <w:rPr>
          <w:rFonts w:ascii="Times New Roman" w:hAnsi="Times New Roman" w:cs="Times New Roman"/>
          <w:i/>
          <w:iCs/>
          <w:sz w:val="24"/>
          <w:szCs w:val="24"/>
        </w:rPr>
        <w:t xml:space="preserve"> </w:t>
      </w:r>
      <w:r w:rsidR="00870E65" w:rsidRPr="00D2722D">
        <w:rPr>
          <w:rFonts w:ascii="Times New Roman" w:hAnsi="Times New Roman" w:cs="Times New Roman"/>
          <w:sz w:val="24"/>
          <w:szCs w:val="24"/>
        </w:rPr>
        <w:t xml:space="preserve">In a univariate analysis, the proportion of penicillin-resistant </w:t>
      </w:r>
      <w:r w:rsidR="00870E65" w:rsidRPr="00D2722D">
        <w:rPr>
          <w:rFonts w:ascii="Times New Roman" w:hAnsi="Times New Roman" w:cs="Times New Roman"/>
          <w:i/>
          <w:iCs/>
          <w:sz w:val="24"/>
          <w:szCs w:val="24"/>
        </w:rPr>
        <w:t>S. aureus</w:t>
      </w:r>
      <w:r w:rsidR="00870E65" w:rsidRPr="00D2722D">
        <w:rPr>
          <w:rFonts w:ascii="Times New Roman" w:hAnsi="Times New Roman" w:cs="Times New Roman"/>
          <w:sz w:val="24"/>
          <w:szCs w:val="24"/>
        </w:rPr>
        <w:t xml:space="preserve"> isolates was significantly higher in CON-CE herds (76/111; 68.5%) compared to CON-CA (4/99; 4.0%) or ORG herds (32/110; 29.1%). A multilevel model (accounting for clustering of quarter within cow within herd) was made</w:t>
      </w:r>
      <w:r w:rsidR="003A219B" w:rsidRPr="00D2722D">
        <w:rPr>
          <w:rFonts w:ascii="Times New Roman" w:hAnsi="Times New Roman" w:cs="Times New Roman"/>
          <w:sz w:val="24"/>
          <w:szCs w:val="24"/>
        </w:rPr>
        <w:t>,</w:t>
      </w:r>
      <w:r w:rsidR="00870E65" w:rsidRPr="00D2722D">
        <w:rPr>
          <w:rFonts w:ascii="Times New Roman" w:hAnsi="Times New Roman" w:cs="Times New Roman"/>
          <w:sz w:val="24"/>
          <w:szCs w:val="24"/>
        </w:rPr>
        <w:t xml:space="preserve"> where the</w:t>
      </w:r>
      <w:r w:rsidR="003A219B" w:rsidRPr="00D2722D">
        <w:rPr>
          <w:rFonts w:ascii="Times New Roman" w:hAnsi="Times New Roman" w:cs="Times New Roman"/>
          <w:sz w:val="24"/>
          <w:szCs w:val="24"/>
        </w:rPr>
        <w:t xml:space="preserve"> 3</w:t>
      </w:r>
      <w:r w:rsidR="00870E65" w:rsidRPr="00D2722D">
        <w:rPr>
          <w:rFonts w:ascii="Times New Roman" w:hAnsi="Times New Roman" w:cs="Times New Roman"/>
          <w:sz w:val="24"/>
          <w:szCs w:val="24"/>
        </w:rPr>
        <w:t xml:space="preserve"> herd types were the main explanatory variable. Other potential variables offered </w:t>
      </w:r>
      <w:ins w:id="97" w:author="Crothers, Jessica" w:date="2024-08-19T16:01:00Z" w16du:dateUtc="2024-08-19T20:01:00Z">
        <w:r w:rsidR="006166CB">
          <w:rPr>
            <w:rFonts w:ascii="Times New Roman" w:hAnsi="Times New Roman" w:cs="Times New Roman"/>
            <w:sz w:val="24"/>
            <w:szCs w:val="24"/>
          </w:rPr>
          <w:t>in</w:t>
        </w:r>
      </w:ins>
      <w:del w:id="98" w:author="Crothers, Jessica" w:date="2024-08-19T16:01:00Z" w16du:dateUtc="2024-08-19T20:01:00Z">
        <w:r w:rsidR="00870E65" w:rsidRPr="00D2722D" w:rsidDel="006166CB">
          <w:rPr>
            <w:rFonts w:ascii="Times New Roman" w:hAnsi="Times New Roman" w:cs="Times New Roman"/>
            <w:sz w:val="24"/>
            <w:szCs w:val="24"/>
          </w:rPr>
          <w:delText>to</w:delText>
        </w:r>
      </w:del>
      <w:r w:rsidR="00870E65" w:rsidRPr="00D2722D">
        <w:rPr>
          <w:rFonts w:ascii="Times New Roman" w:hAnsi="Times New Roman" w:cs="Times New Roman"/>
          <w:sz w:val="24"/>
          <w:szCs w:val="24"/>
        </w:rPr>
        <w:t xml:space="preserve"> this model included age</w:t>
      </w:r>
      <w:r w:rsidR="00A75D43" w:rsidRPr="00D2722D">
        <w:rPr>
          <w:rFonts w:ascii="Times New Roman" w:hAnsi="Times New Roman" w:cs="Times New Roman"/>
          <w:sz w:val="24"/>
          <w:szCs w:val="24"/>
        </w:rPr>
        <w:t xml:space="preserve"> of the cow</w:t>
      </w:r>
      <w:r w:rsidR="00870E65" w:rsidRPr="00D2722D">
        <w:rPr>
          <w:rFonts w:ascii="Times New Roman" w:hAnsi="Times New Roman" w:cs="Times New Roman"/>
          <w:sz w:val="24"/>
          <w:szCs w:val="24"/>
        </w:rPr>
        <w:t>, breed, DIM</w:t>
      </w:r>
      <w:r w:rsidR="00A75D43" w:rsidRPr="00D2722D">
        <w:rPr>
          <w:rFonts w:ascii="Times New Roman" w:hAnsi="Times New Roman" w:cs="Times New Roman"/>
          <w:sz w:val="24"/>
          <w:szCs w:val="24"/>
        </w:rPr>
        <w:t xml:space="preserve"> at time of sampling</w:t>
      </w:r>
      <w:r w:rsidR="00870E65" w:rsidRPr="00D2722D">
        <w:rPr>
          <w:rFonts w:ascii="Times New Roman" w:hAnsi="Times New Roman" w:cs="Times New Roman"/>
          <w:sz w:val="24"/>
          <w:szCs w:val="24"/>
        </w:rPr>
        <w:t>, SCC</w:t>
      </w:r>
      <w:r w:rsidR="00A75D43" w:rsidRPr="00D2722D">
        <w:rPr>
          <w:rFonts w:ascii="Times New Roman" w:hAnsi="Times New Roman" w:cs="Times New Roman"/>
          <w:sz w:val="24"/>
          <w:szCs w:val="24"/>
        </w:rPr>
        <w:t xml:space="preserve"> at last test</w:t>
      </w:r>
      <w:r w:rsidR="00870E65" w:rsidRPr="00D2722D">
        <w:rPr>
          <w:rFonts w:ascii="Times New Roman" w:hAnsi="Times New Roman" w:cs="Times New Roman"/>
          <w:sz w:val="24"/>
          <w:szCs w:val="24"/>
        </w:rPr>
        <w:t>, and antimicrobial treatment history for that cow.</w:t>
      </w:r>
      <w:r w:rsidR="00A75D43" w:rsidRPr="00D2722D">
        <w:rPr>
          <w:rFonts w:ascii="Times New Roman" w:hAnsi="Times New Roman" w:cs="Times New Roman"/>
          <w:i/>
          <w:iCs/>
          <w:sz w:val="24"/>
          <w:szCs w:val="24"/>
        </w:rPr>
        <w:t xml:space="preserve"> </w:t>
      </w:r>
      <w:r w:rsidR="006163BF" w:rsidRPr="00D2722D">
        <w:rPr>
          <w:rFonts w:ascii="Times New Roman" w:hAnsi="Times New Roman" w:cs="Times New Roman"/>
          <w:sz w:val="24"/>
          <w:szCs w:val="24"/>
        </w:rPr>
        <w:t>Results from</w:t>
      </w:r>
      <w:r w:rsidR="00870E65" w:rsidRPr="00D2722D">
        <w:rPr>
          <w:rFonts w:ascii="Times New Roman" w:hAnsi="Times New Roman" w:cs="Times New Roman"/>
          <w:sz w:val="24"/>
          <w:szCs w:val="24"/>
        </w:rPr>
        <w:t xml:space="preserve"> th</w:t>
      </w:r>
      <w:r w:rsidR="00A75D43" w:rsidRPr="00D2722D">
        <w:rPr>
          <w:rFonts w:ascii="Times New Roman" w:hAnsi="Times New Roman" w:cs="Times New Roman"/>
          <w:sz w:val="24"/>
          <w:szCs w:val="24"/>
        </w:rPr>
        <w:t>is</w:t>
      </w:r>
      <w:r w:rsidR="00870E65" w:rsidRPr="00D2722D">
        <w:rPr>
          <w:rFonts w:ascii="Times New Roman" w:hAnsi="Times New Roman" w:cs="Times New Roman"/>
          <w:sz w:val="24"/>
          <w:szCs w:val="24"/>
        </w:rPr>
        <w:t xml:space="preserve"> multilevel model</w:t>
      </w:r>
      <w:r w:rsidR="006163BF" w:rsidRPr="00D2722D">
        <w:rPr>
          <w:rFonts w:ascii="Times New Roman" w:hAnsi="Times New Roman" w:cs="Times New Roman"/>
          <w:sz w:val="24"/>
          <w:szCs w:val="24"/>
        </w:rPr>
        <w:t xml:space="preserve"> showed that</w:t>
      </w:r>
      <w:r w:rsidR="00870E65" w:rsidRPr="00D2722D">
        <w:rPr>
          <w:rFonts w:ascii="Times New Roman" w:hAnsi="Times New Roman" w:cs="Times New Roman"/>
          <w:sz w:val="24"/>
          <w:szCs w:val="24"/>
        </w:rPr>
        <w:t xml:space="preserve"> </w:t>
      </w:r>
      <w:r w:rsidR="00B16981" w:rsidRPr="00D2722D">
        <w:rPr>
          <w:rFonts w:ascii="Times New Roman" w:hAnsi="Times New Roman" w:cs="Times New Roman"/>
          <w:sz w:val="24"/>
          <w:szCs w:val="24"/>
        </w:rPr>
        <w:t xml:space="preserve">the </w:t>
      </w:r>
      <w:r w:rsidR="00870E65" w:rsidRPr="00D2722D">
        <w:rPr>
          <w:rFonts w:ascii="Times New Roman" w:hAnsi="Times New Roman" w:cs="Times New Roman"/>
          <w:sz w:val="24"/>
          <w:szCs w:val="24"/>
        </w:rPr>
        <w:t>proportions of penicillin-resistant</w:t>
      </w:r>
      <w:r w:rsidR="00B16981" w:rsidRPr="00D2722D">
        <w:rPr>
          <w:rFonts w:ascii="Times New Roman" w:hAnsi="Times New Roman" w:cs="Times New Roman"/>
          <w:sz w:val="24"/>
          <w:szCs w:val="24"/>
        </w:rPr>
        <w:t xml:space="preserve"> </w:t>
      </w:r>
      <w:r w:rsidR="00B16981" w:rsidRPr="00D2722D">
        <w:rPr>
          <w:rFonts w:ascii="Times New Roman" w:hAnsi="Times New Roman" w:cs="Times New Roman"/>
          <w:i/>
          <w:iCs/>
          <w:sz w:val="24"/>
          <w:szCs w:val="24"/>
        </w:rPr>
        <w:t>S. aureus</w:t>
      </w:r>
      <w:r w:rsidR="00870E65" w:rsidRPr="00D2722D">
        <w:rPr>
          <w:rFonts w:ascii="Times New Roman" w:hAnsi="Times New Roman" w:cs="Times New Roman"/>
          <w:sz w:val="24"/>
          <w:szCs w:val="24"/>
        </w:rPr>
        <w:t xml:space="preserve"> isolates did not differ between the 3 herd types. </w:t>
      </w:r>
      <w:r w:rsidR="00B16981" w:rsidRPr="00D2722D">
        <w:rPr>
          <w:rFonts w:ascii="Times New Roman" w:hAnsi="Times New Roman" w:cs="Times New Roman"/>
          <w:sz w:val="24"/>
          <w:szCs w:val="24"/>
        </w:rPr>
        <w:t>For analysis of</w:t>
      </w:r>
      <w:r w:rsidR="00D12EDF" w:rsidRPr="00D2722D">
        <w:rPr>
          <w:rFonts w:ascii="Times New Roman" w:hAnsi="Times New Roman" w:cs="Times New Roman"/>
          <w:sz w:val="24"/>
          <w:szCs w:val="24"/>
        </w:rPr>
        <w:t xml:space="preserve"> resistance</w:t>
      </w:r>
      <w:r w:rsidR="00B16981" w:rsidRPr="00D2722D">
        <w:rPr>
          <w:rFonts w:ascii="Times New Roman" w:hAnsi="Times New Roman" w:cs="Times New Roman"/>
          <w:sz w:val="24"/>
          <w:szCs w:val="24"/>
        </w:rPr>
        <w:t xml:space="preserve"> to </w:t>
      </w:r>
      <w:r w:rsidR="00D12EDF" w:rsidRPr="00D2722D">
        <w:rPr>
          <w:rFonts w:ascii="Times New Roman" w:hAnsi="Times New Roman" w:cs="Times New Roman"/>
          <w:sz w:val="24"/>
          <w:szCs w:val="24"/>
        </w:rPr>
        <w:t xml:space="preserve">ceftiofur, </w:t>
      </w:r>
      <w:proofErr w:type="spellStart"/>
      <w:r w:rsidR="00D12EDF" w:rsidRPr="00D2722D">
        <w:rPr>
          <w:rFonts w:ascii="Times New Roman" w:hAnsi="Times New Roman" w:cs="Times New Roman"/>
          <w:sz w:val="24"/>
          <w:szCs w:val="24"/>
        </w:rPr>
        <w:t>sulfadimethoxine</w:t>
      </w:r>
      <w:proofErr w:type="spellEnd"/>
      <w:r w:rsidR="00D12EDF" w:rsidRPr="00D2722D">
        <w:rPr>
          <w:rFonts w:ascii="Times New Roman" w:hAnsi="Times New Roman" w:cs="Times New Roman"/>
          <w:sz w:val="24"/>
          <w:szCs w:val="24"/>
        </w:rPr>
        <w:t xml:space="preserve">, and erythromycin, </w:t>
      </w:r>
      <w:r w:rsidR="00041602" w:rsidRPr="00D2722D">
        <w:rPr>
          <w:rFonts w:ascii="Times New Roman" w:hAnsi="Times New Roman" w:cs="Times New Roman"/>
          <w:sz w:val="24"/>
          <w:szCs w:val="24"/>
        </w:rPr>
        <w:t>3</w:t>
      </w:r>
      <w:r w:rsidR="008E759B" w:rsidRPr="00D2722D">
        <w:rPr>
          <w:rFonts w:ascii="Times New Roman" w:hAnsi="Times New Roman" w:cs="Times New Roman"/>
          <w:sz w:val="24"/>
          <w:szCs w:val="24"/>
        </w:rPr>
        <w:t xml:space="preserve"> different groupings of </w:t>
      </w:r>
      <w:r w:rsidR="006070D2" w:rsidRPr="00D2722D">
        <w:rPr>
          <w:rFonts w:ascii="Times New Roman" w:hAnsi="Times New Roman" w:cs="Times New Roman"/>
          <w:sz w:val="24"/>
          <w:szCs w:val="24"/>
        </w:rPr>
        <w:t>breakpoint</w:t>
      </w:r>
      <w:r w:rsidR="008E759B" w:rsidRPr="00D2722D">
        <w:rPr>
          <w:rFonts w:ascii="Times New Roman" w:hAnsi="Times New Roman" w:cs="Times New Roman"/>
          <w:sz w:val="24"/>
          <w:szCs w:val="24"/>
        </w:rPr>
        <w:t>s were made</w:t>
      </w:r>
      <w:r w:rsidR="00041602" w:rsidRPr="00D2722D">
        <w:rPr>
          <w:rFonts w:ascii="Times New Roman" w:hAnsi="Times New Roman" w:cs="Times New Roman"/>
          <w:sz w:val="24"/>
          <w:szCs w:val="24"/>
        </w:rPr>
        <w:t xml:space="preserve"> for each compound.</w:t>
      </w:r>
      <w:r w:rsidR="00041602" w:rsidRPr="00D2722D">
        <w:rPr>
          <w:rFonts w:ascii="Times New Roman" w:hAnsi="Times New Roman" w:cs="Times New Roman"/>
          <w:i/>
          <w:iCs/>
          <w:sz w:val="24"/>
          <w:szCs w:val="24"/>
        </w:rPr>
        <w:t xml:space="preserve"> </w:t>
      </w:r>
      <w:r w:rsidR="00870E65" w:rsidRPr="00D2722D">
        <w:rPr>
          <w:rFonts w:ascii="Times New Roman" w:hAnsi="Times New Roman" w:cs="Times New Roman"/>
          <w:sz w:val="24"/>
          <w:szCs w:val="24"/>
        </w:rPr>
        <w:t xml:space="preserve">When comparing </w:t>
      </w:r>
      <w:r w:rsidR="00ED73F5" w:rsidRPr="00D2722D">
        <w:rPr>
          <w:rFonts w:ascii="Times New Roman" w:hAnsi="Times New Roman" w:cs="Times New Roman"/>
          <w:sz w:val="24"/>
          <w:szCs w:val="24"/>
        </w:rPr>
        <w:t xml:space="preserve">the </w:t>
      </w:r>
      <w:r w:rsidR="00870E65" w:rsidRPr="00D2722D">
        <w:rPr>
          <w:rFonts w:ascii="Times New Roman" w:hAnsi="Times New Roman" w:cs="Times New Roman"/>
          <w:sz w:val="24"/>
          <w:szCs w:val="24"/>
        </w:rPr>
        <w:t xml:space="preserve">proportion of </w:t>
      </w:r>
      <w:r w:rsidR="00870E65" w:rsidRPr="00D2722D">
        <w:rPr>
          <w:rFonts w:ascii="Times New Roman" w:hAnsi="Times New Roman" w:cs="Times New Roman"/>
          <w:i/>
          <w:iCs/>
          <w:sz w:val="24"/>
          <w:szCs w:val="24"/>
        </w:rPr>
        <w:t xml:space="preserve">S. aureus </w:t>
      </w:r>
      <w:r w:rsidR="00870E65" w:rsidRPr="00D2722D">
        <w:rPr>
          <w:rFonts w:ascii="Times New Roman" w:hAnsi="Times New Roman" w:cs="Times New Roman"/>
          <w:sz w:val="24"/>
          <w:szCs w:val="24"/>
        </w:rPr>
        <w:t>isolates falling into</w:t>
      </w:r>
      <w:r w:rsidR="00041602" w:rsidRPr="00D2722D">
        <w:rPr>
          <w:rFonts w:ascii="Times New Roman" w:hAnsi="Times New Roman" w:cs="Times New Roman"/>
          <w:sz w:val="24"/>
          <w:szCs w:val="24"/>
        </w:rPr>
        <w:t xml:space="preserve"> the</w:t>
      </w:r>
      <w:r w:rsidR="00870E65" w:rsidRPr="00D2722D">
        <w:rPr>
          <w:rFonts w:ascii="Times New Roman" w:hAnsi="Times New Roman" w:cs="Times New Roman"/>
          <w:sz w:val="24"/>
          <w:szCs w:val="24"/>
        </w:rPr>
        <w:t xml:space="preserve"> </w:t>
      </w:r>
      <w:r w:rsidR="00041602" w:rsidRPr="00D2722D">
        <w:rPr>
          <w:rFonts w:ascii="Times New Roman" w:hAnsi="Times New Roman" w:cs="Times New Roman"/>
          <w:sz w:val="24"/>
          <w:szCs w:val="24"/>
        </w:rPr>
        <w:t>3</w:t>
      </w:r>
      <w:r w:rsidR="00870E65" w:rsidRPr="00D2722D">
        <w:rPr>
          <w:rFonts w:ascii="Times New Roman" w:hAnsi="Times New Roman" w:cs="Times New Roman"/>
          <w:sz w:val="24"/>
          <w:szCs w:val="24"/>
        </w:rPr>
        <w:t xml:space="preserve"> different </w:t>
      </w:r>
      <w:r w:rsidR="006070D2" w:rsidRPr="00D2722D">
        <w:rPr>
          <w:rFonts w:ascii="Times New Roman" w:hAnsi="Times New Roman" w:cs="Times New Roman"/>
          <w:sz w:val="24"/>
          <w:szCs w:val="24"/>
        </w:rPr>
        <w:t>breakpoint</w:t>
      </w:r>
      <w:r w:rsidR="00870E65" w:rsidRPr="00D2722D">
        <w:rPr>
          <w:rFonts w:ascii="Times New Roman" w:hAnsi="Times New Roman" w:cs="Times New Roman"/>
          <w:sz w:val="24"/>
          <w:szCs w:val="24"/>
        </w:rPr>
        <w:t xml:space="preserve"> groups for ceftiofur resistance, the only significant difference was that there were fewer </w:t>
      </w:r>
      <w:r w:rsidR="00041602" w:rsidRPr="00D2722D">
        <w:rPr>
          <w:rFonts w:ascii="Times New Roman" w:hAnsi="Times New Roman" w:cs="Times New Roman"/>
          <w:sz w:val="24"/>
          <w:szCs w:val="24"/>
        </w:rPr>
        <w:t>organic</w:t>
      </w:r>
      <w:r w:rsidR="00870E65" w:rsidRPr="00D2722D">
        <w:rPr>
          <w:rFonts w:ascii="Times New Roman" w:hAnsi="Times New Roman" w:cs="Times New Roman"/>
          <w:sz w:val="24"/>
          <w:szCs w:val="24"/>
        </w:rPr>
        <w:t xml:space="preserve"> isolates in the middle </w:t>
      </w:r>
      <w:r w:rsidR="006070D2" w:rsidRPr="00D2722D">
        <w:rPr>
          <w:rFonts w:ascii="Times New Roman" w:hAnsi="Times New Roman" w:cs="Times New Roman"/>
          <w:sz w:val="24"/>
          <w:szCs w:val="24"/>
        </w:rPr>
        <w:t>breakpoint</w:t>
      </w:r>
      <w:r w:rsidR="000A1B7B" w:rsidRPr="00D2722D">
        <w:rPr>
          <w:rFonts w:ascii="Times New Roman" w:hAnsi="Times New Roman" w:cs="Times New Roman"/>
          <w:sz w:val="24"/>
          <w:szCs w:val="24"/>
        </w:rPr>
        <w:t xml:space="preserve"> </w:t>
      </w:r>
      <w:r w:rsidR="00870E65" w:rsidRPr="00D2722D">
        <w:rPr>
          <w:rFonts w:ascii="Times New Roman" w:hAnsi="Times New Roman" w:cs="Times New Roman"/>
          <w:sz w:val="24"/>
          <w:szCs w:val="24"/>
        </w:rPr>
        <w:t xml:space="preserve">category (1 </w:t>
      </w:r>
      <w:proofErr w:type="spellStart"/>
      <w:r w:rsidR="00870E65" w:rsidRPr="00D2722D">
        <w:rPr>
          <w:rFonts w:ascii="Times New Roman" w:hAnsi="Times New Roman" w:cs="Times New Roman"/>
          <w:sz w:val="24"/>
          <w:szCs w:val="24"/>
        </w:rPr>
        <w:t>μg</w:t>
      </w:r>
      <w:proofErr w:type="spellEnd"/>
      <w:r w:rsidR="00870E65" w:rsidRPr="00D2722D">
        <w:rPr>
          <w:rFonts w:ascii="Times New Roman" w:hAnsi="Times New Roman" w:cs="Times New Roman"/>
          <w:sz w:val="24"/>
          <w:szCs w:val="24"/>
        </w:rPr>
        <w:t>/mL); otherwise, there were no difference</w:t>
      </w:r>
      <w:r w:rsidR="0094245B" w:rsidRPr="00D2722D">
        <w:rPr>
          <w:rFonts w:ascii="Times New Roman" w:hAnsi="Times New Roman" w:cs="Times New Roman"/>
          <w:sz w:val="24"/>
          <w:szCs w:val="24"/>
        </w:rPr>
        <w:t>s</w:t>
      </w:r>
      <w:r w:rsidR="00870E65" w:rsidRPr="00D2722D">
        <w:rPr>
          <w:rFonts w:ascii="Times New Roman" w:hAnsi="Times New Roman" w:cs="Times New Roman"/>
          <w:sz w:val="24"/>
          <w:szCs w:val="24"/>
        </w:rPr>
        <w:t xml:space="preserve"> in the proportion of isolates falling into the different </w:t>
      </w:r>
      <w:r w:rsidR="006070D2" w:rsidRPr="00D2722D">
        <w:rPr>
          <w:rFonts w:ascii="Times New Roman" w:hAnsi="Times New Roman" w:cs="Times New Roman"/>
          <w:sz w:val="24"/>
          <w:szCs w:val="24"/>
        </w:rPr>
        <w:t>breakpoint</w:t>
      </w:r>
      <w:r w:rsidR="00870E65" w:rsidRPr="00D2722D">
        <w:rPr>
          <w:rFonts w:ascii="Times New Roman" w:hAnsi="Times New Roman" w:cs="Times New Roman"/>
          <w:sz w:val="24"/>
          <w:szCs w:val="24"/>
        </w:rPr>
        <w:t xml:space="preserve"> groups from each of the 3 herd types.</w:t>
      </w:r>
      <w:r w:rsidR="000A1B7B" w:rsidRPr="00D2722D">
        <w:rPr>
          <w:rFonts w:ascii="Times New Roman" w:hAnsi="Times New Roman" w:cs="Times New Roman"/>
          <w:i/>
          <w:iCs/>
          <w:sz w:val="24"/>
          <w:szCs w:val="24"/>
        </w:rPr>
        <w:t xml:space="preserve"> </w:t>
      </w:r>
      <w:r w:rsidR="00870E65" w:rsidRPr="00D2722D">
        <w:rPr>
          <w:rFonts w:ascii="Times New Roman" w:hAnsi="Times New Roman" w:cs="Times New Roman"/>
          <w:sz w:val="24"/>
          <w:szCs w:val="24"/>
        </w:rPr>
        <w:t>When comparing</w:t>
      </w:r>
      <w:r w:rsidR="00ED73F5" w:rsidRPr="00D2722D">
        <w:rPr>
          <w:rFonts w:ascii="Times New Roman" w:hAnsi="Times New Roman" w:cs="Times New Roman"/>
          <w:sz w:val="24"/>
          <w:szCs w:val="24"/>
        </w:rPr>
        <w:t xml:space="preserve"> the</w:t>
      </w:r>
      <w:r w:rsidR="00870E65" w:rsidRPr="00D2722D">
        <w:rPr>
          <w:rFonts w:ascii="Times New Roman" w:hAnsi="Times New Roman" w:cs="Times New Roman"/>
          <w:sz w:val="24"/>
          <w:szCs w:val="24"/>
        </w:rPr>
        <w:t xml:space="preserve"> proportion of </w:t>
      </w:r>
      <w:r w:rsidR="00870E65" w:rsidRPr="00D2722D">
        <w:rPr>
          <w:rFonts w:ascii="Times New Roman" w:hAnsi="Times New Roman" w:cs="Times New Roman"/>
          <w:i/>
          <w:iCs/>
          <w:sz w:val="24"/>
          <w:szCs w:val="24"/>
        </w:rPr>
        <w:t>S. aureus</w:t>
      </w:r>
      <w:r w:rsidR="00870E65" w:rsidRPr="00D2722D">
        <w:rPr>
          <w:rFonts w:ascii="Times New Roman" w:hAnsi="Times New Roman" w:cs="Times New Roman"/>
          <w:sz w:val="24"/>
          <w:szCs w:val="24"/>
        </w:rPr>
        <w:t xml:space="preserve"> isolates falling into </w:t>
      </w:r>
      <w:r w:rsidR="002D4916" w:rsidRPr="00D2722D">
        <w:rPr>
          <w:rFonts w:ascii="Times New Roman" w:hAnsi="Times New Roman" w:cs="Times New Roman"/>
          <w:sz w:val="24"/>
          <w:szCs w:val="24"/>
        </w:rPr>
        <w:t>3</w:t>
      </w:r>
      <w:r w:rsidR="00870E65" w:rsidRPr="00D2722D">
        <w:rPr>
          <w:rFonts w:ascii="Times New Roman" w:hAnsi="Times New Roman" w:cs="Times New Roman"/>
          <w:sz w:val="24"/>
          <w:szCs w:val="24"/>
        </w:rPr>
        <w:t xml:space="preserve"> different </w:t>
      </w:r>
      <w:r w:rsidR="006070D2" w:rsidRPr="00D2722D">
        <w:rPr>
          <w:rFonts w:ascii="Times New Roman" w:hAnsi="Times New Roman" w:cs="Times New Roman"/>
          <w:sz w:val="24"/>
          <w:szCs w:val="24"/>
        </w:rPr>
        <w:t>breakpoint</w:t>
      </w:r>
      <w:r w:rsidR="00870E65" w:rsidRPr="00D2722D">
        <w:rPr>
          <w:rFonts w:ascii="Times New Roman" w:hAnsi="Times New Roman" w:cs="Times New Roman"/>
          <w:sz w:val="24"/>
          <w:szCs w:val="24"/>
        </w:rPr>
        <w:t xml:space="preserve"> groups for </w:t>
      </w:r>
      <w:proofErr w:type="spellStart"/>
      <w:r w:rsidR="00870E65" w:rsidRPr="00D2722D">
        <w:rPr>
          <w:rFonts w:ascii="Times New Roman" w:hAnsi="Times New Roman" w:cs="Times New Roman"/>
          <w:sz w:val="24"/>
          <w:szCs w:val="24"/>
        </w:rPr>
        <w:t>sulfadimethoxine</w:t>
      </w:r>
      <w:proofErr w:type="spellEnd"/>
      <w:r w:rsidR="00870E65" w:rsidRPr="00D2722D">
        <w:rPr>
          <w:rFonts w:ascii="Times New Roman" w:hAnsi="Times New Roman" w:cs="Times New Roman"/>
          <w:sz w:val="24"/>
          <w:szCs w:val="24"/>
        </w:rPr>
        <w:t xml:space="preserve"> resistance, the only significant difference was that there were more </w:t>
      </w:r>
      <w:r w:rsidR="000A1B7B" w:rsidRPr="00D2722D">
        <w:rPr>
          <w:rFonts w:ascii="Times New Roman" w:hAnsi="Times New Roman" w:cs="Times New Roman"/>
          <w:sz w:val="24"/>
          <w:szCs w:val="24"/>
        </w:rPr>
        <w:t>organic</w:t>
      </w:r>
      <w:r w:rsidR="00870E65" w:rsidRPr="00D2722D">
        <w:rPr>
          <w:rFonts w:ascii="Times New Roman" w:hAnsi="Times New Roman" w:cs="Times New Roman"/>
          <w:sz w:val="24"/>
          <w:szCs w:val="24"/>
        </w:rPr>
        <w:t xml:space="preserve"> isolates in the lowest category (32 </w:t>
      </w:r>
      <w:proofErr w:type="spellStart"/>
      <w:r w:rsidR="00870E65" w:rsidRPr="00D2722D">
        <w:rPr>
          <w:rFonts w:ascii="Times New Roman" w:hAnsi="Times New Roman" w:cs="Times New Roman"/>
          <w:sz w:val="24"/>
          <w:szCs w:val="24"/>
        </w:rPr>
        <w:t>μg</w:t>
      </w:r>
      <w:proofErr w:type="spellEnd"/>
      <w:r w:rsidR="00870E65" w:rsidRPr="00D2722D">
        <w:rPr>
          <w:rFonts w:ascii="Times New Roman" w:hAnsi="Times New Roman" w:cs="Times New Roman"/>
          <w:sz w:val="24"/>
          <w:szCs w:val="24"/>
        </w:rPr>
        <w:t xml:space="preserve">/mL); otherwise, there were no differences in the proportion of isolates falling into the different </w:t>
      </w:r>
      <w:r w:rsidR="006070D2" w:rsidRPr="00D2722D">
        <w:rPr>
          <w:rFonts w:ascii="Times New Roman" w:hAnsi="Times New Roman" w:cs="Times New Roman"/>
          <w:sz w:val="24"/>
          <w:szCs w:val="24"/>
        </w:rPr>
        <w:t>breakpoint</w:t>
      </w:r>
      <w:r w:rsidR="0094245B" w:rsidRPr="00D2722D">
        <w:rPr>
          <w:rFonts w:ascii="Times New Roman" w:hAnsi="Times New Roman" w:cs="Times New Roman"/>
          <w:sz w:val="24"/>
          <w:szCs w:val="24"/>
        </w:rPr>
        <w:t xml:space="preserve"> groups</w:t>
      </w:r>
      <w:r w:rsidR="00870E65" w:rsidRPr="00D2722D">
        <w:rPr>
          <w:rFonts w:ascii="Times New Roman" w:hAnsi="Times New Roman" w:cs="Times New Roman"/>
          <w:sz w:val="24"/>
          <w:szCs w:val="24"/>
        </w:rPr>
        <w:t xml:space="preserve"> from each of the 3 herd types.</w:t>
      </w:r>
      <w:r w:rsidR="00517219" w:rsidRPr="00D2722D">
        <w:rPr>
          <w:rFonts w:ascii="Times New Roman" w:hAnsi="Times New Roman" w:cs="Times New Roman"/>
          <w:i/>
          <w:iCs/>
          <w:sz w:val="24"/>
          <w:szCs w:val="24"/>
        </w:rPr>
        <w:t xml:space="preserve"> </w:t>
      </w:r>
      <w:r w:rsidR="002D4916" w:rsidRPr="00D2722D">
        <w:rPr>
          <w:rFonts w:ascii="Times New Roman" w:hAnsi="Times New Roman" w:cs="Times New Roman"/>
          <w:sz w:val="24"/>
          <w:szCs w:val="24"/>
        </w:rPr>
        <w:t>T</w:t>
      </w:r>
      <w:r w:rsidR="00870E65" w:rsidRPr="00D2722D">
        <w:rPr>
          <w:rFonts w:ascii="Times New Roman" w:hAnsi="Times New Roman" w:cs="Times New Roman"/>
          <w:sz w:val="24"/>
          <w:szCs w:val="24"/>
        </w:rPr>
        <w:t xml:space="preserve">here were no significant differences between the 3 herd types when comparing the proportion of </w:t>
      </w:r>
      <w:r w:rsidR="00870E65" w:rsidRPr="00D2722D">
        <w:rPr>
          <w:rFonts w:ascii="Times New Roman" w:hAnsi="Times New Roman" w:cs="Times New Roman"/>
          <w:i/>
          <w:iCs/>
          <w:sz w:val="24"/>
          <w:szCs w:val="24"/>
        </w:rPr>
        <w:t>S. aureus</w:t>
      </w:r>
      <w:r w:rsidR="00870E65" w:rsidRPr="00D2722D">
        <w:rPr>
          <w:rFonts w:ascii="Times New Roman" w:hAnsi="Times New Roman" w:cs="Times New Roman"/>
          <w:sz w:val="24"/>
          <w:szCs w:val="24"/>
        </w:rPr>
        <w:t xml:space="preserve"> isolates falling into </w:t>
      </w:r>
      <w:r w:rsidR="002D4916" w:rsidRPr="00D2722D">
        <w:rPr>
          <w:rFonts w:ascii="Times New Roman" w:hAnsi="Times New Roman" w:cs="Times New Roman"/>
          <w:sz w:val="24"/>
          <w:szCs w:val="24"/>
        </w:rPr>
        <w:t>3</w:t>
      </w:r>
      <w:r w:rsidR="00870E65" w:rsidRPr="00D2722D">
        <w:rPr>
          <w:rFonts w:ascii="Times New Roman" w:hAnsi="Times New Roman" w:cs="Times New Roman"/>
          <w:sz w:val="24"/>
          <w:szCs w:val="24"/>
        </w:rPr>
        <w:t xml:space="preserve"> different </w:t>
      </w:r>
      <w:r w:rsidR="006070D2" w:rsidRPr="00D2722D">
        <w:rPr>
          <w:rFonts w:ascii="Times New Roman" w:hAnsi="Times New Roman" w:cs="Times New Roman"/>
          <w:sz w:val="24"/>
          <w:szCs w:val="24"/>
        </w:rPr>
        <w:t>breakpoint</w:t>
      </w:r>
      <w:r w:rsidR="00870E65" w:rsidRPr="00D2722D">
        <w:rPr>
          <w:rFonts w:ascii="Times New Roman" w:hAnsi="Times New Roman" w:cs="Times New Roman"/>
          <w:sz w:val="24"/>
          <w:szCs w:val="24"/>
        </w:rPr>
        <w:t xml:space="preserve"> groups for erythromycin resistance.</w:t>
      </w:r>
      <w:r w:rsidR="00E418B5" w:rsidRPr="00D2722D">
        <w:rPr>
          <w:rFonts w:ascii="Times New Roman" w:hAnsi="Times New Roman" w:cs="Times New Roman"/>
          <w:sz w:val="24"/>
          <w:szCs w:val="24"/>
        </w:rPr>
        <w:t xml:space="preserve"> For CNS isolates, t</w:t>
      </w:r>
      <w:r w:rsidR="00870E65" w:rsidRPr="00D2722D">
        <w:rPr>
          <w:rFonts w:ascii="Times New Roman" w:hAnsi="Times New Roman" w:cs="Times New Roman"/>
          <w:sz w:val="24"/>
          <w:szCs w:val="24"/>
        </w:rPr>
        <w:t>he MIC</w:t>
      </w:r>
      <w:r w:rsidR="00870E65" w:rsidRPr="00D2722D">
        <w:rPr>
          <w:rFonts w:ascii="Times New Roman" w:hAnsi="Times New Roman" w:cs="Times New Roman"/>
          <w:sz w:val="24"/>
          <w:szCs w:val="24"/>
          <w:vertAlign w:val="subscript"/>
        </w:rPr>
        <w:t>50</w:t>
      </w:r>
      <w:r w:rsidR="00870E65" w:rsidRPr="00D2722D">
        <w:rPr>
          <w:rFonts w:ascii="Times New Roman" w:hAnsi="Times New Roman" w:cs="Times New Roman"/>
          <w:sz w:val="24"/>
          <w:szCs w:val="24"/>
        </w:rPr>
        <w:t xml:space="preserve"> and MIC</w:t>
      </w:r>
      <w:r w:rsidR="00870E65" w:rsidRPr="00D2722D">
        <w:rPr>
          <w:rFonts w:ascii="Times New Roman" w:hAnsi="Times New Roman" w:cs="Times New Roman"/>
          <w:sz w:val="24"/>
          <w:szCs w:val="24"/>
          <w:vertAlign w:val="subscript"/>
        </w:rPr>
        <w:t>90</w:t>
      </w:r>
      <w:r w:rsidR="00870E65" w:rsidRPr="00D2722D">
        <w:rPr>
          <w:rFonts w:ascii="Times New Roman" w:hAnsi="Times New Roman" w:cs="Times New Roman"/>
          <w:sz w:val="24"/>
          <w:szCs w:val="24"/>
        </w:rPr>
        <w:t xml:space="preserve"> for ampicillin and penicillin were lower by more than 1 dilution for CNS isolates from </w:t>
      </w:r>
      <w:r w:rsidR="00E418B5" w:rsidRPr="00D2722D">
        <w:rPr>
          <w:rFonts w:ascii="Times New Roman" w:hAnsi="Times New Roman" w:cs="Times New Roman"/>
          <w:sz w:val="24"/>
          <w:szCs w:val="24"/>
        </w:rPr>
        <w:t>organic</w:t>
      </w:r>
      <w:r w:rsidR="00870E65" w:rsidRPr="00D2722D">
        <w:rPr>
          <w:rFonts w:ascii="Times New Roman" w:hAnsi="Times New Roman" w:cs="Times New Roman"/>
          <w:sz w:val="24"/>
          <w:szCs w:val="24"/>
        </w:rPr>
        <w:t xml:space="preserve"> herds compared to both types of </w:t>
      </w:r>
      <w:r w:rsidR="00334424" w:rsidRPr="00D2722D">
        <w:rPr>
          <w:rFonts w:ascii="Times New Roman" w:hAnsi="Times New Roman" w:cs="Times New Roman"/>
          <w:sz w:val="24"/>
          <w:szCs w:val="24"/>
        </w:rPr>
        <w:t>conventional</w:t>
      </w:r>
      <w:r w:rsidR="00870E65" w:rsidRPr="00D2722D">
        <w:rPr>
          <w:rFonts w:ascii="Times New Roman" w:hAnsi="Times New Roman" w:cs="Times New Roman"/>
          <w:sz w:val="24"/>
          <w:szCs w:val="24"/>
        </w:rPr>
        <w:t xml:space="preserve"> herds; otherwise, these values did not differ by more than 1 dilution between the 3 herd types for </w:t>
      </w:r>
      <w:r w:rsidR="00870E65" w:rsidRPr="00D2722D">
        <w:rPr>
          <w:rFonts w:ascii="Times New Roman" w:hAnsi="Times New Roman" w:cs="Times New Roman"/>
          <w:sz w:val="24"/>
          <w:szCs w:val="24"/>
        </w:rPr>
        <w:lastRenderedPageBreak/>
        <w:t>the other antimicrobials tested.</w:t>
      </w:r>
      <w:r w:rsidR="00334424" w:rsidRPr="00D2722D">
        <w:rPr>
          <w:rFonts w:ascii="Times New Roman" w:hAnsi="Times New Roman" w:cs="Times New Roman"/>
          <w:i/>
          <w:iCs/>
          <w:sz w:val="24"/>
          <w:szCs w:val="24"/>
        </w:rPr>
        <w:t xml:space="preserve"> </w:t>
      </w:r>
      <w:r w:rsidR="00870E65" w:rsidRPr="00D2722D">
        <w:rPr>
          <w:rFonts w:ascii="Times New Roman" w:hAnsi="Times New Roman" w:cs="Times New Roman"/>
          <w:sz w:val="24"/>
          <w:szCs w:val="24"/>
        </w:rPr>
        <w:t xml:space="preserve">In a univariate analysis, </w:t>
      </w:r>
      <w:r w:rsidR="001056E2" w:rsidRPr="00D2722D">
        <w:rPr>
          <w:rFonts w:ascii="Times New Roman" w:hAnsi="Times New Roman" w:cs="Times New Roman"/>
          <w:sz w:val="24"/>
          <w:szCs w:val="24"/>
        </w:rPr>
        <w:t xml:space="preserve">the </w:t>
      </w:r>
      <w:r w:rsidR="00870E65" w:rsidRPr="00D2722D">
        <w:rPr>
          <w:rFonts w:ascii="Times New Roman" w:hAnsi="Times New Roman" w:cs="Times New Roman"/>
          <w:sz w:val="24"/>
          <w:szCs w:val="24"/>
        </w:rPr>
        <w:t>proportion of penicillin-resistant CNS isolates w</w:t>
      </w:r>
      <w:r w:rsidR="001056E2" w:rsidRPr="00D2722D">
        <w:rPr>
          <w:rFonts w:ascii="Times New Roman" w:hAnsi="Times New Roman" w:cs="Times New Roman"/>
          <w:sz w:val="24"/>
          <w:szCs w:val="24"/>
        </w:rPr>
        <w:t>as</w:t>
      </w:r>
      <w:r w:rsidR="00870E65" w:rsidRPr="00D2722D">
        <w:rPr>
          <w:rFonts w:ascii="Times New Roman" w:hAnsi="Times New Roman" w:cs="Times New Roman"/>
          <w:sz w:val="24"/>
          <w:szCs w:val="24"/>
        </w:rPr>
        <w:t xml:space="preserve"> significantly greater in both types of </w:t>
      </w:r>
      <w:r w:rsidR="00334424" w:rsidRPr="00D2722D">
        <w:rPr>
          <w:rFonts w:ascii="Times New Roman" w:hAnsi="Times New Roman" w:cs="Times New Roman"/>
          <w:sz w:val="24"/>
          <w:szCs w:val="24"/>
        </w:rPr>
        <w:t>conventional</w:t>
      </w:r>
      <w:r w:rsidR="00870E65" w:rsidRPr="00D2722D">
        <w:rPr>
          <w:rFonts w:ascii="Times New Roman" w:hAnsi="Times New Roman" w:cs="Times New Roman"/>
          <w:sz w:val="24"/>
          <w:szCs w:val="24"/>
        </w:rPr>
        <w:t xml:space="preserve"> herds (CON-CE, 42/82; 51%; CON-CA, 22/74; 30%) </w:t>
      </w:r>
      <w:r w:rsidR="00270343" w:rsidRPr="00D2722D">
        <w:rPr>
          <w:rFonts w:ascii="Times New Roman" w:hAnsi="Times New Roman" w:cs="Times New Roman"/>
          <w:sz w:val="24"/>
          <w:szCs w:val="24"/>
        </w:rPr>
        <w:t>vs.</w:t>
      </w:r>
      <w:r w:rsidR="00870E65" w:rsidRPr="00D2722D">
        <w:rPr>
          <w:rFonts w:ascii="Times New Roman" w:hAnsi="Times New Roman" w:cs="Times New Roman"/>
          <w:sz w:val="24"/>
          <w:szCs w:val="24"/>
        </w:rPr>
        <w:t xml:space="preserve"> </w:t>
      </w:r>
      <w:r w:rsidR="00334424" w:rsidRPr="00D2722D">
        <w:rPr>
          <w:rFonts w:ascii="Times New Roman" w:hAnsi="Times New Roman" w:cs="Times New Roman"/>
          <w:sz w:val="24"/>
          <w:szCs w:val="24"/>
        </w:rPr>
        <w:t>organic</w:t>
      </w:r>
      <w:r w:rsidR="00870E65" w:rsidRPr="00D2722D">
        <w:rPr>
          <w:rFonts w:ascii="Times New Roman" w:hAnsi="Times New Roman" w:cs="Times New Roman"/>
          <w:sz w:val="24"/>
          <w:szCs w:val="24"/>
        </w:rPr>
        <w:t xml:space="preserve"> herds (14/84; 17%). </w:t>
      </w:r>
      <w:proofErr w:type="gramStart"/>
      <w:r w:rsidR="00870E65" w:rsidRPr="00D2722D">
        <w:rPr>
          <w:rFonts w:ascii="Times New Roman" w:hAnsi="Times New Roman" w:cs="Times New Roman"/>
          <w:sz w:val="24"/>
          <w:szCs w:val="24"/>
        </w:rPr>
        <w:t>Similar to</w:t>
      </w:r>
      <w:proofErr w:type="gramEnd"/>
      <w:r w:rsidR="00870E65" w:rsidRPr="00D2722D">
        <w:rPr>
          <w:rFonts w:ascii="Times New Roman" w:hAnsi="Times New Roman" w:cs="Times New Roman"/>
          <w:sz w:val="24"/>
          <w:szCs w:val="24"/>
        </w:rPr>
        <w:t xml:space="preserve"> the analyses for </w:t>
      </w:r>
      <w:r w:rsidR="00870E65" w:rsidRPr="00D2722D">
        <w:rPr>
          <w:rFonts w:ascii="Times New Roman" w:hAnsi="Times New Roman" w:cs="Times New Roman"/>
          <w:i/>
          <w:iCs/>
          <w:sz w:val="24"/>
          <w:szCs w:val="24"/>
        </w:rPr>
        <w:t>S. aureus,</w:t>
      </w:r>
      <w:r w:rsidR="00870E65" w:rsidRPr="00D2722D">
        <w:rPr>
          <w:rFonts w:ascii="Times New Roman" w:hAnsi="Times New Roman" w:cs="Times New Roman"/>
          <w:sz w:val="24"/>
          <w:szCs w:val="24"/>
        </w:rPr>
        <w:t xml:space="preserve"> a multilevel model was made to compare penicillin resistance </w:t>
      </w:r>
      <w:r w:rsidR="007C5C39" w:rsidRPr="00D2722D">
        <w:rPr>
          <w:rFonts w:ascii="Times New Roman" w:hAnsi="Times New Roman" w:cs="Times New Roman"/>
          <w:sz w:val="24"/>
          <w:szCs w:val="24"/>
        </w:rPr>
        <w:t xml:space="preserve">of CNS </w:t>
      </w:r>
      <w:r w:rsidR="00870E65" w:rsidRPr="00D2722D">
        <w:rPr>
          <w:rFonts w:ascii="Times New Roman" w:hAnsi="Times New Roman" w:cs="Times New Roman"/>
          <w:sz w:val="24"/>
          <w:szCs w:val="24"/>
        </w:rPr>
        <w:t xml:space="preserve">with herd type as the main explanatory variable. </w:t>
      </w:r>
      <w:r w:rsidR="00F303C6" w:rsidRPr="00D2722D">
        <w:rPr>
          <w:rFonts w:ascii="Times New Roman" w:hAnsi="Times New Roman" w:cs="Times New Roman"/>
          <w:sz w:val="24"/>
          <w:szCs w:val="24"/>
        </w:rPr>
        <w:t>Results from this</w:t>
      </w:r>
      <w:r w:rsidR="00870E65" w:rsidRPr="00D2722D">
        <w:rPr>
          <w:rFonts w:ascii="Times New Roman" w:hAnsi="Times New Roman" w:cs="Times New Roman"/>
          <w:sz w:val="24"/>
          <w:szCs w:val="24"/>
        </w:rPr>
        <w:t xml:space="preserve"> multilevel model</w:t>
      </w:r>
      <w:r w:rsidR="00A83AAA" w:rsidRPr="00D2722D">
        <w:rPr>
          <w:rFonts w:ascii="Times New Roman" w:hAnsi="Times New Roman" w:cs="Times New Roman"/>
          <w:sz w:val="24"/>
          <w:szCs w:val="24"/>
        </w:rPr>
        <w:t xml:space="preserve"> showed that the</w:t>
      </w:r>
      <w:r w:rsidR="00870E65" w:rsidRPr="00D2722D">
        <w:rPr>
          <w:rFonts w:ascii="Times New Roman" w:hAnsi="Times New Roman" w:cs="Times New Roman"/>
          <w:sz w:val="24"/>
          <w:szCs w:val="24"/>
        </w:rPr>
        <w:t xml:space="preserve"> proportion of penicillin-resistant CNS isolates was significantly greater for CON-CE herds (0.50 ± 0.07) compared to CON-CA (0.31 ± 0.06) or ORG herds (0.17 ± 0.05).</w:t>
      </w:r>
      <w:r w:rsidR="0022197F" w:rsidRPr="00D2722D">
        <w:rPr>
          <w:rFonts w:ascii="Times New Roman" w:hAnsi="Times New Roman" w:cs="Times New Roman"/>
          <w:i/>
          <w:iCs/>
          <w:sz w:val="24"/>
          <w:szCs w:val="24"/>
        </w:rPr>
        <w:t xml:space="preserve"> </w:t>
      </w:r>
      <w:r w:rsidR="00870E65" w:rsidRPr="00D2722D">
        <w:rPr>
          <w:rFonts w:ascii="Times New Roman" w:hAnsi="Times New Roman" w:cs="Times New Roman"/>
          <w:sz w:val="24"/>
          <w:szCs w:val="24"/>
        </w:rPr>
        <w:t xml:space="preserve">When comparing </w:t>
      </w:r>
      <w:r w:rsidR="001056E2" w:rsidRPr="00D2722D">
        <w:rPr>
          <w:rFonts w:ascii="Times New Roman" w:hAnsi="Times New Roman" w:cs="Times New Roman"/>
          <w:sz w:val="24"/>
          <w:szCs w:val="24"/>
        </w:rPr>
        <w:t xml:space="preserve">the </w:t>
      </w:r>
      <w:r w:rsidR="00870E65" w:rsidRPr="00D2722D">
        <w:rPr>
          <w:rFonts w:ascii="Times New Roman" w:hAnsi="Times New Roman" w:cs="Times New Roman"/>
          <w:sz w:val="24"/>
          <w:szCs w:val="24"/>
        </w:rPr>
        <w:t xml:space="preserve">proportion of CNS isolates falling into </w:t>
      </w:r>
      <w:r w:rsidR="0022197F" w:rsidRPr="00D2722D">
        <w:rPr>
          <w:rFonts w:ascii="Times New Roman" w:hAnsi="Times New Roman" w:cs="Times New Roman"/>
          <w:sz w:val="24"/>
          <w:szCs w:val="24"/>
        </w:rPr>
        <w:t>3</w:t>
      </w:r>
      <w:r w:rsidR="00870E65" w:rsidRPr="00D2722D">
        <w:rPr>
          <w:rFonts w:ascii="Times New Roman" w:hAnsi="Times New Roman" w:cs="Times New Roman"/>
          <w:sz w:val="24"/>
          <w:szCs w:val="24"/>
        </w:rPr>
        <w:t xml:space="preserve"> different </w:t>
      </w:r>
      <w:r w:rsidR="006070D2" w:rsidRPr="00D2722D">
        <w:rPr>
          <w:rFonts w:ascii="Times New Roman" w:hAnsi="Times New Roman" w:cs="Times New Roman"/>
          <w:sz w:val="24"/>
          <w:szCs w:val="24"/>
        </w:rPr>
        <w:t>breakpoint</w:t>
      </w:r>
      <w:r w:rsidR="00870E65" w:rsidRPr="00D2722D">
        <w:rPr>
          <w:rFonts w:ascii="Times New Roman" w:hAnsi="Times New Roman" w:cs="Times New Roman"/>
          <w:sz w:val="24"/>
          <w:szCs w:val="24"/>
        </w:rPr>
        <w:t xml:space="preserve"> groups for ceftiofur resistance, the only significant difference was that there were more </w:t>
      </w:r>
      <w:r w:rsidR="0022197F" w:rsidRPr="00D2722D">
        <w:rPr>
          <w:rFonts w:ascii="Times New Roman" w:hAnsi="Times New Roman" w:cs="Times New Roman"/>
          <w:sz w:val="24"/>
          <w:szCs w:val="24"/>
        </w:rPr>
        <w:t>organic</w:t>
      </w:r>
      <w:r w:rsidR="00870E65" w:rsidRPr="00D2722D">
        <w:rPr>
          <w:rFonts w:ascii="Times New Roman" w:hAnsi="Times New Roman" w:cs="Times New Roman"/>
          <w:sz w:val="24"/>
          <w:szCs w:val="24"/>
        </w:rPr>
        <w:t xml:space="preserve"> isolates in the lowest (0.5 </w:t>
      </w:r>
      <w:proofErr w:type="spellStart"/>
      <w:r w:rsidR="00870E65" w:rsidRPr="00D2722D">
        <w:rPr>
          <w:rFonts w:ascii="Times New Roman" w:hAnsi="Times New Roman" w:cs="Times New Roman"/>
          <w:sz w:val="24"/>
          <w:szCs w:val="24"/>
        </w:rPr>
        <w:t>μg</w:t>
      </w:r>
      <w:proofErr w:type="spellEnd"/>
      <w:r w:rsidR="00870E65" w:rsidRPr="00D2722D">
        <w:rPr>
          <w:rFonts w:ascii="Times New Roman" w:hAnsi="Times New Roman" w:cs="Times New Roman"/>
          <w:sz w:val="24"/>
          <w:szCs w:val="24"/>
        </w:rPr>
        <w:t xml:space="preserve">/mL) and highest (2 </w:t>
      </w:r>
      <w:proofErr w:type="spellStart"/>
      <w:r w:rsidR="00870E65" w:rsidRPr="00D2722D">
        <w:rPr>
          <w:rFonts w:ascii="Times New Roman" w:hAnsi="Times New Roman" w:cs="Times New Roman"/>
          <w:sz w:val="24"/>
          <w:szCs w:val="24"/>
        </w:rPr>
        <w:t>μg</w:t>
      </w:r>
      <w:proofErr w:type="spellEnd"/>
      <w:r w:rsidR="00870E65" w:rsidRPr="00D2722D">
        <w:rPr>
          <w:rFonts w:ascii="Times New Roman" w:hAnsi="Times New Roman" w:cs="Times New Roman"/>
          <w:sz w:val="24"/>
          <w:szCs w:val="24"/>
        </w:rPr>
        <w:t xml:space="preserve">/mL) categories compared to both </w:t>
      </w:r>
      <w:r w:rsidR="00887EB7" w:rsidRPr="00D2722D">
        <w:rPr>
          <w:rFonts w:ascii="Times New Roman" w:hAnsi="Times New Roman" w:cs="Times New Roman"/>
          <w:sz w:val="24"/>
          <w:szCs w:val="24"/>
        </w:rPr>
        <w:t>conventional</w:t>
      </w:r>
      <w:r w:rsidR="00870E65" w:rsidRPr="00D2722D">
        <w:rPr>
          <w:rFonts w:ascii="Times New Roman" w:hAnsi="Times New Roman" w:cs="Times New Roman"/>
          <w:sz w:val="24"/>
          <w:szCs w:val="24"/>
        </w:rPr>
        <w:t xml:space="preserve"> herd types; otherwise, there were no differences in the proportion of isolates falling into the </w:t>
      </w:r>
      <w:r w:rsidR="00396D04" w:rsidRPr="00D2722D">
        <w:rPr>
          <w:rFonts w:ascii="Times New Roman" w:hAnsi="Times New Roman" w:cs="Times New Roman"/>
          <w:sz w:val="24"/>
          <w:szCs w:val="24"/>
        </w:rPr>
        <w:t>various</w:t>
      </w:r>
      <w:r w:rsidR="00870E65" w:rsidRPr="00D2722D">
        <w:rPr>
          <w:rFonts w:ascii="Times New Roman" w:hAnsi="Times New Roman" w:cs="Times New Roman"/>
          <w:sz w:val="24"/>
          <w:szCs w:val="24"/>
        </w:rPr>
        <w:t xml:space="preserve"> </w:t>
      </w:r>
      <w:r w:rsidR="006070D2" w:rsidRPr="00D2722D">
        <w:rPr>
          <w:rFonts w:ascii="Times New Roman" w:hAnsi="Times New Roman" w:cs="Times New Roman"/>
          <w:sz w:val="24"/>
          <w:szCs w:val="24"/>
        </w:rPr>
        <w:t>breakpoint</w:t>
      </w:r>
      <w:r w:rsidR="00D13398" w:rsidRPr="00D2722D">
        <w:rPr>
          <w:rFonts w:ascii="Times New Roman" w:hAnsi="Times New Roman" w:cs="Times New Roman"/>
          <w:sz w:val="24"/>
          <w:szCs w:val="24"/>
        </w:rPr>
        <w:t xml:space="preserve"> groups</w:t>
      </w:r>
      <w:r w:rsidR="00870E65" w:rsidRPr="00D2722D">
        <w:rPr>
          <w:rFonts w:ascii="Times New Roman" w:hAnsi="Times New Roman" w:cs="Times New Roman"/>
          <w:sz w:val="24"/>
          <w:szCs w:val="24"/>
        </w:rPr>
        <w:t xml:space="preserve"> from each of the 3 herd types.</w:t>
      </w:r>
      <w:r w:rsidR="00887EB7" w:rsidRPr="00D2722D">
        <w:rPr>
          <w:rFonts w:ascii="Times New Roman" w:hAnsi="Times New Roman" w:cs="Times New Roman"/>
          <w:i/>
          <w:iCs/>
          <w:sz w:val="24"/>
          <w:szCs w:val="24"/>
        </w:rPr>
        <w:t xml:space="preserve"> </w:t>
      </w:r>
      <w:r w:rsidR="00870E65" w:rsidRPr="00D2722D">
        <w:rPr>
          <w:rFonts w:ascii="Times New Roman" w:hAnsi="Times New Roman" w:cs="Times New Roman"/>
          <w:sz w:val="24"/>
          <w:szCs w:val="24"/>
        </w:rPr>
        <w:t xml:space="preserve">There were no significant differences between the 3 herd types when comparing the proportion of CNS isolates falling into </w:t>
      </w:r>
      <w:r w:rsidR="002D4916" w:rsidRPr="00D2722D">
        <w:rPr>
          <w:rFonts w:ascii="Times New Roman" w:hAnsi="Times New Roman" w:cs="Times New Roman"/>
          <w:sz w:val="24"/>
          <w:szCs w:val="24"/>
        </w:rPr>
        <w:t>3</w:t>
      </w:r>
      <w:r w:rsidR="00870E65" w:rsidRPr="00D2722D">
        <w:rPr>
          <w:rFonts w:ascii="Times New Roman" w:hAnsi="Times New Roman" w:cs="Times New Roman"/>
          <w:sz w:val="24"/>
          <w:szCs w:val="24"/>
        </w:rPr>
        <w:t xml:space="preserve"> different </w:t>
      </w:r>
      <w:r w:rsidR="006070D2" w:rsidRPr="00D2722D">
        <w:rPr>
          <w:rFonts w:ascii="Times New Roman" w:hAnsi="Times New Roman" w:cs="Times New Roman"/>
          <w:sz w:val="24"/>
          <w:szCs w:val="24"/>
        </w:rPr>
        <w:t>breakpoint</w:t>
      </w:r>
      <w:r w:rsidR="00870E65" w:rsidRPr="00D2722D">
        <w:rPr>
          <w:rFonts w:ascii="Times New Roman" w:hAnsi="Times New Roman" w:cs="Times New Roman"/>
          <w:sz w:val="24"/>
          <w:szCs w:val="24"/>
        </w:rPr>
        <w:t xml:space="preserve"> groups for </w:t>
      </w:r>
      <w:proofErr w:type="spellStart"/>
      <w:r w:rsidR="00870E65" w:rsidRPr="00D2722D">
        <w:rPr>
          <w:rFonts w:ascii="Times New Roman" w:hAnsi="Times New Roman" w:cs="Times New Roman"/>
          <w:sz w:val="24"/>
          <w:szCs w:val="24"/>
        </w:rPr>
        <w:t>sulfadimethoxine</w:t>
      </w:r>
      <w:proofErr w:type="spellEnd"/>
      <w:r w:rsidR="00870E65" w:rsidRPr="00D2722D">
        <w:rPr>
          <w:rFonts w:ascii="Times New Roman" w:hAnsi="Times New Roman" w:cs="Times New Roman"/>
          <w:sz w:val="24"/>
          <w:szCs w:val="24"/>
        </w:rPr>
        <w:t xml:space="preserve"> resistance.</w:t>
      </w:r>
      <w:r w:rsidR="00887EB7" w:rsidRPr="00D2722D">
        <w:rPr>
          <w:rFonts w:ascii="Times New Roman" w:hAnsi="Times New Roman" w:cs="Times New Roman"/>
          <w:i/>
          <w:iCs/>
          <w:sz w:val="24"/>
          <w:szCs w:val="24"/>
        </w:rPr>
        <w:t xml:space="preserve"> </w:t>
      </w:r>
      <w:r w:rsidR="00870E65" w:rsidRPr="00D2722D">
        <w:rPr>
          <w:rFonts w:ascii="Times New Roman" w:hAnsi="Times New Roman" w:cs="Times New Roman"/>
          <w:sz w:val="24"/>
          <w:szCs w:val="24"/>
        </w:rPr>
        <w:t xml:space="preserve">When comparing </w:t>
      </w:r>
      <w:r w:rsidR="00D13398" w:rsidRPr="00D2722D">
        <w:rPr>
          <w:rFonts w:ascii="Times New Roman" w:hAnsi="Times New Roman" w:cs="Times New Roman"/>
          <w:sz w:val="24"/>
          <w:szCs w:val="24"/>
        </w:rPr>
        <w:t xml:space="preserve">the </w:t>
      </w:r>
      <w:r w:rsidR="00870E65" w:rsidRPr="00D2722D">
        <w:rPr>
          <w:rFonts w:ascii="Times New Roman" w:hAnsi="Times New Roman" w:cs="Times New Roman"/>
          <w:sz w:val="24"/>
          <w:szCs w:val="24"/>
        </w:rPr>
        <w:t xml:space="preserve">proportion of CNS isolates falling into </w:t>
      </w:r>
      <w:r w:rsidR="002D4916" w:rsidRPr="00D2722D">
        <w:rPr>
          <w:rFonts w:ascii="Times New Roman" w:hAnsi="Times New Roman" w:cs="Times New Roman"/>
          <w:sz w:val="24"/>
          <w:szCs w:val="24"/>
        </w:rPr>
        <w:t>3</w:t>
      </w:r>
      <w:r w:rsidR="00870E65" w:rsidRPr="00D2722D">
        <w:rPr>
          <w:rFonts w:ascii="Times New Roman" w:hAnsi="Times New Roman" w:cs="Times New Roman"/>
          <w:sz w:val="24"/>
          <w:szCs w:val="24"/>
        </w:rPr>
        <w:t xml:space="preserve"> different </w:t>
      </w:r>
      <w:r w:rsidR="006070D2" w:rsidRPr="00D2722D">
        <w:rPr>
          <w:rFonts w:ascii="Times New Roman" w:hAnsi="Times New Roman" w:cs="Times New Roman"/>
          <w:sz w:val="24"/>
          <w:szCs w:val="24"/>
        </w:rPr>
        <w:t>breakpoint</w:t>
      </w:r>
      <w:r w:rsidR="00870E65" w:rsidRPr="00D2722D">
        <w:rPr>
          <w:rFonts w:ascii="Times New Roman" w:hAnsi="Times New Roman" w:cs="Times New Roman"/>
          <w:sz w:val="24"/>
          <w:szCs w:val="24"/>
        </w:rPr>
        <w:t xml:space="preserve"> groups for erythromycin resistance, the only significant difference was that there were more CON-CA isolates in the highest category (≥1 mg/mL); otherwise, there were no differences in the proportion of isolates falling into the different </w:t>
      </w:r>
      <w:r w:rsidR="006070D2" w:rsidRPr="00D2722D">
        <w:rPr>
          <w:rFonts w:ascii="Times New Roman" w:hAnsi="Times New Roman" w:cs="Times New Roman"/>
          <w:sz w:val="24"/>
          <w:szCs w:val="24"/>
        </w:rPr>
        <w:t>breakpoint</w:t>
      </w:r>
      <w:r w:rsidR="00870E65" w:rsidRPr="00D2722D">
        <w:rPr>
          <w:rFonts w:ascii="Times New Roman" w:hAnsi="Times New Roman" w:cs="Times New Roman"/>
          <w:sz w:val="24"/>
          <w:szCs w:val="24"/>
        </w:rPr>
        <w:t>s from each of the 3 herd types.</w:t>
      </w:r>
      <w:r w:rsidR="000418CB" w:rsidRPr="00D2722D">
        <w:rPr>
          <w:rFonts w:ascii="Times New Roman" w:hAnsi="Times New Roman" w:cs="Times New Roman"/>
          <w:i/>
          <w:iCs/>
          <w:sz w:val="24"/>
          <w:szCs w:val="24"/>
        </w:rPr>
        <w:t xml:space="preserve"> </w:t>
      </w:r>
      <w:r w:rsidR="000418CB" w:rsidRPr="00D2722D">
        <w:rPr>
          <w:rFonts w:ascii="Times New Roman" w:hAnsi="Times New Roman" w:cs="Times New Roman"/>
          <w:sz w:val="24"/>
          <w:szCs w:val="24"/>
        </w:rPr>
        <w:t>Importantly,</w:t>
      </w:r>
      <w:r w:rsidR="00C3339E" w:rsidRPr="00D2722D">
        <w:rPr>
          <w:rFonts w:ascii="Times New Roman" w:hAnsi="Times New Roman" w:cs="Times New Roman"/>
          <w:sz w:val="24"/>
          <w:szCs w:val="24"/>
        </w:rPr>
        <w:t xml:space="preserve"> the</w:t>
      </w:r>
      <w:r w:rsidR="000418CB" w:rsidRPr="00D2722D">
        <w:rPr>
          <w:rFonts w:ascii="Times New Roman" w:hAnsi="Times New Roman" w:cs="Times New Roman"/>
          <w:sz w:val="24"/>
          <w:szCs w:val="24"/>
        </w:rPr>
        <w:t xml:space="preserve"> authors</w:t>
      </w:r>
      <w:r w:rsidR="00C3339E" w:rsidRPr="00D2722D">
        <w:rPr>
          <w:rFonts w:ascii="Times New Roman" w:hAnsi="Times New Roman" w:cs="Times New Roman"/>
          <w:sz w:val="24"/>
          <w:szCs w:val="24"/>
        </w:rPr>
        <w:t xml:space="preserve"> point out </w:t>
      </w:r>
      <w:r w:rsidR="000418CB" w:rsidRPr="00D2722D">
        <w:rPr>
          <w:rFonts w:ascii="Times New Roman" w:hAnsi="Times New Roman" w:cs="Times New Roman"/>
          <w:sz w:val="24"/>
          <w:szCs w:val="24"/>
        </w:rPr>
        <w:t>that any</w:t>
      </w:r>
      <w:r w:rsidR="00C3339E" w:rsidRPr="00D2722D">
        <w:rPr>
          <w:rFonts w:ascii="Times New Roman" w:hAnsi="Times New Roman" w:cs="Times New Roman"/>
          <w:sz w:val="24"/>
          <w:szCs w:val="24"/>
        </w:rPr>
        <w:t xml:space="preserve"> differences in MIC </w:t>
      </w:r>
      <w:r w:rsidR="000418CB" w:rsidRPr="00D2722D">
        <w:rPr>
          <w:rFonts w:ascii="Times New Roman" w:hAnsi="Times New Roman" w:cs="Times New Roman"/>
          <w:sz w:val="24"/>
          <w:szCs w:val="24"/>
        </w:rPr>
        <w:t xml:space="preserve">between isolates from different herd types </w:t>
      </w:r>
      <w:r w:rsidR="00C3339E" w:rsidRPr="00D2722D">
        <w:rPr>
          <w:rFonts w:ascii="Times New Roman" w:hAnsi="Times New Roman" w:cs="Times New Roman"/>
          <w:sz w:val="24"/>
          <w:szCs w:val="24"/>
        </w:rPr>
        <w:t xml:space="preserve">occurred below clinical breakpoints, </w:t>
      </w:r>
      <w:r w:rsidR="000418CB" w:rsidRPr="00D2722D">
        <w:rPr>
          <w:rFonts w:ascii="Times New Roman" w:hAnsi="Times New Roman" w:cs="Times New Roman"/>
          <w:sz w:val="24"/>
          <w:szCs w:val="24"/>
        </w:rPr>
        <w:t>so</w:t>
      </w:r>
      <w:r w:rsidR="00C3339E" w:rsidRPr="00D2722D">
        <w:rPr>
          <w:rFonts w:ascii="Times New Roman" w:hAnsi="Times New Roman" w:cs="Times New Roman"/>
          <w:sz w:val="24"/>
          <w:szCs w:val="24"/>
        </w:rPr>
        <w:t xml:space="preserve"> therefore may not affect bacteriological cure rates. </w:t>
      </w:r>
      <w:r w:rsidR="009E0C39" w:rsidRPr="00D2722D">
        <w:rPr>
          <w:rFonts w:ascii="Times New Roman" w:hAnsi="Times New Roman" w:cs="Times New Roman"/>
          <w:sz w:val="24"/>
          <w:szCs w:val="24"/>
        </w:rPr>
        <w:t xml:space="preserve">Rather unexpectedly, </w:t>
      </w:r>
      <w:commentRangeStart w:id="99"/>
      <w:r w:rsidR="009E0C39" w:rsidRPr="00D2722D">
        <w:rPr>
          <w:rFonts w:ascii="Times New Roman" w:hAnsi="Times New Roman" w:cs="Times New Roman"/>
          <w:sz w:val="24"/>
          <w:szCs w:val="24"/>
        </w:rPr>
        <w:t>t</w:t>
      </w:r>
      <w:r w:rsidR="00C3339E" w:rsidRPr="00D2722D">
        <w:rPr>
          <w:rFonts w:ascii="Times New Roman" w:hAnsi="Times New Roman" w:cs="Times New Roman"/>
          <w:sz w:val="24"/>
          <w:szCs w:val="24"/>
        </w:rPr>
        <w:t xml:space="preserve">hey found bimodal distributions of MIC for ampicillin and penicillin in </w:t>
      </w:r>
      <w:r w:rsidR="00C3339E" w:rsidRPr="00D2722D">
        <w:rPr>
          <w:rFonts w:ascii="Times New Roman" w:hAnsi="Times New Roman" w:cs="Times New Roman"/>
          <w:i/>
          <w:iCs/>
          <w:sz w:val="24"/>
          <w:szCs w:val="24"/>
        </w:rPr>
        <w:t>S. aureus</w:t>
      </w:r>
      <w:r w:rsidR="00C3339E" w:rsidRPr="00D2722D">
        <w:rPr>
          <w:rFonts w:ascii="Times New Roman" w:hAnsi="Times New Roman" w:cs="Times New Roman"/>
          <w:sz w:val="24"/>
          <w:szCs w:val="24"/>
        </w:rPr>
        <w:t xml:space="preserve"> isolates from </w:t>
      </w:r>
      <w:r w:rsidR="009E0C39" w:rsidRPr="00D2722D">
        <w:rPr>
          <w:rFonts w:ascii="Times New Roman" w:hAnsi="Times New Roman" w:cs="Times New Roman"/>
          <w:sz w:val="24"/>
          <w:szCs w:val="24"/>
        </w:rPr>
        <w:t>organic</w:t>
      </w:r>
      <w:r w:rsidR="00C3339E" w:rsidRPr="00D2722D">
        <w:rPr>
          <w:rFonts w:ascii="Times New Roman" w:hAnsi="Times New Roman" w:cs="Times New Roman"/>
          <w:sz w:val="24"/>
          <w:szCs w:val="24"/>
        </w:rPr>
        <w:t xml:space="preserve"> herds, suggest</w:t>
      </w:r>
      <w:r w:rsidR="006C199E" w:rsidRPr="00D2722D">
        <w:rPr>
          <w:rFonts w:ascii="Times New Roman" w:hAnsi="Times New Roman" w:cs="Times New Roman"/>
          <w:sz w:val="24"/>
          <w:szCs w:val="24"/>
        </w:rPr>
        <w:t>ing</w:t>
      </w:r>
      <w:r w:rsidR="00C3339E" w:rsidRPr="00D2722D">
        <w:rPr>
          <w:rFonts w:ascii="Times New Roman" w:hAnsi="Times New Roman" w:cs="Times New Roman"/>
          <w:sz w:val="24"/>
          <w:szCs w:val="24"/>
        </w:rPr>
        <w:t xml:space="preserve"> either (1) isolates with a higher MIC are “a natural part of the bacterial population of the bovine mammary gland,” </w:t>
      </w:r>
      <w:r w:rsidR="00C3339E" w:rsidRPr="00D2722D">
        <w:rPr>
          <w:rFonts w:ascii="Times New Roman" w:hAnsi="Times New Roman" w:cs="Times New Roman"/>
          <w:sz w:val="24"/>
          <w:szCs w:val="24"/>
        </w:rPr>
        <w:lastRenderedPageBreak/>
        <w:t xml:space="preserve">or (2) isolates with higher MIC have persisted within </w:t>
      </w:r>
      <w:r w:rsidR="002D7056" w:rsidRPr="00D2722D">
        <w:rPr>
          <w:rFonts w:ascii="Times New Roman" w:hAnsi="Times New Roman" w:cs="Times New Roman"/>
          <w:sz w:val="24"/>
          <w:szCs w:val="24"/>
        </w:rPr>
        <w:t>organic</w:t>
      </w:r>
      <w:r w:rsidR="00C3339E" w:rsidRPr="00D2722D">
        <w:rPr>
          <w:rFonts w:ascii="Times New Roman" w:hAnsi="Times New Roman" w:cs="Times New Roman"/>
          <w:sz w:val="24"/>
          <w:szCs w:val="24"/>
        </w:rPr>
        <w:t xml:space="preserve"> herds </w:t>
      </w:r>
      <w:r w:rsidR="002D7056" w:rsidRPr="00D2722D">
        <w:rPr>
          <w:rFonts w:ascii="Times New Roman" w:hAnsi="Times New Roman" w:cs="Times New Roman"/>
          <w:sz w:val="24"/>
          <w:szCs w:val="24"/>
        </w:rPr>
        <w:t>from a time when antimicrobials were used on the farm.</w:t>
      </w:r>
      <w:commentRangeEnd w:id="99"/>
      <w:r w:rsidR="006166CB">
        <w:rPr>
          <w:rStyle w:val="CommentReference"/>
        </w:rPr>
        <w:commentReference w:id="99"/>
      </w:r>
    </w:p>
    <w:p w14:paraId="78EC976E" w14:textId="60CA7478" w:rsidR="008616D6" w:rsidRPr="00D2722D" w:rsidRDefault="00ED262B"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Dairy farms in the process of transitioning from conventional</w:t>
      </w:r>
      <w:r w:rsidR="00211F6E" w:rsidRPr="00D2722D">
        <w:rPr>
          <w:rFonts w:ascii="Times New Roman" w:hAnsi="Times New Roman" w:cs="Times New Roman"/>
          <w:sz w:val="24"/>
          <w:szCs w:val="24"/>
        </w:rPr>
        <w:t xml:space="preserve"> management to organic certification provide </w:t>
      </w:r>
      <w:r w:rsidR="00F51C6B" w:rsidRPr="00D2722D">
        <w:rPr>
          <w:rFonts w:ascii="Times New Roman" w:hAnsi="Times New Roman" w:cs="Times New Roman"/>
          <w:sz w:val="24"/>
          <w:szCs w:val="24"/>
        </w:rPr>
        <w:t xml:space="preserve">a unique opportunity to </w:t>
      </w:r>
      <w:r w:rsidR="00F34149" w:rsidRPr="00D2722D">
        <w:rPr>
          <w:rFonts w:ascii="Times New Roman" w:hAnsi="Times New Roman" w:cs="Times New Roman"/>
          <w:sz w:val="24"/>
          <w:szCs w:val="24"/>
        </w:rPr>
        <w:t xml:space="preserve">study patterns </w:t>
      </w:r>
      <w:r w:rsidR="000F2E02" w:rsidRPr="00D2722D">
        <w:rPr>
          <w:rFonts w:ascii="Times New Roman" w:hAnsi="Times New Roman" w:cs="Times New Roman"/>
          <w:sz w:val="24"/>
          <w:szCs w:val="24"/>
        </w:rPr>
        <w:t xml:space="preserve">resistance </w:t>
      </w:r>
      <w:r w:rsidR="00CA35EF" w:rsidRPr="00D2722D">
        <w:rPr>
          <w:rFonts w:ascii="Times New Roman" w:hAnsi="Times New Roman" w:cs="Times New Roman"/>
          <w:sz w:val="24"/>
          <w:szCs w:val="24"/>
        </w:rPr>
        <w:t xml:space="preserve">over time </w:t>
      </w:r>
      <w:r w:rsidR="00721C94" w:rsidRPr="00D2722D">
        <w:rPr>
          <w:rFonts w:ascii="Times New Roman" w:hAnsi="Times New Roman" w:cs="Times New Roman"/>
          <w:sz w:val="24"/>
          <w:szCs w:val="24"/>
        </w:rPr>
        <w:t xml:space="preserve">after a </w:t>
      </w:r>
      <w:r w:rsidR="00EA14A8" w:rsidRPr="00D2722D">
        <w:rPr>
          <w:rFonts w:ascii="Times New Roman" w:hAnsi="Times New Roman" w:cs="Times New Roman"/>
          <w:sz w:val="24"/>
          <w:szCs w:val="24"/>
        </w:rPr>
        <w:t>change in the level of</w:t>
      </w:r>
      <w:r w:rsidR="00721C94" w:rsidRPr="00D2722D">
        <w:rPr>
          <w:rFonts w:ascii="Times New Roman" w:hAnsi="Times New Roman" w:cs="Times New Roman"/>
          <w:sz w:val="24"/>
          <w:szCs w:val="24"/>
        </w:rPr>
        <w:t xml:space="preserve"> antimicrobial </w:t>
      </w:r>
      <w:r w:rsidR="00043EB2" w:rsidRPr="00D2722D">
        <w:rPr>
          <w:rFonts w:ascii="Times New Roman" w:hAnsi="Times New Roman" w:cs="Times New Roman"/>
          <w:sz w:val="24"/>
          <w:szCs w:val="24"/>
        </w:rPr>
        <w:t xml:space="preserve">exposure. </w:t>
      </w:r>
      <w:r w:rsidR="00D0312F" w:rsidRPr="00D2722D">
        <w:rPr>
          <w:rFonts w:ascii="Times New Roman" w:hAnsi="Times New Roman" w:cs="Times New Roman"/>
          <w:sz w:val="24"/>
          <w:szCs w:val="24"/>
        </w:rPr>
        <w:t xml:space="preserve">In addition to comparing </w:t>
      </w:r>
      <w:r w:rsidR="000637C0" w:rsidRPr="00D2722D">
        <w:rPr>
          <w:rFonts w:ascii="Times New Roman" w:hAnsi="Times New Roman" w:cs="Times New Roman"/>
          <w:sz w:val="24"/>
          <w:szCs w:val="24"/>
        </w:rPr>
        <w:t>c</w:t>
      </w:r>
      <w:r w:rsidR="001410ED" w:rsidRPr="00D2722D">
        <w:rPr>
          <w:rFonts w:ascii="Times New Roman" w:hAnsi="Times New Roman" w:cs="Times New Roman"/>
          <w:sz w:val="24"/>
          <w:szCs w:val="24"/>
        </w:rPr>
        <w:t>onventional</w:t>
      </w:r>
      <w:r w:rsidR="000637C0" w:rsidRPr="00D2722D">
        <w:rPr>
          <w:rFonts w:ascii="Times New Roman" w:hAnsi="Times New Roman" w:cs="Times New Roman"/>
          <w:sz w:val="24"/>
          <w:szCs w:val="24"/>
        </w:rPr>
        <w:t xml:space="preserve"> and organic farms, </w:t>
      </w:r>
      <w:r w:rsidR="004E548D" w:rsidRPr="00D2722D">
        <w:rPr>
          <w:rFonts w:ascii="Times New Roman" w:hAnsi="Times New Roman" w:cs="Times New Roman"/>
          <w:noProof/>
          <w:sz w:val="24"/>
          <w:szCs w:val="24"/>
        </w:rPr>
        <w:t>Bennedsgaard et al. (2006)</w:t>
      </w:r>
      <w:r w:rsidR="00D27D5F" w:rsidRPr="00D2722D">
        <w:rPr>
          <w:rFonts w:ascii="Times New Roman" w:hAnsi="Times New Roman" w:cs="Times New Roman"/>
          <w:sz w:val="24"/>
          <w:szCs w:val="24"/>
        </w:rPr>
        <w:t xml:space="preserve"> followed 19</w:t>
      </w:r>
      <w:r w:rsidR="00CB277A" w:rsidRPr="00D2722D">
        <w:rPr>
          <w:rFonts w:ascii="Times New Roman" w:hAnsi="Times New Roman" w:cs="Times New Roman"/>
          <w:sz w:val="24"/>
          <w:szCs w:val="24"/>
        </w:rPr>
        <w:t xml:space="preserve"> Danish</w:t>
      </w:r>
      <w:r w:rsidR="00D27D5F" w:rsidRPr="00D2722D">
        <w:rPr>
          <w:rFonts w:ascii="Times New Roman" w:hAnsi="Times New Roman" w:cs="Times New Roman"/>
          <w:sz w:val="24"/>
          <w:szCs w:val="24"/>
        </w:rPr>
        <w:t xml:space="preserve"> herds in </w:t>
      </w:r>
      <w:r w:rsidR="0053787B" w:rsidRPr="00D2722D">
        <w:rPr>
          <w:rFonts w:ascii="Times New Roman" w:hAnsi="Times New Roman" w:cs="Times New Roman"/>
          <w:sz w:val="24"/>
          <w:szCs w:val="24"/>
        </w:rPr>
        <w:t xml:space="preserve">the process of transitioning to </w:t>
      </w:r>
      <w:r w:rsidR="00EB0152" w:rsidRPr="00D2722D">
        <w:rPr>
          <w:rFonts w:ascii="Times New Roman" w:hAnsi="Times New Roman" w:cs="Times New Roman"/>
          <w:sz w:val="24"/>
          <w:szCs w:val="24"/>
        </w:rPr>
        <w:t xml:space="preserve">becoming </w:t>
      </w:r>
      <w:r w:rsidR="0053787B" w:rsidRPr="00D2722D">
        <w:rPr>
          <w:rFonts w:ascii="Times New Roman" w:hAnsi="Times New Roman" w:cs="Times New Roman"/>
          <w:sz w:val="24"/>
          <w:szCs w:val="24"/>
        </w:rPr>
        <w:t>certified organic dairies. These herds</w:t>
      </w:r>
      <w:r w:rsidR="000357E7" w:rsidRPr="00D2722D">
        <w:rPr>
          <w:rFonts w:ascii="Times New Roman" w:hAnsi="Times New Roman" w:cs="Times New Roman"/>
          <w:sz w:val="24"/>
          <w:szCs w:val="24"/>
        </w:rPr>
        <w:t xml:space="preserve"> were sampled at year 0, 1, and 2 of transition</w:t>
      </w:r>
      <w:r w:rsidR="00FC16BD" w:rsidRPr="00D2722D">
        <w:rPr>
          <w:rFonts w:ascii="Times New Roman" w:hAnsi="Times New Roman" w:cs="Times New Roman"/>
          <w:sz w:val="24"/>
          <w:szCs w:val="24"/>
        </w:rPr>
        <w:t xml:space="preserve">, </w:t>
      </w:r>
      <w:r w:rsidR="00661855" w:rsidRPr="00D2722D">
        <w:rPr>
          <w:rFonts w:ascii="Times New Roman" w:hAnsi="Times New Roman" w:cs="Times New Roman"/>
          <w:sz w:val="24"/>
          <w:szCs w:val="24"/>
        </w:rPr>
        <w:t>with</w:t>
      </w:r>
      <w:r w:rsidR="00FC16BD" w:rsidRPr="00D2722D">
        <w:rPr>
          <w:rFonts w:ascii="Times New Roman" w:hAnsi="Times New Roman" w:cs="Times New Roman"/>
          <w:sz w:val="24"/>
          <w:szCs w:val="24"/>
        </w:rPr>
        <w:t xml:space="preserve"> q</w:t>
      </w:r>
      <w:r w:rsidR="000357E7" w:rsidRPr="00D2722D">
        <w:rPr>
          <w:rFonts w:ascii="Times New Roman" w:hAnsi="Times New Roman" w:cs="Times New Roman"/>
          <w:sz w:val="24"/>
          <w:szCs w:val="24"/>
        </w:rPr>
        <w:t>uartermilk samples collected from 30 cows</w:t>
      </w:r>
      <w:r w:rsidR="00FC16BD" w:rsidRPr="00D2722D">
        <w:rPr>
          <w:rFonts w:ascii="Times New Roman" w:hAnsi="Times New Roman" w:cs="Times New Roman"/>
          <w:sz w:val="24"/>
          <w:szCs w:val="24"/>
        </w:rPr>
        <w:t xml:space="preserve"> at each farm</w:t>
      </w:r>
      <w:r w:rsidR="000357E7" w:rsidRPr="00D2722D">
        <w:rPr>
          <w:rFonts w:ascii="Times New Roman" w:hAnsi="Times New Roman" w:cs="Times New Roman"/>
          <w:sz w:val="24"/>
          <w:szCs w:val="24"/>
        </w:rPr>
        <w:t xml:space="preserve"> </w:t>
      </w:r>
      <w:r w:rsidR="00FC16BD" w:rsidRPr="00D2722D">
        <w:rPr>
          <w:rFonts w:ascii="Times New Roman" w:hAnsi="Times New Roman" w:cs="Times New Roman"/>
          <w:sz w:val="24"/>
          <w:szCs w:val="24"/>
        </w:rPr>
        <w:t xml:space="preserve">at high risk of infection with </w:t>
      </w:r>
      <w:r w:rsidR="00FC16BD" w:rsidRPr="00D2722D">
        <w:rPr>
          <w:rFonts w:ascii="Times New Roman" w:hAnsi="Times New Roman" w:cs="Times New Roman"/>
          <w:i/>
          <w:iCs/>
          <w:sz w:val="24"/>
          <w:szCs w:val="24"/>
        </w:rPr>
        <w:t>S. aureus</w:t>
      </w:r>
      <w:r w:rsidR="00FC16BD" w:rsidRPr="00D2722D">
        <w:rPr>
          <w:rFonts w:ascii="Times New Roman" w:hAnsi="Times New Roman" w:cs="Times New Roman"/>
          <w:sz w:val="24"/>
          <w:szCs w:val="24"/>
        </w:rPr>
        <w:t xml:space="preserve"> (</w:t>
      </w:r>
      <w:r w:rsidR="00B57EF9" w:rsidRPr="00D2722D">
        <w:rPr>
          <w:rFonts w:ascii="Times New Roman" w:hAnsi="Times New Roman" w:cs="Times New Roman"/>
          <w:sz w:val="24"/>
          <w:szCs w:val="24"/>
        </w:rPr>
        <w:t xml:space="preserve">as </w:t>
      </w:r>
      <w:r w:rsidR="00145178" w:rsidRPr="00D2722D">
        <w:rPr>
          <w:rFonts w:ascii="Times New Roman" w:hAnsi="Times New Roman" w:cs="Times New Roman"/>
          <w:sz w:val="24"/>
          <w:szCs w:val="24"/>
        </w:rPr>
        <w:t xml:space="preserve">determined by a score </w:t>
      </w:r>
      <w:r w:rsidR="00FC16BD" w:rsidRPr="00D2722D">
        <w:rPr>
          <w:rFonts w:ascii="Times New Roman" w:hAnsi="Times New Roman" w:cs="Times New Roman"/>
          <w:sz w:val="24"/>
          <w:szCs w:val="24"/>
        </w:rPr>
        <w:t>based on a history of high SCC, breed, and lactation).</w:t>
      </w:r>
      <w:r w:rsidR="008616D6" w:rsidRPr="00D2722D">
        <w:rPr>
          <w:rFonts w:ascii="Times New Roman" w:hAnsi="Times New Roman" w:cs="Times New Roman"/>
          <w:sz w:val="24"/>
          <w:szCs w:val="24"/>
        </w:rPr>
        <w:t xml:space="preserve"> </w:t>
      </w:r>
      <w:r w:rsidR="00D1638A" w:rsidRPr="00D2722D">
        <w:rPr>
          <w:rFonts w:ascii="Times New Roman" w:hAnsi="Times New Roman" w:cs="Times New Roman"/>
          <w:sz w:val="24"/>
          <w:szCs w:val="24"/>
        </w:rPr>
        <w:t>Herds in the “</w:t>
      </w:r>
      <w:r w:rsidR="001F2F1F" w:rsidRPr="00D2722D">
        <w:rPr>
          <w:rFonts w:ascii="Times New Roman" w:hAnsi="Times New Roman" w:cs="Times New Roman"/>
          <w:sz w:val="24"/>
          <w:szCs w:val="24"/>
        </w:rPr>
        <w:t xml:space="preserve">old </w:t>
      </w:r>
      <w:r w:rsidR="00D1638A" w:rsidRPr="00D2722D">
        <w:rPr>
          <w:rFonts w:ascii="Times New Roman" w:hAnsi="Times New Roman" w:cs="Times New Roman"/>
          <w:sz w:val="24"/>
          <w:szCs w:val="24"/>
        </w:rPr>
        <w:t>organic” category were certified for ≥ 5 years.</w:t>
      </w:r>
      <w:r w:rsidR="001E4D72" w:rsidRPr="00D2722D">
        <w:rPr>
          <w:rFonts w:ascii="Times New Roman" w:hAnsi="Times New Roman" w:cs="Times New Roman"/>
          <w:sz w:val="24"/>
          <w:szCs w:val="24"/>
        </w:rPr>
        <w:t xml:space="preserve"> </w:t>
      </w:r>
      <w:r w:rsidR="001C50C0" w:rsidRPr="00D2722D">
        <w:rPr>
          <w:rFonts w:ascii="Times New Roman" w:hAnsi="Times New Roman" w:cs="Times New Roman"/>
          <w:sz w:val="24"/>
          <w:szCs w:val="24"/>
        </w:rPr>
        <w:t xml:space="preserve">Antimicrobial exposure </w:t>
      </w:r>
      <w:r w:rsidR="004D3C68" w:rsidRPr="00D2722D">
        <w:rPr>
          <w:rFonts w:ascii="Times New Roman" w:hAnsi="Times New Roman" w:cs="Times New Roman"/>
          <w:sz w:val="24"/>
          <w:szCs w:val="24"/>
        </w:rPr>
        <w:t xml:space="preserve">for each herd </w:t>
      </w:r>
      <w:r w:rsidR="001C50C0" w:rsidRPr="00D2722D">
        <w:rPr>
          <w:rFonts w:ascii="Times New Roman" w:hAnsi="Times New Roman" w:cs="Times New Roman"/>
          <w:sz w:val="24"/>
          <w:szCs w:val="24"/>
        </w:rPr>
        <w:t>was approximated by calculating t</w:t>
      </w:r>
      <w:r w:rsidR="00AD3984" w:rsidRPr="00D2722D">
        <w:rPr>
          <w:rFonts w:ascii="Times New Roman" w:hAnsi="Times New Roman" w:cs="Times New Roman"/>
          <w:sz w:val="24"/>
          <w:szCs w:val="24"/>
        </w:rPr>
        <w:t xml:space="preserve">he amount of </w:t>
      </w:r>
      <w:r w:rsidR="002248AB" w:rsidRPr="00D2722D">
        <w:rPr>
          <w:rFonts w:ascii="Times New Roman" w:hAnsi="Times New Roman" w:cs="Times New Roman"/>
          <w:sz w:val="24"/>
          <w:szCs w:val="24"/>
        </w:rPr>
        <w:t>mastitis treatment</w:t>
      </w:r>
      <w:r w:rsidR="00325AAE" w:rsidRPr="00D2722D">
        <w:rPr>
          <w:rFonts w:ascii="Times New Roman" w:hAnsi="Times New Roman" w:cs="Times New Roman"/>
          <w:sz w:val="24"/>
          <w:szCs w:val="24"/>
        </w:rPr>
        <w:t>s</w:t>
      </w:r>
      <w:r w:rsidR="002248AB" w:rsidRPr="00D2722D">
        <w:rPr>
          <w:rFonts w:ascii="Times New Roman" w:hAnsi="Times New Roman" w:cs="Times New Roman"/>
          <w:sz w:val="24"/>
          <w:szCs w:val="24"/>
        </w:rPr>
        <w:t xml:space="preserve"> </w:t>
      </w:r>
      <w:r w:rsidR="001E4D72" w:rsidRPr="00D2722D">
        <w:rPr>
          <w:rFonts w:ascii="Times New Roman" w:hAnsi="Times New Roman" w:cs="Times New Roman"/>
          <w:sz w:val="24"/>
          <w:szCs w:val="24"/>
        </w:rPr>
        <w:t>us</w:t>
      </w:r>
      <w:r w:rsidR="00AD3984" w:rsidRPr="00D2722D">
        <w:rPr>
          <w:rFonts w:ascii="Times New Roman" w:hAnsi="Times New Roman" w:cs="Times New Roman"/>
          <w:sz w:val="24"/>
          <w:szCs w:val="24"/>
        </w:rPr>
        <w:t>ed</w:t>
      </w:r>
      <w:r w:rsidR="001E4D72" w:rsidRPr="00D2722D">
        <w:rPr>
          <w:rFonts w:ascii="Times New Roman" w:hAnsi="Times New Roman" w:cs="Times New Roman"/>
          <w:sz w:val="24"/>
          <w:szCs w:val="24"/>
        </w:rPr>
        <w:t xml:space="preserve"> </w:t>
      </w:r>
      <w:r w:rsidR="004D3C68" w:rsidRPr="00D2722D">
        <w:rPr>
          <w:rFonts w:ascii="Times New Roman" w:hAnsi="Times New Roman" w:cs="Times New Roman"/>
          <w:sz w:val="24"/>
          <w:szCs w:val="24"/>
        </w:rPr>
        <w:t>in</w:t>
      </w:r>
      <w:r w:rsidR="002248AB" w:rsidRPr="00D2722D">
        <w:rPr>
          <w:rFonts w:ascii="Times New Roman" w:hAnsi="Times New Roman" w:cs="Times New Roman"/>
          <w:sz w:val="24"/>
          <w:szCs w:val="24"/>
        </w:rPr>
        <w:t xml:space="preserve"> </w:t>
      </w:r>
      <w:r w:rsidR="00D1638A" w:rsidRPr="00D2722D">
        <w:rPr>
          <w:rFonts w:ascii="Times New Roman" w:hAnsi="Times New Roman" w:cs="Times New Roman"/>
          <w:sz w:val="24"/>
          <w:szCs w:val="24"/>
        </w:rPr>
        <w:t>% cows treated/cow-year</w:t>
      </w:r>
      <w:r w:rsidR="007761F2" w:rsidRPr="00D2722D">
        <w:rPr>
          <w:rFonts w:ascii="Times New Roman" w:hAnsi="Times New Roman" w:cs="Times New Roman"/>
          <w:sz w:val="24"/>
          <w:szCs w:val="24"/>
        </w:rPr>
        <w:t>.</w:t>
      </w:r>
      <w:r w:rsidR="004D3C68" w:rsidRPr="00D2722D">
        <w:rPr>
          <w:rFonts w:ascii="Times New Roman" w:hAnsi="Times New Roman" w:cs="Times New Roman"/>
          <w:sz w:val="24"/>
          <w:szCs w:val="24"/>
        </w:rPr>
        <w:t xml:space="preserve"> </w:t>
      </w:r>
      <w:r w:rsidR="00ED012D" w:rsidRPr="00D2722D">
        <w:rPr>
          <w:rFonts w:ascii="Times New Roman" w:hAnsi="Times New Roman" w:cs="Times New Roman"/>
          <w:sz w:val="24"/>
          <w:szCs w:val="24"/>
        </w:rPr>
        <w:t>The amount of mastitis treatment used by the conventional group w</w:t>
      </w:r>
      <w:r w:rsidR="00015B8C" w:rsidRPr="00D2722D">
        <w:rPr>
          <w:rFonts w:ascii="Times New Roman" w:hAnsi="Times New Roman" w:cs="Times New Roman"/>
          <w:sz w:val="24"/>
          <w:szCs w:val="24"/>
        </w:rPr>
        <w:t>as</w:t>
      </w:r>
      <w:r w:rsidR="00ED012D" w:rsidRPr="00D2722D">
        <w:rPr>
          <w:rFonts w:ascii="Times New Roman" w:hAnsi="Times New Roman" w:cs="Times New Roman"/>
          <w:sz w:val="24"/>
          <w:szCs w:val="24"/>
        </w:rPr>
        <w:t xml:space="preserve"> significantly higher than </w:t>
      </w:r>
      <w:r w:rsidR="00015B8C" w:rsidRPr="00D2722D">
        <w:rPr>
          <w:rFonts w:ascii="Times New Roman" w:hAnsi="Times New Roman" w:cs="Times New Roman"/>
          <w:sz w:val="24"/>
          <w:szCs w:val="24"/>
        </w:rPr>
        <w:t>“</w:t>
      </w:r>
      <w:r w:rsidR="00ED012D" w:rsidRPr="00D2722D">
        <w:rPr>
          <w:rFonts w:ascii="Times New Roman" w:hAnsi="Times New Roman" w:cs="Times New Roman"/>
          <w:sz w:val="24"/>
          <w:szCs w:val="24"/>
        </w:rPr>
        <w:t>old organic</w:t>
      </w:r>
      <w:r w:rsidR="00015B8C" w:rsidRPr="00D2722D">
        <w:rPr>
          <w:rFonts w:ascii="Times New Roman" w:hAnsi="Times New Roman" w:cs="Times New Roman"/>
          <w:sz w:val="24"/>
          <w:szCs w:val="24"/>
        </w:rPr>
        <w:t>”</w:t>
      </w:r>
      <w:r w:rsidR="00ED012D" w:rsidRPr="00D2722D">
        <w:rPr>
          <w:rFonts w:ascii="Times New Roman" w:hAnsi="Times New Roman" w:cs="Times New Roman"/>
          <w:sz w:val="24"/>
          <w:szCs w:val="24"/>
        </w:rPr>
        <w:t xml:space="preserve"> herds</w:t>
      </w:r>
      <w:r w:rsidR="00015B8C" w:rsidRPr="00D2722D">
        <w:rPr>
          <w:rFonts w:ascii="Times New Roman" w:hAnsi="Times New Roman" w:cs="Times New Roman"/>
          <w:sz w:val="24"/>
          <w:szCs w:val="24"/>
        </w:rPr>
        <w:t>, but n</w:t>
      </w:r>
      <w:r w:rsidR="00B92E49" w:rsidRPr="00D2722D">
        <w:rPr>
          <w:rFonts w:ascii="Times New Roman" w:hAnsi="Times New Roman" w:cs="Times New Roman"/>
          <w:sz w:val="24"/>
          <w:szCs w:val="24"/>
        </w:rPr>
        <w:t xml:space="preserve">o </w:t>
      </w:r>
      <w:r w:rsidR="00F91FA2" w:rsidRPr="00D2722D">
        <w:rPr>
          <w:rFonts w:ascii="Times New Roman" w:hAnsi="Times New Roman" w:cs="Times New Roman"/>
          <w:sz w:val="24"/>
          <w:szCs w:val="24"/>
        </w:rPr>
        <w:t xml:space="preserve">other </w:t>
      </w:r>
      <w:r w:rsidR="00B92E49" w:rsidRPr="00D2722D">
        <w:rPr>
          <w:rFonts w:ascii="Times New Roman" w:hAnsi="Times New Roman" w:cs="Times New Roman"/>
          <w:sz w:val="24"/>
          <w:szCs w:val="24"/>
        </w:rPr>
        <w:t>significant difference</w:t>
      </w:r>
      <w:r w:rsidR="00F91FA2" w:rsidRPr="00D2722D">
        <w:rPr>
          <w:rFonts w:ascii="Times New Roman" w:hAnsi="Times New Roman" w:cs="Times New Roman"/>
          <w:sz w:val="24"/>
          <w:szCs w:val="24"/>
        </w:rPr>
        <w:t>s</w:t>
      </w:r>
      <w:r w:rsidR="00B92E49" w:rsidRPr="00D2722D">
        <w:rPr>
          <w:rFonts w:ascii="Times New Roman" w:hAnsi="Times New Roman" w:cs="Times New Roman"/>
          <w:sz w:val="24"/>
          <w:szCs w:val="24"/>
        </w:rPr>
        <w:t xml:space="preserve"> existed between “old organic” herds </w:t>
      </w:r>
      <w:r w:rsidR="00994099" w:rsidRPr="00D2722D">
        <w:rPr>
          <w:rFonts w:ascii="Times New Roman" w:hAnsi="Times New Roman" w:cs="Times New Roman"/>
          <w:sz w:val="24"/>
          <w:szCs w:val="24"/>
        </w:rPr>
        <w:t xml:space="preserve">or the conventional herds </w:t>
      </w:r>
      <w:r w:rsidR="008D75B1" w:rsidRPr="00D2722D">
        <w:rPr>
          <w:rFonts w:ascii="Times New Roman" w:hAnsi="Times New Roman" w:cs="Times New Roman"/>
          <w:sz w:val="24"/>
          <w:szCs w:val="24"/>
        </w:rPr>
        <w:t>in comparison to any</w:t>
      </w:r>
      <w:r w:rsidR="00B92E49" w:rsidRPr="00D2722D">
        <w:rPr>
          <w:rFonts w:ascii="Times New Roman" w:hAnsi="Times New Roman" w:cs="Times New Roman"/>
          <w:sz w:val="24"/>
          <w:szCs w:val="24"/>
        </w:rPr>
        <w:t xml:space="preserve"> of the transition groups (</w:t>
      </w:r>
      <w:r w:rsidR="00953537" w:rsidRPr="00D2722D">
        <w:rPr>
          <w:rFonts w:ascii="Times New Roman" w:hAnsi="Times New Roman" w:cs="Times New Roman"/>
          <w:sz w:val="24"/>
          <w:szCs w:val="24"/>
        </w:rPr>
        <w:t xml:space="preserve">transition </w:t>
      </w:r>
      <w:r w:rsidR="00B92E49" w:rsidRPr="00D2722D">
        <w:rPr>
          <w:rFonts w:ascii="Times New Roman" w:hAnsi="Times New Roman" w:cs="Times New Roman"/>
          <w:sz w:val="24"/>
          <w:szCs w:val="24"/>
        </w:rPr>
        <w:t xml:space="preserve">year </w:t>
      </w:r>
      <w:r w:rsidR="00F91FA2" w:rsidRPr="00D2722D">
        <w:rPr>
          <w:rFonts w:ascii="Times New Roman" w:hAnsi="Times New Roman" w:cs="Times New Roman"/>
          <w:sz w:val="24"/>
          <w:szCs w:val="24"/>
        </w:rPr>
        <w:t>1</w:t>
      </w:r>
      <w:r w:rsidR="00B92E49" w:rsidRPr="00D2722D">
        <w:rPr>
          <w:rFonts w:ascii="Times New Roman" w:hAnsi="Times New Roman" w:cs="Times New Roman"/>
          <w:sz w:val="24"/>
          <w:szCs w:val="24"/>
        </w:rPr>
        <w:t xml:space="preserve">, </w:t>
      </w:r>
      <w:r w:rsidR="00953537" w:rsidRPr="00D2722D">
        <w:rPr>
          <w:rFonts w:ascii="Times New Roman" w:hAnsi="Times New Roman" w:cs="Times New Roman"/>
          <w:sz w:val="24"/>
          <w:szCs w:val="24"/>
        </w:rPr>
        <w:t xml:space="preserve">transition </w:t>
      </w:r>
      <w:r w:rsidR="00B92E49" w:rsidRPr="00D2722D">
        <w:rPr>
          <w:rFonts w:ascii="Times New Roman" w:hAnsi="Times New Roman" w:cs="Times New Roman"/>
          <w:sz w:val="24"/>
          <w:szCs w:val="24"/>
        </w:rPr>
        <w:t xml:space="preserve">year </w:t>
      </w:r>
      <w:r w:rsidR="00F91FA2" w:rsidRPr="00D2722D">
        <w:rPr>
          <w:rFonts w:ascii="Times New Roman" w:hAnsi="Times New Roman" w:cs="Times New Roman"/>
          <w:sz w:val="24"/>
          <w:szCs w:val="24"/>
        </w:rPr>
        <w:t>2</w:t>
      </w:r>
      <w:r w:rsidR="00B92E49" w:rsidRPr="00D2722D">
        <w:rPr>
          <w:rFonts w:ascii="Times New Roman" w:hAnsi="Times New Roman" w:cs="Times New Roman"/>
          <w:sz w:val="24"/>
          <w:szCs w:val="24"/>
        </w:rPr>
        <w:t xml:space="preserve">, </w:t>
      </w:r>
      <w:r w:rsidR="00953537" w:rsidRPr="00D2722D">
        <w:rPr>
          <w:rFonts w:ascii="Times New Roman" w:hAnsi="Times New Roman" w:cs="Times New Roman"/>
          <w:sz w:val="24"/>
          <w:szCs w:val="24"/>
        </w:rPr>
        <w:t xml:space="preserve">transition </w:t>
      </w:r>
      <w:r w:rsidR="00B92E49" w:rsidRPr="00D2722D">
        <w:rPr>
          <w:rFonts w:ascii="Times New Roman" w:hAnsi="Times New Roman" w:cs="Times New Roman"/>
          <w:sz w:val="24"/>
          <w:szCs w:val="24"/>
        </w:rPr>
        <w:t xml:space="preserve">year </w:t>
      </w:r>
      <w:r w:rsidR="00F91FA2" w:rsidRPr="00D2722D">
        <w:rPr>
          <w:rFonts w:ascii="Times New Roman" w:hAnsi="Times New Roman" w:cs="Times New Roman"/>
          <w:sz w:val="24"/>
          <w:szCs w:val="24"/>
        </w:rPr>
        <w:t>3</w:t>
      </w:r>
      <w:r w:rsidR="00994099" w:rsidRPr="00D2722D">
        <w:rPr>
          <w:rFonts w:ascii="Times New Roman" w:hAnsi="Times New Roman" w:cs="Times New Roman"/>
          <w:sz w:val="24"/>
          <w:szCs w:val="24"/>
        </w:rPr>
        <w:t>)</w:t>
      </w:r>
      <w:r w:rsidR="00F91FA2" w:rsidRPr="00D2722D">
        <w:rPr>
          <w:rFonts w:ascii="Times New Roman" w:hAnsi="Times New Roman" w:cs="Times New Roman"/>
          <w:sz w:val="24"/>
          <w:szCs w:val="24"/>
        </w:rPr>
        <w:t xml:space="preserve"> with respect to </w:t>
      </w:r>
      <w:r w:rsidR="003346E2" w:rsidRPr="00D2722D">
        <w:rPr>
          <w:rFonts w:ascii="Times New Roman" w:hAnsi="Times New Roman" w:cs="Times New Roman"/>
          <w:sz w:val="24"/>
          <w:szCs w:val="24"/>
        </w:rPr>
        <w:t xml:space="preserve">usage of </w:t>
      </w:r>
      <w:r w:rsidR="00F91FA2" w:rsidRPr="00D2722D">
        <w:rPr>
          <w:rFonts w:ascii="Times New Roman" w:hAnsi="Times New Roman" w:cs="Times New Roman"/>
          <w:sz w:val="24"/>
          <w:szCs w:val="24"/>
        </w:rPr>
        <w:t xml:space="preserve">antimicrobial mastitis </w:t>
      </w:r>
      <w:r w:rsidR="003346E2" w:rsidRPr="00D2722D">
        <w:rPr>
          <w:rFonts w:ascii="Times New Roman" w:hAnsi="Times New Roman" w:cs="Times New Roman"/>
          <w:sz w:val="24"/>
          <w:szCs w:val="24"/>
        </w:rPr>
        <w:t>treatment</w:t>
      </w:r>
      <w:r w:rsidR="00B5635C" w:rsidRPr="00D2722D">
        <w:rPr>
          <w:rFonts w:ascii="Times New Roman" w:hAnsi="Times New Roman" w:cs="Times New Roman"/>
          <w:sz w:val="24"/>
          <w:szCs w:val="24"/>
        </w:rPr>
        <w:t>s</w:t>
      </w:r>
      <w:r w:rsidR="00994099" w:rsidRPr="00D2722D">
        <w:rPr>
          <w:rFonts w:ascii="Times New Roman" w:hAnsi="Times New Roman" w:cs="Times New Roman"/>
          <w:sz w:val="24"/>
          <w:szCs w:val="24"/>
        </w:rPr>
        <w:t>.</w:t>
      </w:r>
      <w:r w:rsidR="001D6874" w:rsidRPr="00D2722D">
        <w:rPr>
          <w:rFonts w:ascii="Times New Roman" w:hAnsi="Times New Roman" w:cs="Times New Roman"/>
          <w:sz w:val="24"/>
          <w:szCs w:val="24"/>
        </w:rPr>
        <w:t xml:space="preserve"> </w:t>
      </w:r>
      <w:r w:rsidR="006B0E2B" w:rsidRPr="00D2722D">
        <w:rPr>
          <w:rFonts w:ascii="Times New Roman" w:hAnsi="Times New Roman" w:cs="Times New Roman"/>
          <w:sz w:val="24"/>
          <w:szCs w:val="24"/>
        </w:rPr>
        <w:t xml:space="preserve">As previously mentioned, the prevalence of penicillin resistance in </w:t>
      </w:r>
      <w:r w:rsidR="006B0E2B" w:rsidRPr="00D2722D">
        <w:rPr>
          <w:rFonts w:ascii="Times New Roman" w:hAnsi="Times New Roman" w:cs="Times New Roman"/>
          <w:i/>
          <w:iCs/>
          <w:sz w:val="24"/>
          <w:szCs w:val="24"/>
        </w:rPr>
        <w:t>S. aureus</w:t>
      </w:r>
      <w:r w:rsidR="006B0E2B" w:rsidRPr="00D2722D">
        <w:rPr>
          <w:rFonts w:ascii="Times New Roman" w:hAnsi="Times New Roman" w:cs="Times New Roman"/>
          <w:sz w:val="24"/>
          <w:szCs w:val="24"/>
        </w:rPr>
        <w:t xml:space="preserve"> and the proportion of penicillin-resistant isolates was similar between “old organic” and conventional herds. Furthermore, </w:t>
      </w:r>
      <w:r w:rsidR="00F00703" w:rsidRPr="00D2722D">
        <w:rPr>
          <w:rFonts w:ascii="Times New Roman" w:hAnsi="Times New Roman" w:cs="Times New Roman"/>
          <w:sz w:val="24"/>
          <w:szCs w:val="24"/>
        </w:rPr>
        <w:t xml:space="preserve">no differences were seen in these measures of penicillin resistance between “old organic,” conventional, or </w:t>
      </w:r>
      <w:r w:rsidR="000736CB" w:rsidRPr="00D2722D">
        <w:rPr>
          <w:rFonts w:ascii="Times New Roman" w:hAnsi="Times New Roman" w:cs="Times New Roman"/>
          <w:sz w:val="24"/>
          <w:szCs w:val="24"/>
        </w:rPr>
        <w:t xml:space="preserve">any of the </w:t>
      </w:r>
      <w:r w:rsidR="00A00101" w:rsidRPr="00D2722D">
        <w:rPr>
          <w:rFonts w:ascii="Times New Roman" w:hAnsi="Times New Roman" w:cs="Times New Roman"/>
          <w:sz w:val="24"/>
          <w:szCs w:val="24"/>
        </w:rPr>
        <w:t xml:space="preserve">3 </w:t>
      </w:r>
      <w:r w:rsidR="00EF1E7D" w:rsidRPr="00D2722D">
        <w:rPr>
          <w:rFonts w:ascii="Times New Roman" w:hAnsi="Times New Roman" w:cs="Times New Roman"/>
          <w:sz w:val="24"/>
          <w:szCs w:val="24"/>
        </w:rPr>
        <w:t>transition groups.</w:t>
      </w:r>
      <w:r w:rsidR="005B0EEC" w:rsidRPr="00D2722D">
        <w:rPr>
          <w:rFonts w:ascii="Times New Roman" w:hAnsi="Times New Roman" w:cs="Times New Roman"/>
          <w:sz w:val="24"/>
          <w:szCs w:val="24"/>
        </w:rPr>
        <w:t xml:space="preserve"> </w:t>
      </w:r>
      <w:r w:rsidR="00261221" w:rsidRPr="00D2722D">
        <w:rPr>
          <w:rFonts w:ascii="Times New Roman" w:hAnsi="Times New Roman" w:cs="Times New Roman"/>
          <w:sz w:val="24"/>
          <w:szCs w:val="24"/>
        </w:rPr>
        <w:t>The same</w:t>
      </w:r>
      <w:r w:rsidR="005B0EEC" w:rsidRPr="00D2722D">
        <w:rPr>
          <w:rFonts w:ascii="Times New Roman" w:hAnsi="Times New Roman" w:cs="Times New Roman"/>
          <w:sz w:val="24"/>
          <w:szCs w:val="24"/>
        </w:rPr>
        <w:t xml:space="preserve"> 19 </w:t>
      </w:r>
      <w:r w:rsidR="00540C85" w:rsidRPr="00D2722D">
        <w:rPr>
          <w:rFonts w:ascii="Times New Roman" w:hAnsi="Times New Roman" w:cs="Times New Roman"/>
          <w:sz w:val="24"/>
          <w:szCs w:val="24"/>
        </w:rPr>
        <w:t>herds</w:t>
      </w:r>
      <w:r w:rsidR="005B0EEC" w:rsidRPr="00D2722D">
        <w:rPr>
          <w:rFonts w:ascii="Times New Roman" w:hAnsi="Times New Roman" w:cs="Times New Roman"/>
          <w:sz w:val="24"/>
          <w:szCs w:val="24"/>
        </w:rPr>
        <w:t xml:space="preserve"> were sampled repeatedly over </w:t>
      </w:r>
      <w:commentRangeStart w:id="100"/>
      <w:r w:rsidR="005B0EEC" w:rsidRPr="00D2722D">
        <w:rPr>
          <w:rFonts w:ascii="Times New Roman" w:hAnsi="Times New Roman" w:cs="Times New Roman"/>
          <w:sz w:val="24"/>
          <w:szCs w:val="24"/>
        </w:rPr>
        <w:t>3 years</w:t>
      </w:r>
      <w:commentRangeEnd w:id="100"/>
      <w:r w:rsidR="006166CB">
        <w:rPr>
          <w:rStyle w:val="CommentReference"/>
        </w:rPr>
        <w:commentReference w:id="100"/>
      </w:r>
      <w:r w:rsidR="005B0EEC" w:rsidRPr="00D2722D">
        <w:rPr>
          <w:rFonts w:ascii="Times New Roman" w:hAnsi="Times New Roman" w:cs="Times New Roman"/>
          <w:sz w:val="24"/>
          <w:szCs w:val="24"/>
        </w:rPr>
        <w:t>,</w:t>
      </w:r>
      <w:r w:rsidR="000D3507" w:rsidRPr="00D2722D">
        <w:rPr>
          <w:rFonts w:ascii="Times New Roman" w:hAnsi="Times New Roman" w:cs="Times New Roman"/>
          <w:sz w:val="24"/>
          <w:szCs w:val="24"/>
        </w:rPr>
        <w:t xml:space="preserve"> </w:t>
      </w:r>
      <w:r w:rsidR="00261221" w:rsidRPr="00D2722D">
        <w:rPr>
          <w:rFonts w:ascii="Times New Roman" w:hAnsi="Times New Roman" w:cs="Times New Roman"/>
          <w:sz w:val="24"/>
          <w:szCs w:val="24"/>
        </w:rPr>
        <w:t xml:space="preserve">and </w:t>
      </w:r>
      <w:r w:rsidR="000D3507" w:rsidRPr="00D2722D">
        <w:rPr>
          <w:rFonts w:ascii="Times New Roman" w:hAnsi="Times New Roman" w:cs="Times New Roman"/>
          <w:sz w:val="24"/>
          <w:szCs w:val="24"/>
        </w:rPr>
        <w:t>the amount of penicillin resistance</w:t>
      </w:r>
      <w:r w:rsidR="00540C85" w:rsidRPr="00D2722D">
        <w:rPr>
          <w:rFonts w:ascii="Times New Roman" w:hAnsi="Times New Roman" w:cs="Times New Roman"/>
          <w:sz w:val="24"/>
          <w:szCs w:val="24"/>
        </w:rPr>
        <w:t xml:space="preserve"> among </w:t>
      </w:r>
      <w:r w:rsidR="00540C85" w:rsidRPr="00D2722D">
        <w:rPr>
          <w:rFonts w:ascii="Times New Roman" w:hAnsi="Times New Roman" w:cs="Times New Roman"/>
          <w:i/>
          <w:iCs/>
          <w:sz w:val="24"/>
          <w:szCs w:val="24"/>
        </w:rPr>
        <w:t>S. aureus</w:t>
      </w:r>
      <w:r w:rsidR="000D3507" w:rsidRPr="00D2722D">
        <w:rPr>
          <w:rFonts w:ascii="Times New Roman" w:hAnsi="Times New Roman" w:cs="Times New Roman"/>
          <w:sz w:val="24"/>
          <w:szCs w:val="24"/>
        </w:rPr>
        <w:t xml:space="preserve"> on these farms did not decrease</w:t>
      </w:r>
      <w:r w:rsidR="00594D94" w:rsidRPr="00D2722D">
        <w:rPr>
          <w:rFonts w:ascii="Times New Roman" w:hAnsi="Times New Roman" w:cs="Times New Roman"/>
          <w:sz w:val="24"/>
          <w:szCs w:val="24"/>
        </w:rPr>
        <w:t xml:space="preserve"> year after year as they transitioned to organic status</w:t>
      </w:r>
      <w:r w:rsidR="008E608A" w:rsidRPr="00D2722D">
        <w:rPr>
          <w:rFonts w:ascii="Times New Roman" w:hAnsi="Times New Roman" w:cs="Times New Roman"/>
          <w:sz w:val="24"/>
          <w:szCs w:val="24"/>
        </w:rPr>
        <w:t>.</w:t>
      </w:r>
      <w:r w:rsidR="00594D94" w:rsidRPr="00D2722D">
        <w:rPr>
          <w:rFonts w:ascii="Times New Roman" w:hAnsi="Times New Roman" w:cs="Times New Roman"/>
          <w:sz w:val="24"/>
          <w:szCs w:val="24"/>
        </w:rPr>
        <w:t xml:space="preserve"> </w:t>
      </w:r>
      <w:r w:rsidR="008E608A" w:rsidRPr="00D2722D">
        <w:rPr>
          <w:rFonts w:ascii="Times New Roman" w:hAnsi="Times New Roman" w:cs="Times New Roman"/>
          <w:sz w:val="24"/>
          <w:szCs w:val="24"/>
        </w:rPr>
        <w:t>T</w:t>
      </w:r>
      <w:r w:rsidR="0020737B" w:rsidRPr="00D2722D">
        <w:rPr>
          <w:rFonts w:ascii="Times New Roman" w:hAnsi="Times New Roman" w:cs="Times New Roman"/>
          <w:sz w:val="24"/>
          <w:szCs w:val="24"/>
        </w:rPr>
        <w:t xml:space="preserve">his finding is somewhat unsurprising </w:t>
      </w:r>
      <w:proofErr w:type="gramStart"/>
      <w:r w:rsidR="0020737B" w:rsidRPr="00D2722D">
        <w:rPr>
          <w:rFonts w:ascii="Times New Roman" w:hAnsi="Times New Roman" w:cs="Times New Roman"/>
          <w:sz w:val="24"/>
          <w:szCs w:val="24"/>
        </w:rPr>
        <w:t xml:space="preserve">in light of </w:t>
      </w:r>
      <w:r w:rsidR="00754A6B" w:rsidRPr="00D2722D">
        <w:rPr>
          <w:rFonts w:ascii="Times New Roman" w:hAnsi="Times New Roman" w:cs="Times New Roman"/>
          <w:sz w:val="24"/>
          <w:szCs w:val="24"/>
        </w:rPr>
        <w:t xml:space="preserve">the </w:t>
      </w:r>
      <w:r w:rsidR="00CD4502" w:rsidRPr="00D2722D">
        <w:rPr>
          <w:rFonts w:ascii="Times New Roman" w:hAnsi="Times New Roman" w:cs="Times New Roman"/>
          <w:sz w:val="24"/>
          <w:szCs w:val="24"/>
        </w:rPr>
        <w:t xml:space="preserve">fact </w:t>
      </w:r>
      <w:r w:rsidR="00754A6B" w:rsidRPr="00D2722D">
        <w:rPr>
          <w:rFonts w:ascii="Times New Roman" w:hAnsi="Times New Roman" w:cs="Times New Roman"/>
          <w:sz w:val="24"/>
          <w:szCs w:val="24"/>
        </w:rPr>
        <w:t>that</w:t>
      </w:r>
      <w:proofErr w:type="gramEnd"/>
      <w:r w:rsidR="00754A6B" w:rsidRPr="00D2722D">
        <w:rPr>
          <w:rFonts w:ascii="Times New Roman" w:hAnsi="Times New Roman" w:cs="Times New Roman"/>
          <w:sz w:val="24"/>
          <w:szCs w:val="24"/>
        </w:rPr>
        <w:t xml:space="preserve"> antimicrobial </w:t>
      </w:r>
      <w:r w:rsidR="005E53DA" w:rsidRPr="00D2722D">
        <w:rPr>
          <w:rFonts w:ascii="Times New Roman" w:hAnsi="Times New Roman" w:cs="Times New Roman"/>
          <w:sz w:val="24"/>
          <w:szCs w:val="24"/>
        </w:rPr>
        <w:t>usage also was not significantly different.</w:t>
      </w:r>
      <w:r w:rsidR="00B12354" w:rsidRPr="00D2722D">
        <w:rPr>
          <w:rFonts w:ascii="Times New Roman" w:hAnsi="Times New Roman" w:cs="Times New Roman"/>
          <w:sz w:val="24"/>
          <w:szCs w:val="24"/>
        </w:rPr>
        <w:t xml:space="preserve"> </w:t>
      </w:r>
      <w:r w:rsidR="004A4239" w:rsidRPr="00D2722D">
        <w:rPr>
          <w:rFonts w:ascii="Times New Roman" w:hAnsi="Times New Roman" w:cs="Times New Roman"/>
          <w:sz w:val="24"/>
          <w:szCs w:val="24"/>
        </w:rPr>
        <w:t xml:space="preserve">In contrast, </w:t>
      </w:r>
      <w:r w:rsidR="004E548D" w:rsidRPr="00D2722D">
        <w:rPr>
          <w:rFonts w:ascii="Times New Roman" w:hAnsi="Times New Roman" w:cs="Times New Roman"/>
          <w:noProof/>
          <w:sz w:val="24"/>
          <w:szCs w:val="24"/>
        </w:rPr>
        <w:t>Park et al. (2012)</w:t>
      </w:r>
      <w:r w:rsidR="00A83AB8" w:rsidRPr="00D2722D">
        <w:rPr>
          <w:rFonts w:ascii="Times New Roman" w:hAnsi="Times New Roman" w:cs="Times New Roman"/>
          <w:sz w:val="24"/>
          <w:szCs w:val="24"/>
        </w:rPr>
        <w:t xml:space="preserve"> </w:t>
      </w:r>
      <w:r w:rsidR="00FE562F" w:rsidRPr="00D2722D">
        <w:rPr>
          <w:rFonts w:ascii="Times New Roman" w:hAnsi="Times New Roman" w:cs="Times New Roman"/>
          <w:sz w:val="24"/>
          <w:szCs w:val="24"/>
        </w:rPr>
        <w:t xml:space="preserve">found that </w:t>
      </w:r>
      <w:r w:rsidR="00A83AB8" w:rsidRPr="00D2722D">
        <w:rPr>
          <w:rFonts w:ascii="Times New Roman" w:hAnsi="Times New Roman" w:cs="Times New Roman"/>
          <w:sz w:val="24"/>
          <w:szCs w:val="24"/>
        </w:rPr>
        <w:t>β-lactam resistance rate</w:t>
      </w:r>
      <w:r w:rsidR="00FE562F" w:rsidRPr="00D2722D">
        <w:rPr>
          <w:rFonts w:ascii="Times New Roman" w:hAnsi="Times New Roman" w:cs="Times New Roman"/>
          <w:sz w:val="24"/>
          <w:szCs w:val="24"/>
        </w:rPr>
        <w:t>s</w:t>
      </w:r>
      <w:r w:rsidR="00A83AB8" w:rsidRPr="00D2722D">
        <w:rPr>
          <w:rFonts w:ascii="Times New Roman" w:hAnsi="Times New Roman" w:cs="Times New Roman"/>
          <w:sz w:val="24"/>
          <w:szCs w:val="24"/>
        </w:rPr>
        <w:t xml:space="preserve"> of CNS </w:t>
      </w:r>
      <w:commentRangeStart w:id="101"/>
      <w:r w:rsidR="00934C25" w:rsidRPr="00D2722D">
        <w:rPr>
          <w:rFonts w:ascii="Times New Roman" w:hAnsi="Times New Roman" w:cs="Times New Roman"/>
          <w:sz w:val="24"/>
          <w:szCs w:val="24"/>
        </w:rPr>
        <w:t>decreased</w:t>
      </w:r>
      <w:commentRangeEnd w:id="101"/>
      <w:r w:rsidR="00881C10">
        <w:rPr>
          <w:rStyle w:val="CommentReference"/>
        </w:rPr>
        <w:commentReference w:id="101"/>
      </w:r>
      <w:r w:rsidR="00934C25" w:rsidRPr="00D2722D">
        <w:rPr>
          <w:rFonts w:ascii="Times New Roman" w:hAnsi="Times New Roman" w:cs="Times New Roman"/>
          <w:sz w:val="24"/>
          <w:szCs w:val="24"/>
        </w:rPr>
        <w:t xml:space="preserve"> with </w:t>
      </w:r>
      <w:r w:rsidR="00A83AB8" w:rsidRPr="00D2722D">
        <w:rPr>
          <w:rFonts w:ascii="Times New Roman" w:hAnsi="Times New Roman" w:cs="Times New Roman"/>
          <w:sz w:val="24"/>
          <w:szCs w:val="24"/>
        </w:rPr>
        <w:t xml:space="preserve">discontinuation </w:t>
      </w:r>
      <w:r w:rsidR="002701CA" w:rsidRPr="00D2722D">
        <w:rPr>
          <w:rFonts w:ascii="Times New Roman" w:hAnsi="Times New Roman" w:cs="Times New Roman"/>
          <w:sz w:val="24"/>
          <w:szCs w:val="24"/>
        </w:rPr>
        <w:t xml:space="preserve">of </w:t>
      </w:r>
      <w:r w:rsidR="00A83AB8" w:rsidRPr="00D2722D">
        <w:rPr>
          <w:rFonts w:ascii="Times New Roman" w:hAnsi="Times New Roman" w:cs="Times New Roman"/>
          <w:sz w:val="24"/>
          <w:szCs w:val="24"/>
        </w:rPr>
        <w:t>β-</w:t>
      </w:r>
      <w:r w:rsidR="00A83AB8" w:rsidRPr="00D2722D">
        <w:rPr>
          <w:rFonts w:ascii="Times New Roman" w:hAnsi="Times New Roman" w:cs="Times New Roman"/>
          <w:sz w:val="24"/>
          <w:szCs w:val="24"/>
        </w:rPr>
        <w:lastRenderedPageBreak/>
        <w:t xml:space="preserve">lactam antibiotics </w:t>
      </w:r>
      <w:r w:rsidR="00934C25" w:rsidRPr="00D2722D">
        <w:rPr>
          <w:rFonts w:ascii="Times New Roman" w:hAnsi="Times New Roman" w:cs="Times New Roman"/>
          <w:sz w:val="24"/>
          <w:szCs w:val="24"/>
        </w:rPr>
        <w:t xml:space="preserve">in a study </w:t>
      </w:r>
      <w:r w:rsidR="003B2DB0" w:rsidRPr="00D2722D">
        <w:rPr>
          <w:rFonts w:ascii="Times New Roman" w:hAnsi="Times New Roman" w:cs="Times New Roman"/>
          <w:sz w:val="24"/>
          <w:szCs w:val="24"/>
        </w:rPr>
        <w:t xml:space="preserve">following </w:t>
      </w:r>
      <w:r w:rsidR="00DF36AC" w:rsidRPr="00D2722D">
        <w:rPr>
          <w:rFonts w:ascii="Times New Roman" w:hAnsi="Times New Roman" w:cs="Times New Roman"/>
          <w:sz w:val="24"/>
          <w:szCs w:val="24"/>
        </w:rPr>
        <w:t xml:space="preserve">2 dairies </w:t>
      </w:r>
      <w:r w:rsidR="003B2DB0" w:rsidRPr="00D2722D">
        <w:rPr>
          <w:rFonts w:ascii="Times New Roman" w:hAnsi="Times New Roman" w:cs="Times New Roman"/>
          <w:sz w:val="24"/>
          <w:szCs w:val="24"/>
        </w:rPr>
        <w:t>through the process of converting from</w:t>
      </w:r>
      <w:r w:rsidR="00FF51DD" w:rsidRPr="00D2722D">
        <w:rPr>
          <w:rFonts w:ascii="Times New Roman" w:hAnsi="Times New Roman" w:cs="Times New Roman"/>
          <w:sz w:val="24"/>
          <w:szCs w:val="24"/>
        </w:rPr>
        <w:t xml:space="preserve"> conventional to organic management over a 3-year period</w:t>
      </w:r>
      <w:r w:rsidR="00DF36AC" w:rsidRPr="00D2722D">
        <w:rPr>
          <w:rFonts w:ascii="Times New Roman" w:hAnsi="Times New Roman" w:cs="Times New Roman"/>
          <w:sz w:val="24"/>
          <w:szCs w:val="24"/>
        </w:rPr>
        <w:t>.</w:t>
      </w:r>
      <w:r w:rsidR="00FF51DD" w:rsidRPr="00D2722D">
        <w:rPr>
          <w:rFonts w:ascii="Times New Roman" w:hAnsi="Times New Roman" w:cs="Times New Roman"/>
          <w:sz w:val="24"/>
          <w:szCs w:val="24"/>
        </w:rPr>
        <w:t xml:space="preserve"> </w:t>
      </w:r>
      <w:r w:rsidR="001F39FB" w:rsidRPr="00D2722D">
        <w:rPr>
          <w:rFonts w:ascii="Times New Roman" w:hAnsi="Times New Roman" w:cs="Times New Roman"/>
          <w:sz w:val="24"/>
          <w:szCs w:val="24"/>
        </w:rPr>
        <w:t>Composite milk samples were collected from cows at the end of lactation, at freshening, and from cases of clinical mastitis</w:t>
      </w:r>
      <w:r w:rsidR="00B9617D" w:rsidRPr="00D2722D">
        <w:rPr>
          <w:rFonts w:ascii="Times New Roman" w:hAnsi="Times New Roman" w:cs="Times New Roman"/>
          <w:sz w:val="24"/>
          <w:szCs w:val="24"/>
        </w:rPr>
        <w:t xml:space="preserve"> </w:t>
      </w:r>
      <w:r w:rsidR="001F39FB" w:rsidRPr="00D2722D">
        <w:rPr>
          <w:rFonts w:ascii="Times New Roman" w:hAnsi="Times New Roman" w:cs="Times New Roman"/>
          <w:sz w:val="24"/>
          <w:szCs w:val="24"/>
        </w:rPr>
        <w:t xml:space="preserve">during </w:t>
      </w:r>
      <w:r w:rsidR="00FF51DD" w:rsidRPr="00D2722D">
        <w:rPr>
          <w:rFonts w:ascii="Times New Roman" w:hAnsi="Times New Roman" w:cs="Times New Roman"/>
          <w:sz w:val="24"/>
          <w:szCs w:val="24"/>
        </w:rPr>
        <w:t xml:space="preserve">the last year of conventional dairy production, </w:t>
      </w:r>
      <w:r w:rsidR="00B9617D" w:rsidRPr="00D2722D">
        <w:rPr>
          <w:rFonts w:ascii="Times New Roman" w:hAnsi="Times New Roman" w:cs="Times New Roman"/>
          <w:sz w:val="24"/>
          <w:szCs w:val="24"/>
        </w:rPr>
        <w:t>the</w:t>
      </w:r>
      <w:r w:rsidR="00FF51DD" w:rsidRPr="00D2722D">
        <w:rPr>
          <w:rFonts w:ascii="Times New Roman" w:hAnsi="Times New Roman" w:cs="Times New Roman"/>
          <w:sz w:val="24"/>
          <w:szCs w:val="24"/>
        </w:rPr>
        <w:t xml:space="preserve"> transition year, and during the first year of organic production</w:t>
      </w:r>
      <w:r w:rsidR="00B9617D" w:rsidRPr="00D2722D">
        <w:rPr>
          <w:rFonts w:ascii="Times New Roman" w:hAnsi="Times New Roman" w:cs="Times New Roman"/>
          <w:sz w:val="24"/>
          <w:szCs w:val="24"/>
        </w:rPr>
        <w:t>.</w:t>
      </w:r>
      <w:r w:rsidR="00477C02" w:rsidRPr="00D2722D">
        <w:rPr>
          <w:rFonts w:ascii="Times New Roman" w:hAnsi="Times New Roman" w:cs="Times New Roman"/>
          <w:sz w:val="24"/>
          <w:szCs w:val="24"/>
        </w:rPr>
        <w:t xml:space="preserve"> Wh</w:t>
      </w:r>
      <w:r w:rsidR="00D302FB" w:rsidRPr="00D2722D">
        <w:rPr>
          <w:rFonts w:ascii="Times New Roman" w:hAnsi="Times New Roman" w:cs="Times New Roman"/>
          <w:sz w:val="24"/>
          <w:szCs w:val="24"/>
        </w:rPr>
        <w:t>ile still conventional</w:t>
      </w:r>
      <w:r w:rsidR="004A4239" w:rsidRPr="00D2722D">
        <w:rPr>
          <w:rFonts w:ascii="Times New Roman" w:hAnsi="Times New Roman" w:cs="Times New Roman"/>
          <w:sz w:val="24"/>
          <w:szCs w:val="24"/>
        </w:rPr>
        <w:t xml:space="preserve">, cows with clinical mastitis </w:t>
      </w:r>
      <w:r w:rsidR="00905FFC" w:rsidRPr="00D2722D">
        <w:rPr>
          <w:rFonts w:ascii="Times New Roman" w:hAnsi="Times New Roman" w:cs="Times New Roman"/>
          <w:sz w:val="24"/>
          <w:szCs w:val="24"/>
        </w:rPr>
        <w:t>were treated with</w:t>
      </w:r>
      <w:r w:rsidR="004A4239" w:rsidRPr="00D2722D">
        <w:rPr>
          <w:rFonts w:ascii="Times New Roman" w:hAnsi="Times New Roman" w:cs="Times New Roman"/>
          <w:sz w:val="24"/>
          <w:szCs w:val="24"/>
        </w:rPr>
        <w:t xml:space="preserve"> </w:t>
      </w:r>
      <w:r w:rsidR="00D302FB" w:rsidRPr="00D2722D">
        <w:rPr>
          <w:rFonts w:ascii="Times New Roman" w:hAnsi="Times New Roman" w:cs="Times New Roman"/>
          <w:sz w:val="24"/>
          <w:szCs w:val="24"/>
        </w:rPr>
        <w:t>an</w:t>
      </w:r>
      <w:r w:rsidR="004A4239" w:rsidRPr="00D2722D">
        <w:rPr>
          <w:rFonts w:ascii="Times New Roman" w:hAnsi="Times New Roman" w:cs="Times New Roman"/>
          <w:sz w:val="24"/>
          <w:szCs w:val="24"/>
        </w:rPr>
        <w:t xml:space="preserve"> intramammary product with pirlimycin</w:t>
      </w:r>
      <w:r w:rsidR="00D302FB" w:rsidRPr="00D2722D">
        <w:rPr>
          <w:rFonts w:ascii="Times New Roman" w:hAnsi="Times New Roman" w:cs="Times New Roman"/>
          <w:sz w:val="24"/>
          <w:szCs w:val="24"/>
        </w:rPr>
        <w:t xml:space="preserve">, and </w:t>
      </w:r>
      <w:r w:rsidR="00436574" w:rsidRPr="00D2722D">
        <w:rPr>
          <w:rFonts w:ascii="Times New Roman" w:hAnsi="Times New Roman" w:cs="Times New Roman"/>
          <w:sz w:val="24"/>
          <w:szCs w:val="24"/>
        </w:rPr>
        <w:t xml:space="preserve">a product with </w:t>
      </w:r>
      <w:proofErr w:type="spellStart"/>
      <w:r w:rsidR="004A4239" w:rsidRPr="00D2722D">
        <w:rPr>
          <w:rFonts w:ascii="Times New Roman" w:hAnsi="Times New Roman" w:cs="Times New Roman"/>
          <w:sz w:val="24"/>
          <w:szCs w:val="24"/>
        </w:rPr>
        <w:t>cephapirin</w:t>
      </w:r>
      <w:proofErr w:type="spellEnd"/>
      <w:r w:rsidR="00436574" w:rsidRPr="00D2722D">
        <w:rPr>
          <w:rFonts w:ascii="Times New Roman" w:hAnsi="Times New Roman" w:cs="Times New Roman"/>
          <w:sz w:val="24"/>
          <w:szCs w:val="24"/>
        </w:rPr>
        <w:t>,</w:t>
      </w:r>
      <w:r w:rsidR="004A4239" w:rsidRPr="00D2722D">
        <w:rPr>
          <w:rFonts w:ascii="Times New Roman" w:hAnsi="Times New Roman" w:cs="Times New Roman"/>
          <w:sz w:val="24"/>
          <w:szCs w:val="24"/>
        </w:rPr>
        <w:t xml:space="preserve"> streptomycin and penicillin</w:t>
      </w:r>
      <w:r w:rsidR="0038760F" w:rsidRPr="00D2722D">
        <w:rPr>
          <w:rFonts w:ascii="Times New Roman" w:hAnsi="Times New Roman" w:cs="Times New Roman"/>
          <w:sz w:val="24"/>
          <w:szCs w:val="24"/>
        </w:rPr>
        <w:t>,</w:t>
      </w:r>
      <w:r w:rsidR="004A4239" w:rsidRPr="00D2722D">
        <w:rPr>
          <w:rFonts w:ascii="Times New Roman" w:hAnsi="Times New Roman" w:cs="Times New Roman"/>
          <w:sz w:val="24"/>
          <w:szCs w:val="24"/>
        </w:rPr>
        <w:t xml:space="preserve"> or novobiocin and penicillin </w:t>
      </w:r>
      <w:r w:rsidR="00905FFC" w:rsidRPr="00D2722D">
        <w:rPr>
          <w:rFonts w:ascii="Times New Roman" w:hAnsi="Times New Roman" w:cs="Times New Roman"/>
          <w:sz w:val="24"/>
          <w:szCs w:val="24"/>
        </w:rPr>
        <w:t xml:space="preserve">was given to all cows at </w:t>
      </w:r>
      <w:r w:rsidR="00183C3F" w:rsidRPr="00D2722D">
        <w:rPr>
          <w:rFonts w:ascii="Times New Roman" w:hAnsi="Times New Roman" w:cs="Times New Roman"/>
          <w:sz w:val="24"/>
          <w:szCs w:val="24"/>
        </w:rPr>
        <w:t>dry-off.</w:t>
      </w:r>
      <w:r w:rsidR="00454570" w:rsidRPr="00D2722D">
        <w:rPr>
          <w:rFonts w:ascii="Times New Roman" w:hAnsi="Times New Roman" w:cs="Times New Roman"/>
          <w:sz w:val="24"/>
          <w:szCs w:val="24"/>
        </w:rPr>
        <w:t xml:space="preserve"> </w:t>
      </w:r>
      <w:r w:rsidR="00B4429F" w:rsidRPr="00D2722D">
        <w:rPr>
          <w:rFonts w:ascii="Times New Roman" w:hAnsi="Times New Roman" w:cs="Times New Roman"/>
          <w:sz w:val="24"/>
          <w:szCs w:val="24"/>
        </w:rPr>
        <w:t>The</w:t>
      </w:r>
      <w:r w:rsidR="00DD1F6B" w:rsidRPr="00D2722D">
        <w:rPr>
          <w:rFonts w:ascii="Times New Roman" w:hAnsi="Times New Roman" w:cs="Times New Roman"/>
          <w:sz w:val="24"/>
          <w:szCs w:val="24"/>
        </w:rPr>
        <w:t>re was a significant increase in</w:t>
      </w:r>
      <w:r w:rsidR="00B4429F" w:rsidRPr="00D2722D">
        <w:rPr>
          <w:rFonts w:ascii="Times New Roman" w:hAnsi="Times New Roman" w:cs="Times New Roman"/>
          <w:sz w:val="24"/>
          <w:szCs w:val="24"/>
        </w:rPr>
        <w:t xml:space="preserve"> zone diameter </w:t>
      </w:r>
      <w:r w:rsidR="00DD1F6B" w:rsidRPr="00D2722D">
        <w:rPr>
          <w:rFonts w:ascii="Times New Roman" w:hAnsi="Times New Roman" w:cs="Times New Roman"/>
          <w:sz w:val="24"/>
          <w:szCs w:val="24"/>
        </w:rPr>
        <w:t xml:space="preserve">for </w:t>
      </w:r>
      <w:r w:rsidR="00D0520A" w:rsidRPr="00D2722D">
        <w:rPr>
          <w:rFonts w:ascii="Times New Roman" w:hAnsi="Times New Roman" w:cs="Times New Roman"/>
          <w:sz w:val="24"/>
          <w:szCs w:val="24"/>
        </w:rPr>
        <w:t xml:space="preserve">mastitis-associated </w:t>
      </w:r>
      <w:r w:rsidR="00DD1F6B" w:rsidRPr="00D2722D">
        <w:rPr>
          <w:rFonts w:ascii="Times New Roman" w:hAnsi="Times New Roman" w:cs="Times New Roman"/>
          <w:sz w:val="24"/>
          <w:szCs w:val="24"/>
        </w:rPr>
        <w:t xml:space="preserve">CNS isolates </w:t>
      </w:r>
      <w:r w:rsidR="001D5D96" w:rsidRPr="00D2722D">
        <w:rPr>
          <w:rFonts w:ascii="Times New Roman" w:hAnsi="Times New Roman" w:cs="Times New Roman"/>
          <w:sz w:val="24"/>
          <w:szCs w:val="24"/>
        </w:rPr>
        <w:t>against</w:t>
      </w:r>
      <w:r w:rsidR="00AF0115" w:rsidRPr="00D2722D">
        <w:rPr>
          <w:rFonts w:ascii="Times New Roman" w:hAnsi="Times New Roman" w:cs="Times New Roman"/>
          <w:sz w:val="24"/>
          <w:szCs w:val="24"/>
        </w:rPr>
        <w:t xml:space="preserve"> cephalothin, cloxacillin, and penicillin </w:t>
      </w:r>
      <w:r w:rsidR="00D0520A" w:rsidRPr="00D2722D">
        <w:rPr>
          <w:rFonts w:ascii="Times New Roman" w:hAnsi="Times New Roman" w:cs="Times New Roman"/>
          <w:sz w:val="24"/>
          <w:szCs w:val="24"/>
        </w:rPr>
        <w:t xml:space="preserve">when comparing </w:t>
      </w:r>
      <w:r w:rsidR="006C7E1F" w:rsidRPr="00D2722D">
        <w:rPr>
          <w:rFonts w:ascii="Times New Roman" w:hAnsi="Times New Roman" w:cs="Times New Roman"/>
          <w:sz w:val="24"/>
          <w:szCs w:val="24"/>
        </w:rPr>
        <w:t xml:space="preserve">the </w:t>
      </w:r>
      <w:r w:rsidR="00AF0115" w:rsidRPr="00D2722D">
        <w:rPr>
          <w:rFonts w:ascii="Times New Roman" w:hAnsi="Times New Roman" w:cs="Times New Roman"/>
          <w:sz w:val="24"/>
          <w:szCs w:val="24"/>
        </w:rPr>
        <w:t>conventional vs. organic phase</w:t>
      </w:r>
      <w:r w:rsidR="006C7E1F" w:rsidRPr="00D2722D">
        <w:rPr>
          <w:rFonts w:ascii="Times New Roman" w:hAnsi="Times New Roman" w:cs="Times New Roman"/>
          <w:sz w:val="24"/>
          <w:szCs w:val="24"/>
        </w:rPr>
        <w:t xml:space="preserve">. There was no </w:t>
      </w:r>
      <w:r w:rsidR="004567AB" w:rsidRPr="00D2722D">
        <w:rPr>
          <w:rFonts w:ascii="Times New Roman" w:hAnsi="Times New Roman" w:cs="Times New Roman"/>
          <w:sz w:val="24"/>
          <w:szCs w:val="24"/>
        </w:rPr>
        <w:t xml:space="preserve">significant change in zone diameter of the other 8 antimicrobials tested. </w:t>
      </w:r>
      <w:r w:rsidR="00B54A16" w:rsidRPr="00D2722D">
        <w:rPr>
          <w:rFonts w:ascii="Times New Roman" w:hAnsi="Times New Roman" w:cs="Times New Roman"/>
          <w:sz w:val="24"/>
          <w:szCs w:val="24"/>
        </w:rPr>
        <w:t>Interestingly, no changes in resistance patterns were seen for mastitis-</w:t>
      </w:r>
      <w:r w:rsidR="00017B43" w:rsidRPr="00D2722D">
        <w:rPr>
          <w:rFonts w:ascii="Times New Roman" w:hAnsi="Times New Roman" w:cs="Times New Roman"/>
          <w:sz w:val="24"/>
          <w:szCs w:val="24"/>
        </w:rPr>
        <w:t>associated</w:t>
      </w:r>
      <w:r w:rsidR="00B54A16" w:rsidRPr="00D2722D">
        <w:rPr>
          <w:rFonts w:ascii="Times New Roman" w:hAnsi="Times New Roman" w:cs="Times New Roman"/>
          <w:sz w:val="24"/>
          <w:szCs w:val="24"/>
        </w:rPr>
        <w:t xml:space="preserve"> </w:t>
      </w:r>
      <w:r w:rsidR="00B54A16" w:rsidRPr="00D2722D">
        <w:rPr>
          <w:rFonts w:ascii="Times New Roman" w:hAnsi="Times New Roman" w:cs="Times New Roman"/>
          <w:i/>
          <w:iCs/>
          <w:sz w:val="24"/>
          <w:szCs w:val="24"/>
        </w:rPr>
        <w:t>S. a</w:t>
      </w:r>
      <w:r w:rsidR="00017B43" w:rsidRPr="00D2722D">
        <w:rPr>
          <w:rFonts w:ascii="Times New Roman" w:hAnsi="Times New Roman" w:cs="Times New Roman"/>
          <w:i/>
          <w:iCs/>
          <w:sz w:val="24"/>
          <w:szCs w:val="24"/>
        </w:rPr>
        <w:t>ureus</w:t>
      </w:r>
      <w:r w:rsidR="00017B43" w:rsidRPr="00D2722D">
        <w:rPr>
          <w:rFonts w:ascii="Times New Roman" w:hAnsi="Times New Roman" w:cs="Times New Roman"/>
          <w:sz w:val="24"/>
          <w:szCs w:val="24"/>
        </w:rPr>
        <w:t xml:space="preserve"> isolates</w:t>
      </w:r>
      <w:r w:rsidR="0011675F" w:rsidRPr="00D2722D">
        <w:rPr>
          <w:rFonts w:ascii="Times New Roman" w:hAnsi="Times New Roman" w:cs="Times New Roman"/>
          <w:sz w:val="24"/>
          <w:szCs w:val="24"/>
        </w:rPr>
        <w:t xml:space="preserve"> for the 12 antimicrobials tested. </w:t>
      </w:r>
      <w:r w:rsidR="0041587A" w:rsidRPr="00D2722D">
        <w:rPr>
          <w:rFonts w:ascii="Times New Roman" w:hAnsi="Times New Roman" w:cs="Times New Roman"/>
          <w:sz w:val="24"/>
          <w:szCs w:val="24"/>
        </w:rPr>
        <w:t xml:space="preserve">Of importance to note is that </w:t>
      </w:r>
      <w:r w:rsidR="00494017" w:rsidRPr="00D2722D">
        <w:rPr>
          <w:rFonts w:ascii="Times New Roman" w:hAnsi="Times New Roman" w:cs="Times New Roman"/>
          <w:sz w:val="24"/>
          <w:szCs w:val="24"/>
        </w:rPr>
        <w:t xml:space="preserve">the 2 farms in Park et al. were </w:t>
      </w:r>
      <w:r w:rsidR="00684BAB" w:rsidRPr="00D2722D">
        <w:rPr>
          <w:rFonts w:ascii="Times New Roman" w:hAnsi="Times New Roman" w:cs="Times New Roman"/>
          <w:sz w:val="24"/>
          <w:szCs w:val="24"/>
        </w:rPr>
        <w:t>in the US, and therefore antimicrobial usage was completely discontinued at the beginning of the transition to organic status.</w:t>
      </w:r>
      <w:r w:rsidR="00B20B7B" w:rsidRPr="00D2722D">
        <w:rPr>
          <w:rFonts w:ascii="Times New Roman" w:hAnsi="Times New Roman" w:cs="Times New Roman"/>
          <w:sz w:val="24"/>
          <w:szCs w:val="24"/>
        </w:rPr>
        <w:t xml:space="preserve"> </w:t>
      </w:r>
      <w:r w:rsidR="00E760CA" w:rsidRPr="00D2722D">
        <w:rPr>
          <w:rFonts w:ascii="Times New Roman" w:hAnsi="Times New Roman" w:cs="Times New Roman"/>
          <w:sz w:val="24"/>
          <w:szCs w:val="24"/>
        </w:rPr>
        <w:t xml:space="preserve">A similar small-scale case report </w:t>
      </w:r>
      <w:r w:rsidR="00F42AE3" w:rsidRPr="00D2722D">
        <w:rPr>
          <w:rFonts w:ascii="Times New Roman" w:hAnsi="Times New Roman" w:cs="Times New Roman"/>
          <w:sz w:val="24"/>
          <w:szCs w:val="24"/>
        </w:rPr>
        <w:t>from</w:t>
      </w:r>
      <w:r w:rsidR="00E760CA" w:rsidRPr="00D2722D">
        <w:rPr>
          <w:rFonts w:ascii="Times New Roman" w:hAnsi="Times New Roman" w:cs="Times New Roman"/>
          <w:sz w:val="24"/>
          <w:szCs w:val="24"/>
        </w:rPr>
        <w:t xml:space="preserve"> Thailand</w:t>
      </w:r>
      <w:r w:rsidR="005E3727" w:rsidRPr="00D2722D">
        <w:rPr>
          <w:rFonts w:ascii="Times New Roman" w:hAnsi="Times New Roman" w:cs="Times New Roman"/>
          <w:sz w:val="24"/>
          <w:szCs w:val="24"/>
        </w:rPr>
        <w:t xml:space="preserve"> compared </w:t>
      </w:r>
      <w:r w:rsidR="00164303" w:rsidRPr="00D2722D">
        <w:rPr>
          <w:rFonts w:ascii="Times New Roman" w:hAnsi="Times New Roman" w:cs="Times New Roman"/>
          <w:sz w:val="24"/>
          <w:szCs w:val="24"/>
        </w:rPr>
        <w:t>AMR</w:t>
      </w:r>
      <w:r w:rsidR="005E3727" w:rsidRPr="00D2722D">
        <w:rPr>
          <w:rFonts w:ascii="Times New Roman" w:hAnsi="Times New Roman" w:cs="Times New Roman"/>
          <w:sz w:val="24"/>
          <w:szCs w:val="24"/>
        </w:rPr>
        <w:t xml:space="preserve"> of mastitis pathogens before and after</w:t>
      </w:r>
      <w:r w:rsidR="00C67DDF" w:rsidRPr="00D2722D">
        <w:rPr>
          <w:rFonts w:ascii="Times New Roman" w:hAnsi="Times New Roman" w:cs="Times New Roman"/>
          <w:sz w:val="24"/>
          <w:szCs w:val="24"/>
        </w:rPr>
        <w:t xml:space="preserve"> the</w:t>
      </w:r>
      <w:r w:rsidR="005E3727" w:rsidRPr="00D2722D">
        <w:rPr>
          <w:rFonts w:ascii="Times New Roman" w:hAnsi="Times New Roman" w:cs="Times New Roman"/>
          <w:sz w:val="24"/>
          <w:szCs w:val="24"/>
        </w:rPr>
        <w:t xml:space="preserve"> </w:t>
      </w:r>
      <w:r w:rsidR="00553523" w:rsidRPr="00D2722D">
        <w:rPr>
          <w:rFonts w:ascii="Times New Roman" w:hAnsi="Times New Roman" w:cs="Times New Roman"/>
          <w:sz w:val="24"/>
          <w:szCs w:val="24"/>
        </w:rPr>
        <w:t xml:space="preserve">experimental farm’s transition from conventional to organic </w:t>
      </w:r>
      <w:r w:rsidR="00C67DDF" w:rsidRPr="00D2722D">
        <w:rPr>
          <w:rFonts w:ascii="Times New Roman" w:hAnsi="Times New Roman" w:cs="Times New Roman"/>
          <w:sz w:val="24"/>
          <w:szCs w:val="24"/>
        </w:rPr>
        <w:t>status</w:t>
      </w:r>
      <w:r w:rsidR="00553523" w:rsidRPr="00D2722D">
        <w:rPr>
          <w:rFonts w:ascii="Times New Roman" w:hAnsi="Times New Roman" w:cs="Times New Roman"/>
          <w:sz w:val="24"/>
          <w:szCs w:val="24"/>
        </w:rPr>
        <w:t xml:space="preserve"> </w:t>
      </w:r>
      <w:r w:rsidR="005E3727" w:rsidRPr="00D2722D">
        <w:rPr>
          <w:rFonts w:ascii="Times New Roman" w:hAnsi="Times New Roman" w:cs="Times New Roman"/>
          <w:sz w:val="24"/>
          <w:szCs w:val="24"/>
        </w:rPr>
        <w:t>for 7 antimicrobial drugs used to treat mastitis</w:t>
      </w:r>
      <w:bookmarkStart w:id="102" w:name="_Hlk171406332"/>
      <w:r w:rsidR="00C67DDF"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(Suriyasathaporn, 2010)</w:t>
      </w:r>
      <w:r w:rsidR="00C67DDF" w:rsidRPr="00D2722D">
        <w:rPr>
          <w:rFonts w:ascii="Times New Roman" w:hAnsi="Times New Roman" w:cs="Times New Roman"/>
          <w:sz w:val="24"/>
          <w:szCs w:val="24"/>
        </w:rPr>
        <w:t xml:space="preserve">. </w:t>
      </w:r>
      <w:r w:rsidR="00DC73A2" w:rsidRPr="00D2722D">
        <w:rPr>
          <w:rFonts w:ascii="Times New Roman" w:hAnsi="Times New Roman" w:cs="Times New Roman"/>
          <w:sz w:val="24"/>
          <w:szCs w:val="24"/>
        </w:rPr>
        <w:t>All cows</w:t>
      </w:r>
      <w:r w:rsidR="000B65D8" w:rsidRPr="00D2722D">
        <w:rPr>
          <w:rFonts w:ascii="Times New Roman" w:hAnsi="Times New Roman" w:cs="Times New Roman"/>
          <w:sz w:val="24"/>
          <w:szCs w:val="24"/>
        </w:rPr>
        <w:t xml:space="preserve"> in the herd</w:t>
      </w:r>
      <w:r w:rsidR="00DC73A2" w:rsidRPr="00D2722D">
        <w:rPr>
          <w:rFonts w:ascii="Times New Roman" w:hAnsi="Times New Roman" w:cs="Times New Roman"/>
          <w:sz w:val="24"/>
          <w:szCs w:val="24"/>
        </w:rPr>
        <w:t xml:space="preserve"> were sampled </w:t>
      </w:r>
      <w:r w:rsidR="00756D1C" w:rsidRPr="00D2722D">
        <w:rPr>
          <w:rFonts w:ascii="Times New Roman" w:hAnsi="Times New Roman" w:cs="Times New Roman"/>
          <w:sz w:val="24"/>
          <w:szCs w:val="24"/>
        </w:rPr>
        <w:t>before beginning the transition, and after 6 months of operating as an organic dairy.</w:t>
      </w:r>
      <w:r w:rsidR="00660C2A" w:rsidRPr="00D2722D">
        <w:rPr>
          <w:rFonts w:ascii="Times New Roman" w:hAnsi="Times New Roman" w:cs="Times New Roman"/>
          <w:sz w:val="24"/>
          <w:szCs w:val="24"/>
        </w:rPr>
        <w:t xml:space="preserve"> </w:t>
      </w:r>
      <w:r w:rsidR="00095B2B" w:rsidRPr="00D2722D">
        <w:rPr>
          <w:rFonts w:ascii="Times New Roman" w:hAnsi="Times New Roman" w:cs="Times New Roman"/>
          <w:sz w:val="24"/>
          <w:szCs w:val="24"/>
        </w:rPr>
        <w:t>The f</w:t>
      </w:r>
      <w:r w:rsidR="00B5166D" w:rsidRPr="00D2722D">
        <w:rPr>
          <w:rFonts w:ascii="Times New Roman" w:hAnsi="Times New Roman" w:cs="Times New Roman"/>
          <w:sz w:val="24"/>
          <w:szCs w:val="24"/>
        </w:rPr>
        <w:t xml:space="preserve">requency of antimicrobial treatment </w:t>
      </w:r>
      <w:r w:rsidR="008556EF" w:rsidRPr="00D2722D">
        <w:rPr>
          <w:rFonts w:ascii="Times New Roman" w:hAnsi="Times New Roman" w:cs="Times New Roman"/>
          <w:sz w:val="24"/>
          <w:szCs w:val="24"/>
        </w:rPr>
        <w:t xml:space="preserve">on the farm </w:t>
      </w:r>
      <w:r w:rsidR="00B5166D" w:rsidRPr="00D2722D">
        <w:rPr>
          <w:rFonts w:ascii="Times New Roman" w:hAnsi="Times New Roman" w:cs="Times New Roman"/>
          <w:sz w:val="24"/>
          <w:szCs w:val="24"/>
        </w:rPr>
        <w:t xml:space="preserve">decreased from </w:t>
      </w:r>
      <w:commentRangeStart w:id="103"/>
      <w:r w:rsidR="008556EF" w:rsidRPr="00D2722D">
        <w:rPr>
          <w:rFonts w:ascii="Times New Roman" w:hAnsi="Times New Roman" w:cs="Times New Roman"/>
          <w:sz w:val="24"/>
          <w:szCs w:val="24"/>
        </w:rPr>
        <w:t>&lt;</w:t>
      </w:r>
      <w:r w:rsidR="00B5166D" w:rsidRPr="00D2722D">
        <w:rPr>
          <w:rFonts w:ascii="Times New Roman" w:hAnsi="Times New Roman" w:cs="Times New Roman"/>
          <w:sz w:val="24"/>
          <w:szCs w:val="24"/>
        </w:rPr>
        <w:t xml:space="preserve">3 cases/month to </w:t>
      </w:r>
      <w:r w:rsidR="008556EF" w:rsidRPr="00D2722D">
        <w:rPr>
          <w:rFonts w:ascii="Times New Roman" w:hAnsi="Times New Roman" w:cs="Times New Roman"/>
          <w:sz w:val="24"/>
          <w:szCs w:val="24"/>
        </w:rPr>
        <w:t>&gt;</w:t>
      </w:r>
      <w:r w:rsidR="00B5166D" w:rsidRPr="00D2722D">
        <w:rPr>
          <w:rFonts w:ascii="Times New Roman" w:hAnsi="Times New Roman" w:cs="Times New Roman"/>
          <w:sz w:val="24"/>
          <w:szCs w:val="24"/>
        </w:rPr>
        <w:t xml:space="preserve"> 1 case/month </w:t>
      </w:r>
      <w:commentRangeEnd w:id="103"/>
      <w:r w:rsidR="00C839C9">
        <w:rPr>
          <w:rStyle w:val="CommentReference"/>
        </w:rPr>
        <w:commentReference w:id="103"/>
      </w:r>
      <w:r w:rsidR="008556EF" w:rsidRPr="00D2722D">
        <w:rPr>
          <w:rFonts w:ascii="Times New Roman" w:hAnsi="Times New Roman" w:cs="Times New Roman"/>
          <w:sz w:val="24"/>
          <w:szCs w:val="24"/>
        </w:rPr>
        <w:t xml:space="preserve">during the </w:t>
      </w:r>
      <w:r w:rsidR="00577B41" w:rsidRPr="00D2722D">
        <w:rPr>
          <w:rFonts w:ascii="Times New Roman" w:hAnsi="Times New Roman" w:cs="Times New Roman"/>
          <w:sz w:val="24"/>
          <w:szCs w:val="24"/>
        </w:rPr>
        <w:t>study period.</w:t>
      </w:r>
      <w:r w:rsidR="00A64A88" w:rsidRPr="00D2722D">
        <w:rPr>
          <w:rFonts w:ascii="Times New Roman" w:hAnsi="Times New Roman" w:cs="Times New Roman"/>
          <w:sz w:val="24"/>
          <w:szCs w:val="24"/>
        </w:rPr>
        <w:t xml:space="preserve"> </w:t>
      </w:r>
      <w:r w:rsidR="00CE031B" w:rsidRPr="00D2722D">
        <w:rPr>
          <w:rFonts w:ascii="Times New Roman" w:hAnsi="Times New Roman" w:cs="Times New Roman"/>
          <w:sz w:val="24"/>
          <w:szCs w:val="24"/>
        </w:rPr>
        <w:t xml:space="preserve">Although </w:t>
      </w:r>
      <w:r w:rsidR="00080485" w:rsidRPr="00D2722D">
        <w:rPr>
          <w:rFonts w:ascii="Times New Roman" w:hAnsi="Times New Roman" w:cs="Times New Roman"/>
          <w:sz w:val="24"/>
          <w:szCs w:val="24"/>
        </w:rPr>
        <w:t xml:space="preserve">isolate numbers were small (7 CNS isolates from before transition, 6 from after), </w:t>
      </w:r>
      <w:r w:rsidR="00DB7D85" w:rsidRPr="00D2722D">
        <w:rPr>
          <w:rFonts w:ascii="Times New Roman" w:hAnsi="Times New Roman" w:cs="Times New Roman"/>
          <w:sz w:val="24"/>
          <w:szCs w:val="24"/>
        </w:rPr>
        <w:t xml:space="preserve">a significant decrease was seen in the percent of CNS isolates resistant to gentamycin. </w:t>
      </w:r>
      <w:r w:rsidR="00B11827" w:rsidRPr="00D2722D">
        <w:rPr>
          <w:rFonts w:ascii="Times New Roman" w:hAnsi="Times New Roman" w:cs="Times New Roman"/>
          <w:sz w:val="24"/>
          <w:szCs w:val="24"/>
        </w:rPr>
        <w:t>Although numeric decreases</w:t>
      </w:r>
      <w:r w:rsidR="00D47A57" w:rsidRPr="00D2722D">
        <w:rPr>
          <w:rFonts w:ascii="Times New Roman" w:hAnsi="Times New Roman" w:cs="Times New Roman"/>
          <w:sz w:val="24"/>
          <w:szCs w:val="24"/>
        </w:rPr>
        <w:t xml:space="preserve"> in percent of resistant CNS isolates were seen for the other 6 antimicrobials, no changes were statistically significant. Data </w:t>
      </w:r>
      <w:r w:rsidR="005C03E5" w:rsidRPr="00D2722D">
        <w:rPr>
          <w:rFonts w:ascii="Times New Roman" w:hAnsi="Times New Roman" w:cs="Times New Roman"/>
          <w:sz w:val="24"/>
          <w:szCs w:val="24"/>
        </w:rPr>
        <w:t xml:space="preserve">on susceptibility </w:t>
      </w:r>
      <w:r w:rsidR="00D47A57" w:rsidRPr="00D2722D">
        <w:rPr>
          <w:rFonts w:ascii="Times New Roman" w:hAnsi="Times New Roman" w:cs="Times New Roman"/>
          <w:sz w:val="24"/>
          <w:szCs w:val="24"/>
        </w:rPr>
        <w:t xml:space="preserve">was not reported for </w:t>
      </w:r>
      <w:r w:rsidR="00D47A57" w:rsidRPr="00D2722D">
        <w:rPr>
          <w:rFonts w:ascii="Times New Roman" w:hAnsi="Times New Roman" w:cs="Times New Roman"/>
          <w:i/>
          <w:iCs/>
          <w:sz w:val="24"/>
          <w:szCs w:val="24"/>
        </w:rPr>
        <w:t xml:space="preserve">S. aureus </w:t>
      </w:r>
      <w:r w:rsidR="00D47A57" w:rsidRPr="00D2722D">
        <w:rPr>
          <w:rFonts w:ascii="Times New Roman" w:hAnsi="Times New Roman" w:cs="Times New Roman"/>
          <w:sz w:val="24"/>
          <w:szCs w:val="24"/>
        </w:rPr>
        <w:t xml:space="preserve">isolates. </w:t>
      </w:r>
      <w:bookmarkEnd w:id="102"/>
    </w:p>
    <w:p w14:paraId="740EFB57" w14:textId="77777777" w:rsidR="00FB2779" w:rsidRPr="00D2722D" w:rsidRDefault="00FB2779" w:rsidP="00D2722D">
      <w:pPr>
        <w:spacing w:line="480" w:lineRule="auto"/>
        <w:ind w:firstLine="360"/>
        <w:rPr>
          <w:rFonts w:ascii="Times New Roman" w:hAnsi="Times New Roman" w:cs="Times New Roman"/>
          <w:sz w:val="24"/>
          <w:szCs w:val="24"/>
        </w:rPr>
      </w:pPr>
    </w:p>
    <w:p w14:paraId="3319A1D8" w14:textId="065933D6" w:rsidR="00FB2779" w:rsidRPr="00D2722D" w:rsidRDefault="008C6F90" w:rsidP="00D2722D">
      <w:pPr>
        <w:spacing w:line="480" w:lineRule="auto"/>
        <w:rPr>
          <w:rFonts w:ascii="Times New Roman" w:hAnsi="Times New Roman" w:cs="Times New Roman"/>
          <w:b/>
          <w:bCs/>
          <w:i/>
          <w:iCs/>
          <w:sz w:val="24"/>
          <w:szCs w:val="24"/>
          <w:shd w:val="clear" w:color="auto" w:fill="FFFFFF"/>
        </w:rPr>
      </w:pPr>
      <w:r w:rsidRPr="00D2722D">
        <w:rPr>
          <w:rFonts w:ascii="Times New Roman" w:hAnsi="Times New Roman" w:cs="Times New Roman"/>
          <w:b/>
          <w:bCs/>
          <w:i/>
          <w:iCs/>
          <w:sz w:val="24"/>
          <w:szCs w:val="24"/>
          <w:shd w:val="clear" w:color="auto" w:fill="FFFFFF"/>
        </w:rPr>
        <w:t>Additional</w:t>
      </w:r>
      <w:r w:rsidR="00FB2779" w:rsidRPr="00D2722D">
        <w:rPr>
          <w:rFonts w:ascii="Times New Roman" w:hAnsi="Times New Roman" w:cs="Times New Roman"/>
          <w:b/>
          <w:bCs/>
          <w:i/>
          <w:iCs/>
          <w:sz w:val="24"/>
          <w:szCs w:val="24"/>
          <w:shd w:val="clear" w:color="auto" w:fill="FFFFFF"/>
        </w:rPr>
        <w:t xml:space="preserve"> factors explaining </w:t>
      </w:r>
      <w:r w:rsidR="005F7E25" w:rsidRPr="00D2722D">
        <w:rPr>
          <w:rFonts w:ascii="Times New Roman" w:hAnsi="Times New Roman" w:cs="Times New Roman"/>
          <w:b/>
          <w:bCs/>
          <w:i/>
          <w:iCs/>
          <w:sz w:val="24"/>
          <w:szCs w:val="24"/>
          <w:shd w:val="clear" w:color="auto" w:fill="FFFFFF"/>
        </w:rPr>
        <w:t>variation</w:t>
      </w:r>
      <w:r w:rsidR="00FB2779" w:rsidRPr="00D2722D">
        <w:rPr>
          <w:rFonts w:ascii="Times New Roman" w:hAnsi="Times New Roman" w:cs="Times New Roman"/>
          <w:b/>
          <w:bCs/>
          <w:i/>
          <w:iCs/>
          <w:sz w:val="24"/>
          <w:szCs w:val="24"/>
          <w:shd w:val="clear" w:color="auto" w:fill="FFFFFF"/>
        </w:rPr>
        <w:t xml:space="preserve"> in antimicrobial susceptibility of staphylococci</w:t>
      </w:r>
    </w:p>
    <w:p w14:paraId="372D3AA8" w14:textId="34646A9C" w:rsidR="007B0519" w:rsidRPr="00D2722D" w:rsidRDefault="006332E9" w:rsidP="00D2722D">
      <w:pPr>
        <w:pStyle w:val="ListParagraph"/>
        <w:spacing w:line="480" w:lineRule="auto"/>
        <w:ind w:left="0" w:firstLine="360"/>
        <w:rPr>
          <w:rFonts w:ascii="Times New Roman" w:hAnsi="Times New Roman" w:cs="Times New Roman"/>
          <w:sz w:val="24"/>
          <w:szCs w:val="24"/>
          <w:shd w:val="clear" w:color="auto" w:fill="FFFFFF"/>
        </w:rPr>
      </w:pPr>
      <w:r w:rsidRPr="00D2722D">
        <w:rPr>
          <w:rFonts w:ascii="Times New Roman" w:hAnsi="Times New Roman" w:cs="Times New Roman"/>
          <w:sz w:val="24"/>
          <w:szCs w:val="24"/>
          <w:shd w:val="clear" w:color="auto" w:fill="FFFFFF"/>
        </w:rPr>
        <w:t xml:space="preserve">Although some evidence exists that </w:t>
      </w:r>
      <w:r w:rsidR="00E3167D" w:rsidRPr="00D2722D">
        <w:rPr>
          <w:rFonts w:ascii="Times New Roman" w:hAnsi="Times New Roman" w:cs="Times New Roman"/>
          <w:sz w:val="24"/>
          <w:szCs w:val="24"/>
          <w:shd w:val="clear" w:color="auto" w:fill="FFFFFF"/>
        </w:rPr>
        <w:t>conventional vs. organic management may</w:t>
      </w:r>
      <w:r w:rsidR="003774D8" w:rsidRPr="00D2722D">
        <w:rPr>
          <w:rFonts w:ascii="Times New Roman" w:hAnsi="Times New Roman" w:cs="Times New Roman"/>
          <w:sz w:val="24"/>
          <w:szCs w:val="24"/>
          <w:shd w:val="clear" w:color="auto" w:fill="FFFFFF"/>
        </w:rPr>
        <w:t xml:space="preserve"> influence the prevalence of AMR</w:t>
      </w:r>
      <w:r w:rsidR="00580FEA" w:rsidRPr="00D2722D">
        <w:rPr>
          <w:rFonts w:ascii="Times New Roman" w:hAnsi="Times New Roman" w:cs="Times New Roman"/>
          <w:sz w:val="24"/>
          <w:szCs w:val="24"/>
          <w:shd w:val="clear" w:color="auto" w:fill="FFFFFF"/>
        </w:rPr>
        <w:t xml:space="preserve"> in staphylococci causing bovine IMI, th</w:t>
      </w:r>
      <w:r w:rsidR="00FA4B00" w:rsidRPr="00D2722D">
        <w:rPr>
          <w:rFonts w:ascii="Times New Roman" w:hAnsi="Times New Roman" w:cs="Times New Roman"/>
          <w:sz w:val="24"/>
          <w:szCs w:val="24"/>
          <w:shd w:val="clear" w:color="auto" w:fill="FFFFFF"/>
        </w:rPr>
        <w:t xml:space="preserve">is </w:t>
      </w:r>
      <w:r w:rsidR="000376A4" w:rsidRPr="00D2722D">
        <w:rPr>
          <w:rFonts w:ascii="Times New Roman" w:hAnsi="Times New Roman" w:cs="Times New Roman"/>
          <w:sz w:val="24"/>
          <w:szCs w:val="24"/>
          <w:shd w:val="clear" w:color="auto" w:fill="FFFFFF"/>
        </w:rPr>
        <w:t xml:space="preserve">relationship is difficult to </w:t>
      </w:r>
      <w:r w:rsidR="009A5B87" w:rsidRPr="00D2722D">
        <w:rPr>
          <w:rFonts w:ascii="Times New Roman" w:hAnsi="Times New Roman" w:cs="Times New Roman"/>
          <w:sz w:val="24"/>
          <w:szCs w:val="24"/>
          <w:shd w:val="clear" w:color="auto" w:fill="FFFFFF"/>
        </w:rPr>
        <w:t xml:space="preserve">tease out from other factors </w:t>
      </w:r>
      <w:r w:rsidR="008C148F" w:rsidRPr="00D2722D">
        <w:rPr>
          <w:rFonts w:ascii="Times New Roman" w:hAnsi="Times New Roman" w:cs="Times New Roman"/>
          <w:sz w:val="24"/>
          <w:szCs w:val="24"/>
          <w:shd w:val="clear" w:color="auto" w:fill="FFFFFF"/>
        </w:rPr>
        <w:t xml:space="preserve">determining the resistance profiles of these mastitis pathogens. </w:t>
      </w:r>
      <w:r w:rsidR="00446B24" w:rsidRPr="00D2722D">
        <w:rPr>
          <w:rFonts w:ascii="Times New Roman" w:hAnsi="Times New Roman" w:cs="Times New Roman"/>
          <w:sz w:val="24"/>
          <w:szCs w:val="24"/>
          <w:shd w:val="clear" w:color="auto" w:fill="FFFFFF"/>
        </w:rPr>
        <w:t>This is especially true for NASM</w:t>
      </w:r>
      <w:r w:rsidR="00C309A3" w:rsidRPr="00D2722D">
        <w:rPr>
          <w:rFonts w:ascii="Times New Roman" w:hAnsi="Times New Roman" w:cs="Times New Roman"/>
          <w:sz w:val="24"/>
          <w:szCs w:val="24"/>
          <w:shd w:val="clear" w:color="auto" w:fill="FFFFFF"/>
        </w:rPr>
        <w:t xml:space="preserve"> (</w:t>
      </w:r>
      <w:r w:rsidR="00963B9A" w:rsidRPr="00D2722D">
        <w:rPr>
          <w:rFonts w:ascii="Times New Roman" w:hAnsi="Times New Roman" w:cs="Times New Roman"/>
          <w:sz w:val="24"/>
          <w:szCs w:val="24"/>
          <w:shd w:val="clear" w:color="auto" w:fill="FFFFFF"/>
        </w:rPr>
        <w:t>primarily grouped as “CNS” in these studies)</w:t>
      </w:r>
      <w:r w:rsidR="00A33350" w:rsidRPr="00D2722D">
        <w:rPr>
          <w:rFonts w:ascii="Times New Roman" w:hAnsi="Times New Roman" w:cs="Times New Roman"/>
          <w:sz w:val="24"/>
          <w:szCs w:val="24"/>
          <w:shd w:val="clear" w:color="auto" w:fill="FFFFFF"/>
        </w:rPr>
        <w:t xml:space="preserve">, where prevalence and type of AMR carriage </w:t>
      </w:r>
      <w:r w:rsidR="005341D0" w:rsidRPr="00D2722D">
        <w:rPr>
          <w:rFonts w:ascii="Times New Roman" w:hAnsi="Times New Roman" w:cs="Times New Roman"/>
          <w:sz w:val="24"/>
          <w:szCs w:val="24"/>
          <w:shd w:val="clear" w:color="auto" w:fill="FFFFFF"/>
        </w:rPr>
        <w:t xml:space="preserve">differs </w:t>
      </w:r>
      <w:r w:rsidR="007F072F" w:rsidRPr="00D2722D">
        <w:rPr>
          <w:rFonts w:ascii="Times New Roman" w:hAnsi="Times New Roman" w:cs="Times New Roman"/>
          <w:sz w:val="24"/>
          <w:szCs w:val="24"/>
          <w:shd w:val="clear" w:color="auto" w:fill="FFFFFF"/>
        </w:rPr>
        <w:t>by</w:t>
      </w:r>
      <w:r w:rsidR="005341D0" w:rsidRPr="00D2722D">
        <w:rPr>
          <w:rFonts w:ascii="Times New Roman" w:hAnsi="Times New Roman" w:cs="Times New Roman"/>
          <w:sz w:val="24"/>
          <w:szCs w:val="24"/>
          <w:shd w:val="clear" w:color="auto" w:fill="FFFFFF"/>
        </w:rPr>
        <w:t xml:space="preserve"> species. </w:t>
      </w:r>
      <w:r w:rsidR="003A170A" w:rsidRPr="00D2722D">
        <w:rPr>
          <w:rFonts w:ascii="Times New Roman" w:hAnsi="Times New Roman" w:cs="Times New Roman"/>
          <w:sz w:val="24"/>
          <w:szCs w:val="24"/>
          <w:shd w:val="clear" w:color="auto" w:fill="FFFFFF"/>
        </w:rPr>
        <w:t>Herd</w:t>
      </w:r>
      <w:r w:rsidR="008F1FBF" w:rsidRPr="00D2722D">
        <w:rPr>
          <w:rFonts w:ascii="Times New Roman" w:hAnsi="Times New Roman" w:cs="Times New Roman"/>
          <w:sz w:val="24"/>
          <w:szCs w:val="24"/>
          <w:shd w:val="clear" w:color="auto" w:fill="FFFFFF"/>
        </w:rPr>
        <w:t>-level management factors</w:t>
      </w:r>
      <w:r w:rsidR="003A170A" w:rsidRPr="00D2722D">
        <w:rPr>
          <w:rFonts w:ascii="Times New Roman" w:hAnsi="Times New Roman" w:cs="Times New Roman"/>
          <w:sz w:val="24"/>
          <w:szCs w:val="24"/>
          <w:shd w:val="clear" w:color="auto" w:fill="FFFFFF"/>
        </w:rPr>
        <w:t xml:space="preserve">, </w:t>
      </w:r>
      <w:r w:rsidR="00D46CF5" w:rsidRPr="00D2722D">
        <w:rPr>
          <w:rFonts w:ascii="Times New Roman" w:hAnsi="Times New Roman" w:cs="Times New Roman"/>
          <w:sz w:val="24"/>
          <w:szCs w:val="24"/>
          <w:shd w:val="clear" w:color="auto" w:fill="FFFFFF"/>
        </w:rPr>
        <w:t>cow</w:t>
      </w:r>
      <w:r w:rsidR="003A170A" w:rsidRPr="00D2722D">
        <w:rPr>
          <w:rFonts w:ascii="Times New Roman" w:hAnsi="Times New Roman" w:cs="Times New Roman"/>
          <w:sz w:val="24"/>
          <w:szCs w:val="24"/>
          <w:shd w:val="clear" w:color="auto" w:fill="FFFFFF"/>
        </w:rPr>
        <w:t xml:space="preserve">-level factors, and geography </w:t>
      </w:r>
      <w:r w:rsidR="00674FC0" w:rsidRPr="00D2722D">
        <w:rPr>
          <w:rFonts w:ascii="Times New Roman" w:hAnsi="Times New Roman" w:cs="Times New Roman"/>
          <w:sz w:val="24"/>
          <w:szCs w:val="24"/>
          <w:shd w:val="clear" w:color="auto" w:fill="FFFFFF"/>
        </w:rPr>
        <w:t xml:space="preserve">have all been shown to </w:t>
      </w:r>
      <w:r w:rsidR="00D46CF5" w:rsidRPr="00D2722D">
        <w:rPr>
          <w:rFonts w:ascii="Times New Roman" w:hAnsi="Times New Roman" w:cs="Times New Roman"/>
          <w:sz w:val="24"/>
          <w:szCs w:val="24"/>
          <w:shd w:val="clear" w:color="auto" w:fill="FFFFFF"/>
        </w:rPr>
        <w:t>influence</w:t>
      </w:r>
      <w:r w:rsidR="00CD26B3" w:rsidRPr="00D2722D">
        <w:rPr>
          <w:rFonts w:ascii="Times New Roman" w:hAnsi="Times New Roman" w:cs="Times New Roman"/>
          <w:sz w:val="24"/>
          <w:szCs w:val="24"/>
          <w:shd w:val="clear" w:color="auto" w:fill="FFFFFF"/>
        </w:rPr>
        <w:t xml:space="preserve"> which NASM species may be present or predominant</w:t>
      </w:r>
      <w:r w:rsidR="003D4D02" w:rsidRPr="00D2722D">
        <w:rPr>
          <w:rFonts w:ascii="Times New Roman" w:hAnsi="Times New Roman" w:cs="Times New Roman"/>
          <w:sz w:val="24"/>
          <w:szCs w:val="24"/>
          <w:shd w:val="clear" w:color="auto" w:fill="FFFFFF"/>
        </w:rPr>
        <w:t xml:space="preserve"> in causing IMI </w:t>
      </w:r>
      <w:r w:rsidR="00A14B7E" w:rsidRPr="00D2722D">
        <w:rPr>
          <w:rFonts w:ascii="Times New Roman" w:hAnsi="Times New Roman" w:cs="Times New Roman"/>
          <w:sz w:val="24"/>
          <w:szCs w:val="24"/>
          <w:shd w:val="clear" w:color="auto" w:fill="FFFFFF"/>
        </w:rPr>
        <w:t>in</w:t>
      </w:r>
      <w:r w:rsidR="003D4D02" w:rsidRPr="00D2722D">
        <w:rPr>
          <w:rFonts w:ascii="Times New Roman" w:hAnsi="Times New Roman" w:cs="Times New Roman"/>
          <w:sz w:val="24"/>
          <w:szCs w:val="24"/>
          <w:shd w:val="clear" w:color="auto" w:fill="FFFFFF"/>
        </w:rPr>
        <w:t xml:space="preserve"> a particular herd (see below). </w:t>
      </w:r>
      <w:r w:rsidR="009F4EFF" w:rsidRPr="00D2722D">
        <w:rPr>
          <w:rFonts w:ascii="Times New Roman" w:hAnsi="Times New Roman" w:cs="Times New Roman"/>
          <w:sz w:val="24"/>
          <w:szCs w:val="24"/>
          <w:shd w:val="clear" w:color="auto" w:fill="FFFFFF"/>
        </w:rPr>
        <w:t>It</w:t>
      </w:r>
      <w:r w:rsidR="00DA0B68" w:rsidRPr="00D2722D">
        <w:rPr>
          <w:rFonts w:ascii="Times New Roman" w:hAnsi="Times New Roman" w:cs="Times New Roman"/>
          <w:sz w:val="24"/>
          <w:szCs w:val="24"/>
          <w:shd w:val="clear" w:color="auto" w:fill="FFFFFF"/>
        </w:rPr>
        <w:t xml:space="preserve"> is </w:t>
      </w:r>
      <w:r w:rsidR="009F4EFF" w:rsidRPr="00D2722D">
        <w:rPr>
          <w:rFonts w:ascii="Times New Roman" w:hAnsi="Times New Roman" w:cs="Times New Roman"/>
          <w:sz w:val="24"/>
          <w:szCs w:val="24"/>
          <w:shd w:val="clear" w:color="auto" w:fill="FFFFFF"/>
        </w:rPr>
        <w:t xml:space="preserve">therefore </w:t>
      </w:r>
      <w:r w:rsidR="00DA0B68" w:rsidRPr="00D2722D">
        <w:rPr>
          <w:rFonts w:ascii="Times New Roman" w:hAnsi="Times New Roman" w:cs="Times New Roman"/>
          <w:sz w:val="24"/>
          <w:szCs w:val="24"/>
          <w:shd w:val="clear" w:color="auto" w:fill="FFFFFF"/>
        </w:rPr>
        <w:t>difficult to attribute differences in AMR prevalence</w:t>
      </w:r>
      <w:r w:rsidR="00B42DF9" w:rsidRPr="00D2722D">
        <w:rPr>
          <w:rFonts w:ascii="Times New Roman" w:hAnsi="Times New Roman" w:cs="Times New Roman"/>
          <w:sz w:val="24"/>
          <w:szCs w:val="24"/>
          <w:shd w:val="clear" w:color="auto" w:fill="FFFFFF"/>
        </w:rPr>
        <w:t xml:space="preserve"> of NASM</w:t>
      </w:r>
      <w:r w:rsidR="00DA0B68" w:rsidRPr="00D2722D">
        <w:rPr>
          <w:rFonts w:ascii="Times New Roman" w:hAnsi="Times New Roman" w:cs="Times New Roman"/>
          <w:sz w:val="24"/>
          <w:szCs w:val="24"/>
          <w:shd w:val="clear" w:color="auto" w:fill="FFFFFF"/>
        </w:rPr>
        <w:t xml:space="preserve"> without accounting for </w:t>
      </w:r>
      <w:r w:rsidR="00BA4A98" w:rsidRPr="00D2722D">
        <w:rPr>
          <w:rFonts w:ascii="Times New Roman" w:hAnsi="Times New Roman" w:cs="Times New Roman"/>
          <w:sz w:val="24"/>
          <w:szCs w:val="24"/>
          <w:shd w:val="clear" w:color="auto" w:fill="FFFFFF"/>
        </w:rPr>
        <w:t>this species-level effect.</w:t>
      </w:r>
      <w:r w:rsidR="003B15E0" w:rsidRPr="00D2722D">
        <w:rPr>
          <w:rFonts w:ascii="Times New Roman" w:hAnsi="Times New Roman" w:cs="Times New Roman"/>
          <w:sz w:val="24"/>
          <w:szCs w:val="24"/>
          <w:shd w:val="clear" w:color="auto" w:fill="FFFFFF"/>
        </w:rPr>
        <w:t xml:space="preserve"> </w:t>
      </w:r>
      <w:r w:rsidR="00FB2779" w:rsidRPr="00D2722D">
        <w:rPr>
          <w:rFonts w:ascii="Times New Roman" w:hAnsi="Times New Roman" w:cs="Times New Roman"/>
          <w:sz w:val="24"/>
          <w:szCs w:val="24"/>
          <w:shd w:val="clear" w:color="auto" w:fill="FFFFFF"/>
        </w:rPr>
        <w:t xml:space="preserve">Table </w:t>
      </w:r>
      <w:r w:rsidR="003744BD" w:rsidRPr="00D2722D">
        <w:rPr>
          <w:rFonts w:ascii="Times New Roman" w:hAnsi="Times New Roman" w:cs="Times New Roman"/>
          <w:sz w:val="24"/>
          <w:szCs w:val="24"/>
          <w:shd w:val="clear" w:color="auto" w:fill="FFFFFF"/>
        </w:rPr>
        <w:t>2</w:t>
      </w:r>
      <w:r w:rsidR="00FB2779" w:rsidRPr="00D2722D">
        <w:rPr>
          <w:rFonts w:ascii="Times New Roman" w:hAnsi="Times New Roman" w:cs="Times New Roman"/>
          <w:sz w:val="24"/>
          <w:szCs w:val="24"/>
          <w:shd w:val="clear" w:color="auto" w:fill="FFFFFF"/>
        </w:rPr>
        <w:t xml:space="preserve"> summarizes work describing the species-specific antimicrobial susceptibility of staphylococci isolates from bovine IMI. The 10 observational studies included describe phenotypic resistance profiles and are limited to work where isolates were </w:t>
      </w:r>
      <w:r w:rsidR="003320C1" w:rsidRPr="00D2722D">
        <w:rPr>
          <w:rFonts w:ascii="Times New Roman" w:hAnsi="Times New Roman" w:cs="Times New Roman"/>
          <w:sz w:val="24"/>
          <w:szCs w:val="24"/>
          <w:shd w:val="clear" w:color="auto" w:fill="FFFFFF"/>
        </w:rPr>
        <w:t xml:space="preserve">identified to species </w:t>
      </w:r>
      <w:r w:rsidR="00CB4B3A" w:rsidRPr="00D2722D">
        <w:rPr>
          <w:rFonts w:ascii="Times New Roman" w:hAnsi="Times New Roman" w:cs="Times New Roman"/>
          <w:sz w:val="24"/>
          <w:szCs w:val="24"/>
          <w:shd w:val="clear" w:color="auto" w:fill="FFFFFF"/>
        </w:rPr>
        <w:t xml:space="preserve">level </w:t>
      </w:r>
      <w:r w:rsidR="00FB2779" w:rsidRPr="00D2722D">
        <w:rPr>
          <w:rFonts w:ascii="Times New Roman" w:hAnsi="Times New Roman" w:cs="Times New Roman"/>
          <w:sz w:val="24"/>
          <w:szCs w:val="24"/>
          <w:shd w:val="clear" w:color="auto" w:fill="FFFFFF"/>
        </w:rPr>
        <w:t xml:space="preserve">using genotypic techniques or MALDI-TOF. </w:t>
      </w:r>
    </w:p>
    <w:p w14:paraId="5B53C38D" w14:textId="34157C2B" w:rsidR="00FB2779" w:rsidRPr="00D2722D" w:rsidRDefault="007B0519" w:rsidP="00D2722D">
      <w:pPr>
        <w:pStyle w:val="ListParagraph"/>
        <w:spacing w:line="480" w:lineRule="auto"/>
        <w:ind w:left="0" w:firstLine="360"/>
        <w:rPr>
          <w:rFonts w:ascii="Times New Roman" w:hAnsi="Times New Roman" w:cs="Times New Roman"/>
          <w:sz w:val="24"/>
          <w:szCs w:val="24"/>
          <w:shd w:val="clear" w:color="auto" w:fill="FFFFFF"/>
        </w:rPr>
      </w:pPr>
      <w:r w:rsidRPr="00D2722D">
        <w:rPr>
          <w:rFonts w:ascii="Times New Roman" w:hAnsi="Times New Roman" w:cs="Times New Roman"/>
          <w:sz w:val="24"/>
          <w:szCs w:val="24"/>
          <w:shd w:val="clear" w:color="auto" w:fill="FFFFFF"/>
        </w:rPr>
        <w:t xml:space="preserve">When </w:t>
      </w:r>
      <w:r w:rsidR="00855BE2" w:rsidRPr="00D2722D">
        <w:rPr>
          <w:rFonts w:ascii="Times New Roman" w:hAnsi="Times New Roman" w:cs="Times New Roman"/>
          <w:sz w:val="24"/>
          <w:szCs w:val="24"/>
          <w:shd w:val="clear" w:color="auto" w:fill="FFFFFF"/>
        </w:rPr>
        <w:t xml:space="preserve">considered </w:t>
      </w:r>
      <w:r w:rsidRPr="00D2722D">
        <w:rPr>
          <w:rFonts w:ascii="Times New Roman" w:hAnsi="Times New Roman" w:cs="Times New Roman"/>
          <w:sz w:val="24"/>
          <w:szCs w:val="24"/>
          <w:shd w:val="clear" w:color="auto" w:fill="FFFFFF"/>
        </w:rPr>
        <w:t xml:space="preserve">as a </w:t>
      </w:r>
      <w:r w:rsidR="00855BE2" w:rsidRPr="00D2722D">
        <w:rPr>
          <w:rFonts w:ascii="Times New Roman" w:hAnsi="Times New Roman" w:cs="Times New Roman"/>
          <w:sz w:val="24"/>
          <w:szCs w:val="24"/>
          <w:shd w:val="clear" w:color="auto" w:fill="FFFFFF"/>
        </w:rPr>
        <w:t>group</w:t>
      </w:r>
      <w:r w:rsidR="00FB2779" w:rsidRPr="00D2722D">
        <w:rPr>
          <w:rFonts w:ascii="Times New Roman" w:hAnsi="Times New Roman" w:cs="Times New Roman"/>
          <w:sz w:val="24"/>
          <w:szCs w:val="24"/>
          <w:shd w:val="clear" w:color="auto" w:fill="FFFFFF"/>
        </w:rPr>
        <w:t xml:space="preserve">, resistance to β-lactam antibiotics is the predominant type of AMR present in </w:t>
      </w:r>
      <w:r w:rsidR="002427A8" w:rsidRPr="00D2722D">
        <w:rPr>
          <w:rFonts w:ascii="Times New Roman" w:hAnsi="Times New Roman" w:cs="Times New Roman"/>
          <w:sz w:val="24"/>
          <w:szCs w:val="24"/>
          <w:shd w:val="clear" w:color="auto" w:fill="FFFFFF"/>
        </w:rPr>
        <w:t>staphylococci</w:t>
      </w:r>
      <w:r w:rsidR="00FB2779" w:rsidRPr="00D2722D">
        <w:rPr>
          <w:rFonts w:ascii="Times New Roman" w:hAnsi="Times New Roman" w:cs="Times New Roman"/>
          <w:sz w:val="24"/>
          <w:szCs w:val="24"/>
          <w:shd w:val="clear" w:color="auto" w:fill="FFFFFF"/>
        </w:rPr>
        <w:t xml:space="preserve">. The reported proportion of NASM isolates with β-lactamase resistance can be </w:t>
      </w:r>
      <w:proofErr w:type="gramStart"/>
      <w:r w:rsidR="00FB2779" w:rsidRPr="00D2722D">
        <w:rPr>
          <w:rFonts w:ascii="Times New Roman" w:hAnsi="Times New Roman" w:cs="Times New Roman"/>
          <w:sz w:val="24"/>
          <w:szCs w:val="24"/>
          <w:shd w:val="clear" w:color="auto" w:fill="FFFFFF"/>
        </w:rPr>
        <w:t>fairly high</w:t>
      </w:r>
      <w:proofErr w:type="gramEnd"/>
      <w:r w:rsidR="00FB2779" w:rsidRPr="00D2722D">
        <w:rPr>
          <w:rFonts w:ascii="Times New Roman" w:hAnsi="Times New Roman" w:cs="Times New Roman"/>
          <w:sz w:val="24"/>
          <w:szCs w:val="24"/>
          <w:shd w:val="clear" w:color="auto" w:fill="FFFFFF"/>
        </w:rPr>
        <w:t xml:space="preserve">, with 51.6% phenotypically resistant to penicillin in Argentina </w:t>
      </w:r>
      <w:r w:rsidR="004E548D" w:rsidRPr="00D2722D">
        <w:rPr>
          <w:rFonts w:ascii="Times New Roman" w:hAnsi="Times New Roman" w:cs="Times New Roman"/>
          <w:noProof/>
          <w:sz w:val="24"/>
          <w:szCs w:val="24"/>
          <w:shd w:val="clear" w:color="auto" w:fill="FFFFFF"/>
        </w:rPr>
        <w:t>(Raspanti et al., 2016)</w:t>
      </w:r>
      <w:r w:rsidR="00FB2779" w:rsidRPr="00D2722D">
        <w:rPr>
          <w:rFonts w:ascii="Times New Roman" w:hAnsi="Times New Roman" w:cs="Times New Roman"/>
          <w:sz w:val="24"/>
          <w:szCs w:val="24"/>
          <w:shd w:val="clear" w:color="auto" w:fill="FFFFFF"/>
        </w:rPr>
        <w:t xml:space="preserve">, 63% phenotypically resistant to penicillin in South Africa </w:t>
      </w:r>
      <w:r w:rsidR="004E548D" w:rsidRPr="00D2722D">
        <w:rPr>
          <w:rFonts w:ascii="Times New Roman" w:hAnsi="Times New Roman" w:cs="Times New Roman"/>
          <w:noProof/>
          <w:sz w:val="24"/>
          <w:szCs w:val="24"/>
          <w:shd w:val="clear" w:color="auto" w:fill="FFFFFF"/>
        </w:rPr>
        <w:t>(Phophi et al., 2019)</w:t>
      </w:r>
      <w:r w:rsidR="00FB2779" w:rsidRPr="00D2722D">
        <w:rPr>
          <w:rFonts w:ascii="Times New Roman" w:hAnsi="Times New Roman" w:cs="Times New Roman"/>
          <w:sz w:val="24"/>
          <w:szCs w:val="24"/>
          <w:shd w:val="clear" w:color="auto" w:fill="FFFFFF"/>
        </w:rPr>
        <w:t xml:space="preserve">, and 80% of CNS isolates positive for the </w:t>
      </w:r>
      <w:proofErr w:type="spellStart"/>
      <w:r w:rsidR="00FB2779" w:rsidRPr="00D2722D">
        <w:rPr>
          <w:rFonts w:ascii="Times New Roman" w:hAnsi="Times New Roman" w:cs="Times New Roman"/>
          <w:i/>
          <w:iCs/>
          <w:sz w:val="24"/>
          <w:szCs w:val="24"/>
          <w:shd w:val="clear" w:color="auto" w:fill="FFFFFF"/>
        </w:rPr>
        <w:t>blaZ</w:t>
      </w:r>
      <w:proofErr w:type="spellEnd"/>
      <w:r w:rsidR="00FB2779" w:rsidRPr="00D2722D">
        <w:rPr>
          <w:rFonts w:ascii="Times New Roman" w:hAnsi="Times New Roman" w:cs="Times New Roman"/>
          <w:i/>
          <w:iCs/>
          <w:sz w:val="24"/>
          <w:szCs w:val="24"/>
          <w:shd w:val="clear" w:color="auto" w:fill="FFFFFF"/>
        </w:rPr>
        <w:t xml:space="preserve"> </w:t>
      </w:r>
      <w:r w:rsidR="00FB2779" w:rsidRPr="00D2722D">
        <w:rPr>
          <w:rFonts w:ascii="Times New Roman" w:hAnsi="Times New Roman" w:cs="Times New Roman"/>
          <w:sz w:val="24"/>
          <w:szCs w:val="24"/>
          <w:shd w:val="clear" w:color="auto" w:fill="FFFFFF"/>
        </w:rPr>
        <w:t xml:space="preserve">gene (encoding the production of a β-lactamase enzyme) in a study from the Netherlands </w:t>
      </w:r>
      <w:r w:rsidR="004E548D" w:rsidRPr="00D2722D">
        <w:rPr>
          <w:rFonts w:ascii="Times New Roman" w:hAnsi="Times New Roman" w:cs="Times New Roman"/>
          <w:noProof/>
          <w:sz w:val="24"/>
          <w:szCs w:val="24"/>
          <w:shd w:val="clear" w:color="auto" w:fill="FFFFFF"/>
        </w:rPr>
        <w:t>(Sampimon, 2009)</w:t>
      </w:r>
      <w:r w:rsidR="00FB2779" w:rsidRPr="00D2722D">
        <w:rPr>
          <w:rFonts w:ascii="Times New Roman" w:hAnsi="Times New Roman" w:cs="Times New Roman"/>
          <w:sz w:val="24"/>
          <w:szCs w:val="24"/>
          <w:shd w:val="clear" w:color="auto" w:fill="FFFFFF"/>
        </w:rPr>
        <w:t xml:space="preserve">. Proportion of phenotypically penicillin-resistant NASM seems to vary geographically, with Nordic countries reporting 34% </w:t>
      </w:r>
      <w:r w:rsidR="004E548D" w:rsidRPr="00D2722D">
        <w:rPr>
          <w:rFonts w:ascii="Times New Roman" w:hAnsi="Times New Roman" w:cs="Times New Roman"/>
          <w:noProof/>
          <w:sz w:val="24"/>
          <w:szCs w:val="24"/>
          <w:shd w:val="clear" w:color="auto" w:fill="FFFFFF"/>
        </w:rPr>
        <w:t>(Nyman et al., 2018)</w:t>
      </w:r>
      <w:r w:rsidR="00FB2779" w:rsidRPr="00D2722D">
        <w:rPr>
          <w:rFonts w:ascii="Times New Roman" w:hAnsi="Times New Roman" w:cs="Times New Roman"/>
          <w:sz w:val="24"/>
          <w:szCs w:val="24"/>
          <w:shd w:val="clear" w:color="auto" w:fill="FFFFFF"/>
        </w:rPr>
        <w:t xml:space="preserve">, 23% </w:t>
      </w:r>
      <w:r w:rsidR="004E548D" w:rsidRPr="00D2722D">
        <w:rPr>
          <w:rFonts w:ascii="Times New Roman" w:hAnsi="Times New Roman" w:cs="Times New Roman"/>
          <w:noProof/>
          <w:sz w:val="24"/>
          <w:szCs w:val="24"/>
          <w:shd w:val="clear" w:color="auto" w:fill="FFFFFF"/>
        </w:rPr>
        <w:t>(Fergestad et al., 2021)</w:t>
      </w:r>
      <w:r w:rsidR="00FB2779" w:rsidRPr="00D2722D">
        <w:rPr>
          <w:rFonts w:ascii="Times New Roman" w:hAnsi="Times New Roman" w:cs="Times New Roman"/>
          <w:sz w:val="24"/>
          <w:szCs w:val="24"/>
          <w:shd w:val="clear" w:color="auto" w:fill="FFFFFF"/>
        </w:rPr>
        <w:t xml:space="preserve">, and 29% </w:t>
      </w:r>
      <w:r w:rsidR="004E548D" w:rsidRPr="00D2722D">
        <w:rPr>
          <w:rFonts w:ascii="Times New Roman" w:hAnsi="Times New Roman" w:cs="Times New Roman"/>
          <w:noProof/>
          <w:sz w:val="24"/>
          <w:szCs w:val="24"/>
          <w:shd w:val="clear" w:color="auto" w:fill="FFFFFF"/>
        </w:rPr>
        <w:t>(Persson Waller et al., 2011)</w:t>
      </w:r>
      <w:r w:rsidR="00FB2779" w:rsidRPr="00D2722D">
        <w:rPr>
          <w:rFonts w:ascii="Times New Roman" w:hAnsi="Times New Roman" w:cs="Times New Roman"/>
          <w:sz w:val="24"/>
          <w:szCs w:val="24"/>
          <w:shd w:val="clear" w:color="auto" w:fill="FFFFFF"/>
        </w:rPr>
        <w:t xml:space="preserve">, while a Korean study found 14% of NASM isolates were resistant to penicillin </w:t>
      </w:r>
      <w:r w:rsidR="004E548D" w:rsidRPr="00D2722D">
        <w:rPr>
          <w:rFonts w:ascii="Times New Roman" w:hAnsi="Times New Roman" w:cs="Times New Roman"/>
          <w:noProof/>
          <w:sz w:val="24"/>
          <w:szCs w:val="24"/>
          <w:shd w:val="clear" w:color="auto" w:fill="FFFFFF"/>
        </w:rPr>
        <w:t xml:space="preserve">(Kim </w:t>
      </w:r>
      <w:r w:rsidR="004E548D" w:rsidRPr="00D2722D">
        <w:rPr>
          <w:rFonts w:ascii="Times New Roman" w:hAnsi="Times New Roman" w:cs="Times New Roman"/>
          <w:noProof/>
          <w:sz w:val="24"/>
          <w:szCs w:val="24"/>
          <w:shd w:val="clear" w:color="auto" w:fill="FFFFFF"/>
        </w:rPr>
        <w:lastRenderedPageBreak/>
        <w:t>et al., 2019)</w:t>
      </w:r>
      <w:r w:rsidR="00FB2779" w:rsidRPr="00D2722D">
        <w:rPr>
          <w:rFonts w:ascii="Times New Roman" w:hAnsi="Times New Roman" w:cs="Times New Roman"/>
          <w:sz w:val="24"/>
          <w:szCs w:val="24"/>
          <w:shd w:val="clear" w:color="auto" w:fill="FFFFFF"/>
        </w:rPr>
        <w:t xml:space="preserve"> and </w:t>
      </w:r>
      <w:r w:rsidR="004E548D" w:rsidRPr="00D2722D">
        <w:rPr>
          <w:rFonts w:ascii="Times New Roman" w:hAnsi="Times New Roman" w:cs="Times New Roman"/>
          <w:noProof/>
          <w:sz w:val="24"/>
          <w:szCs w:val="24"/>
          <w:shd w:val="clear" w:color="auto" w:fill="FFFFFF"/>
        </w:rPr>
        <w:t>Nobrega et al. (2018)</w:t>
      </w:r>
      <w:r w:rsidR="00FB2779" w:rsidRPr="00D2722D">
        <w:rPr>
          <w:rFonts w:ascii="Times New Roman" w:hAnsi="Times New Roman" w:cs="Times New Roman"/>
          <w:sz w:val="24"/>
          <w:szCs w:val="24"/>
          <w:shd w:val="clear" w:color="auto" w:fill="FFFFFF"/>
        </w:rPr>
        <w:t xml:space="preserve"> report a prevalence of 10% in Canada. β-lactam antibiotics are among the few choices for treating mastitis in the US, with first- and third-generation cephalosporins being the most </w:t>
      </w:r>
      <w:proofErr w:type="gramStart"/>
      <w:r w:rsidR="00FB2779" w:rsidRPr="00D2722D">
        <w:rPr>
          <w:rFonts w:ascii="Times New Roman" w:hAnsi="Times New Roman" w:cs="Times New Roman"/>
          <w:sz w:val="24"/>
          <w:szCs w:val="24"/>
          <w:shd w:val="clear" w:color="auto" w:fill="FFFFFF"/>
        </w:rPr>
        <w:t>commonly-used</w:t>
      </w:r>
      <w:proofErr w:type="gramEnd"/>
      <w:r w:rsidR="00FB2779" w:rsidRPr="00D2722D">
        <w:rPr>
          <w:rFonts w:ascii="Times New Roman" w:hAnsi="Times New Roman" w:cs="Times New Roman"/>
          <w:sz w:val="24"/>
          <w:szCs w:val="24"/>
          <w:shd w:val="clear" w:color="auto" w:fill="FFFFFF"/>
        </w:rPr>
        <w:t xml:space="preserve"> mastitis treatment</w:t>
      </w:r>
      <w:r w:rsidR="00D679F6" w:rsidRPr="00D2722D">
        <w:rPr>
          <w:rFonts w:ascii="Times New Roman" w:hAnsi="Times New Roman" w:cs="Times New Roman"/>
          <w:sz w:val="24"/>
          <w:szCs w:val="24"/>
          <w:shd w:val="clear" w:color="auto" w:fill="FFFFFF"/>
        </w:rPr>
        <w:t>s</w:t>
      </w:r>
      <w:r w:rsidR="00FB2779" w:rsidRPr="00D2722D">
        <w:rPr>
          <w:rFonts w:ascii="Times New Roman" w:hAnsi="Times New Roman" w:cs="Times New Roman"/>
          <w:sz w:val="24"/>
          <w:szCs w:val="24"/>
          <w:shd w:val="clear" w:color="auto" w:fill="FFFFFF"/>
        </w:rPr>
        <w:t xml:space="preserve"> </w:t>
      </w:r>
      <w:r w:rsidR="004E548D" w:rsidRPr="00D2722D">
        <w:rPr>
          <w:rFonts w:ascii="Times New Roman" w:hAnsi="Times New Roman" w:cs="Times New Roman"/>
          <w:noProof/>
          <w:sz w:val="24"/>
          <w:szCs w:val="24"/>
          <w:shd w:val="clear" w:color="auto" w:fill="FFFFFF"/>
        </w:rPr>
        <w:t>(USDA, 2016; de Campos et al., 2021)</w:t>
      </w:r>
      <w:r w:rsidR="00FB2779" w:rsidRPr="00D2722D">
        <w:rPr>
          <w:rFonts w:ascii="Times New Roman" w:hAnsi="Times New Roman" w:cs="Times New Roman"/>
          <w:sz w:val="24"/>
          <w:szCs w:val="24"/>
          <w:shd w:val="clear" w:color="auto" w:fill="FFFFFF"/>
        </w:rPr>
        <w:t xml:space="preserve">. Moderate resistance has been observed in NASM against tetracycline, another highly important antimicrobial frequently used in dairy herds, with </w:t>
      </w:r>
      <w:r w:rsidR="00FB2779" w:rsidRPr="00D2722D">
        <w:rPr>
          <w:rFonts w:ascii="Times New Roman" w:hAnsi="Times New Roman" w:cs="Times New Roman"/>
          <w:sz w:val="24"/>
          <w:szCs w:val="24"/>
        </w:rPr>
        <w:t>30.1%, 20.9%, and 10% of isolates reported to be resistant in Argentina, India, and Canada, respectively (Raspanti et al., 2016; Mahato et al., 2017; Nobrega et al. 2018).</w:t>
      </w:r>
      <w:r w:rsidR="00FB2779" w:rsidRPr="00D2722D">
        <w:rPr>
          <w:rFonts w:ascii="Times New Roman" w:hAnsi="Times New Roman" w:cs="Times New Roman"/>
          <w:sz w:val="24"/>
          <w:szCs w:val="24"/>
          <w:shd w:val="clear" w:color="auto" w:fill="FFFFFF"/>
        </w:rPr>
        <w:t xml:space="preserve"> This marked geographic variation in resistance patterns may likely be due to differing selective pressure in dairy farm systems around the world. Which specific antimicrobials are most typically used to treat mastitis and in what amount, as well as the various regulation around their usage, varies from country to country. </w:t>
      </w:r>
    </w:p>
    <w:p w14:paraId="488CD6F3" w14:textId="025D2692" w:rsidR="00AF1AF0" w:rsidRPr="00D2722D" w:rsidRDefault="00FB2779" w:rsidP="00D2722D">
      <w:pPr>
        <w:spacing w:line="480" w:lineRule="auto"/>
        <w:ind w:firstLine="360"/>
        <w:rPr>
          <w:rFonts w:ascii="Times New Roman" w:hAnsi="Times New Roman" w:cs="Times New Roman"/>
          <w:sz w:val="24"/>
          <w:szCs w:val="24"/>
          <w:shd w:val="clear" w:color="auto" w:fill="FFFFFF"/>
        </w:rPr>
      </w:pPr>
      <w:r w:rsidRPr="00D2722D">
        <w:rPr>
          <w:rFonts w:ascii="Times New Roman" w:hAnsi="Times New Roman" w:cs="Times New Roman"/>
          <w:sz w:val="24"/>
          <w:szCs w:val="24"/>
          <w:shd w:val="clear" w:color="auto" w:fill="FFFFFF"/>
        </w:rPr>
        <w:t xml:space="preserve">Studies comparing NASM </w:t>
      </w:r>
      <w:r w:rsidR="00CE16F2" w:rsidRPr="00D2722D">
        <w:rPr>
          <w:rFonts w:ascii="Times New Roman" w:hAnsi="Times New Roman" w:cs="Times New Roman"/>
          <w:sz w:val="24"/>
          <w:szCs w:val="24"/>
          <w:shd w:val="clear" w:color="auto" w:fill="FFFFFF"/>
        </w:rPr>
        <w:t>at the species level have</w:t>
      </w:r>
      <w:r w:rsidRPr="00D2722D">
        <w:rPr>
          <w:rFonts w:ascii="Times New Roman" w:hAnsi="Times New Roman" w:cs="Times New Roman"/>
          <w:sz w:val="24"/>
          <w:szCs w:val="24"/>
          <w:shd w:val="clear" w:color="auto" w:fill="FFFFFF"/>
        </w:rPr>
        <w:t xml:space="preserve"> consistently show</w:t>
      </w:r>
      <w:r w:rsidR="00CE16F2" w:rsidRPr="00D2722D">
        <w:rPr>
          <w:rFonts w:ascii="Times New Roman" w:hAnsi="Times New Roman" w:cs="Times New Roman"/>
          <w:sz w:val="24"/>
          <w:szCs w:val="24"/>
          <w:shd w:val="clear" w:color="auto" w:fill="FFFFFF"/>
        </w:rPr>
        <w:t>n</w:t>
      </w:r>
      <w:r w:rsidRPr="00D2722D">
        <w:rPr>
          <w:rFonts w:ascii="Times New Roman" w:hAnsi="Times New Roman" w:cs="Times New Roman"/>
          <w:sz w:val="24"/>
          <w:szCs w:val="24"/>
          <w:shd w:val="clear" w:color="auto" w:fill="FFFFFF"/>
        </w:rPr>
        <w:t xml:space="preserve"> that AMR profile varies between species </w:t>
      </w:r>
      <w:r w:rsidR="004E548D" w:rsidRPr="00D2722D">
        <w:rPr>
          <w:rFonts w:ascii="Times New Roman" w:hAnsi="Times New Roman" w:cs="Times New Roman"/>
          <w:noProof/>
          <w:sz w:val="24"/>
          <w:szCs w:val="24"/>
          <w:shd w:val="clear" w:color="auto" w:fill="FFFFFF"/>
        </w:rPr>
        <w:t>(Sampimon, 2009; Persson Waller et al., 2011; Taponen et al., 2016; Nobrega et al., 2018; Fergestad et al., 2021; Taponen et al., 2023)</w:t>
      </w:r>
      <w:r w:rsidRPr="00D2722D">
        <w:rPr>
          <w:rFonts w:ascii="Times New Roman" w:hAnsi="Times New Roman" w:cs="Times New Roman"/>
          <w:sz w:val="24"/>
          <w:szCs w:val="24"/>
          <w:shd w:val="clear" w:color="auto" w:fill="FFFFFF"/>
        </w:rPr>
        <w:t>. Overall, both p</w:t>
      </w:r>
      <w:r w:rsidRPr="00D2722D">
        <w:rPr>
          <w:rFonts w:ascii="Times New Roman" w:hAnsi="Times New Roman" w:cs="Times New Roman"/>
          <w:sz w:val="24"/>
          <w:szCs w:val="24"/>
        </w:rPr>
        <w:t xml:space="preserve">henotypic resistance and resistance genes are relatively rare in the most common species, </w:t>
      </w:r>
      <w:r w:rsidRPr="00D2722D">
        <w:rPr>
          <w:rFonts w:ascii="Times New Roman" w:hAnsi="Times New Roman" w:cs="Times New Roman"/>
          <w:i/>
          <w:iCs/>
          <w:sz w:val="24"/>
          <w:szCs w:val="24"/>
        </w:rPr>
        <w:t xml:space="preserve">S. chromogenes, </w:t>
      </w:r>
      <w:r w:rsidRPr="00D2722D">
        <w:rPr>
          <w:rFonts w:ascii="Times New Roman" w:hAnsi="Times New Roman" w:cs="Times New Roman"/>
          <w:sz w:val="24"/>
          <w:szCs w:val="24"/>
        </w:rPr>
        <w:t xml:space="preserve">in comparison to other NASM </w:t>
      </w:r>
      <w:r w:rsidR="004E548D" w:rsidRPr="00D2722D">
        <w:rPr>
          <w:rFonts w:ascii="Times New Roman" w:hAnsi="Times New Roman" w:cs="Times New Roman"/>
          <w:noProof/>
          <w:sz w:val="24"/>
          <w:szCs w:val="24"/>
        </w:rPr>
        <w:t>(Sampimon, 2009; Persson Waller et al., 2011)</w:t>
      </w:r>
      <w:r w:rsidRPr="00D2722D">
        <w:rPr>
          <w:rFonts w:ascii="Times New Roman" w:hAnsi="Times New Roman" w:cs="Times New Roman"/>
          <w:sz w:val="24"/>
          <w:szCs w:val="24"/>
        </w:rPr>
        <w:t xml:space="preserve">. A notable exception is the presence of </w:t>
      </w:r>
      <w:r w:rsidR="00516C23" w:rsidRPr="00D2722D">
        <w:rPr>
          <w:rFonts w:ascii="Times New Roman" w:hAnsi="Times New Roman" w:cs="Times New Roman"/>
          <w:sz w:val="24"/>
          <w:szCs w:val="24"/>
        </w:rPr>
        <w:t xml:space="preserve">the </w:t>
      </w:r>
      <w:proofErr w:type="spellStart"/>
      <w:r w:rsidRPr="00D2722D">
        <w:rPr>
          <w:rFonts w:ascii="Times New Roman" w:hAnsi="Times New Roman" w:cs="Times New Roman"/>
          <w:i/>
          <w:iCs/>
          <w:sz w:val="24"/>
          <w:szCs w:val="24"/>
        </w:rPr>
        <w:t>blaZ</w:t>
      </w:r>
      <w:proofErr w:type="spellEnd"/>
      <w:r w:rsidRPr="00D2722D">
        <w:rPr>
          <w:rFonts w:ascii="Times New Roman" w:hAnsi="Times New Roman" w:cs="Times New Roman"/>
          <w:sz w:val="24"/>
          <w:szCs w:val="24"/>
        </w:rPr>
        <w:t xml:space="preserve"> gene, which was found in 80% of all 170 CNS isolates and 87% of </w:t>
      </w:r>
      <w:r w:rsidRPr="00D2722D">
        <w:rPr>
          <w:rFonts w:ascii="Times New Roman" w:hAnsi="Times New Roman" w:cs="Times New Roman"/>
          <w:i/>
          <w:iCs/>
          <w:sz w:val="24"/>
          <w:szCs w:val="24"/>
        </w:rPr>
        <w:t xml:space="preserve">S. chromogenes </w:t>
      </w:r>
      <w:r w:rsidR="00EB7A23" w:rsidRPr="00D2722D">
        <w:rPr>
          <w:rFonts w:ascii="Times New Roman" w:hAnsi="Times New Roman" w:cs="Times New Roman"/>
          <w:sz w:val="24"/>
          <w:szCs w:val="24"/>
        </w:rPr>
        <w:t xml:space="preserve">specifically </w:t>
      </w:r>
      <w:r w:rsidRPr="00D2722D">
        <w:rPr>
          <w:rFonts w:ascii="Times New Roman" w:hAnsi="Times New Roman" w:cs="Times New Roman"/>
          <w:sz w:val="24"/>
          <w:szCs w:val="24"/>
        </w:rPr>
        <w:t xml:space="preserve">in a Flemish study </w:t>
      </w:r>
      <w:r w:rsidR="004E548D" w:rsidRPr="00D2722D">
        <w:rPr>
          <w:rFonts w:ascii="Times New Roman" w:hAnsi="Times New Roman" w:cs="Times New Roman"/>
          <w:noProof/>
          <w:sz w:val="24"/>
          <w:szCs w:val="24"/>
        </w:rPr>
        <w:t>(Sampimon, 2009)</w:t>
      </w:r>
      <w:r w:rsidRPr="00D2722D">
        <w:rPr>
          <w:rFonts w:ascii="Times New Roman" w:hAnsi="Times New Roman" w:cs="Times New Roman"/>
          <w:sz w:val="24"/>
          <w:szCs w:val="24"/>
        </w:rPr>
        <w:t xml:space="preserve">. β-lactamase production was significantly lower for </w:t>
      </w:r>
      <w:r w:rsidRPr="00D2722D">
        <w:rPr>
          <w:rFonts w:ascii="Times New Roman" w:hAnsi="Times New Roman" w:cs="Times New Roman"/>
          <w:i/>
          <w:iCs/>
          <w:sz w:val="24"/>
          <w:szCs w:val="24"/>
        </w:rPr>
        <w:t>S. chromogenes</w:t>
      </w:r>
      <w:r w:rsidRPr="00D2722D">
        <w:rPr>
          <w:rFonts w:ascii="Times New Roman" w:hAnsi="Times New Roman" w:cs="Times New Roman"/>
          <w:sz w:val="24"/>
          <w:szCs w:val="24"/>
        </w:rPr>
        <w:t xml:space="preserve"> vs. </w:t>
      </w:r>
      <w:r w:rsidRPr="00D2722D">
        <w:rPr>
          <w:rFonts w:ascii="Times New Roman" w:hAnsi="Times New Roman" w:cs="Times New Roman"/>
          <w:i/>
          <w:iCs/>
          <w:sz w:val="24"/>
          <w:szCs w:val="24"/>
        </w:rPr>
        <w:t>S. epidermidis</w:t>
      </w:r>
      <w:r w:rsidRPr="00D2722D">
        <w:rPr>
          <w:rFonts w:ascii="Times New Roman" w:hAnsi="Times New Roman" w:cs="Times New Roman"/>
          <w:sz w:val="24"/>
          <w:szCs w:val="24"/>
        </w:rPr>
        <w:t xml:space="preserve"> and </w:t>
      </w:r>
      <w:r w:rsidRPr="00D2722D">
        <w:rPr>
          <w:rFonts w:ascii="Times New Roman" w:hAnsi="Times New Roman" w:cs="Times New Roman"/>
          <w:i/>
          <w:iCs/>
          <w:sz w:val="24"/>
          <w:szCs w:val="24"/>
        </w:rPr>
        <w:t xml:space="preserve">S. </w:t>
      </w:r>
      <w:proofErr w:type="spellStart"/>
      <w:r w:rsidRPr="00D2722D">
        <w:rPr>
          <w:rFonts w:ascii="Times New Roman" w:hAnsi="Times New Roman" w:cs="Times New Roman"/>
          <w:i/>
          <w:iCs/>
          <w:sz w:val="24"/>
          <w:szCs w:val="24"/>
        </w:rPr>
        <w:t>haemolyticus</w:t>
      </w:r>
      <w:proofErr w:type="spellEnd"/>
      <w:r w:rsidRPr="00D2722D">
        <w:rPr>
          <w:rFonts w:ascii="Times New Roman" w:hAnsi="Times New Roman" w:cs="Times New Roman"/>
          <w:sz w:val="24"/>
          <w:szCs w:val="24"/>
        </w:rPr>
        <w:t xml:space="preserve"> in Sweden </w:t>
      </w:r>
      <w:r w:rsidR="004E548D" w:rsidRPr="00D2722D">
        <w:rPr>
          <w:rFonts w:ascii="Times New Roman" w:hAnsi="Times New Roman" w:cs="Times New Roman"/>
          <w:noProof/>
          <w:sz w:val="24"/>
          <w:szCs w:val="24"/>
        </w:rPr>
        <w:t>(Persson Waller et al., 2011)</w:t>
      </w:r>
      <w:r w:rsidRPr="00D2722D">
        <w:rPr>
          <w:rFonts w:ascii="Times New Roman" w:hAnsi="Times New Roman" w:cs="Times New Roman"/>
          <w:sz w:val="24"/>
          <w:szCs w:val="24"/>
        </w:rPr>
        <w:t xml:space="preserve">. Although a smaller-scale study in Argentina found a relatively high proportion of </w:t>
      </w:r>
      <w:r w:rsidRPr="00D2722D">
        <w:rPr>
          <w:rFonts w:ascii="Times New Roman" w:hAnsi="Times New Roman" w:cs="Times New Roman"/>
          <w:i/>
          <w:iCs/>
          <w:sz w:val="24"/>
          <w:szCs w:val="24"/>
        </w:rPr>
        <w:t>S. chromogenes</w:t>
      </w:r>
      <w:r w:rsidRPr="00D2722D">
        <w:rPr>
          <w:rFonts w:ascii="Times New Roman" w:hAnsi="Times New Roman" w:cs="Times New Roman"/>
          <w:sz w:val="24"/>
          <w:szCs w:val="24"/>
        </w:rPr>
        <w:t xml:space="preserve"> were resistant to penicillin (45.1%), both </w:t>
      </w:r>
      <w:r w:rsidRPr="00D2722D">
        <w:rPr>
          <w:rFonts w:ascii="Times New Roman" w:hAnsi="Times New Roman" w:cs="Times New Roman"/>
          <w:i/>
          <w:iCs/>
          <w:sz w:val="24"/>
          <w:szCs w:val="24"/>
        </w:rPr>
        <w:t xml:space="preserve">S. </w:t>
      </w:r>
      <w:proofErr w:type="spellStart"/>
      <w:r w:rsidRPr="00D2722D">
        <w:rPr>
          <w:rFonts w:ascii="Times New Roman" w:hAnsi="Times New Roman" w:cs="Times New Roman"/>
          <w:i/>
          <w:iCs/>
          <w:sz w:val="24"/>
          <w:szCs w:val="24"/>
        </w:rPr>
        <w:t>haemolyticus</w:t>
      </w:r>
      <w:proofErr w:type="spellEnd"/>
      <w:r w:rsidRPr="00D2722D">
        <w:rPr>
          <w:rFonts w:ascii="Times New Roman" w:hAnsi="Times New Roman" w:cs="Times New Roman"/>
          <w:sz w:val="24"/>
          <w:szCs w:val="24"/>
        </w:rPr>
        <w:t xml:space="preserve"> and </w:t>
      </w:r>
      <w:r w:rsidRPr="00D2722D">
        <w:rPr>
          <w:rFonts w:ascii="Times New Roman" w:hAnsi="Times New Roman" w:cs="Times New Roman"/>
          <w:i/>
          <w:iCs/>
          <w:sz w:val="24"/>
          <w:szCs w:val="24"/>
        </w:rPr>
        <w:t xml:space="preserve">S. </w:t>
      </w:r>
      <w:proofErr w:type="spellStart"/>
      <w:r w:rsidRPr="00D2722D">
        <w:rPr>
          <w:rFonts w:ascii="Times New Roman" w:hAnsi="Times New Roman" w:cs="Times New Roman"/>
          <w:i/>
          <w:iCs/>
          <w:sz w:val="24"/>
          <w:szCs w:val="24"/>
        </w:rPr>
        <w:t>xylosus</w:t>
      </w:r>
      <w:proofErr w:type="spellEnd"/>
      <w:r w:rsidRPr="00D2722D">
        <w:rPr>
          <w:rFonts w:ascii="Times New Roman" w:hAnsi="Times New Roman" w:cs="Times New Roman"/>
          <w:sz w:val="24"/>
          <w:szCs w:val="24"/>
        </w:rPr>
        <w:t xml:space="preserve"> had an even higher proportion of penicillin-resistant isolates (58.6% and 92.9%, respectively; Raspanti et al., 2016). Across </w:t>
      </w:r>
      <w:proofErr w:type="gramStart"/>
      <w:r w:rsidRPr="00D2722D">
        <w:rPr>
          <w:rFonts w:ascii="Times New Roman" w:hAnsi="Times New Roman" w:cs="Times New Roman"/>
          <w:sz w:val="24"/>
          <w:szCs w:val="24"/>
        </w:rPr>
        <w:t>a number of</w:t>
      </w:r>
      <w:proofErr w:type="gramEnd"/>
      <w:r w:rsidRPr="00D2722D">
        <w:rPr>
          <w:rFonts w:ascii="Times New Roman" w:hAnsi="Times New Roman" w:cs="Times New Roman"/>
          <w:sz w:val="24"/>
          <w:szCs w:val="24"/>
        </w:rPr>
        <w:t xml:space="preserve"> studies, authors report </w:t>
      </w:r>
      <w:r w:rsidR="00BF0A19" w:rsidRPr="00D2722D">
        <w:rPr>
          <w:rFonts w:ascii="Times New Roman" w:hAnsi="Times New Roman" w:cs="Times New Roman"/>
          <w:sz w:val="24"/>
          <w:szCs w:val="24"/>
        </w:rPr>
        <w:t xml:space="preserve">that </w:t>
      </w:r>
      <w:r w:rsidRPr="00D2722D">
        <w:rPr>
          <w:rFonts w:ascii="Times New Roman" w:hAnsi="Times New Roman" w:cs="Times New Roman"/>
          <w:sz w:val="24"/>
          <w:szCs w:val="24"/>
        </w:rPr>
        <w:t>some less-commonly isolated NASM species carried AMR profiles</w:t>
      </w:r>
      <w:r w:rsidR="00987D11" w:rsidRPr="00D2722D">
        <w:rPr>
          <w:rFonts w:ascii="Times New Roman" w:hAnsi="Times New Roman" w:cs="Times New Roman"/>
          <w:sz w:val="24"/>
          <w:szCs w:val="24"/>
        </w:rPr>
        <w:t xml:space="preserve"> which were the most </w:t>
      </w:r>
      <w:r w:rsidR="00987D11" w:rsidRPr="00D2722D">
        <w:rPr>
          <w:rFonts w:ascii="Times New Roman" w:hAnsi="Times New Roman" w:cs="Times New Roman"/>
          <w:sz w:val="24"/>
          <w:szCs w:val="24"/>
        </w:rPr>
        <w:lastRenderedPageBreak/>
        <w:t xml:space="preserve">concerning </w:t>
      </w:r>
      <w:r w:rsidR="006D041E" w:rsidRPr="00D2722D">
        <w:rPr>
          <w:rFonts w:ascii="Times New Roman" w:hAnsi="Times New Roman" w:cs="Times New Roman"/>
          <w:sz w:val="24"/>
          <w:szCs w:val="24"/>
        </w:rPr>
        <w:t>for public health</w:t>
      </w:r>
      <w:r w:rsidRPr="00D2722D">
        <w:rPr>
          <w:rFonts w:ascii="Times New Roman" w:hAnsi="Times New Roman" w:cs="Times New Roman"/>
          <w:sz w:val="24"/>
          <w:szCs w:val="24"/>
        </w:rPr>
        <w:t xml:space="preserve">. </w:t>
      </w:r>
      <w:proofErr w:type="spellStart"/>
      <w:r w:rsidRPr="00D2722D">
        <w:rPr>
          <w:rFonts w:ascii="Times New Roman" w:hAnsi="Times New Roman" w:cs="Times New Roman"/>
          <w:sz w:val="24"/>
          <w:szCs w:val="24"/>
        </w:rPr>
        <w:t>Sampimon</w:t>
      </w:r>
      <w:proofErr w:type="spellEnd"/>
      <w:r w:rsidRPr="00D2722D">
        <w:rPr>
          <w:rFonts w:ascii="Times New Roman" w:hAnsi="Times New Roman" w:cs="Times New Roman"/>
          <w:sz w:val="24"/>
          <w:szCs w:val="24"/>
        </w:rPr>
        <w:t xml:space="preserve"> et al. (2011) found a high prevalence of genotypic resistance (particularly </w:t>
      </w:r>
      <w:proofErr w:type="spellStart"/>
      <w:r w:rsidRPr="00D2722D">
        <w:rPr>
          <w:rFonts w:ascii="Times New Roman" w:hAnsi="Times New Roman" w:cs="Times New Roman"/>
          <w:i/>
          <w:iCs/>
          <w:sz w:val="24"/>
          <w:szCs w:val="24"/>
        </w:rPr>
        <w:t>mecA</w:t>
      </w:r>
      <w:proofErr w:type="spellEnd"/>
      <w:r w:rsidRPr="00D2722D">
        <w:rPr>
          <w:rFonts w:ascii="Times New Roman" w:hAnsi="Times New Roman" w:cs="Times New Roman"/>
          <w:sz w:val="24"/>
          <w:szCs w:val="24"/>
        </w:rPr>
        <w:t>) or presence of multiple resistance genes in species with relatively a low prevalence (</w:t>
      </w:r>
      <w:r w:rsidRPr="00D2722D">
        <w:rPr>
          <w:rFonts w:ascii="Times New Roman" w:hAnsi="Times New Roman" w:cs="Times New Roman"/>
          <w:i/>
          <w:iCs/>
          <w:sz w:val="24"/>
          <w:szCs w:val="24"/>
        </w:rPr>
        <w:t xml:space="preserve">S. </w:t>
      </w:r>
      <w:proofErr w:type="spellStart"/>
      <w:r w:rsidRPr="00D2722D">
        <w:rPr>
          <w:rFonts w:ascii="Times New Roman" w:hAnsi="Times New Roman" w:cs="Times New Roman"/>
          <w:i/>
          <w:iCs/>
          <w:sz w:val="24"/>
          <w:szCs w:val="24"/>
        </w:rPr>
        <w:t>cohnii</w:t>
      </w:r>
      <w:proofErr w:type="spellEnd"/>
      <w:r w:rsidRPr="00D2722D">
        <w:rPr>
          <w:rFonts w:ascii="Times New Roman" w:hAnsi="Times New Roman" w:cs="Times New Roman"/>
          <w:i/>
          <w:iCs/>
          <w:sz w:val="24"/>
          <w:szCs w:val="24"/>
        </w:rPr>
        <w:t xml:space="preserve">, S. </w:t>
      </w:r>
      <w:proofErr w:type="spellStart"/>
      <w:r w:rsidRPr="00D2722D">
        <w:rPr>
          <w:rFonts w:ascii="Times New Roman" w:hAnsi="Times New Roman" w:cs="Times New Roman"/>
          <w:i/>
          <w:iCs/>
          <w:sz w:val="24"/>
          <w:szCs w:val="24"/>
        </w:rPr>
        <w:t>equorum</w:t>
      </w:r>
      <w:proofErr w:type="spellEnd"/>
      <w:r w:rsidRPr="00D2722D">
        <w:rPr>
          <w:rFonts w:ascii="Times New Roman" w:hAnsi="Times New Roman" w:cs="Times New Roman"/>
          <w:i/>
          <w:iCs/>
          <w:sz w:val="24"/>
          <w:szCs w:val="24"/>
        </w:rPr>
        <w:t xml:space="preserve">, S. </w:t>
      </w:r>
      <w:proofErr w:type="spellStart"/>
      <w:r w:rsidRPr="00D2722D">
        <w:rPr>
          <w:rFonts w:ascii="Times New Roman" w:hAnsi="Times New Roman" w:cs="Times New Roman"/>
          <w:i/>
          <w:iCs/>
          <w:sz w:val="24"/>
          <w:szCs w:val="24"/>
        </w:rPr>
        <w:t>fleurettii</w:t>
      </w:r>
      <w:proofErr w:type="spellEnd"/>
      <w:r w:rsidRPr="00D2722D">
        <w:rPr>
          <w:rFonts w:ascii="Times New Roman" w:hAnsi="Times New Roman" w:cs="Times New Roman"/>
          <w:i/>
          <w:iCs/>
          <w:sz w:val="24"/>
          <w:szCs w:val="24"/>
        </w:rPr>
        <w:t>,</w:t>
      </w:r>
      <w:r w:rsidR="00554E9D" w:rsidRPr="00D2722D">
        <w:rPr>
          <w:rFonts w:ascii="Times New Roman" w:hAnsi="Times New Roman" w:cs="Times New Roman"/>
          <w:sz w:val="24"/>
          <w:szCs w:val="24"/>
        </w:rPr>
        <w:t xml:space="preserve"> and</w:t>
      </w:r>
      <w:r w:rsidRPr="00D2722D">
        <w:rPr>
          <w:rFonts w:ascii="Times New Roman" w:hAnsi="Times New Roman" w:cs="Times New Roman"/>
          <w:i/>
          <w:iCs/>
          <w:sz w:val="24"/>
          <w:szCs w:val="24"/>
        </w:rPr>
        <w:t xml:space="preserve"> S. </w:t>
      </w:r>
      <w:proofErr w:type="spellStart"/>
      <w:r w:rsidRPr="00D2722D">
        <w:rPr>
          <w:rFonts w:ascii="Times New Roman" w:hAnsi="Times New Roman" w:cs="Times New Roman"/>
          <w:i/>
          <w:iCs/>
          <w:sz w:val="24"/>
          <w:szCs w:val="24"/>
        </w:rPr>
        <w:t>sciuri</w:t>
      </w:r>
      <w:proofErr w:type="spellEnd"/>
      <w:r w:rsidRPr="00D2722D">
        <w:rPr>
          <w:rFonts w:ascii="Times New Roman" w:hAnsi="Times New Roman" w:cs="Times New Roman"/>
          <w:sz w:val="24"/>
          <w:szCs w:val="24"/>
        </w:rPr>
        <w:t xml:space="preserve">). In Nobrega et al. (2018), resistance to </w:t>
      </w:r>
      <w:proofErr w:type="spellStart"/>
      <w:r w:rsidRPr="00D2722D">
        <w:rPr>
          <w:rFonts w:ascii="Times New Roman" w:hAnsi="Times New Roman" w:cs="Times New Roman"/>
          <w:sz w:val="24"/>
          <w:szCs w:val="24"/>
        </w:rPr>
        <w:t>quinupristin</w:t>
      </w:r>
      <w:proofErr w:type="spellEnd"/>
      <w:r w:rsidRPr="00D2722D">
        <w:rPr>
          <w:rFonts w:ascii="Times New Roman" w:hAnsi="Times New Roman" w:cs="Times New Roman"/>
          <w:sz w:val="24"/>
          <w:szCs w:val="24"/>
        </w:rPr>
        <w:t>/</w:t>
      </w:r>
      <w:proofErr w:type="spellStart"/>
      <w:r w:rsidRPr="00D2722D">
        <w:rPr>
          <w:rFonts w:ascii="Times New Roman" w:hAnsi="Times New Roman" w:cs="Times New Roman"/>
          <w:sz w:val="24"/>
          <w:szCs w:val="24"/>
        </w:rPr>
        <w:t>dalfopristin</w:t>
      </w:r>
      <w:proofErr w:type="spellEnd"/>
      <w:r w:rsidRPr="00D2722D">
        <w:rPr>
          <w:rFonts w:ascii="Times New Roman" w:hAnsi="Times New Roman" w:cs="Times New Roman"/>
          <w:sz w:val="24"/>
          <w:szCs w:val="24"/>
        </w:rPr>
        <w:t xml:space="preserve"> (a combination used to treat serious nosocomial infections in humans) was common in </w:t>
      </w:r>
      <w:r w:rsidRPr="00D2722D">
        <w:rPr>
          <w:rFonts w:ascii="Times New Roman" w:hAnsi="Times New Roman" w:cs="Times New Roman"/>
          <w:i/>
          <w:iCs/>
          <w:sz w:val="24"/>
          <w:szCs w:val="24"/>
        </w:rPr>
        <w:t xml:space="preserve">S. </w:t>
      </w:r>
      <w:proofErr w:type="spellStart"/>
      <w:r w:rsidRPr="00D2722D">
        <w:rPr>
          <w:rFonts w:ascii="Times New Roman" w:hAnsi="Times New Roman" w:cs="Times New Roman"/>
          <w:i/>
          <w:iCs/>
          <w:sz w:val="24"/>
          <w:szCs w:val="24"/>
        </w:rPr>
        <w:t>gallinarum</w:t>
      </w:r>
      <w:proofErr w:type="spellEnd"/>
      <w:r w:rsidRPr="00D2722D">
        <w:rPr>
          <w:rFonts w:ascii="Times New Roman" w:hAnsi="Times New Roman" w:cs="Times New Roman"/>
          <w:sz w:val="24"/>
          <w:szCs w:val="24"/>
        </w:rPr>
        <w:t xml:space="preserve"> (98% prevalence of resistance among isolates), and </w:t>
      </w:r>
      <w:r w:rsidRPr="00D2722D">
        <w:rPr>
          <w:rFonts w:ascii="Times New Roman" w:hAnsi="Times New Roman" w:cs="Times New Roman"/>
          <w:i/>
          <w:iCs/>
          <w:sz w:val="24"/>
          <w:szCs w:val="24"/>
        </w:rPr>
        <w:t xml:space="preserve">S. </w:t>
      </w:r>
      <w:proofErr w:type="spellStart"/>
      <w:r w:rsidRPr="00D2722D">
        <w:rPr>
          <w:rFonts w:ascii="Times New Roman" w:hAnsi="Times New Roman" w:cs="Times New Roman"/>
          <w:i/>
          <w:iCs/>
          <w:sz w:val="24"/>
          <w:szCs w:val="24"/>
        </w:rPr>
        <w:t>cohnii</w:t>
      </w:r>
      <w:proofErr w:type="spellEnd"/>
      <w:r w:rsidRPr="00D2722D">
        <w:rPr>
          <w:rFonts w:ascii="Times New Roman" w:hAnsi="Times New Roman" w:cs="Times New Roman"/>
          <w:sz w:val="24"/>
          <w:szCs w:val="24"/>
        </w:rPr>
        <w:t xml:space="preserve"> and </w:t>
      </w:r>
      <w:r w:rsidRPr="00D2722D">
        <w:rPr>
          <w:rFonts w:ascii="Times New Roman" w:hAnsi="Times New Roman" w:cs="Times New Roman"/>
          <w:i/>
          <w:iCs/>
          <w:sz w:val="24"/>
          <w:szCs w:val="24"/>
        </w:rPr>
        <w:t xml:space="preserve">S. </w:t>
      </w:r>
      <w:proofErr w:type="spellStart"/>
      <w:r w:rsidRPr="00D2722D">
        <w:rPr>
          <w:rFonts w:ascii="Times New Roman" w:hAnsi="Times New Roman" w:cs="Times New Roman"/>
          <w:i/>
          <w:iCs/>
          <w:sz w:val="24"/>
          <w:szCs w:val="24"/>
        </w:rPr>
        <w:t>arlettae</w:t>
      </w:r>
      <w:proofErr w:type="spellEnd"/>
      <w:r w:rsidRPr="00D2722D">
        <w:rPr>
          <w:rFonts w:ascii="Times New Roman" w:hAnsi="Times New Roman" w:cs="Times New Roman"/>
          <w:sz w:val="24"/>
          <w:szCs w:val="24"/>
        </w:rPr>
        <w:t xml:space="preserve"> were frequently resistant to erythromycin (prevalence of 63 and 100%, respectively). The authors specifically highlight </w:t>
      </w:r>
      <w:r w:rsidRPr="00D2722D">
        <w:rPr>
          <w:rFonts w:ascii="Times New Roman" w:hAnsi="Times New Roman" w:cs="Times New Roman"/>
          <w:i/>
          <w:iCs/>
          <w:sz w:val="24"/>
          <w:szCs w:val="24"/>
        </w:rPr>
        <w:t xml:space="preserve">S. </w:t>
      </w:r>
      <w:proofErr w:type="spellStart"/>
      <w:r w:rsidRPr="00D2722D">
        <w:rPr>
          <w:rFonts w:ascii="Times New Roman" w:hAnsi="Times New Roman" w:cs="Times New Roman"/>
          <w:i/>
          <w:iCs/>
          <w:sz w:val="24"/>
          <w:szCs w:val="24"/>
        </w:rPr>
        <w:t>arlettae</w:t>
      </w:r>
      <w:proofErr w:type="spellEnd"/>
      <w:r w:rsidRPr="00D2722D">
        <w:rPr>
          <w:rFonts w:ascii="Times New Roman" w:hAnsi="Times New Roman" w:cs="Times New Roman"/>
          <w:sz w:val="24"/>
          <w:szCs w:val="24"/>
        </w:rPr>
        <w:t xml:space="preserve"> as </w:t>
      </w:r>
      <w:r w:rsidR="00613AFB" w:rsidRPr="00D2722D">
        <w:rPr>
          <w:rFonts w:ascii="Times New Roman" w:hAnsi="Times New Roman" w:cs="Times New Roman"/>
          <w:sz w:val="24"/>
          <w:szCs w:val="24"/>
        </w:rPr>
        <w:t>worrisome</w:t>
      </w:r>
      <w:r w:rsidRPr="00D2722D">
        <w:rPr>
          <w:rFonts w:ascii="Times New Roman" w:hAnsi="Times New Roman" w:cs="Times New Roman"/>
          <w:sz w:val="24"/>
          <w:szCs w:val="24"/>
        </w:rPr>
        <w:t xml:space="preserve"> in its AMR profile; it had the highest prevalence of AMR against penicillin (61%), ampicillin (23%), erythromycin (100%), pirlimycin (18%) and clindamycin (99.9%), as well as the highest prevalence of multidrug resistance. </w:t>
      </w:r>
      <w:proofErr w:type="gramStart"/>
      <w:r w:rsidRPr="00D2722D">
        <w:rPr>
          <w:rFonts w:ascii="Times New Roman" w:hAnsi="Times New Roman" w:cs="Times New Roman"/>
          <w:sz w:val="24"/>
          <w:szCs w:val="24"/>
        </w:rPr>
        <w:t>A number of</w:t>
      </w:r>
      <w:proofErr w:type="gramEnd"/>
      <w:r w:rsidRPr="00D2722D">
        <w:rPr>
          <w:rFonts w:ascii="Times New Roman" w:hAnsi="Times New Roman" w:cs="Times New Roman"/>
          <w:sz w:val="24"/>
          <w:szCs w:val="24"/>
        </w:rPr>
        <w:t xml:space="preserve"> studies also call attention to concerning AMR patterns for </w:t>
      </w:r>
      <w:r w:rsidRPr="00D2722D">
        <w:rPr>
          <w:rFonts w:ascii="Times New Roman" w:hAnsi="Times New Roman" w:cs="Times New Roman"/>
          <w:i/>
          <w:iCs/>
          <w:sz w:val="24"/>
          <w:szCs w:val="24"/>
        </w:rPr>
        <w:t>S. epidermidis,</w:t>
      </w:r>
      <w:r w:rsidRPr="00D2722D">
        <w:rPr>
          <w:rFonts w:ascii="Times New Roman" w:hAnsi="Times New Roman" w:cs="Times New Roman"/>
          <w:sz w:val="24"/>
          <w:szCs w:val="24"/>
        </w:rPr>
        <w:t xml:space="preserve"> which is moderately common in the US and Canada but one of the predominant species found in Nordic countries. In </w:t>
      </w:r>
      <w:proofErr w:type="spellStart"/>
      <w:r w:rsidRPr="00D2722D">
        <w:rPr>
          <w:rFonts w:ascii="Times New Roman" w:hAnsi="Times New Roman" w:cs="Times New Roman"/>
          <w:sz w:val="24"/>
          <w:szCs w:val="24"/>
        </w:rPr>
        <w:t>Sampimon</w:t>
      </w:r>
      <w:proofErr w:type="spellEnd"/>
      <w:r w:rsidRPr="00D2722D">
        <w:rPr>
          <w:rFonts w:ascii="Times New Roman" w:hAnsi="Times New Roman" w:cs="Times New Roman"/>
          <w:sz w:val="24"/>
          <w:szCs w:val="24"/>
        </w:rPr>
        <w:t xml:space="preserve"> et al. (2009), </w:t>
      </w:r>
      <w:r w:rsidRPr="00D2722D">
        <w:rPr>
          <w:rFonts w:ascii="Times New Roman" w:hAnsi="Times New Roman" w:cs="Times New Roman"/>
          <w:i/>
          <w:iCs/>
          <w:sz w:val="24"/>
          <w:szCs w:val="24"/>
        </w:rPr>
        <w:t>S. epidermidis</w:t>
      </w:r>
      <w:r w:rsidRPr="00D2722D">
        <w:rPr>
          <w:rFonts w:ascii="Times New Roman" w:hAnsi="Times New Roman" w:cs="Times New Roman"/>
          <w:sz w:val="24"/>
          <w:szCs w:val="24"/>
        </w:rPr>
        <w:t xml:space="preserve"> was the second most </w:t>
      </w:r>
      <w:proofErr w:type="gramStart"/>
      <w:r w:rsidRPr="00D2722D">
        <w:rPr>
          <w:rFonts w:ascii="Times New Roman" w:hAnsi="Times New Roman" w:cs="Times New Roman"/>
          <w:sz w:val="24"/>
          <w:szCs w:val="24"/>
        </w:rPr>
        <w:t>commonly-found</w:t>
      </w:r>
      <w:proofErr w:type="gramEnd"/>
      <w:r w:rsidRPr="00D2722D">
        <w:rPr>
          <w:rFonts w:ascii="Times New Roman" w:hAnsi="Times New Roman" w:cs="Times New Roman"/>
          <w:sz w:val="24"/>
          <w:szCs w:val="24"/>
        </w:rPr>
        <w:t xml:space="preserve"> species, it carried multiple resistance genes in ~50% of isolates, and phenotypic penicillin resistance was more common compared to other CNS. T</w:t>
      </w:r>
      <w:r w:rsidRPr="00D2722D">
        <w:rPr>
          <w:rFonts w:ascii="Times New Roman" w:hAnsi="Times New Roman" w:cs="Times New Roman"/>
          <w:sz w:val="24"/>
          <w:szCs w:val="24"/>
          <w:bdr w:val="none" w:sz="0" w:space="0" w:color="auto" w:frame="1"/>
          <w:shd w:val="clear" w:color="auto" w:fill="FFFFFF"/>
        </w:rPr>
        <w:t xml:space="preserve">he proportion of penicillin-resistant isolates was highest for </w:t>
      </w:r>
      <w:r w:rsidRPr="00D2722D">
        <w:rPr>
          <w:rFonts w:ascii="Times New Roman" w:hAnsi="Times New Roman" w:cs="Times New Roman"/>
          <w:i/>
          <w:iCs/>
          <w:sz w:val="24"/>
          <w:szCs w:val="24"/>
          <w:bdr w:val="none" w:sz="0" w:space="0" w:color="auto" w:frame="1"/>
          <w:shd w:val="clear" w:color="auto" w:fill="FFFFFF"/>
        </w:rPr>
        <w:t xml:space="preserve">S. epidermidis </w:t>
      </w:r>
      <w:r w:rsidRPr="00D2722D">
        <w:rPr>
          <w:rFonts w:ascii="Times New Roman" w:hAnsi="Times New Roman" w:cs="Times New Roman"/>
          <w:sz w:val="24"/>
          <w:szCs w:val="24"/>
          <w:bdr w:val="none" w:sz="0" w:space="0" w:color="auto" w:frame="1"/>
          <w:shd w:val="clear" w:color="auto" w:fill="FFFFFF"/>
        </w:rPr>
        <w:t xml:space="preserve">in a Finnish study compared to other </w:t>
      </w:r>
      <w:r w:rsidR="00924FBC" w:rsidRPr="00D2722D">
        <w:rPr>
          <w:rFonts w:ascii="Times New Roman" w:hAnsi="Times New Roman" w:cs="Times New Roman"/>
          <w:sz w:val="24"/>
          <w:szCs w:val="24"/>
          <w:bdr w:val="none" w:sz="0" w:space="0" w:color="auto" w:frame="1"/>
          <w:shd w:val="clear" w:color="auto" w:fill="FFFFFF"/>
        </w:rPr>
        <w:t>species</w:t>
      </w:r>
      <w:r w:rsidRPr="00D2722D">
        <w:rPr>
          <w:rFonts w:ascii="Times New Roman" w:hAnsi="Times New Roman" w:cs="Times New Roman"/>
          <w:sz w:val="24"/>
          <w:szCs w:val="24"/>
          <w:bdr w:val="none" w:sz="0" w:space="0" w:color="auto" w:frame="1"/>
          <w:shd w:val="clear" w:color="auto" w:fill="FFFFFF"/>
        </w:rPr>
        <w:t xml:space="preserve">, with </w:t>
      </w:r>
      <w:r w:rsidRPr="00D2722D">
        <w:rPr>
          <w:rFonts w:ascii="Times New Roman" w:hAnsi="Times New Roman" w:cs="Times New Roman"/>
          <w:i/>
          <w:iCs/>
          <w:sz w:val="24"/>
          <w:szCs w:val="24"/>
          <w:bdr w:val="none" w:sz="0" w:space="0" w:color="auto" w:frame="1"/>
          <w:shd w:val="clear" w:color="auto" w:fill="FFFFFF"/>
        </w:rPr>
        <w:t>S. epidermidis</w:t>
      </w:r>
      <w:r w:rsidRPr="00D2722D">
        <w:rPr>
          <w:rFonts w:ascii="Times New Roman" w:hAnsi="Times New Roman" w:cs="Times New Roman"/>
          <w:sz w:val="24"/>
          <w:szCs w:val="24"/>
          <w:bdr w:val="none" w:sz="0" w:space="0" w:color="auto" w:frame="1"/>
          <w:shd w:val="clear" w:color="auto" w:fill="FFFFFF"/>
        </w:rPr>
        <w:t xml:space="preserve"> accounting for 6/8 NASM isolates carrying the </w:t>
      </w:r>
      <w:proofErr w:type="spellStart"/>
      <w:r w:rsidRPr="00D2722D">
        <w:rPr>
          <w:rFonts w:ascii="Times New Roman" w:hAnsi="Times New Roman" w:cs="Times New Roman"/>
          <w:i/>
          <w:iCs/>
          <w:sz w:val="24"/>
          <w:szCs w:val="24"/>
          <w:bdr w:val="none" w:sz="0" w:space="0" w:color="auto" w:frame="1"/>
          <w:shd w:val="clear" w:color="auto" w:fill="FFFFFF"/>
        </w:rPr>
        <w:t>mecA</w:t>
      </w:r>
      <w:proofErr w:type="spellEnd"/>
      <w:r w:rsidRPr="00D2722D">
        <w:rPr>
          <w:rFonts w:ascii="Times New Roman" w:hAnsi="Times New Roman" w:cs="Times New Roman"/>
          <w:sz w:val="24"/>
          <w:szCs w:val="24"/>
          <w:bdr w:val="none" w:sz="0" w:space="0" w:color="auto" w:frame="1"/>
          <w:shd w:val="clear" w:color="auto" w:fill="FFFFFF"/>
        </w:rPr>
        <w:t xml:space="preserve"> gene </w:t>
      </w:r>
      <w:r w:rsidR="004E548D" w:rsidRPr="00D2722D">
        <w:rPr>
          <w:rFonts w:ascii="Times New Roman" w:hAnsi="Times New Roman" w:cs="Times New Roman"/>
          <w:noProof/>
          <w:sz w:val="24"/>
          <w:szCs w:val="24"/>
          <w:bdr w:val="none" w:sz="0" w:space="0" w:color="auto" w:frame="1"/>
          <w:shd w:val="clear" w:color="auto" w:fill="FFFFFF"/>
        </w:rPr>
        <w:t>(Taponen et al., 2023)</w:t>
      </w:r>
      <w:r w:rsidRPr="00D2722D">
        <w:rPr>
          <w:rFonts w:ascii="Times New Roman" w:hAnsi="Times New Roman" w:cs="Times New Roman"/>
          <w:sz w:val="24"/>
          <w:szCs w:val="24"/>
          <w:bdr w:val="none" w:sz="0" w:space="0" w:color="auto" w:frame="1"/>
          <w:shd w:val="clear" w:color="auto" w:fill="FFFFFF"/>
        </w:rPr>
        <w:t xml:space="preserve">. Similarly, </w:t>
      </w:r>
      <w:r w:rsidRPr="00D2722D">
        <w:rPr>
          <w:rFonts w:ascii="Times New Roman" w:hAnsi="Times New Roman" w:cs="Times New Roman"/>
          <w:sz w:val="24"/>
          <w:szCs w:val="24"/>
        </w:rPr>
        <w:t xml:space="preserve">β-lactamase production was higher for </w:t>
      </w:r>
      <w:r w:rsidRPr="00D2722D">
        <w:rPr>
          <w:rFonts w:ascii="Times New Roman" w:hAnsi="Times New Roman" w:cs="Times New Roman"/>
          <w:i/>
          <w:iCs/>
          <w:sz w:val="24"/>
          <w:szCs w:val="24"/>
        </w:rPr>
        <w:t>S. epidermidis</w:t>
      </w:r>
      <w:r w:rsidRPr="00D2722D">
        <w:rPr>
          <w:rFonts w:ascii="Times New Roman" w:hAnsi="Times New Roman" w:cs="Times New Roman"/>
          <w:sz w:val="24"/>
          <w:szCs w:val="24"/>
        </w:rPr>
        <w:t xml:space="preserve"> compared to other species </w:t>
      </w:r>
      <w:r w:rsidR="004E548D" w:rsidRPr="00D2722D">
        <w:rPr>
          <w:rFonts w:ascii="Times New Roman" w:hAnsi="Times New Roman" w:cs="Times New Roman"/>
          <w:noProof/>
          <w:sz w:val="24"/>
          <w:szCs w:val="24"/>
        </w:rPr>
        <w:t>(Persson Waller et al., 2011)</w:t>
      </w:r>
      <w:r w:rsidRPr="00D2722D">
        <w:rPr>
          <w:rFonts w:ascii="Times New Roman" w:hAnsi="Times New Roman" w:cs="Times New Roman"/>
          <w:sz w:val="24"/>
          <w:szCs w:val="24"/>
        </w:rPr>
        <w:t>, and it</w:t>
      </w:r>
      <w:r w:rsidRPr="00D2722D">
        <w:rPr>
          <w:rFonts w:ascii="Times New Roman" w:hAnsi="Times New Roman" w:cs="Times New Roman"/>
          <w:i/>
          <w:iCs/>
          <w:sz w:val="24"/>
          <w:szCs w:val="24"/>
        </w:rPr>
        <w:t xml:space="preserve"> </w:t>
      </w:r>
      <w:r w:rsidRPr="00D2722D">
        <w:rPr>
          <w:rFonts w:ascii="Times New Roman" w:hAnsi="Times New Roman" w:cs="Times New Roman"/>
          <w:sz w:val="24"/>
          <w:szCs w:val="24"/>
        </w:rPr>
        <w:t xml:space="preserve">was one of a few species where AMR (including resistance to trimethoprim-sulfonamide) was most frequently observed in </w:t>
      </w:r>
      <w:proofErr w:type="spellStart"/>
      <w:r w:rsidRPr="00D2722D">
        <w:rPr>
          <w:rFonts w:ascii="Times New Roman" w:hAnsi="Times New Roman" w:cs="Times New Roman"/>
          <w:sz w:val="24"/>
          <w:szCs w:val="24"/>
        </w:rPr>
        <w:t>Fergestad</w:t>
      </w:r>
      <w:proofErr w:type="spellEnd"/>
      <w:r w:rsidRPr="00D2722D">
        <w:rPr>
          <w:rFonts w:ascii="Times New Roman" w:hAnsi="Times New Roman" w:cs="Times New Roman"/>
          <w:sz w:val="24"/>
          <w:szCs w:val="24"/>
        </w:rPr>
        <w:t xml:space="preserve"> et al. (2021). Lastly, </w:t>
      </w:r>
      <w:proofErr w:type="spellStart"/>
      <w:r w:rsidRPr="00D2722D">
        <w:rPr>
          <w:rFonts w:ascii="Times New Roman" w:hAnsi="Times New Roman" w:cs="Times New Roman"/>
          <w:sz w:val="24"/>
          <w:szCs w:val="24"/>
        </w:rPr>
        <w:t>Taponen</w:t>
      </w:r>
      <w:proofErr w:type="spellEnd"/>
      <w:r w:rsidRPr="00D2722D">
        <w:rPr>
          <w:rFonts w:ascii="Times New Roman" w:hAnsi="Times New Roman" w:cs="Times New Roman"/>
          <w:sz w:val="24"/>
          <w:szCs w:val="24"/>
        </w:rPr>
        <w:t xml:space="preserve"> et al. (2016) found that </w:t>
      </w:r>
      <w:r w:rsidRPr="00D2722D">
        <w:rPr>
          <w:rFonts w:ascii="Times New Roman" w:hAnsi="Times New Roman" w:cs="Times New Roman"/>
          <w:i/>
          <w:iCs/>
          <w:sz w:val="24"/>
          <w:szCs w:val="24"/>
        </w:rPr>
        <w:t>S. epidermidis</w:t>
      </w:r>
      <w:r w:rsidRPr="00D2722D">
        <w:rPr>
          <w:rFonts w:ascii="Times New Roman" w:hAnsi="Times New Roman" w:cs="Times New Roman"/>
          <w:sz w:val="24"/>
          <w:szCs w:val="24"/>
        </w:rPr>
        <w:t xml:space="preserve"> was the most resistant among the four major species studied, several isolates were multidrug resistant, and 19% of isolates were </w:t>
      </w:r>
      <w:proofErr w:type="spellStart"/>
      <w:r w:rsidRPr="00D2722D">
        <w:rPr>
          <w:rFonts w:ascii="Times New Roman" w:hAnsi="Times New Roman" w:cs="Times New Roman"/>
          <w:i/>
          <w:iCs/>
          <w:sz w:val="24"/>
          <w:szCs w:val="24"/>
        </w:rPr>
        <w:t>mecA</w:t>
      </w:r>
      <w:proofErr w:type="spellEnd"/>
      <w:r w:rsidRPr="00D2722D">
        <w:rPr>
          <w:rFonts w:ascii="Times New Roman" w:hAnsi="Times New Roman" w:cs="Times New Roman"/>
          <w:sz w:val="24"/>
          <w:szCs w:val="24"/>
        </w:rPr>
        <w:t xml:space="preserve">-positive (encoding </w:t>
      </w:r>
      <w:r w:rsidR="0075186B" w:rsidRPr="00D2722D">
        <w:rPr>
          <w:rFonts w:ascii="Times New Roman" w:hAnsi="Times New Roman" w:cs="Times New Roman"/>
          <w:sz w:val="24"/>
          <w:szCs w:val="24"/>
        </w:rPr>
        <w:t xml:space="preserve">for </w:t>
      </w:r>
      <w:r w:rsidRPr="00D2722D">
        <w:rPr>
          <w:rFonts w:ascii="Times New Roman" w:hAnsi="Times New Roman" w:cs="Times New Roman"/>
          <w:sz w:val="24"/>
          <w:szCs w:val="24"/>
        </w:rPr>
        <w:t>methicillin resistance).</w:t>
      </w:r>
      <w:r w:rsidRPr="00D2722D">
        <w:rPr>
          <w:rFonts w:ascii="Times New Roman" w:hAnsi="Times New Roman" w:cs="Times New Roman"/>
          <w:sz w:val="24"/>
          <w:szCs w:val="24"/>
          <w:shd w:val="clear" w:color="auto" w:fill="FFFFFF"/>
        </w:rPr>
        <w:t xml:space="preserve"> Even w</w:t>
      </w:r>
      <w:r w:rsidRPr="00D2722D">
        <w:rPr>
          <w:rFonts w:ascii="Times New Roman" w:hAnsi="Times New Roman" w:cs="Times New Roman"/>
          <w:sz w:val="24"/>
          <w:szCs w:val="24"/>
        </w:rPr>
        <w:t xml:space="preserve">ithin a given species, AMR carriage has been linked to certain strain types. For </w:t>
      </w:r>
      <w:r w:rsidRPr="00D2722D">
        <w:rPr>
          <w:rFonts w:ascii="Times New Roman" w:hAnsi="Times New Roman" w:cs="Times New Roman"/>
          <w:i/>
          <w:iCs/>
          <w:sz w:val="24"/>
          <w:szCs w:val="24"/>
        </w:rPr>
        <w:t>S. aureus</w:t>
      </w:r>
      <w:r w:rsidRPr="00D2722D">
        <w:rPr>
          <w:rFonts w:ascii="Times New Roman" w:hAnsi="Times New Roman" w:cs="Times New Roman"/>
          <w:sz w:val="24"/>
          <w:szCs w:val="24"/>
        </w:rPr>
        <w:t xml:space="preserve">, carriage of methicillin resistance has been </w:t>
      </w:r>
      <w:r w:rsidR="00E83179" w:rsidRPr="00D2722D">
        <w:rPr>
          <w:rFonts w:ascii="Times New Roman" w:hAnsi="Times New Roman" w:cs="Times New Roman"/>
          <w:sz w:val="24"/>
          <w:szCs w:val="24"/>
        </w:rPr>
        <w:lastRenderedPageBreak/>
        <w:t>associated with</w:t>
      </w:r>
      <w:r w:rsidRPr="00D2722D">
        <w:rPr>
          <w:rFonts w:ascii="Times New Roman" w:hAnsi="Times New Roman" w:cs="Times New Roman"/>
          <w:sz w:val="24"/>
          <w:szCs w:val="24"/>
        </w:rPr>
        <w:t xml:space="preserve"> </w:t>
      </w:r>
      <w:proofErr w:type="gramStart"/>
      <w:r w:rsidRPr="00D2722D">
        <w:rPr>
          <w:rFonts w:ascii="Times New Roman" w:hAnsi="Times New Roman" w:cs="Times New Roman"/>
          <w:sz w:val="24"/>
          <w:szCs w:val="24"/>
        </w:rPr>
        <w:t>particular clonal</w:t>
      </w:r>
      <w:proofErr w:type="gramEnd"/>
      <w:r w:rsidRPr="00D2722D">
        <w:rPr>
          <w:rFonts w:ascii="Times New Roman" w:hAnsi="Times New Roman" w:cs="Times New Roman"/>
          <w:sz w:val="24"/>
          <w:szCs w:val="24"/>
        </w:rPr>
        <w:t xml:space="preserve"> complexes both in human medicine </w:t>
      </w:r>
      <w:r w:rsidR="004E548D" w:rsidRPr="00D2722D">
        <w:rPr>
          <w:rFonts w:ascii="Times New Roman" w:hAnsi="Times New Roman" w:cs="Times New Roman"/>
          <w:noProof/>
          <w:sz w:val="24"/>
          <w:szCs w:val="24"/>
        </w:rPr>
        <w:t>(Smith et al., 2021; Garrine et al., 2023)</w:t>
      </w:r>
      <w:r w:rsidRPr="00D2722D">
        <w:rPr>
          <w:rFonts w:ascii="Times New Roman" w:hAnsi="Times New Roman" w:cs="Times New Roman"/>
          <w:sz w:val="24"/>
          <w:szCs w:val="24"/>
        </w:rPr>
        <w:t xml:space="preserve"> and certain clusters of </w:t>
      </w:r>
      <w:r w:rsidRPr="00D2722D">
        <w:rPr>
          <w:rFonts w:ascii="Times New Roman" w:hAnsi="Times New Roman" w:cs="Times New Roman"/>
          <w:i/>
          <w:iCs/>
          <w:sz w:val="24"/>
          <w:szCs w:val="24"/>
        </w:rPr>
        <w:t xml:space="preserve">spa </w:t>
      </w:r>
      <w:r w:rsidRPr="00D2722D">
        <w:rPr>
          <w:rFonts w:ascii="Times New Roman" w:hAnsi="Times New Roman" w:cs="Times New Roman"/>
          <w:sz w:val="24"/>
          <w:szCs w:val="24"/>
        </w:rPr>
        <w:softHyphen/>
        <w:t xml:space="preserve">type for bovine clinical mastitis isolates </w:t>
      </w:r>
      <w:r w:rsidR="004E548D" w:rsidRPr="00D2722D">
        <w:rPr>
          <w:rFonts w:ascii="Times New Roman" w:hAnsi="Times New Roman" w:cs="Times New Roman"/>
          <w:noProof/>
          <w:sz w:val="24"/>
          <w:szCs w:val="24"/>
        </w:rPr>
        <w:t>(Freu et al., 2022)</w:t>
      </w:r>
      <w:r w:rsidRPr="00D2722D">
        <w:rPr>
          <w:rFonts w:ascii="Times New Roman" w:hAnsi="Times New Roman" w:cs="Times New Roman"/>
          <w:sz w:val="24"/>
          <w:szCs w:val="24"/>
        </w:rPr>
        <w:t xml:space="preserve">. The linkage between strain type and AMR is not as well studied for NASM, but </w:t>
      </w:r>
      <w:r w:rsidR="004E548D" w:rsidRPr="00D2722D">
        <w:rPr>
          <w:rFonts w:ascii="Times New Roman" w:hAnsi="Times New Roman" w:cs="Times New Roman"/>
          <w:noProof/>
          <w:sz w:val="24"/>
          <w:szCs w:val="24"/>
        </w:rPr>
        <w:t>Persson Waller et al. (2023)</w:t>
      </w:r>
      <w:r w:rsidRPr="00D2722D">
        <w:rPr>
          <w:rFonts w:ascii="Times New Roman" w:hAnsi="Times New Roman" w:cs="Times New Roman"/>
          <w:sz w:val="24"/>
          <w:szCs w:val="24"/>
        </w:rPr>
        <w:t xml:space="preserve"> found that </w:t>
      </w:r>
      <w:proofErr w:type="spellStart"/>
      <w:r w:rsidRPr="00D2722D">
        <w:rPr>
          <w:rFonts w:ascii="Times New Roman" w:hAnsi="Times New Roman" w:cs="Times New Roman"/>
          <w:i/>
          <w:iCs/>
          <w:sz w:val="24"/>
          <w:szCs w:val="24"/>
        </w:rPr>
        <w:t>blaZ</w:t>
      </w:r>
      <w:proofErr w:type="spellEnd"/>
      <w:r w:rsidRPr="00D2722D">
        <w:rPr>
          <w:rFonts w:ascii="Times New Roman" w:hAnsi="Times New Roman" w:cs="Times New Roman"/>
          <w:sz w:val="24"/>
          <w:szCs w:val="24"/>
        </w:rPr>
        <w:t xml:space="preserve"> was significantly more common among </w:t>
      </w:r>
      <w:r w:rsidRPr="00D2722D">
        <w:rPr>
          <w:rFonts w:ascii="Times New Roman" w:hAnsi="Times New Roman" w:cs="Times New Roman"/>
          <w:i/>
          <w:iCs/>
          <w:sz w:val="24"/>
          <w:szCs w:val="24"/>
        </w:rPr>
        <w:t>S. chromogenes</w:t>
      </w:r>
      <w:r w:rsidRPr="00D2722D">
        <w:rPr>
          <w:rFonts w:ascii="Times New Roman" w:hAnsi="Times New Roman" w:cs="Times New Roman"/>
          <w:sz w:val="24"/>
          <w:szCs w:val="24"/>
        </w:rPr>
        <w:t xml:space="preserve"> strains belonging to 2 specific clusters of strain types vs. strains belonging to other clusters.</w:t>
      </w:r>
    </w:p>
    <w:p w14:paraId="044F6292" w14:textId="775F96F4" w:rsidR="00FB2779" w:rsidRPr="00D2722D" w:rsidRDefault="00B5247C"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As</w:t>
      </w:r>
      <w:r w:rsidR="00A65CEC" w:rsidRPr="00D2722D">
        <w:rPr>
          <w:rFonts w:ascii="Times New Roman" w:hAnsi="Times New Roman" w:cs="Times New Roman"/>
          <w:sz w:val="24"/>
          <w:szCs w:val="24"/>
        </w:rPr>
        <w:t xml:space="preserve"> AMR</w:t>
      </w:r>
      <w:r w:rsidR="00042C91" w:rsidRPr="00D2722D">
        <w:rPr>
          <w:rFonts w:ascii="Times New Roman" w:hAnsi="Times New Roman" w:cs="Times New Roman"/>
          <w:sz w:val="24"/>
          <w:szCs w:val="24"/>
        </w:rPr>
        <w:t xml:space="preserve"> carriage differs by species,</w:t>
      </w:r>
      <w:r w:rsidR="009B0F6A" w:rsidRPr="00D2722D">
        <w:rPr>
          <w:rFonts w:ascii="Times New Roman" w:hAnsi="Times New Roman" w:cs="Times New Roman"/>
          <w:sz w:val="24"/>
          <w:szCs w:val="24"/>
        </w:rPr>
        <w:t xml:space="preserve"> </w:t>
      </w:r>
      <w:r w:rsidR="00CF47FF" w:rsidRPr="00D2722D">
        <w:rPr>
          <w:rFonts w:ascii="Times New Roman" w:hAnsi="Times New Roman" w:cs="Times New Roman"/>
          <w:sz w:val="24"/>
          <w:szCs w:val="24"/>
        </w:rPr>
        <w:t xml:space="preserve">the </w:t>
      </w:r>
      <w:proofErr w:type="gramStart"/>
      <w:r w:rsidR="00CF47FF" w:rsidRPr="00D2722D">
        <w:rPr>
          <w:rFonts w:ascii="Times New Roman" w:hAnsi="Times New Roman" w:cs="Times New Roman"/>
          <w:sz w:val="24"/>
          <w:szCs w:val="24"/>
        </w:rPr>
        <w:t xml:space="preserve">particular </w:t>
      </w:r>
      <w:r w:rsidR="00D67BE4" w:rsidRPr="00D2722D">
        <w:rPr>
          <w:rFonts w:ascii="Times New Roman" w:hAnsi="Times New Roman" w:cs="Times New Roman"/>
          <w:sz w:val="24"/>
          <w:szCs w:val="24"/>
        </w:rPr>
        <w:t>diversity</w:t>
      </w:r>
      <w:proofErr w:type="gramEnd"/>
      <w:r w:rsidR="00D67BE4" w:rsidRPr="00D2722D">
        <w:rPr>
          <w:rFonts w:ascii="Times New Roman" w:hAnsi="Times New Roman" w:cs="Times New Roman"/>
          <w:sz w:val="24"/>
          <w:szCs w:val="24"/>
        </w:rPr>
        <w:t xml:space="preserve"> of </w:t>
      </w:r>
      <w:r w:rsidRPr="00D2722D">
        <w:rPr>
          <w:rFonts w:ascii="Times New Roman" w:hAnsi="Times New Roman" w:cs="Times New Roman"/>
          <w:sz w:val="24"/>
          <w:szCs w:val="24"/>
        </w:rPr>
        <w:t>NASM</w:t>
      </w:r>
      <w:r w:rsidR="006D50DB" w:rsidRPr="00D2722D">
        <w:rPr>
          <w:rFonts w:ascii="Times New Roman" w:hAnsi="Times New Roman" w:cs="Times New Roman"/>
          <w:sz w:val="24"/>
          <w:szCs w:val="24"/>
        </w:rPr>
        <w:t xml:space="preserve"> responsible for</w:t>
      </w:r>
      <w:r w:rsidR="00D67BE4" w:rsidRPr="00D2722D">
        <w:rPr>
          <w:rFonts w:ascii="Times New Roman" w:hAnsi="Times New Roman" w:cs="Times New Roman"/>
          <w:sz w:val="24"/>
          <w:szCs w:val="24"/>
        </w:rPr>
        <w:t xml:space="preserve"> causing</w:t>
      </w:r>
      <w:r w:rsidR="006D50DB" w:rsidRPr="00D2722D">
        <w:rPr>
          <w:rFonts w:ascii="Times New Roman" w:hAnsi="Times New Roman" w:cs="Times New Roman"/>
          <w:sz w:val="24"/>
          <w:szCs w:val="24"/>
        </w:rPr>
        <w:t xml:space="preserve"> IMI</w:t>
      </w:r>
      <w:r w:rsidR="00CF47FF" w:rsidRPr="00D2722D">
        <w:rPr>
          <w:rFonts w:ascii="Times New Roman" w:hAnsi="Times New Roman" w:cs="Times New Roman"/>
          <w:sz w:val="24"/>
          <w:szCs w:val="24"/>
        </w:rPr>
        <w:t xml:space="preserve"> on a farm</w:t>
      </w:r>
      <w:r w:rsidR="001232D9" w:rsidRPr="00D2722D">
        <w:rPr>
          <w:rFonts w:ascii="Times New Roman" w:hAnsi="Times New Roman" w:cs="Times New Roman"/>
          <w:sz w:val="24"/>
          <w:szCs w:val="24"/>
        </w:rPr>
        <w:t xml:space="preserve"> will </w:t>
      </w:r>
      <w:r w:rsidR="00786177" w:rsidRPr="00D2722D">
        <w:rPr>
          <w:rFonts w:ascii="Times New Roman" w:hAnsi="Times New Roman" w:cs="Times New Roman"/>
          <w:sz w:val="24"/>
          <w:szCs w:val="24"/>
        </w:rPr>
        <w:t>partly determine</w:t>
      </w:r>
      <w:r w:rsidR="001232D9" w:rsidRPr="00D2722D">
        <w:rPr>
          <w:rFonts w:ascii="Times New Roman" w:hAnsi="Times New Roman" w:cs="Times New Roman"/>
          <w:sz w:val="24"/>
          <w:szCs w:val="24"/>
        </w:rPr>
        <w:t xml:space="preserve"> the</w:t>
      </w:r>
      <w:r w:rsidR="006D50DB" w:rsidRPr="00D2722D">
        <w:rPr>
          <w:rFonts w:ascii="Times New Roman" w:hAnsi="Times New Roman" w:cs="Times New Roman"/>
          <w:sz w:val="24"/>
          <w:szCs w:val="24"/>
        </w:rPr>
        <w:t xml:space="preserve"> observed</w:t>
      </w:r>
      <w:r w:rsidR="001232D9" w:rsidRPr="00D2722D">
        <w:rPr>
          <w:rFonts w:ascii="Times New Roman" w:hAnsi="Times New Roman" w:cs="Times New Roman"/>
          <w:sz w:val="24"/>
          <w:szCs w:val="24"/>
        </w:rPr>
        <w:t xml:space="preserve"> herd-level resistance pattern</w:t>
      </w:r>
      <w:r w:rsidR="006D50DB" w:rsidRPr="00D2722D">
        <w:rPr>
          <w:rFonts w:ascii="Times New Roman" w:hAnsi="Times New Roman" w:cs="Times New Roman"/>
          <w:sz w:val="24"/>
          <w:szCs w:val="24"/>
        </w:rPr>
        <w:t>.</w:t>
      </w:r>
      <w:r w:rsidR="00551E76" w:rsidRPr="00D2722D">
        <w:rPr>
          <w:rFonts w:ascii="Times New Roman" w:hAnsi="Times New Roman" w:cs="Times New Roman"/>
          <w:sz w:val="24"/>
          <w:szCs w:val="24"/>
        </w:rPr>
        <w:t xml:space="preserve"> </w:t>
      </w:r>
      <w:r w:rsidR="00DB68D5" w:rsidRPr="00D2722D">
        <w:rPr>
          <w:rFonts w:ascii="Times New Roman" w:hAnsi="Times New Roman" w:cs="Times New Roman"/>
          <w:sz w:val="24"/>
          <w:szCs w:val="24"/>
        </w:rPr>
        <w:t>Various</w:t>
      </w:r>
      <w:r w:rsidR="00FB2779" w:rsidRPr="00D2722D">
        <w:rPr>
          <w:rFonts w:ascii="Times New Roman" w:hAnsi="Times New Roman" w:cs="Times New Roman"/>
          <w:sz w:val="24"/>
          <w:szCs w:val="24"/>
        </w:rPr>
        <w:t xml:space="preserve"> regional and herd-level risk</w:t>
      </w:r>
      <w:r w:rsidR="00F9507C" w:rsidRPr="00D2722D">
        <w:rPr>
          <w:rFonts w:ascii="Times New Roman" w:hAnsi="Times New Roman" w:cs="Times New Roman"/>
          <w:sz w:val="24"/>
          <w:szCs w:val="24"/>
        </w:rPr>
        <w:t xml:space="preserve"> </w:t>
      </w:r>
      <w:r w:rsidR="00FB2779" w:rsidRPr="00D2722D">
        <w:rPr>
          <w:rFonts w:ascii="Times New Roman" w:hAnsi="Times New Roman" w:cs="Times New Roman"/>
          <w:sz w:val="24"/>
          <w:szCs w:val="24"/>
        </w:rPr>
        <w:t xml:space="preserve">factors have been identified explaining some of the diversity and prevalence of different NASM associated with mastitis and </w:t>
      </w:r>
      <w:r w:rsidR="00F61CC5" w:rsidRPr="00D2722D">
        <w:rPr>
          <w:rFonts w:ascii="Times New Roman" w:hAnsi="Times New Roman" w:cs="Times New Roman"/>
          <w:sz w:val="24"/>
          <w:szCs w:val="24"/>
        </w:rPr>
        <w:t>BTM</w:t>
      </w:r>
      <w:r w:rsidR="00FB2779" w:rsidRPr="00D2722D">
        <w:rPr>
          <w:rFonts w:ascii="Times New Roman" w:hAnsi="Times New Roman" w:cs="Times New Roman"/>
          <w:sz w:val="24"/>
          <w:szCs w:val="24"/>
        </w:rPr>
        <w:t xml:space="preserve">. Different times of year were associated with higher likelihood of IMI for </w:t>
      </w:r>
      <w:r w:rsidR="00FB2779" w:rsidRPr="00D2722D">
        <w:rPr>
          <w:rFonts w:ascii="Times New Roman" w:hAnsi="Times New Roman" w:cs="Times New Roman"/>
          <w:i/>
          <w:iCs/>
          <w:sz w:val="24"/>
          <w:szCs w:val="24"/>
        </w:rPr>
        <w:t xml:space="preserve">S. chromogenes, S. </w:t>
      </w:r>
      <w:proofErr w:type="spellStart"/>
      <w:r w:rsidR="00FB2779" w:rsidRPr="00D2722D">
        <w:rPr>
          <w:rFonts w:ascii="Times New Roman" w:hAnsi="Times New Roman" w:cs="Times New Roman"/>
          <w:i/>
          <w:iCs/>
          <w:sz w:val="24"/>
          <w:szCs w:val="24"/>
        </w:rPr>
        <w:t>haemolyticus</w:t>
      </w:r>
      <w:proofErr w:type="spellEnd"/>
      <w:r w:rsidR="00FB2779" w:rsidRPr="00D2722D">
        <w:rPr>
          <w:rFonts w:ascii="Times New Roman" w:hAnsi="Times New Roman" w:cs="Times New Roman"/>
          <w:i/>
          <w:iCs/>
          <w:sz w:val="24"/>
          <w:szCs w:val="24"/>
        </w:rPr>
        <w:t xml:space="preserve">, S. </w:t>
      </w:r>
      <w:proofErr w:type="spellStart"/>
      <w:r w:rsidR="00FB2779" w:rsidRPr="00D2722D">
        <w:rPr>
          <w:rFonts w:ascii="Times New Roman" w:hAnsi="Times New Roman" w:cs="Times New Roman"/>
          <w:i/>
          <w:iCs/>
          <w:sz w:val="24"/>
          <w:szCs w:val="24"/>
        </w:rPr>
        <w:t>xylosus</w:t>
      </w:r>
      <w:proofErr w:type="spellEnd"/>
      <w:r w:rsidR="00FB2779" w:rsidRPr="00D2722D">
        <w:rPr>
          <w:rFonts w:ascii="Times New Roman" w:hAnsi="Times New Roman" w:cs="Times New Roman"/>
          <w:i/>
          <w:iCs/>
          <w:sz w:val="24"/>
          <w:szCs w:val="24"/>
        </w:rPr>
        <w:t xml:space="preserve">, </w:t>
      </w:r>
      <w:r w:rsidR="00FB2779" w:rsidRPr="00D2722D">
        <w:rPr>
          <w:rFonts w:ascii="Times New Roman" w:hAnsi="Times New Roman" w:cs="Times New Roman"/>
          <w:sz w:val="24"/>
          <w:szCs w:val="24"/>
        </w:rPr>
        <w:t xml:space="preserve">and </w:t>
      </w:r>
      <w:r w:rsidR="00FB2779" w:rsidRPr="00D2722D">
        <w:rPr>
          <w:rFonts w:ascii="Times New Roman" w:hAnsi="Times New Roman" w:cs="Times New Roman"/>
          <w:i/>
          <w:iCs/>
          <w:sz w:val="24"/>
          <w:szCs w:val="24"/>
        </w:rPr>
        <w:t xml:space="preserve">S. </w:t>
      </w:r>
      <w:proofErr w:type="spellStart"/>
      <w:r w:rsidR="00FB2779" w:rsidRPr="00D2722D">
        <w:rPr>
          <w:rFonts w:ascii="Times New Roman" w:hAnsi="Times New Roman" w:cs="Times New Roman"/>
          <w:i/>
          <w:iCs/>
          <w:sz w:val="24"/>
          <w:szCs w:val="24"/>
        </w:rPr>
        <w:t>warneri</w:t>
      </w:r>
      <w:proofErr w:type="spellEnd"/>
      <w:r w:rsidR="00FB2779" w:rsidRPr="00D2722D">
        <w:rPr>
          <w:rFonts w:ascii="Times New Roman" w:hAnsi="Times New Roman" w:cs="Times New Roman"/>
          <w:i/>
          <w:iCs/>
          <w:sz w:val="24"/>
          <w:szCs w:val="24"/>
        </w:rPr>
        <w:t xml:space="preserve"> </w:t>
      </w:r>
      <w:r w:rsidR="00FB2779" w:rsidRPr="00D2722D">
        <w:rPr>
          <w:rFonts w:ascii="Times New Roman" w:hAnsi="Times New Roman" w:cs="Times New Roman"/>
          <w:sz w:val="24"/>
          <w:szCs w:val="24"/>
        </w:rPr>
        <w:t xml:space="preserve">in </w:t>
      </w:r>
      <w:r w:rsidR="004E548D" w:rsidRPr="00D2722D">
        <w:rPr>
          <w:rFonts w:ascii="Times New Roman" w:hAnsi="Times New Roman" w:cs="Times New Roman"/>
          <w:noProof/>
          <w:sz w:val="24"/>
          <w:szCs w:val="24"/>
        </w:rPr>
        <w:t>Dolder et al. (2017)</w:t>
      </w:r>
      <w:r w:rsidR="00FB2779" w:rsidRPr="00D2722D">
        <w:rPr>
          <w:rFonts w:ascii="Times New Roman" w:hAnsi="Times New Roman" w:cs="Times New Roman"/>
          <w:sz w:val="24"/>
          <w:szCs w:val="24"/>
        </w:rPr>
        <w:t xml:space="preserve">, and </w:t>
      </w:r>
      <w:r w:rsidR="00FB2779" w:rsidRPr="00D2722D">
        <w:rPr>
          <w:rFonts w:ascii="Times New Roman" w:hAnsi="Times New Roman" w:cs="Times New Roman"/>
          <w:i/>
          <w:iCs/>
          <w:sz w:val="24"/>
          <w:szCs w:val="24"/>
        </w:rPr>
        <w:t xml:space="preserve">S. </w:t>
      </w:r>
      <w:proofErr w:type="spellStart"/>
      <w:r w:rsidR="00FB2779" w:rsidRPr="00D2722D">
        <w:rPr>
          <w:rFonts w:ascii="Times New Roman" w:hAnsi="Times New Roman" w:cs="Times New Roman"/>
          <w:i/>
          <w:iCs/>
          <w:sz w:val="24"/>
          <w:szCs w:val="24"/>
        </w:rPr>
        <w:t>cohnii</w:t>
      </w:r>
      <w:proofErr w:type="spellEnd"/>
      <w:r w:rsidR="00FB2779" w:rsidRPr="00D2722D">
        <w:rPr>
          <w:rFonts w:ascii="Times New Roman" w:hAnsi="Times New Roman" w:cs="Times New Roman"/>
          <w:i/>
          <w:iCs/>
          <w:sz w:val="24"/>
          <w:szCs w:val="24"/>
        </w:rPr>
        <w:t xml:space="preserve">, S. </w:t>
      </w:r>
      <w:proofErr w:type="spellStart"/>
      <w:r w:rsidR="00FB2779" w:rsidRPr="00D2722D">
        <w:rPr>
          <w:rFonts w:ascii="Times New Roman" w:hAnsi="Times New Roman" w:cs="Times New Roman"/>
          <w:i/>
          <w:iCs/>
          <w:sz w:val="24"/>
          <w:szCs w:val="24"/>
        </w:rPr>
        <w:t>simulans</w:t>
      </w:r>
      <w:proofErr w:type="spellEnd"/>
      <w:r w:rsidR="00FB2779" w:rsidRPr="00D2722D">
        <w:rPr>
          <w:rFonts w:ascii="Times New Roman" w:hAnsi="Times New Roman" w:cs="Times New Roman"/>
          <w:i/>
          <w:iCs/>
          <w:sz w:val="24"/>
          <w:szCs w:val="24"/>
        </w:rPr>
        <w:t xml:space="preserve">, S. </w:t>
      </w:r>
      <w:proofErr w:type="spellStart"/>
      <w:r w:rsidR="00FB2779" w:rsidRPr="00D2722D">
        <w:rPr>
          <w:rFonts w:ascii="Times New Roman" w:hAnsi="Times New Roman" w:cs="Times New Roman"/>
          <w:i/>
          <w:iCs/>
          <w:sz w:val="24"/>
          <w:szCs w:val="24"/>
        </w:rPr>
        <w:t>sciuri</w:t>
      </w:r>
      <w:proofErr w:type="spellEnd"/>
      <w:r w:rsidR="00FB2779" w:rsidRPr="00D2722D">
        <w:rPr>
          <w:rFonts w:ascii="Times New Roman" w:hAnsi="Times New Roman" w:cs="Times New Roman"/>
          <w:sz w:val="24"/>
          <w:szCs w:val="24"/>
        </w:rPr>
        <w:t xml:space="preserve"> in BTM in </w:t>
      </w:r>
      <w:r w:rsidR="004E548D" w:rsidRPr="00D2722D">
        <w:rPr>
          <w:rFonts w:ascii="Times New Roman" w:hAnsi="Times New Roman" w:cs="Times New Roman"/>
          <w:noProof/>
          <w:sz w:val="24"/>
          <w:szCs w:val="24"/>
        </w:rPr>
        <w:t>De Visscher et al. (2017)</w:t>
      </w:r>
      <w:r w:rsidR="00FB2779" w:rsidRPr="00D2722D">
        <w:rPr>
          <w:rFonts w:ascii="Times New Roman" w:hAnsi="Times New Roman" w:cs="Times New Roman"/>
          <w:sz w:val="24"/>
          <w:szCs w:val="24"/>
        </w:rPr>
        <w:t xml:space="preserve">. Geographical differences in NASM species diversity among quartermilk samples </w:t>
      </w:r>
      <w:r w:rsidR="0016764D" w:rsidRPr="00D2722D">
        <w:rPr>
          <w:rFonts w:ascii="Times New Roman" w:hAnsi="Times New Roman" w:cs="Times New Roman"/>
          <w:sz w:val="24"/>
          <w:szCs w:val="24"/>
        </w:rPr>
        <w:t>were found</w:t>
      </w:r>
      <w:r w:rsidR="00FB2779" w:rsidRPr="00D2722D">
        <w:rPr>
          <w:rFonts w:ascii="Times New Roman" w:hAnsi="Times New Roman" w:cs="Times New Roman"/>
          <w:sz w:val="24"/>
          <w:szCs w:val="24"/>
        </w:rPr>
        <w:t xml:space="preserve"> between 4 regions in Canada </w:t>
      </w:r>
      <w:r w:rsidR="004E548D" w:rsidRPr="00D2722D">
        <w:rPr>
          <w:rFonts w:ascii="Times New Roman" w:hAnsi="Times New Roman" w:cs="Times New Roman"/>
          <w:noProof/>
          <w:sz w:val="24"/>
          <w:szCs w:val="24"/>
        </w:rPr>
        <w:t>(Condas et al., 2017a)</w:t>
      </w:r>
      <w:r w:rsidR="00FB2779" w:rsidRPr="00D2722D">
        <w:rPr>
          <w:rFonts w:ascii="Times New Roman" w:hAnsi="Times New Roman" w:cs="Times New Roman"/>
          <w:sz w:val="24"/>
          <w:szCs w:val="24"/>
        </w:rPr>
        <w:t xml:space="preserve"> and 4 states in the US </w:t>
      </w:r>
      <w:r w:rsidR="004E548D" w:rsidRPr="00D2722D">
        <w:rPr>
          <w:rFonts w:ascii="Times New Roman" w:hAnsi="Times New Roman" w:cs="Times New Roman"/>
          <w:noProof/>
          <w:sz w:val="24"/>
          <w:szCs w:val="24"/>
        </w:rPr>
        <w:t>(Jenkins et al., 2019)</w:t>
      </w:r>
      <w:r w:rsidR="00FB2779" w:rsidRPr="00D2722D">
        <w:rPr>
          <w:rFonts w:ascii="Times New Roman" w:hAnsi="Times New Roman" w:cs="Times New Roman"/>
          <w:sz w:val="24"/>
          <w:szCs w:val="24"/>
        </w:rPr>
        <w:t xml:space="preserve">. </w:t>
      </w:r>
      <w:r w:rsidR="00BA3337" w:rsidRPr="00D2722D">
        <w:rPr>
          <w:rFonts w:ascii="Times New Roman" w:hAnsi="Times New Roman" w:cs="Times New Roman"/>
          <w:sz w:val="24"/>
          <w:szCs w:val="24"/>
        </w:rPr>
        <w:t xml:space="preserve">It is difficult to discern whether these differences are truly a function of geographical </w:t>
      </w:r>
      <w:proofErr w:type="gramStart"/>
      <w:r w:rsidR="00BA3337" w:rsidRPr="00D2722D">
        <w:rPr>
          <w:rFonts w:ascii="Times New Roman" w:hAnsi="Times New Roman" w:cs="Times New Roman"/>
          <w:sz w:val="24"/>
          <w:szCs w:val="24"/>
        </w:rPr>
        <w:t>variation, or</w:t>
      </w:r>
      <w:proofErr w:type="gramEnd"/>
      <w:r w:rsidR="00BA3337" w:rsidRPr="00D2722D">
        <w:rPr>
          <w:rFonts w:ascii="Times New Roman" w:hAnsi="Times New Roman" w:cs="Times New Roman"/>
          <w:sz w:val="24"/>
          <w:szCs w:val="24"/>
        </w:rPr>
        <w:t xml:space="preserve"> result from farms in a region sharing a similar suite of management practices leading to similar NASM species prevalence and diversity in a herd. </w:t>
      </w:r>
      <w:r w:rsidR="00FB2779" w:rsidRPr="00D2722D">
        <w:rPr>
          <w:rFonts w:ascii="Times New Roman" w:hAnsi="Times New Roman" w:cs="Times New Roman"/>
          <w:sz w:val="24"/>
          <w:szCs w:val="24"/>
        </w:rPr>
        <w:t xml:space="preserve">Although </w:t>
      </w:r>
      <w:r w:rsidR="00FB2779" w:rsidRPr="00D2722D">
        <w:rPr>
          <w:rFonts w:ascii="Times New Roman" w:hAnsi="Times New Roman" w:cs="Times New Roman"/>
          <w:i/>
          <w:iCs/>
          <w:sz w:val="24"/>
          <w:szCs w:val="24"/>
        </w:rPr>
        <w:t>S. chromogenes</w:t>
      </w:r>
      <w:r w:rsidR="00FB2779" w:rsidRPr="00D2722D">
        <w:rPr>
          <w:rFonts w:ascii="Times New Roman" w:hAnsi="Times New Roman" w:cs="Times New Roman"/>
          <w:sz w:val="24"/>
          <w:szCs w:val="24"/>
        </w:rPr>
        <w:t xml:space="preserve"> is the dominant species causing IMI in many countries (as summarized in De Buck et al., 2021), </w:t>
      </w:r>
      <w:r w:rsidR="00FB2779" w:rsidRPr="00D2722D">
        <w:rPr>
          <w:rFonts w:ascii="Times New Roman" w:hAnsi="Times New Roman" w:cs="Times New Roman"/>
          <w:i/>
          <w:iCs/>
          <w:sz w:val="24"/>
          <w:szCs w:val="24"/>
        </w:rPr>
        <w:t xml:space="preserve">S. epidermidis </w:t>
      </w:r>
      <w:r w:rsidR="00FB2779" w:rsidRPr="00D2722D">
        <w:rPr>
          <w:rFonts w:ascii="Times New Roman" w:hAnsi="Times New Roman" w:cs="Times New Roman"/>
          <w:sz w:val="24"/>
          <w:szCs w:val="24"/>
        </w:rPr>
        <w:t xml:space="preserve">(closely followed by </w:t>
      </w:r>
      <w:r w:rsidR="00FB2779" w:rsidRPr="00D2722D">
        <w:rPr>
          <w:rFonts w:ascii="Times New Roman" w:hAnsi="Times New Roman" w:cs="Times New Roman"/>
          <w:i/>
          <w:iCs/>
          <w:sz w:val="24"/>
          <w:szCs w:val="24"/>
        </w:rPr>
        <w:t xml:space="preserve">S. </w:t>
      </w:r>
      <w:proofErr w:type="spellStart"/>
      <w:r w:rsidR="00FB2779" w:rsidRPr="00D2722D">
        <w:rPr>
          <w:rFonts w:ascii="Times New Roman" w:hAnsi="Times New Roman" w:cs="Times New Roman"/>
          <w:i/>
          <w:iCs/>
          <w:sz w:val="24"/>
          <w:szCs w:val="24"/>
        </w:rPr>
        <w:t>simulans</w:t>
      </w:r>
      <w:proofErr w:type="spellEnd"/>
      <w:r w:rsidR="00FB2779" w:rsidRPr="00D2722D">
        <w:rPr>
          <w:rFonts w:ascii="Times New Roman" w:hAnsi="Times New Roman" w:cs="Times New Roman"/>
          <w:sz w:val="24"/>
          <w:szCs w:val="24"/>
        </w:rPr>
        <w:t xml:space="preserve">) was the most </w:t>
      </w:r>
      <w:proofErr w:type="gramStart"/>
      <w:r w:rsidR="00FB2779" w:rsidRPr="00D2722D">
        <w:rPr>
          <w:rFonts w:ascii="Times New Roman" w:hAnsi="Times New Roman" w:cs="Times New Roman"/>
          <w:sz w:val="24"/>
          <w:szCs w:val="24"/>
        </w:rPr>
        <w:t>commonly-found</w:t>
      </w:r>
      <w:proofErr w:type="gramEnd"/>
      <w:r w:rsidR="00FB2779" w:rsidRPr="00D2722D">
        <w:rPr>
          <w:rFonts w:ascii="Times New Roman" w:hAnsi="Times New Roman" w:cs="Times New Roman"/>
          <w:sz w:val="24"/>
          <w:szCs w:val="24"/>
        </w:rPr>
        <w:t xml:space="preserve"> species in both a Finnish </w:t>
      </w:r>
      <w:r w:rsidR="004E548D" w:rsidRPr="00D2722D">
        <w:rPr>
          <w:rFonts w:ascii="Times New Roman" w:hAnsi="Times New Roman" w:cs="Times New Roman"/>
          <w:noProof/>
          <w:sz w:val="24"/>
          <w:szCs w:val="24"/>
        </w:rPr>
        <w:t>(Taponen et al., 2022)</w:t>
      </w:r>
      <w:r w:rsidR="00FB2779" w:rsidRPr="00D2722D">
        <w:rPr>
          <w:rFonts w:ascii="Times New Roman" w:hAnsi="Times New Roman" w:cs="Times New Roman"/>
          <w:sz w:val="24"/>
          <w:szCs w:val="24"/>
        </w:rPr>
        <w:t xml:space="preserve"> and a Swedish study </w:t>
      </w:r>
      <w:r w:rsidR="004E548D" w:rsidRPr="00D2722D">
        <w:rPr>
          <w:rFonts w:ascii="Times New Roman" w:hAnsi="Times New Roman" w:cs="Times New Roman"/>
          <w:noProof/>
          <w:sz w:val="24"/>
          <w:szCs w:val="24"/>
        </w:rPr>
        <w:t>(Nyman et al., 2018)</w:t>
      </w:r>
      <w:r w:rsidR="00FB2779" w:rsidRPr="00D2722D">
        <w:rPr>
          <w:rFonts w:ascii="Times New Roman" w:hAnsi="Times New Roman" w:cs="Times New Roman"/>
          <w:sz w:val="24"/>
          <w:szCs w:val="24"/>
        </w:rPr>
        <w:t xml:space="preserve">. At the herd level, facility type has been shown to explain some of the diversity of NASM species: </w:t>
      </w:r>
      <w:r w:rsidR="00DB0E78" w:rsidRPr="00D2722D">
        <w:rPr>
          <w:rFonts w:ascii="Times New Roman" w:hAnsi="Times New Roman" w:cs="Times New Roman"/>
          <w:sz w:val="24"/>
          <w:szCs w:val="24"/>
        </w:rPr>
        <w:t xml:space="preserve">cows from </w:t>
      </w:r>
      <w:r w:rsidR="00FB2779" w:rsidRPr="00D2722D">
        <w:rPr>
          <w:rFonts w:ascii="Times New Roman" w:hAnsi="Times New Roman" w:cs="Times New Roman"/>
          <w:sz w:val="24"/>
          <w:szCs w:val="24"/>
        </w:rPr>
        <w:t>herds using a tiestall barn</w:t>
      </w:r>
      <w:r w:rsidR="00E46387" w:rsidRPr="00D2722D">
        <w:rPr>
          <w:rFonts w:ascii="Times New Roman" w:hAnsi="Times New Roman" w:cs="Times New Roman"/>
          <w:sz w:val="24"/>
          <w:szCs w:val="24"/>
        </w:rPr>
        <w:t xml:space="preserve"> were more likely to have an </w:t>
      </w:r>
      <w:r w:rsidR="00FB2779" w:rsidRPr="00D2722D">
        <w:rPr>
          <w:rFonts w:ascii="Times New Roman" w:hAnsi="Times New Roman" w:cs="Times New Roman"/>
          <w:sz w:val="24"/>
          <w:szCs w:val="24"/>
        </w:rPr>
        <w:t xml:space="preserve">IMI due to </w:t>
      </w:r>
      <w:r w:rsidR="00FB2779" w:rsidRPr="00D2722D">
        <w:rPr>
          <w:rFonts w:ascii="Times New Roman" w:hAnsi="Times New Roman" w:cs="Times New Roman"/>
          <w:i/>
          <w:iCs/>
          <w:sz w:val="24"/>
          <w:szCs w:val="24"/>
        </w:rPr>
        <w:t xml:space="preserve">S. </w:t>
      </w:r>
      <w:proofErr w:type="spellStart"/>
      <w:r w:rsidR="00FB2779" w:rsidRPr="00D2722D">
        <w:rPr>
          <w:rFonts w:ascii="Times New Roman" w:hAnsi="Times New Roman" w:cs="Times New Roman"/>
          <w:i/>
          <w:iCs/>
          <w:sz w:val="24"/>
          <w:szCs w:val="24"/>
        </w:rPr>
        <w:t>simulans</w:t>
      </w:r>
      <w:proofErr w:type="spellEnd"/>
      <w:r w:rsidR="00FB2779" w:rsidRPr="00D2722D">
        <w:rPr>
          <w:rFonts w:ascii="Times New Roman" w:hAnsi="Times New Roman" w:cs="Times New Roman"/>
          <w:sz w:val="24"/>
          <w:szCs w:val="24"/>
        </w:rPr>
        <w:t xml:space="preserve">, </w:t>
      </w:r>
      <w:r w:rsidR="00FB2779" w:rsidRPr="00D2722D">
        <w:rPr>
          <w:rFonts w:ascii="Times New Roman" w:hAnsi="Times New Roman" w:cs="Times New Roman"/>
          <w:i/>
          <w:iCs/>
          <w:sz w:val="24"/>
          <w:szCs w:val="24"/>
        </w:rPr>
        <w:t xml:space="preserve">S. </w:t>
      </w:r>
      <w:proofErr w:type="spellStart"/>
      <w:r w:rsidR="00FB2779" w:rsidRPr="00D2722D">
        <w:rPr>
          <w:rFonts w:ascii="Times New Roman" w:hAnsi="Times New Roman" w:cs="Times New Roman"/>
          <w:i/>
          <w:iCs/>
          <w:sz w:val="24"/>
          <w:szCs w:val="24"/>
        </w:rPr>
        <w:t>xylosus</w:t>
      </w:r>
      <w:proofErr w:type="spellEnd"/>
      <w:r w:rsidR="00FB2779" w:rsidRPr="00D2722D">
        <w:rPr>
          <w:rFonts w:ascii="Times New Roman" w:hAnsi="Times New Roman" w:cs="Times New Roman"/>
          <w:i/>
          <w:iCs/>
          <w:sz w:val="24"/>
          <w:szCs w:val="24"/>
        </w:rPr>
        <w:t xml:space="preserve">, S. </w:t>
      </w:r>
      <w:proofErr w:type="spellStart"/>
      <w:r w:rsidR="00FB2779" w:rsidRPr="00D2722D">
        <w:rPr>
          <w:rFonts w:ascii="Times New Roman" w:hAnsi="Times New Roman" w:cs="Times New Roman"/>
          <w:i/>
          <w:iCs/>
          <w:sz w:val="24"/>
          <w:szCs w:val="24"/>
        </w:rPr>
        <w:t>cohnii</w:t>
      </w:r>
      <w:proofErr w:type="spellEnd"/>
      <w:r w:rsidR="00FB2779" w:rsidRPr="00D2722D">
        <w:rPr>
          <w:rFonts w:ascii="Times New Roman" w:hAnsi="Times New Roman" w:cs="Times New Roman"/>
          <w:i/>
          <w:iCs/>
          <w:sz w:val="24"/>
          <w:szCs w:val="24"/>
        </w:rPr>
        <w:t xml:space="preserve">, S. saprophyticus, S. capitis, </w:t>
      </w:r>
      <w:r w:rsidR="00FB2779" w:rsidRPr="00D2722D">
        <w:rPr>
          <w:rFonts w:ascii="Times New Roman" w:hAnsi="Times New Roman" w:cs="Times New Roman"/>
          <w:sz w:val="24"/>
          <w:szCs w:val="24"/>
        </w:rPr>
        <w:t xml:space="preserve">and </w:t>
      </w:r>
      <w:r w:rsidR="00FB2779" w:rsidRPr="00D2722D">
        <w:rPr>
          <w:rFonts w:ascii="Times New Roman" w:hAnsi="Times New Roman" w:cs="Times New Roman"/>
          <w:i/>
          <w:iCs/>
          <w:sz w:val="24"/>
          <w:szCs w:val="24"/>
        </w:rPr>
        <w:t xml:space="preserve">S. </w:t>
      </w:r>
      <w:proofErr w:type="spellStart"/>
      <w:r w:rsidR="00FB2779" w:rsidRPr="00D2722D">
        <w:rPr>
          <w:rFonts w:ascii="Times New Roman" w:hAnsi="Times New Roman" w:cs="Times New Roman"/>
          <w:i/>
          <w:iCs/>
          <w:sz w:val="24"/>
          <w:szCs w:val="24"/>
        </w:rPr>
        <w:t>arlettae</w:t>
      </w:r>
      <w:proofErr w:type="spellEnd"/>
      <w:r w:rsidR="00766EAD" w:rsidRPr="00D2722D">
        <w:rPr>
          <w:rFonts w:ascii="Times New Roman" w:hAnsi="Times New Roman" w:cs="Times New Roman"/>
          <w:sz w:val="24"/>
          <w:szCs w:val="24"/>
        </w:rPr>
        <w:t xml:space="preserve"> compared with other NASM species</w:t>
      </w:r>
      <w:r w:rsidR="00FB2779" w:rsidRPr="00D2722D">
        <w:rPr>
          <w:rFonts w:ascii="Times New Roman" w:hAnsi="Times New Roman" w:cs="Times New Roman"/>
          <w:sz w:val="24"/>
          <w:szCs w:val="24"/>
        </w:rPr>
        <w:t xml:space="preserve">, and </w:t>
      </w:r>
      <w:r w:rsidR="00DB0E78" w:rsidRPr="00D2722D">
        <w:rPr>
          <w:rFonts w:ascii="Times New Roman" w:hAnsi="Times New Roman" w:cs="Times New Roman"/>
          <w:sz w:val="24"/>
          <w:szCs w:val="24"/>
        </w:rPr>
        <w:t>less likely to have an IMI due to</w:t>
      </w:r>
      <w:r w:rsidR="00FB2779" w:rsidRPr="00D2722D">
        <w:rPr>
          <w:rFonts w:ascii="Times New Roman" w:hAnsi="Times New Roman" w:cs="Times New Roman"/>
          <w:sz w:val="24"/>
          <w:szCs w:val="24"/>
        </w:rPr>
        <w:t xml:space="preserve"> </w:t>
      </w:r>
      <w:r w:rsidR="00FB2779" w:rsidRPr="00D2722D">
        <w:rPr>
          <w:rFonts w:ascii="Times New Roman" w:hAnsi="Times New Roman" w:cs="Times New Roman"/>
          <w:i/>
          <w:iCs/>
          <w:sz w:val="24"/>
          <w:szCs w:val="24"/>
        </w:rPr>
        <w:t xml:space="preserve">S. epidermidis </w:t>
      </w:r>
      <w:r w:rsidR="004E548D" w:rsidRPr="00D2722D">
        <w:rPr>
          <w:rFonts w:ascii="Times New Roman" w:hAnsi="Times New Roman" w:cs="Times New Roman"/>
          <w:noProof/>
          <w:sz w:val="24"/>
          <w:szCs w:val="24"/>
        </w:rPr>
        <w:t>(Condas et al., 2017a)</w:t>
      </w:r>
      <w:r w:rsidR="00FB2779" w:rsidRPr="00D2722D">
        <w:rPr>
          <w:rFonts w:ascii="Times New Roman" w:hAnsi="Times New Roman" w:cs="Times New Roman"/>
          <w:i/>
          <w:iCs/>
          <w:sz w:val="24"/>
          <w:szCs w:val="24"/>
        </w:rPr>
        <w:t>.</w:t>
      </w:r>
      <w:r w:rsidR="00FB2779" w:rsidRPr="00D2722D">
        <w:rPr>
          <w:rFonts w:ascii="Times New Roman" w:hAnsi="Times New Roman" w:cs="Times New Roman"/>
          <w:sz w:val="24"/>
          <w:szCs w:val="24"/>
        </w:rPr>
        <w:t xml:space="preserve"> </w:t>
      </w:r>
      <w:r w:rsidR="00766EAD" w:rsidRPr="00D2722D">
        <w:rPr>
          <w:rFonts w:ascii="Times New Roman" w:hAnsi="Times New Roman" w:cs="Times New Roman"/>
          <w:sz w:val="24"/>
          <w:szCs w:val="24"/>
        </w:rPr>
        <w:t>Cows from h</w:t>
      </w:r>
      <w:r w:rsidR="00FB2779" w:rsidRPr="00D2722D">
        <w:rPr>
          <w:rFonts w:ascii="Times New Roman" w:hAnsi="Times New Roman" w:cs="Times New Roman"/>
          <w:sz w:val="24"/>
          <w:szCs w:val="24"/>
        </w:rPr>
        <w:t xml:space="preserve">erds in Canada using a </w:t>
      </w:r>
      <w:r w:rsidR="00FB2779" w:rsidRPr="00D2722D">
        <w:rPr>
          <w:rFonts w:ascii="Times New Roman" w:hAnsi="Times New Roman" w:cs="Times New Roman"/>
          <w:sz w:val="24"/>
          <w:szCs w:val="24"/>
        </w:rPr>
        <w:lastRenderedPageBreak/>
        <w:t xml:space="preserve">bedded pack system </w:t>
      </w:r>
      <w:r w:rsidR="00F50419" w:rsidRPr="00D2722D">
        <w:rPr>
          <w:rFonts w:ascii="Times New Roman" w:hAnsi="Times New Roman" w:cs="Times New Roman"/>
          <w:sz w:val="24"/>
          <w:szCs w:val="24"/>
        </w:rPr>
        <w:t>had a</w:t>
      </w:r>
      <w:r w:rsidR="00FB2779" w:rsidRPr="00D2722D">
        <w:rPr>
          <w:rFonts w:ascii="Times New Roman" w:hAnsi="Times New Roman" w:cs="Times New Roman"/>
          <w:sz w:val="24"/>
          <w:szCs w:val="24"/>
        </w:rPr>
        <w:t xml:space="preserve"> higher relative risk for IMI due to </w:t>
      </w:r>
      <w:r w:rsidR="00FB2779" w:rsidRPr="00D2722D">
        <w:rPr>
          <w:rFonts w:ascii="Times New Roman" w:hAnsi="Times New Roman" w:cs="Times New Roman"/>
          <w:i/>
          <w:iCs/>
          <w:sz w:val="24"/>
          <w:szCs w:val="24"/>
        </w:rPr>
        <w:t xml:space="preserve">S. chromogenes </w:t>
      </w:r>
      <w:r w:rsidR="00FB2779" w:rsidRPr="00D2722D">
        <w:rPr>
          <w:rFonts w:ascii="Times New Roman" w:hAnsi="Times New Roman" w:cs="Times New Roman"/>
          <w:sz w:val="24"/>
          <w:szCs w:val="24"/>
        </w:rPr>
        <w:t xml:space="preserve">and </w:t>
      </w:r>
      <w:r w:rsidR="00FB2779" w:rsidRPr="00D2722D">
        <w:rPr>
          <w:rFonts w:ascii="Times New Roman" w:hAnsi="Times New Roman" w:cs="Times New Roman"/>
          <w:i/>
          <w:iCs/>
          <w:sz w:val="24"/>
          <w:szCs w:val="24"/>
        </w:rPr>
        <w:t xml:space="preserve">S. </w:t>
      </w:r>
      <w:proofErr w:type="spellStart"/>
      <w:r w:rsidR="00FB2779" w:rsidRPr="00D2722D">
        <w:rPr>
          <w:rFonts w:ascii="Times New Roman" w:hAnsi="Times New Roman" w:cs="Times New Roman"/>
          <w:i/>
          <w:iCs/>
          <w:sz w:val="24"/>
          <w:szCs w:val="24"/>
        </w:rPr>
        <w:t>sciuri</w:t>
      </w:r>
      <w:proofErr w:type="spellEnd"/>
      <w:r w:rsidR="00FB2779" w:rsidRPr="00D2722D">
        <w:rPr>
          <w:rFonts w:ascii="Times New Roman" w:hAnsi="Times New Roman" w:cs="Times New Roman"/>
          <w:i/>
          <w:iCs/>
          <w:sz w:val="24"/>
          <w:szCs w:val="24"/>
        </w:rPr>
        <w:t xml:space="preserve"> </w:t>
      </w:r>
      <w:r w:rsidR="00F50419" w:rsidRPr="00D2722D">
        <w:rPr>
          <w:rFonts w:ascii="Times New Roman" w:hAnsi="Times New Roman" w:cs="Times New Roman"/>
          <w:sz w:val="24"/>
          <w:szCs w:val="24"/>
        </w:rPr>
        <w:t xml:space="preserve">vs. other NASM </w:t>
      </w:r>
      <w:r w:rsidR="004E548D" w:rsidRPr="00D2722D">
        <w:rPr>
          <w:rFonts w:ascii="Times New Roman" w:hAnsi="Times New Roman" w:cs="Times New Roman"/>
          <w:noProof/>
          <w:sz w:val="24"/>
          <w:szCs w:val="24"/>
        </w:rPr>
        <w:t>(Condas et al., 2017a)</w:t>
      </w:r>
      <w:r w:rsidR="00FB2779" w:rsidRPr="00D2722D">
        <w:rPr>
          <w:rFonts w:ascii="Times New Roman" w:hAnsi="Times New Roman" w:cs="Times New Roman"/>
          <w:sz w:val="24"/>
          <w:szCs w:val="24"/>
        </w:rPr>
        <w:t xml:space="preserve">, while </w:t>
      </w:r>
      <w:r w:rsidR="004E548D" w:rsidRPr="00D2722D">
        <w:rPr>
          <w:rFonts w:ascii="Times New Roman" w:hAnsi="Times New Roman" w:cs="Times New Roman"/>
          <w:noProof/>
          <w:sz w:val="24"/>
          <w:szCs w:val="24"/>
        </w:rPr>
        <w:t>Adkins et al. (2022)</w:t>
      </w:r>
      <w:r w:rsidR="00FB2779" w:rsidRPr="00D2722D">
        <w:rPr>
          <w:rFonts w:ascii="Times New Roman" w:hAnsi="Times New Roman" w:cs="Times New Roman"/>
          <w:sz w:val="24"/>
          <w:szCs w:val="24"/>
        </w:rPr>
        <w:t xml:space="preserve"> found </w:t>
      </w:r>
      <w:r w:rsidR="00FB2779" w:rsidRPr="00D2722D">
        <w:rPr>
          <w:rFonts w:ascii="Times New Roman" w:hAnsi="Times New Roman" w:cs="Times New Roman"/>
          <w:i/>
          <w:iCs/>
          <w:sz w:val="24"/>
          <w:szCs w:val="24"/>
        </w:rPr>
        <w:t xml:space="preserve">S. </w:t>
      </w:r>
      <w:proofErr w:type="spellStart"/>
      <w:r w:rsidR="00FB2779" w:rsidRPr="00D2722D">
        <w:rPr>
          <w:rFonts w:ascii="Times New Roman" w:hAnsi="Times New Roman" w:cs="Times New Roman"/>
          <w:i/>
          <w:iCs/>
          <w:sz w:val="24"/>
          <w:szCs w:val="24"/>
        </w:rPr>
        <w:t>cohnii</w:t>
      </w:r>
      <w:proofErr w:type="spellEnd"/>
      <w:r w:rsidR="00FB2779" w:rsidRPr="00D2722D">
        <w:rPr>
          <w:rFonts w:ascii="Times New Roman" w:hAnsi="Times New Roman" w:cs="Times New Roman"/>
          <w:sz w:val="24"/>
          <w:szCs w:val="24"/>
        </w:rPr>
        <w:t xml:space="preserve">, </w:t>
      </w:r>
      <w:r w:rsidR="00FB2779" w:rsidRPr="00D2722D">
        <w:rPr>
          <w:rFonts w:ascii="Times New Roman" w:hAnsi="Times New Roman" w:cs="Times New Roman"/>
          <w:i/>
          <w:iCs/>
          <w:sz w:val="24"/>
          <w:szCs w:val="24"/>
        </w:rPr>
        <w:t xml:space="preserve">S. </w:t>
      </w:r>
      <w:proofErr w:type="spellStart"/>
      <w:r w:rsidR="00FB2779" w:rsidRPr="00D2722D">
        <w:rPr>
          <w:rFonts w:ascii="Times New Roman" w:hAnsi="Times New Roman" w:cs="Times New Roman"/>
          <w:i/>
          <w:iCs/>
          <w:sz w:val="24"/>
          <w:szCs w:val="24"/>
        </w:rPr>
        <w:t>hyicus</w:t>
      </w:r>
      <w:proofErr w:type="spellEnd"/>
      <w:r w:rsidR="00FB2779" w:rsidRPr="00D2722D">
        <w:rPr>
          <w:rFonts w:ascii="Times New Roman" w:hAnsi="Times New Roman" w:cs="Times New Roman"/>
          <w:sz w:val="24"/>
          <w:szCs w:val="24"/>
        </w:rPr>
        <w:t xml:space="preserve">, and </w:t>
      </w:r>
      <w:r w:rsidR="00FB2779" w:rsidRPr="00D2722D">
        <w:rPr>
          <w:rFonts w:ascii="Times New Roman" w:hAnsi="Times New Roman" w:cs="Times New Roman"/>
          <w:i/>
          <w:iCs/>
          <w:sz w:val="24"/>
          <w:szCs w:val="24"/>
        </w:rPr>
        <w:t xml:space="preserve">S. </w:t>
      </w:r>
      <w:proofErr w:type="spellStart"/>
      <w:r w:rsidR="00FB2779" w:rsidRPr="00D2722D">
        <w:rPr>
          <w:rFonts w:ascii="Times New Roman" w:hAnsi="Times New Roman" w:cs="Times New Roman"/>
          <w:i/>
          <w:iCs/>
          <w:sz w:val="24"/>
          <w:szCs w:val="24"/>
        </w:rPr>
        <w:t>pseudintermedius</w:t>
      </w:r>
      <w:proofErr w:type="spellEnd"/>
      <w:r w:rsidR="00FB2779" w:rsidRPr="00D2722D">
        <w:rPr>
          <w:rFonts w:ascii="Times New Roman" w:hAnsi="Times New Roman" w:cs="Times New Roman"/>
          <w:sz w:val="24"/>
          <w:szCs w:val="24"/>
        </w:rPr>
        <w:t xml:space="preserve"> in BTM from sand-bedded freestalls (but not bedded packs), and </w:t>
      </w:r>
      <w:r w:rsidR="00FB2779" w:rsidRPr="00D2722D">
        <w:rPr>
          <w:rFonts w:ascii="Times New Roman" w:hAnsi="Times New Roman" w:cs="Times New Roman"/>
          <w:i/>
          <w:iCs/>
          <w:sz w:val="24"/>
          <w:szCs w:val="24"/>
        </w:rPr>
        <w:t xml:space="preserve">S. </w:t>
      </w:r>
      <w:proofErr w:type="spellStart"/>
      <w:r w:rsidR="00FB2779" w:rsidRPr="00D2722D">
        <w:rPr>
          <w:rFonts w:ascii="Times New Roman" w:hAnsi="Times New Roman" w:cs="Times New Roman"/>
          <w:i/>
          <w:iCs/>
          <w:sz w:val="24"/>
          <w:szCs w:val="24"/>
        </w:rPr>
        <w:t>pasteuri</w:t>
      </w:r>
      <w:proofErr w:type="spellEnd"/>
      <w:r w:rsidR="00FB2779" w:rsidRPr="00D2722D">
        <w:rPr>
          <w:rFonts w:ascii="Times New Roman" w:hAnsi="Times New Roman" w:cs="Times New Roman"/>
          <w:sz w:val="24"/>
          <w:szCs w:val="24"/>
        </w:rPr>
        <w:t xml:space="preserve"> and </w:t>
      </w:r>
      <w:r w:rsidR="00FB2779" w:rsidRPr="00D2722D">
        <w:rPr>
          <w:rFonts w:ascii="Times New Roman" w:hAnsi="Times New Roman" w:cs="Times New Roman"/>
          <w:i/>
          <w:iCs/>
          <w:sz w:val="24"/>
          <w:szCs w:val="24"/>
        </w:rPr>
        <w:t xml:space="preserve">S. </w:t>
      </w:r>
      <w:proofErr w:type="spellStart"/>
      <w:r w:rsidR="00FB2779" w:rsidRPr="00D2722D">
        <w:rPr>
          <w:rFonts w:ascii="Times New Roman" w:hAnsi="Times New Roman" w:cs="Times New Roman"/>
          <w:i/>
          <w:iCs/>
          <w:sz w:val="24"/>
          <w:szCs w:val="24"/>
        </w:rPr>
        <w:t>piscifermentan</w:t>
      </w:r>
      <w:r w:rsidR="00FB2779" w:rsidRPr="00D2722D">
        <w:rPr>
          <w:rFonts w:ascii="Times New Roman" w:hAnsi="Times New Roman" w:cs="Times New Roman"/>
          <w:sz w:val="24"/>
          <w:szCs w:val="24"/>
        </w:rPr>
        <w:t>s</w:t>
      </w:r>
      <w:proofErr w:type="spellEnd"/>
      <w:r w:rsidR="00FB2779" w:rsidRPr="00D2722D">
        <w:rPr>
          <w:rFonts w:ascii="Times New Roman" w:hAnsi="Times New Roman" w:cs="Times New Roman"/>
          <w:sz w:val="24"/>
          <w:szCs w:val="24"/>
        </w:rPr>
        <w:t xml:space="preserve"> were unique to BTM from bedded packs. In a study by </w:t>
      </w:r>
      <w:r w:rsidR="004E548D" w:rsidRPr="00D2722D">
        <w:rPr>
          <w:rFonts w:ascii="Times New Roman" w:hAnsi="Times New Roman" w:cs="Times New Roman"/>
          <w:noProof/>
          <w:sz w:val="24"/>
          <w:szCs w:val="24"/>
        </w:rPr>
        <w:t>Piessens et al. (2011)</w:t>
      </w:r>
      <w:r w:rsidR="00FB2779" w:rsidRPr="00D2722D">
        <w:rPr>
          <w:rFonts w:ascii="Times New Roman" w:hAnsi="Times New Roman" w:cs="Times New Roman"/>
          <w:sz w:val="24"/>
          <w:szCs w:val="24"/>
        </w:rPr>
        <w:t xml:space="preserve">, sawdust bedding material was associated with IMI due to </w:t>
      </w:r>
      <w:r w:rsidR="00FB2779" w:rsidRPr="00D2722D">
        <w:rPr>
          <w:rFonts w:ascii="Times New Roman" w:hAnsi="Times New Roman" w:cs="Times New Roman"/>
          <w:i/>
          <w:iCs/>
          <w:sz w:val="24"/>
          <w:szCs w:val="24"/>
        </w:rPr>
        <w:t xml:space="preserve">S. </w:t>
      </w:r>
      <w:proofErr w:type="spellStart"/>
      <w:r w:rsidR="00FB2779" w:rsidRPr="00D2722D">
        <w:rPr>
          <w:rFonts w:ascii="Times New Roman" w:hAnsi="Times New Roman" w:cs="Times New Roman"/>
          <w:i/>
          <w:iCs/>
          <w:sz w:val="24"/>
          <w:szCs w:val="24"/>
        </w:rPr>
        <w:t>xylosus</w:t>
      </w:r>
      <w:proofErr w:type="spellEnd"/>
      <w:r w:rsidR="00FB2779" w:rsidRPr="00D2722D">
        <w:rPr>
          <w:rFonts w:ascii="Times New Roman" w:hAnsi="Times New Roman" w:cs="Times New Roman"/>
          <w:i/>
          <w:iCs/>
          <w:sz w:val="24"/>
          <w:szCs w:val="24"/>
        </w:rPr>
        <w:t xml:space="preserve"> </w:t>
      </w:r>
      <w:r w:rsidR="00FB2779" w:rsidRPr="00D2722D">
        <w:rPr>
          <w:rFonts w:ascii="Times New Roman" w:hAnsi="Times New Roman" w:cs="Times New Roman"/>
          <w:sz w:val="24"/>
          <w:szCs w:val="24"/>
        </w:rPr>
        <w:t xml:space="preserve">and </w:t>
      </w:r>
      <w:r w:rsidR="00FB2779" w:rsidRPr="00D2722D">
        <w:rPr>
          <w:rFonts w:ascii="Times New Roman" w:hAnsi="Times New Roman" w:cs="Times New Roman"/>
          <w:i/>
          <w:iCs/>
          <w:sz w:val="24"/>
          <w:szCs w:val="24"/>
        </w:rPr>
        <w:t xml:space="preserve">S. </w:t>
      </w:r>
      <w:proofErr w:type="spellStart"/>
      <w:r w:rsidR="00FB2779" w:rsidRPr="00D2722D">
        <w:rPr>
          <w:rFonts w:ascii="Times New Roman" w:hAnsi="Times New Roman" w:cs="Times New Roman"/>
          <w:i/>
          <w:iCs/>
          <w:sz w:val="24"/>
          <w:szCs w:val="24"/>
        </w:rPr>
        <w:t>succinus</w:t>
      </w:r>
      <w:proofErr w:type="spellEnd"/>
      <w:r w:rsidR="00FB2779" w:rsidRPr="00D2722D">
        <w:rPr>
          <w:rFonts w:ascii="Times New Roman" w:hAnsi="Times New Roman" w:cs="Times New Roman"/>
          <w:sz w:val="24"/>
          <w:szCs w:val="24"/>
        </w:rPr>
        <w:t xml:space="preserve"> for Belgian dairy herds. </w:t>
      </w:r>
      <w:r w:rsidR="004E548D" w:rsidRPr="00D2722D">
        <w:rPr>
          <w:rFonts w:ascii="Times New Roman" w:hAnsi="Times New Roman" w:cs="Times New Roman"/>
          <w:noProof/>
          <w:sz w:val="24"/>
          <w:szCs w:val="24"/>
        </w:rPr>
        <w:t>De Visscher et al. (2017)</w:t>
      </w:r>
      <w:r w:rsidR="00FB2779" w:rsidRPr="00D2722D">
        <w:rPr>
          <w:rFonts w:ascii="Times New Roman" w:hAnsi="Times New Roman" w:cs="Times New Roman"/>
          <w:sz w:val="24"/>
          <w:szCs w:val="24"/>
        </w:rPr>
        <w:t xml:space="preserve"> identified </w:t>
      </w:r>
      <w:proofErr w:type="gramStart"/>
      <w:r w:rsidR="00FB2779" w:rsidRPr="00D2722D">
        <w:rPr>
          <w:rFonts w:ascii="Times New Roman" w:hAnsi="Times New Roman" w:cs="Times New Roman"/>
          <w:sz w:val="24"/>
          <w:szCs w:val="24"/>
        </w:rPr>
        <w:t>a number of</w:t>
      </w:r>
      <w:proofErr w:type="gramEnd"/>
      <w:r w:rsidR="00FB2779" w:rsidRPr="00D2722D">
        <w:rPr>
          <w:rFonts w:ascii="Times New Roman" w:hAnsi="Times New Roman" w:cs="Times New Roman"/>
          <w:sz w:val="24"/>
          <w:szCs w:val="24"/>
        </w:rPr>
        <w:t xml:space="preserve"> management practices around milking protocol and hygiene associated with the presence of different NASM species in BTM. These include a decreased risk for </w:t>
      </w:r>
      <w:r w:rsidR="00FB2779" w:rsidRPr="00D2722D">
        <w:rPr>
          <w:rFonts w:ascii="Times New Roman" w:hAnsi="Times New Roman" w:cs="Times New Roman"/>
          <w:i/>
          <w:iCs/>
          <w:sz w:val="24"/>
          <w:szCs w:val="24"/>
        </w:rPr>
        <w:t xml:space="preserve">S. </w:t>
      </w:r>
      <w:proofErr w:type="spellStart"/>
      <w:r w:rsidR="00FB2779" w:rsidRPr="00D2722D">
        <w:rPr>
          <w:rFonts w:ascii="Times New Roman" w:hAnsi="Times New Roman" w:cs="Times New Roman"/>
          <w:i/>
          <w:iCs/>
          <w:sz w:val="24"/>
          <w:szCs w:val="24"/>
        </w:rPr>
        <w:t>xylosus</w:t>
      </w:r>
      <w:proofErr w:type="spellEnd"/>
      <w:r w:rsidR="00FB2779" w:rsidRPr="00D2722D">
        <w:rPr>
          <w:rFonts w:ascii="Times New Roman" w:hAnsi="Times New Roman" w:cs="Times New Roman"/>
          <w:i/>
          <w:iCs/>
          <w:sz w:val="24"/>
          <w:szCs w:val="24"/>
        </w:rPr>
        <w:t xml:space="preserve">, S. </w:t>
      </w:r>
      <w:proofErr w:type="spellStart"/>
      <w:r w:rsidR="00FB2779" w:rsidRPr="00D2722D">
        <w:rPr>
          <w:rFonts w:ascii="Times New Roman" w:hAnsi="Times New Roman" w:cs="Times New Roman"/>
          <w:i/>
          <w:iCs/>
          <w:sz w:val="24"/>
          <w:szCs w:val="24"/>
        </w:rPr>
        <w:t>simulans</w:t>
      </w:r>
      <w:proofErr w:type="spellEnd"/>
      <w:r w:rsidR="00FB2779" w:rsidRPr="00D2722D">
        <w:rPr>
          <w:rFonts w:ascii="Times New Roman" w:hAnsi="Times New Roman" w:cs="Times New Roman"/>
          <w:i/>
          <w:iCs/>
          <w:sz w:val="24"/>
          <w:szCs w:val="24"/>
        </w:rPr>
        <w:t xml:space="preserve">, </w:t>
      </w:r>
      <w:r w:rsidR="00FB2779" w:rsidRPr="00D2722D">
        <w:rPr>
          <w:rFonts w:ascii="Times New Roman" w:hAnsi="Times New Roman" w:cs="Times New Roman"/>
          <w:sz w:val="24"/>
          <w:szCs w:val="24"/>
        </w:rPr>
        <w:t xml:space="preserve">and </w:t>
      </w:r>
      <w:r w:rsidR="00FB2779" w:rsidRPr="00D2722D">
        <w:rPr>
          <w:rFonts w:ascii="Times New Roman" w:hAnsi="Times New Roman" w:cs="Times New Roman"/>
          <w:i/>
          <w:iCs/>
          <w:sz w:val="24"/>
          <w:szCs w:val="24"/>
        </w:rPr>
        <w:t>S. chromogenes</w:t>
      </w:r>
      <w:r w:rsidR="00FB2779" w:rsidRPr="00D2722D">
        <w:rPr>
          <w:rFonts w:ascii="Times New Roman" w:hAnsi="Times New Roman" w:cs="Times New Roman"/>
          <w:sz w:val="24"/>
          <w:szCs w:val="24"/>
        </w:rPr>
        <w:t xml:space="preserve"> in BTM from herds that clip udders, a decreased risk of </w:t>
      </w:r>
      <w:r w:rsidR="00FB2779" w:rsidRPr="00D2722D">
        <w:rPr>
          <w:rFonts w:ascii="Times New Roman" w:hAnsi="Times New Roman" w:cs="Times New Roman"/>
          <w:i/>
          <w:iCs/>
          <w:sz w:val="24"/>
          <w:szCs w:val="24"/>
        </w:rPr>
        <w:t xml:space="preserve">S. </w:t>
      </w:r>
      <w:proofErr w:type="spellStart"/>
      <w:r w:rsidR="00FB2779" w:rsidRPr="00D2722D">
        <w:rPr>
          <w:rFonts w:ascii="Times New Roman" w:hAnsi="Times New Roman" w:cs="Times New Roman"/>
          <w:i/>
          <w:iCs/>
          <w:sz w:val="24"/>
          <w:szCs w:val="24"/>
        </w:rPr>
        <w:t>devriesei</w:t>
      </w:r>
      <w:proofErr w:type="spellEnd"/>
      <w:r w:rsidR="00FB2779" w:rsidRPr="00D2722D">
        <w:rPr>
          <w:rFonts w:ascii="Times New Roman" w:hAnsi="Times New Roman" w:cs="Times New Roman"/>
          <w:i/>
          <w:iCs/>
          <w:sz w:val="24"/>
          <w:szCs w:val="24"/>
        </w:rPr>
        <w:t xml:space="preserve"> </w:t>
      </w:r>
      <w:r w:rsidR="00FB2779" w:rsidRPr="00D2722D">
        <w:rPr>
          <w:rFonts w:ascii="Times New Roman" w:hAnsi="Times New Roman" w:cs="Times New Roman"/>
          <w:sz w:val="24"/>
          <w:szCs w:val="24"/>
        </w:rPr>
        <w:t xml:space="preserve">in herds with consistent glove use during milking, an increased likelihood of </w:t>
      </w:r>
      <w:r w:rsidR="00FB2779" w:rsidRPr="00D2722D">
        <w:rPr>
          <w:rFonts w:ascii="Times New Roman" w:hAnsi="Times New Roman" w:cs="Times New Roman"/>
          <w:i/>
          <w:iCs/>
          <w:sz w:val="24"/>
          <w:szCs w:val="24"/>
        </w:rPr>
        <w:t xml:space="preserve">S. </w:t>
      </w:r>
      <w:proofErr w:type="spellStart"/>
      <w:r w:rsidR="00FB2779" w:rsidRPr="00D2722D">
        <w:rPr>
          <w:rFonts w:ascii="Times New Roman" w:hAnsi="Times New Roman" w:cs="Times New Roman"/>
          <w:i/>
          <w:iCs/>
          <w:sz w:val="24"/>
          <w:szCs w:val="24"/>
        </w:rPr>
        <w:t>cohnii</w:t>
      </w:r>
      <w:proofErr w:type="spellEnd"/>
      <w:r w:rsidR="00FB2779" w:rsidRPr="00D2722D">
        <w:rPr>
          <w:rFonts w:ascii="Times New Roman" w:hAnsi="Times New Roman" w:cs="Times New Roman"/>
          <w:sz w:val="24"/>
          <w:szCs w:val="24"/>
        </w:rPr>
        <w:t xml:space="preserve"> in herds sharing towels between cows when drying udders, and a decreased likelihood of </w:t>
      </w:r>
      <w:r w:rsidR="00FB2779" w:rsidRPr="00D2722D">
        <w:rPr>
          <w:rFonts w:ascii="Times New Roman" w:hAnsi="Times New Roman" w:cs="Times New Roman"/>
          <w:i/>
          <w:iCs/>
          <w:sz w:val="24"/>
          <w:szCs w:val="24"/>
        </w:rPr>
        <w:t xml:space="preserve">S. </w:t>
      </w:r>
      <w:proofErr w:type="spellStart"/>
      <w:r w:rsidR="00FB2779" w:rsidRPr="00D2722D">
        <w:rPr>
          <w:rFonts w:ascii="Times New Roman" w:hAnsi="Times New Roman" w:cs="Times New Roman"/>
          <w:i/>
          <w:iCs/>
          <w:sz w:val="24"/>
          <w:szCs w:val="24"/>
        </w:rPr>
        <w:t>haemolyticus</w:t>
      </w:r>
      <w:proofErr w:type="spellEnd"/>
      <w:r w:rsidR="00FB2779" w:rsidRPr="00D2722D">
        <w:rPr>
          <w:rFonts w:ascii="Times New Roman" w:hAnsi="Times New Roman" w:cs="Times New Roman"/>
          <w:i/>
          <w:iCs/>
          <w:sz w:val="24"/>
          <w:szCs w:val="24"/>
        </w:rPr>
        <w:t xml:space="preserve">, S. </w:t>
      </w:r>
      <w:proofErr w:type="spellStart"/>
      <w:r w:rsidR="00FB2779" w:rsidRPr="00D2722D">
        <w:rPr>
          <w:rFonts w:ascii="Times New Roman" w:hAnsi="Times New Roman" w:cs="Times New Roman"/>
          <w:i/>
          <w:iCs/>
          <w:sz w:val="24"/>
          <w:szCs w:val="24"/>
        </w:rPr>
        <w:t>cohnii</w:t>
      </w:r>
      <w:proofErr w:type="spellEnd"/>
      <w:r w:rsidR="00FB2779" w:rsidRPr="00D2722D">
        <w:rPr>
          <w:rFonts w:ascii="Times New Roman" w:hAnsi="Times New Roman" w:cs="Times New Roman"/>
          <w:i/>
          <w:iCs/>
          <w:sz w:val="24"/>
          <w:szCs w:val="24"/>
        </w:rPr>
        <w:t xml:space="preserve">, </w:t>
      </w:r>
      <w:r w:rsidR="00FB2779" w:rsidRPr="00D2722D">
        <w:rPr>
          <w:rFonts w:ascii="Times New Roman" w:hAnsi="Times New Roman" w:cs="Times New Roman"/>
          <w:sz w:val="24"/>
          <w:szCs w:val="24"/>
        </w:rPr>
        <w:t xml:space="preserve">and </w:t>
      </w:r>
      <w:r w:rsidR="00FB2779" w:rsidRPr="00D2722D">
        <w:rPr>
          <w:rFonts w:ascii="Times New Roman" w:hAnsi="Times New Roman" w:cs="Times New Roman"/>
          <w:i/>
          <w:iCs/>
          <w:sz w:val="24"/>
          <w:szCs w:val="24"/>
        </w:rPr>
        <w:t xml:space="preserve">S. </w:t>
      </w:r>
      <w:proofErr w:type="spellStart"/>
      <w:r w:rsidR="00FB2779" w:rsidRPr="00D2722D">
        <w:rPr>
          <w:rFonts w:ascii="Times New Roman" w:hAnsi="Times New Roman" w:cs="Times New Roman"/>
          <w:i/>
          <w:iCs/>
          <w:sz w:val="24"/>
          <w:szCs w:val="24"/>
        </w:rPr>
        <w:t>simulans</w:t>
      </w:r>
      <w:proofErr w:type="spellEnd"/>
      <w:r w:rsidR="00FB2779" w:rsidRPr="00D2722D">
        <w:rPr>
          <w:rFonts w:ascii="Times New Roman" w:hAnsi="Times New Roman" w:cs="Times New Roman"/>
          <w:i/>
          <w:iCs/>
          <w:sz w:val="24"/>
          <w:szCs w:val="24"/>
        </w:rPr>
        <w:t xml:space="preserve"> </w:t>
      </w:r>
      <w:r w:rsidR="00FB2779" w:rsidRPr="00D2722D">
        <w:rPr>
          <w:rFonts w:ascii="Times New Roman" w:hAnsi="Times New Roman" w:cs="Times New Roman"/>
          <w:sz w:val="24"/>
          <w:szCs w:val="24"/>
        </w:rPr>
        <w:t xml:space="preserve">in herds that flushed or steamed milking units after use. </w:t>
      </w:r>
      <w:r w:rsidR="004E548D" w:rsidRPr="00D2722D">
        <w:rPr>
          <w:rFonts w:ascii="Times New Roman" w:hAnsi="Times New Roman" w:cs="Times New Roman"/>
          <w:noProof/>
          <w:sz w:val="24"/>
          <w:szCs w:val="24"/>
        </w:rPr>
        <w:t>Hogan et al. (1987)</w:t>
      </w:r>
      <w:r w:rsidR="00FB2779" w:rsidRPr="00D2722D">
        <w:rPr>
          <w:rFonts w:ascii="Times New Roman" w:hAnsi="Times New Roman" w:cs="Times New Roman"/>
          <w:sz w:val="24"/>
          <w:szCs w:val="24"/>
        </w:rPr>
        <w:t xml:space="preserve"> found more IMI due to </w:t>
      </w:r>
      <w:r w:rsidR="00FB2779" w:rsidRPr="00D2722D">
        <w:rPr>
          <w:rFonts w:ascii="Times New Roman" w:hAnsi="Times New Roman" w:cs="Times New Roman"/>
          <w:i/>
          <w:iCs/>
          <w:sz w:val="24"/>
          <w:szCs w:val="24"/>
        </w:rPr>
        <w:t>S. epidermidis</w:t>
      </w:r>
      <w:r w:rsidR="00FB2779" w:rsidRPr="00D2722D">
        <w:rPr>
          <w:rFonts w:ascii="Times New Roman" w:hAnsi="Times New Roman" w:cs="Times New Roman"/>
          <w:sz w:val="24"/>
          <w:szCs w:val="24"/>
        </w:rPr>
        <w:t xml:space="preserve"> in herds using no teat dip compared to herds that did, </w:t>
      </w:r>
      <w:r w:rsidR="00840A93" w:rsidRPr="00D2722D">
        <w:rPr>
          <w:rFonts w:ascii="Times New Roman" w:hAnsi="Times New Roman" w:cs="Times New Roman"/>
          <w:sz w:val="24"/>
          <w:szCs w:val="24"/>
        </w:rPr>
        <w:t>and</w:t>
      </w:r>
      <w:r w:rsidR="00FB2779" w:rsidRPr="00D2722D">
        <w:rPr>
          <w:rFonts w:ascii="Times New Roman" w:hAnsi="Times New Roman" w:cs="Times New Roman"/>
          <w:sz w:val="24"/>
          <w:szCs w:val="24"/>
        </w:rPr>
        <w:t xml:space="preserve"> that </w:t>
      </w:r>
      <w:r w:rsidR="00FB2779" w:rsidRPr="00D2722D">
        <w:rPr>
          <w:rFonts w:ascii="Times New Roman" w:hAnsi="Times New Roman" w:cs="Times New Roman"/>
          <w:i/>
          <w:iCs/>
          <w:sz w:val="24"/>
          <w:szCs w:val="24"/>
        </w:rPr>
        <w:t xml:space="preserve">S. </w:t>
      </w:r>
      <w:proofErr w:type="spellStart"/>
      <w:r w:rsidR="00FB2779" w:rsidRPr="00D2722D">
        <w:rPr>
          <w:rFonts w:ascii="Times New Roman" w:hAnsi="Times New Roman" w:cs="Times New Roman"/>
          <w:i/>
          <w:iCs/>
          <w:sz w:val="24"/>
          <w:szCs w:val="24"/>
        </w:rPr>
        <w:t>hyicus</w:t>
      </w:r>
      <w:proofErr w:type="spellEnd"/>
      <w:r w:rsidR="00FB2779" w:rsidRPr="00D2722D">
        <w:rPr>
          <w:rFonts w:ascii="Times New Roman" w:hAnsi="Times New Roman" w:cs="Times New Roman"/>
          <w:i/>
          <w:iCs/>
          <w:sz w:val="24"/>
          <w:szCs w:val="24"/>
        </w:rPr>
        <w:t xml:space="preserve"> </w:t>
      </w:r>
      <w:r w:rsidR="00FB2779" w:rsidRPr="00D2722D">
        <w:rPr>
          <w:rFonts w:ascii="Times New Roman" w:hAnsi="Times New Roman" w:cs="Times New Roman"/>
          <w:sz w:val="24"/>
          <w:szCs w:val="24"/>
        </w:rPr>
        <w:t xml:space="preserve">constituted a greater proportion of staphylococci IMI in herds that used teat dip vs. herds that did not. However, it should be noted that </w:t>
      </w:r>
      <w:r w:rsidR="00A15B31" w:rsidRPr="00D2722D">
        <w:rPr>
          <w:rFonts w:ascii="Times New Roman" w:hAnsi="Times New Roman" w:cs="Times New Roman"/>
          <w:sz w:val="24"/>
          <w:szCs w:val="24"/>
        </w:rPr>
        <w:t>species-level identification</w:t>
      </w:r>
      <w:r w:rsidR="00FB2779" w:rsidRPr="00D2722D">
        <w:rPr>
          <w:rFonts w:ascii="Times New Roman" w:hAnsi="Times New Roman" w:cs="Times New Roman"/>
          <w:sz w:val="24"/>
          <w:szCs w:val="24"/>
        </w:rPr>
        <w:t xml:space="preserve"> of staphylococci in this study was performed using</w:t>
      </w:r>
      <w:del w:id="104" w:author="Crothers, Jessica" w:date="2024-08-19T22:36:00Z" w16du:dateUtc="2024-08-20T02:36:00Z">
        <w:r w:rsidR="00FB2779" w:rsidRPr="00D2722D" w:rsidDel="00C802F1">
          <w:rPr>
            <w:rFonts w:ascii="Times New Roman" w:hAnsi="Times New Roman" w:cs="Times New Roman"/>
            <w:sz w:val="24"/>
            <w:szCs w:val="24"/>
          </w:rPr>
          <w:delText xml:space="preserve"> a</w:delText>
        </w:r>
      </w:del>
      <w:r w:rsidR="00FB2779" w:rsidRPr="00D2722D">
        <w:rPr>
          <w:rFonts w:ascii="Times New Roman" w:hAnsi="Times New Roman" w:cs="Times New Roman"/>
          <w:sz w:val="24"/>
          <w:szCs w:val="24"/>
        </w:rPr>
        <w:t xml:space="preserve"> biochemical test</w:t>
      </w:r>
      <w:ins w:id="105" w:author="Crothers, Jessica" w:date="2024-08-19T22:36:00Z" w16du:dateUtc="2024-08-20T02:36:00Z">
        <w:r w:rsidR="00C802F1">
          <w:rPr>
            <w:rFonts w:ascii="Times New Roman" w:hAnsi="Times New Roman" w:cs="Times New Roman"/>
            <w:sz w:val="24"/>
            <w:szCs w:val="24"/>
          </w:rPr>
          <w:t>ing (coagulase? Of multiple biochemicals)</w:t>
        </w:r>
      </w:ins>
      <w:ins w:id="106" w:author="Crothers, Jessica" w:date="2024-08-19T22:37:00Z" w16du:dateUtc="2024-08-20T02:37:00Z">
        <w:r w:rsidR="00C802F1">
          <w:rPr>
            <w:rFonts w:ascii="Times New Roman" w:hAnsi="Times New Roman" w:cs="Times New Roman"/>
            <w:sz w:val="24"/>
            <w:szCs w:val="24"/>
          </w:rPr>
          <w:t xml:space="preserve"> for species level identification</w:t>
        </w:r>
      </w:ins>
      <w:r w:rsidR="00FB2779" w:rsidRPr="00D2722D">
        <w:rPr>
          <w:rFonts w:ascii="Times New Roman" w:hAnsi="Times New Roman" w:cs="Times New Roman"/>
          <w:sz w:val="24"/>
          <w:szCs w:val="24"/>
        </w:rPr>
        <w:t xml:space="preserve">, which may have </w:t>
      </w:r>
      <w:del w:id="107" w:author="Crothers, Jessica" w:date="2024-08-19T22:37:00Z" w16du:dateUtc="2024-08-20T02:37:00Z">
        <w:r w:rsidR="00FB2779" w:rsidRPr="00D2722D" w:rsidDel="00C802F1">
          <w:rPr>
            <w:rFonts w:ascii="Times New Roman" w:hAnsi="Times New Roman" w:cs="Times New Roman"/>
            <w:sz w:val="24"/>
            <w:szCs w:val="24"/>
          </w:rPr>
          <w:delText xml:space="preserve">had </w:delText>
        </w:r>
      </w:del>
      <w:r w:rsidR="00FB2779" w:rsidRPr="00D2722D">
        <w:rPr>
          <w:rFonts w:ascii="Times New Roman" w:hAnsi="Times New Roman" w:cs="Times New Roman"/>
          <w:sz w:val="24"/>
          <w:szCs w:val="24"/>
        </w:rPr>
        <w:t xml:space="preserve">limited typeability and accuracy for identification of bovine staphylococci isolates </w:t>
      </w:r>
      <w:r w:rsidR="004E548D" w:rsidRPr="00D2722D">
        <w:rPr>
          <w:rFonts w:ascii="Times New Roman" w:hAnsi="Times New Roman" w:cs="Times New Roman"/>
          <w:noProof/>
          <w:sz w:val="24"/>
          <w:szCs w:val="24"/>
        </w:rPr>
        <w:t>(Vanderhaeghen et al., 2015)</w:t>
      </w:r>
      <w:r w:rsidR="00FB2779" w:rsidRPr="00D2722D">
        <w:rPr>
          <w:rFonts w:ascii="Times New Roman" w:hAnsi="Times New Roman" w:cs="Times New Roman"/>
          <w:sz w:val="24"/>
          <w:szCs w:val="24"/>
        </w:rPr>
        <w:t xml:space="preserve">. Lastly, some herd-level management factors associated with NASM diversity were related to feed and water provided to dairy cows: </w:t>
      </w:r>
      <w:r w:rsidR="004E548D" w:rsidRPr="00D2722D">
        <w:rPr>
          <w:rFonts w:ascii="Times New Roman" w:hAnsi="Times New Roman" w:cs="Times New Roman"/>
          <w:noProof/>
          <w:sz w:val="24"/>
          <w:szCs w:val="24"/>
        </w:rPr>
        <w:t>De Visscher et al. (2017)</w:t>
      </w:r>
      <w:r w:rsidR="00FB2779" w:rsidRPr="00D2722D">
        <w:rPr>
          <w:rFonts w:ascii="Times New Roman" w:hAnsi="Times New Roman" w:cs="Times New Roman"/>
          <w:sz w:val="24"/>
          <w:szCs w:val="24"/>
        </w:rPr>
        <w:t xml:space="preserve"> found an increased likelihood of </w:t>
      </w:r>
      <w:r w:rsidR="00FB2779" w:rsidRPr="00D2722D">
        <w:rPr>
          <w:rFonts w:ascii="Times New Roman" w:hAnsi="Times New Roman" w:cs="Times New Roman"/>
          <w:i/>
          <w:iCs/>
          <w:sz w:val="24"/>
          <w:szCs w:val="24"/>
        </w:rPr>
        <w:t xml:space="preserve">S. </w:t>
      </w:r>
      <w:proofErr w:type="spellStart"/>
      <w:r w:rsidR="00FB2779" w:rsidRPr="00D2722D">
        <w:rPr>
          <w:rFonts w:ascii="Times New Roman" w:hAnsi="Times New Roman" w:cs="Times New Roman"/>
          <w:i/>
          <w:iCs/>
          <w:sz w:val="24"/>
          <w:szCs w:val="24"/>
        </w:rPr>
        <w:t>simulans</w:t>
      </w:r>
      <w:proofErr w:type="spellEnd"/>
      <w:r w:rsidR="00FB2779" w:rsidRPr="00D2722D">
        <w:rPr>
          <w:rFonts w:ascii="Times New Roman" w:hAnsi="Times New Roman" w:cs="Times New Roman"/>
          <w:i/>
          <w:iCs/>
          <w:sz w:val="24"/>
          <w:szCs w:val="24"/>
        </w:rPr>
        <w:t xml:space="preserve"> </w:t>
      </w:r>
      <w:r w:rsidR="00FB2779" w:rsidRPr="00D2722D">
        <w:rPr>
          <w:rFonts w:ascii="Times New Roman" w:hAnsi="Times New Roman" w:cs="Times New Roman"/>
          <w:sz w:val="24"/>
          <w:szCs w:val="24"/>
        </w:rPr>
        <w:t xml:space="preserve">in BTM if drinking water for cows was from a public supply (vs. </w:t>
      </w:r>
      <w:r w:rsidR="003E222A" w:rsidRPr="00D2722D">
        <w:rPr>
          <w:rFonts w:ascii="Times New Roman" w:hAnsi="Times New Roman" w:cs="Times New Roman"/>
          <w:sz w:val="24"/>
          <w:szCs w:val="24"/>
        </w:rPr>
        <w:t xml:space="preserve">a </w:t>
      </w:r>
      <w:r w:rsidR="00FB2779" w:rsidRPr="00D2722D">
        <w:rPr>
          <w:rFonts w:ascii="Times New Roman" w:hAnsi="Times New Roman" w:cs="Times New Roman"/>
          <w:sz w:val="24"/>
          <w:szCs w:val="24"/>
        </w:rPr>
        <w:t xml:space="preserve">well), and </w:t>
      </w:r>
      <w:r w:rsidR="004E548D" w:rsidRPr="00D2722D">
        <w:rPr>
          <w:rFonts w:ascii="Times New Roman" w:hAnsi="Times New Roman" w:cs="Times New Roman"/>
          <w:noProof/>
          <w:sz w:val="24"/>
          <w:szCs w:val="24"/>
        </w:rPr>
        <w:t>Petzer et al. (2022)</w:t>
      </w:r>
      <w:r w:rsidR="00FB2779" w:rsidRPr="00D2722D">
        <w:rPr>
          <w:rFonts w:ascii="Times New Roman" w:hAnsi="Times New Roman" w:cs="Times New Roman"/>
          <w:sz w:val="24"/>
          <w:szCs w:val="24"/>
        </w:rPr>
        <w:t xml:space="preserve"> reported proportionally more IMI due to </w:t>
      </w:r>
      <w:r w:rsidR="00FB2779" w:rsidRPr="00D2722D">
        <w:rPr>
          <w:rFonts w:ascii="Times New Roman" w:hAnsi="Times New Roman" w:cs="Times New Roman"/>
          <w:i/>
          <w:iCs/>
          <w:sz w:val="24"/>
          <w:szCs w:val="24"/>
        </w:rPr>
        <w:t>S. chromogenes</w:t>
      </w:r>
      <w:r w:rsidR="00FB2779" w:rsidRPr="00D2722D">
        <w:rPr>
          <w:rFonts w:ascii="Times New Roman" w:hAnsi="Times New Roman" w:cs="Times New Roman"/>
          <w:sz w:val="24"/>
          <w:szCs w:val="24"/>
        </w:rPr>
        <w:t xml:space="preserve"> from herds that were pasture-based compared to those that</w:t>
      </w:r>
      <w:r w:rsidR="00C54BA2" w:rsidRPr="00D2722D">
        <w:rPr>
          <w:rFonts w:ascii="Times New Roman" w:hAnsi="Times New Roman" w:cs="Times New Roman"/>
          <w:sz w:val="24"/>
          <w:szCs w:val="24"/>
        </w:rPr>
        <w:t xml:space="preserve"> were</w:t>
      </w:r>
      <w:r w:rsidR="00FB2779" w:rsidRPr="00D2722D">
        <w:rPr>
          <w:rFonts w:ascii="Times New Roman" w:hAnsi="Times New Roman" w:cs="Times New Roman"/>
          <w:sz w:val="24"/>
          <w:szCs w:val="24"/>
        </w:rPr>
        <w:t xml:space="preserve"> fed </w:t>
      </w:r>
      <w:r w:rsidR="007F2113" w:rsidRPr="00D2722D">
        <w:rPr>
          <w:rFonts w:ascii="Times New Roman" w:hAnsi="Times New Roman" w:cs="Times New Roman"/>
          <w:sz w:val="24"/>
          <w:szCs w:val="24"/>
        </w:rPr>
        <w:t>a total mixed ration (TMR)</w:t>
      </w:r>
      <w:r w:rsidR="00FB2779" w:rsidRPr="00D2722D">
        <w:rPr>
          <w:rFonts w:ascii="Times New Roman" w:hAnsi="Times New Roman" w:cs="Times New Roman"/>
          <w:sz w:val="24"/>
          <w:szCs w:val="24"/>
        </w:rPr>
        <w:t xml:space="preserve">, while </w:t>
      </w:r>
      <w:r w:rsidR="00FB2779" w:rsidRPr="00D2722D">
        <w:rPr>
          <w:rFonts w:ascii="Times New Roman" w:hAnsi="Times New Roman" w:cs="Times New Roman"/>
          <w:i/>
          <w:iCs/>
          <w:sz w:val="24"/>
          <w:szCs w:val="24"/>
        </w:rPr>
        <w:t xml:space="preserve">S. </w:t>
      </w:r>
      <w:proofErr w:type="spellStart"/>
      <w:r w:rsidR="00FB2779" w:rsidRPr="00D2722D">
        <w:rPr>
          <w:rFonts w:ascii="Times New Roman" w:hAnsi="Times New Roman" w:cs="Times New Roman"/>
          <w:i/>
          <w:iCs/>
          <w:sz w:val="24"/>
          <w:szCs w:val="24"/>
        </w:rPr>
        <w:t>haemolyticus</w:t>
      </w:r>
      <w:proofErr w:type="spellEnd"/>
      <w:r w:rsidR="00FB2779" w:rsidRPr="00D2722D">
        <w:rPr>
          <w:rFonts w:ascii="Times New Roman" w:hAnsi="Times New Roman" w:cs="Times New Roman"/>
          <w:sz w:val="24"/>
          <w:szCs w:val="24"/>
        </w:rPr>
        <w:t xml:space="preserve"> was more </w:t>
      </w:r>
      <w:r w:rsidR="007F2113" w:rsidRPr="00D2722D">
        <w:rPr>
          <w:rFonts w:ascii="Times New Roman" w:hAnsi="Times New Roman" w:cs="Times New Roman"/>
          <w:sz w:val="24"/>
          <w:szCs w:val="24"/>
        </w:rPr>
        <w:t>likely to cause IMI</w:t>
      </w:r>
      <w:r w:rsidR="00FB2779" w:rsidRPr="00D2722D">
        <w:rPr>
          <w:rFonts w:ascii="Times New Roman" w:hAnsi="Times New Roman" w:cs="Times New Roman"/>
          <w:sz w:val="24"/>
          <w:szCs w:val="24"/>
        </w:rPr>
        <w:t xml:space="preserve"> </w:t>
      </w:r>
      <w:r w:rsidR="007F2113" w:rsidRPr="00D2722D">
        <w:rPr>
          <w:rFonts w:ascii="Times New Roman" w:hAnsi="Times New Roman" w:cs="Times New Roman"/>
          <w:sz w:val="24"/>
          <w:szCs w:val="24"/>
        </w:rPr>
        <w:t>for</w:t>
      </w:r>
      <w:r w:rsidR="00FB2779" w:rsidRPr="00D2722D">
        <w:rPr>
          <w:rFonts w:ascii="Times New Roman" w:hAnsi="Times New Roman" w:cs="Times New Roman"/>
          <w:sz w:val="24"/>
          <w:szCs w:val="24"/>
        </w:rPr>
        <w:t xml:space="preserve"> TMR herds.</w:t>
      </w:r>
    </w:p>
    <w:p w14:paraId="349B4C86" w14:textId="65CCBC72" w:rsidR="00FB2779" w:rsidRPr="00D2722D" w:rsidRDefault="001508D6"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lastRenderedPageBreak/>
        <w:t>Risk factors at the cow level</w:t>
      </w:r>
      <w:r w:rsidR="00FB2779" w:rsidRPr="00D2722D">
        <w:rPr>
          <w:rFonts w:ascii="Times New Roman" w:hAnsi="Times New Roman" w:cs="Times New Roman"/>
          <w:sz w:val="24"/>
          <w:szCs w:val="24"/>
        </w:rPr>
        <w:t xml:space="preserve"> </w:t>
      </w:r>
      <w:r w:rsidR="00F22E6E" w:rsidRPr="00D2722D">
        <w:rPr>
          <w:rFonts w:ascii="Times New Roman" w:hAnsi="Times New Roman" w:cs="Times New Roman"/>
          <w:sz w:val="24"/>
          <w:szCs w:val="24"/>
        </w:rPr>
        <w:t xml:space="preserve">which affect the likelihood of IMI with different </w:t>
      </w:r>
      <w:r w:rsidR="00FB2779" w:rsidRPr="00D2722D">
        <w:rPr>
          <w:rFonts w:ascii="Times New Roman" w:hAnsi="Times New Roman" w:cs="Times New Roman"/>
          <w:sz w:val="24"/>
          <w:szCs w:val="24"/>
        </w:rPr>
        <w:t xml:space="preserve">NASM have also been identified. Both </w:t>
      </w:r>
      <w:r w:rsidR="004E548D" w:rsidRPr="00D2722D">
        <w:rPr>
          <w:rFonts w:ascii="Times New Roman" w:hAnsi="Times New Roman" w:cs="Times New Roman"/>
          <w:noProof/>
          <w:sz w:val="24"/>
          <w:szCs w:val="24"/>
        </w:rPr>
        <w:t>Thorberg et al. (2009)</w:t>
      </w:r>
      <w:r w:rsidR="00FB2779" w:rsidRPr="00D2722D">
        <w:rPr>
          <w:rFonts w:ascii="Times New Roman" w:hAnsi="Times New Roman" w:cs="Times New Roman"/>
          <w:sz w:val="24"/>
          <w:szCs w:val="24"/>
        </w:rPr>
        <w:t xml:space="preserve"> and </w:t>
      </w:r>
      <w:r w:rsidR="004E548D" w:rsidRPr="00D2722D">
        <w:rPr>
          <w:rFonts w:ascii="Times New Roman" w:hAnsi="Times New Roman" w:cs="Times New Roman"/>
          <w:noProof/>
          <w:sz w:val="24"/>
          <w:szCs w:val="24"/>
        </w:rPr>
        <w:t>Mork et al. (2012)</w:t>
      </w:r>
      <w:r w:rsidR="00FB2779" w:rsidRPr="00D2722D">
        <w:rPr>
          <w:rFonts w:ascii="Times New Roman" w:hAnsi="Times New Roman" w:cs="Times New Roman"/>
          <w:sz w:val="24"/>
          <w:szCs w:val="24"/>
        </w:rPr>
        <w:t xml:space="preserve"> found that </w:t>
      </w:r>
      <w:r w:rsidR="00FB2779" w:rsidRPr="00D2722D">
        <w:rPr>
          <w:rFonts w:ascii="Times New Roman" w:hAnsi="Times New Roman" w:cs="Times New Roman"/>
          <w:i/>
          <w:iCs/>
          <w:sz w:val="24"/>
          <w:szCs w:val="24"/>
        </w:rPr>
        <w:t>S. chromogenes</w:t>
      </w:r>
      <w:r w:rsidR="00FB2779" w:rsidRPr="00D2722D">
        <w:rPr>
          <w:rFonts w:ascii="Times New Roman" w:hAnsi="Times New Roman" w:cs="Times New Roman"/>
          <w:sz w:val="24"/>
          <w:szCs w:val="24"/>
        </w:rPr>
        <w:t xml:space="preserve"> was more likely to be isolated from first-lactation animals, while </w:t>
      </w:r>
      <w:r w:rsidR="00FB2779" w:rsidRPr="00D2722D">
        <w:rPr>
          <w:rFonts w:ascii="Times New Roman" w:hAnsi="Times New Roman" w:cs="Times New Roman"/>
          <w:i/>
          <w:iCs/>
          <w:sz w:val="24"/>
          <w:szCs w:val="24"/>
        </w:rPr>
        <w:t>S. epidermidis</w:t>
      </w:r>
      <w:r w:rsidR="00FB2779" w:rsidRPr="00D2722D">
        <w:rPr>
          <w:rFonts w:ascii="Times New Roman" w:hAnsi="Times New Roman" w:cs="Times New Roman"/>
          <w:sz w:val="24"/>
          <w:szCs w:val="24"/>
        </w:rPr>
        <w:t xml:space="preserve"> was found more often in </w:t>
      </w:r>
      <w:proofErr w:type="gramStart"/>
      <w:r w:rsidR="00FB2779" w:rsidRPr="00D2722D">
        <w:rPr>
          <w:rFonts w:ascii="Times New Roman" w:hAnsi="Times New Roman" w:cs="Times New Roman"/>
          <w:sz w:val="24"/>
          <w:szCs w:val="24"/>
        </w:rPr>
        <w:t>third-lactation</w:t>
      </w:r>
      <w:proofErr w:type="gramEnd"/>
      <w:r w:rsidR="00FB2779" w:rsidRPr="00D2722D">
        <w:rPr>
          <w:rFonts w:ascii="Times New Roman" w:hAnsi="Times New Roman" w:cs="Times New Roman"/>
          <w:sz w:val="24"/>
          <w:szCs w:val="24"/>
        </w:rPr>
        <w:t xml:space="preserve"> and older cows. These findings are consistent with </w:t>
      </w:r>
      <w:r w:rsidR="004B438B" w:rsidRPr="00D2722D">
        <w:rPr>
          <w:rFonts w:ascii="Times New Roman" w:hAnsi="Times New Roman" w:cs="Times New Roman"/>
          <w:sz w:val="24"/>
          <w:szCs w:val="24"/>
        </w:rPr>
        <w:t>3</w:t>
      </w:r>
      <w:r w:rsidR="00FB2779" w:rsidRPr="00D2722D">
        <w:rPr>
          <w:rFonts w:ascii="Times New Roman" w:hAnsi="Times New Roman" w:cs="Times New Roman"/>
          <w:sz w:val="24"/>
          <w:szCs w:val="24"/>
        </w:rPr>
        <w:t xml:space="preserve"> other studies reporting </w:t>
      </w:r>
      <w:r w:rsidR="00FB2779" w:rsidRPr="00D2722D">
        <w:rPr>
          <w:rFonts w:ascii="Times New Roman" w:hAnsi="Times New Roman" w:cs="Times New Roman"/>
          <w:i/>
          <w:iCs/>
          <w:sz w:val="24"/>
          <w:szCs w:val="24"/>
        </w:rPr>
        <w:t xml:space="preserve">S. chromogenes, S. </w:t>
      </w:r>
      <w:proofErr w:type="spellStart"/>
      <w:r w:rsidR="00FB2779" w:rsidRPr="00D2722D">
        <w:rPr>
          <w:rFonts w:ascii="Times New Roman" w:hAnsi="Times New Roman" w:cs="Times New Roman"/>
          <w:i/>
          <w:iCs/>
          <w:sz w:val="24"/>
          <w:szCs w:val="24"/>
        </w:rPr>
        <w:t>xylosus</w:t>
      </w:r>
      <w:proofErr w:type="spellEnd"/>
      <w:r w:rsidR="00FB2779" w:rsidRPr="00D2722D">
        <w:rPr>
          <w:rFonts w:ascii="Times New Roman" w:hAnsi="Times New Roman" w:cs="Times New Roman"/>
          <w:i/>
          <w:iCs/>
          <w:sz w:val="24"/>
          <w:szCs w:val="24"/>
        </w:rPr>
        <w:t xml:space="preserve">, </w:t>
      </w:r>
      <w:r w:rsidR="00FB2779" w:rsidRPr="00D2722D">
        <w:rPr>
          <w:rFonts w:ascii="Times New Roman" w:hAnsi="Times New Roman" w:cs="Times New Roman"/>
          <w:sz w:val="24"/>
          <w:szCs w:val="24"/>
        </w:rPr>
        <w:t xml:space="preserve">and </w:t>
      </w:r>
      <w:r w:rsidR="00FB2779" w:rsidRPr="00D2722D">
        <w:rPr>
          <w:rFonts w:ascii="Times New Roman" w:hAnsi="Times New Roman" w:cs="Times New Roman"/>
          <w:i/>
          <w:iCs/>
          <w:sz w:val="24"/>
          <w:szCs w:val="24"/>
        </w:rPr>
        <w:t xml:space="preserve">S. </w:t>
      </w:r>
      <w:proofErr w:type="spellStart"/>
      <w:r w:rsidR="00FB2779" w:rsidRPr="00D2722D">
        <w:rPr>
          <w:rFonts w:ascii="Times New Roman" w:hAnsi="Times New Roman" w:cs="Times New Roman"/>
          <w:i/>
          <w:iCs/>
          <w:sz w:val="24"/>
          <w:szCs w:val="24"/>
        </w:rPr>
        <w:t>simulans</w:t>
      </w:r>
      <w:proofErr w:type="spellEnd"/>
      <w:r w:rsidR="00FB2779" w:rsidRPr="00D2722D">
        <w:rPr>
          <w:rFonts w:ascii="Times New Roman" w:hAnsi="Times New Roman" w:cs="Times New Roman"/>
          <w:sz w:val="24"/>
          <w:szCs w:val="24"/>
        </w:rPr>
        <w:t xml:space="preserve"> more commonly</w:t>
      </w:r>
      <w:r w:rsidR="003E70AA" w:rsidRPr="00D2722D">
        <w:rPr>
          <w:rFonts w:ascii="Times New Roman" w:hAnsi="Times New Roman" w:cs="Times New Roman"/>
          <w:sz w:val="24"/>
          <w:szCs w:val="24"/>
        </w:rPr>
        <w:t xml:space="preserve"> caused IMI</w:t>
      </w:r>
      <w:r w:rsidR="00FB2779" w:rsidRPr="00D2722D">
        <w:rPr>
          <w:rFonts w:ascii="Times New Roman" w:hAnsi="Times New Roman" w:cs="Times New Roman"/>
          <w:sz w:val="24"/>
          <w:szCs w:val="24"/>
        </w:rPr>
        <w:t xml:space="preserve"> in heifers vs. </w:t>
      </w:r>
      <w:proofErr w:type="gramStart"/>
      <w:r w:rsidR="00FB2779" w:rsidRPr="00D2722D">
        <w:rPr>
          <w:rFonts w:ascii="Times New Roman" w:hAnsi="Times New Roman" w:cs="Times New Roman"/>
          <w:sz w:val="24"/>
          <w:szCs w:val="24"/>
        </w:rPr>
        <w:t>third-lactation</w:t>
      </w:r>
      <w:proofErr w:type="gramEnd"/>
      <w:r w:rsidR="00FB2779" w:rsidRPr="00D2722D">
        <w:rPr>
          <w:rFonts w:ascii="Times New Roman" w:hAnsi="Times New Roman" w:cs="Times New Roman"/>
          <w:sz w:val="24"/>
          <w:szCs w:val="24"/>
        </w:rPr>
        <w:t xml:space="preserve"> and older cows </w:t>
      </w:r>
      <w:r w:rsidR="004E548D" w:rsidRPr="00D2722D">
        <w:rPr>
          <w:rFonts w:ascii="Times New Roman" w:hAnsi="Times New Roman" w:cs="Times New Roman"/>
          <w:noProof/>
          <w:sz w:val="24"/>
          <w:szCs w:val="24"/>
        </w:rPr>
        <w:t>(De Visscher et al., 2016; Condas et al., 2017a; Nyman et al., 2018)</w:t>
      </w:r>
      <w:r w:rsidR="00FB2779" w:rsidRPr="00D2722D">
        <w:rPr>
          <w:rFonts w:ascii="Times New Roman" w:hAnsi="Times New Roman" w:cs="Times New Roman"/>
          <w:sz w:val="24"/>
          <w:szCs w:val="24"/>
        </w:rPr>
        <w:t xml:space="preserve">. </w:t>
      </w:r>
      <w:r w:rsidR="00FC45FB" w:rsidRPr="00D2722D">
        <w:rPr>
          <w:rFonts w:ascii="Times New Roman" w:hAnsi="Times New Roman" w:cs="Times New Roman"/>
          <w:sz w:val="24"/>
          <w:szCs w:val="24"/>
        </w:rPr>
        <w:t xml:space="preserve">The most likely species to cause IMI also varies </w:t>
      </w:r>
      <w:r w:rsidR="00FB2779" w:rsidRPr="00D2722D">
        <w:rPr>
          <w:rFonts w:ascii="Times New Roman" w:hAnsi="Times New Roman" w:cs="Times New Roman"/>
          <w:sz w:val="24"/>
          <w:szCs w:val="24"/>
        </w:rPr>
        <w:t xml:space="preserve">within a lactation: </w:t>
      </w:r>
      <w:r w:rsidR="004E548D" w:rsidRPr="00D2722D">
        <w:rPr>
          <w:rFonts w:ascii="Times New Roman" w:hAnsi="Times New Roman" w:cs="Times New Roman"/>
          <w:noProof/>
          <w:sz w:val="24"/>
          <w:szCs w:val="24"/>
        </w:rPr>
        <w:t>Dolder et al. (2017)</w:t>
      </w:r>
      <w:r w:rsidR="00FB2779" w:rsidRPr="00D2722D">
        <w:rPr>
          <w:rFonts w:ascii="Times New Roman" w:hAnsi="Times New Roman" w:cs="Times New Roman"/>
          <w:sz w:val="24"/>
          <w:szCs w:val="24"/>
        </w:rPr>
        <w:t xml:space="preserve"> found that </w:t>
      </w:r>
      <w:r w:rsidR="00FB2779" w:rsidRPr="00D2722D">
        <w:rPr>
          <w:rFonts w:ascii="Times New Roman" w:hAnsi="Times New Roman" w:cs="Times New Roman"/>
          <w:i/>
          <w:iCs/>
          <w:sz w:val="24"/>
          <w:szCs w:val="24"/>
        </w:rPr>
        <w:t xml:space="preserve">S. </w:t>
      </w:r>
      <w:proofErr w:type="spellStart"/>
      <w:r w:rsidR="00FB2779" w:rsidRPr="00D2722D">
        <w:rPr>
          <w:rFonts w:ascii="Times New Roman" w:hAnsi="Times New Roman" w:cs="Times New Roman"/>
          <w:i/>
          <w:iCs/>
          <w:sz w:val="24"/>
          <w:szCs w:val="24"/>
        </w:rPr>
        <w:t>xylosus</w:t>
      </w:r>
      <w:proofErr w:type="spellEnd"/>
      <w:r w:rsidR="00FB2779" w:rsidRPr="00D2722D">
        <w:rPr>
          <w:rFonts w:ascii="Times New Roman" w:hAnsi="Times New Roman" w:cs="Times New Roman"/>
          <w:sz w:val="24"/>
          <w:szCs w:val="24"/>
        </w:rPr>
        <w:t xml:space="preserve"> was more commonly found in early lactation and </w:t>
      </w:r>
      <w:r w:rsidR="00FB2779" w:rsidRPr="00D2722D">
        <w:rPr>
          <w:rFonts w:ascii="Times New Roman" w:hAnsi="Times New Roman" w:cs="Times New Roman"/>
          <w:i/>
          <w:iCs/>
          <w:sz w:val="24"/>
          <w:szCs w:val="24"/>
        </w:rPr>
        <w:t xml:space="preserve">S. </w:t>
      </w:r>
      <w:proofErr w:type="spellStart"/>
      <w:r w:rsidR="00FB2779" w:rsidRPr="00D2722D">
        <w:rPr>
          <w:rFonts w:ascii="Times New Roman" w:hAnsi="Times New Roman" w:cs="Times New Roman"/>
          <w:i/>
          <w:iCs/>
          <w:sz w:val="24"/>
          <w:szCs w:val="24"/>
        </w:rPr>
        <w:t>warneri</w:t>
      </w:r>
      <w:proofErr w:type="spellEnd"/>
      <w:r w:rsidR="00FB2779" w:rsidRPr="00D2722D">
        <w:rPr>
          <w:rFonts w:ascii="Times New Roman" w:hAnsi="Times New Roman" w:cs="Times New Roman"/>
          <w:sz w:val="24"/>
          <w:szCs w:val="24"/>
        </w:rPr>
        <w:t xml:space="preserve"> was isolated from mid- to late-lactation animals, while </w:t>
      </w:r>
      <w:r w:rsidR="004E548D" w:rsidRPr="00D2722D">
        <w:rPr>
          <w:rFonts w:ascii="Times New Roman" w:hAnsi="Times New Roman" w:cs="Times New Roman"/>
          <w:noProof/>
          <w:sz w:val="24"/>
          <w:szCs w:val="24"/>
        </w:rPr>
        <w:t>Condas et al. (2017a)</w:t>
      </w:r>
      <w:r w:rsidR="00FB2779" w:rsidRPr="00D2722D">
        <w:rPr>
          <w:rFonts w:ascii="Times New Roman" w:hAnsi="Times New Roman" w:cs="Times New Roman"/>
          <w:sz w:val="24"/>
          <w:szCs w:val="24"/>
        </w:rPr>
        <w:t xml:space="preserve"> report the prevalence of </w:t>
      </w:r>
      <w:r w:rsidR="00FB2779" w:rsidRPr="00D2722D">
        <w:rPr>
          <w:rFonts w:ascii="Times New Roman" w:hAnsi="Times New Roman" w:cs="Times New Roman"/>
          <w:i/>
          <w:iCs/>
          <w:sz w:val="24"/>
          <w:szCs w:val="24"/>
        </w:rPr>
        <w:t xml:space="preserve">S. chromogenes, S. </w:t>
      </w:r>
      <w:proofErr w:type="spellStart"/>
      <w:r w:rsidR="00FB2779" w:rsidRPr="00D2722D">
        <w:rPr>
          <w:rFonts w:ascii="Times New Roman" w:hAnsi="Times New Roman" w:cs="Times New Roman"/>
          <w:i/>
          <w:iCs/>
          <w:sz w:val="24"/>
          <w:szCs w:val="24"/>
        </w:rPr>
        <w:t>gallinarum</w:t>
      </w:r>
      <w:proofErr w:type="spellEnd"/>
      <w:r w:rsidR="00FB2779" w:rsidRPr="00D2722D">
        <w:rPr>
          <w:rFonts w:ascii="Times New Roman" w:hAnsi="Times New Roman" w:cs="Times New Roman"/>
          <w:i/>
          <w:iCs/>
          <w:sz w:val="24"/>
          <w:szCs w:val="24"/>
        </w:rPr>
        <w:t xml:space="preserve">, S. </w:t>
      </w:r>
      <w:proofErr w:type="spellStart"/>
      <w:r w:rsidR="00FB2779" w:rsidRPr="00D2722D">
        <w:rPr>
          <w:rFonts w:ascii="Times New Roman" w:hAnsi="Times New Roman" w:cs="Times New Roman"/>
          <w:i/>
          <w:iCs/>
          <w:sz w:val="24"/>
          <w:szCs w:val="24"/>
        </w:rPr>
        <w:t>cohnii</w:t>
      </w:r>
      <w:proofErr w:type="spellEnd"/>
      <w:r w:rsidR="00FB2779" w:rsidRPr="00D2722D">
        <w:rPr>
          <w:rFonts w:ascii="Times New Roman" w:hAnsi="Times New Roman" w:cs="Times New Roman"/>
          <w:i/>
          <w:iCs/>
          <w:sz w:val="24"/>
          <w:szCs w:val="24"/>
        </w:rPr>
        <w:t>,</w:t>
      </w:r>
      <w:r w:rsidR="00FB2779" w:rsidRPr="00D2722D">
        <w:rPr>
          <w:rFonts w:ascii="Times New Roman" w:hAnsi="Times New Roman" w:cs="Times New Roman"/>
          <w:sz w:val="24"/>
          <w:szCs w:val="24"/>
        </w:rPr>
        <w:t xml:space="preserve"> and </w:t>
      </w:r>
      <w:r w:rsidR="00FB2779" w:rsidRPr="00D2722D">
        <w:rPr>
          <w:rFonts w:ascii="Times New Roman" w:hAnsi="Times New Roman" w:cs="Times New Roman"/>
          <w:i/>
          <w:iCs/>
          <w:sz w:val="24"/>
          <w:szCs w:val="24"/>
        </w:rPr>
        <w:t>S. capitis</w:t>
      </w:r>
      <w:r w:rsidR="00FB2779" w:rsidRPr="00D2722D">
        <w:rPr>
          <w:rFonts w:ascii="Times New Roman" w:hAnsi="Times New Roman" w:cs="Times New Roman"/>
          <w:sz w:val="24"/>
          <w:szCs w:val="24"/>
        </w:rPr>
        <w:t xml:space="preserve"> to be highest at freshening, and the prevalence of </w:t>
      </w:r>
      <w:r w:rsidR="00FB2779" w:rsidRPr="00D2722D">
        <w:rPr>
          <w:rFonts w:ascii="Times New Roman" w:hAnsi="Times New Roman" w:cs="Times New Roman"/>
          <w:i/>
          <w:iCs/>
          <w:sz w:val="24"/>
          <w:szCs w:val="24"/>
        </w:rPr>
        <w:t>S. chromogenes</w:t>
      </w:r>
      <w:r w:rsidR="00CD1A5D" w:rsidRPr="00D2722D">
        <w:rPr>
          <w:rFonts w:ascii="Times New Roman" w:hAnsi="Times New Roman" w:cs="Times New Roman"/>
          <w:i/>
          <w:iCs/>
          <w:sz w:val="24"/>
          <w:szCs w:val="24"/>
        </w:rPr>
        <w:t xml:space="preserve"> </w:t>
      </w:r>
      <w:r w:rsidR="00CD1A5D" w:rsidRPr="00D2722D">
        <w:rPr>
          <w:rFonts w:ascii="Times New Roman" w:hAnsi="Times New Roman" w:cs="Times New Roman"/>
          <w:sz w:val="24"/>
          <w:szCs w:val="24"/>
        </w:rPr>
        <w:t>(after an initial decrease</w:t>
      </w:r>
      <w:r w:rsidR="00C86E85" w:rsidRPr="00D2722D">
        <w:rPr>
          <w:rFonts w:ascii="Times New Roman" w:hAnsi="Times New Roman" w:cs="Times New Roman"/>
          <w:sz w:val="24"/>
          <w:szCs w:val="24"/>
        </w:rPr>
        <w:t xml:space="preserve"> from levels at freshening</w:t>
      </w:r>
      <w:r w:rsidR="00CD1A5D" w:rsidRPr="00D2722D">
        <w:rPr>
          <w:rFonts w:ascii="Times New Roman" w:hAnsi="Times New Roman" w:cs="Times New Roman"/>
          <w:sz w:val="24"/>
          <w:szCs w:val="24"/>
        </w:rPr>
        <w:t>)</w:t>
      </w:r>
      <w:r w:rsidR="00FB2779" w:rsidRPr="00D2722D">
        <w:rPr>
          <w:rFonts w:ascii="Times New Roman" w:hAnsi="Times New Roman" w:cs="Times New Roman"/>
          <w:i/>
          <w:iCs/>
          <w:sz w:val="24"/>
          <w:szCs w:val="24"/>
        </w:rPr>
        <w:t xml:space="preserve">, S. </w:t>
      </w:r>
      <w:proofErr w:type="spellStart"/>
      <w:r w:rsidR="00FB2779" w:rsidRPr="00D2722D">
        <w:rPr>
          <w:rFonts w:ascii="Times New Roman" w:hAnsi="Times New Roman" w:cs="Times New Roman"/>
          <w:i/>
          <w:iCs/>
          <w:sz w:val="24"/>
          <w:szCs w:val="24"/>
        </w:rPr>
        <w:t>haemolyticus</w:t>
      </w:r>
      <w:proofErr w:type="spellEnd"/>
      <w:r w:rsidR="00FB2779" w:rsidRPr="00D2722D">
        <w:rPr>
          <w:rFonts w:ascii="Times New Roman" w:hAnsi="Times New Roman" w:cs="Times New Roman"/>
          <w:i/>
          <w:iCs/>
          <w:sz w:val="24"/>
          <w:szCs w:val="24"/>
        </w:rPr>
        <w:t xml:space="preserve">, S. </w:t>
      </w:r>
      <w:proofErr w:type="spellStart"/>
      <w:r w:rsidR="00FB2779" w:rsidRPr="00D2722D">
        <w:rPr>
          <w:rFonts w:ascii="Times New Roman" w:hAnsi="Times New Roman" w:cs="Times New Roman"/>
          <w:i/>
          <w:iCs/>
          <w:sz w:val="24"/>
          <w:szCs w:val="24"/>
        </w:rPr>
        <w:t>xylosus</w:t>
      </w:r>
      <w:proofErr w:type="spellEnd"/>
      <w:r w:rsidR="00FB2779" w:rsidRPr="00D2722D">
        <w:rPr>
          <w:rFonts w:ascii="Times New Roman" w:hAnsi="Times New Roman" w:cs="Times New Roman"/>
          <w:i/>
          <w:iCs/>
          <w:sz w:val="24"/>
          <w:szCs w:val="24"/>
        </w:rPr>
        <w:t>,</w:t>
      </w:r>
      <w:r w:rsidR="00FB2779" w:rsidRPr="00D2722D">
        <w:rPr>
          <w:rFonts w:ascii="Times New Roman" w:hAnsi="Times New Roman" w:cs="Times New Roman"/>
          <w:sz w:val="24"/>
          <w:szCs w:val="24"/>
        </w:rPr>
        <w:t xml:space="preserve"> and </w:t>
      </w:r>
      <w:r w:rsidR="00FB2779" w:rsidRPr="00D2722D">
        <w:rPr>
          <w:rFonts w:ascii="Times New Roman" w:hAnsi="Times New Roman" w:cs="Times New Roman"/>
          <w:i/>
          <w:iCs/>
          <w:sz w:val="24"/>
          <w:szCs w:val="24"/>
        </w:rPr>
        <w:t xml:space="preserve">S. </w:t>
      </w:r>
      <w:proofErr w:type="spellStart"/>
      <w:r w:rsidR="00FB2779" w:rsidRPr="00D2722D">
        <w:rPr>
          <w:rFonts w:ascii="Times New Roman" w:hAnsi="Times New Roman" w:cs="Times New Roman"/>
          <w:i/>
          <w:iCs/>
          <w:sz w:val="24"/>
          <w:szCs w:val="24"/>
        </w:rPr>
        <w:t>cohnii</w:t>
      </w:r>
      <w:proofErr w:type="spellEnd"/>
      <w:r w:rsidR="00FB2779" w:rsidRPr="00D2722D">
        <w:rPr>
          <w:rFonts w:ascii="Times New Roman" w:hAnsi="Times New Roman" w:cs="Times New Roman"/>
          <w:sz w:val="24"/>
          <w:szCs w:val="24"/>
        </w:rPr>
        <w:t xml:space="preserve"> increased throughout lactation. In Belgian herds, </w:t>
      </w:r>
      <w:r w:rsidR="00FB2779" w:rsidRPr="00D2722D">
        <w:rPr>
          <w:rFonts w:ascii="Times New Roman" w:hAnsi="Times New Roman" w:cs="Times New Roman"/>
          <w:i/>
          <w:iCs/>
          <w:sz w:val="24"/>
          <w:szCs w:val="24"/>
        </w:rPr>
        <w:t>S. chromogenes</w:t>
      </w:r>
      <w:r w:rsidR="00FB2779" w:rsidRPr="00D2722D">
        <w:rPr>
          <w:rFonts w:ascii="Times New Roman" w:hAnsi="Times New Roman" w:cs="Times New Roman"/>
          <w:sz w:val="24"/>
          <w:szCs w:val="24"/>
        </w:rPr>
        <w:t xml:space="preserve"> was the predominant species causing IMI both at parturition and throughout lactation; the next </w:t>
      </w:r>
      <w:proofErr w:type="gramStart"/>
      <w:r w:rsidR="00FB2779" w:rsidRPr="00D2722D">
        <w:rPr>
          <w:rFonts w:ascii="Times New Roman" w:hAnsi="Times New Roman" w:cs="Times New Roman"/>
          <w:sz w:val="24"/>
          <w:szCs w:val="24"/>
        </w:rPr>
        <w:t>most commonly seen</w:t>
      </w:r>
      <w:proofErr w:type="gramEnd"/>
      <w:r w:rsidR="00FB2779" w:rsidRPr="00D2722D">
        <w:rPr>
          <w:rFonts w:ascii="Times New Roman" w:hAnsi="Times New Roman" w:cs="Times New Roman"/>
          <w:sz w:val="24"/>
          <w:szCs w:val="24"/>
        </w:rPr>
        <w:t xml:space="preserve"> species at freshening were </w:t>
      </w:r>
      <w:r w:rsidR="00FB2779" w:rsidRPr="00D2722D">
        <w:rPr>
          <w:rFonts w:ascii="Times New Roman" w:hAnsi="Times New Roman" w:cs="Times New Roman"/>
          <w:i/>
          <w:iCs/>
          <w:sz w:val="24"/>
          <w:szCs w:val="24"/>
        </w:rPr>
        <w:t xml:space="preserve">S. </w:t>
      </w:r>
      <w:proofErr w:type="spellStart"/>
      <w:r w:rsidR="00FB2779" w:rsidRPr="00D2722D">
        <w:rPr>
          <w:rFonts w:ascii="Times New Roman" w:hAnsi="Times New Roman" w:cs="Times New Roman"/>
          <w:i/>
          <w:iCs/>
          <w:sz w:val="24"/>
          <w:szCs w:val="24"/>
        </w:rPr>
        <w:t>sciuri</w:t>
      </w:r>
      <w:proofErr w:type="spellEnd"/>
      <w:r w:rsidR="00FB2779" w:rsidRPr="00D2722D">
        <w:rPr>
          <w:rFonts w:ascii="Times New Roman" w:hAnsi="Times New Roman" w:cs="Times New Roman"/>
          <w:sz w:val="24"/>
          <w:szCs w:val="24"/>
        </w:rPr>
        <w:t xml:space="preserve"> and </w:t>
      </w:r>
      <w:r w:rsidR="00FB2779" w:rsidRPr="00D2722D">
        <w:rPr>
          <w:rFonts w:ascii="Times New Roman" w:hAnsi="Times New Roman" w:cs="Times New Roman"/>
          <w:i/>
          <w:iCs/>
          <w:sz w:val="24"/>
          <w:szCs w:val="24"/>
        </w:rPr>
        <w:t xml:space="preserve">S. </w:t>
      </w:r>
      <w:proofErr w:type="spellStart"/>
      <w:r w:rsidR="00FB2779" w:rsidRPr="00D2722D">
        <w:rPr>
          <w:rFonts w:ascii="Times New Roman" w:hAnsi="Times New Roman" w:cs="Times New Roman"/>
          <w:i/>
          <w:iCs/>
          <w:sz w:val="24"/>
          <w:szCs w:val="24"/>
        </w:rPr>
        <w:t>cohnii</w:t>
      </w:r>
      <w:proofErr w:type="spellEnd"/>
      <w:r w:rsidR="00FB2779" w:rsidRPr="00D2722D">
        <w:rPr>
          <w:rFonts w:ascii="Times New Roman" w:hAnsi="Times New Roman" w:cs="Times New Roman"/>
          <w:sz w:val="24"/>
          <w:szCs w:val="24"/>
        </w:rPr>
        <w:t xml:space="preserve"> (De Visscher et al., 2016), while </w:t>
      </w:r>
      <w:r w:rsidR="00FB2779" w:rsidRPr="00D2722D">
        <w:rPr>
          <w:rFonts w:ascii="Times New Roman" w:hAnsi="Times New Roman" w:cs="Times New Roman"/>
          <w:i/>
          <w:iCs/>
          <w:sz w:val="24"/>
          <w:szCs w:val="24"/>
        </w:rPr>
        <w:t xml:space="preserve">S. </w:t>
      </w:r>
      <w:proofErr w:type="spellStart"/>
      <w:r w:rsidR="00FB2779" w:rsidRPr="00D2722D">
        <w:rPr>
          <w:rFonts w:ascii="Times New Roman" w:hAnsi="Times New Roman" w:cs="Times New Roman"/>
          <w:i/>
          <w:iCs/>
          <w:sz w:val="24"/>
          <w:szCs w:val="24"/>
        </w:rPr>
        <w:t>simulans</w:t>
      </w:r>
      <w:proofErr w:type="spellEnd"/>
      <w:r w:rsidR="00FB2779" w:rsidRPr="00D2722D">
        <w:rPr>
          <w:rFonts w:ascii="Times New Roman" w:hAnsi="Times New Roman" w:cs="Times New Roman"/>
          <w:i/>
          <w:iCs/>
          <w:sz w:val="24"/>
          <w:szCs w:val="24"/>
        </w:rPr>
        <w:t xml:space="preserve">, S. </w:t>
      </w:r>
      <w:proofErr w:type="spellStart"/>
      <w:r w:rsidR="00FB2779" w:rsidRPr="00D2722D">
        <w:rPr>
          <w:rFonts w:ascii="Times New Roman" w:hAnsi="Times New Roman" w:cs="Times New Roman"/>
          <w:i/>
          <w:iCs/>
          <w:sz w:val="24"/>
          <w:szCs w:val="24"/>
        </w:rPr>
        <w:t>xylosus</w:t>
      </w:r>
      <w:proofErr w:type="spellEnd"/>
      <w:r w:rsidR="00FB2779" w:rsidRPr="00D2722D">
        <w:rPr>
          <w:rFonts w:ascii="Times New Roman" w:hAnsi="Times New Roman" w:cs="Times New Roman"/>
          <w:i/>
          <w:iCs/>
          <w:sz w:val="24"/>
          <w:szCs w:val="24"/>
        </w:rPr>
        <w:t xml:space="preserve">, S. epidermidis, </w:t>
      </w:r>
      <w:r w:rsidR="00FB2779" w:rsidRPr="00D2722D">
        <w:rPr>
          <w:rFonts w:ascii="Times New Roman" w:hAnsi="Times New Roman" w:cs="Times New Roman"/>
          <w:sz w:val="24"/>
          <w:szCs w:val="24"/>
        </w:rPr>
        <w:t>and</w:t>
      </w:r>
      <w:r w:rsidR="00FB2779" w:rsidRPr="00D2722D">
        <w:rPr>
          <w:rFonts w:ascii="Times New Roman" w:hAnsi="Times New Roman" w:cs="Times New Roman"/>
          <w:i/>
          <w:iCs/>
          <w:sz w:val="24"/>
          <w:szCs w:val="24"/>
        </w:rPr>
        <w:t xml:space="preserve"> S. </w:t>
      </w:r>
      <w:proofErr w:type="spellStart"/>
      <w:r w:rsidR="00FB2779" w:rsidRPr="00D2722D">
        <w:rPr>
          <w:rFonts w:ascii="Times New Roman" w:hAnsi="Times New Roman" w:cs="Times New Roman"/>
          <w:i/>
          <w:iCs/>
          <w:sz w:val="24"/>
          <w:szCs w:val="24"/>
        </w:rPr>
        <w:t>haemolyticus</w:t>
      </w:r>
      <w:proofErr w:type="spellEnd"/>
      <w:r w:rsidR="00FB2779" w:rsidRPr="00D2722D">
        <w:rPr>
          <w:rFonts w:ascii="Times New Roman" w:hAnsi="Times New Roman" w:cs="Times New Roman"/>
          <w:sz w:val="24"/>
          <w:szCs w:val="24"/>
        </w:rPr>
        <w:t xml:space="preserve"> were the next most common causes for NASM IMI during lactation </w:t>
      </w:r>
      <w:r w:rsidR="004E548D" w:rsidRPr="00D2722D">
        <w:rPr>
          <w:rFonts w:ascii="Times New Roman" w:hAnsi="Times New Roman" w:cs="Times New Roman"/>
          <w:noProof/>
          <w:sz w:val="24"/>
          <w:szCs w:val="24"/>
        </w:rPr>
        <w:t>(Piessens et al., 2011; Supré et al., 2011)</w:t>
      </w:r>
      <w:r w:rsidR="00FB2779" w:rsidRPr="00D2722D">
        <w:rPr>
          <w:rFonts w:ascii="Times New Roman" w:hAnsi="Times New Roman" w:cs="Times New Roman"/>
          <w:sz w:val="24"/>
          <w:szCs w:val="24"/>
        </w:rPr>
        <w:t xml:space="preserve">. Dirty teats have been associated with an increased likelihood of IMI due to </w:t>
      </w:r>
      <w:r w:rsidR="00FB2779" w:rsidRPr="00D2722D">
        <w:rPr>
          <w:rFonts w:ascii="Times New Roman" w:hAnsi="Times New Roman" w:cs="Times New Roman"/>
          <w:i/>
          <w:iCs/>
          <w:sz w:val="24"/>
          <w:szCs w:val="24"/>
        </w:rPr>
        <w:t xml:space="preserve">S. </w:t>
      </w:r>
      <w:proofErr w:type="spellStart"/>
      <w:r w:rsidR="00FB2779" w:rsidRPr="00D2722D">
        <w:rPr>
          <w:rFonts w:ascii="Times New Roman" w:hAnsi="Times New Roman" w:cs="Times New Roman"/>
          <w:i/>
          <w:iCs/>
          <w:sz w:val="24"/>
          <w:szCs w:val="24"/>
        </w:rPr>
        <w:t>cohnii</w:t>
      </w:r>
      <w:proofErr w:type="spellEnd"/>
      <w:r w:rsidR="00FB2779" w:rsidRPr="00D2722D">
        <w:rPr>
          <w:rFonts w:ascii="Times New Roman" w:hAnsi="Times New Roman" w:cs="Times New Roman"/>
          <w:i/>
          <w:iCs/>
          <w:sz w:val="24"/>
          <w:szCs w:val="24"/>
        </w:rPr>
        <w:t xml:space="preserve">, S. </w:t>
      </w:r>
      <w:proofErr w:type="spellStart"/>
      <w:r w:rsidR="00FB2779" w:rsidRPr="00D2722D">
        <w:rPr>
          <w:rFonts w:ascii="Times New Roman" w:hAnsi="Times New Roman" w:cs="Times New Roman"/>
          <w:i/>
          <w:iCs/>
          <w:sz w:val="24"/>
          <w:szCs w:val="24"/>
        </w:rPr>
        <w:t>equorum</w:t>
      </w:r>
      <w:proofErr w:type="spellEnd"/>
      <w:r w:rsidR="00FB2779" w:rsidRPr="00D2722D">
        <w:rPr>
          <w:rFonts w:ascii="Times New Roman" w:hAnsi="Times New Roman" w:cs="Times New Roman"/>
          <w:i/>
          <w:iCs/>
          <w:sz w:val="24"/>
          <w:szCs w:val="24"/>
        </w:rPr>
        <w:t xml:space="preserve">, S. saprophyticus, </w:t>
      </w:r>
      <w:r w:rsidR="00FB2779" w:rsidRPr="00D2722D">
        <w:rPr>
          <w:rFonts w:ascii="Times New Roman" w:hAnsi="Times New Roman" w:cs="Times New Roman"/>
          <w:sz w:val="24"/>
          <w:szCs w:val="24"/>
        </w:rPr>
        <w:t>and</w:t>
      </w:r>
      <w:r w:rsidR="00FB2779" w:rsidRPr="00D2722D">
        <w:rPr>
          <w:rFonts w:ascii="Times New Roman" w:hAnsi="Times New Roman" w:cs="Times New Roman"/>
          <w:i/>
          <w:iCs/>
          <w:sz w:val="24"/>
          <w:szCs w:val="24"/>
        </w:rPr>
        <w:t xml:space="preserve"> S. </w:t>
      </w:r>
      <w:proofErr w:type="spellStart"/>
      <w:r w:rsidR="00FB2779" w:rsidRPr="00D2722D">
        <w:rPr>
          <w:rFonts w:ascii="Times New Roman" w:hAnsi="Times New Roman" w:cs="Times New Roman"/>
          <w:i/>
          <w:iCs/>
          <w:sz w:val="24"/>
          <w:szCs w:val="24"/>
        </w:rPr>
        <w:t>sciuri</w:t>
      </w:r>
      <w:proofErr w:type="spellEnd"/>
      <w:r w:rsidR="00FB2779" w:rsidRPr="00D2722D">
        <w:rPr>
          <w:rFonts w:ascii="Times New Roman" w:hAnsi="Times New Roman" w:cs="Times New Roman"/>
          <w:i/>
          <w:iCs/>
          <w:sz w:val="24"/>
          <w:szCs w:val="24"/>
        </w:rPr>
        <w:t>,</w:t>
      </w:r>
      <w:r w:rsidR="00FB2779" w:rsidRPr="00D2722D">
        <w:rPr>
          <w:rFonts w:ascii="Times New Roman" w:hAnsi="Times New Roman" w:cs="Times New Roman"/>
          <w:sz w:val="24"/>
          <w:szCs w:val="24"/>
        </w:rPr>
        <w:t xml:space="preserve"> which the authors </w:t>
      </w:r>
      <w:r w:rsidR="004F25C0" w:rsidRPr="00D2722D">
        <w:rPr>
          <w:rFonts w:ascii="Times New Roman" w:hAnsi="Times New Roman" w:cs="Times New Roman"/>
          <w:sz w:val="24"/>
          <w:szCs w:val="24"/>
        </w:rPr>
        <w:t>indicate</w:t>
      </w:r>
      <w:r w:rsidR="00FB2779" w:rsidRPr="00D2722D">
        <w:rPr>
          <w:rFonts w:ascii="Times New Roman" w:hAnsi="Times New Roman" w:cs="Times New Roman"/>
          <w:sz w:val="24"/>
          <w:szCs w:val="24"/>
        </w:rPr>
        <w:t xml:space="preserve"> is consistent with a likely environmental origin for these species </w:t>
      </w:r>
      <w:r w:rsidR="004E548D" w:rsidRPr="00D2722D">
        <w:rPr>
          <w:rFonts w:ascii="Times New Roman" w:hAnsi="Times New Roman" w:cs="Times New Roman"/>
          <w:noProof/>
          <w:sz w:val="24"/>
          <w:szCs w:val="24"/>
        </w:rPr>
        <w:t>(De Visscher et al., 2016)</w:t>
      </w:r>
      <w:r w:rsidR="00FB2779" w:rsidRPr="00D2722D">
        <w:rPr>
          <w:rFonts w:ascii="Times New Roman" w:hAnsi="Times New Roman" w:cs="Times New Roman"/>
          <w:sz w:val="24"/>
          <w:szCs w:val="24"/>
        </w:rPr>
        <w:t xml:space="preserve">. Even physical features of the udder and teats have been associated with different NASM species (De Visscher et al., 2016: quarters with an inverted teat end had higher odds of being infected with </w:t>
      </w:r>
      <w:r w:rsidR="00FB2779" w:rsidRPr="00D2722D">
        <w:rPr>
          <w:rFonts w:ascii="Times New Roman" w:hAnsi="Times New Roman" w:cs="Times New Roman"/>
          <w:i/>
          <w:iCs/>
          <w:sz w:val="24"/>
          <w:szCs w:val="24"/>
        </w:rPr>
        <w:t xml:space="preserve">S. chromogenes, S. </w:t>
      </w:r>
      <w:proofErr w:type="spellStart"/>
      <w:r w:rsidR="00FB2779" w:rsidRPr="00D2722D">
        <w:rPr>
          <w:rFonts w:ascii="Times New Roman" w:hAnsi="Times New Roman" w:cs="Times New Roman"/>
          <w:i/>
          <w:iCs/>
          <w:sz w:val="24"/>
          <w:szCs w:val="24"/>
        </w:rPr>
        <w:t>simulans</w:t>
      </w:r>
      <w:proofErr w:type="spellEnd"/>
      <w:r w:rsidR="00FB2779" w:rsidRPr="00D2722D">
        <w:rPr>
          <w:rFonts w:ascii="Times New Roman" w:hAnsi="Times New Roman" w:cs="Times New Roman"/>
          <w:i/>
          <w:iCs/>
          <w:sz w:val="24"/>
          <w:szCs w:val="24"/>
        </w:rPr>
        <w:t xml:space="preserve">, </w:t>
      </w:r>
      <w:r w:rsidR="00FB2779" w:rsidRPr="00D2722D">
        <w:rPr>
          <w:rFonts w:ascii="Times New Roman" w:hAnsi="Times New Roman" w:cs="Times New Roman"/>
          <w:sz w:val="24"/>
          <w:szCs w:val="24"/>
        </w:rPr>
        <w:t xml:space="preserve">or </w:t>
      </w:r>
      <w:r w:rsidR="00FB2779" w:rsidRPr="00D2722D">
        <w:rPr>
          <w:rFonts w:ascii="Times New Roman" w:hAnsi="Times New Roman" w:cs="Times New Roman"/>
          <w:i/>
          <w:iCs/>
          <w:sz w:val="24"/>
          <w:szCs w:val="24"/>
        </w:rPr>
        <w:t xml:space="preserve">S. </w:t>
      </w:r>
      <w:proofErr w:type="spellStart"/>
      <w:r w:rsidR="00FB2779" w:rsidRPr="00D2722D">
        <w:rPr>
          <w:rFonts w:ascii="Times New Roman" w:hAnsi="Times New Roman" w:cs="Times New Roman"/>
          <w:i/>
          <w:iCs/>
          <w:sz w:val="24"/>
          <w:szCs w:val="24"/>
        </w:rPr>
        <w:t>xylosus</w:t>
      </w:r>
      <w:proofErr w:type="spellEnd"/>
      <w:r w:rsidR="00FB2779" w:rsidRPr="00D2722D">
        <w:rPr>
          <w:rFonts w:ascii="Times New Roman" w:hAnsi="Times New Roman" w:cs="Times New Roman"/>
          <w:sz w:val="24"/>
          <w:szCs w:val="24"/>
        </w:rPr>
        <w:t xml:space="preserve">; Dolder et al., 2017: udder edema was a risk factor for IMI with </w:t>
      </w:r>
      <w:r w:rsidR="00FB2779" w:rsidRPr="00D2722D">
        <w:rPr>
          <w:rFonts w:ascii="Times New Roman" w:hAnsi="Times New Roman" w:cs="Times New Roman"/>
          <w:i/>
          <w:iCs/>
          <w:sz w:val="24"/>
          <w:szCs w:val="24"/>
        </w:rPr>
        <w:t>S. chromogenes</w:t>
      </w:r>
      <w:r w:rsidR="00FB2779" w:rsidRPr="00D2722D">
        <w:rPr>
          <w:rFonts w:ascii="Times New Roman" w:hAnsi="Times New Roman" w:cs="Times New Roman"/>
          <w:sz w:val="24"/>
          <w:szCs w:val="24"/>
        </w:rPr>
        <w:t>).</w:t>
      </w:r>
    </w:p>
    <w:p w14:paraId="46C4CF07" w14:textId="7AD15570" w:rsidR="000D1E2E" w:rsidRPr="0088162A" w:rsidRDefault="00167356" w:rsidP="0088162A">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shd w:val="clear" w:color="auto" w:fill="FFFFFF"/>
        </w:rPr>
        <w:lastRenderedPageBreak/>
        <w:t>In addition to u</w:t>
      </w:r>
      <w:r w:rsidR="00341B76" w:rsidRPr="00D2722D">
        <w:rPr>
          <w:rFonts w:ascii="Times New Roman" w:hAnsi="Times New Roman" w:cs="Times New Roman"/>
          <w:sz w:val="24"/>
          <w:szCs w:val="24"/>
          <w:shd w:val="clear" w:color="auto" w:fill="FFFFFF"/>
        </w:rPr>
        <w:t xml:space="preserve">nmeasured animal or </w:t>
      </w:r>
      <w:r w:rsidRPr="00D2722D">
        <w:rPr>
          <w:rFonts w:ascii="Times New Roman" w:hAnsi="Times New Roman" w:cs="Times New Roman"/>
          <w:sz w:val="24"/>
          <w:szCs w:val="24"/>
          <w:shd w:val="clear" w:color="auto" w:fill="FFFFFF"/>
        </w:rPr>
        <w:t>management</w:t>
      </w:r>
      <w:r w:rsidR="00BA3EEB" w:rsidRPr="00D2722D">
        <w:rPr>
          <w:rFonts w:ascii="Times New Roman" w:hAnsi="Times New Roman" w:cs="Times New Roman"/>
          <w:sz w:val="24"/>
          <w:szCs w:val="24"/>
          <w:shd w:val="clear" w:color="auto" w:fill="FFFFFF"/>
        </w:rPr>
        <w:t>-associated</w:t>
      </w:r>
      <w:r w:rsidR="00341B76" w:rsidRPr="00D2722D">
        <w:rPr>
          <w:rFonts w:ascii="Times New Roman" w:hAnsi="Times New Roman" w:cs="Times New Roman"/>
          <w:sz w:val="24"/>
          <w:szCs w:val="24"/>
          <w:shd w:val="clear" w:color="auto" w:fill="FFFFFF"/>
        </w:rPr>
        <w:t xml:space="preserve"> </w:t>
      </w:r>
      <w:r w:rsidR="00BA3EEB" w:rsidRPr="00D2722D">
        <w:rPr>
          <w:rFonts w:ascii="Times New Roman" w:hAnsi="Times New Roman" w:cs="Times New Roman"/>
          <w:sz w:val="24"/>
          <w:szCs w:val="24"/>
          <w:shd w:val="clear" w:color="auto" w:fill="FFFFFF"/>
        </w:rPr>
        <w:t xml:space="preserve">risk </w:t>
      </w:r>
      <w:r w:rsidR="00341B76" w:rsidRPr="00D2722D">
        <w:rPr>
          <w:rFonts w:ascii="Times New Roman" w:hAnsi="Times New Roman" w:cs="Times New Roman"/>
          <w:sz w:val="24"/>
          <w:szCs w:val="24"/>
          <w:shd w:val="clear" w:color="auto" w:fill="FFFFFF"/>
        </w:rPr>
        <w:t>factors</w:t>
      </w:r>
      <w:r w:rsidR="00DD137A" w:rsidRPr="00D2722D">
        <w:rPr>
          <w:rFonts w:ascii="Times New Roman" w:hAnsi="Times New Roman" w:cs="Times New Roman"/>
          <w:sz w:val="24"/>
          <w:szCs w:val="24"/>
          <w:shd w:val="clear" w:color="auto" w:fill="FFFFFF"/>
        </w:rPr>
        <w:t>, an important</w:t>
      </w:r>
      <w:r w:rsidR="00227C7A" w:rsidRPr="00D2722D">
        <w:rPr>
          <w:rFonts w:ascii="Times New Roman" w:hAnsi="Times New Roman" w:cs="Times New Roman"/>
          <w:sz w:val="24"/>
          <w:szCs w:val="24"/>
        </w:rPr>
        <w:t xml:space="preserve"> </w:t>
      </w:r>
      <w:r w:rsidR="00D9137B" w:rsidRPr="00D2722D">
        <w:rPr>
          <w:rFonts w:ascii="Times New Roman" w:hAnsi="Times New Roman" w:cs="Times New Roman"/>
          <w:sz w:val="24"/>
          <w:szCs w:val="24"/>
        </w:rPr>
        <w:t>determinate</w:t>
      </w:r>
      <w:r w:rsidR="00227C7A" w:rsidRPr="00D2722D">
        <w:rPr>
          <w:rFonts w:ascii="Times New Roman" w:hAnsi="Times New Roman" w:cs="Times New Roman"/>
          <w:sz w:val="24"/>
          <w:szCs w:val="24"/>
        </w:rPr>
        <w:t xml:space="preserve"> in AMR carriage of mastitis isolates is clonal dissemination within a particular herd. Consistent with behavior of a contagious mastitis pathogen, a </w:t>
      </w:r>
      <w:r w:rsidR="00BE6158" w:rsidRPr="00D2722D">
        <w:rPr>
          <w:rFonts w:ascii="Times New Roman" w:hAnsi="Times New Roman" w:cs="Times New Roman"/>
          <w:sz w:val="24"/>
          <w:szCs w:val="24"/>
        </w:rPr>
        <w:t>certain</w:t>
      </w:r>
      <w:r w:rsidR="00227C7A" w:rsidRPr="00D2722D">
        <w:rPr>
          <w:rFonts w:ascii="Times New Roman" w:hAnsi="Times New Roman" w:cs="Times New Roman"/>
          <w:sz w:val="24"/>
          <w:szCs w:val="24"/>
        </w:rPr>
        <w:t xml:space="preserve"> strain </w:t>
      </w:r>
      <w:r w:rsidR="00BE6158" w:rsidRPr="00D2722D">
        <w:rPr>
          <w:rFonts w:ascii="Times New Roman" w:hAnsi="Times New Roman" w:cs="Times New Roman"/>
          <w:sz w:val="24"/>
          <w:szCs w:val="24"/>
        </w:rPr>
        <w:t>(</w:t>
      </w:r>
      <w:r w:rsidR="00227C7A" w:rsidRPr="00D2722D">
        <w:rPr>
          <w:rFonts w:ascii="Times New Roman" w:hAnsi="Times New Roman" w:cs="Times New Roman"/>
          <w:sz w:val="24"/>
          <w:szCs w:val="24"/>
        </w:rPr>
        <w:t>or strains</w:t>
      </w:r>
      <w:r w:rsidR="00BE6158" w:rsidRPr="00D2722D">
        <w:rPr>
          <w:rFonts w:ascii="Times New Roman" w:hAnsi="Times New Roman" w:cs="Times New Roman"/>
          <w:sz w:val="24"/>
          <w:szCs w:val="24"/>
        </w:rPr>
        <w:t>)</w:t>
      </w:r>
      <w:r w:rsidR="00227C7A" w:rsidRPr="00D2722D">
        <w:rPr>
          <w:rFonts w:ascii="Times New Roman" w:hAnsi="Times New Roman" w:cs="Times New Roman"/>
          <w:sz w:val="24"/>
          <w:szCs w:val="24"/>
        </w:rPr>
        <w:t xml:space="preserve"> of </w:t>
      </w:r>
      <w:r w:rsidR="00227C7A" w:rsidRPr="00D2722D">
        <w:rPr>
          <w:rFonts w:ascii="Times New Roman" w:hAnsi="Times New Roman" w:cs="Times New Roman"/>
          <w:i/>
          <w:iCs/>
          <w:sz w:val="24"/>
          <w:szCs w:val="24"/>
        </w:rPr>
        <w:t>S. aureus</w:t>
      </w:r>
      <w:r w:rsidR="00227C7A" w:rsidRPr="00D2722D">
        <w:rPr>
          <w:rFonts w:ascii="Times New Roman" w:hAnsi="Times New Roman" w:cs="Times New Roman"/>
          <w:sz w:val="24"/>
          <w:szCs w:val="24"/>
        </w:rPr>
        <w:t xml:space="preserve"> </w:t>
      </w:r>
      <w:proofErr w:type="gramStart"/>
      <w:r w:rsidR="00227C7A" w:rsidRPr="00D2722D">
        <w:rPr>
          <w:rFonts w:ascii="Times New Roman" w:hAnsi="Times New Roman" w:cs="Times New Roman"/>
          <w:sz w:val="24"/>
          <w:szCs w:val="24"/>
        </w:rPr>
        <w:t>will</w:t>
      </w:r>
      <w:proofErr w:type="gramEnd"/>
      <w:r w:rsidR="00227C7A" w:rsidRPr="00D2722D">
        <w:rPr>
          <w:rFonts w:ascii="Times New Roman" w:hAnsi="Times New Roman" w:cs="Times New Roman"/>
          <w:sz w:val="24"/>
          <w:szCs w:val="24"/>
        </w:rPr>
        <w:t xml:space="preserve"> predominant for any given herd </w:t>
      </w:r>
      <w:r w:rsidR="004E548D" w:rsidRPr="00D2722D">
        <w:rPr>
          <w:rFonts w:ascii="Times New Roman" w:hAnsi="Times New Roman" w:cs="Times New Roman"/>
          <w:noProof/>
          <w:sz w:val="24"/>
          <w:szCs w:val="24"/>
        </w:rPr>
        <w:t>(Lange et al., 1999; Zadoks et al., 2000; Freu et al., 2022)</w:t>
      </w:r>
      <w:r w:rsidR="00227C7A" w:rsidRPr="00D2722D">
        <w:rPr>
          <w:rFonts w:ascii="Times New Roman" w:hAnsi="Times New Roman" w:cs="Times New Roman"/>
          <w:sz w:val="24"/>
          <w:szCs w:val="24"/>
        </w:rPr>
        <w:t xml:space="preserve">. If the dominant strain of </w:t>
      </w:r>
      <w:r w:rsidR="00227C7A" w:rsidRPr="00D2722D">
        <w:rPr>
          <w:rFonts w:ascii="Times New Roman" w:hAnsi="Times New Roman" w:cs="Times New Roman"/>
          <w:i/>
          <w:iCs/>
          <w:sz w:val="24"/>
          <w:szCs w:val="24"/>
        </w:rPr>
        <w:t>S. aureus</w:t>
      </w:r>
      <w:r w:rsidR="00227C7A" w:rsidRPr="00D2722D">
        <w:rPr>
          <w:rFonts w:ascii="Times New Roman" w:hAnsi="Times New Roman" w:cs="Times New Roman"/>
          <w:sz w:val="24"/>
          <w:szCs w:val="24"/>
        </w:rPr>
        <w:t xml:space="preserve"> causing IMI in a dairy herd happens to carry a </w:t>
      </w:r>
      <w:r w:rsidR="001A394F" w:rsidRPr="00D2722D">
        <w:rPr>
          <w:rFonts w:ascii="Times New Roman" w:hAnsi="Times New Roman" w:cs="Times New Roman"/>
          <w:sz w:val="24"/>
          <w:szCs w:val="24"/>
        </w:rPr>
        <w:t>given</w:t>
      </w:r>
      <w:r w:rsidR="00227C7A" w:rsidRPr="00D2722D">
        <w:rPr>
          <w:rFonts w:ascii="Times New Roman" w:hAnsi="Times New Roman" w:cs="Times New Roman"/>
          <w:sz w:val="24"/>
          <w:szCs w:val="24"/>
        </w:rPr>
        <w:t xml:space="preserve"> AMR determinant, a high proportion of</w:t>
      </w:r>
      <w:r w:rsidR="00BA2608" w:rsidRPr="00D2722D">
        <w:rPr>
          <w:rFonts w:ascii="Times New Roman" w:hAnsi="Times New Roman" w:cs="Times New Roman"/>
          <w:sz w:val="24"/>
          <w:szCs w:val="24"/>
        </w:rPr>
        <w:t xml:space="preserve"> </w:t>
      </w:r>
      <w:r w:rsidR="00BA2608" w:rsidRPr="00D2722D">
        <w:rPr>
          <w:rFonts w:ascii="Times New Roman" w:hAnsi="Times New Roman" w:cs="Times New Roman"/>
          <w:i/>
          <w:iCs/>
          <w:sz w:val="24"/>
          <w:szCs w:val="24"/>
        </w:rPr>
        <w:t>S. aureus</w:t>
      </w:r>
      <w:r w:rsidR="00227C7A" w:rsidRPr="00D2722D">
        <w:rPr>
          <w:rFonts w:ascii="Times New Roman" w:hAnsi="Times New Roman" w:cs="Times New Roman"/>
          <w:sz w:val="24"/>
          <w:szCs w:val="24"/>
        </w:rPr>
        <w:t xml:space="preserve"> isolates from that herd will likely </w:t>
      </w:r>
      <w:r w:rsidR="00BA2608" w:rsidRPr="00D2722D">
        <w:rPr>
          <w:rFonts w:ascii="Times New Roman" w:hAnsi="Times New Roman" w:cs="Times New Roman"/>
          <w:sz w:val="24"/>
          <w:szCs w:val="24"/>
        </w:rPr>
        <w:t>exhibit</w:t>
      </w:r>
      <w:r w:rsidR="00227C7A" w:rsidRPr="00D2722D">
        <w:rPr>
          <w:rFonts w:ascii="Times New Roman" w:hAnsi="Times New Roman" w:cs="Times New Roman"/>
          <w:sz w:val="24"/>
          <w:szCs w:val="24"/>
        </w:rPr>
        <w:t xml:space="preserve"> phenotypic resistant </w:t>
      </w:r>
      <w:r w:rsidR="00BA2608" w:rsidRPr="00D2722D">
        <w:rPr>
          <w:rFonts w:ascii="Times New Roman" w:hAnsi="Times New Roman" w:cs="Times New Roman"/>
          <w:sz w:val="24"/>
          <w:szCs w:val="24"/>
        </w:rPr>
        <w:t>against</w:t>
      </w:r>
      <w:r w:rsidR="00227C7A" w:rsidRPr="00D2722D">
        <w:rPr>
          <w:rFonts w:ascii="Times New Roman" w:hAnsi="Times New Roman" w:cs="Times New Roman"/>
          <w:sz w:val="24"/>
          <w:szCs w:val="24"/>
        </w:rPr>
        <w:t xml:space="preserve"> </w:t>
      </w:r>
      <w:r w:rsidR="00BA2608" w:rsidRPr="00D2722D">
        <w:rPr>
          <w:rFonts w:ascii="Times New Roman" w:hAnsi="Times New Roman" w:cs="Times New Roman"/>
          <w:sz w:val="24"/>
          <w:szCs w:val="24"/>
        </w:rPr>
        <w:t xml:space="preserve">a </w:t>
      </w:r>
      <w:r w:rsidR="00227C7A" w:rsidRPr="00D2722D">
        <w:rPr>
          <w:rFonts w:ascii="Times New Roman" w:hAnsi="Times New Roman" w:cs="Times New Roman"/>
          <w:sz w:val="24"/>
          <w:szCs w:val="24"/>
        </w:rPr>
        <w:t xml:space="preserve">particular antimicrobial: not </w:t>
      </w:r>
      <w:r w:rsidR="00F11861" w:rsidRPr="00D2722D">
        <w:rPr>
          <w:rFonts w:ascii="Times New Roman" w:hAnsi="Times New Roman" w:cs="Times New Roman"/>
          <w:sz w:val="24"/>
          <w:szCs w:val="24"/>
        </w:rPr>
        <w:t>solely</w:t>
      </w:r>
      <w:r w:rsidR="009C7220" w:rsidRPr="00D2722D">
        <w:rPr>
          <w:rFonts w:ascii="Times New Roman" w:hAnsi="Times New Roman" w:cs="Times New Roman"/>
          <w:sz w:val="24"/>
          <w:szCs w:val="24"/>
        </w:rPr>
        <w:t xml:space="preserve"> </w:t>
      </w:r>
      <w:proofErr w:type="gramStart"/>
      <w:r w:rsidR="00227C7A" w:rsidRPr="00D2722D">
        <w:rPr>
          <w:rFonts w:ascii="Times New Roman" w:hAnsi="Times New Roman" w:cs="Times New Roman"/>
          <w:sz w:val="24"/>
          <w:szCs w:val="24"/>
        </w:rPr>
        <w:t>as a result of</w:t>
      </w:r>
      <w:proofErr w:type="gramEnd"/>
      <w:r w:rsidR="00227C7A" w:rsidRPr="00D2722D">
        <w:rPr>
          <w:rFonts w:ascii="Times New Roman" w:hAnsi="Times New Roman" w:cs="Times New Roman"/>
          <w:sz w:val="24"/>
          <w:szCs w:val="24"/>
        </w:rPr>
        <w:t xml:space="preserve"> environmental pressure and selection, but </w:t>
      </w:r>
      <w:r w:rsidR="00D35E4D" w:rsidRPr="00D2722D">
        <w:rPr>
          <w:rFonts w:ascii="Times New Roman" w:hAnsi="Times New Roman" w:cs="Times New Roman"/>
          <w:sz w:val="24"/>
          <w:szCs w:val="24"/>
        </w:rPr>
        <w:t>also</w:t>
      </w:r>
      <w:r w:rsidR="00227C7A" w:rsidRPr="00D2722D">
        <w:rPr>
          <w:rFonts w:ascii="Times New Roman" w:hAnsi="Times New Roman" w:cs="Times New Roman"/>
          <w:sz w:val="24"/>
          <w:szCs w:val="24"/>
        </w:rPr>
        <w:t xml:space="preserve"> as a consequence of phylogeny and the behavior of the pathogen itself. </w:t>
      </w:r>
      <w:r w:rsidR="009A726E" w:rsidRPr="00D2722D">
        <w:rPr>
          <w:rFonts w:ascii="Times New Roman" w:hAnsi="Times New Roman" w:cs="Times New Roman"/>
          <w:sz w:val="24"/>
          <w:szCs w:val="24"/>
        </w:rPr>
        <w:t>T</w:t>
      </w:r>
      <w:r w:rsidR="00227C7A" w:rsidRPr="00D2722D">
        <w:rPr>
          <w:rFonts w:ascii="Times New Roman" w:hAnsi="Times New Roman" w:cs="Times New Roman"/>
          <w:sz w:val="24"/>
          <w:szCs w:val="24"/>
        </w:rPr>
        <w:t xml:space="preserve">his dominant strain type </w:t>
      </w:r>
      <w:r w:rsidR="005B3280" w:rsidRPr="00D2722D">
        <w:rPr>
          <w:rFonts w:ascii="Times New Roman" w:hAnsi="Times New Roman" w:cs="Times New Roman"/>
          <w:sz w:val="24"/>
          <w:szCs w:val="24"/>
        </w:rPr>
        <w:t xml:space="preserve">effect </w:t>
      </w:r>
      <w:r w:rsidR="00D97613" w:rsidRPr="00D2722D">
        <w:rPr>
          <w:rFonts w:ascii="Times New Roman" w:hAnsi="Times New Roman" w:cs="Times New Roman"/>
          <w:sz w:val="24"/>
          <w:szCs w:val="24"/>
        </w:rPr>
        <w:t xml:space="preserve">can </w:t>
      </w:r>
      <w:r w:rsidR="005B3280" w:rsidRPr="00D2722D">
        <w:rPr>
          <w:rFonts w:ascii="Times New Roman" w:hAnsi="Times New Roman" w:cs="Times New Roman"/>
          <w:sz w:val="24"/>
          <w:szCs w:val="24"/>
        </w:rPr>
        <w:t>result in</w:t>
      </w:r>
      <w:r w:rsidR="00227C7A" w:rsidRPr="00D2722D">
        <w:rPr>
          <w:rFonts w:ascii="Times New Roman" w:hAnsi="Times New Roman" w:cs="Times New Roman"/>
          <w:sz w:val="24"/>
          <w:szCs w:val="24"/>
        </w:rPr>
        <w:t xml:space="preserve"> issues of non-independence between isolates from a particular farm</w:t>
      </w:r>
      <w:r w:rsidR="00827BBF"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(Call et al., 2008)</w:t>
      </w:r>
      <w:r w:rsidR="009A726E" w:rsidRPr="00D2722D">
        <w:rPr>
          <w:rFonts w:ascii="Times New Roman" w:hAnsi="Times New Roman" w:cs="Times New Roman"/>
          <w:sz w:val="24"/>
          <w:szCs w:val="24"/>
        </w:rPr>
        <w:t>, which</w:t>
      </w:r>
      <w:r w:rsidR="00227C7A" w:rsidRPr="00D2722D">
        <w:rPr>
          <w:rFonts w:ascii="Times New Roman" w:hAnsi="Times New Roman" w:cs="Times New Roman"/>
          <w:sz w:val="24"/>
          <w:szCs w:val="24"/>
        </w:rPr>
        <w:t xml:space="preserve"> would </w:t>
      </w:r>
      <w:r w:rsidR="0091277C" w:rsidRPr="00D2722D">
        <w:rPr>
          <w:rFonts w:ascii="Times New Roman" w:hAnsi="Times New Roman" w:cs="Times New Roman"/>
          <w:sz w:val="24"/>
          <w:szCs w:val="24"/>
        </w:rPr>
        <w:t>be exacerbated</w:t>
      </w:r>
      <w:r w:rsidR="00227C7A" w:rsidRPr="00D2722D">
        <w:rPr>
          <w:rFonts w:ascii="Times New Roman" w:hAnsi="Times New Roman" w:cs="Times New Roman"/>
          <w:sz w:val="24"/>
          <w:szCs w:val="24"/>
        </w:rPr>
        <w:t xml:space="preserve"> </w:t>
      </w:r>
      <w:r w:rsidR="0091277C" w:rsidRPr="00D2722D">
        <w:rPr>
          <w:rFonts w:ascii="Times New Roman" w:hAnsi="Times New Roman" w:cs="Times New Roman"/>
          <w:sz w:val="24"/>
          <w:szCs w:val="24"/>
        </w:rPr>
        <w:t>in</w:t>
      </w:r>
      <w:r w:rsidR="00227C7A" w:rsidRPr="00D2722D">
        <w:rPr>
          <w:rFonts w:ascii="Times New Roman" w:hAnsi="Times New Roman" w:cs="Times New Roman"/>
          <w:sz w:val="24"/>
          <w:szCs w:val="24"/>
        </w:rPr>
        <w:t xml:space="preserve"> studies enrolling a relatively small number of herds. Pol and Ruegg (2007a) directly address this </w:t>
      </w:r>
      <w:r w:rsidR="00D84A5D" w:rsidRPr="00D2722D">
        <w:rPr>
          <w:rFonts w:ascii="Times New Roman" w:hAnsi="Times New Roman" w:cs="Times New Roman"/>
          <w:sz w:val="24"/>
          <w:szCs w:val="24"/>
        </w:rPr>
        <w:t xml:space="preserve">issue of statistical dependence </w:t>
      </w:r>
      <w:r w:rsidR="00227C7A" w:rsidRPr="00D2722D">
        <w:rPr>
          <w:rFonts w:ascii="Times New Roman" w:hAnsi="Times New Roman" w:cs="Times New Roman"/>
          <w:sz w:val="24"/>
          <w:szCs w:val="24"/>
        </w:rPr>
        <w:t xml:space="preserve">in their study of 40 herds. </w:t>
      </w:r>
      <w:proofErr w:type="gramStart"/>
      <w:r w:rsidR="00020681" w:rsidRPr="00D2722D">
        <w:rPr>
          <w:rFonts w:ascii="Times New Roman" w:hAnsi="Times New Roman" w:cs="Times New Roman"/>
          <w:sz w:val="24"/>
          <w:szCs w:val="24"/>
        </w:rPr>
        <w:t>In order to</w:t>
      </w:r>
      <w:proofErr w:type="gramEnd"/>
      <w:r w:rsidR="00020681" w:rsidRPr="00D2722D">
        <w:rPr>
          <w:rFonts w:ascii="Times New Roman" w:hAnsi="Times New Roman" w:cs="Times New Roman"/>
          <w:sz w:val="24"/>
          <w:szCs w:val="24"/>
        </w:rPr>
        <w:t xml:space="preserve"> avoid </w:t>
      </w:r>
      <w:r w:rsidR="00023D36" w:rsidRPr="00D2722D">
        <w:rPr>
          <w:rFonts w:ascii="Times New Roman" w:hAnsi="Times New Roman" w:cs="Times New Roman"/>
          <w:sz w:val="24"/>
          <w:szCs w:val="24"/>
        </w:rPr>
        <w:t>dependence</w:t>
      </w:r>
      <w:r w:rsidR="00020681" w:rsidRPr="00D2722D">
        <w:rPr>
          <w:rFonts w:ascii="Times New Roman" w:hAnsi="Times New Roman" w:cs="Times New Roman"/>
          <w:sz w:val="24"/>
          <w:szCs w:val="24"/>
        </w:rPr>
        <w:t xml:space="preserve"> between the cow, herd, and exposure category</w:t>
      </w:r>
      <w:r w:rsidR="00023D36" w:rsidRPr="00D2722D">
        <w:rPr>
          <w:rFonts w:ascii="Times New Roman" w:hAnsi="Times New Roman" w:cs="Times New Roman"/>
          <w:sz w:val="24"/>
          <w:szCs w:val="24"/>
        </w:rPr>
        <w:t xml:space="preserve"> (conventional vs. organic)</w:t>
      </w:r>
      <w:r w:rsidR="00020681" w:rsidRPr="00D2722D">
        <w:rPr>
          <w:rFonts w:ascii="Times New Roman" w:hAnsi="Times New Roman" w:cs="Times New Roman"/>
          <w:sz w:val="24"/>
          <w:szCs w:val="24"/>
        </w:rPr>
        <w:t>, the authors included only 1 isolate per cow and ≤ 20 isolates per herd in all analyses.</w:t>
      </w:r>
      <w:r w:rsidR="00D84A5D" w:rsidRPr="00D2722D">
        <w:rPr>
          <w:rFonts w:ascii="Times New Roman" w:hAnsi="Times New Roman" w:cs="Times New Roman"/>
          <w:sz w:val="24"/>
          <w:szCs w:val="24"/>
        </w:rPr>
        <w:t xml:space="preserve"> </w:t>
      </w:r>
      <w:r w:rsidR="002711D7" w:rsidRPr="00D2722D">
        <w:rPr>
          <w:rFonts w:ascii="Times New Roman" w:hAnsi="Times New Roman" w:cs="Times New Roman"/>
          <w:sz w:val="24"/>
          <w:szCs w:val="24"/>
        </w:rPr>
        <w:t>A</w:t>
      </w:r>
      <w:r w:rsidR="00227C7A" w:rsidRPr="00D2722D">
        <w:rPr>
          <w:rFonts w:ascii="Times New Roman" w:hAnsi="Times New Roman" w:cs="Times New Roman"/>
          <w:sz w:val="24"/>
          <w:szCs w:val="24"/>
        </w:rPr>
        <w:t xml:space="preserve">dditionally, they report the range of isolates used per herd for </w:t>
      </w:r>
      <w:r w:rsidR="00F05FAC" w:rsidRPr="00D2722D">
        <w:rPr>
          <w:rFonts w:ascii="Times New Roman" w:hAnsi="Times New Roman" w:cs="Times New Roman"/>
          <w:sz w:val="24"/>
          <w:szCs w:val="24"/>
        </w:rPr>
        <w:t>each</w:t>
      </w:r>
      <w:r w:rsidR="00227C7A" w:rsidRPr="00D2722D">
        <w:rPr>
          <w:rFonts w:ascii="Times New Roman" w:hAnsi="Times New Roman" w:cs="Times New Roman"/>
          <w:sz w:val="24"/>
          <w:szCs w:val="24"/>
        </w:rPr>
        <w:t xml:space="preserve"> categor</w:t>
      </w:r>
      <w:r w:rsidR="00F05FAC" w:rsidRPr="00D2722D">
        <w:rPr>
          <w:rFonts w:ascii="Times New Roman" w:hAnsi="Times New Roman" w:cs="Times New Roman"/>
          <w:sz w:val="24"/>
          <w:szCs w:val="24"/>
        </w:rPr>
        <w:t>y</w:t>
      </w:r>
      <w:r w:rsidR="00227C7A" w:rsidRPr="00D2722D">
        <w:rPr>
          <w:rFonts w:ascii="Times New Roman" w:hAnsi="Times New Roman" w:cs="Times New Roman"/>
          <w:sz w:val="24"/>
          <w:szCs w:val="24"/>
        </w:rPr>
        <w:t xml:space="preserve"> of mastitis pathogen. </w:t>
      </w:r>
    </w:p>
    <w:p w14:paraId="11D9D137" w14:textId="77777777" w:rsidR="002E3A6B" w:rsidRPr="00D2722D" w:rsidRDefault="002E3A6B" w:rsidP="00D2722D">
      <w:pPr>
        <w:spacing w:line="480" w:lineRule="auto"/>
        <w:ind w:firstLine="360"/>
        <w:rPr>
          <w:rFonts w:ascii="Times New Roman" w:hAnsi="Times New Roman" w:cs="Times New Roman"/>
          <w:sz w:val="24"/>
          <w:szCs w:val="24"/>
        </w:rPr>
      </w:pPr>
    </w:p>
    <w:p w14:paraId="28F9E06F" w14:textId="4CC9D440" w:rsidR="00A31C7B" w:rsidRPr="00D2722D" w:rsidRDefault="00A31C7B" w:rsidP="00D2722D">
      <w:pPr>
        <w:spacing w:line="480" w:lineRule="auto"/>
        <w:rPr>
          <w:rFonts w:ascii="Times New Roman" w:hAnsi="Times New Roman" w:cs="Times New Roman"/>
          <w:b/>
          <w:bCs/>
          <w:i/>
          <w:iCs/>
          <w:sz w:val="24"/>
          <w:szCs w:val="24"/>
        </w:rPr>
      </w:pPr>
      <w:r w:rsidRPr="00D2722D">
        <w:rPr>
          <w:rFonts w:ascii="Times New Roman" w:hAnsi="Times New Roman" w:cs="Times New Roman"/>
          <w:b/>
          <w:bCs/>
          <w:i/>
          <w:iCs/>
          <w:sz w:val="24"/>
          <w:szCs w:val="24"/>
        </w:rPr>
        <w:t xml:space="preserve">Why </w:t>
      </w:r>
      <w:r w:rsidR="00DC42E0" w:rsidRPr="00D2722D">
        <w:rPr>
          <w:rFonts w:ascii="Times New Roman" w:hAnsi="Times New Roman" w:cs="Times New Roman"/>
          <w:b/>
          <w:bCs/>
          <w:i/>
          <w:iCs/>
          <w:sz w:val="24"/>
          <w:szCs w:val="24"/>
        </w:rPr>
        <w:t>is</w:t>
      </w:r>
      <w:r w:rsidRPr="00D2722D">
        <w:rPr>
          <w:rFonts w:ascii="Times New Roman" w:hAnsi="Times New Roman" w:cs="Times New Roman"/>
          <w:b/>
          <w:bCs/>
          <w:i/>
          <w:iCs/>
          <w:sz w:val="24"/>
          <w:szCs w:val="24"/>
        </w:rPr>
        <w:t xml:space="preserve"> AMR</w:t>
      </w:r>
      <w:r w:rsidR="00DC42E0" w:rsidRPr="00D2722D">
        <w:rPr>
          <w:rFonts w:ascii="Times New Roman" w:hAnsi="Times New Roman" w:cs="Times New Roman"/>
          <w:b/>
          <w:bCs/>
          <w:i/>
          <w:iCs/>
          <w:sz w:val="24"/>
          <w:szCs w:val="24"/>
        </w:rPr>
        <w:t xml:space="preserve"> </w:t>
      </w:r>
      <w:r w:rsidRPr="00D2722D">
        <w:rPr>
          <w:rFonts w:ascii="Times New Roman" w:hAnsi="Times New Roman" w:cs="Times New Roman"/>
          <w:b/>
          <w:bCs/>
          <w:i/>
          <w:iCs/>
          <w:sz w:val="24"/>
          <w:szCs w:val="24"/>
        </w:rPr>
        <w:t>maintained in organic systems</w:t>
      </w:r>
      <w:r w:rsidR="00DC42E0" w:rsidRPr="00D2722D">
        <w:rPr>
          <w:rFonts w:ascii="Times New Roman" w:hAnsi="Times New Roman" w:cs="Times New Roman"/>
          <w:b/>
          <w:bCs/>
          <w:i/>
          <w:iCs/>
          <w:sz w:val="24"/>
          <w:szCs w:val="24"/>
        </w:rPr>
        <w:t>?</w:t>
      </w:r>
    </w:p>
    <w:p w14:paraId="0CBF8DCB" w14:textId="6CA4F0EF" w:rsidR="008F345B" w:rsidRPr="00D2722D" w:rsidRDefault="008F345B"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In almost all studies summarized</w:t>
      </w:r>
      <w:r w:rsidR="006960F3" w:rsidRPr="00D2722D">
        <w:rPr>
          <w:rFonts w:ascii="Times New Roman" w:hAnsi="Times New Roman" w:cs="Times New Roman"/>
          <w:sz w:val="24"/>
          <w:szCs w:val="24"/>
        </w:rPr>
        <w:t xml:space="preserve"> in this </w:t>
      </w:r>
      <w:r w:rsidR="00347566" w:rsidRPr="00D2722D">
        <w:rPr>
          <w:rFonts w:ascii="Times New Roman" w:hAnsi="Times New Roman" w:cs="Times New Roman"/>
          <w:sz w:val="24"/>
          <w:szCs w:val="24"/>
        </w:rPr>
        <w:t>review</w:t>
      </w:r>
      <w:r w:rsidRPr="00D2722D">
        <w:rPr>
          <w:rFonts w:ascii="Times New Roman" w:hAnsi="Times New Roman" w:cs="Times New Roman"/>
          <w:sz w:val="24"/>
          <w:szCs w:val="24"/>
        </w:rPr>
        <w:t xml:space="preserve">, some degree of AMR was found in isolates despite decreased (EU) or absence (US) of selective pressure of </w:t>
      </w:r>
      <w:r w:rsidR="00347566" w:rsidRPr="00D2722D">
        <w:rPr>
          <w:rFonts w:ascii="Times New Roman" w:hAnsi="Times New Roman" w:cs="Times New Roman"/>
          <w:sz w:val="24"/>
          <w:szCs w:val="24"/>
        </w:rPr>
        <w:t>antimicrobial</w:t>
      </w:r>
      <w:r w:rsidRPr="00D2722D">
        <w:rPr>
          <w:rFonts w:ascii="Times New Roman" w:hAnsi="Times New Roman" w:cs="Times New Roman"/>
          <w:sz w:val="24"/>
          <w:szCs w:val="24"/>
        </w:rPr>
        <w:t xml:space="preserve"> use; organic farms in McDougall et al. (2021) had no </w:t>
      </w:r>
      <w:r w:rsidR="00AC350F" w:rsidRPr="00D2722D">
        <w:rPr>
          <w:rFonts w:ascii="Times New Roman" w:hAnsi="Times New Roman" w:cs="Times New Roman"/>
          <w:sz w:val="24"/>
          <w:szCs w:val="24"/>
        </w:rPr>
        <w:t>antimicrobial</w:t>
      </w:r>
      <w:r w:rsidRPr="00D2722D">
        <w:rPr>
          <w:rFonts w:ascii="Times New Roman" w:hAnsi="Times New Roman" w:cs="Times New Roman"/>
          <w:sz w:val="24"/>
          <w:szCs w:val="24"/>
        </w:rPr>
        <w:t xml:space="preserve"> usage for a range of 7-19 years, with a median of 12 years </w:t>
      </w:r>
      <w:r w:rsidR="008C2FF0" w:rsidRPr="00D2722D">
        <w:rPr>
          <w:rFonts w:ascii="Times New Roman" w:hAnsi="Times New Roman" w:cs="Times New Roman"/>
          <w:sz w:val="24"/>
          <w:szCs w:val="24"/>
        </w:rPr>
        <w:t>of organic certification</w:t>
      </w:r>
      <w:r w:rsidRPr="00D2722D">
        <w:rPr>
          <w:rFonts w:ascii="Times New Roman" w:hAnsi="Times New Roman" w:cs="Times New Roman"/>
          <w:sz w:val="24"/>
          <w:szCs w:val="24"/>
        </w:rPr>
        <w:t xml:space="preserve">. </w:t>
      </w:r>
      <w:commentRangeStart w:id="108"/>
      <w:r w:rsidRPr="00D2722D">
        <w:rPr>
          <w:rFonts w:ascii="Times New Roman" w:hAnsi="Times New Roman" w:cs="Times New Roman"/>
          <w:sz w:val="24"/>
          <w:szCs w:val="24"/>
        </w:rPr>
        <w:t xml:space="preserve">Assuming there is a fitness cost to bacteria </w:t>
      </w:r>
      <w:commentRangeEnd w:id="108"/>
      <w:r w:rsidR="00C802F1">
        <w:rPr>
          <w:rStyle w:val="CommentReference"/>
        </w:rPr>
        <w:commentReference w:id="108"/>
      </w:r>
      <w:r w:rsidRPr="00D2722D">
        <w:rPr>
          <w:rFonts w:ascii="Times New Roman" w:hAnsi="Times New Roman" w:cs="Times New Roman"/>
          <w:sz w:val="24"/>
          <w:szCs w:val="24"/>
        </w:rPr>
        <w:t>for maintaining AMR genes</w:t>
      </w:r>
      <w:r w:rsidR="00662291"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(Vanacker et al., 2023)</w:t>
      </w:r>
      <w:r w:rsidRPr="00D2722D">
        <w:rPr>
          <w:rFonts w:ascii="Times New Roman" w:hAnsi="Times New Roman" w:cs="Times New Roman"/>
          <w:sz w:val="24"/>
          <w:szCs w:val="24"/>
        </w:rPr>
        <w:t>, this certainly begs the question of why resistance genes have been maintained</w:t>
      </w:r>
      <w:r w:rsidR="00E25EA5" w:rsidRPr="00D2722D">
        <w:rPr>
          <w:rFonts w:ascii="Times New Roman" w:hAnsi="Times New Roman" w:cs="Times New Roman"/>
          <w:sz w:val="24"/>
          <w:szCs w:val="24"/>
        </w:rPr>
        <w:t xml:space="preserve"> to any degree</w:t>
      </w:r>
      <w:r w:rsidRPr="00D2722D">
        <w:rPr>
          <w:rFonts w:ascii="Times New Roman" w:hAnsi="Times New Roman" w:cs="Times New Roman"/>
          <w:sz w:val="24"/>
          <w:szCs w:val="24"/>
        </w:rPr>
        <w:t xml:space="preserve"> in the absence of selective antimicrobial pressures. </w:t>
      </w:r>
      <w:r w:rsidR="007370F4" w:rsidRPr="00D2722D">
        <w:rPr>
          <w:rFonts w:ascii="Times New Roman" w:hAnsi="Times New Roman" w:cs="Times New Roman"/>
          <w:sz w:val="24"/>
          <w:szCs w:val="24"/>
        </w:rPr>
        <w:t>A</w:t>
      </w:r>
      <w:r w:rsidRPr="00D2722D">
        <w:rPr>
          <w:rFonts w:ascii="Times New Roman" w:hAnsi="Times New Roman" w:cs="Times New Roman"/>
          <w:sz w:val="24"/>
          <w:szCs w:val="24"/>
        </w:rPr>
        <w:t xml:space="preserve"> rather </w:t>
      </w:r>
      <w:r w:rsidRPr="00D2722D">
        <w:rPr>
          <w:rFonts w:ascii="Times New Roman" w:hAnsi="Times New Roman" w:cs="Times New Roman"/>
          <w:sz w:val="24"/>
          <w:szCs w:val="24"/>
        </w:rPr>
        <w:lastRenderedPageBreak/>
        <w:t xml:space="preserve">extreme example of AMR persistence in cattle farms is a study comparing bacteria isolated from retail ground beef raised in conventional and “raised without antibiotics” operations. </w:t>
      </w:r>
      <w:r w:rsidR="004E548D" w:rsidRPr="00D2722D">
        <w:rPr>
          <w:rFonts w:ascii="Times New Roman" w:hAnsi="Times New Roman" w:cs="Times New Roman"/>
          <w:noProof/>
          <w:sz w:val="24"/>
          <w:szCs w:val="24"/>
        </w:rPr>
        <w:t>LeJeune and Christie (2004)</w:t>
      </w:r>
      <w:r w:rsidRPr="00D2722D">
        <w:rPr>
          <w:rFonts w:ascii="Times New Roman" w:hAnsi="Times New Roman" w:cs="Times New Roman"/>
          <w:sz w:val="24"/>
          <w:szCs w:val="24"/>
        </w:rPr>
        <w:t xml:space="preserve"> </w:t>
      </w:r>
      <w:r w:rsidR="00F1247C" w:rsidRPr="00D2722D">
        <w:rPr>
          <w:rFonts w:ascii="Times New Roman" w:hAnsi="Times New Roman" w:cs="Times New Roman"/>
          <w:sz w:val="24"/>
          <w:szCs w:val="24"/>
        </w:rPr>
        <w:t>identified</w:t>
      </w:r>
      <w:r w:rsidRPr="00D2722D">
        <w:rPr>
          <w:rFonts w:ascii="Times New Roman" w:hAnsi="Times New Roman" w:cs="Times New Roman"/>
          <w:sz w:val="24"/>
          <w:szCs w:val="24"/>
        </w:rPr>
        <w:t xml:space="preserve"> resistance against chloramphenicol in isolates from both systems, an antimicrobial that had been banned from use in US food animals since 1986. Resistant bacteria remaining on organic farms long after selective pressure of antimicrobial use is gone suggests that other factors play an important role in this long-term persistence. In a study where feedlot steers were fed subtherapeutic levels of antibiotics, </w:t>
      </w:r>
      <w:r w:rsidR="004E548D" w:rsidRPr="00D2722D">
        <w:rPr>
          <w:rFonts w:ascii="Times New Roman" w:hAnsi="Times New Roman" w:cs="Times New Roman"/>
          <w:noProof/>
          <w:sz w:val="24"/>
          <w:szCs w:val="24"/>
        </w:rPr>
        <w:t>Alexander et al. (2008)</w:t>
      </w:r>
      <w:r w:rsidRPr="00D2722D">
        <w:rPr>
          <w:rFonts w:ascii="Times New Roman" w:hAnsi="Times New Roman" w:cs="Times New Roman"/>
          <w:sz w:val="24"/>
          <w:szCs w:val="24"/>
        </w:rPr>
        <w:t xml:space="preserve"> found that ampicillin</w:t>
      </w:r>
      <w:r w:rsidR="00C448B6" w:rsidRPr="00D2722D">
        <w:rPr>
          <w:rFonts w:ascii="Times New Roman" w:hAnsi="Times New Roman" w:cs="Times New Roman"/>
          <w:sz w:val="24"/>
          <w:szCs w:val="24"/>
        </w:rPr>
        <w:t>-</w:t>
      </w:r>
      <w:r w:rsidRPr="00D2722D">
        <w:rPr>
          <w:rFonts w:ascii="Times New Roman" w:hAnsi="Times New Roman" w:cs="Times New Roman"/>
          <w:sz w:val="24"/>
          <w:szCs w:val="24"/>
        </w:rPr>
        <w:t xml:space="preserve">resistant </w:t>
      </w:r>
      <w:r w:rsidRPr="00D2722D">
        <w:rPr>
          <w:rFonts w:ascii="Times New Roman" w:hAnsi="Times New Roman" w:cs="Times New Roman"/>
          <w:i/>
          <w:iCs/>
          <w:sz w:val="24"/>
          <w:szCs w:val="24"/>
        </w:rPr>
        <w:t>E. coli</w:t>
      </w:r>
      <w:r w:rsidRPr="00D2722D">
        <w:rPr>
          <w:rFonts w:ascii="Times New Roman" w:hAnsi="Times New Roman" w:cs="Times New Roman"/>
          <w:sz w:val="24"/>
          <w:szCs w:val="24"/>
        </w:rPr>
        <w:t xml:space="preserve"> in the control group (no antibiotics) increased due to an evident clonal expansion of an environmental strain (detected by PFGE) during the latter part of this longitudinal study. This environmental strain outcompeted other strains of </w:t>
      </w:r>
      <w:r w:rsidRPr="00D2722D">
        <w:rPr>
          <w:rFonts w:ascii="Times New Roman" w:hAnsi="Times New Roman" w:cs="Times New Roman"/>
          <w:i/>
          <w:iCs/>
          <w:sz w:val="24"/>
          <w:szCs w:val="24"/>
        </w:rPr>
        <w:t>E. coli</w:t>
      </w:r>
      <w:r w:rsidRPr="00D2722D">
        <w:rPr>
          <w:rFonts w:ascii="Times New Roman" w:hAnsi="Times New Roman" w:cs="Times New Roman"/>
          <w:sz w:val="24"/>
          <w:szCs w:val="24"/>
        </w:rPr>
        <w:t xml:space="preserve"> present in the intestinal tract of the steers in the control group, suggesting that fitness traits beyond carriage of AMR genes play an important role in the prevalence of AMR bacteria. Specifically, the authors suggest that one environmental factor related to the level of </w:t>
      </w:r>
      <w:r w:rsidR="00476140" w:rsidRPr="00D2722D">
        <w:rPr>
          <w:rFonts w:ascii="Times New Roman" w:hAnsi="Times New Roman" w:cs="Times New Roman"/>
          <w:sz w:val="24"/>
          <w:szCs w:val="24"/>
        </w:rPr>
        <w:t>AMR</w:t>
      </w:r>
      <w:r w:rsidRPr="00D2722D">
        <w:rPr>
          <w:rFonts w:ascii="Times New Roman" w:hAnsi="Times New Roman" w:cs="Times New Roman"/>
          <w:sz w:val="24"/>
          <w:szCs w:val="24"/>
        </w:rPr>
        <w:t xml:space="preserve"> </w:t>
      </w:r>
      <w:r w:rsidR="00476140" w:rsidRPr="00D2722D">
        <w:rPr>
          <w:rFonts w:ascii="Times New Roman" w:hAnsi="Times New Roman" w:cs="Times New Roman"/>
          <w:sz w:val="24"/>
          <w:szCs w:val="24"/>
        </w:rPr>
        <w:t>was</w:t>
      </w:r>
      <w:r w:rsidRPr="00D2722D">
        <w:rPr>
          <w:rFonts w:ascii="Times New Roman" w:hAnsi="Times New Roman" w:cs="Times New Roman"/>
          <w:sz w:val="24"/>
          <w:szCs w:val="24"/>
        </w:rPr>
        <w:t xml:space="preserve"> diet, as the prevalence of steers shedding tetracycline</w:t>
      </w:r>
      <w:r w:rsidR="007A000D" w:rsidRPr="00D2722D">
        <w:rPr>
          <w:rFonts w:ascii="Times New Roman" w:hAnsi="Times New Roman" w:cs="Times New Roman"/>
          <w:sz w:val="24"/>
          <w:szCs w:val="24"/>
        </w:rPr>
        <w:t>-</w:t>
      </w:r>
      <w:r w:rsidRPr="00D2722D">
        <w:rPr>
          <w:rFonts w:ascii="Times New Roman" w:hAnsi="Times New Roman" w:cs="Times New Roman"/>
          <w:sz w:val="24"/>
          <w:szCs w:val="24"/>
        </w:rPr>
        <w:t xml:space="preserve">resistant </w:t>
      </w:r>
      <w:r w:rsidRPr="00D2722D">
        <w:rPr>
          <w:rFonts w:ascii="Times New Roman" w:hAnsi="Times New Roman" w:cs="Times New Roman"/>
          <w:i/>
          <w:iCs/>
          <w:sz w:val="24"/>
          <w:szCs w:val="24"/>
        </w:rPr>
        <w:t>E. coli</w:t>
      </w:r>
      <w:r w:rsidRPr="00D2722D">
        <w:rPr>
          <w:rFonts w:ascii="Times New Roman" w:hAnsi="Times New Roman" w:cs="Times New Roman"/>
          <w:sz w:val="24"/>
          <w:szCs w:val="24"/>
        </w:rPr>
        <w:t xml:space="preserve"> was higher in animals fed grain-based </w:t>
      </w:r>
      <w:r w:rsidR="007A000D" w:rsidRPr="00D2722D">
        <w:rPr>
          <w:rFonts w:ascii="Times New Roman" w:hAnsi="Times New Roman" w:cs="Times New Roman"/>
          <w:sz w:val="24"/>
          <w:szCs w:val="24"/>
        </w:rPr>
        <w:t>vs.</w:t>
      </w:r>
      <w:r w:rsidRPr="00D2722D">
        <w:rPr>
          <w:rFonts w:ascii="Times New Roman" w:hAnsi="Times New Roman" w:cs="Times New Roman"/>
          <w:sz w:val="24"/>
          <w:szCs w:val="24"/>
        </w:rPr>
        <w:t xml:space="preserve"> silage-based diets </w:t>
      </w:r>
      <w:r w:rsidR="007A000D" w:rsidRPr="00D2722D">
        <w:rPr>
          <w:rFonts w:ascii="Times New Roman" w:hAnsi="Times New Roman" w:cs="Times New Roman"/>
          <w:sz w:val="24"/>
          <w:szCs w:val="24"/>
        </w:rPr>
        <w:t xml:space="preserve">in </w:t>
      </w:r>
      <w:r w:rsidRPr="00D2722D">
        <w:rPr>
          <w:rFonts w:ascii="Times New Roman" w:hAnsi="Times New Roman" w:cs="Times New Roman"/>
          <w:sz w:val="24"/>
          <w:szCs w:val="24"/>
        </w:rPr>
        <w:t xml:space="preserve">both treatment and control groups. Although specifically looking at commensal </w:t>
      </w:r>
      <w:r w:rsidRPr="00D2722D">
        <w:rPr>
          <w:rFonts w:ascii="Times New Roman" w:hAnsi="Times New Roman" w:cs="Times New Roman"/>
          <w:i/>
          <w:iCs/>
          <w:sz w:val="24"/>
          <w:szCs w:val="24"/>
        </w:rPr>
        <w:t>E. coli</w:t>
      </w:r>
      <w:r w:rsidRPr="00D2722D">
        <w:rPr>
          <w:rFonts w:ascii="Times New Roman" w:hAnsi="Times New Roman" w:cs="Times New Roman"/>
          <w:sz w:val="24"/>
          <w:szCs w:val="24"/>
        </w:rPr>
        <w:t xml:space="preserve"> in dairy calves and not mastitis pathogens, </w:t>
      </w:r>
      <w:r w:rsidR="000C6593" w:rsidRPr="00D2722D">
        <w:rPr>
          <w:rFonts w:ascii="Times New Roman" w:hAnsi="Times New Roman" w:cs="Times New Roman"/>
          <w:sz w:val="24"/>
          <w:szCs w:val="24"/>
        </w:rPr>
        <w:t>one</w:t>
      </w:r>
      <w:r w:rsidRPr="00D2722D">
        <w:rPr>
          <w:rFonts w:ascii="Times New Roman" w:hAnsi="Times New Roman" w:cs="Times New Roman"/>
          <w:sz w:val="24"/>
          <w:szCs w:val="24"/>
        </w:rPr>
        <w:t xml:space="preserve"> group of </w:t>
      </w:r>
      <w:r w:rsidR="000C6593" w:rsidRPr="00D2722D">
        <w:rPr>
          <w:rFonts w:ascii="Times New Roman" w:hAnsi="Times New Roman" w:cs="Times New Roman"/>
          <w:sz w:val="24"/>
          <w:szCs w:val="24"/>
        </w:rPr>
        <w:t>researchers</w:t>
      </w:r>
      <w:r w:rsidRPr="00D2722D">
        <w:rPr>
          <w:rFonts w:ascii="Times New Roman" w:hAnsi="Times New Roman" w:cs="Times New Roman"/>
          <w:sz w:val="24"/>
          <w:szCs w:val="24"/>
        </w:rPr>
        <w:t xml:space="preserve"> set out to explore </w:t>
      </w:r>
      <w:r w:rsidR="008071D3" w:rsidRPr="00D2722D">
        <w:rPr>
          <w:rFonts w:ascii="Times New Roman" w:hAnsi="Times New Roman" w:cs="Times New Roman"/>
          <w:sz w:val="24"/>
          <w:szCs w:val="24"/>
        </w:rPr>
        <w:t>which</w:t>
      </w:r>
      <w:r w:rsidRPr="00D2722D">
        <w:rPr>
          <w:rFonts w:ascii="Times New Roman" w:hAnsi="Times New Roman" w:cs="Times New Roman"/>
          <w:sz w:val="24"/>
          <w:szCs w:val="24"/>
        </w:rPr>
        <w:t xml:space="preserve"> factors </w:t>
      </w:r>
      <w:r w:rsidR="00E96D3F" w:rsidRPr="00D2722D">
        <w:rPr>
          <w:rFonts w:ascii="Times New Roman" w:hAnsi="Times New Roman" w:cs="Times New Roman"/>
          <w:sz w:val="24"/>
          <w:szCs w:val="24"/>
        </w:rPr>
        <w:t xml:space="preserve">beyond antimicrobial usage </w:t>
      </w:r>
      <w:r w:rsidRPr="00D2722D">
        <w:rPr>
          <w:rFonts w:ascii="Times New Roman" w:hAnsi="Times New Roman" w:cs="Times New Roman"/>
          <w:sz w:val="24"/>
          <w:szCs w:val="24"/>
        </w:rPr>
        <w:t xml:space="preserve">may </w:t>
      </w:r>
      <w:r w:rsidR="00E96D3F" w:rsidRPr="00D2722D">
        <w:rPr>
          <w:rFonts w:ascii="Times New Roman" w:hAnsi="Times New Roman" w:cs="Times New Roman"/>
          <w:sz w:val="24"/>
          <w:szCs w:val="24"/>
        </w:rPr>
        <w:t xml:space="preserve">explain </w:t>
      </w:r>
      <w:r w:rsidRPr="00D2722D">
        <w:rPr>
          <w:rFonts w:ascii="Times New Roman" w:hAnsi="Times New Roman" w:cs="Times New Roman"/>
          <w:sz w:val="24"/>
          <w:szCs w:val="24"/>
        </w:rPr>
        <w:t xml:space="preserve">the persistence of an </w:t>
      </w:r>
      <w:r w:rsidRPr="00D2722D">
        <w:rPr>
          <w:rFonts w:ascii="Times New Roman" w:hAnsi="Times New Roman" w:cs="Times New Roman"/>
          <w:i/>
          <w:iCs/>
          <w:sz w:val="24"/>
          <w:szCs w:val="24"/>
        </w:rPr>
        <w:t xml:space="preserve">E. coli </w:t>
      </w:r>
      <w:r w:rsidRPr="00D2722D">
        <w:rPr>
          <w:rFonts w:ascii="Times New Roman" w:hAnsi="Times New Roman" w:cs="Times New Roman"/>
          <w:sz w:val="24"/>
          <w:szCs w:val="24"/>
        </w:rPr>
        <w:t>strain (</w:t>
      </w:r>
      <w:proofErr w:type="spellStart"/>
      <w:r w:rsidRPr="00D2722D">
        <w:rPr>
          <w:rFonts w:ascii="Times New Roman" w:hAnsi="Times New Roman" w:cs="Times New Roman"/>
          <w:sz w:val="24"/>
          <w:szCs w:val="24"/>
        </w:rPr>
        <w:t>SSuT</w:t>
      </w:r>
      <w:proofErr w:type="spellEnd"/>
      <w:r w:rsidRPr="00D2722D">
        <w:rPr>
          <w:rFonts w:ascii="Times New Roman" w:hAnsi="Times New Roman" w:cs="Times New Roman"/>
          <w:sz w:val="24"/>
          <w:szCs w:val="24"/>
        </w:rPr>
        <w:t xml:space="preserve">) </w:t>
      </w:r>
      <w:r w:rsidR="00C61D6B" w:rsidRPr="00D2722D">
        <w:rPr>
          <w:rFonts w:ascii="Times New Roman" w:hAnsi="Times New Roman" w:cs="Times New Roman"/>
          <w:sz w:val="24"/>
          <w:szCs w:val="24"/>
        </w:rPr>
        <w:t>in the GI tract which</w:t>
      </w:r>
      <w:r w:rsidRPr="00D2722D">
        <w:rPr>
          <w:rFonts w:ascii="Times New Roman" w:hAnsi="Times New Roman" w:cs="Times New Roman"/>
          <w:sz w:val="24"/>
          <w:szCs w:val="24"/>
        </w:rPr>
        <w:t xml:space="preserve"> was resistant to streptomycin, sulfonamide and tetracycline (Khachatryan et al., 2004, 2006a, 2006b, 2008; as summarized in Call et al., 2008). Their first study </w:t>
      </w:r>
      <w:r w:rsidR="00BF29B4" w:rsidRPr="00D2722D">
        <w:rPr>
          <w:rFonts w:ascii="Times New Roman" w:hAnsi="Times New Roman" w:cs="Times New Roman"/>
          <w:sz w:val="24"/>
          <w:szCs w:val="24"/>
        </w:rPr>
        <w:t>asked</w:t>
      </w:r>
      <w:r w:rsidRPr="00D2722D">
        <w:rPr>
          <w:rFonts w:ascii="Times New Roman" w:hAnsi="Times New Roman" w:cs="Times New Roman"/>
          <w:sz w:val="24"/>
          <w:szCs w:val="24"/>
        </w:rPr>
        <w:t xml:space="preserve"> if direct antimicrobial selection pressure was maintaining a high prevalence of </w:t>
      </w:r>
      <w:proofErr w:type="spellStart"/>
      <w:r w:rsidRPr="00D2722D">
        <w:rPr>
          <w:rFonts w:ascii="Times New Roman" w:hAnsi="Times New Roman" w:cs="Times New Roman"/>
          <w:sz w:val="24"/>
          <w:szCs w:val="24"/>
        </w:rPr>
        <w:t>SSuT</w:t>
      </w:r>
      <w:proofErr w:type="spellEnd"/>
      <w:r w:rsidRPr="00D2722D">
        <w:rPr>
          <w:rFonts w:ascii="Times New Roman" w:hAnsi="Times New Roman" w:cs="Times New Roman"/>
          <w:sz w:val="24"/>
          <w:szCs w:val="24"/>
        </w:rPr>
        <w:t xml:space="preserve"> </w:t>
      </w:r>
      <w:r w:rsidRPr="00D2722D">
        <w:rPr>
          <w:rFonts w:ascii="Times New Roman" w:hAnsi="Times New Roman" w:cs="Times New Roman"/>
          <w:i/>
          <w:iCs/>
          <w:sz w:val="24"/>
          <w:szCs w:val="24"/>
        </w:rPr>
        <w:t xml:space="preserve">E. coli </w:t>
      </w:r>
      <w:r w:rsidRPr="00D2722D">
        <w:rPr>
          <w:rFonts w:ascii="Times New Roman" w:hAnsi="Times New Roman" w:cs="Times New Roman"/>
          <w:sz w:val="24"/>
          <w:szCs w:val="24"/>
        </w:rPr>
        <w:t xml:space="preserve">strains in calves, and they found that it was not; a clinical trial showed that addition or removal of oxytetracycline from the diet had no effect on the prevalence of </w:t>
      </w:r>
      <w:proofErr w:type="spellStart"/>
      <w:r w:rsidRPr="00D2722D">
        <w:rPr>
          <w:rFonts w:ascii="Times New Roman" w:hAnsi="Times New Roman" w:cs="Times New Roman"/>
          <w:sz w:val="24"/>
          <w:szCs w:val="24"/>
        </w:rPr>
        <w:t>SSuT</w:t>
      </w:r>
      <w:proofErr w:type="spellEnd"/>
      <w:r w:rsidRPr="00D2722D">
        <w:rPr>
          <w:rFonts w:ascii="Times New Roman" w:hAnsi="Times New Roman" w:cs="Times New Roman"/>
          <w:sz w:val="24"/>
          <w:szCs w:val="24"/>
        </w:rPr>
        <w:t xml:space="preserve"> strains </w:t>
      </w:r>
      <w:r w:rsidR="00FD273A" w:rsidRPr="00D2722D">
        <w:rPr>
          <w:rFonts w:ascii="Times New Roman" w:hAnsi="Times New Roman" w:cs="Times New Roman"/>
          <w:sz w:val="24"/>
          <w:szCs w:val="24"/>
        </w:rPr>
        <w:t xml:space="preserve">in fecal samples </w:t>
      </w:r>
      <w:r w:rsidRPr="00D2722D">
        <w:rPr>
          <w:rFonts w:ascii="Times New Roman" w:hAnsi="Times New Roman" w:cs="Times New Roman"/>
          <w:sz w:val="24"/>
          <w:szCs w:val="24"/>
        </w:rPr>
        <w:t xml:space="preserve">over a period of 3 months. Their next step was to </w:t>
      </w:r>
      <w:r w:rsidR="001B672A" w:rsidRPr="00D2722D">
        <w:rPr>
          <w:rFonts w:ascii="Times New Roman" w:hAnsi="Times New Roman" w:cs="Times New Roman"/>
          <w:sz w:val="24"/>
          <w:szCs w:val="24"/>
        </w:rPr>
        <w:t>ascertain</w:t>
      </w:r>
      <w:r w:rsidRPr="00D2722D">
        <w:rPr>
          <w:rFonts w:ascii="Times New Roman" w:hAnsi="Times New Roman" w:cs="Times New Roman"/>
          <w:sz w:val="24"/>
          <w:szCs w:val="24"/>
        </w:rPr>
        <w:t xml:space="preserve"> if </w:t>
      </w:r>
      <w:proofErr w:type="spellStart"/>
      <w:r w:rsidRPr="00D2722D">
        <w:rPr>
          <w:rFonts w:ascii="Times New Roman" w:hAnsi="Times New Roman" w:cs="Times New Roman"/>
          <w:sz w:val="24"/>
          <w:szCs w:val="24"/>
        </w:rPr>
        <w:t>SSuT</w:t>
      </w:r>
      <w:proofErr w:type="spellEnd"/>
      <w:r w:rsidRPr="00D2722D">
        <w:rPr>
          <w:rFonts w:ascii="Times New Roman" w:hAnsi="Times New Roman" w:cs="Times New Roman"/>
          <w:sz w:val="24"/>
          <w:szCs w:val="24"/>
        </w:rPr>
        <w:t xml:space="preserve"> traits themselves provide a </w:t>
      </w:r>
      <w:r w:rsidRPr="00D2722D">
        <w:rPr>
          <w:rFonts w:ascii="Times New Roman" w:hAnsi="Times New Roman" w:cs="Times New Roman"/>
          <w:sz w:val="24"/>
          <w:szCs w:val="24"/>
        </w:rPr>
        <w:lastRenderedPageBreak/>
        <w:t>secondary but unrecognized</w:t>
      </w:r>
      <w:r w:rsidR="00895A22" w:rsidRPr="00D2722D">
        <w:rPr>
          <w:rFonts w:ascii="Times New Roman" w:hAnsi="Times New Roman" w:cs="Times New Roman"/>
          <w:sz w:val="24"/>
          <w:szCs w:val="24"/>
        </w:rPr>
        <w:t xml:space="preserve"> fitness</w:t>
      </w:r>
      <w:r w:rsidRPr="00D2722D">
        <w:rPr>
          <w:rFonts w:ascii="Times New Roman" w:hAnsi="Times New Roman" w:cs="Times New Roman"/>
          <w:sz w:val="24"/>
          <w:szCs w:val="24"/>
        </w:rPr>
        <w:t xml:space="preserve"> advantage to these </w:t>
      </w:r>
      <w:proofErr w:type="gramStart"/>
      <w:r w:rsidRPr="00D2722D">
        <w:rPr>
          <w:rFonts w:ascii="Times New Roman" w:hAnsi="Times New Roman" w:cs="Times New Roman"/>
          <w:sz w:val="24"/>
          <w:szCs w:val="24"/>
        </w:rPr>
        <w:t>particular strains</w:t>
      </w:r>
      <w:proofErr w:type="gramEnd"/>
      <w:r w:rsidRPr="00D2722D">
        <w:rPr>
          <w:rFonts w:ascii="Times New Roman" w:hAnsi="Times New Roman" w:cs="Times New Roman"/>
          <w:sz w:val="24"/>
          <w:szCs w:val="24"/>
        </w:rPr>
        <w:t xml:space="preserve"> of </w:t>
      </w:r>
      <w:r w:rsidRPr="00D2722D">
        <w:rPr>
          <w:rFonts w:ascii="Times New Roman" w:hAnsi="Times New Roman" w:cs="Times New Roman"/>
          <w:i/>
          <w:iCs/>
          <w:sz w:val="24"/>
          <w:szCs w:val="24"/>
        </w:rPr>
        <w:t>E. coli</w:t>
      </w:r>
      <w:r w:rsidRPr="00D2722D">
        <w:rPr>
          <w:rFonts w:ascii="Times New Roman" w:hAnsi="Times New Roman" w:cs="Times New Roman"/>
          <w:sz w:val="24"/>
          <w:szCs w:val="24"/>
        </w:rPr>
        <w:t xml:space="preserve"> by generating null mutants for the </w:t>
      </w:r>
      <w:proofErr w:type="spellStart"/>
      <w:r w:rsidRPr="00D2722D">
        <w:rPr>
          <w:rFonts w:ascii="Times New Roman" w:hAnsi="Times New Roman" w:cs="Times New Roman"/>
          <w:sz w:val="24"/>
          <w:szCs w:val="24"/>
        </w:rPr>
        <w:t>SSuT</w:t>
      </w:r>
      <w:proofErr w:type="spellEnd"/>
      <w:r w:rsidRPr="00D2722D">
        <w:rPr>
          <w:rFonts w:ascii="Times New Roman" w:hAnsi="Times New Roman" w:cs="Times New Roman"/>
          <w:sz w:val="24"/>
          <w:szCs w:val="24"/>
        </w:rPr>
        <w:t xml:space="preserve"> traits</w:t>
      </w:r>
      <w:r w:rsidR="0022162F" w:rsidRPr="00D2722D">
        <w:rPr>
          <w:rFonts w:ascii="Times New Roman" w:hAnsi="Times New Roman" w:cs="Times New Roman"/>
          <w:sz w:val="24"/>
          <w:szCs w:val="24"/>
        </w:rPr>
        <w:t xml:space="preserve"> (now susceptible to these antibiotics)</w:t>
      </w:r>
      <w:r w:rsidRPr="00D2722D">
        <w:rPr>
          <w:rFonts w:ascii="Times New Roman" w:hAnsi="Times New Roman" w:cs="Times New Roman"/>
          <w:sz w:val="24"/>
          <w:szCs w:val="24"/>
        </w:rPr>
        <w:t>. On average, they found that the</w:t>
      </w:r>
      <w:r w:rsidR="00F440C0" w:rsidRPr="00D2722D">
        <w:rPr>
          <w:rFonts w:ascii="Times New Roman" w:hAnsi="Times New Roman" w:cs="Times New Roman"/>
          <w:sz w:val="24"/>
          <w:szCs w:val="24"/>
        </w:rPr>
        <w:t xml:space="preserve"> null mutant</w:t>
      </w:r>
      <w:r w:rsidRPr="00D2722D">
        <w:rPr>
          <w:rFonts w:ascii="Times New Roman" w:hAnsi="Times New Roman" w:cs="Times New Roman"/>
          <w:sz w:val="24"/>
          <w:szCs w:val="24"/>
        </w:rPr>
        <w:t xml:space="preserve"> strains retained a competitive advantage over </w:t>
      </w:r>
      <w:r w:rsidR="0022162F" w:rsidRPr="00D2722D">
        <w:rPr>
          <w:rFonts w:ascii="Times New Roman" w:hAnsi="Times New Roman" w:cs="Times New Roman"/>
          <w:sz w:val="24"/>
          <w:szCs w:val="24"/>
        </w:rPr>
        <w:t xml:space="preserve">the other </w:t>
      </w:r>
      <w:r w:rsidRPr="00D2722D">
        <w:rPr>
          <w:rFonts w:ascii="Times New Roman" w:hAnsi="Times New Roman" w:cs="Times New Roman"/>
          <w:sz w:val="24"/>
          <w:szCs w:val="24"/>
        </w:rPr>
        <w:t xml:space="preserve">susceptible </w:t>
      </w:r>
      <w:proofErr w:type="gramStart"/>
      <w:r w:rsidRPr="00D2722D">
        <w:rPr>
          <w:rFonts w:ascii="Times New Roman" w:hAnsi="Times New Roman" w:cs="Times New Roman"/>
          <w:sz w:val="24"/>
          <w:szCs w:val="24"/>
        </w:rPr>
        <w:t>strains, and</w:t>
      </w:r>
      <w:proofErr w:type="gramEnd"/>
      <w:r w:rsidRPr="00D2722D">
        <w:rPr>
          <w:rFonts w:ascii="Times New Roman" w:hAnsi="Times New Roman" w:cs="Times New Roman"/>
          <w:sz w:val="24"/>
          <w:szCs w:val="24"/>
        </w:rPr>
        <w:t xml:space="preserve"> concluded that the specific genes conferring the </w:t>
      </w:r>
      <w:proofErr w:type="spellStart"/>
      <w:r w:rsidRPr="00D2722D">
        <w:rPr>
          <w:rFonts w:ascii="Times New Roman" w:hAnsi="Times New Roman" w:cs="Times New Roman"/>
          <w:sz w:val="24"/>
          <w:szCs w:val="24"/>
        </w:rPr>
        <w:t>SSuT</w:t>
      </w:r>
      <w:proofErr w:type="spellEnd"/>
      <w:r w:rsidRPr="00D2722D">
        <w:rPr>
          <w:rFonts w:ascii="Times New Roman" w:hAnsi="Times New Roman" w:cs="Times New Roman"/>
          <w:sz w:val="24"/>
          <w:szCs w:val="24"/>
        </w:rPr>
        <w:t xml:space="preserve"> phenotype </w:t>
      </w:r>
      <w:r w:rsidR="000D12B6" w:rsidRPr="00D2722D">
        <w:rPr>
          <w:rFonts w:ascii="Times New Roman" w:hAnsi="Times New Roman" w:cs="Times New Roman"/>
          <w:sz w:val="24"/>
          <w:szCs w:val="24"/>
        </w:rPr>
        <w:t>were not responsible for</w:t>
      </w:r>
      <w:r w:rsidRPr="00D2722D">
        <w:rPr>
          <w:rFonts w:ascii="Times New Roman" w:hAnsi="Times New Roman" w:cs="Times New Roman"/>
          <w:sz w:val="24"/>
          <w:szCs w:val="24"/>
        </w:rPr>
        <w:t xml:space="preserve"> provid</w:t>
      </w:r>
      <w:r w:rsidR="000D12B6" w:rsidRPr="00D2722D">
        <w:rPr>
          <w:rFonts w:ascii="Times New Roman" w:hAnsi="Times New Roman" w:cs="Times New Roman"/>
          <w:sz w:val="24"/>
          <w:szCs w:val="24"/>
        </w:rPr>
        <w:t>ing</w:t>
      </w:r>
      <w:r w:rsidRPr="00D2722D">
        <w:rPr>
          <w:rFonts w:ascii="Times New Roman" w:hAnsi="Times New Roman" w:cs="Times New Roman"/>
          <w:sz w:val="24"/>
          <w:szCs w:val="24"/>
        </w:rPr>
        <w:t xml:space="preserve"> any secondary fitness advantages. At some point</w:t>
      </w:r>
      <w:r w:rsidR="00936C7C" w:rsidRPr="00D2722D">
        <w:rPr>
          <w:rFonts w:ascii="Times New Roman" w:hAnsi="Times New Roman" w:cs="Times New Roman"/>
          <w:sz w:val="24"/>
          <w:szCs w:val="24"/>
        </w:rPr>
        <w:t xml:space="preserve"> between studies</w:t>
      </w:r>
      <w:r w:rsidRPr="00D2722D">
        <w:rPr>
          <w:rFonts w:ascii="Times New Roman" w:hAnsi="Times New Roman" w:cs="Times New Roman"/>
          <w:sz w:val="24"/>
          <w:szCs w:val="24"/>
        </w:rPr>
        <w:t xml:space="preserve">, the farm stopped feeding a medicated milk replacer. The researchers observed that after only a short time frame, the </w:t>
      </w:r>
      <w:proofErr w:type="spellStart"/>
      <w:r w:rsidRPr="00D2722D">
        <w:rPr>
          <w:rFonts w:ascii="Times New Roman" w:hAnsi="Times New Roman" w:cs="Times New Roman"/>
          <w:sz w:val="24"/>
          <w:szCs w:val="24"/>
        </w:rPr>
        <w:t>SSuT</w:t>
      </w:r>
      <w:proofErr w:type="spellEnd"/>
      <w:r w:rsidRPr="00D2722D">
        <w:rPr>
          <w:rFonts w:ascii="Times New Roman" w:hAnsi="Times New Roman" w:cs="Times New Roman"/>
          <w:sz w:val="24"/>
          <w:szCs w:val="24"/>
        </w:rPr>
        <w:t xml:space="preserve"> strain had suddenly declined in prevalence</w:t>
      </w:r>
      <w:r w:rsidR="00EF010F" w:rsidRPr="00D2722D">
        <w:rPr>
          <w:rFonts w:ascii="Times New Roman" w:hAnsi="Times New Roman" w:cs="Times New Roman"/>
          <w:sz w:val="24"/>
          <w:szCs w:val="24"/>
        </w:rPr>
        <w:t>.</w:t>
      </w:r>
      <w:r w:rsidRPr="00D2722D">
        <w:rPr>
          <w:rFonts w:ascii="Times New Roman" w:hAnsi="Times New Roman" w:cs="Times New Roman"/>
          <w:sz w:val="24"/>
          <w:szCs w:val="24"/>
        </w:rPr>
        <w:t xml:space="preserve"> </w:t>
      </w:r>
      <w:r w:rsidR="00EF010F" w:rsidRPr="00D2722D">
        <w:rPr>
          <w:rFonts w:ascii="Times New Roman" w:hAnsi="Times New Roman" w:cs="Times New Roman"/>
          <w:sz w:val="24"/>
          <w:szCs w:val="24"/>
        </w:rPr>
        <w:t>This</w:t>
      </w:r>
      <w:r w:rsidRPr="00D2722D">
        <w:rPr>
          <w:rFonts w:ascii="Times New Roman" w:hAnsi="Times New Roman" w:cs="Times New Roman"/>
          <w:sz w:val="24"/>
          <w:szCs w:val="24"/>
        </w:rPr>
        <w:t xml:space="preserve"> was unexpected</w:t>
      </w:r>
      <w:r w:rsidR="00EF010F" w:rsidRPr="00D2722D">
        <w:rPr>
          <w:rFonts w:ascii="Times New Roman" w:hAnsi="Times New Roman" w:cs="Times New Roman"/>
          <w:sz w:val="24"/>
          <w:szCs w:val="24"/>
        </w:rPr>
        <w:t>,</w:t>
      </w:r>
      <w:r w:rsidRPr="00D2722D">
        <w:rPr>
          <w:rFonts w:ascii="Times New Roman" w:hAnsi="Times New Roman" w:cs="Times New Roman"/>
          <w:sz w:val="24"/>
          <w:szCs w:val="24"/>
        </w:rPr>
        <w:t xml:space="preserve"> given that</w:t>
      </w:r>
      <w:r w:rsidR="00A73975" w:rsidRPr="00D2722D">
        <w:rPr>
          <w:rFonts w:ascii="Times New Roman" w:hAnsi="Times New Roman" w:cs="Times New Roman"/>
          <w:sz w:val="24"/>
          <w:szCs w:val="24"/>
        </w:rPr>
        <w:t xml:space="preserve"> their</w:t>
      </w:r>
      <w:r w:rsidRPr="00D2722D">
        <w:rPr>
          <w:rFonts w:ascii="Times New Roman" w:hAnsi="Times New Roman" w:cs="Times New Roman"/>
          <w:sz w:val="24"/>
          <w:szCs w:val="24"/>
        </w:rPr>
        <w:t xml:space="preserve"> </w:t>
      </w:r>
      <w:r w:rsidR="005C158B" w:rsidRPr="00D2722D">
        <w:rPr>
          <w:rFonts w:ascii="Times New Roman" w:hAnsi="Times New Roman" w:cs="Times New Roman"/>
          <w:sz w:val="24"/>
          <w:szCs w:val="24"/>
        </w:rPr>
        <w:t xml:space="preserve">previous work demonstrated </w:t>
      </w:r>
      <w:r w:rsidR="00A73975" w:rsidRPr="00D2722D">
        <w:rPr>
          <w:rFonts w:ascii="Times New Roman" w:hAnsi="Times New Roman" w:cs="Times New Roman"/>
          <w:sz w:val="24"/>
          <w:szCs w:val="24"/>
        </w:rPr>
        <w:t xml:space="preserve">that </w:t>
      </w:r>
      <w:r w:rsidRPr="00D2722D">
        <w:rPr>
          <w:rFonts w:ascii="Times New Roman" w:hAnsi="Times New Roman" w:cs="Times New Roman"/>
          <w:sz w:val="24"/>
          <w:szCs w:val="24"/>
        </w:rPr>
        <w:t>the</w:t>
      </w:r>
      <w:r w:rsidR="00A73975" w:rsidRPr="00D2722D">
        <w:rPr>
          <w:rFonts w:ascii="Times New Roman" w:hAnsi="Times New Roman" w:cs="Times New Roman"/>
          <w:sz w:val="24"/>
          <w:szCs w:val="24"/>
        </w:rPr>
        <w:t xml:space="preserve"> </w:t>
      </w:r>
      <w:proofErr w:type="spellStart"/>
      <w:r w:rsidR="00A73975" w:rsidRPr="00D2722D">
        <w:rPr>
          <w:rFonts w:ascii="Times New Roman" w:hAnsi="Times New Roman" w:cs="Times New Roman"/>
          <w:sz w:val="24"/>
          <w:szCs w:val="24"/>
        </w:rPr>
        <w:t>SSuT</w:t>
      </w:r>
      <w:proofErr w:type="spellEnd"/>
      <w:r w:rsidRPr="00D2722D">
        <w:rPr>
          <w:rFonts w:ascii="Times New Roman" w:hAnsi="Times New Roman" w:cs="Times New Roman"/>
          <w:sz w:val="24"/>
          <w:szCs w:val="24"/>
        </w:rPr>
        <w:t xml:space="preserve"> strains had an </w:t>
      </w:r>
      <w:r w:rsidR="005C158B" w:rsidRPr="00D2722D">
        <w:rPr>
          <w:rFonts w:ascii="Times New Roman" w:hAnsi="Times New Roman" w:cs="Times New Roman"/>
          <w:sz w:val="24"/>
          <w:szCs w:val="24"/>
        </w:rPr>
        <w:t xml:space="preserve">obvious </w:t>
      </w:r>
      <w:r w:rsidRPr="00D2722D">
        <w:rPr>
          <w:rFonts w:ascii="Times New Roman" w:hAnsi="Times New Roman" w:cs="Times New Roman"/>
          <w:sz w:val="24"/>
          <w:szCs w:val="24"/>
        </w:rPr>
        <w:t xml:space="preserve">advantage compared to </w:t>
      </w:r>
      <w:r w:rsidR="005C158B" w:rsidRPr="00D2722D">
        <w:rPr>
          <w:rFonts w:ascii="Times New Roman" w:hAnsi="Times New Roman" w:cs="Times New Roman"/>
          <w:sz w:val="24"/>
          <w:szCs w:val="24"/>
        </w:rPr>
        <w:t xml:space="preserve">the </w:t>
      </w:r>
      <w:r w:rsidRPr="00D2722D">
        <w:rPr>
          <w:rFonts w:ascii="Times New Roman" w:hAnsi="Times New Roman" w:cs="Times New Roman"/>
          <w:sz w:val="24"/>
          <w:szCs w:val="24"/>
        </w:rPr>
        <w:t>susceptible strains. This unexplained decline prompted an additional study, which hypothesized that the milk supplement itself (</w:t>
      </w:r>
      <w:r w:rsidR="00B929BC" w:rsidRPr="00D2722D">
        <w:rPr>
          <w:rFonts w:ascii="Times New Roman" w:hAnsi="Times New Roman" w:cs="Times New Roman"/>
          <w:sz w:val="24"/>
          <w:szCs w:val="24"/>
        </w:rPr>
        <w:t xml:space="preserve">comprised of </w:t>
      </w:r>
      <w:r w:rsidRPr="00D2722D">
        <w:rPr>
          <w:rFonts w:ascii="Times New Roman" w:hAnsi="Times New Roman" w:cs="Times New Roman"/>
          <w:sz w:val="24"/>
          <w:szCs w:val="24"/>
        </w:rPr>
        <w:t xml:space="preserve">dried milk powder, vitamin A and D) was somehow providing an advantage to the </w:t>
      </w:r>
      <w:proofErr w:type="spellStart"/>
      <w:r w:rsidRPr="00D2722D">
        <w:rPr>
          <w:rFonts w:ascii="Times New Roman" w:hAnsi="Times New Roman" w:cs="Times New Roman"/>
          <w:sz w:val="24"/>
          <w:szCs w:val="24"/>
        </w:rPr>
        <w:t>SSuT</w:t>
      </w:r>
      <w:proofErr w:type="spellEnd"/>
      <w:r w:rsidRPr="00D2722D">
        <w:rPr>
          <w:rFonts w:ascii="Times New Roman" w:hAnsi="Times New Roman" w:cs="Times New Roman"/>
          <w:sz w:val="24"/>
          <w:szCs w:val="24"/>
        </w:rPr>
        <w:t xml:space="preserve"> strains. When the milk supplement was reintroduced (both with and without tetracycline), the prevalence of </w:t>
      </w:r>
      <w:proofErr w:type="spellStart"/>
      <w:r w:rsidRPr="00D2722D">
        <w:rPr>
          <w:rFonts w:ascii="Times New Roman" w:hAnsi="Times New Roman" w:cs="Times New Roman"/>
          <w:sz w:val="24"/>
          <w:szCs w:val="24"/>
        </w:rPr>
        <w:t>SSuT</w:t>
      </w:r>
      <w:proofErr w:type="spellEnd"/>
      <w:r w:rsidRPr="00D2722D">
        <w:rPr>
          <w:rFonts w:ascii="Times New Roman" w:hAnsi="Times New Roman" w:cs="Times New Roman"/>
          <w:sz w:val="24"/>
          <w:szCs w:val="24"/>
        </w:rPr>
        <w:t xml:space="preserve"> </w:t>
      </w:r>
      <w:r w:rsidRPr="00D2722D">
        <w:rPr>
          <w:rFonts w:ascii="Times New Roman" w:hAnsi="Times New Roman" w:cs="Times New Roman"/>
          <w:i/>
          <w:iCs/>
          <w:sz w:val="24"/>
          <w:szCs w:val="24"/>
        </w:rPr>
        <w:t xml:space="preserve">E. coli </w:t>
      </w:r>
      <w:r w:rsidRPr="00D2722D">
        <w:rPr>
          <w:rFonts w:ascii="Times New Roman" w:hAnsi="Times New Roman" w:cs="Times New Roman"/>
          <w:sz w:val="24"/>
          <w:szCs w:val="24"/>
        </w:rPr>
        <w:t xml:space="preserve">strains nearly doubled for both groups of animals receiving the milk supplement vs. those that received none. </w:t>
      </w:r>
      <w:r w:rsidR="004B412C" w:rsidRPr="00D2722D">
        <w:rPr>
          <w:rFonts w:ascii="Times New Roman" w:hAnsi="Times New Roman" w:cs="Times New Roman"/>
          <w:sz w:val="24"/>
          <w:szCs w:val="24"/>
        </w:rPr>
        <w:t>This work</w:t>
      </w:r>
      <w:r w:rsidRPr="00D2722D">
        <w:rPr>
          <w:rFonts w:ascii="Times New Roman" w:hAnsi="Times New Roman" w:cs="Times New Roman"/>
          <w:sz w:val="24"/>
          <w:szCs w:val="24"/>
        </w:rPr>
        <w:t xml:space="preserve"> highlight</w:t>
      </w:r>
      <w:r w:rsidR="004B412C" w:rsidRPr="00D2722D">
        <w:rPr>
          <w:rFonts w:ascii="Times New Roman" w:hAnsi="Times New Roman" w:cs="Times New Roman"/>
          <w:sz w:val="24"/>
          <w:szCs w:val="24"/>
        </w:rPr>
        <w:t>s</w:t>
      </w:r>
      <w:r w:rsidRPr="00D2722D">
        <w:rPr>
          <w:rFonts w:ascii="Times New Roman" w:hAnsi="Times New Roman" w:cs="Times New Roman"/>
          <w:sz w:val="24"/>
          <w:szCs w:val="24"/>
        </w:rPr>
        <w:t xml:space="preserve"> an example of a </w:t>
      </w:r>
      <w:commentRangeStart w:id="109"/>
      <w:r w:rsidRPr="00D2722D">
        <w:rPr>
          <w:rFonts w:ascii="Times New Roman" w:hAnsi="Times New Roman" w:cs="Times New Roman"/>
          <w:sz w:val="24"/>
          <w:szCs w:val="24"/>
        </w:rPr>
        <w:t>positive selective force (a dietary supplement)</w:t>
      </w:r>
      <w:r w:rsidR="003E6987" w:rsidRPr="00D2722D">
        <w:rPr>
          <w:rFonts w:ascii="Times New Roman" w:hAnsi="Times New Roman" w:cs="Times New Roman"/>
          <w:sz w:val="24"/>
          <w:szCs w:val="24"/>
        </w:rPr>
        <w:t xml:space="preserve"> in a dairy farm system</w:t>
      </w:r>
      <w:r w:rsidRPr="00D2722D">
        <w:rPr>
          <w:rFonts w:ascii="Times New Roman" w:hAnsi="Times New Roman" w:cs="Times New Roman"/>
          <w:sz w:val="24"/>
          <w:szCs w:val="24"/>
        </w:rPr>
        <w:t xml:space="preserve"> either directly or indirectly favoring strains of resistant </w:t>
      </w:r>
      <w:r w:rsidRPr="00D2722D">
        <w:rPr>
          <w:rFonts w:ascii="Times New Roman" w:hAnsi="Times New Roman" w:cs="Times New Roman"/>
          <w:i/>
          <w:iCs/>
          <w:sz w:val="24"/>
          <w:szCs w:val="24"/>
        </w:rPr>
        <w:t>E. coli</w:t>
      </w:r>
      <w:r w:rsidR="003E6987" w:rsidRPr="00D2722D">
        <w:rPr>
          <w:rFonts w:ascii="Times New Roman" w:hAnsi="Times New Roman" w:cs="Times New Roman"/>
          <w:i/>
          <w:iCs/>
          <w:sz w:val="24"/>
          <w:szCs w:val="24"/>
        </w:rPr>
        <w:t>,</w:t>
      </w:r>
      <w:r w:rsidRPr="00D2722D">
        <w:rPr>
          <w:rFonts w:ascii="Times New Roman" w:hAnsi="Times New Roman" w:cs="Times New Roman"/>
          <w:sz w:val="24"/>
          <w:szCs w:val="24"/>
        </w:rPr>
        <w:t xml:space="preserve"> which was completely unrelated to antimicrobial exposure.</w:t>
      </w:r>
      <w:commentRangeEnd w:id="109"/>
      <w:r w:rsidR="00033660">
        <w:rPr>
          <w:rStyle w:val="CommentReference"/>
        </w:rPr>
        <w:commentReference w:id="109"/>
      </w:r>
    </w:p>
    <w:p w14:paraId="2BAF4FFB" w14:textId="5AAC2D44" w:rsidR="008F345B" w:rsidRPr="00D2722D" w:rsidRDefault="008F345B"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Call et. al (2008) summarize</w:t>
      </w:r>
      <w:ins w:id="110" w:author="Crothers, Jessica" w:date="2024-08-19T22:49:00Z" w16du:dateUtc="2024-08-20T02:49:00Z">
        <w:r w:rsidR="00033660">
          <w:rPr>
            <w:rFonts w:ascii="Times New Roman" w:hAnsi="Times New Roman" w:cs="Times New Roman"/>
            <w:sz w:val="24"/>
            <w:szCs w:val="24"/>
          </w:rPr>
          <w:t>d</w:t>
        </w:r>
      </w:ins>
      <w:r w:rsidRPr="00D2722D">
        <w:rPr>
          <w:rFonts w:ascii="Times New Roman" w:hAnsi="Times New Roman" w:cs="Times New Roman"/>
          <w:sz w:val="24"/>
          <w:szCs w:val="24"/>
        </w:rPr>
        <w:t xml:space="preserve"> the </w:t>
      </w:r>
      <w:r w:rsidR="00EE2E12" w:rsidRPr="00D2722D">
        <w:rPr>
          <w:rFonts w:ascii="Times New Roman" w:hAnsi="Times New Roman" w:cs="Times New Roman"/>
          <w:sz w:val="24"/>
          <w:szCs w:val="24"/>
        </w:rPr>
        <w:t>3</w:t>
      </w:r>
      <w:r w:rsidRPr="00D2722D">
        <w:rPr>
          <w:rFonts w:ascii="Times New Roman" w:hAnsi="Times New Roman" w:cs="Times New Roman"/>
          <w:sz w:val="24"/>
          <w:szCs w:val="24"/>
        </w:rPr>
        <w:t xml:space="preserve"> possible outcomes after exposure to antimicrobials </w:t>
      </w:r>
      <w:r w:rsidR="00CA4739" w:rsidRPr="00D2722D">
        <w:rPr>
          <w:rFonts w:ascii="Times New Roman" w:hAnsi="Times New Roman" w:cs="Times New Roman"/>
          <w:sz w:val="24"/>
          <w:szCs w:val="24"/>
        </w:rPr>
        <w:t xml:space="preserve">in </w:t>
      </w:r>
      <w:r w:rsidR="00FD75B0" w:rsidRPr="00D2722D">
        <w:rPr>
          <w:rFonts w:ascii="Times New Roman" w:hAnsi="Times New Roman" w:cs="Times New Roman"/>
          <w:sz w:val="24"/>
          <w:szCs w:val="24"/>
        </w:rPr>
        <w:t xml:space="preserve">an individual animal </w:t>
      </w:r>
      <w:r w:rsidRPr="00D2722D">
        <w:rPr>
          <w:rFonts w:ascii="Times New Roman" w:hAnsi="Times New Roman" w:cs="Times New Roman"/>
          <w:sz w:val="24"/>
          <w:szCs w:val="24"/>
        </w:rPr>
        <w:t>produces a transient increase in AMR prevalence</w:t>
      </w:r>
      <w:r w:rsidR="00430045" w:rsidRPr="00D2722D">
        <w:rPr>
          <w:rFonts w:ascii="Times New Roman" w:hAnsi="Times New Roman" w:cs="Times New Roman"/>
          <w:sz w:val="24"/>
          <w:szCs w:val="24"/>
        </w:rPr>
        <w:t xml:space="preserve"> in a population of bacteria</w:t>
      </w:r>
      <w:r w:rsidRPr="00D2722D">
        <w:rPr>
          <w:rFonts w:ascii="Times New Roman" w:hAnsi="Times New Roman" w:cs="Times New Roman"/>
          <w:sz w:val="24"/>
          <w:szCs w:val="24"/>
        </w:rPr>
        <w:t>, as has been documented to occur</w:t>
      </w:r>
      <w:r w:rsidR="00FD75B0" w:rsidRPr="00D2722D">
        <w:rPr>
          <w:rFonts w:ascii="Times New Roman" w:hAnsi="Times New Roman" w:cs="Times New Roman"/>
          <w:sz w:val="24"/>
          <w:szCs w:val="24"/>
        </w:rPr>
        <w:t xml:space="preserve"> </w:t>
      </w:r>
      <w:r w:rsidR="00220420" w:rsidRPr="00D2722D">
        <w:rPr>
          <w:rFonts w:ascii="Times New Roman" w:hAnsi="Times New Roman" w:cs="Times New Roman"/>
          <w:sz w:val="24"/>
          <w:szCs w:val="24"/>
        </w:rPr>
        <w:t xml:space="preserve">in </w:t>
      </w:r>
      <w:r w:rsidR="00FD75B0" w:rsidRPr="00D2722D">
        <w:rPr>
          <w:rFonts w:ascii="Times New Roman" w:hAnsi="Times New Roman" w:cs="Times New Roman"/>
          <w:sz w:val="24"/>
          <w:szCs w:val="24"/>
        </w:rPr>
        <w:t>fecal bacteria</w:t>
      </w:r>
      <w:r w:rsidRPr="00D2722D">
        <w:rPr>
          <w:rFonts w:ascii="Times New Roman" w:hAnsi="Times New Roman" w:cs="Times New Roman"/>
          <w:sz w:val="24"/>
          <w:szCs w:val="24"/>
        </w:rPr>
        <w:t xml:space="preserve">. Once </w:t>
      </w:r>
      <w:r w:rsidR="006B3EFC" w:rsidRPr="00D2722D">
        <w:rPr>
          <w:rFonts w:ascii="Times New Roman" w:hAnsi="Times New Roman" w:cs="Times New Roman"/>
          <w:sz w:val="24"/>
          <w:szCs w:val="24"/>
        </w:rPr>
        <w:t xml:space="preserve">the </w:t>
      </w:r>
      <w:r w:rsidR="00BE3A97" w:rsidRPr="00D2722D">
        <w:rPr>
          <w:rFonts w:ascii="Times New Roman" w:hAnsi="Times New Roman" w:cs="Times New Roman"/>
          <w:sz w:val="24"/>
          <w:szCs w:val="24"/>
        </w:rPr>
        <w:t xml:space="preserve">negative </w:t>
      </w:r>
      <w:r w:rsidRPr="00D2722D">
        <w:rPr>
          <w:rFonts w:ascii="Times New Roman" w:hAnsi="Times New Roman" w:cs="Times New Roman"/>
          <w:sz w:val="24"/>
          <w:szCs w:val="24"/>
        </w:rPr>
        <w:t>selective pressure of antimicrobial</w:t>
      </w:r>
      <w:r w:rsidR="00BE3A97" w:rsidRPr="00D2722D">
        <w:rPr>
          <w:rFonts w:ascii="Times New Roman" w:hAnsi="Times New Roman" w:cs="Times New Roman"/>
          <w:sz w:val="24"/>
          <w:szCs w:val="24"/>
        </w:rPr>
        <w:t xml:space="preserve"> usage</w:t>
      </w:r>
      <w:r w:rsidRPr="00D2722D">
        <w:rPr>
          <w:rFonts w:ascii="Times New Roman" w:hAnsi="Times New Roman" w:cs="Times New Roman"/>
          <w:sz w:val="24"/>
          <w:szCs w:val="24"/>
        </w:rPr>
        <w:t xml:space="preserve"> is removed, the first possible outcome </w:t>
      </w:r>
      <w:r w:rsidR="00BE3A97" w:rsidRPr="00D2722D">
        <w:rPr>
          <w:rFonts w:ascii="Times New Roman" w:hAnsi="Times New Roman" w:cs="Times New Roman"/>
          <w:sz w:val="24"/>
          <w:szCs w:val="24"/>
        </w:rPr>
        <w:t>is</w:t>
      </w:r>
      <w:r w:rsidRPr="00D2722D">
        <w:rPr>
          <w:rFonts w:ascii="Times New Roman" w:hAnsi="Times New Roman" w:cs="Times New Roman"/>
          <w:sz w:val="24"/>
          <w:szCs w:val="24"/>
        </w:rPr>
        <w:t xml:space="preserve"> subsidence of AMR in the population, </w:t>
      </w:r>
      <w:r w:rsidR="00BE3A97" w:rsidRPr="00D2722D">
        <w:rPr>
          <w:rFonts w:ascii="Times New Roman" w:hAnsi="Times New Roman" w:cs="Times New Roman"/>
          <w:sz w:val="24"/>
          <w:szCs w:val="24"/>
        </w:rPr>
        <w:t>assuming</w:t>
      </w:r>
      <w:r w:rsidRPr="00D2722D">
        <w:rPr>
          <w:rFonts w:ascii="Times New Roman" w:hAnsi="Times New Roman" w:cs="Times New Roman"/>
          <w:sz w:val="24"/>
          <w:szCs w:val="24"/>
        </w:rPr>
        <w:t xml:space="preserve"> there is a fitness cost to maintaining the AMR traits. Alternatively, if the</w:t>
      </w:r>
      <w:r w:rsidR="00EE4632" w:rsidRPr="00D2722D">
        <w:rPr>
          <w:rFonts w:ascii="Times New Roman" w:hAnsi="Times New Roman" w:cs="Times New Roman"/>
          <w:sz w:val="24"/>
          <w:szCs w:val="24"/>
        </w:rPr>
        <w:t>re is no additional</w:t>
      </w:r>
      <w:r w:rsidRPr="00D2722D">
        <w:rPr>
          <w:rFonts w:ascii="Times New Roman" w:hAnsi="Times New Roman" w:cs="Times New Roman"/>
          <w:sz w:val="24"/>
          <w:szCs w:val="24"/>
        </w:rPr>
        <w:t xml:space="preserve"> fitness cost </w:t>
      </w:r>
      <w:r w:rsidR="00EE4632" w:rsidRPr="00D2722D">
        <w:rPr>
          <w:rFonts w:ascii="Times New Roman" w:hAnsi="Times New Roman" w:cs="Times New Roman"/>
          <w:sz w:val="24"/>
          <w:szCs w:val="24"/>
        </w:rPr>
        <w:t>to</w:t>
      </w:r>
      <w:r w:rsidRPr="00D2722D">
        <w:rPr>
          <w:rFonts w:ascii="Times New Roman" w:hAnsi="Times New Roman" w:cs="Times New Roman"/>
          <w:sz w:val="24"/>
          <w:szCs w:val="24"/>
        </w:rPr>
        <w:t xml:space="preserve"> maintaining AMR, we would expect to see “eventual displacement in the face of natural turnover of clonal types at the level of individual animals.” A third </w:t>
      </w:r>
      <w:r w:rsidRPr="00D2722D">
        <w:rPr>
          <w:rFonts w:ascii="Times New Roman" w:hAnsi="Times New Roman" w:cs="Times New Roman"/>
          <w:sz w:val="24"/>
          <w:szCs w:val="24"/>
        </w:rPr>
        <w:lastRenderedPageBreak/>
        <w:t>possibility, as seen in the work from Khachatryan et al., is that there is no (or limited) change in the level of AMR prevalence after selective pressure from antimicrobials is removed</w:t>
      </w:r>
      <w:r w:rsidR="00815084" w:rsidRPr="00D2722D">
        <w:rPr>
          <w:rFonts w:ascii="Times New Roman" w:hAnsi="Times New Roman" w:cs="Times New Roman"/>
          <w:sz w:val="24"/>
          <w:szCs w:val="24"/>
        </w:rPr>
        <w:t xml:space="preserve">. This </w:t>
      </w:r>
      <w:r w:rsidR="0081543A" w:rsidRPr="00D2722D">
        <w:rPr>
          <w:rFonts w:ascii="Times New Roman" w:hAnsi="Times New Roman" w:cs="Times New Roman"/>
          <w:sz w:val="24"/>
          <w:szCs w:val="24"/>
        </w:rPr>
        <w:t>c</w:t>
      </w:r>
      <w:r w:rsidR="00815084" w:rsidRPr="00D2722D">
        <w:rPr>
          <w:rFonts w:ascii="Times New Roman" w:hAnsi="Times New Roman" w:cs="Times New Roman"/>
          <w:sz w:val="24"/>
          <w:szCs w:val="24"/>
        </w:rPr>
        <w:t xml:space="preserve">ould occur if </w:t>
      </w:r>
      <w:r w:rsidRPr="00D2722D">
        <w:rPr>
          <w:rFonts w:ascii="Times New Roman" w:hAnsi="Times New Roman" w:cs="Times New Roman"/>
          <w:sz w:val="24"/>
          <w:szCs w:val="24"/>
        </w:rPr>
        <w:t>AMR traits have been coupled with other some other locally beneficial traits which provide the</w:t>
      </w:r>
      <w:r w:rsidR="00F97190" w:rsidRPr="00D2722D">
        <w:rPr>
          <w:rFonts w:ascii="Times New Roman" w:hAnsi="Times New Roman" w:cs="Times New Roman"/>
          <w:sz w:val="24"/>
          <w:szCs w:val="24"/>
        </w:rPr>
        <w:t xml:space="preserve"> bacteria possessing them</w:t>
      </w:r>
      <w:r w:rsidRPr="00D2722D">
        <w:rPr>
          <w:rFonts w:ascii="Times New Roman" w:hAnsi="Times New Roman" w:cs="Times New Roman"/>
          <w:sz w:val="24"/>
          <w:szCs w:val="24"/>
        </w:rPr>
        <w:t xml:space="preserve"> an advantage in their specific environmental niche. Call et al. (2008) illustrate this with a hypothetical model illustrating the effect of </w:t>
      </w:r>
      <w:r w:rsidR="00BA65C5" w:rsidRPr="00D2722D">
        <w:rPr>
          <w:rFonts w:ascii="Times New Roman" w:hAnsi="Times New Roman" w:cs="Times New Roman"/>
          <w:sz w:val="24"/>
          <w:szCs w:val="24"/>
        </w:rPr>
        <w:t>antimicrobial</w:t>
      </w:r>
      <w:r w:rsidRPr="00D2722D">
        <w:rPr>
          <w:rFonts w:ascii="Times New Roman" w:hAnsi="Times New Roman" w:cs="Times New Roman"/>
          <w:sz w:val="24"/>
          <w:szCs w:val="24"/>
        </w:rPr>
        <w:t xml:space="preserve"> exposure in an individual animal</w:t>
      </w:r>
      <w:r w:rsidR="00C549E1" w:rsidRPr="00D2722D">
        <w:rPr>
          <w:rFonts w:ascii="Times New Roman" w:hAnsi="Times New Roman" w:cs="Times New Roman"/>
          <w:sz w:val="24"/>
          <w:szCs w:val="24"/>
        </w:rPr>
        <w:t xml:space="preserve"> (Figure </w:t>
      </w:r>
      <w:r w:rsidR="00A92044" w:rsidRPr="00D2722D">
        <w:rPr>
          <w:rFonts w:ascii="Times New Roman" w:hAnsi="Times New Roman" w:cs="Times New Roman"/>
          <w:sz w:val="24"/>
          <w:szCs w:val="24"/>
        </w:rPr>
        <w:t>1</w:t>
      </w:r>
      <w:r w:rsidR="00C549E1" w:rsidRPr="00D2722D">
        <w:rPr>
          <w:rFonts w:ascii="Times New Roman" w:hAnsi="Times New Roman" w:cs="Times New Roman"/>
          <w:sz w:val="24"/>
          <w:szCs w:val="24"/>
        </w:rPr>
        <w:t>)</w:t>
      </w:r>
      <w:r w:rsidRPr="00D2722D">
        <w:rPr>
          <w:rFonts w:ascii="Times New Roman" w:hAnsi="Times New Roman" w:cs="Times New Roman"/>
          <w:sz w:val="24"/>
          <w:szCs w:val="24"/>
        </w:rPr>
        <w:t xml:space="preserve">. First, a transient increase occurs in the relative number of resistant bacteria within a population after exposure to an antimicrobial. During this time of increased replication, there is an increased probability for a genetic event </w:t>
      </w:r>
      <w:r w:rsidR="002C37EA" w:rsidRPr="00D2722D">
        <w:rPr>
          <w:rFonts w:ascii="Times New Roman" w:hAnsi="Times New Roman" w:cs="Times New Roman"/>
          <w:sz w:val="24"/>
          <w:szCs w:val="24"/>
        </w:rPr>
        <w:t xml:space="preserve">to occur which </w:t>
      </w:r>
      <w:r w:rsidRPr="00D2722D">
        <w:rPr>
          <w:rFonts w:ascii="Times New Roman" w:hAnsi="Times New Roman" w:cs="Times New Roman"/>
          <w:sz w:val="24"/>
          <w:szCs w:val="24"/>
        </w:rPr>
        <w:t xml:space="preserve">links AMR carriage to some other trait </w:t>
      </w:r>
      <w:r w:rsidR="002C37EA" w:rsidRPr="00D2722D">
        <w:rPr>
          <w:rFonts w:ascii="Times New Roman" w:hAnsi="Times New Roman" w:cs="Times New Roman"/>
          <w:sz w:val="24"/>
          <w:szCs w:val="24"/>
        </w:rPr>
        <w:t xml:space="preserve">providing </w:t>
      </w:r>
      <w:r w:rsidRPr="00D2722D">
        <w:rPr>
          <w:rFonts w:ascii="Times New Roman" w:hAnsi="Times New Roman" w:cs="Times New Roman"/>
          <w:sz w:val="24"/>
          <w:szCs w:val="24"/>
        </w:rPr>
        <w:t xml:space="preserve">increased fitness in that specific environment. Organisms with the linked AMR carriage and locally advantageous trait survive better in the population, but in the absence of antimicrobial exposure, there is nothing to actively suppress </w:t>
      </w:r>
      <w:r w:rsidR="00A54B7B" w:rsidRPr="00D2722D">
        <w:rPr>
          <w:rFonts w:ascii="Times New Roman" w:hAnsi="Times New Roman" w:cs="Times New Roman"/>
          <w:sz w:val="24"/>
          <w:szCs w:val="24"/>
        </w:rPr>
        <w:t>the susceptible strains</w:t>
      </w:r>
      <w:r w:rsidRPr="00D2722D">
        <w:rPr>
          <w:rFonts w:ascii="Times New Roman" w:hAnsi="Times New Roman" w:cs="Times New Roman"/>
          <w:sz w:val="24"/>
          <w:szCs w:val="24"/>
        </w:rPr>
        <w:t xml:space="preserve"> in the population. Although the relative proportion of bacteria with AMR may decline</w:t>
      </w:r>
      <w:r w:rsidR="00A4432D" w:rsidRPr="00D2722D">
        <w:rPr>
          <w:rFonts w:ascii="Times New Roman" w:hAnsi="Times New Roman" w:cs="Times New Roman"/>
          <w:sz w:val="24"/>
          <w:szCs w:val="24"/>
        </w:rPr>
        <w:t xml:space="preserve"> gradually over time</w:t>
      </w:r>
      <w:r w:rsidRPr="00D2722D">
        <w:rPr>
          <w:rFonts w:ascii="Times New Roman" w:hAnsi="Times New Roman" w:cs="Times New Roman"/>
          <w:sz w:val="24"/>
          <w:szCs w:val="24"/>
        </w:rPr>
        <w:t xml:space="preserve">, linkage of AMR to some other advantageous trait could also lead to a gradual increase or maintenance of a baseline prevalence of AMR, even in systems devoid of antimicrobial exposure. </w:t>
      </w:r>
      <w:r w:rsidR="00584880" w:rsidRPr="00D2722D">
        <w:rPr>
          <w:rFonts w:ascii="Times New Roman" w:hAnsi="Times New Roman" w:cs="Times New Roman"/>
          <w:sz w:val="24"/>
          <w:szCs w:val="24"/>
        </w:rPr>
        <w:t>So far,</w:t>
      </w:r>
      <w:r w:rsidR="005D72B2" w:rsidRPr="00D2722D">
        <w:rPr>
          <w:rFonts w:ascii="Times New Roman" w:hAnsi="Times New Roman" w:cs="Times New Roman"/>
          <w:sz w:val="24"/>
          <w:szCs w:val="24"/>
        </w:rPr>
        <w:t xml:space="preserve"> work exploring this question has been limited to studying the effect of </w:t>
      </w:r>
      <w:r w:rsidR="00700760" w:rsidRPr="00D2722D">
        <w:rPr>
          <w:rFonts w:ascii="Times New Roman" w:hAnsi="Times New Roman" w:cs="Times New Roman"/>
          <w:sz w:val="24"/>
          <w:szCs w:val="24"/>
        </w:rPr>
        <w:t>antimicrobials</w:t>
      </w:r>
      <w:r w:rsidR="005D72B2" w:rsidRPr="00D2722D">
        <w:rPr>
          <w:rFonts w:ascii="Times New Roman" w:hAnsi="Times New Roman" w:cs="Times New Roman"/>
          <w:sz w:val="24"/>
          <w:szCs w:val="24"/>
        </w:rPr>
        <w:t xml:space="preserve"> on resistant bacteria </w:t>
      </w:r>
      <w:r w:rsidR="00700760" w:rsidRPr="00D2722D">
        <w:rPr>
          <w:rFonts w:ascii="Times New Roman" w:hAnsi="Times New Roman" w:cs="Times New Roman"/>
          <w:sz w:val="24"/>
          <w:szCs w:val="24"/>
        </w:rPr>
        <w:t>present in the GI tract of cattle</w:t>
      </w:r>
      <w:r w:rsidR="00584880" w:rsidRPr="00D2722D">
        <w:rPr>
          <w:rFonts w:ascii="Times New Roman" w:hAnsi="Times New Roman" w:cs="Times New Roman"/>
          <w:sz w:val="24"/>
          <w:szCs w:val="24"/>
        </w:rPr>
        <w:t xml:space="preserve">. </w:t>
      </w:r>
      <w:r w:rsidR="00EE2566" w:rsidRPr="00D2722D">
        <w:rPr>
          <w:rFonts w:ascii="Times New Roman" w:hAnsi="Times New Roman" w:cs="Times New Roman"/>
          <w:sz w:val="24"/>
          <w:szCs w:val="24"/>
        </w:rPr>
        <w:t>The potential exists for research focused on</w:t>
      </w:r>
      <w:r w:rsidR="002D58CE" w:rsidRPr="00D2722D">
        <w:rPr>
          <w:rFonts w:ascii="Times New Roman" w:hAnsi="Times New Roman" w:cs="Times New Roman"/>
          <w:sz w:val="24"/>
          <w:szCs w:val="24"/>
        </w:rPr>
        <w:t xml:space="preserve"> exploring why</w:t>
      </w:r>
      <w:r w:rsidR="00EE2566" w:rsidRPr="00D2722D">
        <w:rPr>
          <w:rFonts w:ascii="Times New Roman" w:hAnsi="Times New Roman" w:cs="Times New Roman"/>
          <w:sz w:val="24"/>
          <w:szCs w:val="24"/>
        </w:rPr>
        <w:t xml:space="preserve"> maintenance of AMR genes</w:t>
      </w:r>
      <w:r w:rsidR="002D58CE" w:rsidRPr="00D2722D">
        <w:rPr>
          <w:rFonts w:ascii="Times New Roman" w:hAnsi="Times New Roman" w:cs="Times New Roman"/>
          <w:sz w:val="24"/>
          <w:szCs w:val="24"/>
        </w:rPr>
        <w:t xml:space="preserve"> occurs</w:t>
      </w:r>
      <w:r w:rsidR="00EE2566" w:rsidRPr="00D2722D">
        <w:rPr>
          <w:rFonts w:ascii="Times New Roman" w:hAnsi="Times New Roman" w:cs="Times New Roman"/>
          <w:sz w:val="24"/>
          <w:szCs w:val="24"/>
        </w:rPr>
        <w:t xml:space="preserve"> in mastitis pathogens </w:t>
      </w:r>
      <w:r w:rsidR="003004D2" w:rsidRPr="00D2722D">
        <w:rPr>
          <w:rFonts w:ascii="Times New Roman" w:hAnsi="Times New Roman" w:cs="Times New Roman"/>
          <w:sz w:val="24"/>
          <w:szCs w:val="24"/>
        </w:rPr>
        <w:t xml:space="preserve">from </w:t>
      </w:r>
      <w:r w:rsidR="00EE2566" w:rsidRPr="00D2722D">
        <w:rPr>
          <w:rFonts w:ascii="Times New Roman" w:hAnsi="Times New Roman" w:cs="Times New Roman"/>
          <w:sz w:val="24"/>
          <w:szCs w:val="24"/>
        </w:rPr>
        <w:t>organic dairies</w:t>
      </w:r>
      <w:r w:rsidR="0028303E" w:rsidRPr="00D2722D">
        <w:rPr>
          <w:rFonts w:ascii="Times New Roman" w:hAnsi="Times New Roman" w:cs="Times New Roman"/>
          <w:sz w:val="24"/>
          <w:szCs w:val="24"/>
        </w:rPr>
        <w:t>,</w:t>
      </w:r>
      <w:r w:rsidR="003004D2" w:rsidRPr="00D2722D">
        <w:rPr>
          <w:rFonts w:ascii="Times New Roman" w:hAnsi="Times New Roman" w:cs="Times New Roman"/>
          <w:sz w:val="24"/>
          <w:szCs w:val="24"/>
        </w:rPr>
        <w:t xml:space="preserve"> </w:t>
      </w:r>
      <w:r w:rsidRPr="00D2722D">
        <w:rPr>
          <w:rFonts w:ascii="Times New Roman" w:hAnsi="Times New Roman" w:cs="Times New Roman"/>
          <w:sz w:val="24"/>
          <w:szCs w:val="24"/>
        </w:rPr>
        <w:t>years after the selective pressure of antimicrobial use has been removed.</w:t>
      </w:r>
    </w:p>
    <w:p w14:paraId="1BC5ADFB" w14:textId="77777777" w:rsidR="008F345B" w:rsidRPr="00D2722D" w:rsidRDefault="008F345B" w:rsidP="00D2722D">
      <w:pPr>
        <w:spacing w:line="480" w:lineRule="auto"/>
        <w:rPr>
          <w:rFonts w:ascii="Times New Roman" w:hAnsi="Times New Roman" w:cs="Times New Roman"/>
          <w:b/>
          <w:bCs/>
          <w:i/>
          <w:iCs/>
          <w:sz w:val="24"/>
          <w:szCs w:val="24"/>
        </w:rPr>
      </w:pPr>
    </w:p>
    <w:p w14:paraId="43A05225" w14:textId="29F2B897" w:rsidR="00220C6A" w:rsidRPr="00D2722D" w:rsidRDefault="00220C6A" w:rsidP="00D2722D">
      <w:pPr>
        <w:spacing w:line="480" w:lineRule="auto"/>
        <w:rPr>
          <w:rFonts w:ascii="Times New Roman" w:hAnsi="Times New Roman" w:cs="Times New Roman"/>
          <w:b/>
          <w:bCs/>
          <w:i/>
          <w:iCs/>
          <w:sz w:val="24"/>
          <w:szCs w:val="24"/>
        </w:rPr>
      </w:pPr>
      <w:r w:rsidRPr="00D2722D">
        <w:rPr>
          <w:rFonts w:ascii="Times New Roman" w:hAnsi="Times New Roman" w:cs="Times New Roman"/>
          <w:b/>
          <w:bCs/>
          <w:i/>
          <w:iCs/>
          <w:sz w:val="24"/>
          <w:szCs w:val="24"/>
        </w:rPr>
        <w:t>Conclusion</w:t>
      </w:r>
      <w:r w:rsidR="00896F98" w:rsidRPr="00D2722D">
        <w:rPr>
          <w:rFonts w:ascii="Times New Roman" w:hAnsi="Times New Roman" w:cs="Times New Roman"/>
          <w:b/>
          <w:bCs/>
          <w:i/>
          <w:iCs/>
          <w:sz w:val="24"/>
          <w:szCs w:val="24"/>
        </w:rPr>
        <w:t>s</w:t>
      </w:r>
    </w:p>
    <w:p w14:paraId="0BF0D3DD" w14:textId="17CD5C2D" w:rsidR="008C1A38" w:rsidRPr="00D2722D" w:rsidRDefault="00237CDB"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O</w:t>
      </w:r>
      <w:r w:rsidR="00F30A6C" w:rsidRPr="00D2722D">
        <w:rPr>
          <w:rFonts w:ascii="Times New Roman" w:hAnsi="Times New Roman" w:cs="Times New Roman"/>
          <w:sz w:val="24"/>
          <w:szCs w:val="24"/>
        </w:rPr>
        <w:t xml:space="preserve">rganic dairy systems provide a </w:t>
      </w:r>
      <w:r w:rsidR="0052434A" w:rsidRPr="00D2722D">
        <w:rPr>
          <w:rFonts w:ascii="Times New Roman" w:hAnsi="Times New Roman" w:cs="Times New Roman"/>
          <w:sz w:val="24"/>
          <w:szCs w:val="24"/>
        </w:rPr>
        <w:t>novel</w:t>
      </w:r>
      <w:r w:rsidR="00F30A6C" w:rsidRPr="00D2722D">
        <w:rPr>
          <w:rFonts w:ascii="Times New Roman" w:hAnsi="Times New Roman" w:cs="Times New Roman"/>
          <w:sz w:val="24"/>
          <w:szCs w:val="24"/>
        </w:rPr>
        <w:t xml:space="preserve"> opportunity in which to </w:t>
      </w:r>
      <w:r w:rsidR="0088185A" w:rsidRPr="00D2722D">
        <w:rPr>
          <w:rFonts w:ascii="Times New Roman" w:hAnsi="Times New Roman" w:cs="Times New Roman"/>
          <w:sz w:val="24"/>
          <w:szCs w:val="24"/>
        </w:rPr>
        <w:t xml:space="preserve">identify </w:t>
      </w:r>
      <w:r w:rsidR="007B4D92" w:rsidRPr="00D2722D">
        <w:rPr>
          <w:rFonts w:ascii="Times New Roman" w:hAnsi="Times New Roman" w:cs="Times New Roman"/>
          <w:sz w:val="24"/>
          <w:szCs w:val="24"/>
        </w:rPr>
        <w:t>the antimicrobial resistance patterns of mastitis pathogens</w:t>
      </w:r>
      <w:r w:rsidR="0088185A" w:rsidRPr="00D2722D">
        <w:rPr>
          <w:rFonts w:ascii="Times New Roman" w:hAnsi="Times New Roman" w:cs="Times New Roman"/>
          <w:sz w:val="24"/>
          <w:szCs w:val="24"/>
        </w:rPr>
        <w:t xml:space="preserve"> experienc</w:t>
      </w:r>
      <w:r w:rsidR="00622727" w:rsidRPr="00D2722D">
        <w:rPr>
          <w:rFonts w:ascii="Times New Roman" w:hAnsi="Times New Roman" w:cs="Times New Roman"/>
          <w:sz w:val="24"/>
          <w:szCs w:val="24"/>
        </w:rPr>
        <w:t>ing</w:t>
      </w:r>
      <w:r w:rsidR="001720AE" w:rsidRPr="00D2722D">
        <w:rPr>
          <w:rFonts w:ascii="Times New Roman" w:hAnsi="Times New Roman" w:cs="Times New Roman"/>
          <w:sz w:val="24"/>
          <w:szCs w:val="24"/>
        </w:rPr>
        <w:t xml:space="preserve"> decreased or no </w:t>
      </w:r>
      <w:r w:rsidR="00622727" w:rsidRPr="00D2722D">
        <w:rPr>
          <w:rFonts w:ascii="Times New Roman" w:hAnsi="Times New Roman" w:cs="Times New Roman"/>
          <w:sz w:val="24"/>
          <w:szCs w:val="24"/>
        </w:rPr>
        <w:t xml:space="preserve">selective </w:t>
      </w:r>
      <w:r w:rsidR="001720AE" w:rsidRPr="00D2722D">
        <w:rPr>
          <w:rFonts w:ascii="Times New Roman" w:hAnsi="Times New Roman" w:cs="Times New Roman"/>
          <w:sz w:val="24"/>
          <w:szCs w:val="24"/>
        </w:rPr>
        <w:t xml:space="preserve">pressure </w:t>
      </w:r>
      <w:r w:rsidR="0088185A" w:rsidRPr="00D2722D">
        <w:rPr>
          <w:rFonts w:ascii="Times New Roman" w:hAnsi="Times New Roman" w:cs="Times New Roman"/>
          <w:sz w:val="24"/>
          <w:szCs w:val="24"/>
        </w:rPr>
        <w:t>from</w:t>
      </w:r>
      <w:r w:rsidR="001720AE" w:rsidRPr="00D2722D">
        <w:rPr>
          <w:rFonts w:ascii="Times New Roman" w:hAnsi="Times New Roman" w:cs="Times New Roman"/>
          <w:sz w:val="24"/>
          <w:szCs w:val="24"/>
        </w:rPr>
        <w:t xml:space="preserve"> antimicrobial use.</w:t>
      </w:r>
      <w:r w:rsidR="006B0495" w:rsidRPr="00D2722D">
        <w:rPr>
          <w:rFonts w:ascii="Times New Roman" w:hAnsi="Times New Roman" w:cs="Times New Roman"/>
          <w:sz w:val="24"/>
          <w:szCs w:val="24"/>
        </w:rPr>
        <w:t xml:space="preserve"> This narrative review aimed to summarize studies </w:t>
      </w:r>
      <w:r w:rsidR="00DA7D75" w:rsidRPr="00D2722D">
        <w:rPr>
          <w:rFonts w:ascii="Times New Roman" w:hAnsi="Times New Roman" w:cs="Times New Roman"/>
          <w:sz w:val="24"/>
          <w:szCs w:val="24"/>
        </w:rPr>
        <w:t xml:space="preserve">comparing antimicrobial </w:t>
      </w:r>
      <w:r w:rsidR="00DA7D75" w:rsidRPr="00D2722D">
        <w:rPr>
          <w:rFonts w:ascii="Times New Roman" w:hAnsi="Times New Roman" w:cs="Times New Roman"/>
          <w:sz w:val="24"/>
          <w:szCs w:val="24"/>
        </w:rPr>
        <w:lastRenderedPageBreak/>
        <w:t xml:space="preserve">susceptibility of bovine staphylococcal mastitis isolates on </w:t>
      </w:r>
      <w:r w:rsidR="006B0495" w:rsidRPr="00D2722D">
        <w:rPr>
          <w:rFonts w:ascii="Times New Roman" w:hAnsi="Times New Roman" w:cs="Times New Roman"/>
          <w:sz w:val="24"/>
          <w:szCs w:val="24"/>
        </w:rPr>
        <w:t>organic vs. conventional</w:t>
      </w:r>
      <w:r w:rsidR="00DA7D75" w:rsidRPr="00D2722D">
        <w:rPr>
          <w:rFonts w:ascii="Times New Roman" w:hAnsi="Times New Roman" w:cs="Times New Roman"/>
          <w:sz w:val="24"/>
          <w:szCs w:val="24"/>
        </w:rPr>
        <w:t xml:space="preserve"> dairy farms.</w:t>
      </w:r>
      <w:r w:rsidR="006B0495" w:rsidRPr="00D2722D">
        <w:rPr>
          <w:rFonts w:ascii="Times New Roman" w:hAnsi="Times New Roman" w:cs="Times New Roman"/>
          <w:sz w:val="24"/>
          <w:szCs w:val="24"/>
        </w:rPr>
        <w:t xml:space="preserve"> </w:t>
      </w:r>
      <w:r w:rsidR="006D33CD" w:rsidRPr="00D2722D">
        <w:rPr>
          <w:rFonts w:ascii="Times New Roman" w:hAnsi="Times New Roman" w:cs="Times New Roman"/>
          <w:sz w:val="24"/>
          <w:szCs w:val="24"/>
        </w:rPr>
        <w:t xml:space="preserve">Numerous factors make </w:t>
      </w:r>
      <w:r w:rsidR="0081616E" w:rsidRPr="00D2722D">
        <w:rPr>
          <w:rFonts w:ascii="Times New Roman" w:hAnsi="Times New Roman" w:cs="Times New Roman"/>
          <w:sz w:val="24"/>
          <w:szCs w:val="24"/>
        </w:rPr>
        <w:t>direct comparisons of</w:t>
      </w:r>
      <w:r w:rsidR="00694F6E" w:rsidRPr="00D2722D">
        <w:rPr>
          <w:rFonts w:ascii="Times New Roman" w:hAnsi="Times New Roman" w:cs="Times New Roman"/>
          <w:sz w:val="24"/>
          <w:szCs w:val="24"/>
        </w:rPr>
        <w:t xml:space="preserve"> </w:t>
      </w:r>
      <w:r w:rsidR="00164303" w:rsidRPr="00D2722D">
        <w:rPr>
          <w:rFonts w:ascii="Times New Roman" w:hAnsi="Times New Roman" w:cs="Times New Roman"/>
          <w:sz w:val="24"/>
          <w:szCs w:val="24"/>
        </w:rPr>
        <w:t>AMR</w:t>
      </w:r>
      <w:r w:rsidR="0071024C" w:rsidRPr="00D2722D">
        <w:rPr>
          <w:rFonts w:ascii="Times New Roman" w:hAnsi="Times New Roman" w:cs="Times New Roman"/>
          <w:sz w:val="24"/>
          <w:szCs w:val="24"/>
        </w:rPr>
        <w:t xml:space="preserve"> </w:t>
      </w:r>
      <w:r w:rsidR="004A7480" w:rsidRPr="00D2722D">
        <w:rPr>
          <w:rFonts w:ascii="Times New Roman" w:hAnsi="Times New Roman" w:cs="Times New Roman"/>
          <w:sz w:val="24"/>
          <w:szCs w:val="24"/>
        </w:rPr>
        <w:t xml:space="preserve">results </w:t>
      </w:r>
      <w:r w:rsidR="006D33CD" w:rsidRPr="00D2722D">
        <w:rPr>
          <w:rFonts w:ascii="Times New Roman" w:hAnsi="Times New Roman" w:cs="Times New Roman"/>
          <w:sz w:val="24"/>
          <w:szCs w:val="24"/>
        </w:rPr>
        <w:t>difficult between studies, including</w:t>
      </w:r>
      <w:r w:rsidR="00831082" w:rsidRPr="00D2722D">
        <w:rPr>
          <w:rFonts w:ascii="Times New Roman" w:hAnsi="Times New Roman" w:cs="Times New Roman"/>
          <w:sz w:val="24"/>
          <w:szCs w:val="24"/>
        </w:rPr>
        <w:t>:</w:t>
      </w:r>
      <w:r w:rsidR="006D33CD" w:rsidRPr="00D2722D">
        <w:rPr>
          <w:rFonts w:ascii="Times New Roman" w:hAnsi="Times New Roman" w:cs="Times New Roman"/>
          <w:sz w:val="24"/>
          <w:szCs w:val="24"/>
        </w:rPr>
        <w:t xml:space="preserve"> use of various m</w:t>
      </w:r>
      <w:r w:rsidR="0071024C" w:rsidRPr="00D2722D">
        <w:rPr>
          <w:rFonts w:ascii="Times New Roman" w:hAnsi="Times New Roman" w:cs="Times New Roman"/>
          <w:sz w:val="24"/>
          <w:szCs w:val="24"/>
        </w:rPr>
        <w:t>ethod</w:t>
      </w:r>
      <w:r w:rsidR="006D33CD" w:rsidRPr="00D2722D">
        <w:rPr>
          <w:rFonts w:ascii="Times New Roman" w:hAnsi="Times New Roman" w:cs="Times New Roman"/>
          <w:sz w:val="24"/>
          <w:szCs w:val="24"/>
        </w:rPr>
        <w:t xml:space="preserve">s for </w:t>
      </w:r>
      <w:r w:rsidR="00DC6EC1" w:rsidRPr="00D2722D">
        <w:rPr>
          <w:rFonts w:ascii="Times New Roman" w:hAnsi="Times New Roman" w:cs="Times New Roman"/>
          <w:sz w:val="24"/>
          <w:szCs w:val="24"/>
        </w:rPr>
        <w:t>antimicrobial</w:t>
      </w:r>
      <w:r w:rsidR="0071024C" w:rsidRPr="00D2722D">
        <w:rPr>
          <w:rFonts w:ascii="Times New Roman" w:hAnsi="Times New Roman" w:cs="Times New Roman"/>
          <w:sz w:val="24"/>
          <w:szCs w:val="24"/>
        </w:rPr>
        <w:t xml:space="preserve"> susceptibility testing</w:t>
      </w:r>
      <w:r w:rsidR="00831082" w:rsidRPr="00D2722D">
        <w:rPr>
          <w:rFonts w:ascii="Times New Roman" w:hAnsi="Times New Roman" w:cs="Times New Roman"/>
          <w:sz w:val="24"/>
          <w:szCs w:val="24"/>
        </w:rPr>
        <w:t xml:space="preserve"> and </w:t>
      </w:r>
      <w:r w:rsidR="00E81FEF" w:rsidRPr="00D2722D">
        <w:rPr>
          <w:rFonts w:ascii="Times New Roman" w:hAnsi="Times New Roman" w:cs="Times New Roman"/>
          <w:sz w:val="24"/>
          <w:szCs w:val="24"/>
        </w:rPr>
        <w:t xml:space="preserve">continuously evolving </w:t>
      </w:r>
      <w:r w:rsidR="001534ED" w:rsidRPr="00D2722D">
        <w:rPr>
          <w:rFonts w:ascii="Times New Roman" w:hAnsi="Times New Roman" w:cs="Times New Roman"/>
          <w:sz w:val="24"/>
          <w:szCs w:val="24"/>
        </w:rPr>
        <w:t xml:space="preserve">or </w:t>
      </w:r>
      <w:r w:rsidR="009E4602" w:rsidRPr="00D2722D">
        <w:rPr>
          <w:rFonts w:ascii="Times New Roman" w:hAnsi="Times New Roman" w:cs="Times New Roman"/>
          <w:sz w:val="24"/>
          <w:szCs w:val="24"/>
        </w:rPr>
        <w:t>conflicting</w:t>
      </w:r>
      <w:r w:rsidR="001534ED" w:rsidRPr="00D2722D">
        <w:rPr>
          <w:rFonts w:ascii="Times New Roman" w:hAnsi="Times New Roman" w:cs="Times New Roman"/>
          <w:sz w:val="24"/>
          <w:szCs w:val="24"/>
        </w:rPr>
        <w:t xml:space="preserve"> </w:t>
      </w:r>
      <w:ins w:id="111" w:author="Crothers, Jessica" w:date="2024-08-19T22:52:00Z" w16du:dateUtc="2024-08-20T02:52:00Z">
        <w:r w:rsidR="00033660">
          <w:rPr>
            <w:rFonts w:ascii="Times New Roman" w:hAnsi="Times New Roman" w:cs="Times New Roman"/>
            <w:sz w:val="24"/>
            <w:szCs w:val="24"/>
          </w:rPr>
          <w:t xml:space="preserve"> guidelines </w:t>
        </w:r>
      </w:ins>
      <w:del w:id="112" w:author="Crothers, Jessica" w:date="2024-08-19T22:52:00Z" w16du:dateUtc="2024-08-20T02:52:00Z">
        <w:r w:rsidR="009E4602" w:rsidRPr="00D2722D" w:rsidDel="00033660">
          <w:rPr>
            <w:rFonts w:ascii="Times New Roman" w:hAnsi="Times New Roman" w:cs="Times New Roman"/>
            <w:sz w:val="24"/>
            <w:szCs w:val="24"/>
          </w:rPr>
          <w:delText xml:space="preserve">schemes </w:delText>
        </w:r>
      </w:del>
      <w:r w:rsidR="009E4602" w:rsidRPr="00D2722D">
        <w:rPr>
          <w:rFonts w:ascii="Times New Roman" w:hAnsi="Times New Roman" w:cs="Times New Roman"/>
          <w:sz w:val="24"/>
          <w:szCs w:val="24"/>
        </w:rPr>
        <w:t xml:space="preserve">for </w:t>
      </w:r>
      <w:r w:rsidR="006070D2" w:rsidRPr="00D2722D">
        <w:rPr>
          <w:rFonts w:ascii="Times New Roman" w:hAnsi="Times New Roman" w:cs="Times New Roman"/>
          <w:sz w:val="24"/>
          <w:szCs w:val="24"/>
        </w:rPr>
        <w:t>breakpoint</w:t>
      </w:r>
      <w:r w:rsidR="00831082" w:rsidRPr="00D2722D">
        <w:rPr>
          <w:rFonts w:ascii="Times New Roman" w:hAnsi="Times New Roman" w:cs="Times New Roman"/>
          <w:sz w:val="24"/>
          <w:szCs w:val="24"/>
        </w:rPr>
        <w:t>s; variation in</w:t>
      </w:r>
      <w:r w:rsidR="0071024C" w:rsidRPr="00D2722D">
        <w:rPr>
          <w:rFonts w:ascii="Times New Roman" w:hAnsi="Times New Roman" w:cs="Times New Roman"/>
          <w:sz w:val="24"/>
          <w:szCs w:val="24"/>
        </w:rPr>
        <w:t xml:space="preserve"> sampling scheme</w:t>
      </w:r>
      <w:r w:rsidR="00831082" w:rsidRPr="00D2722D">
        <w:rPr>
          <w:rFonts w:ascii="Times New Roman" w:hAnsi="Times New Roman" w:cs="Times New Roman"/>
          <w:sz w:val="24"/>
          <w:szCs w:val="24"/>
        </w:rPr>
        <w:t xml:space="preserve"> (</w:t>
      </w:r>
      <w:r w:rsidR="00604C2E" w:rsidRPr="00D2722D">
        <w:rPr>
          <w:rFonts w:ascii="Times New Roman" w:hAnsi="Times New Roman" w:cs="Times New Roman"/>
          <w:sz w:val="24"/>
          <w:szCs w:val="24"/>
        </w:rPr>
        <w:t xml:space="preserve">random </w:t>
      </w:r>
      <w:r w:rsidR="001534ED" w:rsidRPr="00D2722D">
        <w:rPr>
          <w:rFonts w:ascii="Times New Roman" w:hAnsi="Times New Roman" w:cs="Times New Roman"/>
          <w:sz w:val="24"/>
          <w:szCs w:val="24"/>
        </w:rPr>
        <w:t>vs.</w:t>
      </w:r>
      <w:r w:rsidR="00604C2E" w:rsidRPr="00D2722D">
        <w:rPr>
          <w:rFonts w:ascii="Times New Roman" w:hAnsi="Times New Roman" w:cs="Times New Roman"/>
          <w:sz w:val="24"/>
          <w:szCs w:val="24"/>
        </w:rPr>
        <w:t xml:space="preserve"> targeted sampling of cows, bulk tank milk vs. quartermilk samples, inclusion of </w:t>
      </w:r>
      <w:r w:rsidR="00015C80" w:rsidRPr="00D2722D">
        <w:rPr>
          <w:rFonts w:ascii="Times New Roman" w:hAnsi="Times New Roman" w:cs="Times New Roman"/>
          <w:sz w:val="24"/>
          <w:szCs w:val="24"/>
        </w:rPr>
        <w:t xml:space="preserve">isolates associated with </w:t>
      </w:r>
      <w:r w:rsidR="00604C2E" w:rsidRPr="00D2722D">
        <w:rPr>
          <w:rFonts w:ascii="Times New Roman" w:hAnsi="Times New Roman" w:cs="Times New Roman"/>
          <w:sz w:val="24"/>
          <w:szCs w:val="24"/>
        </w:rPr>
        <w:t>clinical vs. subclinical</w:t>
      </w:r>
      <w:r w:rsidR="00015C80" w:rsidRPr="00D2722D">
        <w:rPr>
          <w:rFonts w:ascii="Times New Roman" w:hAnsi="Times New Roman" w:cs="Times New Roman"/>
          <w:sz w:val="24"/>
          <w:szCs w:val="24"/>
        </w:rPr>
        <w:t xml:space="preserve"> mastitis); </w:t>
      </w:r>
      <w:r w:rsidR="00BE0EF9" w:rsidRPr="00D2722D">
        <w:rPr>
          <w:rFonts w:ascii="Times New Roman" w:hAnsi="Times New Roman" w:cs="Times New Roman"/>
          <w:sz w:val="24"/>
          <w:szCs w:val="24"/>
        </w:rPr>
        <w:t xml:space="preserve">differing definitions of “organic” between </w:t>
      </w:r>
      <w:r w:rsidR="00087342" w:rsidRPr="00D2722D">
        <w:rPr>
          <w:rFonts w:ascii="Times New Roman" w:hAnsi="Times New Roman" w:cs="Times New Roman"/>
          <w:sz w:val="24"/>
          <w:szCs w:val="24"/>
        </w:rPr>
        <w:t xml:space="preserve">herds in the </w:t>
      </w:r>
      <w:r w:rsidR="00BE0EF9" w:rsidRPr="00D2722D">
        <w:rPr>
          <w:rFonts w:ascii="Times New Roman" w:hAnsi="Times New Roman" w:cs="Times New Roman"/>
          <w:sz w:val="24"/>
          <w:szCs w:val="24"/>
        </w:rPr>
        <w:t xml:space="preserve">EU (where </w:t>
      </w:r>
      <w:r w:rsidR="00DC6EC1" w:rsidRPr="00D2722D">
        <w:rPr>
          <w:rFonts w:ascii="Times New Roman" w:hAnsi="Times New Roman" w:cs="Times New Roman"/>
          <w:sz w:val="24"/>
          <w:szCs w:val="24"/>
        </w:rPr>
        <w:t>antimicrobial</w:t>
      </w:r>
      <w:r w:rsidR="00BE0EF9" w:rsidRPr="00D2722D">
        <w:rPr>
          <w:rFonts w:ascii="Times New Roman" w:hAnsi="Times New Roman" w:cs="Times New Roman"/>
          <w:sz w:val="24"/>
          <w:szCs w:val="24"/>
        </w:rPr>
        <w:t xml:space="preserve"> usage is still allowed, but is more tightly regulated</w:t>
      </w:r>
      <w:r w:rsidR="00676FEE" w:rsidRPr="00D2722D">
        <w:rPr>
          <w:rFonts w:ascii="Times New Roman" w:hAnsi="Times New Roman" w:cs="Times New Roman"/>
          <w:sz w:val="24"/>
          <w:szCs w:val="24"/>
        </w:rPr>
        <w:t xml:space="preserve"> and limited) and </w:t>
      </w:r>
      <w:r w:rsidR="00027D79" w:rsidRPr="00D2722D">
        <w:rPr>
          <w:rFonts w:ascii="Times New Roman" w:hAnsi="Times New Roman" w:cs="Times New Roman"/>
          <w:sz w:val="24"/>
          <w:szCs w:val="24"/>
        </w:rPr>
        <w:t xml:space="preserve">the </w:t>
      </w:r>
      <w:r w:rsidR="00676FEE" w:rsidRPr="00D2722D">
        <w:rPr>
          <w:rFonts w:ascii="Times New Roman" w:hAnsi="Times New Roman" w:cs="Times New Roman"/>
          <w:sz w:val="24"/>
          <w:szCs w:val="24"/>
        </w:rPr>
        <w:t>US (any animal treated with antimicrobials must leave the herd)</w:t>
      </w:r>
      <w:r w:rsidR="00EE63EF" w:rsidRPr="00D2722D">
        <w:rPr>
          <w:rFonts w:ascii="Times New Roman" w:hAnsi="Times New Roman" w:cs="Times New Roman"/>
          <w:sz w:val="24"/>
          <w:szCs w:val="24"/>
        </w:rPr>
        <w:t>. Furthermore,</w:t>
      </w:r>
      <w:r w:rsidR="00194558" w:rsidRPr="00D2722D">
        <w:rPr>
          <w:rFonts w:ascii="Times New Roman" w:hAnsi="Times New Roman" w:cs="Times New Roman"/>
          <w:sz w:val="24"/>
          <w:szCs w:val="24"/>
        </w:rPr>
        <w:t xml:space="preserve"> </w:t>
      </w:r>
      <w:r w:rsidR="00434033" w:rsidRPr="00D2722D">
        <w:rPr>
          <w:rFonts w:ascii="Times New Roman" w:hAnsi="Times New Roman" w:cs="Times New Roman"/>
          <w:sz w:val="24"/>
          <w:szCs w:val="24"/>
        </w:rPr>
        <w:t xml:space="preserve">studies including a limited number of herds may suffer from a </w:t>
      </w:r>
      <w:r w:rsidR="009E6375" w:rsidRPr="00D2722D">
        <w:rPr>
          <w:rFonts w:ascii="Times New Roman" w:hAnsi="Times New Roman" w:cs="Times New Roman"/>
          <w:sz w:val="24"/>
          <w:szCs w:val="24"/>
        </w:rPr>
        <w:t xml:space="preserve">lack of independence between observations. </w:t>
      </w:r>
      <w:r w:rsidR="00903DA4" w:rsidRPr="00D2722D">
        <w:rPr>
          <w:rFonts w:ascii="Times New Roman" w:hAnsi="Times New Roman" w:cs="Times New Roman"/>
          <w:sz w:val="24"/>
          <w:szCs w:val="24"/>
        </w:rPr>
        <w:t xml:space="preserve">However, </w:t>
      </w:r>
      <w:r w:rsidR="00FC1C04" w:rsidRPr="00D2722D">
        <w:rPr>
          <w:rFonts w:ascii="Times New Roman" w:hAnsi="Times New Roman" w:cs="Times New Roman"/>
          <w:sz w:val="24"/>
          <w:szCs w:val="24"/>
        </w:rPr>
        <w:t xml:space="preserve">the overall conclusions from each study comparing the two different management systems are still informative, </w:t>
      </w:r>
      <w:proofErr w:type="gramStart"/>
      <w:r w:rsidR="00FC1C04" w:rsidRPr="00D2722D">
        <w:rPr>
          <w:rFonts w:ascii="Times New Roman" w:hAnsi="Times New Roman" w:cs="Times New Roman"/>
          <w:sz w:val="24"/>
          <w:szCs w:val="24"/>
        </w:rPr>
        <w:t>as long as</w:t>
      </w:r>
      <w:proofErr w:type="gramEnd"/>
      <w:r w:rsidR="00FC1C04" w:rsidRPr="00D2722D">
        <w:rPr>
          <w:rFonts w:ascii="Times New Roman" w:hAnsi="Times New Roman" w:cs="Times New Roman"/>
          <w:sz w:val="24"/>
          <w:szCs w:val="24"/>
        </w:rPr>
        <w:t xml:space="preserve"> </w:t>
      </w:r>
      <w:r w:rsidR="00704CD6" w:rsidRPr="00D2722D">
        <w:rPr>
          <w:rFonts w:ascii="Times New Roman" w:hAnsi="Times New Roman" w:cs="Times New Roman"/>
          <w:sz w:val="24"/>
          <w:szCs w:val="24"/>
        </w:rPr>
        <w:t xml:space="preserve">the </w:t>
      </w:r>
      <w:r w:rsidR="00D95B2B" w:rsidRPr="00D2722D">
        <w:rPr>
          <w:rFonts w:ascii="Times New Roman" w:hAnsi="Times New Roman" w:cs="Times New Roman"/>
          <w:sz w:val="24"/>
          <w:szCs w:val="24"/>
        </w:rPr>
        <w:t>methodology</w:t>
      </w:r>
      <w:r w:rsidR="00FC1C04" w:rsidRPr="00D2722D">
        <w:rPr>
          <w:rFonts w:ascii="Times New Roman" w:hAnsi="Times New Roman" w:cs="Times New Roman"/>
          <w:sz w:val="24"/>
          <w:szCs w:val="24"/>
        </w:rPr>
        <w:t xml:space="preserve"> is consistent</w:t>
      </w:r>
      <w:r w:rsidR="00D95B2B" w:rsidRPr="00D2722D">
        <w:rPr>
          <w:rFonts w:ascii="Times New Roman" w:hAnsi="Times New Roman" w:cs="Times New Roman"/>
          <w:sz w:val="24"/>
          <w:szCs w:val="24"/>
        </w:rPr>
        <w:t xml:space="preserve"> within a study</w:t>
      </w:r>
      <w:r w:rsidR="003135AD" w:rsidRPr="00D2722D">
        <w:rPr>
          <w:rFonts w:ascii="Times New Roman" w:hAnsi="Times New Roman" w:cs="Times New Roman"/>
          <w:sz w:val="24"/>
          <w:szCs w:val="24"/>
        </w:rPr>
        <w:t xml:space="preserve">. </w:t>
      </w:r>
      <w:r w:rsidR="00A5302B" w:rsidRPr="00D2722D">
        <w:rPr>
          <w:rFonts w:ascii="Times New Roman" w:hAnsi="Times New Roman" w:cs="Times New Roman"/>
          <w:sz w:val="24"/>
          <w:szCs w:val="24"/>
        </w:rPr>
        <w:t>Generally</w:t>
      </w:r>
      <w:r w:rsidR="009E6375" w:rsidRPr="00D2722D">
        <w:rPr>
          <w:rFonts w:ascii="Times New Roman" w:hAnsi="Times New Roman" w:cs="Times New Roman"/>
          <w:sz w:val="24"/>
          <w:szCs w:val="24"/>
        </w:rPr>
        <w:t xml:space="preserve">, studies comparing the resistance profiles of staphylococci associated with bovine milk samples show </w:t>
      </w:r>
      <w:r w:rsidR="00B93ACF" w:rsidRPr="00D2722D">
        <w:rPr>
          <w:rFonts w:ascii="Times New Roman" w:hAnsi="Times New Roman" w:cs="Times New Roman"/>
          <w:sz w:val="24"/>
          <w:szCs w:val="24"/>
        </w:rPr>
        <w:t xml:space="preserve">that isolates from organic farms </w:t>
      </w:r>
      <w:r w:rsidR="00ED66CE" w:rsidRPr="00D2722D">
        <w:rPr>
          <w:rFonts w:ascii="Times New Roman" w:hAnsi="Times New Roman" w:cs="Times New Roman"/>
          <w:sz w:val="24"/>
          <w:szCs w:val="24"/>
        </w:rPr>
        <w:t>are</w:t>
      </w:r>
      <w:r w:rsidR="00B93ACF" w:rsidRPr="00D2722D">
        <w:rPr>
          <w:rFonts w:ascii="Times New Roman" w:hAnsi="Times New Roman" w:cs="Times New Roman"/>
          <w:sz w:val="24"/>
          <w:szCs w:val="24"/>
        </w:rPr>
        <w:t xml:space="preserve"> similar or slightly </w:t>
      </w:r>
      <w:r w:rsidR="00ED66CE" w:rsidRPr="00D2722D">
        <w:rPr>
          <w:rFonts w:ascii="Times New Roman" w:hAnsi="Times New Roman" w:cs="Times New Roman"/>
          <w:sz w:val="24"/>
          <w:szCs w:val="24"/>
        </w:rPr>
        <w:t>more susceptible</w:t>
      </w:r>
      <w:r w:rsidR="00B94DB8" w:rsidRPr="00D2722D">
        <w:rPr>
          <w:rFonts w:ascii="Times New Roman" w:hAnsi="Times New Roman" w:cs="Times New Roman"/>
          <w:sz w:val="24"/>
          <w:szCs w:val="24"/>
        </w:rPr>
        <w:t xml:space="preserve"> to antimicrobials than those associated with </w:t>
      </w:r>
      <w:r w:rsidR="00027D79" w:rsidRPr="00D2722D">
        <w:rPr>
          <w:rFonts w:ascii="Times New Roman" w:hAnsi="Times New Roman" w:cs="Times New Roman"/>
          <w:sz w:val="24"/>
          <w:szCs w:val="24"/>
        </w:rPr>
        <w:t>mastitis</w:t>
      </w:r>
      <w:r w:rsidR="00CC2770" w:rsidRPr="00D2722D">
        <w:rPr>
          <w:rFonts w:ascii="Times New Roman" w:hAnsi="Times New Roman" w:cs="Times New Roman"/>
          <w:sz w:val="24"/>
          <w:szCs w:val="24"/>
        </w:rPr>
        <w:t xml:space="preserve"> on </w:t>
      </w:r>
      <w:r w:rsidR="00B94DB8" w:rsidRPr="00D2722D">
        <w:rPr>
          <w:rFonts w:ascii="Times New Roman" w:hAnsi="Times New Roman" w:cs="Times New Roman"/>
          <w:sz w:val="24"/>
          <w:szCs w:val="24"/>
        </w:rPr>
        <w:t>conventional farms</w:t>
      </w:r>
      <w:r w:rsidR="00B93ACF" w:rsidRPr="00D2722D">
        <w:rPr>
          <w:rFonts w:ascii="Times New Roman" w:hAnsi="Times New Roman" w:cs="Times New Roman"/>
          <w:sz w:val="24"/>
          <w:szCs w:val="24"/>
        </w:rPr>
        <w:t xml:space="preserve">. </w:t>
      </w:r>
      <w:r w:rsidR="00CC2770" w:rsidRPr="00D2722D">
        <w:rPr>
          <w:rFonts w:ascii="Times New Roman" w:hAnsi="Times New Roman" w:cs="Times New Roman"/>
          <w:sz w:val="24"/>
          <w:szCs w:val="24"/>
        </w:rPr>
        <w:t>A</w:t>
      </w:r>
      <w:r w:rsidR="00B6765F" w:rsidRPr="00D2722D">
        <w:rPr>
          <w:rFonts w:ascii="Times New Roman" w:hAnsi="Times New Roman" w:cs="Times New Roman"/>
          <w:sz w:val="24"/>
          <w:szCs w:val="24"/>
        </w:rPr>
        <w:t>lthough</w:t>
      </w:r>
      <w:r w:rsidR="00E2306C" w:rsidRPr="00D2722D">
        <w:rPr>
          <w:rFonts w:ascii="Times New Roman" w:hAnsi="Times New Roman" w:cs="Times New Roman"/>
          <w:sz w:val="24"/>
          <w:szCs w:val="24"/>
        </w:rPr>
        <w:t xml:space="preserve"> </w:t>
      </w:r>
      <w:r w:rsidR="003B614F" w:rsidRPr="00D2722D">
        <w:rPr>
          <w:rFonts w:ascii="Times New Roman" w:hAnsi="Times New Roman" w:cs="Times New Roman"/>
          <w:sz w:val="24"/>
          <w:szCs w:val="24"/>
        </w:rPr>
        <w:t xml:space="preserve">some </w:t>
      </w:r>
      <w:r w:rsidR="00CC2770" w:rsidRPr="00D2722D">
        <w:rPr>
          <w:rFonts w:ascii="Times New Roman" w:hAnsi="Times New Roman" w:cs="Times New Roman"/>
          <w:sz w:val="24"/>
          <w:szCs w:val="24"/>
        </w:rPr>
        <w:t xml:space="preserve">level of </w:t>
      </w:r>
      <w:r w:rsidR="003B614F" w:rsidRPr="00D2722D">
        <w:rPr>
          <w:rFonts w:ascii="Times New Roman" w:hAnsi="Times New Roman" w:cs="Times New Roman"/>
          <w:sz w:val="24"/>
          <w:szCs w:val="24"/>
        </w:rPr>
        <w:t xml:space="preserve">resistance was observed </w:t>
      </w:r>
      <w:r w:rsidR="00237D07" w:rsidRPr="00D2722D">
        <w:rPr>
          <w:rFonts w:ascii="Times New Roman" w:hAnsi="Times New Roman" w:cs="Times New Roman"/>
          <w:sz w:val="24"/>
          <w:szCs w:val="24"/>
        </w:rPr>
        <w:t>against</w:t>
      </w:r>
      <w:r w:rsidR="003B614F" w:rsidRPr="00D2722D">
        <w:rPr>
          <w:rFonts w:ascii="Times New Roman" w:hAnsi="Times New Roman" w:cs="Times New Roman"/>
          <w:sz w:val="24"/>
          <w:szCs w:val="24"/>
        </w:rPr>
        <w:t xml:space="preserve"> </w:t>
      </w:r>
      <w:r w:rsidR="0099273E" w:rsidRPr="00D2722D">
        <w:rPr>
          <w:rFonts w:ascii="Times New Roman" w:hAnsi="Times New Roman" w:cs="Times New Roman"/>
          <w:sz w:val="24"/>
          <w:szCs w:val="24"/>
        </w:rPr>
        <w:t>a number of antimicrobials important for veterinary medicine (</w:t>
      </w:r>
      <w:r w:rsidR="009E4BE0" w:rsidRPr="00D2722D">
        <w:rPr>
          <w:rFonts w:ascii="Times New Roman" w:hAnsi="Times New Roman" w:cs="Times New Roman"/>
          <w:sz w:val="24"/>
          <w:szCs w:val="24"/>
        </w:rPr>
        <w:t>cephalosporins, penicillin, tetracycline)</w:t>
      </w:r>
      <w:r w:rsidR="00B6765F" w:rsidRPr="00D2722D">
        <w:rPr>
          <w:rFonts w:ascii="Times New Roman" w:hAnsi="Times New Roman" w:cs="Times New Roman"/>
          <w:sz w:val="24"/>
          <w:szCs w:val="24"/>
        </w:rPr>
        <w:t xml:space="preserve">, overall resistance of </w:t>
      </w:r>
      <w:r w:rsidR="0052654F" w:rsidRPr="00D2722D">
        <w:rPr>
          <w:rFonts w:ascii="Times New Roman" w:hAnsi="Times New Roman" w:cs="Times New Roman"/>
          <w:sz w:val="24"/>
          <w:szCs w:val="24"/>
        </w:rPr>
        <w:t xml:space="preserve">mastitis-associated staphylococci is generally low and the </w:t>
      </w:r>
      <w:r w:rsidR="00397336" w:rsidRPr="00D2722D">
        <w:rPr>
          <w:rFonts w:ascii="Times New Roman" w:hAnsi="Times New Roman" w:cs="Times New Roman"/>
          <w:sz w:val="24"/>
          <w:szCs w:val="24"/>
        </w:rPr>
        <w:t xml:space="preserve">most </w:t>
      </w:r>
      <w:proofErr w:type="gramStart"/>
      <w:r w:rsidR="00397336" w:rsidRPr="00D2722D">
        <w:rPr>
          <w:rFonts w:ascii="Times New Roman" w:hAnsi="Times New Roman" w:cs="Times New Roman"/>
          <w:sz w:val="24"/>
          <w:szCs w:val="24"/>
        </w:rPr>
        <w:t>commonly-used</w:t>
      </w:r>
      <w:proofErr w:type="gramEnd"/>
      <w:r w:rsidR="00397336" w:rsidRPr="00D2722D">
        <w:rPr>
          <w:rFonts w:ascii="Times New Roman" w:hAnsi="Times New Roman" w:cs="Times New Roman"/>
          <w:sz w:val="24"/>
          <w:szCs w:val="24"/>
        </w:rPr>
        <w:t xml:space="preserve"> mastitis treatments are still effective.</w:t>
      </w:r>
      <w:r w:rsidR="00276273" w:rsidRPr="00D2722D">
        <w:rPr>
          <w:rFonts w:ascii="Times New Roman" w:hAnsi="Times New Roman" w:cs="Times New Roman"/>
          <w:sz w:val="24"/>
          <w:szCs w:val="24"/>
        </w:rPr>
        <w:t xml:space="preserve"> </w:t>
      </w:r>
      <w:commentRangeStart w:id="113"/>
      <w:r w:rsidR="00673DD5" w:rsidRPr="00D2722D">
        <w:rPr>
          <w:rFonts w:ascii="Times New Roman" w:hAnsi="Times New Roman" w:cs="Times New Roman"/>
          <w:sz w:val="24"/>
          <w:szCs w:val="24"/>
        </w:rPr>
        <w:t xml:space="preserve">A </w:t>
      </w:r>
      <w:r w:rsidR="00E2306C" w:rsidRPr="00D2722D">
        <w:rPr>
          <w:rFonts w:ascii="Times New Roman" w:hAnsi="Times New Roman" w:cs="Times New Roman"/>
          <w:sz w:val="24"/>
          <w:szCs w:val="24"/>
        </w:rPr>
        <w:t>considerable</w:t>
      </w:r>
      <w:r w:rsidR="00F86E66" w:rsidRPr="00D2722D">
        <w:rPr>
          <w:rFonts w:ascii="Times New Roman" w:hAnsi="Times New Roman" w:cs="Times New Roman"/>
          <w:sz w:val="24"/>
          <w:szCs w:val="24"/>
        </w:rPr>
        <w:t xml:space="preserve"> amount of</w:t>
      </w:r>
      <w:r w:rsidR="00E2306C" w:rsidRPr="00D2722D">
        <w:rPr>
          <w:rFonts w:ascii="Times New Roman" w:hAnsi="Times New Roman" w:cs="Times New Roman"/>
          <w:sz w:val="24"/>
          <w:szCs w:val="24"/>
        </w:rPr>
        <w:t xml:space="preserve"> resistance </w:t>
      </w:r>
      <w:r w:rsidR="00673DD5" w:rsidRPr="00D2722D">
        <w:rPr>
          <w:rFonts w:ascii="Times New Roman" w:hAnsi="Times New Roman" w:cs="Times New Roman"/>
          <w:sz w:val="24"/>
          <w:szCs w:val="24"/>
        </w:rPr>
        <w:t xml:space="preserve">for </w:t>
      </w:r>
      <w:r w:rsidR="00E2306C" w:rsidRPr="00D2722D">
        <w:rPr>
          <w:rFonts w:ascii="Times New Roman" w:hAnsi="Times New Roman" w:cs="Times New Roman"/>
          <w:sz w:val="24"/>
          <w:szCs w:val="24"/>
        </w:rPr>
        <w:t xml:space="preserve">both NASM and </w:t>
      </w:r>
      <w:r w:rsidR="00E2306C" w:rsidRPr="00D2722D">
        <w:rPr>
          <w:rFonts w:ascii="Times New Roman" w:hAnsi="Times New Roman" w:cs="Times New Roman"/>
          <w:i/>
          <w:iCs/>
          <w:sz w:val="24"/>
          <w:szCs w:val="24"/>
        </w:rPr>
        <w:t>S. aureus</w:t>
      </w:r>
      <w:r w:rsidR="00E2306C" w:rsidRPr="00D2722D">
        <w:rPr>
          <w:rFonts w:ascii="Times New Roman" w:hAnsi="Times New Roman" w:cs="Times New Roman"/>
          <w:sz w:val="24"/>
          <w:szCs w:val="24"/>
        </w:rPr>
        <w:t xml:space="preserve"> against penicillin has been described, </w:t>
      </w:r>
      <w:r w:rsidR="00673DD5" w:rsidRPr="00D2722D">
        <w:rPr>
          <w:rFonts w:ascii="Times New Roman" w:hAnsi="Times New Roman" w:cs="Times New Roman"/>
          <w:sz w:val="24"/>
          <w:szCs w:val="24"/>
        </w:rPr>
        <w:t xml:space="preserve">but </w:t>
      </w:r>
      <w:proofErr w:type="gramStart"/>
      <w:r w:rsidR="00673DD5" w:rsidRPr="00D2722D">
        <w:rPr>
          <w:rFonts w:ascii="Times New Roman" w:hAnsi="Times New Roman" w:cs="Times New Roman"/>
          <w:sz w:val="24"/>
          <w:szCs w:val="24"/>
        </w:rPr>
        <w:t>the</w:t>
      </w:r>
      <w:r w:rsidR="00E2306C" w:rsidRPr="00D2722D">
        <w:rPr>
          <w:rFonts w:ascii="Times New Roman" w:hAnsi="Times New Roman" w:cs="Times New Roman"/>
          <w:sz w:val="24"/>
          <w:szCs w:val="24"/>
        </w:rPr>
        <w:t xml:space="preserve"> majority of</w:t>
      </w:r>
      <w:proofErr w:type="gramEnd"/>
      <w:r w:rsidR="00E2306C" w:rsidRPr="00D2722D">
        <w:rPr>
          <w:rFonts w:ascii="Times New Roman" w:hAnsi="Times New Roman" w:cs="Times New Roman"/>
          <w:sz w:val="24"/>
          <w:szCs w:val="24"/>
        </w:rPr>
        <w:t xml:space="preserve"> isolates in European and US studies remain susceptible. </w:t>
      </w:r>
      <w:commentRangeEnd w:id="113"/>
      <w:r w:rsidR="0032075A">
        <w:rPr>
          <w:rStyle w:val="CommentReference"/>
        </w:rPr>
        <w:commentReference w:id="113"/>
      </w:r>
    </w:p>
    <w:p w14:paraId="6F6FAEFB" w14:textId="1E0A840E" w:rsidR="00D50DC8" w:rsidRPr="00D2722D" w:rsidRDefault="00AA7781"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Another </w:t>
      </w:r>
      <w:r w:rsidR="00180935" w:rsidRPr="00D2722D">
        <w:rPr>
          <w:rFonts w:ascii="Times New Roman" w:hAnsi="Times New Roman" w:cs="Times New Roman"/>
          <w:sz w:val="24"/>
          <w:szCs w:val="24"/>
        </w:rPr>
        <w:t xml:space="preserve">factor influencing AMR of staphylococci causing mastitis at the herd level is the particular </w:t>
      </w:r>
      <w:r w:rsidR="00F31BA6" w:rsidRPr="00D2722D">
        <w:rPr>
          <w:rFonts w:ascii="Times New Roman" w:hAnsi="Times New Roman" w:cs="Times New Roman"/>
          <w:sz w:val="24"/>
          <w:szCs w:val="24"/>
        </w:rPr>
        <w:t>assortment</w:t>
      </w:r>
      <w:r w:rsidR="00180935" w:rsidRPr="00D2722D">
        <w:rPr>
          <w:rFonts w:ascii="Times New Roman" w:hAnsi="Times New Roman" w:cs="Times New Roman"/>
          <w:sz w:val="24"/>
          <w:szCs w:val="24"/>
        </w:rPr>
        <w:t xml:space="preserve"> of NASM </w:t>
      </w:r>
      <w:ins w:id="114" w:author="Crothers, Jessica" w:date="2024-08-19T22:54:00Z" w16du:dateUtc="2024-08-20T02:54:00Z">
        <w:r w:rsidR="00033660">
          <w:rPr>
            <w:rFonts w:ascii="Times New Roman" w:hAnsi="Times New Roman" w:cs="Times New Roman"/>
            <w:sz w:val="24"/>
            <w:szCs w:val="24"/>
          </w:rPr>
          <w:t xml:space="preserve">species </w:t>
        </w:r>
      </w:ins>
      <w:r w:rsidR="00180935" w:rsidRPr="00D2722D">
        <w:rPr>
          <w:rFonts w:ascii="Times New Roman" w:hAnsi="Times New Roman" w:cs="Times New Roman"/>
          <w:sz w:val="24"/>
          <w:szCs w:val="24"/>
        </w:rPr>
        <w:t xml:space="preserve">causing IMI in a herd, as resistance profiles are species-specific. </w:t>
      </w:r>
      <w:r w:rsidR="0099427B" w:rsidRPr="00D2722D">
        <w:rPr>
          <w:rFonts w:ascii="Times New Roman" w:hAnsi="Times New Roman" w:cs="Times New Roman"/>
          <w:sz w:val="24"/>
          <w:szCs w:val="24"/>
        </w:rPr>
        <w:t>Consequent</w:t>
      </w:r>
      <w:r w:rsidR="00F358EF" w:rsidRPr="00D2722D">
        <w:rPr>
          <w:rFonts w:ascii="Times New Roman" w:hAnsi="Times New Roman" w:cs="Times New Roman"/>
          <w:sz w:val="24"/>
          <w:szCs w:val="24"/>
        </w:rPr>
        <w:t>ly</w:t>
      </w:r>
      <w:r w:rsidR="0099427B" w:rsidRPr="00D2722D">
        <w:rPr>
          <w:rFonts w:ascii="Times New Roman" w:hAnsi="Times New Roman" w:cs="Times New Roman"/>
          <w:sz w:val="24"/>
          <w:szCs w:val="24"/>
        </w:rPr>
        <w:t>,</w:t>
      </w:r>
      <w:r w:rsidR="00180935" w:rsidRPr="00D2722D">
        <w:rPr>
          <w:rFonts w:ascii="Times New Roman" w:hAnsi="Times New Roman" w:cs="Times New Roman"/>
          <w:sz w:val="24"/>
          <w:szCs w:val="24"/>
        </w:rPr>
        <w:t xml:space="preserve"> different management factors (unrelated to antimicrobial usage) </w:t>
      </w:r>
      <w:r w:rsidR="00F358EF" w:rsidRPr="00D2722D">
        <w:rPr>
          <w:rFonts w:ascii="Times New Roman" w:hAnsi="Times New Roman" w:cs="Times New Roman"/>
          <w:sz w:val="24"/>
          <w:szCs w:val="24"/>
        </w:rPr>
        <w:t xml:space="preserve">which </w:t>
      </w:r>
      <w:r w:rsidR="00180935" w:rsidRPr="00D2722D">
        <w:rPr>
          <w:rFonts w:ascii="Times New Roman" w:hAnsi="Times New Roman" w:cs="Times New Roman"/>
          <w:sz w:val="24"/>
          <w:szCs w:val="24"/>
        </w:rPr>
        <w:lastRenderedPageBreak/>
        <w:t xml:space="preserve">affect the prevalence and species diversity of NASM on </w:t>
      </w:r>
      <w:proofErr w:type="gramStart"/>
      <w:r w:rsidR="00180935" w:rsidRPr="00D2722D">
        <w:rPr>
          <w:rFonts w:ascii="Times New Roman" w:hAnsi="Times New Roman" w:cs="Times New Roman"/>
          <w:sz w:val="24"/>
          <w:szCs w:val="24"/>
        </w:rPr>
        <w:t>particular farms</w:t>
      </w:r>
      <w:proofErr w:type="gramEnd"/>
      <w:r w:rsidR="00F358EF" w:rsidRPr="00D2722D">
        <w:rPr>
          <w:rFonts w:ascii="Times New Roman" w:hAnsi="Times New Roman" w:cs="Times New Roman"/>
          <w:sz w:val="24"/>
          <w:szCs w:val="24"/>
        </w:rPr>
        <w:t xml:space="preserve"> </w:t>
      </w:r>
      <w:r w:rsidR="00A948C5" w:rsidRPr="00D2722D">
        <w:rPr>
          <w:rFonts w:ascii="Times New Roman" w:hAnsi="Times New Roman" w:cs="Times New Roman"/>
          <w:sz w:val="24"/>
          <w:szCs w:val="24"/>
        </w:rPr>
        <w:t xml:space="preserve">can </w:t>
      </w:r>
      <w:r w:rsidR="00F358EF" w:rsidRPr="00D2722D">
        <w:rPr>
          <w:rFonts w:ascii="Times New Roman" w:hAnsi="Times New Roman" w:cs="Times New Roman"/>
          <w:sz w:val="24"/>
          <w:szCs w:val="24"/>
        </w:rPr>
        <w:t>indirectly</w:t>
      </w:r>
      <w:r w:rsidR="00180935" w:rsidRPr="00D2722D">
        <w:rPr>
          <w:rFonts w:ascii="Times New Roman" w:hAnsi="Times New Roman" w:cs="Times New Roman"/>
          <w:sz w:val="24"/>
          <w:szCs w:val="24"/>
        </w:rPr>
        <w:t xml:space="preserve"> affect the prevalence of observed AMR in </w:t>
      </w:r>
      <w:r w:rsidR="001140DA" w:rsidRPr="00D2722D">
        <w:rPr>
          <w:rFonts w:ascii="Times New Roman" w:hAnsi="Times New Roman" w:cs="Times New Roman"/>
          <w:sz w:val="24"/>
          <w:szCs w:val="24"/>
        </w:rPr>
        <w:t xml:space="preserve">a </w:t>
      </w:r>
      <w:r w:rsidR="00180935" w:rsidRPr="00D2722D">
        <w:rPr>
          <w:rFonts w:ascii="Times New Roman" w:hAnsi="Times New Roman" w:cs="Times New Roman"/>
          <w:sz w:val="24"/>
          <w:szCs w:val="24"/>
        </w:rPr>
        <w:t>her</w:t>
      </w:r>
      <w:r w:rsidR="000D0A86" w:rsidRPr="00D2722D">
        <w:rPr>
          <w:rFonts w:ascii="Times New Roman" w:hAnsi="Times New Roman" w:cs="Times New Roman"/>
          <w:sz w:val="24"/>
          <w:szCs w:val="24"/>
        </w:rPr>
        <w:t>d</w:t>
      </w:r>
      <w:r w:rsidR="00180935" w:rsidRPr="00D2722D">
        <w:rPr>
          <w:rFonts w:ascii="Times New Roman" w:hAnsi="Times New Roman" w:cs="Times New Roman"/>
          <w:sz w:val="24"/>
          <w:szCs w:val="24"/>
        </w:rPr>
        <w:t xml:space="preserve">. </w:t>
      </w:r>
      <w:r w:rsidR="000849AE" w:rsidRPr="00D2722D">
        <w:rPr>
          <w:rFonts w:ascii="Times New Roman" w:hAnsi="Times New Roman" w:cs="Times New Roman"/>
          <w:sz w:val="24"/>
          <w:szCs w:val="24"/>
        </w:rPr>
        <w:t>Furthermore,</w:t>
      </w:r>
      <w:r w:rsidR="00422031" w:rsidRPr="00D2722D">
        <w:rPr>
          <w:rFonts w:ascii="Times New Roman" w:hAnsi="Times New Roman" w:cs="Times New Roman"/>
          <w:sz w:val="24"/>
          <w:szCs w:val="24"/>
        </w:rPr>
        <w:t xml:space="preserve"> as </w:t>
      </w:r>
      <w:r w:rsidR="000849AE" w:rsidRPr="00D2722D">
        <w:rPr>
          <w:rFonts w:ascii="Times New Roman" w:hAnsi="Times New Roman" w:cs="Times New Roman"/>
          <w:sz w:val="24"/>
          <w:szCs w:val="24"/>
        </w:rPr>
        <w:t>strain types</w:t>
      </w:r>
      <w:r w:rsidR="00422031" w:rsidRPr="00D2722D">
        <w:rPr>
          <w:rFonts w:ascii="Times New Roman" w:hAnsi="Times New Roman" w:cs="Times New Roman"/>
          <w:sz w:val="24"/>
          <w:szCs w:val="24"/>
        </w:rPr>
        <w:t xml:space="preserve"> within species</w:t>
      </w:r>
      <w:r w:rsidR="000849AE" w:rsidRPr="00D2722D">
        <w:rPr>
          <w:rFonts w:ascii="Times New Roman" w:hAnsi="Times New Roman" w:cs="Times New Roman"/>
          <w:sz w:val="24"/>
          <w:szCs w:val="24"/>
        </w:rPr>
        <w:t xml:space="preserve"> </w:t>
      </w:r>
      <w:r w:rsidR="0050103E" w:rsidRPr="00D2722D">
        <w:rPr>
          <w:rFonts w:ascii="Times New Roman" w:hAnsi="Times New Roman" w:cs="Times New Roman"/>
          <w:sz w:val="24"/>
          <w:szCs w:val="24"/>
        </w:rPr>
        <w:t xml:space="preserve">can </w:t>
      </w:r>
      <w:r w:rsidR="00422031" w:rsidRPr="00D2722D">
        <w:rPr>
          <w:rFonts w:ascii="Times New Roman" w:hAnsi="Times New Roman" w:cs="Times New Roman"/>
          <w:sz w:val="24"/>
          <w:szCs w:val="24"/>
        </w:rPr>
        <w:t xml:space="preserve">differ in likelihood of </w:t>
      </w:r>
      <w:r w:rsidR="0050103E" w:rsidRPr="00D2722D">
        <w:rPr>
          <w:rFonts w:ascii="Times New Roman" w:hAnsi="Times New Roman" w:cs="Times New Roman"/>
          <w:sz w:val="24"/>
          <w:szCs w:val="24"/>
        </w:rPr>
        <w:t xml:space="preserve">AMR </w:t>
      </w:r>
      <w:r w:rsidR="00422031" w:rsidRPr="00D2722D">
        <w:rPr>
          <w:rFonts w:ascii="Times New Roman" w:hAnsi="Times New Roman" w:cs="Times New Roman"/>
          <w:sz w:val="24"/>
          <w:szCs w:val="24"/>
        </w:rPr>
        <w:t>carriage,</w:t>
      </w:r>
      <w:r w:rsidR="00007889" w:rsidRPr="00D2722D">
        <w:rPr>
          <w:rFonts w:ascii="Times New Roman" w:hAnsi="Times New Roman" w:cs="Times New Roman"/>
          <w:sz w:val="24"/>
          <w:szCs w:val="24"/>
        </w:rPr>
        <w:t xml:space="preserve"> </w:t>
      </w:r>
      <w:r w:rsidR="002F7B87" w:rsidRPr="00D2722D">
        <w:rPr>
          <w:rFonts w:ascii="Times New Roman" w:hAnsi="Times New Roman" w:cs="Times New Roman"/>
          <w:sz w:val="24"/>
          <w:szCs w:val="24"/>
        </w:rPr>
        <w:t xml:space="preserve">AMR prevalence may also be a function of </w:t>
      </w:r>
      <w:r w:rsidR="005A7389" w:rsidRPr="00D2722D">
        <w:rPr>
          <w:rFonts w:ascii="Times New Roman" w:hAnsi="Times New Roman" w:cs="Times New Roman"/>
          <w:sz w:val="24"/>
          <w:szCs w:val="24"/>
        </w:rPr>
        <w:t>predominate</w:t>
      </w:r>
      <w:r w:rsidR="00007889" w:rsidRPr="00D2722D">
        <w:rPr>
          <w:rFonts w:ascii="Times New Roman" w:hAnsi="Times New Roman" w:cs="Times New Roman"/>
          <w:sz w:val="24"/>
          <w:szCs w:val="24"/>
        </w:rPr>
        <w:t xml:space="preserve"> </w:t>
      </w:r>
      <w:r w:rsidR="001B4E58" w:rsidRPr="00D2722D">
        <w:rPr>
          <w:rFonts w:ascii="Times New Roman" w:hAnsi="Times New Roman" w:cs="Times New Roman"/>
          <w:sz w:val="24"/>
          <w:szCs w:val="24"/>
        </w:rPr>
        <w:t xml:space="preserve">strain type(s) </w:t>
      </w:r>
      <w:proofErr w:type="gramStart"/>
      <w:r w:rsidR="00B17640" w:rsidRPr="00D2722D">
        <w:rPr>
          <w:rFonts w:ascii="Times New Roman" w:hAnsi="Times New Roman" w:cs="Times New Roman"/>
          <w:sz w:val="24"/>
          <w:szCs w:val="24"/>
        </w:rPr>
        <w:t>i</w:t>
      </w:r>
      <w:r w:rsidR="00007889" w:rsidRPr="00D2722D">
        <w:rPr>
          <w:rFonts w:ascii="Times New Roman" w:hAnsi="Times New Roman" w:cs="Times New Roman"/>
          <w:sz w:val="24"/>
          <w:szCs w:val="24"/>
        </w:rPr>
        <w:t>n</w:t>
      </w:r>
      <w:r w:rsidR="0023619D" w:rsidRPr="00D2722D">
        <w:rPr>
          <w:rFonts w:ascii="Times New Roman" w:hAnsi="Times New Roman" w:cs="Times New Roman"/>
          <w:sz w:val="24"/>
          <w:szCs w:val="24"/>
        </w:rPr>
        <w:t xml:space="preserve"> a given</w:t>
      </w:r>
      <w:proofErr w:type="gramEnd"/>
      <w:r w:rsidR="0023619D" w:rsidRPr="00D2722D">
        <w:rPr>
          <w:rFonts w:ascii="Times New Roman" w:hAnsi="Times New Roman" w:cs="Times New Roman"/>
          <w:sz w:val="24"/>
          <w:szCs w:val="24"/>
        </w:rPr>
        <w:t xml:space="preserve"> </w:t>
      </w:r>
      <w:r w:rsidR="00B17640" w:rsidRPr="00D2722D">
        <w:rPr>
          <w:rFonts w:ascii="Times New Roman" w:hAnsi="Times New Roman" w:cs="Times New Roman"/>
          <w:sz w:val="24"/>
          <w:szCs w:val="24"/>
        </w:rPr>
        <w:t>herd</w:t>
      </w:r>
      <w:r w:rsidR="0023619D" w:rsidRPr="00D2722D">
        <w:rPr>
          <w:rFonts w:ascii="Times New Roman" w:hAnsi="Times New Roman" w:cs="Times New Roman"/>
          <w:sz w:val="24"/>
          <w:szCs w:val="24"/>
        </w:rPr>
        <w:t>.</w:t>
      </w:r>
    </w:p>
    <w:p w14:paraId="29576C9C" w14:textId="1389152A" w:rsidR="00DA4C6C" w:rsidRPr="00D2722D" w:rsidRDefault="000D6381"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A consistent finding </w:t>
      </w:r>
      <w:r w:rsidR="00E53CFD" w:rsidRPr="00D2722D">
        <w:rPr>
          <w:rFonts w:ascii="Times New Roman" w:hAnsi="Times New Roman" w:cs="Times New Roman"/>
          <w:sz w:val="24"/>
          <w:szCs w:val="24"/>
        </w:rPr>
        <w:t xml:space="preserve">between </w:t>
      </w:r>
      <w:r w:rsidRPr="00D2722D">
        <w:rPr>
          <w:rFonts w:ascii="Times New Roman" w:hAnsi="Times New Roman" w:cs="Times New Roman"/>
          <w:sz w:val="24"/>
          <w:szCs w:val="24"/>
        </w:rPr>
        <w:t xml:space="preserve">all studies </w:t>
      </w:r>
      <w:r w:rsidR="00E53CFD" w:rsidRPr="00D2722D">
        <w:rPr>
          <w:rFonts w:ascii="Times New Roman" w:hAnsi="Times New Roman" w:cs="Times New Roman"/>
          <w:sz w:val="24"/>
          <w:szCs w:val="24"/>
        </w:rPr>
        <w:t xml:space="preserve">described </w:t>
      </w:r>
      <w:r w:rsidRPr="00D2722D">
        <w:rPr>
          <w:rFonts w:ascii="Times New Roman" w:hAnsi="Times New Roman" w:cs="Times New Roman"/>
          <w:sz w:val="24"/>
          <w:szCs w:val="24"/>
        </w:rPr>
        <w:t xml:space="preserve">was the persistence of resistant mastitis-associated staphylococci on dairy farms which had not used antimicrobials for many years. </w:t>
      </w:r>
      <w:r w:rsidR="00641A58" w:rsidRPr="00D2722D">
        <w:rPr>
          <w:rFonts w:ascii="Times New Roman" w:hAnsi="Times New Roman" w:cs="Times New Roman"/>
          <w:sz w:val="24"/>
          <w:szCs w:val="24"/>
        </w:rPr>
        <w:t xml:space="preserve">Some insight on this </w:t>
      </w:r>
      <w:r w:rsidR="00BF1931" w:rsidRPr="00D2722D">
        <w:rPr>
          <w:rFonts w:ascii="Times New Roman" w:hAnsi="Times New Roman" w:cs="Times New Roman"/>
          <w:sz w:val="24"/>
          <w:szCs w:val="24"/>
        </w:rPr>
        <w:t xml:space="preserve">phenomenon </w:t>
      </w:r>
      <w:r w:rsidR="00641A58" w:rsidRPr="00D2722D">
        <w:rPr>
          <w:rFonts w:ascii="Times New Roman" w:hAnsi="Times New Roman" w:cs="Times New Roman"/>
          <w:sz w:val="24"/>
          <w:szCs w:val="24"/>
        </w:rPr>
        <w:t>may be gleaned from a</w:t>
      </w:r>
      <w:r w:rsidRPr="00D2722D">
        <w:rPr>
          <w:rFonts w:ascii="Times New Roman" w:hAnsi="Times New Roman" w:cs="Times New Roman"/>
          <w:sz w:val="24"/>
          <w:szCs w:val="24"/>
        </w:rPr>
        <w:t xml:space="preserve"> </w:t>
      </w:r>
      <w:r w:rsidR="00E15DE5" w:rsidRPr="00D2722D">
        <w:rPr>
          <w:rFonts w:ascii="Times New Roman" w:hAnsi="Times New Roman" w:cs="Times New Roman"/>
          <w:sz w:val="24"/>
          <w:szCs w:val="24"/>
        </w:rPr>
        <w:t>theory</w:t>
      </w:r>
      <w:r w:rsidR="00870E7A" w:rsidRPr="00D2722D">
        <w:rPr>
          <w:rFonts w:ascii="Times New Roman" w:hAnsi="Times New Roman" w:cs="Times New Roman"/>
          <w:sz w:val="24"/>
          <w:szCs w:val="24"/>
        </w:rPr>
        <w:t xml:space="preserve"> </w:t>
      </w:r>
      <w:r w:rsidR="00641A58" w:rsidRPr="00D2722D">
        <w:rPr>
          <w:rFonts w:ascii="Times New Roman" w:hAnsi="Times New Roman" w:cs="Times New Roman"/>
          <w:sz w:val="24"/>
          <w:szCs w:val="24"/>
        </w:rPr>
        <w:t xml:space="preserve">put forth </w:t>
      </w:r>
      <w:r w:rsidR="00DC6305" w:rsidRPr="00D2722D">
        <w:rPr>
          <w:rFonts w:ascii="Times New Roman" w:hAnsi="Times New Roman" w:cs="Times New Roman"/>
          <w:sz w:val="24"/>
          <w:szCs w:val="24"/>
        </w:rPr>
        <w:t>to explain th</w:t>
      </w:r>
      <w:r w:rsidR="00702D10" w:rsidRPr="00D2722D">
        <w:rPr>
          <w:rFonts w:ascii="Times New Roman" w:hAnsi="Times New Roman" w:cs="Times New Roman"/>
          <w:sz w:val="24"/>
          <w:szCs w:val="24"/>
        </w:rPr>
        <w:t>e</w:t>
      </w:r>
      <w:r w:rsidR="00DC6305" w:rsidRPr="00D2722D">
        <w:rPr>
          <w:rFonts w:ascii="Times New Roman" w:hAnsi="Times New Roman" w:cs="Times New Roman"/>
          <w:sz w:val="24"/>
          <w:szCs w:val="24"/>
        </w:rPr>
        <w:t xml:space="preserve"> </w:t>
      </w:r>
      <w:r w:rsidR="00E85312" w:rsidRPr="00D2722D">
        <w:rPr>
          <w:rFonts w:ascii="Times New Roman" w:hAnsi="Times New Roman" w:cs="Times New Roman"/>
          <w:sz w:val="24"/>
          <w:szCs w:val="24"/>
        </w:rPr>
        <w:t xml:space="preserve">observed </w:t>
      </w:r>
      <w:r w:rsidR="00E14A14" w:rsidRPr="00D2722D">
        <w:rPr>
          <w:rFonts w:ascii="Times New Roman" w:hAnsi="Times New Roman" w:cs="Times New Roman"/>
          <w:sz w:val="24"/>
          <w:szCs w:val="24"/>
        </w:rPr>
        <w:t xml:space="preserve">maintenance </w:t>
      </w:r>
      <w:r w:rsidR="00E85312" w:rsidRPr="00D2722D">
        <w:rPr>
          <w:rFonts w:ascii="Times New Roman" w:hAnsi="Times New Roman" w:cs="Times New Roman"/>
          <w:sz w:val="24"/>
          <w:szCs w:val="24"/>
        </w:rPr>
        <w:t>of</w:t>
      </w:r>
      <w:r w:rsidR="007F48A1" w:rsidRPr="00D2722D">
        <w:rPr>
          <w:rFonts w:ascii="Times New Roman" w:hAnsi="Times New Roman" w:cs="Times New Roman"/>
          <w:sz w:val="24"/>
          <w:szCs w:val="24"/>
        </w:rPr>
        <w:t xml:space="preserve"> </w:t>
      </w:r>
      <w:r w:rsidR="001D20D6" w:rsidRPr="00D2722D">
        <w:rPr>
          <w:rFonts w:ascii="Times New Roman" w:hAnsi="Times New Roman" w:cs="Times New Roman"/>
          <w:sz w:val="24"/>
          <w:szCs w:val="24"/>
        </w:rPr>
        <w:t>AMR</w:t>
      </w:r>
      <w:r w:rsidR="00644B40" w:rsidRPr="00D2722D">
        <w:rPr>
          <w:rFonts w:ascii="Times New Roman" w:hAnsi="Times New Roman" w:cs="Times New Roman"/>
          <w:sz w:val="24"/>
          <w:szCs w:val="24"/>
        </w:rPr>
        <w:t xml:space="preserve"> in</w:t>
      </w:r>
      <w:r w:rsidR="00DC6305" w:rsidRPr="00D2722D">
        <w:rPr>
          <w:rFonts w:ascii="Times New Roman" w:hAnsi="Times New Roman" w:cs="Times New Roman"/>
          <w:sz w:val="24"/>
          <w:szCs w:val="24"/>
        </w:rPr>
        <w:t xml:space="preserve"> fecal bacteria </w:t>
      </w:r>
      <w:r w:rsidR="00436A08" w:rsidRPr="00D2722D">
        <w:rPr>
          <w:rFonts w:ascii="Times New Roman" w:hAnsi="Times New Roman" w:cs="Times New Roman"/>
          <w:sz w:val="24"/>
          <w:szCs w:val="24"/>
        </w:rPr>
        <w:t xml:space="preserve">in </w:t>
      </w:r>
      <w:r w:rsidR="00DC6305" w:rsidRPr="00D2722D">
        <w:rPr>
          <w:rFonts w:ascii="Times New Roman" w:hAnsi="Times New Roman" w:cs="Times New Roman"/>
          <w:sz w:val="24"/>
          <w:szCs w:val="24"/>
        </w:rPr>
        <w:t>cattle</w:t>
      </w:r>
      <w:r w:rsidR="00D91110" w:rsidRPr="00D2722D">
        <w:rPr>
          <w:rFonts w:ascii="Times New Roman" w:hAnsi="Times New Roman" w:cs="Times New Roman"/>
          <w:sz w:val="24"/>
          <w:szCs w:val="24"/>
        </w:rPr>
        <w:t>,</w:t>
      </w:r>
      <w:r w:rsidR="007F48A1" w:rsidRPr="00D2722D">
        <w:rPr>
          <w:rFonts w:ascii="Times New Roman" w:hAnsi="Times New Roman" w:cs="Times New Roman"/>
          <w:sz w:val="24"/>
          <w:szCs w:val="24"/>
        </w:rPr>
        <w:t xml:space="preserve"> </w:t>
      </w:r>
      <w:r w:rsidR="0023441F" w:rsidRPr="00D2722D">
        <w:rPr>
          <w:rFonts w:ascii="Times New Roman" w:hAnsi="Times New Roman" w:cs="Times New Roman"/>
          <w:sz w:val="24"/>
          <w:szCs w:val="24"/>
        </w:rPr>
        <w:t>despite</w:t>
      </w:r>
      <w:r w:rsidR="007F48A1" w:rsidRPr="00D2722D">
        <w:rPr>
          <w:rFonts w:ascii="Times New Roman" w:hAnsi="Times New Roman" w:cs="Times New Roman"/>
          <w:sz w:val="24"/>
          <w:szCs w:val="24"/>
        </w:rPr>
        <w:t xml:space="preserve"> the absence of antimicrobial use</w:t>
      </w:r>
      <w:r w:rsidR="00644B40" w:rsidRPr="00D2722D">
        <w:rPr>
          <w:rFonts w:ascii="Times New Roman" w:hAnsi="Times New Roman" w:cs="Times New Roman"/>
          <w:sz w:val="24"/>
          <w:szCs w:val="24"/>
        </w:rPr>
        <w:t>.</w:t>
      </w:r>
      <w:r w:rsidRPr="00D2722D">
        <w:rPr>
          <w:rFonts w:ascii="Times New Roman" w:hAnsi="Times New Roman" w:cs="Times New Roman"/>
          <w:sz w:val="24"/>
          <w:szCs w:val="24"/>
        </w:rPr>
        <w:t xml:space="preserve"> </w:t>
      </w:r>
      <w:r w:rsidR="001A6E6C" w:rsidRPr="00D2722D">
        <w:rPr>
          <w:rFonts w:ascii="Times New Roman" w:hAnsi="Times New Roman" w:cs="Times New Roman"/>
          <w:sz w:val="24"/>
          <w:szCs w:val="24"/>
        </w:rPr>
        <w:t>I</w:t>
      </w:r>
      <w:r w:rsidR="00B834D9" w:rsidRPr="00D2722D">
        <w:rPr>
          <w:rFonts w:ascii="Times New Roman" w:hAnsi="Times New Roman" w:cs="Times New Roman"/>
          <w:sz w:val="24"/>
          <w:szCs w:val="24"/>
        </w:rPr>
        <w:t xml:space="preserve">n the transient </w:t>
      </w:r>
      <w:r w:rsidR="001448F5" w:rsidRPr="00D2722D">
        <w:rPr>
          <w:rFonts w:ascii="Times New Roman" w:hAnsi="Times New Roman" w:cs="Times New Roman"/>
          <w:sz w:val="24"/>
          <w:szCs w:val="24"/>
        </w:rPr>
        <w:t xml:space="preserve">expansion </w:t>
      </w:r>
      <w:r w:rsidR="003504AB" w:rsidRPr="00D2722D">
        <w:rPr>
          <w:rFonts w:ascii="Times New Roman" w:hAnsi="Times New Roman" w:cs="Times New Roman"/>
          <w:sz w:val="24"/>
          <w:szCs w:val="24"/>
        </w:rPr>
        <w:t xml:space="preserve">of </w:t>
      </w:r>
      <w:r w:rsidR="001A6E6C" w:rsidRPr="00D2722D">
        <w:rPr>
          <w:rFonts w:ascii="Times New Roman" w:hAnsi="Times New Roman" w:cs="Times New Roman"/>
          <w:sz w:val="24"/>
          <w:szCs w:val="24"/>
        </w:rPr>
        <w:t xml:space="preserve">a population of </w:t>
      </w:r>
      <w:r w:rsidR="003504AB" w:rsidRPr="00D2722D">
        <w:rPr>
          <w:rFonts w:ascii="Times New Roman" w:hAnsi="Times New Roman" w:cs="Times New Roman"/>
          <w:sz w:val="24"/>
          <w:szCs w:val="24"/>
        </w:rPr>
        <w:t>resistant isolates following antimicrobial</w:t>
      </w:r>
      <w:r w:rsidR="00AE79FA" w:rsidRPr="00D2722D">
        <w:rPr>
          <w:rFonts w:ascii="Times New Roman" w:hAnsi="Times New Roman" w:cs="Times New Roman"/>
          <w:sz w:val="24"/>
          <w:szCs w:val="24"/>
        </w:rPr>
        <w:t xml:space="preserve"> treatment</w:t>
      </w:r>
      <w:r w:rsidR="003504AB" w:rsidRPr="00D2722D">
        <w:rPr>
          <w:rFonts w:ascii="Times New Roman" w:hAnsi="Times New Roman" w:cs="Times New Roman"/>
          <w:sz w:val="24"/>
          <w:szCs w:val="24"/>
        </w:rPr>
        <w:t xml:space="preserve">, </w:t>
      </w:r>
      <w:r w:rsidR="00DA7958" w:rsidRPr="00D2722D">
        <w:rPr>
          <w:rFonts w:ascii="Times New Roman" w:hAnsi="Times New Roman" w:cs="Times New Roman"/>
          <w:sz w:val="24"/>
          <w:szCs w:val="24"/>
        </w:rPr>
        <w:t xml:space="preserve">the likelihood </w:t>
      </w:r>
      <w:r w:rsidR="00AE79FA" w:rsidRPr="00D2722D">
        <w:rPr>
          <w:rFonts w:ascii="Times New Roman" w:hAnsi="Times New Roman" w:cs="Times New Roman"/>
          <w:sz w:val="24"/>
          <w:szCs w:val="24"/>
        </w:rPr>
        <w:t xml:space="preserve">increases </w:t>
      </w:r>
      <w:r w:rsidR="001D20D6" w:rsidRPr="00D2722D">
        <w:rPr>
          <w:rFonts w:ascii="Times New Roman" w:hAnsi="Times New Roman" w:cs="Times New Roman"/>
          <w:sz w:val="24"/>
          <w:szCs w:val="24"/>
        </w:rPr>
        <w:t xml:space="preserve">that </w:t>
      </w:r>
      <w:r w:rsidR="00DA7958" w:rsidRPr="00D2722D">
        <w:rPr>
          <w:rFonts w:ascii="Times New Roman" w:hAnsi="Times New Roman" w:cs="Times New Roman"/>
          <w:sz w:val="24"/>
          <w:szCs w:val="24"/>
        </w:rPr>
        <w:t>an</w:t>
      </w:r>
      <w:r w:rsidR="003504AB" w:rsidRPr="00D2722D">
        <w:rPr>
          <w:rFonts w:ascii="Times New Roman" w:hAnsi="Times New Roman" w:cs="Times New Roman"/>
          <w:sz w:val="24"/>
          <w:szCs w:val="24"/>
        </w:rPr>
        <w:t xml:space="preserve"> AMR gene </w:t>
      </w:r>
      <w:r w:rsidR="001D20D6" w:rsidRPr="00D2722D">
        <w:rPr>
          <w:rFonts w:ascii="Times New Roman" w:hAnsi="Times New Roman" w:cs="Times New Roman"/>
          <w:sz w:val="24"/>
          <w:szCs w:val="24"/>
        </w:rPr>
        <w:t>can</w:t>
      </w:r>
      <w:r w:rsidR="00AE79FA" w:rsidRPr="00D2722D">
        <w:rPr>
          <w:rFonts w:ascii="Times New Roman" w:hAnsi="Times New Roman" w:cs="Times New Roman"/>
          <w:sz w:val="24"/>
          <w:szCs w:val="24"/>
        </w:rPr>
        <w:t xml:space="preserve"> </w:t>
      </w:r>
      <w:r w:rsidR="003504AB" w:rsidRPr="00D2722D">
        <w:rPr>
          <w:rFonts w:ascii="Times New Roman" w:hAnsi="Times New Roman" w:cs="Times New Roman"/>
          <w:sz w:val="24"/>
          <w:szCs w:val="24"/>
        </w:rPr>
        <w:t>becom</w:t>
      </w:r>
      <w:r w:rsidR="00AE79FA" w:rsidRPr="00D2722D">
        <w:rPr>
          <w:rFonts w:ascii="Times New Roman" w:hAnsi="Times New Roman" w:cs="Times New Roman"/>
          <w:sz w:val="24"/>
          <w:szCs w:val="24"/>
        </w:rPr>
        <w:t>e</w:t>
      </w:r>
      <w:r w:rsidR="003504AB" w:rsidRPr="00D2722D">
        <w:rPr>
          <w:rFonts w:ascii="Times New Roman" w:hAnsi="Times New Roman" w:cs="Times New Roman"/>
          <w:sz w:val="24"/>
          <w:szCs w:val="24"/>
        </w:rPr>
        <w:t xml:space="preserve"> linked with some other locally</w:t>
      </w:r>
      <w:r w:rsidR="00351B74" w:rsidRPr="00D2722D">
        <w:rPr>
          <w:rFonts w:ascii="Times New Roman" w:hAnsi="Times New Roman" w:cs="Times New Roman"/>
          <w:sz w:val="24"/>
          <w:szCs w:val="24"/>
        </w:rPr>
        <w:t xml:space="preserve"> </w:t>
      </w:r>
      <w:r w:rsidR="003504AB" w:rsidRPr="00D2722D">
        <w:rPr>
          <w:rFonts w:ascii="Times New Roman" w:hAnsi="Times New Roman" w:cs="Times New Roman"/>
          <w:sz w:val="24"/>
          <w:szCs w:val="24"/>
        </w:rPr>
        <w:t>advantageous trait</w:t>
      </w:r>
      <w:r w:rsidR="00DA7958" w:rsidRPr="00D2722D">
        <w:rPr>
          <w:rFonts w:ascii="Times New Roman" w:hAnsi="Times New Roman" w:cs="Times New Roman"/>
          <w:sz w:val="24"/>
          <w:szCs w:val="24"/>
        </w:rPr>
        <w:t xml:space="preserve"> during replication</w:t>
      </w:r>
      <w:r w:rsidR="00962BD2" w:rsidRPr="00D2722D">
        <w:rPr>
          <w:rFonts w:ascii="Times New Roman" w:hAnsi="Times New Roman" w:cs="Times New Roman"/>
          <w:sz w:val="24"/>
          <w:szCs w:val="24"/>
        </w:rPr>
        <w:t xml:space="preserve">. The selective advantage </w:t>
      </w:r>
      <w:r w:rsidR="00FB4951" w:rsidRPr="00D2722D">
        <w:rPr>
          <w:rFonts w:ascii="Times New Roman" w:hAnsi="Times New Roman" w:cs="Times New Roman"/>
          <w:sz w:val="24"/>
          <w:szCs w:val="24"/>
        </w:rPr>
        <w:t xml:space="preserve">bestowed on the resistant bacteria </w:t>
      </w:r>
      <w:r w:rsidR="004562B4" w:rsidRPr="00D2722D">
        <w:rPr>
          <w:rFonts w:ascii="Times New Roman" w:hAnsi="Times New Roman" w:cs="Times New Roman"/>
          <w:sz w:val="24"/>
          <w:szCs w:val="24"/>
        </w:rPr>
        <w:t xml:space="preserve">could </w:t>
      </w:r>
      <w:r w:rsidR="00FB4951" w:rsidRPr="00D2722D">
        <w:rPr>
          <w:rFonts w:ascii="Times New Roman" w:hAnsi="Times New Roman" w:cs="Times New Roman"/>
          <w:sz w:val="24"/>
          <w:szCs w:val="24"/>
        </w:rPr>
        <w:t>then lead to an increase</w:t>
      </w:r>
      <w:r w:rsidR="00A128CC" w:rsidRPr="00D2722D">
        <w:rPr>
          <w:rFonts w:ascii="Times New Roman" w:hAnsi="Times New Roman" w:cs="Times New Roman"/>
          <w:sz w:val="24"/>
          <w:szCs w:val="24"/>
        </w:rPr>
        <w:t xml:space="preserve"> in their relative abundance and maintenance of the AMR genes over the long</w:t>
      </w:r>
      <w:r w:rsidR="000F1030" w:rsidRPr="00D2722D">
        <w:rPr>
          <w:rFonts w:ascii="Times New Roman" w:hAnsi="Times New Roman" w:cs="Times New Roman"/>
          <w:sz w:val="24"/>
          <w:szCs w:val="24"/>
        </w:rPr>
        <w:t>-</w:t>
      </w:r>
      <w:r w:rsidR="00A128CC" w:rsidRPr="00D2722D">
        <w:rPr>
          <w:rFonts w:ascii="Times New Roman" w:hAnsi="Times New Roman" w:cs="Times New Roman"/>
          <w:sz w:val="24"/>
          <w:szCs w:val="24"/>
        </w:rPr>
        <w:t>term</w:t>
      </w:r>
      <w:r w:rsidR="00AC512D" w:rsidRPr="00D2722D">
        <w:rPr>
          <w:rFonts w:ascii="Times New Roman" w:hAnsi="Times New Roman" w:cs="Times New Roman"/>
          <w:sz w:val="24"/>
          <w:szCs w:val="24"/>
        </w:rPr>
        <w:t xml:space="preserve">, </w:t>
      </w:r>
      <w:r w:rsidR="007A7CC7" w:rsidRPr="00D2722D">
        <w:rPr>
          <w:rFonts w:ascii="Times New Roman" w:hAnsi="Times New Roman" w:cs="Times New Roman"/>
          <w:sz w:val="24"/>
          <w:szCs w:val="24"/>
        </w:rPr>
        <w:t>provided that</w:t>
      </w:r>
      <w:r w:rsidR="00A128CC" w:rsidRPr="00D2722D">
        <w:rPr>
          <w:rFonts w:ascii="Times New Roman" w:hAnsi="Times New Roman" w:cs="Times New Roman"/>
          <w:sz w:val="24"/>
          <w:szCs w:val="24"/>
        </w:rPr>
        <w:t xml:space="preserve"> the trait </w:t>
      </w:r>
      <w:r w:rsidR="00E028AA" w:rsidRPr="00D2722D">
        <w:rPr>
          <w:rFonts w:ascii="Times New Roman" w:hAnsi="Times New Roman" w:cs="Times New Roman"/>
          <w:sz w:val="24"/>
          <w:szCs w:val="24"/>
        </w:rPr>
        <w:t>linked to</w:t>
      </w:r>
      <w:r w:rsidR="00A128CC" w:rsidRPr="00D2722D">
        <w:rPr>
          <w:rFonts w:ascii="Times New Roman" w:hAnsi="Times New Roman" w:cs="Times New Roman"/>
          <w:sz w:val="24"/>
          <w:szCs w:val="24"/>
        </w:rPr>
        <w:t xml:space="preserve"> AMR </w:t>
      </w:r>
      <w:r w:rsidR="00AC512D" w:rsidRPr="00D2722D">
        <w:rPr>
          <w:rFonts w:ascii="Times New Roman" w:hAnsi="Times New Roman" w:cs="Times New Roman"/>
          <w:sz w:val="24"/>
          <w:szCs w:val="24"/>
        </w:rPr>
        <w:t xml:space="preserve">continues to </w:t>
      </w:r>
      <w:r w:rsidR="00F824EE" w:rsidRPr="00D2722D">
        <w:rPr>
          <w:rFonts w:ascii="Times New Roman" w:hAnsi="Times New Roman" w:cs="Times New Roman"/>
          <w:sz w:val="24"/>
          <w:szCs w:val="24"/>
        </w:rPr>
        <w:t>afford</w:t>
      </w:r>
      <w:r w:rsidR="00AC512D" w:rsidRPr="00D2722D">
        <w:rPr>
          <w:rFonts w:ascii="Times New Roman" w:hAnsi="Times New Roman" w:cs="Times New Roman"/>
          <w:sz w:val="24"/>
          <w:szCs w:val="24"/>
        </w:rPr>
        <w:t xml:space="preserve"> a selective advantage.</w:t>
      </w:r>
    </w:p>
    <w:p w14:paraId="02123128" w14:textId="5B826319" w:rsidR="00A165F3" w:rsidRPr="00D2722D" w:rsidRDefault="00D273FF"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The biggest limitation </w:t>
      </w:r>
      <w:r w:rsidR="007403C9" w:rsidRPr="00D2722D">
        <w:rPr>
          <w:rFonts w:ascii="Times New Roman" w:hAnsi="Times New Roman" w:cs="Times New Roman"/>
          <w:sz w:val="24"/>
          <w:szCs w:val="24"/>
        </w:rPr>
        <w:t xml:space="preserve">of </w:t>
      </w:r>
      <w:r w:rsidR="000078DF" w:rsidRPr="00D2722D">
        <w:rPr>
          <w:rFonts w:ascii="Times New Roman" w:hAnsi="Times New Roman" w:cs="Times New Roman"/>
          <w:sz w:val="24"/>
          <w:szCs w:val="24"/>
        </w:rPr>
        <w:t>most</w:t>
      </w:r>
      <w:r w:rsidR="003E61C3" w:rsidRPr="00D2722D">
        <w:rPr>
          <w:rFonts w:ascii="Times New Roman" w:hAnsi="Times New Roman" w:cs="Times New Roman"/>
          <w:sz w:val="24"/>
          <w:szCs w:val="24"/>
        </w:rPr>
        <w:t xml:space="preserve"> </w:t>
      </w:r>
      <w:r w:rsidR="007403C9" w:rsidRPr="00D2722D">
        <w:rPr>
          <w:rFonts w:ascii="Times New Roman" w:hAnsi="Times New Roman" w:cs="Times New Roman"/>
          <w:sz w:val="24"/>
          <w:szCs w:val="24"/>
        </w:rPr>
        <w:t xml:space="preserve">studies comparing resistance profiles </w:t>
      </w:r>
      <w:r w:rsidR="00AB3284" w:rsidRPr="00D2722D">
        <w:rPr>
          <w:rFonts w:ascii="Times New Roman" w:hAnsi="Times New Roman" w:cs="Times New Roman"/>
          <w:sz w:val="24"/>
          <w:szCs w:val="24"/>
        </w:rPr>
        <w:t>of mastitis pathogens</w:t>
      </w:r>
      <w:r w:rsidR="001C34CC" w:rsidRPr="00D2722D">
        <w:rPr>
          <w:rFonts w:ascii="Times New Roman" w:hAnsi="Times New Roman" w:cs="Times New Roman"/>
          <w:sz w:val="24"/>
          <w:szCs w:val="24"/>
        </w:rPr>
        <w:t xml:space="preserve"> between organic and conventional farms</w:t>
      </w:r>
      <w:r w:rsidR="00AB3284" w:rsidRPr="00D2722D">
        <w:rPr>
          <w:rFonts w:ascii="Times New Roman" w:hAnsi="Times New Roman" w:cs="Times New Roman"/>
          <w:sz w:val="24"/>
          <w:szCs w:val="24"/>
        </w:rPr>
        <w:t xml:space="preserve"> </w:t>
      </w:r>
      <w:r w:rsidR="003E61C3" w:rsidRPr="00D2722D">
        <w:rPr>
          <w:rFonts w:ascii="Times New Roman" w:hAnsi="Times New Roman" w:cs="Times New Roman"/>
          <w:sz w:val="24"/>
          <w:szCs w:val="24"/>
        </w:rPr>
        <w:t>is</w:t>
      </w:r>
      <w:r w:rsidR="00262C13" w:rsidRPr="00D2722D">
        <w:rPr>
          <w:rFonts w:ascii="Times New Roman" w:hAnsi="Times New Roman" w:cs="Times New Roman"/>
          <w:sz w:val="24"/>
          <w:szCs w:val="24"/>
        </w:rPr>
        <w:t xml:space="preserve"> </w:t>
      </w:r>
      <w:r w:rsidR="000D09A6" w:rsidRPr="00D2722D">
        <w:rPr>
          <w:rFonts w:ascii="Times New Roman" w:hAnsi="Times New Roman" w:cs="Times New Roman"/>
          <w:sz w:val="24"/>
          <w:szCs w:val="24"/>
        </w:rPr>
        <w:t>that</w:t>
      </w:r>
      <w:r w:rsidR="00262C13" w:rsidRPr="00D2722D">
        <w:rPr>
          <w:rFonts w:ascii="Times New Roman" w:hAnsi="Times New Roman" w:cs="Times New Roman"/>
          <w:sz w:val="24"/>
          <w:szCs w:val="24"/>
        </w:rPr>
        <w:t xml:space="preserve"> </w:t>
      </w:r>
      <w:r w:rsidR="007403C9" w:rsidRPr="00D2722D">
        <w:rPr>
          <w:rFonts w:ascii="Times New Roman" w:hAnsi="Times New Roman" w:cs="Times New Roman"/>
          <w:sz w:val="24"/>
          <w:szCs w:val="24"/>
        </w:rPr>
        <w:t>staphylococci</w:t>
      </w:r>
      <w:r w:rsidR="0034099D" w:rsidRPr="00D2722D">
        <w:rPr>
          <w:rFonts w:ascii="Times New Roman" w:hAnsi="Times New Roman" w:cs="Times New Roman"/>
          <w:sz w:val="24"/>
          <w:szCs w:val="24"/>
        </w:rPr>
        <w:t xml:space="preserve"> </w:t>
      </w:r>
      <w:r w:rsidR="00676B24" w:rsidRPr="00D2722D">
        <w:rPr>
          <w:rFonts w:ascii="Times New Roman" w:hAnsi="Times New Roman" w:cs="Times New Roman"/>
          <w:sz w:val="24"/>
          <w:szCs w:val="24"/>
        </w:rPr>
        <w:t>we</w:t>
      </w:r>
      <w:r w:rsidR="000D09A6" w:rsidRPr="00D2722D">
        <w:rPr>
          <w:rFonts w:ascii="Times New Roman" w:hAnsi="Times New Roman" w:cs="Times New Roman"/>
          <w:sz w:val="24"/>
          <w:szCs w:val="24"/>
        </w:rPr>
        <w:t xml:space="preserve">re </w:t>
      </w:r>
      <w:r w:rsidR="0002272C" w:rsidRPr="00D2722D">
        <w:rPr>
          <w:rFonts w:ascii="Times New Roman" w:hAnsi="Times New Roman" w:cs="Times New Roman"/>
          <w:sz w:val="24"/>
          <w:szCs w:val="24"/>
        </w:rPr>
        <w:t xml:space="preserve">not </w:t>
      </w:r>
      <w:r w:rsidR="000D09A6" w:rsidRPr="00D2722D">
        <w:rPr>
          <w:rFonts w:ascii="Times New Roman" w:hAnsi="Times New Roman" w:cs="Times New Roman"/>
          <w:sz w:val="24"/>
          <w:szCs w:val="24"/>
        </w:rPr>
        <w:t xml:space="preserve">identified </w:t>
      </w:r>
      <w:r w:rsidR="0034099D" w:rsidRPr="00D2722D">
        <w:rPr>
          <w:rFonts w:ascii="Times New Roman" w:hAnsi="Times New Roman" w:cs="Times New Roman"/>
          <w:sz w:val="24"/>
          <w:szCs w:val="24"/>
        </w:rPr>
        <w:t>to the species level</w:t>
      </w:r>
      <w:r w:rsidR="003E61C3" w:rsidRPr="00D2722D">
        <w:rPr>
          <w:rFonts w:ascii="Times New Roman" w:hAnsi="Times New Roman" w:cs="Times New Roman"/>
          <w:sz w:val="24"/>
          <w:szCs w:val="24"/>
        </w:rPr>
        <w:t>.</w:t>
      </w:r>
      <w:r w:rsidR="002D7FE6" w:rsidRPr="00D2722D">
        <w:rPr>
          <w:rFonts w:ascii="Times New Roman" w:hAnsi="Times New Roman" w:cs="Times New Roman"/>
          <w:sz w:val="24"/>
          <w:szCs w:val="24"/>
        </w:rPr>
        <w:t xml:space="preserve"> </w:t>
      </w:r>
      <w:r w:rsidR="00D6775D" w:rsidRPr="00D2722D">
        <w:rPr>
          <w:rFonts w:ascii="Times New Roman" w:hAnsi="Times New Roman" w:cs="Times New Roman"/>
          <w:sz w:val="24"/>
          <w:szCs w:val="24"/>
        </w:rPr>
        <w:t>O</w:t>
      </w:r>
      <w:r w:rsidR="002D26B2" w:rsidRPr="00D2722D">
        <w:rPr>
          <w:rFonts w:ascii="Times New Roman" w:hAnsi="Times New Roman" w:cs="Times New Roman"/>
          <w:sz w:val="24"/>
          <w:szCs w:val="24"/>
        </w:rPr>
        <w:t xml:space="preserve">rganisms were primarily </w:t>
      </w:r>
      <w:r w:rsidR="0002272C" w:rsidRPr="00D2722D">
        <w:rPr>
          <w:rFonts w:ascii="Times New Roman" w:hAnsi="Times New Roman" w:cs="Times New Roman"/>
          <w:sz w:val="24"/>
          <w:szCs w:val="24"/>
        </w:rPr>
        <w:t>grouped</w:t>
      </w:r>
      <w:r w:rsidR="002D26B2" w:rsidRPr="00D2722D">
        <w:rPr>
          <w:rFonts w:ascii="Times New Roman" w:hAnsi="Times New Roman" w:cs="Times New Roman"/>
          <w:sz w:val="24"/>
          <w:szCs w:val="24"/>
        </w:rPr>
        <w:t xml:space="preserve"> as </w:t>
      </w:r>
      <w:r w:rsidR="002E300E" w:rsidRPr="00D2722D">
        <w:rPr>
          <w:rFonts w:ascii="Times New Roman" w:hAnsi="Times New Roman" w:cs="Times New Roman"/>
          <w:sz w:val="24"/>
          <w:szCs w:val="24"/>
        </w:rPr>
        <w:t xml:space="preserve">either </w:t>
      </w:r>
      <w:r w:rsidR="00D6775D" w:rsidRPr="00D2722D">
        <w:rPr>
          <w:rFonts w:ascii="Times New Roman" w:hAnsi="Times New Roman" w:cs="Times New Roman"/>
          <w:i/>
          <w:iCs/>
          <w:sz w:val="24"/>
          <w:szCs w:val="24"/>
        </w:rPr>
        <w:t xml:space="preserve">S. aureus </w:t>
      </w:r>
      <w:r w:rsidR="00D6775D" w:rsidRPr="00D2722D">
        <w:rPr>
          <w:rFonts w:ascii="Times New Roman" w:hAnsi="Times New Roman" w:cs="Times New Roman"/>
          <w:sz w:val="24"/>
          <w:szCs w:val="24"/>
        </w:rPr>
        <w:t xml:space="preserve">or </w:t>
      </w:r>
      <w:r w:rsidR="002D26B2" w:rsidRPr="00D2722D">
        <w:rPr>
          <w:rFonts w:ascii="Times New Roman" w:hAnsi="Times New Roman" w:cs="Times New Roman"/>
          <w:sz w:val="24"/>
          <w:szCs w:val="24"/>
        </w:rPr>
        <w:t>“coagulase</w:t>
      </w:r>
      <w:r w:rsidR="000078DF" w:rsidRPr="00D2722D">
        <w:rPr>
          <w:rFonts w:ascii="Times New Roman" w:hAnsi="Times New Roman" w:cs="Times New Roman"/>
          <w:sz w:val="24"/>
          <w:szCs w:val="24"/>
        </w:rPr>
        <w:t>-</w:t>
      </w:r>
      <w:r w:rsidR="002D26B2" w:rsidRPr="00D2722D">
        <w:rPr>
          <w:rFonts w:ascii="Times New Roman" w:hAnsi="Times New Roman" w:cs="Times New Roman"/>
          <w:sz w:val="24"/>
          <w:szCs w:val="24"/>
        </w:rPr>
        <w:t xml:space="preserve">negative staphylococci.” </w:t>
      </w:r>
      <w:r w:rsidR="00310D5B" w:rsidRPr="00D2722D">
        <w:rPr>
          <w:rFonts w:ascii="Times New Roman" w:hAnsi="Times New Roman" w:cs="Times New Roman"/>
          <w:sz w:val="24"/>
          <w:szCs w:val="24"/>
        </w:rPr>
        <w:t>Before</w:t>
      </w:r>
      <w:r w:rsidR="003512A9" w:rsidRPr="00D2722D">
        <w:rPr>
          <w:rFonts w:ascii="Times New Roman" w:hAnsi="Times New Roman" w:cs="Times New Roman"/>
          <w:sz w:val="24"/>
          <w:szCs w:val="24"/>
        </w:rPr>
        <w:t xml:space="preserve"> MALDI-TOF</w:t>
      </w:r>
      <w:r w:rsidR="009C1484" w:rsidRPr="00D2722D">
        <w:rPr>
          <w:rFonts w:ascii="Times New Roman" w:hAnsi="Times New Roman" w:cs="Times New Roman"/>
          <w:sz w:val="24"/>
          <w:szCs w:val="24"/>
        </w:rPr>
        <w:t xml:space="preserve"> bec</w:t>
      </w:r>
      <w:r w:rsidR="00B61DAD" w:rsidRPr="00D2722D">
        <w:rPr>
          <w:rFonts w:ascii="Times New Roman" w:hAnsi="Times New Roman" w:cs="Times New Roman"/>
          <w:sz w:val="24"/>
          <w:szCs w:val="24"/>
        </w:rPr>
        <w:t>a</w:t>
      </w:r>
      <w:r w:rsidR="009C1484" w:rsidRPr="00D2722D">
        <w:rPr>
          <w:rFonts w:ascii="Times New Roman" w:hAnsi="Times New Roman" w:cs="Times New Roman"/>
          <w:sz w:val="24"/>
          <w:szCs w:val="24"/>
        </w:rPr>
        <w:t>me more widely available</w:t>
      </w:r>
      <w:r w:rsidR="003512A9" w:rsidRPr="00D2722D">
        <w:rPr>
          <w:rFonts w:ascii="Times New Roman" w:hAnsi="Times New Roman" w:cs="Times New Roman"/>
          <w:sz w:val="24"/>
          <w:szCs w:val="24"/>
        </w:rPr>
        <w:t xml:space="preserve">, </w:t>
      </w:r>
      <w:r w:rsidR="00310D5B" w:rsidRPr="00D2722D">
        <w:rPr>
          <w:rFonts w:ascii="Times New Roman" w:hAnsi="Times New Roman" w:cs="Times New Roman"/>
          <w:sz w:val="24"/>
          <w:szCs w:val="24"/>
        </w:rPr>
        <w:t xml:space="preserve">accurate </w:t>
      </w:r>
      <w:r w:rsidR="0034099D" w:rsidRPr="00D2722D">
        <w:rPr>
          <w:rFonts w:ascii="Times New Roman" w:hAnsi="Times New Roman" w:cs="Times New Roman"/>
          <w:sz w:val="24"/>
          <w:szCs w:val="24"/>
        </w:rPr>
        <w:t>species-level identification</w:t>
      </w:r>
      <w:r w:rsidR="003512A9" w:rsidRPr="00D2722D">
        <w:rPr>
          <w:rFonts w:ascii="Times New Roman" w:hAnsi="Times New Roman" w:cs="Times New Roman"/>
          <w:sz w:val="24"/>
          <w:szCs w:val="24"/>
        </w:rPr>
        <w:t xml:space="preserve"> of mastitis-associated staphylococci </w:t>
      </w:r>
      <w:r w:rsidR="001A035E" w:rsidRPr="00D2722D">
        <w:rPr>
          <w:rFonts w:ascii="Times New Roman" w:hAnsi="Times New Roman" w:cs="Times New Roman"/>
          <w:sz w:val="24"/>
          <w:szCs w:val="24"/>
        </w:rPr>
        <w:t xml:space="preserve">on a relatively large scale </w:t>
      </w:r>
      <w:r w:rsidR="003512A9" w:rsidRPr="00D2722D">
        <w:rPr>
          <w:rFonts w:ascii="Times New Roman" w:hAnsi="Times New Roman" w:cs="Times New Roman"/>
          <w:sz w:val="24"/>
          <w:szCs w:val="24"/>
        </w:rPr>
        <w:t xml:space="preserve">was </w:t>
      </w:r>
      <w:r w:rsidR="001A035E" w:rsidRPr="00D2722D">
        <w:rPr>
          <w:rFonts w:ascii="Times New Roman" w:hAnsi="Times New Roman" w:cs="Times New Roman"/>
          <w:sz w:val="24"/>
          <w:szCs w:val="24"/>
        </w:rPr>
        <w:t xml:space="preserve">prohibitively </w:t>
      </w:r>
      <w:r w:rsidR="00310D5B" w:rsidRPr="00D2722D">
        <w:rPr>
          <w:rFonts w:ascii="Times New Roman" w:hAnsi="Times New Roman" w:cs="Times New Roman"/>
          <w:sz w:val="24"/>
          <w:szCs w:val="24"/>
        </w:rPr>
        <w:t xml:space="preserve">expensive and time-consuming. </w:t>
      </w:r>
      <w:r w:rsidR="009C1484" w:rsidRPr="00D2722D">
        <w:rPr>
          <w:rFonts w:ascii="Times New Roman" w:hAnsi="Times New Roman" w:cs="Times New Roman"/>
          <w:sz w:val="24"/>
          <w:szCs w:val="24"/>
        </w:rPr>
        <w:t xml:space="preserve">As </w:t>
      </w:r>
      <w:r w:rsidR="009C61A2" w:rsidRPr="00D2722D">
        <w:rPr>
          <w:rFonts w:ascii="Times New Roman" w:hAnsi="Times New Roman" w:cs="Times New Roman"/>
          <w:sz w:val="24"/>
          <w:szCs w:val="24"/>
        </w:rPr>
        <w:t xml:space="preserve">resistance profile varies by </w:t>
      </w:r>
      <w:r w:rsidR="00A610B0" w:rsidRPr="00D2722D">
        <w:rPr>
          <w:rFonts w:ascii="Times New Roman" w:hAnsi="Times New Roman" w:cs="Times New Roman"/>
          <w:sz w:val="24"/>
          <w:szCs w:val="24"/>
        </w:rPr>
        <w:t xml:space="preserve">species, </w:t>
      </w:r>
      <w:r w:rsidR="001E7B9C" w:rsidRPr="00D2722D">
        <w:rPr>
          <w:rFonts w:ascii="Times New Roman" w:hAnsi="Times New Roman" w:cs="Times New Roman"/>
          <w:sz w:val="24"/>
          <w:szCs w:val="24"/>
        </w:rPr>
        <w:t xml:space="preserve">additional </w:t>
      </w:r>
      <w:r w:rsidR="00A610B0" w:rsidRPr="00D2722D">
        <w:rPr>
          <w:rFonts w:ascii="Times New Roman" w:hAnsi="Times New Roman" w:cs="Times New Roman"/>
          <w:sz w:val="24"/>
          <w:szCs w:val="24"/>
        </w:rPr>
        <w:t xml:space="preserve">work </w:t>
      </w:r>
      <w:r w:rsidR="00BF1CB7" w:rsidRPr="00D2722D">
        <w:rPr>
          <w:rFonts w:ascii="Times New Roman" w:hAnsi="Times New Roman" w:cs="Times New Roman"/>
          <w:sz w:val="24"/>
          <w:szCs w:val="24"/>
        </w:rPr>
        <w:t>comparing</w:t>
      </w:r>
      <w:r w:rsidR="00A610B0" w:rsidRPr="00D2722D">
        <w:rPr>
          <w:rFonts w:ascii="Times New Roman" w:hAnsi="Times New Roman" w:cs="Times New Roman"/>
          <w:sz w:val="24"/>
          <w:szCs w:val="24"/>
        </w:rPr>
        <w:t xml:space="preserve"> </w:t>
      </w:r>
      <w:r w:rsidR="005D1023" w:rsidRPr="00D2722D">
        <w:rPr>
          <w:rFonts w:ascii="Times New Roman" w:hAnsi="Times New Roman" w:cs="Times New Roman"/>
          <w:sz w:val="24"/>
          <w:szCs w:val="24"/>
        </w:rPr>
        <w:t>AMR</w:t>
      </w:r>
      <w:r w:rsidR="00A610B0" w:rsidRPr="00D2722D">
        <w:rPr>
          <w:rFonts w:ascii="Times New Roman" w:hAnsi="Times New Roman" w:cs="Times New Roman"/>
          <w:sz w:val="24"/>
          <w:szCs w:val="24"/>
        </w:rPr>
        <w:t xml:space="preserve"> </w:t>
      </w:r>
      <w:r w:rsidR="00B10FC5" w:rsidRPr="00D2722D">
        <w:rPr>
          <w:rFonts w:ascii="Times New Roman" w:hAnsi="Times New Roman" w:cs="Times New Roman"/>
          <w:sz w:val="24"/>
          <w:szCs w:val="24"/>
        </w:rPr>
        <w:t>for</w:t>
      </w:r>
      <w:r w:rsidR="00A610B0" w:rsidRPr="00D2722D">
        <w:rPr>
          <w:rFonts w:ascii="Times New Roman" w:hAnsi="Times New Roman" w:cs="Times New Roman"/>
          <w:sz w:val="24"/>
          <w:szCs w:val="24"/>
        </w:rPr>
        <w:t xml:space="preserve"> </w:t>
      </w:r>
      <w:r w:rsidR="00000FE3" w:rsidRPr="00D2722D">
        <w:rPr>
          <w:rFonts w:ascii="Times New Roman" w:hAnsi="Times New Roman" w:cs="Times New Roman"/>
          <w:sz w:val="24"/>
          <w:szCs w:val="24"/>
        </w:rPr>
        <w:t xml:space="preserve">NASM </w:t>
      </w:r>
      <w:r w:rsidR="00A610B0" w:rsidRPr="00D2722D">
        <w:rPr>
          <w:rFonts w:ascii="Times New Roman" w:hAnsi="Times New Roman" w:cs="Times New Roman"/>
          <w:sz w:val="24"/>
          <w:szCs w:val="24"/>
        </w:rPr>
        <w:t xml:space="preserve">isolates </w:t>
      </w:r>
      <w:r w:rsidR="00A77078" w:rsidRPr="00D2722D">
        <w:rPr>
          <w:rFonts w:ascii="Times New Roman" w:hAnsi="Times New Roman" w:cs="Times New Roman"/>
          <w:sz w:val="24"/>
          <w:szCs w:val="24"/>
        </w:rPr>
        <w:t xml:space="preserve">(while controlling for species) </w:t>
      </w:r>
      <w:r w:rsidR="00BF1CB7" w:rsidRPr="00D2722D">
        <w:rPr>
          <w:rFonts w:ascii="Times New Roman" w:hAnsi="Times New Roman" w:cs="Times New Roman"/>
          <w:sz w:val="24"/>
          <w:szCs w:val="24"/>
        </w:rPr>
        <w:t xml:space="preserve">may give further insight </w:t>
      </w:r>
      <w:r w:rsidR="00674F83" w:rsidRPr="00D2722D">
        <w:rPr>
          <w:rFonts w:ascii="Times New Roman" w:hAnsi="Times New Roman" w:cs="Times New Roman"/>
          <w:sz w:val="24"/>
          <w:szCs w:val="24"/>
        </w:rPr>
        <w:t>into whether</w:t>
      </w:r>
      <w:r w:rsidR="00D55A74" w:rsidRPr="00D2722D">
        <w:rPr>
          <w:rFonts w:ascii="Times New Roman" w:hAnsi="Times New Roman" w:cs="Times New Roman"/>
          <w:sz w:val="24"/>
          <w:szCs w:val="24"/>
        </w:rPr>
        <w:t xml:space="preserve"> resistance profiles differ</w:t>
      </w:r>
      <w:r w:rsidR="00A77078" w:rsidRPr="00D2722D">
        <w:rPr>
          <w:rFonts w:ascii="Times New Roman" w:hAnsi="Times New Roman" w:cs="Times New Roman"/>
          <w:sz w:val="24"/>
          <w:szCs w:val="24"/>
        </w:rPr>
        <w:t xml:space="preserve"> </w:t>
      </w:r>
      <w:r w:rsidR="00D55A74" w:rsidRPr="00D2722D">
        <w:rPr>
          <w:rFonts w:ascii="Times New Roman" w:hAnsi="Times New Roman" w:cs="Times New Roman"/>
          <w:sz w:val="24"/>
          <w:szCs w:val="24"/>
        </w:rPr>
        <w:t xml:space="preserve">between </w:t>
      </w:r>
      <w:r w:rsidR="007E460B" w:rsidRPr="00D2722D">
        <w:rPr>
          <w:rFonts w:ascii="Times New Roman" w:hAnsi="Times New Roman" w:cs="Times New Roman"/>
          <w:sz w:val="24"/>
          <w:szCs w:val="24"/>
        </w:rPr>
        <w:t xml:space="preserve">management </w:t>
      </w:r>
      <w:r w:rsidR="00D55A74" w:rsidRPr="00D2722D">
        <w:rPr>
          <w:rFonts w:ascii="Times New Roman" w:hAnsi="Times New Roman" w:cs="Times New Roman"/>
          <w:sz w:val="24"/>
          <w:szCs w:val="24"/>
        </w:rPr>
        <w:t>systems</w:t>
      </w:r>
      <w:r w:rsidR="007A4848" w:rsidRPr="00D2722D">
        <w:rPr>
          <w:rFonts w:ascii="Times New Roman" w:hAnsi="Times New Roman" w:cs="Times New Roman"/>
          <w:sz w:val="24"/>
          <w:szCs w:val="24"/>
        </w:rPr>
        <w:t xml:space="preserve"> for these bacteria</w:t>
      </w:r>
      <w:r w:rsidR="00D55A74" w:rsidRPr="00D2722D">
        <w:rPr>
          <w:rFonts w:ascii="Times New Roman" w:hAnsi="Times New Roman" w:cs="Times New Roman"/>
          <w:sz w:val="24"/>
          <w:szCs w:val="24"/>
        </w:rPr>
        <w:t>.</w:t>
      </w:r>
      <w:r w:rsidR="00E2566D" w:rsidRPr="00D2722D">
        <w:rPr>
          <w:rFonts w:ascii="Times New Roman" w:hAnsi="Times New Roman" w:cs="Times New Roman"/>
          <w:sz w:val="24"/>
          <w:szCs w:val="24"/>
        </w:rPr>
        <w:t xml:space="preserve"> </w:t>
      </w:r>
      <w:r w:rsidR="00CE4CB9" w:rsidRPr="00D2722D">
        <w:rPr>
          <w:rFonts w:ascii="Times New Roman" w:hAnsi="Times New Roman" w:cs="Times New Roman"/>
          <w:sz w:val="24"/>
          <w:szCs w:val="24"/>
        </w:rPr>
        <w:t>C</w:t>
      </w:r>
      <w:r w:rsidR="00E2566D" w:rsidRPr="00D2722D">
        <w:rPr>
          <w:rFonts w:ascii="Times New Roman" w:hAnsi="Times New Roman" w:cs="Times New Roman"/>
          <w:sz w:val="24"/>
          <w:szCs w:val="24"/>
        </w:rPr>
        <w:t xml:space="preserve">omparison of predominant strain types within </w:t>
      </w:r>
      <w:r w:rsidR="00285F02" w:rsidRPr="00D2722D">
        <w:rPr>
          <w:rFonts w:ascii="Times New Roman" w:hAnsi="Times New Roman" w:cs="Times New Roman"/>
          <w:sz w:val="24"/>
          <w:szCs w:val="24"/>
        </w:rPr>
        <w:t>a given</w:t>
      </w:r>
      <w:r w:rsidR="00E2566D" w:rsidRPr="00D2722D">
        <w:rPr>
          <w:rFonts w:ascii="Times New Roman" w:hAnsi="Times New Roman" w:cs="Times New Roman"/>
          <w:sz w:val="24"/>
          <w:szCs w:val="24"/>
        </w:rPr>
        <w:t xml:space="preserve"> </w:t>
      </w:r>
      <w:r w:rsidR="005C41B0" w:rsidRPr="00D2722D">
        <w:rPr>
          <w:rFonts w:ascii="Times New Roman" w:hAnsi="Times New Roman" w:cs="Times New Roman"/>
          <w:sz w:val="24"/>
          <w:szCs w:val="24"/>
        </w:rPr>
        <w:t xml:space="preserve">species </w:t>
      </w:r>
      <w:r w:rsidR="00447C36" w:rsidRPr="00D2722D">
        <w:rPr>
          <w:rFonts w:ascii="Times New Roman" w:hAnsi="Times New Roman" w:cs="Times New Roman"/>
          <w:sz w:val="24"/>
          <w:szCs w:val="24"/>
        </w:rPr>
        <w:t xml:space="preserve">causing IMI </w:t>
      </w:r>
      <w:r w:rsidR="005C41B0" w:rsidRPr="00D2722D">
        <w:rPr>
          <w:rFonts w:ascii="Times New Roman" w:hAnsi="Times New Roman" w:cs="Times New Roman"/>
          <w:sz w:val="24"/>
          <w:szCs w:val="24"/>
        </w:rPr>
        <w:t>between organic and conventional farms</w:t>
      </w:r>
      <w:r w:rsidR="00EF20A4" w:rsidRPr="00D2722D">
        <w:rPr>
          <w:rFonts w:ascii="Times New Roman" w:hAnsi="Times New Roman" w:cs="Times New Roman"/>
          <w:sz w:val="24"/>
          <w:szCs w:val="24"/>
        </w:rPr>
        <w:t xml:space="preserve"> </w:t>
      </w:r>
      <w:r w:rsidR="007B2D0E" w:rsidRPr="00D2722D">
        <w:rPr>
          <w:rFonts w:ascii="Times New Roman" w:hAnsi="Times New Roman" w:cs="Times New Roman"/>
          <w:sz w:val="24"/>
          <w:szCs w:val="24"/>
        </w:rPr>
        <w:t>c</w:t>
      </w:r>
      <w:r w:rsidR="002F341A" w:rsidRPr="00D2722D">
        <w:rPr>
          <w:rFonts w:ascii="Times New Roman" w:hAnsi="Times New Roman" w:cs="Times New Roman"/>
          <w:sz w:val="24"/>
          <w:szCs w:val="24"/>
        </w:rPr>
        <w:t>ould further</w:t>
      </w:r>
      <w:r w:rsidR="003E6964" w:rsidRPr="00D2722D">
        <w:rPr>
          <w:rFonts w:ascii="Times New Roman" w:hAnsi="Times New Roman" w:cs="Times New Roman"/>
          <w:sz w:val="24"/>
          <w:szCs w:val="24"/>
        </w:rPr>
        <w:t xml:space="preserve"> our understanding of </w:t>
      </w:r>
      <w:r w:rsidR="008F60EC" w:rsidRPr="00D2722D">
        <w:rPr>
          <w:rFonts w:ascii="Times New Roman" w:hAnsi="Times New Roman" w:cs="Times New Roman"/>
          <w:sz w:val="24"/>
          <w:szCs w:val="24"/>
        </w:rPr>
        <w:t>the complex</w:t>
      </w:r>
      <w:r w:rsidR="00167508" w:rsidRPr="00D2722D">
        <w:rPr>
          <w:rFonts w:ascii="Times New Roman" w:hAnsi="Times New Roman" w:cs="Times New Roman"/>
          <w:sz w:val="24"/>
          <w:szCs w:val="24"/>
        </w:rPr>
        <w:t xml:space="preserve"> </w:t>
      </w:r>
      <w:r w:rsidR="007F1C0D" w:rsidRPr="00D2722D">
        <w:rPr>
          <w:rFonts w:ascii="Times New Roman" w:hAnsi="Times New Roman" w:cs="Times New Roman"/>
          <w:sz w:val="24"/>
          <w:szCs w:val="24"/>
        </w:rPr>
        <w:t xml:space="preserve">interplay between phylogeny </w:t>
      </w:r>
      <w:r w:rsidR="007F1C0D" w:rsidRPr="00D2722D">
        <w:rPr>
          <w:rFonts w:ascii="Times New Roman" w:hAnsi="Times New Roman" w:cs="Times New Roman"/>
          <w:sz w:val="24"/>
          <w:szCs w:val="24"/>
        </w:rPr>
        <w:lastRenderedPageBreak/>
        <w:t xml:space="preserve">and selection pressures </w:t>
      </w:r>
      <w:r w:rsidR="00277D42" w:rsidRPr="00D2722D">
        <w:rPr>
          <w:rFonts w:ascii="Times New Roman" w:hAnsi="Times New Roman" w:cs="Times New Roman"/>
          <w:sz w:val="24"/>
          <w:szCs w:val="24"/>
        </w:rPr>
        <w:t>resulting from</w:t>
      </w:r>
      <w:r w:rsidR="007F1C0D" w:rsidRPr="00D2722D">
        <w:rPr>
          <w:rFonts w:ascii="Times New Roman" w:hAnsi="Times New Roman" w:cs="Times New Roman"/>
          <w:sz w:val="24"/>
          <w:szCs w:val="24"/>
        </w:rPr>
        <w:t xml:space="preserve"> management factors on AMR of mastitis pathogens. </w:t>
      </w:r>
      <w:r w:rsidR="00C97A4D" w:rsidRPr="00D2722D">
        <w:rPr>
          <w:rFonts w:ascii="Times New Roman" w:hAnsi="Times New Roman" w:cs="Times New Roman"/>
          <w:sz w:val="24"/>
          <w:szCs w:val="24"/>
        </w:rPr>
        <w:t xml:space="preserve">Although researchers were studying </w:t>
      </w:r>
      <w:r w:rsidR="007F1C0D" w:rsidRPr="00D2722D">
        <w:rPr>
          <w:rFonts w:ascii="Times New Roman" w:hAnsi="Times New Roman" w:cs="Times New Roman"/>
          <w:sz w:val="24"/>
          <w:szCs w:val="24"/>
        </w:rPr>
        <w:t xml:space="preserve">fecal </w:t>
      </w:r>
      <w:r w:rsidR="007F1C0D" w:rsidRPr="00D2722D">
        <w:rPr>
          <w:rFonts w:ascii="Times New Roman" w:hAnsi="Times New Roman" w:cs="Times New Roman"/>
          <w:i/>
          <w:iCs/>
          <w:sz w:val="24"/>
          <w:szCs w:val="24"/>
        </w:rPr>
        <w:t>E. coli</w:t>
      </w:r>
      <w:r w:rsidR="007F1C0D" w:rsidRPr="00D2722D">
        <w:rPr>
          <w:rFonts w:ascii="Times New Roman" w:hAnsi="Times New Roman" w:cs="Times New Roman"/>
          <w:sz w:val="24"/>
          <w:szCs w:val="24"/>
        </w:rPr>
        <w:t xml:space="preserve"> </w:t>
      </w:r>
      <w:r w:rsidR="00C97A4D" w:rsidRPr="00D2722D">
        <w:rPr>
          <w:rFonts w:ascii="Times New Roman" w:hAnsi="Times New Roman" w:cs="Times New Roman"/>
          <w:sz w:val="24"/>
          <w:szCs w:val="24"/>
        </w:rPr>
        <w:t>and not mastitis pathogens,</w:t>
      </w:r>
      <w:r w:rsidR="005A445F"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Walk et al. (2007)</w:t>
      </w:r>
      <w:r w:rsidR="005A445F" w:rsidRPr="00D2722D">
        <w:rPr>
          <w:rFonts w:ascii="Times New Roman" w:hAnsi="Times New Roman" w:cs="Times New Roman"/>
          <w:sz w:val="24"/>
          <w:szCs w:val="24"/>
        </w:rPr>
        <w:t xml:space="preserve"> found that </w:t>
      </w:r>
      <w:r w:rsidR="007F1C0D" w:rsidRPr="00D2722D">
        <w:rPr>
          <w:rFonts w:ascii="Times New Roman" w:hAnsi="Times New Roman" w:cs="Times New Roman"/>
          <w:sz w:val="24"/>
          <w:szCs w:val="24"/>
        </w:rPr>
        <w:t xml:space="preserve">phylogenetic groupings varied between organic and conventional dairies, suggesting there may be differences between lineages of </w:t>
      </w:r>
      <w:r w:rsidR="007F1C0D" w:rsidRPr="00D2722D">
        <w:rPr>
          <w:rFonts w:ascii="Times New Roman" w:hAnsi="Times New Roman" w:cs="Times New Roman"/>
          <w:i/>
          <w:iCs/>
          <w:sz w:val="24"/>
          <w:szCs w:val="24"/>
        </w:rPr>
        <w:t>E. coli</w:t>
      </w:r>
      <w:r w:rsidR="007F1C0D" w:rsidRPr="00D2722D">
        <w:rPr>
          <w:rFonts w:ascii="Times New Roman" w:hAnsi="Times New Roman" w:cs="Times New Roman"/>
          <w:sz w:val="24"/>
          <w:szCs w:val="24"/>
        </w:rPr>
        <w:t xml:space="preserve"> in their ability or likelihood of acquiring resistance genes. Based on their findings, the authors conclude that “organic farming practices not only change the frequency of resistant strains but also impact the overall population genetic composition of the resident </w:t>
      </w:r>
      <w:r w:rsidR="007F1C0D" w:rsidRPr="00D2722D">
        <w:rPr>
          <w:rFonts w:ascii="Times New Roman" w:hAnsi="Times New Roman" w:cs="Times New Roman"/>
          <w:i/>
          <w:iCs/>
          <w:sz w:val="24"/>
          <w:szCs w:val="24"/>
        </w:rPr>
        <w:t>E. coli </w:t>
      </w:r>
      <w:r w:rsidR="007F1C0D" w:rsidRPr="00D2722D">
        <w:rPr>
          <w:rFonts w:ascii="Times New Roman" w:hAnsi="Times New Roman" w:cs="Times New Roman"/>
          <w:sz w:val="24"/>
          <w:szCs w:val="24"/>
        </w:rPr>
        <w:t>flora.”</w:t>
      </w:r>
      <w:r w:rsidR="00403050" w:rsidRPr="00D2722D">
        <w:rPr>
          <w:rFonts w:ascii="Times New Roman" w:hAnsi="Times New Roman" w:cs="Times New Roman"/>
          <w:sz w:val="24"/>
          <w:szCs w:val="24"/>
        </w:rPr>
        <w:t xml:space="preserve"> Additionally, f</w:t>
      </w:r>
      <w:r w:rsidR="00B33326" w:rsidRPr="00D2722D">
        <w:rPr>
          <w:rFonts w:ascii="Times New Roman" w:hAnsi="Times New Roman" w:cs="Times New Roman"/>
          <w:sz w:val="24"/>
          <w:szCs w:val="24"/>
        </w:rPr>
        <w:t xml:space="preserve">ew studies have </w:t>
      </w:r>
      <w:r w:rsidR="009E734C" w:rsidRPr="00D2722D">
        <w:rPr>
          <w:rFonts w:ascii="Times New Roman" w:hAnsi="Times New Roman" w:cs="Times New Roman"/>
          <w:sz w:val="24"/>
          <w:szCs w:val="24"/>
        </w:rPr>
        <w:t>described</w:t>
      </w:r>
      <w:r w:rsidR="00CE730A" w:rsidRPr="00D2722D">
        <w:rPr>
          <w:rFonts w:ascii="Times New Roman" w:hAnsi="Times New Roman" w:cs="Times New Roman"/>
          <w:sz w:val="24"/>
          <w:szCs w:val="24"/>
        </w:rPr>
        <w:t xml:space="preserve"> resistance patterns of mastitis pathogens before and after transitioning to organic status, </w:t>
      </w:r>
      <w:r w:rsidR="00627632" w:rsidRPr="00D2722D">
        <w:rPr>
          <w:rFonts w:ascii="Times New Roman" w:hAnsi="Times New Roman" w:cs="Times New Roman"/>
          <w:sz w:val="24"/>
          <w:szCs w:val="24"/>
        </w:rPr>
        <w:t xml:space="preserve">and </w:t>
      </w:r>
      <w:r w:rsidR="005125B7" w:rsidRPr="00D2722D">
        <w:rPr>
          <w:rFonts w:ascii="Times New Roman" w:hAnsi="Times New Roman" w:cs="Times New Roman"/>
          <w:sz w:val="24"/>
          <w:szCs w:val="24"/>
        </w:rPr>
        <w:t xml:space="preserve">most </w:t>
      </w:r>
      <w:r w:rsidR="00CE730A" w:rsidRPr="00D2722D">
        <w:rPr>
          <w:rFonts w:ascii="Times New Roman" w:hAnsi="Times New Roman" w:cs="Times New Roman"/>
          <w:sz w:val="24"/>
          <w:szCs w:val="24"/>
        </w:rPr>
        <w:t xml:space="preserve">were limited in both the number of herds enrolled and </w:t>
      </w:r>
      <w:r w:rsidR="000622A7" w:rsidRPr="00D2722D">
        <w:rPr>
          <w:rFonts w:ascii="Times New Roman" w:hAnsi="Times New Roman" w:cs="Times New Roman"/>
          <w:sz w:val="24"/>
          <w:szCs w:val="24"/>
        </w:rPr>
        <w:t xml:space="preserve">the amount of time farms were followed. Although </w:t>
      </w:r>
      <w:r w:rsidR="00222331" w:rsidRPr="00D2722D">
        <w:rPr>
          <w:rFonts w:ascii="Times New Roman" w:hAnsi="Times New Roman" w:cs="Times New Roman"/>
          <w:sz w:val="24"/>
          <w:szCs w:val="24"/>
        </w:rPr>
        <w:t>likely</w:t>
      </w:r>
      <w:r w:rsidR="004C3E93" w:rsidRPr="00D2722D">
        <w:rPr>
          <w:rFonts w:ascii="Times New Roman" w:hAnsi="Times New Roman" w:cs="Times New Roman"/>
          <w:sz w:val="24"/>
          <w:szCs w:val="24"/>
        </w:rPr>
        <w:t xml:space="preserve"> </w:t>
      </w:r>
      <w:r w:rsidR="000622A7" w:rsidRPr="00D2722D">
        <w:rPr>
          <w:rFonts w:ascii="Times New Roman" w:hAnsi="Times New Roman" w:cs="Times New Roman"/>
          <w:sz w:val="24"/>
          <w:szCs w:val="24"/>
        </w:rPr>
        <w:t xml:space="preserve">logistically </w:t>
      </w:r>
      <w:r w:rsidR="003F6EA1" w:rsidRPr="00D2722D">
        <w:rPr>
          <w:rFonts w:ascii="Times New Roman" w:hAnsi="Times New Roman" w:cs="Times New Roman"/>
          <w:sz w:val="24"/>
          <w:szCs w:val="24"/>
        </w:rPr>
        <w:t xml:space="preserve">difficult and expensive, a </w:t>
      </w:r>
      <w:r w:rsidR="00A868CE" w:rsidRPr="00D2722D">
        <w:rPr>
          <w:rFonts w:ascii="Times New Roman" w:hAnsi="Times New Roman" w:cs="Times New Roman"/>
          <w:sz w:val="24"/>
          <w:szCs w:val="24"/>
        </w:rPr>
        <w:t>long-term, larger study of farms</w:t>
      </w:r>
      <w:r w:rsidR="000F0D0F" w:rsidRPr="00D2722D">
        <w:rPr>
          <w:rFonts w:ascii="Times New Roman" w:hAnsi="Times New Roman" w:cs="Times New Roman"/>
          <w:sz w:val="24"/>
          <w:szCs w:val="24"/>
        </w:rPr>
        <w:t xml:space="preserve"> transitioning from conventional to organic status </w:t>
      </w:r>
      <w:r w:rsidR="00415D94" w:rsidRPr="00D2722D">
        <w:rPr>
          <w:rFonts w:ascii="Times New Roman" w:hAnsi="Times New Roman" w:cs="Times New Roman"/>
          <w:sz w:val="24"/>
          <w:szCs w:val="24"/>
        </w:rPr>
        <w:t>would be incredibly valuable in understanding what types of AMR are maintained in organic dairy herds and for how long.</w:t>
      </w:r>
      <w:r w:rsidR="0055211E" w:rsidRPr="00D2722D">
        <w:rPr>
          <w:rFonts w:ascii="Times New Roman" w:hAnsi="Times New Roman" w:cs="Times New Roman"/>
          <w:sz w:val="24"/>
          <w:szCs w:val="24"/>
        </w:rPr>
        <w:t xml:space="preserve"> </w:t>
      </w:r>
    </w:p>
    <w:p w14:paraId="08E27A42" w14:textId="2D59DB08" w:rsidR="00226F8F" w:rsidRPr="00D2722D" w:rsidRDefault="00F831E3"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Fortunately, </w:t>
      </w:r>
      <w:r w:rsidR="0055211E" w:rsidRPr="00D2722D">
        <w:rPr>
          <w:rFonts w:ascii="Times New Roman" w:hAnsi="Times New Roman" w:cs="Times New Roman"/>
          <w:sz w:val="24"/>
          <w:szCs w:val="24"/>
        </w:rPr>
        <w:t xml:space="preserve">AMR </w:t>
      </w:r>
      <w:r w:rsidRPr="00D2722D">
        <w:rPr>
          <w:rFonts w:ascii="Times New Roman" w:hAnsi="Times New Roman" w:cs="Times New Roman"/>
          <w:sz w:val="24"/>
          <w:szCs w:val="24"/>
        </w:rPr>
        <w:t xml:space="preserve">in general </w:t>
      </w:r>
      <w:r w:rsidR="0055211E" w:rsidRPr="00D2722D">
        <w:rPr>
          <w:rFonts w:ascii="Times New Roman" w:hAnsi="Times New Roman" w:cs="Times New Roman"/>
          <w:sz w:val="24"/>
          <w:szCs w:val="24"/>
        </w:rPr>
        <w:t xml:space="preserve">remains relatively low in mastitis pathogens </w:t>
      </w:r>
      <w:r w:rsidRPr="00D2722D">
        <w:rPr>
          <w:rFonts w:ascii="Times New Roman" w:hAnsi="Times New Roman" w:cs="Times New Roman"/>
          <w:sz w:val="24"/>
          <w:szCs w:val="24"/>
        </w:rPr>
        <w:t>from</w:t>
      </w:r>
      <w:r w:rsidR="0055211E" w:rsidRPr="00D2722D">
        <w:rPr>
          <w:rFonts w:ascii="Times New Roman" w:hAnsi="Times New Roman" w:cs="Times New Roman"/>
          <w:sz w:val="24"/>
          <w:szCs w:val="24"/>
        </w:rPr>
        <w:t xml:space="preserve"> dairy farm</w:t>
      </w:r>
      <w:r w:rsidR="003E5BE1" w:rsidRPr="00D2722D">
        <w:rPr>
          <w:rFonts w:ascii="Times New Roman" w:hAnsi="Times New Roman" w:cs="Times New Roman"/>
          <w:sz w:val="24"/>
          <w:szCs w:val="24"/>
        </w:rPr>
        <w:t>s</w:t>
      </w:r>
      <w:r w:rsidR="00126007" w:rsidRPr="00D2722D">
        <w:rPr>
          <w:rFonts w:ascii="Times New Roman" w:hAnsi="Times New Roman" w:cs="Times New Roman"/>
          <w:sz w:val="24"/>
          <w:szCs w:val="24"/>
        </w:rPr>
        <w:t>. Nevertheless,</w:t>
      </w:r>
      <w:r w:rsidR="0055211E" w:rsidRPr="00D2722D">
        <w:rPr>
          <w:rFonts w:ascii="Times New Roman" w:hAnsi="Times New Roman" w:cs="Times New Roman"/>
          <w:sz w:val="24"/>
          <w:szCs w:val="24"/>
        </w:rPr>
        <w:t xml:space="preserve"> continued surveillance </w:t>
      </w:r>
      <w:r w:rsidR="00986AB2" w:rsidRPr="00D2722D">
        <w:rPr>
          <w:rFonts w:ascii="Times New Roman" w:hAnsi="Times New Roman" w:cs="Times New Roman"/>
          <w:sz w:val="24"/>
          <w:szCs w:val="24"/>
        </w:rPr>
        <w:t xml:space="preserve">and further understanding </w:t>
      </w:r>
      <w:r w:rsidR="0055211E" w:rsidRPr="00D2722D">
        <w:rPr>
          <w:rFonts w:ascii="Times New Roman" w:hAnsi="Times New Roman" w:cs="Times New Roman"/>
          <w:sz w:val="24"/>
          <w:szCs w:val="24"/>
        </w:rPr>
        <w:t>of</w:t>
      </w:r>
      <w:r w:rsidR="00986AB2" w:rsidRPr="00D2722D">
        <w:rPr>
          <w:rFonts w:ascii="Times New Roman" w:hAnsi="Times New Roman" w:cs="Times New Roman"/>
          <w:sz w:val="24"/>
          <w:szCs w:val="24"/>
        </w:rPr>
        <w:t xml:space="preserve"> factors affecting</w:t>
      </w:r>
      <w:r w:rsidR="0055211E" w:rsidRPr="00D2722D">
        <w:rPr>
          <w:rFonts w:ascii="Times New Roman" w:hAnsi="Times New Roman" w:cs="Times New Roman"/>
          <w:sz w:val="24"/>
          <w:szCs w:val="24"/>
        </w:rPr>
        <w:t xml:space="preserve"> </w:t>
      </w:r>
      <w:r w:rsidR="00316CEA" w:rsidRPr="00D2722D">
        <w:rPr>
          <w:rFonts w:ascii="Times New Roman" w:hAnsi="Times New Roman" w:cs="Times New Roman"/>
          <w:sz w:val="24"/>
          <w:szCs w:val="24"/>
        </w:rPr>
        <w:t xml:space="preserve">resistance of staphylococci is warranted. </w:t>
      </w:r>
      <w:r w:rsidR="00B41F94" w:rsidRPr="00D2722D">
        <w:rPr>
          <w:rFonts w:ascii="Times New Roman" w:hAnsi="Times New Roman" w:cs="Times New Roman"/>
          <w:sz w:val="24"/>
          <w:szCs w:val="24"/>
        </w:rPr>
        <w:t>N</w:t>
      </w:r>
      <w:r w:rsidR="00986AB2" w:rsidRPr="00D2722D">
        <w:rPr>
          <w:rFonts w:ascii="Times New Roman" w:hAnsi="Times New Roman" w:cs="Times New Roman"/>
          <w:sz w:val="24"/>
          <w:szCs w:val="24"/>
        </w:rPr>
        <w:t xml:space="preserve">ot only </w:t>
      </w:r>
      <w:r w:rsidR="00B41F94" w:rsidRPr="00D2722D">
        <w:rPr>
          <w:rFonts w:ascii="Times New Roman" w:hAnsi="Times New Roman" w:cs="Times New Roman"/>
          <w:sz w:val="24"/>
          <w:szCs w:val="24"/>
        </w:rPr>
        <w:t xml:space="preserve">are they </w:t>
      </w:r>
      <w:r w:rsidR="00986AB2" w:rsidRPr="00D2722D">
        <w:rPr>
          <w:rFonts w:ascii="Times New Roman" w:hAnsi="Times New Roman" w:cs="Times New Roman"/>
          <w:sz w:val="24"/>
          <w:szCs w:val="24"/>
        </w:rPr>
        <w:t xml:space="preserve">important pathogens </w:t>
      </w:r>
      <w:r w:rsidR="00B41F94" w:rsidRPr="00D2722D">
        <w:rPr>
          <w:rFonts w:ascii="Times New Roman" w:hAnsi="Times New Roman" w:cs="Times New Roman"/>
          <w:sz w:val="24"/>
          <w:szCs w:val="24"/>
        </w:rPr>
        <w:t>affecting</w:t>
      </w:r>
      <w:r w:rsidR="00986AB2" w:rsidRPr="00D2722D">
        <w:rPr>
          <w:rFonts w:ascii="Times New Roman" w:hAnsi="Times New Roman" w:cs="Times New Roman"/>
          <w:sz w:val="24"/>
          <w:szCs w:val="24"/>
        </w:rPr>
        <w:t xml:space="preserve"> human health, </w:t>
      </w:r>
      <w:proofErr w:type="gramStart"/>
      <w:r w:rsidR="00B41F94" w:rsidRPr="00D2722D">
        <w:rPr>
          <w:rFonts w:ascii="Times New Roman" w:hAnsi="Times New Roman" w:cs="Times New Roman"/>
          <w:sz w:val="24"/>
          <w:szCs w:val="24"/>
        </w:rPr>
        <w:t xml:space="preserve">staphylococci </w:t>
      </w:r>
      <w:r w:rsidR="00986AB2" w:rsidRPr="00D2722D">
        <w:rPr>
          <w:rFonts w:ascii="Times New Roman" w:hAnsi="Times New Roman" w:cs="Times New Roman"/>
          <w:sz w:val="24"/>
          <w:szCs w:val="24"/>
        </w:rPr>
        <w:t>are</w:t>
      </w:r>
      <w:proofErr w:type="gramEnd"/>
      <w:r w:rsidR="00986AB2" w:rsidRPr="00D2722D">
        <w:rPr>
          <w:rFonts w:ascii="Times New Roman" w:hAnsi="Times New Roman" w:cs="Times New Roman"/>
          <w:sz w:val="24"/>
          <w:szCs w:val="24"/>
        </w:rPr>
        <w:t xml:space="preserve"> the predominant </w:t>
      </w:r>
      <w:r w:rsidR="00331048" w:rsidRPr="00D2722D">
        <w:rPr>
          <w:rFonts w:ascii="Times New Roman" w:hAnsi="Times New Roman" w:cs="Times New Roman"/>
          <w:sz w:val="24"/>
          <w:szCs w:val="24"/>
        </w:rPr>
        <w:t xml:space="preserve">group of bacteria responsible for mastitis in dairy animals globally. </w:t>
      </w:r>
      <w:r w:rsidR="00E35EF6" w:rsidRPr="00D2722D">
        <w:rPr>
          <w:rFonts w:ascii="Times New Roman" w:hAnsi="Times New Roman" w:cs="Times New Roman"/>
          <w:sz w:val="24"/>
          <w:szCs w:val="24"/>
        </w:rPr>
        <w:t>U</w:t>
      </w:r>
      <w:r w:rsidR="006C2B9B" w:rsidRPr="00D2722D">
        <w:rPr>
          <w:rFonts w:ascii="Times New Roman" w:hAnsi="Times New Roman" w:cs="Times New Roman"/>
          <w:sz w:val="24"/>
          <w:szCs w:val="24"/>
        </w:rPr>
        <w:t>nderstanding</w:t>
      </w:r>
      <w:r w:rsidR="00E35EF6" w:rsidRPr="00D2722D">
        <w:rPr>
          <w:rFonts w:ascii="Times New Roman" w:hAnsi="Times New Roman" w:cs="Times New Roman"/>
          <w:sz w:val="24"/>
          <w:szCs w:val="24"/>
        </w:rPr>
        <w:t xml:space="preserve"> </w:t>
      </w:r>
      <w:r w:rsidR="000B6D7B" w:rsidRPr="00D2722D">
        <w:rPr>
          <w:rFonts w:ascii="Times New Roman" w:hAnsi="Times New Roman" w:cs="Times New Roman"/>
          <w:sz w:val="24"/>
          <w:szCs w:val="24"/>
        </w:rPr>
        <w:t xml:space="preserve">the complicated interplay of factors affecting AMR in bacterial populations on dairy farms </w:t>
      </w:r>
      <w:r w:rsidR="00E35EF6" w:rsidRPr="00D2722D">
        <w:rPr>
          <w:rFonts w:ascii="Times New Roman" w:hAnsi="Times New Roman" w:cs="Times New Roman"/>
          <w:sz w:val="24"/>
          <w:szCs w:val="24"/>
        </w:rPr>
        <w:t>is</w:t>
      </w:r>
      <w:r w:rsidR="00B903D5" w:rsidRPr="00D2722D">
        <w:rPr>
          <w:rFonts w:ascii="Times New Roman" w:hAnsi="Times New Roman" w:cs="Times New Roman"/>
          <w:sz w:val="24"/>
          <w:szCs w:val="24"/>
        </w:rPr>
        <w:t xml:space="preserve"> vital to making science-based decisions around </w:t>
      </w:r>
      <w:r w:rsidR="003B362C" w:rsidRPr="00D2722D">
        <w:rPr>
          <w:rFonts w:ascii="Times New Roman" w:hAnsi="Times New Roman" w:cs="Times New Roman"/>
          <w:sz w:val="24"/>
          <w:szCs w:val="24"/>
        </w:rPr>
        <w:t xml:space="preserve">regulations dictating antimicrobial usage. </w:t>
      </w:r>
      <w:r w:rsidR="00F8705B" w:rsidRPr="00D2722D">
        <w:rPr>
          <w:rFonts w:ascii="Times New Roman" w:hAnsi="Times New Roman" w:cs="Times New Roman"/>
          <w:sz w:val="24"/>
          <w:szCs w:val="24"/>
        </w:rPr>
        <w:t>I</w:t>
      </w:r>
      <w:r w:rsidR="0017438F" w:rsidRPr="00D2722D">
        <w:rPr>
          <w:rFonts w:ascii="Times New Roman" w:hAnsi="Times New Roman" w:cs="Times New Roman"/>
          <w:sz w:val="24"/>
          <w:szCs w:val="24"/>
        </w:rPr>
        <w:t xml:space="preserve">t is in the best interest of </w:t>
      </w:r>
      <w:r w:rsidR="00F314D5" w:rsidRPr="00D2722D">
        <w:rPr>
          <w:rFonts w:ascii="Times New Roman" w:hAnsi="Times New Roman" w:cs="Times New Roman"/>
          <w:sz w:val="24"/>
          <w:szCs w:val="24"/>
        </w:rPr>
        <w:t>the dairy industry</w:t>
      </w:r>
      <w:r w:rsidR="0017438F" w:rsidRPr="00D2722D">
        <w:rPr>
          <w:rFonts w:ascii="Times New Roman" w:hAnsi="Times New Roman" w:cs="Times New Roman"/>
          <w:sz w:val="24"/>
          <w:szCs w:val="24"/>
        </w:rPr>
        <w:t xml:space="preserve"> </w:t>
      </w:r>
      <w:r w:rsidR="00287B81" w:rsidRPr="00D2722D">
        <w:rPr>
          <w:rFonts w:ascii="Times New Roman" w:hAnsi="Times New Roman" w:cs="Times New Roman"/>
          <w:sz w:val="24"/>
          <w:szCs w:val="24"/>
        </w:rPr>
        <w:t xml:space="preserve">to </w:t>
      </w:r>
      <w:r w:rsidR="0046705D" w:rsidRPr="00D2722D">
        <w:rPr>
          <w:rFonts w:ascii="Times New Roman" w:hAnsi="Times New Roman" w:cs="Times New Roman"/>
          <w:sz w:val="24"/>
          <w:szCs w:val="24"/>
        </w:rPr>
        <w:t>maintain</w:t>
      </w:r>
      <w:r w:rsidR="00287B81" w:rsidRPr="00D2722D">
        <w:rPr>
          <w:rFonts w:ascii="Times New Roman" w:hAnsi="Times New Roman" w:cs="Times New Roman"/>
          <w:sz w:val="24"/>
          <w:szCs w:val="24"/>
        </w:rPr>
        <w:t xml:space="preserve"> effective antimicrobial treatments </w:t>
      </w:r>
      <w:r w:rsidR="0046705D" w:rsidRPr="00D2722D">
        <w:rPr>
          <w:rFonts w:ascii="Times New Roman" w:hAnsi="Times New Roman" w:cs="Times New Roman"/>
          <w:sz w:val="24"/>
          <w:szCs w:val="24"/>
        </w:rPr>
        <w:t>that</w:t>
      </w:r>
      <w:r w:rsidR="00287B81" w:rsidRPr="00D2722D">
        <w:rPr>
          <w:rFonts w:ascii="Times New Roman" w:hAnsi="Times New Roman" w:cs="Times New Roman"/>
          <w:sz w:val="24"/>
          <w:szCs w:val="24"/>
        </w:rPr>
        <w:t xml:space="preserve"> </w:t>
      </w:r>
      <w:r w:rsidR="0017438F" w:rsidRPr="00D2722D">
        <w:rPr>
          <w:rFonts w:ascii="Times New Roman" w:hAnsi="Times New Roman" w:cs="Times New Roman"/>
          <w:sz w:val="24"/>
          <w:szCs w:val="24"/>
        </w:rPr>
        <w:t>keep cows healthy, decreas</w:t>
      </w:r>
      <w:r w:rsidR="00F314D5" w:rsidRPr="00D2722D">
        <w:rPr>
          <w:rFonts w:ascii="Times New Roman" w:hAnsi="Times New Roman" w:cs="Times New Roman"/>
          <w:sz w:val="24"/>
          <w:szCs w:val="24"/>
        </w:rPr>
        <w:t>e</w:t>
      </w:r>
      <w:r w:rsidR="0017438F" w:rsidRPr="00D2722D">
        <w:rPr>
          <w:rFonts w:ascii="Times New Roman" w:hAnsi="Times New Roman" w:cs="Times New Roman"/>
          <w:sz w:val="24"/>
          <w:szCs w:val="24"/>
        </w:rPr>
        <w:t xml:space="preserve"> </w:t>
      </w:r>
      <w:r w:rsidR="00287B81" w:rsidRPr="00D2722D">
        <w:rPr>
          <w:rFonts w:ascii="Times New Roman" w:hAnsi="Times New Roman" w:cs="Times New Roman"/>
          <w:sz w:val="24"/>
          <w:szCs w:val="24"/>
        </w:rPr>
        <w:t xml:space="preserve">animal </w:t>
      </w:r>
      <w:r w:rsidR="0017438F" w:rsidRPr="00D2722D">
        <w:rPr>
          <w:rFonts w:ascii="Times New Roman" w:hAnsi="Times New Roman" w:cs="Times New Roman"/>
          <w:sz w:val="24"/>
          <w:szCs w:val="24"/>
        </w:rPr>
        <w:t>suffering,</w:t>
      </w:r>
      <w:r w:rsidR="00287B81" w:rsidRPr="00D2722D">
        <w:rPr>
          <w:rFonts w:ascii="Times New Roman" w:hAnsi="Times New Roman" w:cs="Times New Roman"/>
          <w:sz w:val="24"/>
          <w:szCs w:val="24"/>
        </w:rPr>
        <w:t xml:space="preserve"> minimize production expenses for livestock producers, and </w:t>
      </w:r>
      <w:r w:rsidR="00A25179" w:rsidRPr="00D2722D">
        <w:rPr>
          <w:rFonts w:ascii="Times New Roman" w:hAnsi="Times New Roman" w:cs="Times New Roman"/>
          <w:sz w:val="24"/>
          <w:szCs w:val="24"/>
        </w:rPr>
        <w:t xml:space="preserve">allow </w:t>
      </w:r>
      <w:r w:rsidR="00563B4D" w:rsidRPr="00D2722D">
        <w:rPr>
          <w:rFonts w:ascii="Times New Roman" w:hAnsi="Times New Roman" w:cs="Times New Roman"/>
          <w:sz w:val="24"/>
          <w:szCs w:val="24"/>
        </w:rPr>
        <w:t xml:space="preserve">dairy </w:t>
      </w:r>
      <w:r w:rsidR="00A25179" w:rsidRPr="00D2722D">
        <w:rPr>
          <w:rFonts w:ascii="Times New Roman" w:hAnsi="Times New Roman" w:cs="Times New Roman"/>
          <w:sz w:val="24"/>
          <w:szCs w:val="24"/>
        </w:rPr>
        <w:t>cows to produce a high-quality product.</w:t>
      </w:r>
    </w:p>
    <w:p w14:paraId="21DC0E58" w14:textId="77777777" w:rsidR="0088755C" w:rsidRDefault="0088755C" w:rsidP="00D2722D">
      <w:pPr>
        <w:spacing w:line="480" w:lineRule="auto"/>
        <w:ind w:firstLine="360"/>
        <w:rPr>
          <w:rFonts w:ascii="Times New Roman" w:hAnsi="Times New Roman" w:cs="Times New Roman"/>
          <w:sz w:val="24"/>
          <w:szCs w:val="24"/>
        </w:rPr>
      </w:pPr>
    </w:p>
    <w:p w14:paraId="7BF17E10" w14:textId="77777777" w:rsidR="00EC3AB1" w:rsidRDefault="00EC3AB1" w:rsidP="00D2722D">
      <w:pPr>
        <w:spacing w:line="480" w:lineRule="auto"/>
        <w:ind w:firstLine="360"/>
        <w:rPr>
          <w:rFonts w:ascii="Times New Roman" w:hAnsi="Times New Roman" w:cs="Times New Roman"/>
          <w:sz w:val="24"/>
          <w:szCs w:val="24"/>
        </w:rPr>
      </w:pPr>
    </w:p>
    <w:p w14:paraId="436A5BA7" w14:textId="77777777" w:rsidR="00EC3AB1" w:rsidRDefault="00EC3AB1" w:rsidP="00D2722D">
      <w:pPr>
        <w:spacing w:line="480" w:lineRule="auto"/>
        <w:ind w:firstLine="360"/>
        <w:rPr>
          <w:rFonts w:ascii="Times New Roman" w:hAnsi="Times New Roman" w:cs="Times New Roman"/>
          <w:sz w:val="24"/>
          <w:szCs w:val="24"/>
        </w:rPr>
      </w:pPr>
    </w:p>
    <w:p w14:paraId="1D27E967" w14:textId="77777777" w:rsidR="00EC3AB1" w:rsidRDefault="00EC3AB1" w:rsidP="00D2722D">
      <w:pPr>
        <w:spacing w:line="480" w:lineRule="auto"/>
        <w:ind w:firstLine="360"/>
        <w:rPr>
          <w:rFonts w:ascii="Times New Roman" w:hAnsi="Times New Roman" w:cs="Times New Roman"/>
          <w:sz w:val="24"/>
          <w:szCs w:val="24"/>
        </w:rPr>
      </w:pPr>
    </w:p>
    <w:p w14:paraId="42488013" w14:textId="77777777" w:rsidR="00EC3AB1" w:rsidRDefault="00EC3AB1" w:rsidP="00D2722D">
      <w:pPr>
        <w:spacing w:line="480" w:lineRule="auto"/>
        <w:ind w:firstLine="360"/>
        <w:rPr>
          <w:rFonts w:ascii="Times New Roman" w:hAnsi="Times New Roman" w:cs="Times New Roman"/>
          <w:sz w:val="24"/>
          <w:szCs w:val="24"/>
        </w:rPr>
      </w:pPr>
    </w:p>
    <w:p w14:paraId="29E8568B" w14:textId="77777777" w:rsidR="00EC3AB1" w:rsidRPr="00D2722D" w:rsidRDefault="00EC3AB1" w:rsidP="00D2722D">
      <w:pPr>
        <w:spacing w:line="480" w:lineRule="auto"/>
        <w:ind w:firstLine="360"/>
        <w:rPr>
          <w:rFonts w:ascii="Times New Roman" w:hAnsi="Times New Roman" w:cs="Times New Roman"/>
          <w:sz w:val="24"/>
          <w:szCs w:val="24"/>
        </w:rPr>
      </w:pPr>
    </w:p>
    <w:p w14:paraId="5EE8EF59" w14:textId="12BEFB0D" w:rsidR="00CA2CA0" w:rsidRPr="004E548D" w:rsidRDefault="004E548D" w:rsidP="004E548D">
      <w:pPr>
        <w:spacing w:after="0" w:line="480" w:lineRule="auto"/>
        <w:rPr>
          <w:rFonts w:ascii="Times New Roman" w:hAnsi="Times New Roman" w:cs="Times New Roman"/>
          <w:b/>
          <w:bCs/>
          <w:i/>
          <w:iCs/>
          <w:sz w:val="24"/>
          <w:szCs w:val="24"/>
        </w:rPr>
      </w:pPr>
      <w:r w:rsidRPr="00C66983">
        <w:rPr>
          <w:rFonts w:ascii="Times New Roman" w:hAnsi="Times New Roman" w:cs="Times New Roman"/>
          <w:b/>
          <w:bCs/>
          <w:i/>
          <w:iCs/>
          <w:sz w:val="24"/>
          <w:szCs w:val="24"/>
        </w:rPr>
        <w:t>References</w:t>
      </w:r>
    </w:p>
    <w:p w14:paraId="7AA826DC" w14:textId="0BAF8F5B" w:rsidR="00BC7A89" w:rsidRPr="00BC7A89" w:rsidRDefault="00BC7A89" w:rsidP="00BC7A89">
      <w:pPr>
        <w:pStyle w:val="EndNoteBibliography"/>
        <w:spacing w:after="360"/>
      </w:pPr>
      <w:r w:rsidRPr="00BC7A89">
        <w:t>Adkins, P. R. F., L. M. Placheta, M. R. Borchers, J. M. Bewley, and J. R. Middleton. 2022. Distribution of staphylococcal and mammaliicoccal species from compost-bedded pack or sand-bedded freestall dairy farms. J Dairy Sci 105(7):6261-6270.</w:t>
      </w:r>
    </w:p>
    <w:p w14:paraId="2A2CAAF9" w14:textId="77777777" w:rsidR="00BC7A89" w:rsidRPr="00BC7A89" w:rsidRDefault="00BC7A89" w:rsidP="00BC7A89">
      <w:pPr>
        <w:pStyle w:val="EndNoteBibliography"/>
        <w:spacing w:after="360"/>
      </w:pPr>
      <w:r w:rsidRPr="00BC7A89">
        <w:t xml:space="preserve">Alexander, T. W., L. J. Yanke, E. Topp, M. E. Olson, R. R. Read, D. W. Morck, and T. A. McAllister. 2008. Effect of subtherapeutic administration of antibiotics on the prevalence of antibiotic-resistant </w:t>
      </w:r>
      <w:r w:rsidRPr="00D1134A">
        <w:rPr>
          <w:i/>
          <w:iCs/>
        </w:rPr>
        <w:t>Escherichia coli</w:t>
      </w:r>
      <w:r w:rsidRPr="00BC7A89">
        <w:t xml:space="preserve"> bacteria in feedlot cattle. Appl Environ Microbiol 74(14):4405-4416.</w:t>
      </w:r>
    </w:p>
    <w:p w14:paraId="5B464F99" w14:textId="77777777" w:rsidR="00BC7A89" w:rsidRPr="00BC7A89" w:rsidRDefault="00BC7A89" w:rsidP="00BC7A89">
      <w:pPr>
        <w:pStyle w:val="EndNoteBibliography"/>
        <w:spacing w:after="360"/>
      </w:pPr>
      <w:r w:rsidRPr="00BC7A89">
        <w:t>Barkema, H. W., Y. H. Schukken, T. J. Lam, M. L. Beiboer, G. Benedictus, and A. Brand. 1998. Management practices associated with low, medium, and high somatic cell counts in bulk milk. J. Dairy Sci 81(7):1917-1927.</w:t>
      </w:r>
    </w:p>
    <w:p w14:paraId="5532ED26" w14:textId="77777777" w:rsidR="00BC7A89" w:rsidRPr="00BC7A89" w:rsidRDefault="00BC7A89" w:rsidP="00BC7A89">
      <w:pPr>
        <w:pStyle w:val="EndNoteBibliography"/>
        <w:spacing w:after="360"/>
      </w:pPr>
      <w:r w:rsidRPr="00BC7A89">
        <w:t xml:space="preserve">Bennedsgaard, T. W., S. M. Thamsborg, F. M. Aarestrup, C. Enevoldsen, M. Vaarst, and A. B. Christoffersen. 2006. Resistance to penicillin of </w:t>
      </w:r>
      <w:r w:rsidRPr="00D1134A">
        <w:rPr>
          <w:i/>
          <w:iCs/>
        </w:rPr>
        <w:t>Staphylococcus aureus</w:t>
      </w:r>
      <w:r w:rsidRPr="00BC7A89">
        <w:t xml:space="preserve"> isolates from cows with high somatic cell counts in organic and conventional dairy herds in Denmark. Acta Vet Scand 48(1):24.</w:t>
      </w:r>
    </w:p>
    <w:p w14:paraId="016DCBA5" w14:textId="77777777" w:rsidR="00BC7A89" w:rsidRPr="00BC7A89" w:rsidRDefault="00BC7A89" w:rsidP="00BC7A89">
      <w:pPr>
        <w:pStyle w:val="EndNoteBibliography"/>
        <w:spacing w:after="360"/>
      </w:pPr>
      <w:r w:rsidRPr="00BC7A89">
        <w:t xml:space="preserve">Berge, A. C., W. B. Epperson, and R. H. Pritchard. 2005. Assessing the effect of a single dose florfenicol treatment in feedlot cattle on the antimicrobial resistance patterns in faecal </w:t>
      </w:r>
      <w:r w:rsidRPr="00D1134A">
        <w:rPr>
          <w:i/>
          <w:iCs/>
        </w:rPr>
        <w:t>Escherichia coli</w:t>
      </w:r>
      <w:r w:rsidRPr="00BC7A89">
        <w:t>. Vet Res 36(5-6):723-734.</w:t>
      </w:r>
    </w:p>
    <w:p w14:paraId="635ACB6A" w14:textId="77777777" w:rsidR="00BC7A89" w:rsidRPr="00BC7A89" w:rsidRDefault="00BC7A89" w:rsidP="00BC7A89">
      <w:pPr>
        <w:pStyle w:val="EndNoteBibliography"/>
        <w:spacing w:after="360"/>
      </w:pPr>
      <w:r w:rsidRPr="00BC7A89">
        <w:t xml:space="preserve">Bombyk, R. A., A. L. Bykowski, C. E. Draper, E. J. Savelkoul, L. R. Sullivan, and T. J. Wyckoff. 2008. Comparison of types and antimicrobial susceptibility of </w:t>
      </w:r>
      <w:r w:rsidRPr="001D0388">
        <w:rPr>
          <w:i/>
          <w:iCs/>
        </w:rPr>
        <w:t>Staphylococcus</w:t>
      </w:r>
      <w:r w:rsidRPr="00BC7A89">
        <w:t xml:space="preserve"> from conventional and organic dairies in west-central Minnesota, USA. J Appl Microbiol 104(6):1726-1731.</w:t>
      </w:r>
    </w:p>
    <w:p w14:paraId="378F5786" w14:textId="77777777" w:rsidR="00BC7A89" w:rsidRPr="00BC7A89" w:rsidRDefault="00BC7A89" w:rsidP="00BC7A89">
      <w:pPr>
        <w:pStyle w:val="EndNoteBibliography"/>
        <w:spacing w:after="360"/>
      </w:pPr>
      <w:r w:rsidRPr="00BC7A89">
        <w:t>Busato, A., P. Trachsel, M. Schällibaum, and J. W. Blum. 2000. Udder health and risk factors for subclinical mastitis in organic dairy farms in Switzerland. Prev Vet Med 44(3-4):205-220.</w:t>
      </w:r>
    </w:p>
    <w:p w14:paraId="69D073E1" w14:textId="77777777" w:rsidR="00BC7A89" w:rsidRPr="00BC7A89" w:rsidRDefault="00BC7A89" w:rsidP="00BC7A89">
      <w:pPr>
        <w:pStyle w:val="EndNoteBibliography"/>
        <w:spacing w:after="360"/>
      </w:pPr>
      <w:r w:rsidRPr="00BC7A89">
        <w:t>Call, D. R., M. A. Davis, and A. A. Sawant. 2008. Antimicrobial resistance in beef and dairy cattle production. Anim Health Res Rev 9(2):159-167.</w:t>
      </w:r>
    </w:p>
    <w:p w14:paraId="5D0E0F16" w14:textId="77777777" w:rsidR="00BC7A89" w:rsidRPr="00BC7A89" w:rsidRDefault="00BC7A89" w:rsidP="00BC7A89">
      <w:pPr>
        <w:pStyle w:val="EndNoteBibliography"/>
        <w:spacing w:after="360"/>
      </w:pPr>
      <w:r w:rsidRPr="00BC7A89">
        <w:lastRenderedPageBreak/>
        <w:t>Chambers, H. F. 2001. Antimicrobial agents: General considerations. Pages 1143-1170 in Goodman &amp; Gilman's: The Pharmacological Basis of Therapeutics, 13e. J. G. Hardman, Limbird,  L.E., ed. McGraw-Hill Education, New York, NY.</w:t>
      </w:r>
    </w:p>
    <w:p w14:paraId="2F0C4998" w14:textId="77777777" w:rsidR="00BC7A89" w:rsidRPr="00BC7A89" w:rsidRDefault="00BC7A89" w:rsidP="00BC7A89">
      <w:pPr>
        <w:pStyle w:val="EndNoteBibliography"/>
        <w:spacing w:after="360"/>
      </w:pPr>
      <w:r w:rsidRPr="00BC7A89">
        <w:t xml:space="preserve">Cicconi-Hogan, K. M., N. Belomestnykh, M. Gamroth, P. L. Ruegg, L. Tikofsky, and Y. H. Schukken. 2014. Short communication: Prevalence of methicillin resistance in coagulase-negative staphylococci and </w:t>
      </w:r>
      <w:r w:rsidRPr="001D0388">
        <w:rPr>
          <w:i/>
          <w:iCs/>
        </w:rPr>
        <w:t>Staphylococcus aureus</w:t>
      </w:r>
      <w:r w:rsidRPr="00BC7A89">
        <w:t xml:space="preserve"> isolated from bulk milk on organic and conventional dairy farms in the United States. J Dairy Sci 97(5):2959-2964.</w:t>
      </w:r>
    </w:p>
    <w:p w14:paraId="40929447" w14:textId="77777777" w:rsidR="00BC7A89" w:rsidRPr="00BC7A89" w:rsidRDefault="00BC7A89" w:rsidP="00BC7A89">
      <w:pPr>
        <w:pStyle w:val="EndNoteBibliography"/>
        <w:spacing w:after="360"/>
      </w:pPr>
      <w:r w:rsidRPr="00BC7A89">
        <w:t>Condas, L. A. Z., J. De Buck, D. B. Nobrega, D. A. Carson, S. Naushad, S. De Vliegher, R. N. Zadoks, J. R. Middleton, S. Dufour, J. P. Kastelic, and H. W. Barkema. 2017a. Prevalence of non-</w:t>
      </w:r>
      <w:r w:rsidRPr="001D0388">
        <w:rPr>
          <w:i/>
          <w:iCs/>
        </w:rPr>
        <w:t>aureus</w:t>
      </w:r>
      <w:r w:rsidRPr="00BC7A89">
        <w:t xml:space="preserve"> staphylococci species causing intramammary infections in Canadian dairy herds. J Dairy Sci 100(7):5592-5612.</w:t>
      </w:r>
    </w:p>
    <w:p w14:paraId="25BDEF24" w14:textId="77777777" w:rsidR="00BC7A89" w:rsidRPr="00BC7A89" w:rsidRDefault="00BC7A89" w:rsidP="00BC7A89">
      <w:pPr>
        <w:pStyle w:val="EndNoteBibliography"/>
        <w:spacing w:after="360"/>
      </w:pPr>
      <w:r w:rsidRPr="00BC7A89">
        <w:t>Condas, L. A. Z., J. De Buck, D. B. Nobrega, D. A. Carson, J. P. Roy, G. P. Keefe, T. J. DeVries, J. R. Middleton, S. Dufour, and H. W. Barkema. 2017b. Distribution of non-</w:t>
      </w:r>
      <w:r w:rsidRPr="001D0388">
        <w:rPr>
          <w:i/>
          <w:iCs/>
        </w:rPr>
        <w:t>aureus</w:t>
      </w:r>
      <w:r w:rsidRPr="00BC7A89">
        <w:t xml:space="preserve"> staphylococci species in udder quarters with low and high somatic cell count, and clinical mastitis. J Dairy Sci 100(7):5613-5627.</w:t>
      </w:r>
    </w:p>
    <w:p w14:paraId="14C3BD99" w14:textId="77777777" w:rsidR="00BC7A89" w:rsidRPr="00BC7A89" w:rsidRDefault="00BC7A89" w:rsidP="00BC7A89">
      <w:pPr>
        <w:pStyle w:val="EndNoteBibliography"/>
        <w:spacing w:after="360"/>
      </w:pPr>
      <w:r w:rsidRPr="00BC7A89">
        <w:t>Cuny, C., P. Arnold, J. Hermes, T. Eckmanns, J. Mehraj, S. Schoenfelder, W. Ziebuhr, Q. Zhao, Y. Wang, A. T. Feßler, G. Krause, S. Schwarz, and W. Witte. 2017. Occurrence of cfr-mediated multiresistance in staphylococci from veal calves and pigs, from humans at the corresponding farms, and from veterinarians and their family members. Vet Microbiol 200:88-94.</w:t>
      </w:r>
    </w:p>
    <w:p w14:paraId="7AA71849" w14:textId="4EFE5C7F" w:rsidR="00BC7A89" w:rsidRPr="00BC7A89" w:rsidRDefault="00BC7A89" w:rsidP="00BC7A89">
      <w:pPr>
        <w:pStyle w:val="EndNoteBibliography"/>
        <w:spacing w:after="360"/>
      </w:pPr>
      <w:r w:rsidRPr="00BC7A89">
        <w:t>De Buck, J., V. Ha, S. Naushad, D. B. Nobrega, C. Luby, J. R. Middleton, S. De Vliegher, and H. W. Barkema. 2021. Non-</w:t>
      </w:r>
      <w:r w:rsidR="00664B66" w:rsidRPr="00664B66">
        <w:rPr>
          <w:i/>
        </w:rPr>
        <w:t>aureus</w:t>
      </w:r>
      <w:r w:rsidRPr="00BC7A89">
        <w:t xml:space="preserve"> Staphylococci and Bovine Udder Health: Current Understanding and Knowledge Gaps. Frontiers in Veterinary Science 8.</w:t>
      </w:r>
    </w:p>
    <w:p w14:paraId="58F2C33A" w14:textId="77777777" w:rsidR="00BC7A89" w:rsidRPr="00BC7A89" w:rsidRDefault="00BC7A89" w:rsidP="00BC7A89">
      <w:pPr>
        <w:pStyle w:val="EndNoteBibliography"/>
        <w:spacing w:after="360"/>
      </w:pPr>
      <w:r w:rsidRPr="00BC7A89">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1E9C3D7A" w14:textId="77777777" w:rsidR="00BC7A89" w:rsidRPr="00BC7A89" w:rsidRDefault="00BC7A89" w:rsidP="00BC7A89">
      <w:pPr>
        <w:pStyle w:val="EndNoteBibliography"/>
        <w:spacing w:after="360"/>
      </w:pPr>
      <w:r w:rsidRPr="00BC7A89">
        <w:t>De Visscher, A., S. Piepers, F. Haesebrouck, and S. De Vliegher. 2016. Intramammary infection with coagulase-negative staphylococci at parturition: Species-specific prevalence, risk factors, and effect on udder health. J Dairy Sci 99(8):6457-6469.</w:t>
      </w:r>
    </w:p>
    <w:p w14:paraId="100399D0" w14:textId="77777777" w:rsidR="00BC7A89" w:rsidRPr="00BC7A89" w:rsidRDefault="00BC7A89" w:rsidP="00BC7A89">
      <w:pPr>
        <w:pStyle w:val="EndNoteBibliography"/>
        <w:spacing w:after="360"/>
      </w:pPr>
      <w:r w:rsidRPr="00BC7A89">
        <w:t xml:space="preserve">De Visscher, A., S. Piepers, F. Haesebrouck, K. Supre, and S. De Vliegher. 2017. Coagulase-negative </w:t>
      </w:r>
      <w:r w:rsidRPr="005619B0">
        <w:rPr>
          <w:i/>
          <w:iCs/>
        </w:rPr>
        <w:t>Staphylococcus</w:t>
      </w:r>
      <w:r w:rsidRPr="00BC7A89">
        <w:t xml:space="preserve"> species in bulk milk: Prevalence, distribution, and associated subgroup- and species-specific risk factors. J Dairy Sci 100(1):629-642.</w:t>
      </w:r>
    </w:p>
    <w:p w14:paraId="48296EC3" w14:textId="77777777" w:rsidR="00BC7A89" w:rsidRPr="00BC7A89" w:rsidRDefault="00BC7A89" w:rsidP="00BC7A89">
      <w:pPr>
        <w:pStyle w:val="EndNoteBibliography"/>
        <w:spacing w:after="360"/>
      </w:pPr>
      <w:r w:rsidRPr="00BC7A89">
        <w:t>Dimitri, C. and R. Nehring. 2022. Thirty years of organic dairy in the United States: the influences of farms, the market and the organic regulation. Renewable Agriculture and Food Systems 37(6):588-602.</w:t>
      </w:r>
    </w:p>
    <w:p w14:paraId="238CE2AE" w14:textId="77777777" w:rsidR="00BC7A89" w:rsidRPr="00BC7A89" w:rsidRDefault="00BC7A89" w:rsidP="00BC7A89">
      <w:pPr>
        <w:pStyle w:val="EndNoteBibliography"/>
        <w:spacing w:after="360"/>
      </w:pPr>
      <w:r w:rsidRPr="00BC7A89">
        <w:lastRenderedPageBreak/>
        <w:t>Dolder, C., B. H. P. van den Borne, J. Traversari, A. Thomann, V. Perreten, and M. Bodmer. 2017. Quarter- and cow-level risk factors for intramammary infection with coagulase-negative staphylococci species in Swiss dairy cows. J Dairy Sci 100(7):5653-5663.</w:t>
      </w:r>
    </w:p>
    <w:p w14:paraId="46EFD0E4" w14:textId="4DDAD7B7" w:rsidR="00BC7A89" w:rsidRPr="00BC7A89" w:rsidRDefault="00BC7A89" w:rsidP="00BC7A89">
      <w:pPr>
        <w:pStyle w:val="EndNoteBibliography"/>
        <w:spacing w:after="360"/>
      </w:pPr>
      <w:r w:rsidRPr="00BC7A89">
        <w:t xml:space="preserve">European Commission: Organic production and products. 2024. Accessed June 7, 2024. </w:t>
      </w:r>
      <w:r w:rsidRPr="004E548D">
        <w:t>https://agriculture.ec.europa.eu/farming/organic-farming/organic-production-and-products_en</w:t>
      </w:r>
      <w:r w:rsidRPr="00BC7A89">
        <w:t>.</w:t>
      </w:r>
    </w:p>
    <w:p w14:paraId="098DD0C9" w14:textId="2A3F6B76" w:rsidR="00BC7A89" w:rsidRPr="00BC7A89" w:rsidRDefault="00BC7A89" w:rsidP="00BC7A89">
      <w:pPr>
        <w:pStyle w:val="EndNoteBibliography"/>
        <w:spacing w:after="360"/>
      </w:pPr>
      <w:r w:rsidRPr="00BC7A89">
        <w:t xml:space="preserve">FARM. 2020. Farmers Asssuring Responsible Management: Milk and dairy beef drug residue prevention reference manual 2020. Accessed July 15, 2024. </w:t>
      </w:r>
      <w:r w:rsidRPr="004E548D">
        <w:t>https://nationaldairyfarm.com/wp-content/uploads/2018/10/DRM2020-Web.pdf</w:t>
      </w:r>
      <w:r w:rsidRPr="00BC7A89">
        <w:t>.</w:t>
      </w:r>
    </w:p>
    <w:p w14:paraId="5D35B4B3" w14:textId="77777777" w:rsidR="00BC7A89" w:rsidRPr="00BC7A89" w:rsidRDefault="00BC7A89" w:rsidP="00BC7A89">
      <w:pPr>
        <w:pStyle w:val="EndNoteBibliography"/>
        <w:spacing w:after="360"/>
      </w:pPr>
      <w:r w:rsidRPr="00BC7A89">
        <w:t>Fergestad, M. E., A. De Visscher, T. L'Abee-Lund, C. N. Tchamba, J. G. Mainil, D. Thiry, S. De Vliegher, and Y. Wasteson. 2021. Antimicrobial resistance and virulence characteristics in 3 collections of staphylococci from bovine milk samples. J. Dairy Sci. 104(9):10250-10267.</w:t>
      </w:r>
    </w:p>
    <w:p w14:paraId="50EBDFD5" w14:textId="77777777" w:rsidR="00BC7A89" w:rsidRPr="00BC7A89" w:rsidRDefault="00BC7A89" w:rsidP="00BC7A89">
      <w:pPr>
        <w:pStyle w:val="EndNoteBibliography"/>
        <w:spacing w:after="360"/>
      </w:pPr>
      <w:r w:rsidRPr="00BC7A89">
        <w:t xml:space="preserve">Feßler, A., K. Kadlec, Y. Wang, W.-J. Zhang, C. Wu, J. Shen, and S. Schwarz. 2018. Small Antimicrobial Resistance Plasmids in Livestock-Associated Methicillin-Resistant </w:t>
      </w:r>
      <w:r w:rsidRPr="005619B0">
        <w:rPr>
          <w:i/>
          <w:iCs/>
        </w:rPr>
        <w:t>Staphylococcus aureus</w:t>
      </w:r>
      <w:r w:rsidRPr="00BC7A89">
        <w:t xml:space="preserve"> CC398. Frontiers in Microbiology 9.</w:t>
      </w:r>
    </w:p>
    <w:p w14:paraId="763575DA" w14:textId="77777777" w:rsidR="00BC7A89" w:rsidRPr="00BC7A89" w:rsidRDefault="00BC7A89" w:rsidP="00BC7A89">
      <w:pPr>
        <w:pStyle w:val="EndNoteBibliography"/>
        <w:spacing w:after="360"/>
      </w:pPr>
      <w:r w:rsidRPr="00BC7A89">
        <w:t xml:space="preserve">Freu, G., T. Tomazi, A. F. S. Filho, M. B. Heinemann, and M. V. Dos Santos. 2022. Antimicrobial Resistance and Molecular Characterization of </w:t>
      </w:r>
      <w:r w:rsidRPr="005619B0">
        <w:rPr>
          <w:i/>
          <w:iCs/>
        </w:rPr>
        <w:t>Staphylococcus aureus</w:t>
      </w:r>
      <w:r w:rsidRPr="00BC7A89">
        <w:t xml:space="preserve"> Recovered from Cows with Clinical Mastitis in Dairy Herds from Southeastern Brazil. Antibiotics 11(4):424.</w:t>
      </w:r>
    </w:p>
    <w:p w14:paraId="11C012FD" w14:textId="77777777" w:rsidR="00BC7A89" w:rsidRPr="00BC7A89" w:rsidRDefault="00BC7A89" w:rsidP="00BC7A89">
      <w:pPr>
        <w:pStyle w:val="EndNoteBibliography"/>
        <w:spacing w:after="360"/>
      </w:pPr>
      <w:r w:rsidRPr="00BC7A89">
        <w:t>Garmo, R. T., S. Waage, S. Sviland, B. I. Henriksen, O. Østerås, and O. Reksen. 2010. Reproductive Performance, Udder Health, and Antibiotic Resistance in Mastitis Bacteria isolated from Norwegian Red cows in Conventional and Organic Farming. Acta Veterinaria Scandinavica 52(1):11.</w:t>
      </w:r>
    </w:p>
    <w:p w14:paraId="3A47C785" w14:textId="77777777" w:rsidR="00BC7A89" w:rsidRPr="00BC7A89" w:rsidRDefault="00BC7A89" w:rsidP="00BC7A89">
      <w:pPr>
        <w:pStyle w:val="EndNoteBibliography"/>
        <w:spacing w:after="360"/>
      </w:pPr>
      <w:r w:rsidRPr="00BC7A89">
        <w:t xml:space="preserve">Garrine, M., S. S. Costa, A. Messa, S. Massora, D. Vubil, S. Ácacio, T. Nhampossa, Q. Bassat, I. Mandomando, and I. Couto. 2023. Antimicrobial resistance and clonality of </w:t>
      </w:r>
      <w:r w:rsidRPr="005619B0">
        <w:rPr>
          <w:i/>
          <w:iCs/>
        </w:rPr>
        <w:t>Staphylococcus aureus</w:t>
      </w:r>
      <w:r w:rsidRPr="00BC7A89">
        <w:t xml:space="preserve"> causing bacteraemia in children admitted to the Manhiça District Hospital, Mozambique, over two decades. Frontiers in Microbiology 14.</w:t>
      </w:r>
    </w:p>
    <w:p w14:paraId="7106B8AD" w14:textId="77777777" w:rsidR="00BC7A89" w:rsidRPr="00BC7A89" w:rsidRDefault="00BC7A89" w:rsidP="00BC7A89">
      <w:pPr>
        <w:pStyle w:val="EndNoteBibliography"/>
        <w:spacing w:after="360"/>
      </w:pPr>
      <w:r w:rsidRPr="00BC7A89">
        <w:t>Grodkowski, G., M. Gołębiewski, J. Slósarz, K. Grodkowska, P. Kostusiak, T. Sakowski, and K. Puppel. 2023. Organic Milk Production and Dairy Farming Constraints and Prospects under the Laws of the European Union. Animals 13(9):1457.</w:t>
      </w:r>
    </w:p>
    <w:p w14:paraId="3A4603A4" w14:textId="77777777" w:rsidR="00BC7A89" w:rsidRPr="00BC7A89" w:rsidRDefault="00BC7A89" w:rsidP="00BC7A89">
      <w:pPr>
        <w:pStyle w:val="EndNoteBibliography"/>
        <w:spacing w:after="360"/>
      </w:pPr>
      <w:r w:rsidRPr="00BC7A89">
        <w:t xml:space="preserve">Hogan, J. S., D. G. White, and J. W. Pankey. 1987. Effects of teat dipping on intramammary infections by staphylococci other than </w:t>
      </w:r>
      <w:r w:rsidRPr="00723C7F">
        <w:rPr>
          <w:i/>
          <w:iCs/>
        </w:rPr>
        <w:t>Staphylococcus aureus</w:t>
      </w:r>
      <w:r w:rsidRPr="00BC7A89">
        <w:t>. J Dairy Sci 70(4):873-879.</w:t>
      </w:r>
    </w:p>
    <w:p w14:paraId="53301FFA" w14:textId="77777777" w:rsidR="00BC7A89" w:rsidRPr="00BC7A89" w:rsidRDefault="00BC7A89" w:rsidP="00BC7A89">
      <w:pPr>
        <w:pStyle w:val="EndNoteBibliography"/>
        <w:spacing w:after="360"/>
      </w:pPr>
      <w:r w:rsidRPr="00BC7A89">
        <w:t xml:space="preserve">Jenkins, S. N., E. Okello, P. V. Rossitto, T. W. Lehenbauer, J. Champagne, M. C. T. Penedo, A. G. Arruda, S. Godden, P. Rapnicki, P. J. Gorden, L. L. Timms, and S. S. Aly. 2019. Molecular </w:t>
      </w:r>
      <w:r w:rsidRPr="00BC7A89">
        <w:lastRenderedPageBreak/>
        <w:t xml:space="preserve">epidemiology of coagulase-negative </w:t>
      </w:r>
      <w:r w:rsidRPr="00723C7F">
        <w:rPr>
          <w:i/>
          <w:iCs/>
        </w:rPr>
        <w:t>Staphylococcus</w:t>
      </w:r>
      <w:r w:rsidRPr="00BC7A89">
        <w:t xml:space="preserve"> species isolated at different lactation stages from dairy cattle in the United States. PeerJ 7:e6749.</w:t>
      </w:r>
    </w:p>
    <w:p w14:paraId="22272B8F" w14:textId="77777777" w:rsidR="00BC7A89" w:rsidRPr="00BC7A89" w:rsidRDefault="00BC7A89" w:rsidP="00BC7A89">
      <w:pPr>
        <w:pStyle w:val="EndNoteBibliography"/>
        <w:spacing w:after="360"/>
      </w:pPr>
      <w:r w:rsidRPr="00BC7A89">
        <w:t xml:space="preserve">Khachatryan, A. R., T. E. Besser, and D. R. Call. 2008. The streptomycin-sulfadiazine-tetracycline antimicrobial resistance element of calf-adapted </w:t>
      </w:r>
      <w:r w:rsidRPr="00723C7F">
        <w:rPr>
          <w:i/>
          <w:iCs/>
        </w:rPr>
        <w:t>Escherichia coli</w:t>
      </w:r>
      <w:r w:rsidRPr="00BC7A89">
        <w:t xml:space="preserve"> is widely distributed among isolates from Washington state cattle. Appl Environ Microbiol 74(2):391-395.</w:t>
      </w:r>
    </w:p>
    <w:p w14:paraId="2BF601C1" w14:textId="77777777" w:rsidR="00BC7A89" w:rsidRPr="00BC7A89" w:rsidRDefault="00BC7A89" w:rsidP="00BC7A89">
      <w:pPr>
        <w:pStyle w:val="EndNoteBibliography"/>
        <w:spacing w:after="360"/>
      </w:pPr>
      <w:r w:rsidRPr="00BC7A89">
        <w:t xml:space="preserve">Khachatryan, A. R., T. E. Besser, D. D. Hancock, and D. R. Call. 2006a. Use of a nonmedicated dietary supplement correlates with increased prevalence of streptomycin-sulfa-tetracycline-resistant </w:t>
      </w:r>
      <w:r w:rsidRPr="00723C7F">
        <w:rPr>
          <w:i/>
          <w:iCs/>
        </w:rPr>
        <w:t>Escherichia coli</w:t>
      </w:r>
      <w:r w:rsidRPr="00BC7A89">
        <w:t xml:space="preserve"> on a dairy farm. Appl Environ Microbiol 72(7):4583-4588.</w:t>
      </w:r>
    </w:p>
    <w:p w14:paraId="285364CF" w14:textId="77777777" w:rsidR="00BC7A89" w:rsidRPr="00BC7A89" w:rsidRDefault="00BC7A89" w:rsidP="00BC7A89">
      <w:pPr>
        <w:pStyle w:val="EndNoteBibliography"/>
        <w:spacing w:after="360"/>
      </w:pPr>
      <w:r w:rsidRPr="00BC7A89">
        <w:t xml:space="preserve">Khachatryan, A. R., D. D. Hancock, T. E. Besser, and D. R. Call. 2004. Role of calf-adapted </w:t>
      </w:r>
      <w:r w:rsidRPr="00723C7F">
        <w:rPr>
          <w:i/>
          <w:iCs/>
        </w:rPr>
        <w:t>Escherichia coli</w:t>
      </w:r>
      <w:r w:rsidRPr="00BC7A89">
        <w:t xml:space="preserve"> in maintenance of antimicrobial drug resistance in dairy calves. Appl Environ Microbiol 70(2):752-757.</w:t>
      </w:r>
    </w:p>
    <w:p w14:paraId="6BF1F877" w14:textId="77777777" w:rsidR="00BC7A89" w:rsidRPr="00BC7A89" w:rsidRDefault="00BC7A89" w:rsidP="00BC7A89">
      <w:pPr>
        <w:pStyle w:val="EndNoteBibliography"/>
        <w:spacing w:after="360"/>
      </w:pPr>
      <w:r w:rsidRPr="00BC7A89">
        <w:t xml:space="preserve">Khachatryan, A. R., D. D. Hancock, T. E. Besser, and D. R. Call. 2006b. Antimicrobial drug resistance genes do not convey a secondary fitness advantage to calf-adapted </w:t>
      </w:r>
      <w:r w:rsidRPr="00723C7F">
        <w:rPr>
          <w:i/>
          <w:iCs/>
        </w:rPr>
        <w:t>Escherichia coli</w:t>
      </w:r>
      <w:r w:rsidRPr="00BC7A89">
        <w:t>. Appl Environ Microbiol 72(1):443-448.</w:t>
      </w:r>
    </w:p>
    <w:p w14:paraId="31DF30B9" w14:textId="77777777" w:rsidR="00BC7A89" w:rsidRPr="00BC7A89" w:rsidRDefault="00BC7A89" w:rsidP="00BC7A89">
      <w:pPr>
        <w:pStyle w:val="EndNoteBibliography"/>
        <w:spacing w:after="360"/>
      </w:pPr>
      <w:r w:rsidRPr="00BC7A89">
        <w:t xml:space="preserve">Khazandi, M., A. A. Al-Farha, G. W. Coombs, M. O'Dea, S. Pang, D. J. Trott, R. R. Aviles, F. Hemmatzadeh, H. Venter, A. D. Ogunniyi, A. Hoare, S. Abraham, and K. R. Petrovski. 2018. Genomic characterization of coagulase-negative staphylococci including methicillin-resistant </w:t>
      </w:r>
      <w:r w:rsidRPr="00723C7F">
        <w:rPr>
          <w:i/>
          <w:iCs/>
        </w:rPr>
        <w:t>Staphylococcus sciuri</w:t>
      </w:r>
      <w:r w:rsidRPr="00BC7A89">
        <w:t xml:space="preserve"> causing bovine mastitis. Vet Microbiol 219:17-22.</w:t>
      </w:r>
    </w:p>
    <w:p w14:paraId="5A766B8C" w14:textId="77777777" w:rsidR="00BC7A89" w:rsidRPr="00BC7A89" w:rsidRDefault="00BC7A89" w:rsidP="00BC7A89">
      <w:pPr>
        <w:pStyle w:val="EndNoteBibliography"/>
        <w:spacing w:after="360"/>
      </w:pPr>
      <w:r w:rsidRPr="00BC7A89">
        <w:t>Kim, S. J., D. C. Moon, S. C. Park, H. Y. Kang, S. H. Na, and S. K. Lim. 2019. Antimicrobial resistance and genetic characterization of coagulase-negative staphylococci from bovine mastitis milk samples in Korea. J Dairy Sci 102(12):11439-11448.</w:t>
      </w:r>
    </w:p>
    <w:p w14:paraId="7840C59D" w14:textId="77777777" w:rsidR="00BC7A89" w:rsidRPr="00BC7A89" w:rsidRDefault="00BC7A89" w:rsidP="00BC7A89">
      <w:pPr>
        <w:pStyle w:val="EndNoteBibliography"/>
        <w:spacing w:after="360"/>
      </w:pPr>
      <w:r w:rsidRPr="00BC7A89">
        <w:t>Klement, E., M. Chaffer, G. Leitner, A. Shwimmer, S. Friedman, A. Saran, and N. Shpigel. 2005. Assessment of accuracy of disk diffusion tests for the determination of antimicrobial susceptibility of common bovine mastitis pathogens: a novel approach. Microb Drug Resist 11(4):342-350.</w:t>
      </w:r>
    </w:p>
    <w:p w14:paraId="46190B9B" w14:textId="77777777" w:rsidR="00BC7A89" w:rsidRPr="00BC7A89" w:rsidRDefault="00BC7A89" w:rsidP="00BC7A89">
      <w:pPr>
        <w:pStyle w:val="EndNoteBibliography"/>
        <w:spacing w:after="360"/>
      </w:pPr>
      <w:r w:rsidRPr="00BC7A89">
        <w:t>Kolar, Q. K., J. L. Goncalves, R. J. Erskine, and P. L. Ruegg. 2024. Comparison of Minimum Inhibitory Concentrations of Selected Antimicrobials for Non-</w:t>
      </w:r>
      <w:r w:rsidRPr="00723C7F">
        <w:rPr>
          <w:i/>
          <w:iCs/>
        </w:rPr>
        <w:t>Aureus</w:t>
      </w:r>
      <w:r w:rsidRPr="00BC7A89">
        <w:t xml:space="preserve"> Staphylococci, Enterococci, Lactococci, and Streptococci Isolated from Milk Samples of Cows with Clinical Mastitis. Antibiotics 13(1):91.</w:t>
      </w:r>
    </w:p>
    <w:p w14:paraId="60C75487" w14:textId="77777777" w:rsidR="00BC7A89" w:rsidRPr="00BC7A89" w:rsidRDefault="00BC7A89" w:rsidP="00BC7A89">
      <w:pPr>
        <w:pStyle w:val="EndNoteBibliography"/>
        <w:spacing w:after="360"/>
      </w:pPr>
      <w:r w:rsidRPr="00BC7A89">
        <w:t xml:space="preserve">Lange, C., M. Cardoso, D. Senczek, and S. Schwarz. 1999. Molecular subtyping of </w:t>
      </w:r>
      <w:r w:rsidRPr="00723C7F">
        <w:rPr>
          <w:i/>
          <w:iCs/>
        </w:rPr>
        <w:t>Staphylococcus aureus</w:t>
      </w:r>
      <w:r w:rsidRPr="00BC7A89">
        <w:t xml:space="preserve"> isolates from cases of bovine mastitis in Brazil. Vet Microbiol 67(2):127-141.</w:t>
      </w:r>
    </w:p>
    <w:p w14:paraId="3173FF5A" w14:textId="77777777" w:rsidR="00BC7A89" w:rsidRPr="00BC7A89" w:rsidRDefault="00BC7A89" w:rsidP="00BC7A89">
      <w:pPr>
        <w:pStyle w:val="EndNoteBibliography"/>
        <w:spacing w:after="360"/>
      </w:pPr>
      <w:r w:rsidRPr="00BC7A89">
        <w:lastRenderedPageBreak/>
        <w:t>Langford, F. M., D. M. Weary, and L. Fisher. 2003. Antibiotic Resistance in Gut Bacteria from Dairy Calves: A Dose Response to the Level of Antibiotics Fed in Milk. J. Dairy Sci. 86(12):3963-3966.</w:t>
      </w:r>
    </w:p>
    <w:p w14:paraId="1220AD39" w14:textId="77777777" w:rsidR="00BC7A89" w:rsidRPr="00BC7A89" w:rsidRDefault="00BC7A89" w:rsidP="00BC7A89">
      <w:pPr>
        <w:pStyle w:val="EndNoteBibliography"/>
        <w:spacing w:after="360"/>
      </w:pPr>
      <w:r w:rsidRPr="00BC7A89">
        <w:t>LeJeune, J. T. and N. P. Christie. 2004. Microbiological quality of ground beef from conventionally-reared cattle and "raised without antibiotics" label claims. J Food Prot 67(7):1433-1437.</w:t>
      </w:r>
    </w:p>
    <w:p w14:paraId="6764ECB9" w14:textId="77777777" w:rsidR="00BC7A89" w:rsidRPr="00BC7A89" w:rsidRDefault="00BC7A89" w:rsidP="00BC7A89">
      <w:pPr>
        <w:pStyle w:val="EndNoteBibliography"/>
        <w:spacing w:after="360"/>
      </w:pPr>
      <w:r w:rsidRPr="00BC7A89">
        <w:t>Lipsitch, M. and M. H. Samore. 2002. Antimicrobial use and antimicrobial resistance: a population perspective. Emerg Infect Dis 8(4):347-354.</w:t>
      </w:r>
    </w:p>
    <w:p w14:paraId="40D628F2" w14:textId="77777777" w:rsidR="00BC7A89" w:rsidRPr="00BC7A89" w:rsidRDefault="00BC7A89" w:rsidP="00BC7A89">
      <w:pPr>
        <w:pStyle w:val="EndNoteBibliography"/>
        <w:spacing w:after="360"/>
      </w:pPr>
      <w:r w:rsidRPr="00BC7A89">
        <w:t>López-Lozano, J. M., D. L. Monnet, A. Yagüe, A. Burgos, N. Gonzalo, P. Campillos, and M. Saez. 2000. Modelling and forecasting antimicrobial resistance and its dynamic relationship to antimicrobial use: a time series analysis. Int J Antimicrob Agents 14(1):21-31.</w:t>
      </w:r>
    </w:p>
    <w:p w14:paraId="28F0EF91" w14:textId="77777777" w:rsidR="00BC7A89" w:rsidRPr="00BC7A89" w:rsidRDefault="00BC7A89" w:rsidP="00BC7A89">
      <w:pPr>
        <w:pStyle w:val="EndNoteBibliography"/>
        <w:spacing w:after="360"/>
      </w:pPr>
      <w:r w:rsidRPr="00BC7A89">
        <w:t xml:space="preserve">Lowrance, T. C., G. H. Loneragan, D. J. Kunze, T. M. Platt, S. E. Ives, H. M. Scott, B. Norby, A. Echeverry, and M. M. Brashears. 2007. Changes in antimicrobial susceptibility in a population of </w:t>
      </w:r>
      <w:r w:rsidRPr="00642EB8">
        <w:rPr>
          <w:i/>
          <w:iCs/>
        </w:rPr>
        <w:t>Escherichia coli</w:t>
      </w:r>
      <w:r w:rsidRPr="00BC7A89">
        <w:t xml:space="preserve"> isolated from feedlot cattle administered ceftiofur crystalline-free acid. Am J Vet Res 68(5):501-507.</w:t>
      </w:r>
    </w:p>
    <w:p w14:paraId="4DA8F03F" w14:textId="77777777" w:rsidR="00BC7A89" w:rsidRPr="00BC7A89" w:rsidRDefault="00BC7A89" w:rsidP="00BC7A89">
      <w:pPr>
        <w:pStyle w:val="EndNoteBibliography"/>
        <w:spacing w:after="360"/>
      </w:pPr>
      <w:r w:rsidRPr="00BC7A89">
        <w:t>Mathew, A. G., R. Cissell, and S. Liamthong. 2007. Antibiotic resistance in bacteria associated with food animals: a United States perspective of livestock production. Foodborne Pathog Dis 4(2):115-133.</w:t>
      </w:r>
    </w:p>
    <w:p w14:paraId="31E3318C" w14:textId="77777777" w:rsidR="00BC7A89" w:rsidRPr="00BC7A89" w:rsidRDefault="00BC7A89" w:rsidP="00BC7A89">
      <w:pPr>
        <w:pStyle w:val="EndNoteBibliography"/>
        <w:spacing w:after="360"/>
      </w:pPr>
      <w:r w:rsidRPr="00BC7A89">
        <w:t>McDougall, S., J. Penry, and D. Dymock. 2021. Antimicrobial susceptibilities in dairy herds that differ in dry cow therapy usage. J. Dairy Sci. 104(8):9142-9163.</w:t>
      </w:r>
    </w:p>
    <w:p w14:paraId="71418427" w14:textId="77777777" w:rsidR="00BC7A89" w:rsidRPr="00BC7A89" w:rsidRDefault="00BC7A89" w:rsidP="00BC7A89">
      <w:pPr>
        <w:pStyle w:val="EndNoteBibliography"/>
        <w:spacing w:after="360"/>
      </w:pPr>
      <w:r w:rsidRPr="00BC7A89">
        <w:t>Mork, T., H. J. Jorgensen, M. Sunde, B. Kvitle, S. Sviland, S. Waage, and T. Tollersrud. 2012. Persistence of staphylococcal species and genotypes in the bovine udder. Vet Microbiol 159(1-2):171-180.</w:t>
      </w:r>
    </w:p>
    <w:p w14:paraId="6110A4A8" w14:textId="77777777" w:rsidR="00BC7A89" w:rsidRPr="00BC7A89" w:rsidRDefault="00BC7A89" w:rsidP="00BC7A89">
      <w:pPr>
        <w:pStyle w:val="EndNoteBibliography"/>
        <w:spacing w:after="360"/>
      </w:pPr>
      <w:r w:rsidRPr="00BC7A89">
        <w:t>Nobrega, D. B., S. Naushad, S. A. Naqvi, L. A. Z. Condas, V. Saini, J. P. Kastelic, C. Luby, J. De Buck, and H. W. Barkema. 2018. Prevalence and Genetic Basis of Antimicrobial Resistance in Non-</w:t>
      </w:r>
      <w:r w:rsidRPr="00642EB8">
        <w:rPr>
          <w:i/>
          <w:iCs/>
        </w:rPr>
        <w:t>aureus</w:t>
      </w:r>
      <w:r w:rsidRPr="00BC7A89">
        <w:t xml:space="preserve"> Staphylococci Isolated from Canadian Dairy Herds. Front Microbiol 9:256.</w:t>
      </w:r>
    </w:p>
    <w:p w14:paraId="7D5C9140" w14:textId="77777777" w:rsidR="00BC7A89" w:rsidRPr="00BC7A89" w:rsidRDefault="00BC7A89" w:rsidP="00BC7A89">
      <w:pPr>
        <w:pStyle w:val="EndNoteBibliography"/>
        <w:spacing w:after="360"/>
      </w:pPr>
      <w:r w:rsidRPr="00BC7A89">
        <w:t>Nyman, A. K., C. Fasth, and K. P. Waller. 2018. Intramammary infections with different non-</w:t>
      </w:r>
      <w:r w:rsidRPr="00642EB8">
        <w:rPr>
          <w:i/>
          <w:iCs/>
        </w:rPr>
        <w:t>aureus</w:t>
      </w:r>
      <w:r w:rsidRPr="00BC7A89">
        <w:t xml:space="preserve"> staphylococci in dairy cows. J. Dairy Sci. 101(2):1403-1418.</w:t>
      </w:r>
    </w:p>
    <w:p w14:paraId="23CB1408" w14:textId="77777777" w:rsidR="00BC7A89" w:rsidRPr="00BC7A89" w:rsidRDefault="00BC7A89" w:rsidP="00BC7A89">
      <w:pPr>
        <w:pStyle w:val="EndNoteBibliography"/>
        <w:spacing w:after="360"/>
      </w:pPr>
      <w:r w:rsidRPr="00BC7A89">
        <w:t>Palladini, G., C. Garbarino, A. Luppi, S. Russo, A. Filippi, N. Arrigoni, E. Massella, and M. Ricchi. 2023. Comparison between broth microdilution and agar disk diffusion methods for antimicrobial susceptibility testing of bovine mastitis pathogens. J Microbiol Methods 212:106796.</w:t>
      </w:r>
    </w:p>
    <w:p w14:paraId="569A8D2C" w14:textId="77777777" w:rsidR="00BC7A89" w:rsidRPr="00BC7A89" w:rsidRDefault="00BC7A89" w:rsidP="00BC7A89">
      <w:pPr>
        <w:pStyle w:val="EndNoteBibliography"/>
        <w:spacing w:after="360"/>
      </w:pPr>
      <w:r w:rsidRPr="00BC7A89">
        <w:lastRenderedPageBreak/>
        <w:t>Park, J. Y., L. K. Fox, K. S. Seo, M. A. McGuire, Y. H. Park, F. R. Rurangirwa, W. M. Sischo, and G. A. Bohach. 2011. Detection of classical and newly described staphylococcal superantigen genes in coagulase-negative staphylococci isolated from bovine intramammary infections. Veterinary Microbiology 147(1):149-154.</w:t>
      </w:r>
    </w:p>
    <w:p w14:paraId="010A0D1E" w14:textId="77777777" w:rsidR="00BC7A89" w:rsidRPr="00BC7A89" w:rsidRDefault="00BC7A89" w:rsidP="00BC7A89">
      <w:pPr>
        <w:pStyle w:val="EndNoteBibliography"/>
        <w:spacing w:after="360"/>
      </w:pPr>
      <w:r w:rsidRPr="00BC7A89">
        <w:t>Park, Y. K., L. K. Fox, D. D. Hancock, W. McMahan, and Y. H. Park. 2012. Prevalence and antibiotic resistance of mastitis pathogens isolated from dairy herds transitioning to organic management. Journal of Veterinary Science 13(1):103.</w:t>
      </w:r>
    </w:p>
    <w:p w14:paraId="023095F9" w14:textId="77777777" w:rsidR="00BC7A89" w:rsidRPr="00BC7A89" w:rsidRDefault="00BC7A89" w:rsidP="00BC7A89">
      <w:pPr>
        <w:pStyle w:val="EndNoteBibliography"/>
        <w:spacing w:after="360"/>
      </w:pPr>
      <w:r w:rsidRPr="00BC7A89">
        <w:t>Parker, E. M., G. A. Ballash, D. F. Mollenkopf, and T. E. Wittum. 2024. A complex cyclical One Health pathway drives the emergence and dissemination of antimicrobial resistance. American Journal of Veterinary Research 85(4):ajvr.24.01.0014.</w:t>
      </w:r>
    </w:p>
    <w:p w14:paraId="2590B4D6" w14:textId="77777777" w:rsidR="00BC7A89" w:rsidRPr="00BC7A89" w:rsidRDefault="00BC7A89" w:rsidP="00BC7A89">
      <w:pPr>
        <w:pStyle w:val="EndNoteBibliography"/>
        <w:spacing w:after="360"/>
      </w:pPr>
      <w:r w:rsidRPr="00BC7A89">
        <w:t>Persson Waller, K., A. Aspán, A. Nyman, Y. Persson, and U. Grönlund Andersson. 2011. CNS species and antimicrobial resistance in clinical and subclinical bovine mastitis. Veterinary Microbiology 152(1-2):112-116.</w:t>
      </w:r>
    </w:p>
    <w:p w14:paraId="7CD48799" w14:textId="77777777" w:rsidR="00BC7A89" w:rsidRPr="00BC7A89" w:rsidRDefault="00BC7A89" w:rsidP="00BC7A89">
      <w:pPr>
        <w:pStyle w:val="EndNoteBibliography"/>
        <w:spacing w:after="360"/>
      </w:pPr>
      <w:r w:rsidRPr="00BC7A89">
        <w:t xml:space="preserve">Persson Waller, K., M. Myrenås, S. Börjesson, H. Kim, M. Widerström, T. Monsen, A. K. Sigurðarson Sandholt, E. Östlund, and W. Cha. 2023. Genotypic characterization of </w:t>
      </w:r>
      <w:r w:rsidRPr="00B553D9">
        <w:rPr>
          <w:i/>
          <w:iCs/>
        </w:rPr>
        <w:t>Staphylococcus chromogenes</w:t>
      </w:r>
      <w:r w:rsidRPr="00BC7A89">
        <w:t xml:space="preserve"> and </w:t>
      </w:r>
      <w:r w:rsidRPr="00B553D9">
        <w:rPr>
          <w:i/>
          <w:iCs/>
        </w:rPr>
        <w:t>Staphylococcus simulans</w:t>
      </w:r>
      <w:r w:rsidRPr="00BC7A89">
        <w:t xml:space="preserve"> from Swedish cases of bovine subclinical mastitis. J Dairy Sci 106(11):7991-8004.</w:t>
      </w:r>
    </w:p>
    <w:p w14:paraId="4BF3F765" w14:textId="5C6C5C3B" w:rsidR="00BC7A89" w:rsidRPr="00BC7A89" w:rsidRDefault="00BC7A89" w:rsidP="00BC7A89">
      <w:pPr>
        <w:pStyle w:val="EndNoteBibliography"/>
        <w:spacing w:after="360"/>
      </w:pPr>
      <w:r w:rsidRPr="00BC7A89">
        <w:t>Petzer, I. M., C. Labuschagne, L. Phophi, and J. Karzis. 2022. Species identification and cow risks of non-</w:t>
      </w:r>
      <w:r w:rsidR="00664B66" w:rsidRPr="00664B66">
        <w:rPr>
          <w:i/>
        </w:rPr>
        <w:t>aureus</w:t>
      </w:r>
      <w:r w:rsidRPr="00BC7A89">
        <w:t xml:space="preserve"> staphylococci from South African dairy herds. Onderstepoort J Vet Res 89(1):e1-e10.</w:t>
      </w:r>
    </w:p>
    <w:p w14:paraId="2E80CB21" w14:textId="77777777" w:rsidR="00BC7A89" w:rsidRPr="00BC7A89" w:rsidRDefault="00BC7A89" w:rsidP="00BC7A89">
      <w:pPr>
        <w:pStyle w:val="EndNoteBibliography"/>
        <w:spacing w:after="360"/>
      </w:pPr>
      <w:r w:rsidRPr="00BC7A89">
        <w:t xml:space="preserve">Phophi, L., I. M. Petzer, and D. N. Qekwana. 2019. Antimicrobial resistance patterns and biofilm formation of coagulase-negative </w:t>
      </w:r>
      <w:r w:rsidRPr="00B553D9">
        <w:rPr>
          <w:i/>
          <w:iCs/>
        </w:rPr>
        <w:t>Staphylococcus</w:t>
      </w:r>
      <w:r w:rsidRPr="00BC7A89">
        <w:t xml:space="preserve"> species isolated from subclinical mastitis cow milk samples submitted to the Onderstepoort Milk Laboratory. BMC Vet Res 15(1):420.</w:t>
      </w:r>
    </w:p>
    <w:p w14:paraId="4F64DAA0" w14:textId="77777777" w:rsidR="00BC7A89" w:rsidRPr="00BC7A89" w:rsidRDefault="00BC7A89" w:rsidP="00BC7A89">
      <w:pPr>
        <w:pStyle w:val="EndNoteBibliography"/>
        <w:spacing w:after="360"/>
      </w:pPr>
      <w:r w:rsidRPr="00BC7A89">
        <w:t xml:space="preserve">Piessens, V., E. Van Coillie, B. Verbist, K. Supre, G. Braem, A. Van Nuffel, L. De Vuyst, M. Heyndrickx, and S. De Vliegher. 2011. Distribution of coagulase-negative </w:t>
      </w:r>
      <w:r w:rsidRPr="00B553D9">
        <w:rPr>
          <w:i/>
          <w:iCs/>
        </w:rPr>
        <w:t>Staphylococcus</w:t>
      </w:r>
      <w:r w:rsidRPr="00BC7A89">
        <w:t xml:space="preserve"> species from milk and environment of dairy cows differs between herds. J Dairy Sci 94(6):2933-2944.</w:t>
      </w:r>
    </w:p>
    <w:p w14:paraId="2C4E6866" w14:textId="77777777" w:rsidR="00BC7A89" w:rsidRPr="00BC7A89" w:rsidRDefault="00BC7A89" w:rsidP="00BC7A89">
      <w:pPr>
        <w:pStyle w:val="EndNoteBibliography"/>
        <w:spacing w:after="360"/>
      </w:pPr>
      <w:r w:rsidRPr="00BC7A89">
        <w:t>Pol, M. and P. L. Ruegg. 2007a. Relationship between antimicrobial drug usage and antimicrobial susceptibility of gram-positive mastitis pathogens. J Dairy Sci 90(1):262-273.</w:t>
      </w:r>
    </w:p>
    <w:p w14:paraId="45892D77" w14:textId="77777777" w:rsidR="00BC7A89" w:rsidRPr="00BC7A89" w:rsidRDefault="00BC7A89" w:rsidP="00BC7A89">
      <w:pPr>
        <w:pStyle w:val="EndNoteBibliography"/>
        <w:spacing w:after="360"/>
      </w:pPr>
      <w:r w:rsidRPr="00BC7A89">
        <w:t>Pol, M. and P. L. Ruegg. 2007b. Treatment practices and quantification of antimicrobial drug usage in conventional and organic dairy farms in Wisconsin. J Dairy Sci 90(1):249-261.</w:t>
      </w:r>
    </w:p>
    <w:p w14:paraId="5C8948F1" w14:textId="77777777" w:rsidR="00BC7A89" w:rsidRPr="00BC7A89" w:rsidRDefault="00BC7A89" w:rsidP="00BC7A89">
      <w:pPr>
        <w:pStyle w:val="EndNoteBibliography"/>
        <w:spacing w:after="360"/>
      </w:pPr>
      <w:r w:rsidRPr="00BC7A89">
        <w:t xml:space="preserve">Raspanti, C. G., C. C. Bonetto, C. Vissio, M. S. Pellegrino, E. B. Reinoso, S. A. Dieser, C. I. Bogni, A. J. Larriestra, and L. M. Odierno. 2016. Prevalence and antibiotic susceptibility of </w:t>
      </w:r>
      <w:r w:rsidRPr="00BC7A89">
        <w:lastRenderedPageBreak/>
        <w:t xml:space="preserve">coagulase-negative </w:t>
      </w:r>
      <w:r w:rsidRPr="00B553D9">
        <w:rPr>
          <w:i/>
          <w:iCs/>
        </w:rPr>
        <w:t>Staphylococcus</w:t>
      </w:r>
      <w:r w:rsidRPr="00BC7A89">
        <w:t xml:space="preserve"> species from bovine subclinical mastitis in dairy herds in the central region of Argentina. Rev Argent Microbiol 48(1):50-56.</w:t>
      </w:r>
    </w:p>
    <w:p w14:paraId="716BA6ED" w14:textId="77777777" w:rsidR="00BC7A89" w:rsidRPr="00BC7A89" w:rsidRDefault="00BC7A89" w:rsidP="00BC7A89">
      <w:pPr>
        <w:pStyle w:val="EndNoteBibliography"/>
        <w:spacing w:after="360"/>
      </w:pPr>
      <w:r w:rsidRPr="00BC7A89">
        <w:t>Roesch, M., V. Perreten, M. G. Doherr, W. Schaeren, M. Schällibaum, and J. W. Blum. 2006. Comparison of antibiotic resistance of udder pathogens in dairy cows kept on organic and on conventional farms. J Dairy Sci 89(3):989-997.</w:t>
      </w:r>
    </w:p>
    <w:p w14:paraId="4AA243B1" w14:textId="77777777" w:rsidR="00BC7A89" w:rsidRPr="00BC7A89" w:rsidRDefault="00BC7A89" w:rsidP="00BC7A89">
      <w:pPr>
        <w:pStyle w:val="EndNoteBibliography"/>
        <w:spacing w:after="360"/>
      </w:pPr>
      <w:r w:rsidRPr="00BC7A89">
        <w:t>Saini, V., R. G. Riekerink, J. T. McClure, and H. W. Barkema. 2011. Diagnostic accuracy assessment of Sensititre and agar disk diffusion for determining antimicrobial resistance profiles of bovine clinical mastitis pathogens. J Clin Microbiol 49(4):1568-1577.</w:t>
      </w:r>
    </w:p>
    <w:p w14:paraId="3136007F" w14:textId="77777777" w:rsidR="00BC7A89" w:rsidRPr="00BC7A89" w:rsidRDefault="00BC7A89" w:rsidP="00BC7A89">
      <w:pPr>
        <w:pStyle w:val="EndNoteBibliography"/>
        <w:spacing w:after="360"/>
      </w:pPr>
      <w:r w:rsidRPr="00BC7A89">
        <w:t>Sampimon, O. 2009. Coagulase-negative staphylococci mastitis in Dutch dairy herds. Utrecht University.</w:t>
      </w:r>
    </w:p>
    <w:p w14:paraId="19A6E5BE" w14:textId="77777777" w:rsidR="00BC7A89" w:rsidRPr="00BC7A89" w:rsidRDefault="00BC7A89" w:rsidP="00BC7A89">
      <w:pPr>
        <w:pStyle w:val="EndNoteBibliography"/>
        <w:spacing w:after="360"/>
      </w:pPr>
      <w:r w:rsidRPr="00BC7A89">
        <w:t xml:space="preserve">Sato, K., T. W. Bennedsgaard, P. C. Bartlett, R. J. Erskine, and J. B. Kaneene. 2004. Comparison of antimicrobial susceptibility of </w:t>
      </w:r>
      <w:r w:rsidRPr="00CE656C">
        <w:rPr>
          <w:i/>
          <w:iCs/>
        </w:rPr>
        <w:t>Staphylococcus aureus</w:t>
      </w:r>
      <w:r w:rsidRPr="00BC7A89">
        <w:t xml:space="preserve"> isolated from bulk tank milk in organic and conventional dairy herds in the midwestern United States and Denmark. J Food Prot 67(6):1104-1110.</w:t>
      </w:r>
    </w:p>
    <w:p w14:paraId="4E0DAE46" w14:textId="77777777" w:rsidR="00BC7A89" w:rsidRPr="00BC7A89" w:rsidRDefault="00BC7A89" w:rsidP="00BC7A89">
      <w:pPr>
        <w:pStyle w:val="EndNoteBibliography"/>
        <w:spacing w:after="360"/>
      </w:pPr>
      <w:r w:rsidRPr="00BC7A89">
        <w:t>Sefton, A. M. 2002. Mechanisms of antimicrobial resistance: their clinical relevance in the new millennium. Drugs 62(4):557-566.</w:t>
      </w:r>
    </w:p>
    <w:p w14:paraId="063620F4" w14:textId="77777777" w:rsidR="00BC7A89" w:rsidRPr="00BC7A89" w:rsidRDefault="00BC7A89" w:rsidP="00BC7A89">
      <w:pPr>
        <w:pStyle w:val="EndNoteBibliography"/>
        <w:spacing w:after="360"/>
      </w:pPr>
      <w:r w:rsidRPr="00BC7A89">
        <w:t xml:space="preserve">Smith, J. T., E. M. Eckhardt, N. B. Hansel, T. R. Eliato, I. W. Martin, and C. P. Andam. 2021. Genomic epidemiology of methicillin-resistant and -susceptible </w:t>
      </w:r>
      <w:r w:rsidRPr="00CE656C">
        <w:rPr>
          <w:i/>
          <w:iCs/>
        </w:rPr>
        <w:t>Staphylococcus aureus</w:t>
      </w:r>
      <w:r w:rsidRPr="00BC7A89">
        <w:t xml:space="preserve"> from bloodstream infections. BMC Infectious Diseases 21(1):589.</w:t>
      </w:r>
    </w:p>
    <w:p w14:paraId="15F6D8EA" w14:textId="77777777" w:rsidR="00BC7A89" w:rsidRPr="00BC7A89" w:rsidRDefault="00BC7A89" w:rsidP="00BC7A89">
      <w:pPr>
        <w:pStyle w:val="EndNoteBibliography"/>
        <w:spacing w:after="360"/>
      </w:pPr>
      <w:r w:rsidRPr="00BC7A89">
        <w:t>Stabler, S. L., D. J. Fagerberg, and C. L. Quarles. 1982. Effects of oral and injectable tetracyclines on bacterial drug resistance in feedlot cattle. Am J Vet Res 43(10):1763-1766.</w:t>
      </w:r>
    </w:p>
    <w:p w14:paraId="42BCEDE9" w14:textId="77777777" w:rsidR="00BC7A89" w:rsidRPr="00BC7A89" w:rsidRDefault="00BC7A89" w:rsidP="00BC7A89">
      <w:pPr>
        <w:pStyle w:val="EndNoteBibliography"/>
        <w:spacing w:after="360"/>
      </w:pPr>
      <w:r w:rsidRPr="00BC7A89">
        <w:t xml:space="preserve">Supré, K., F. Haesebrouck, R. N. Zadoks, M. Vaneechoutte, S. Piepers, and S. De Vliegher. 2011. Some coagulase-negative </w:t>
      </w:r>
      <w:r w:rsidRPr="00CE656C">
        <w:rPr>
          <w:i/>
          <w:iCs/>
        </w:rPr>
        <w:t>Staphylococcus</w:t>
      </w:r>
      <w:r w:rsidRPr="00BC7A89">
        <w:t xml:space="preserve"> species affect udder health more than others. J Dairy Sci 94(5):2329-2340.</w:t>
      </w:r>
    </w:p>
    <w:p w14:paraId="480BA245" w14:textId="77777777" w:rsidR="00BC7A89" w:rsidRPr="00BC7A89" w:rsidRDefault="00BC7A89" w:rsidP="00BC7A89">
      <w:pPr>
        <w:pStyle w:val="EndNoteBibliography"/>
        <w:spacing w:after="360"/>
      </w:pPr>
      <w:r w:rsidRPr="00BC7A89">
        <w:t>Suriyasathaporn, W. 2010. Milk Quality and Antimicrobial Resistance against Mastitis Pathogens after Changing from a Conventional to an Experimentally Organic Dairy Farm. Asian-Australasian Journal of Animal Sciences 23:659-664.</w:t>
      </w:r>
    </w:p>
    <w:p w14:paraId="462C834F" w14:textId="77777777" w:rsidR="00BC7A89" w:rsidRPr="00BC7A89" w:rsidRDefault="00BC7A89" w:rsidP="00BC7A89">
      <w:pPr>
        <w:pStyle w:val="EndNoteBibliography"/>
        <w:spacing w:after="360"/>
      </w:pPr>
      <w:r w:rsidRPr="00BC7A89">
        <w:t xml:space="preserve">Taponen, S., V. Myllys, and S. Pyörälä. 2022. Somatic cell count in bovine quarter milk samples culture positive for various </w:t>
      </w:r>
      <w:r w:rsidRPr="00CE656C">
        <w:rPr>
          <w:i/>
          <w:iCs/>
        </w:rPr>
        <w:t>Staphylococcus</w:t>
      </w:r>
      <w:r w:rsidRPr="00BC7A89">
        <w:t xml:space="preserve"> species. Acta Veterinaria Scandinavica 64(1).</w:t>
      </w:r>
    </w:p>
    <w:p w14:paraId="18BA25DB" w14:textId="77777777" w:rsidR="00BC7A89" w:rsidRPr="00BC7A89" w:rsidRDefault="00BC7A89" w:rsidP="00BC7A89">
      <w:pPr>
        <w:pStyle w:val="EndNoteBibliography"/>
        <w:spacing w:after="360"/>
      </w:pPr>
      <w:r w:rsidRPr="00BC7A89">
        <w:t>Taponen, S., S. Nykäsenoja, T. Pohjanvirta, A. Pitkälä, and S. Pyörälä. 2016. Species distribution and in vitro antimicrobial susceptibility of coagulase-negative staphylococci isolated from bovine mastitic milk. Acta Veterinaria Scandinavica 58(1):12.</w:t>
      </w:r>
    </w:p>
    <w:p w14:paraId="006BFC06" w14:textId="77777777" w:rsidR="00BC7A89" w:rsidRPr="00BC7A89" w:rsidRDefault="00BC7A89" w:rsidP="00BC7A89">
      <w:pPr>
        <w:pStyle w:val="EndNoteBibliography"/>
        <w:spacing w:after="360"/>
      </w:pPr>
      <w:r w:rsidRPr="00BC7A89">
        <w:lastRenderedPageBreak/>
        <w:t>Taponen, S., H.-T. Tölli, and P. J. Rajala-Schultz. 2023. Antimicrobial susceptibility of staphylococci from bovine milk samples in routine microbiological mastitis analysis in Finland. Frontiers in Veterinary Science 10.</w:t>
      </w:r>
    </w:p>
    <w:p w14:paraId="44882597" w14:textId="77777777" w:rsidR="00BC7A89" w:rsidRPr="00BC7A89" w:rsidRDefault="00BC7A89" w:rsidP="00BC7A89">
      <w:pPr>
        <w:pStyle w:val="EndNoteBibliography"/>
        <w:spacing w:after="360"/>
      </w:pPr>
      <w:r w:rsidRPr="00BC7A89">
        <w:t xml:space="preserve">Tenhagen, B. A., K. Alt, B. Pfefferkorn, L. Wiehle, A. Käsbohrer, and A. Fetsch. 2018. Short communication: Methicillin-resistant </w:t>
      </w:r>
      <w:r w:rsidRPr="00CE656C">
        <w:rPr>
          <w:i/>
          <w:iCs/>
        </w:rPr>
        <w:t>Staphylococcus aureus</w:t>
      </w:r>
      <w:r w:rsidRPr="00BC7A89">
        <w:t xml:space="preserve"> in conventional and organic dairy herds in Germany. J Dairy Sci 101(4):3380-3386.</w:t>
      </w:r>
    </w:p>
    <w:p w14:paraId="75D86C02" w14:textId="77777777" w:rsidR="00BC7A89" w:rsidRPr="00BC7A89" w:rsidRDefault="00BC7A89" w:rsidP="00BC7A89">
      <w:pPr>
        <w:pStyle w:val="EndNoteBibliography"/>
        <w:spacing w:after="360"/>
      </w:pPr>
      <w:r w:rsidRPr="00BC7A89">
        <w:t>Tenhagen, B. A., G. Köster, J. Wallmann, and W. Heuwieser. 2006. Prevalence of mastitis pathogens and their resistance against antimicrobial agents in dairy cows in Brandenburg, Germany. J Dairy Sci 89(7):2542-2551.</w:t>
      </w:r>
    </w:p>
    <w:p w14:paraId="0DCDE090" w14:textId="77777777" w:rsidR="00BC7A89" w:rsidRPr="00BC7A89" w:rsidRDefault="00BC7A89" w:rsidP="00BC7A89">
      <w:pPr>
        <w:pStyle w:val="EndNoteBibliography"/>
        <w:spacing w:after="360"/>
      </w:pPr>
      <w:r w:rsidRPr="00BC7A89">
        <w:t>Thorberg, B. M., M. L. Danielsson-Tham, U. Emanuelson, and K. Persson Waller. 2009. Bovine subclinical mastitis caused by different types of coagulase-negative staphylococci. J. Dairy Sci. 92(10):4962-4970.</w:t>
      </w:r>
    </w:p>
    <w:p w14:paraId="28242D95" w14:textId="77777777" w:rsidR="00BC7A89" w:rsidRPr="00BC7A89" w:rsidRDefault="00BC7A89" w:rsidP="00BC7A89">
      <w:pPr>
        <w:pStyle w:val="EndNoteBibliography"/>
        <w:spacing w:after="360"/>
      </w:pPr>
      <w:r w:rsidRPr="00BC7A89">
        <w:t xml:space="preserve">Tikofsky, L. L., J. W. Barlow, C. Santisteban, and Y. H. Schukken. 2003. A comparison of antimicrobial susceptibility patterns for </w:t>
      </w:r>
      <w:r w:rsidRPr="00CE656C">
        <w:rPr>
          <w:i/>
          <w:iCs/>
        </w:rPr>
        <w:t>Staphylococcus aureus</w:t>
      </w:r>
      <w:r w:rsidRPr="00BC7A89">
        <w:t xml:space="preserve"> in organic and conventional dairy herds. Microb Drug Resist 9 Suppl 1:S39-45.</w:t>
      </w:r>
    </w:p>
    <w:p w14:paraId="771A8562" w14:textId="77777777" w:rsidR="00BC7A89" w:rsidRPr="00BC7A89" w:rsidRDefault="00BC7A89" w:rsidP="00BC7A89">
      <w:pPr>
        <w:pStyle w:val="EndNoteBibliography"/>
        <w:spacing w:after="360"/>
      </w:pPr>
      <w:r w:rsidRPr="00BC7A89">
        <w:t xml:space="preserve">Tong, S. Y., J. S. Davis, E. Eichenberger, T. L. Holland, and V. G. Fowler, Jr. 2015. </w:t>
      </w:r>
      <w:r w:rsidRPr="00CE656C">
        <w:rPr>
          <w:i/>
          <w:iCs/>
        </w:rPr>
        <w:t>Staphylococcus aureus</w:t>
      </w:r>
      <w:r w:rsidRPr="00BC7A89">
        <w:t xml:space="preserve"> infections: epidemiology, pathophysiology, clinical manifestations, and management. Clin Microbiol Rev 28(3):603-661.</w:t>
      </w:r>
    </w:p>
    <w:p w14:paraId="4B71720F" w14:textId="77777777" w:rsidR="00BC7A89" w:rsidRPr="00BC7A89" w:rsidRDefault="00BC7A89" w:rsidP="00BC7A89">
      <w:pPr>
        <w:pStyle w:val="EndNoteBibliography"/>
        <w:spacing w:after="360"/>
      </w:pPr>
      <w:r w:rsidRPr="00BC7A89">
        <w:t>Unal, N. and O. D. Cinar. 2012. Detection of stapylococcal enterotoxin, methicillin-resistant and Panton-Valentine leukocidin genes in coagulase-negative staphylococci isolated from cows and ewes with subclinical mastitis. Trop Anim Health Prod 44(2):369-375.</w:t>
      </w:r>
    </w:p>
    <w:p w14:paraId="61806232" w14:textId="4B2A8B08" w:rsidR="00BC7A89" w:rsidRPr="00BC7A89" w:rsidRDefault="00BC7A89" w:rsidP="00BC7A89">
      <w:pPr>
        <w:pStyle w:val="EndNoteBibliography"/>
        <w:spacing w:after="360"/>
      </w:pPr>
      <w:r w:rsidRPr="00BC7A89">
        <w:t xml:space="preserve">USDA. 2009. Dairy 2007: Part V: Changes in Dairy Cattle Health and Management Practices in the United States, 1996-2007 Accessed July 14, 2024. </w:t>
      </w:r>
      <w:r w:rsidRPr="004E548D">
        <w:t>https://www.aphis.usda.gov/sites/default/files/dairy07_dr_partv_rev.pdf</w:t>
      </w:r>
      <w:r w:rsidRPr="00BC7A89">
        <w:t>.</w:t>
      </w:r>
    </w:p>
    <w:p w14:paraId="623DC6B9" w14:textId="5E560933" w:rsidR="00BC7A89" w:rsidRPr="00BC7A89" w:rsidRDefault="00BC7A89" w:rsidP="00BC7A89">
      <w:pPr>
        <w:pStyle w:val="EndNoteBibliography"/>
        <w:spacing w:after="360"/>
      </w:pPr>
      <w:r w:rsidRPr="00BC7A89">
        <w:t xml:space="preserve">USDA. 2016. Dairy 2014: Milk Quality, Milking Procedures and Mastitis in the United States, 2014. Accessed July 12, 2024. </w:t>
      </w:r>
      <w:r w:rsidRPr="004E548D">
        <w:t>https://www.aphis.usda.gov/sites/default/files/dairy14_dr_mastitis.pdf</w:t>
      </w:r>
      <w:r w:rsidRPr="00BC7A89">
        <w:t>.</w:t>
      </w:r>
    </w:p>
    <w:p w14:paraId="0667E0A5" w14:textId="6104797B" w:rsidR="00BC7A89" w:rsidRPr="00BC7A89" w:rsidRDefault="00BC7A89" w:rsidP="00BC7A89">
      <w:pPr>
        <w:pStyle w:val="EndNoteBibliography"/>
        <w:spacing w:after="360"/>
      </w:pPr>
      <w:r w:rsidRPr="00BC7A89">
        <w:t xml:space="preserve">USDA. 2024. USDA Organic Regulations. Accessed June 7, 2024. </w:t>
      </w:r>
      <w:r w:rsidRPr="004E548D">
        <w:t>https://www.ecfr.gov/current/title-7/subtitle-B/chapter-I/subchapter-M/part-205?toc=1</w:t>
      </w:r>
      <w:r w:rsidRPr="00BC7A89">
        <w:t>.</w:t>
      </w:r>
    </w:p>
    <w:p w14:paraId="5C56E49D" w14:textId="77777777" w:rsidR="00BC7A89" w:rsidRPr="00BC7A89" w:rsidRDefault="00BC7A89" w:rsidP="00BC7A89">
      <w:pPr>
        <w:pStyle w:val="EndNoteBibliography"/>
        <w:spacing w:after="360"/>
      </w:pPr>
      <w:r w:rsidRPr="00BC7A89">
        <w:t xml:space="preserve">Vanacker, M., N. Lenuzza, and J. P. Rasigade. 2023. The fitness cost of horizontally transferred and mutational antimicrobial resistance in </w:t>
      </w:r>
      <w:r w:rsidRPr="00393695">
        <w:rPr>
          <w:i/>
          <w:iCs/>
        </w:rPr>
        <w:t>Escherichia coli</w:t>
      </w:r>
      <w:r w:rsidRPr="00BC7A89">
        <w:t>. Front Microbiol 14:1186920.</w:t>
      </w:r>
    </w:p>
    <w:p w14:paraId="4F840358" w14:textId="77777777" w:rsidR="00BC7A89" w:rsidRPr="00BC7A89" w:rsidRDefault="00BC7A89" w:rsidP="00BC7A89">
      <w:pPr>
        <w:pStyle w:val="EndNoteBibliography"/>
        <w:spacing w:after="360"/>
      </w:pPr>
      <w:r w:rsidRPr="00BC7A89">
        <w:lastRenderedPageBreak/>
        <w:t>Vanderhaeghen, W., S. Piepers, F. Leroy, E. Van Coillie, F. Haesebrouck, and S. De Vliegher. 2015. Identification, typing, ecology and epidemiology of coagulase negative staphylococci associated with ruminants. Vet J 203(1):44-51.</w:t>
      </w:r>
    </w:p>
    <w:p w14:paraId="5184E255" w14:textId="77777777" w:rsidR="00BC7A89" w:rsidRPr="00BC7A89" w:rsidRDefault="00BC7A89" w:rsidP="00BC7A89">
      <w:pPr>
        <w:pStyle w:val="EndNoteBibliography"/>
        <w:spacing w:after="360"/>
      </w:pPr>
      <w:r w:rsidRPr="00BC7A89">
        <w:t xml:space="preserve">Walk, S. T., J. M. Mladonicky, J. A. Middleton, A. J. Heidt, J. R. Cunningham, P. Bartlett, K. Sato, and T. S. Whittam. 2007. Influence of antibiotic selection on genetic composition of </w:t>
      </w:r>
      <w:r w:rsidRPr="00393695">
        <w:rPr>
          <w:i/>
          <w:iCs/>
        </w:rPr>
        <w:t>Escherichia coli</w:t>
      </w:r>
      <w:r w:rsidRPr="00BC7A89">
        <w:t xml:space="preserve"> populations from conventional and organic dairy farms. Appl Environ Microbiol 73(19):5982-5989.</w:t>
      </w:r>
    </w:p>
    <w:p w14:paraId="288B3810" w14:textId="77777777" w:rsidR="00BC7A89" w:rsidRPr="00BC7A89" w:rsidRDefault="00BC7A89" w:rsidP="00BC7A89">
      <w:pPr>
        <w:pStyle w:val="EndNoteBibliography"/>
        <w:spacing w:after="360"/>
      </w:pPr>
      <w:r w:rsidRPr="00BC7A89">
        <w:t xml:space="preserve">Walther, C. and V. Perreten. 2007. Letter to the Editor: Methicillin-Resistant </w:t>
      </w:r>
      <w:r w:rsidRPr="00393695">
        <w:rPr>
          <w:i/>
          <w:iCs/>
        </w:rPr>
        <w:t>Staphylococcus epidermidis</w:t>
      </w:r>
      <w:r w:rsidRPr="00BC7A89">
        <w:t xml:space="preserve"> in Organic Milk Production. J. Dairy Sci. 90(12):5351.</w:t>
      </w:r>
    </w:p>
    <w:p w14:paraId="228FF375" w14:textId="3999C574" w:rsidR="00BC7A89" w:rsidRPr="00BC7A89" w:rsidRDefault="00BC7A89" w:rsidP="00BC7A89">
      <w:pPr>
        <w:pStyle w:val="EndNoteBibliography"/>
        <w:spacing w:after="360"/>
      </w:pPr>
      <w:r w:rsidRPr="00BC7A89">
        <w:t>Wuytack, A., A. De Visscher, S. Piepers, F. Boyen, F. Haesebrouck, and S. De Vliegher. 2020. Distribution of non-</w:t>
      </w:r>
      <w:r w:rsidR="00664B66" w:rsidRPr="00664B66">
        <w:rPr>
          <w:i/>
        </w:rPr>
        <w:t>aureus</w:t>
      </w:r>
      <w:r w:rsidRPr="00BC7A89">
        <w:t xml:space="preserve"> staphylococci from quarter milk, teat apices, and rectal feces of dairy cows, and their virulence potential. J Dairy Sci 103(11):10658-10675.</w:t>
      </w:r>
    </w:p>
    <w:p w14:paraId="14A07C24" w14:textId="77777777" w:rsidR="00BC7A89" w:rsidRPr="00BC7A89" w:rsidRDefault="00BC7A89" w:rsidP="00BC7A89">
      <w:pPr>
        <w:pStyle w:val="EndNoteBibliography"/>
        <w:spacing w:after="360"/>
      </w:pPr>
      <w:r w:rsidRPr="00BC7A89">
        <w:t>Yan, S. S. and J. M. Gilbert. 2004. Antimicrobial drug delivery in food animals and microbial food safety concerns: an overview of in vitro and in vivo factors potentially affecting the animal gut microflora. Adv Drug Deliv Rev 56(10):1497-1521.</w:t>
      </w:r>
    </w:p>
    <w:p w14:paraId="09E20D1B" w14:textId="773E1306" w:rsidR="00BC7A89" w:rsidRPr="00BC7A89" w:rsidRDefault="00BC7A89" w:rsidP="00BC7A89">
      <w:pPr>
        <w:pStyle w:val="EndNoteBibliography"/>
        <w:spacing w:after="360"/>
      </w:pPr>
      <w:r w:rsidRPr="00BC7A89">
        <w:t xml:space="preserve">Zadoks, R., W. Van Leeuwen, H. Barkema, O. Sampimon, H. Verbrugh, Y. H. Schukken, and A. Van Belkum. 2000. Application of Pulsed-Field Gel Electrophoresis and Binary Typing as Tools in Veterinary Clinical Microbiology and Molecular Epidemiologic Analysis of Bovine and Human </w:t>
      </w:r>
      <w:r w:rsidRPr="003E57F4">
        <w:rPr>
          <w:i/>
          <w:iCs/>
        </w:rPr>
        <w:t>Staphylococcus aureus</w:t>
      </w:r>
      <w:r w:rsidR="003E57F4">
        <w:t xml:space="preserve"> </w:t>
      </w:r>
      <w:r w:rsidRPr="00BC7A89">
        <w:t>Isolates. Journal of Clinical Microbiology 38(5):1931-1939.</w:t>
      </w:r>
    </w:p>
    <w:p w14:paraId="455D1D09" w14:textId="77777777" w:rsidR="00BC7A89" w:rsidRDefault="00BC7A89" w:rsidP="00BC7A89">
      <w:pPr>
        <w:pStyle w:val="EndNoteBibliography"/>
      </w:pPr>
      <w:r w:rsidRPr="00BC7A89">
        <w:t xml:space="preserve">Zadoks, R. N., H. G. Allore, H. W. Barkema, O. C. Sampimon, G. J. Wellenberg, Y. T. Gröhn, and Y. H. Schukken. 2001. Cow- and Quarter-Level Risk Factors for </w:t>
      </w:r>
      <w:r w:rsidRPr="00664B66">
        <w:rPr>
          <w:i/>
          <w:iCs/>
        </w:rPr>
        <w:t>Streptococcus uberis</w:t>
      </w:r>
      <w:r w:rsidRPr="00BC7A89">
        <w:t xml:space="preserve"> and </w:t>
      </w:r>
      <w:r w:rsidRPr="003E57F4">
        <w:rPr>
          <w:i/>
          <w:iCs/>
        </w:rPr>
        <w:t>Staphylococcus aureus</w:t>
      </w:r>
      <w:r w:rsidRPr="00BC7A89">
        <w:t xml:space="preserve"> Mastitis. J. Dairy Sci. 84(12):2649-2663.</w:t>
      </w:r>
    </w:p>
    <w:p w14:paraId="4DC8FAC5" w14:textId="77777777" w:rsidR="006A4758" w:rsidRPr="00BC7A89" w:rsidRDefault="006A4758" w:rsidP="00BC7A89">
      <w:pPr>
        <w:pStyle w:val="EndNoteBibliography"/>
      </w:pPr>
    </w:p>
    <w:p w14:paraId="363C47A9" w14:textId="77777777" w:rsidR="00DE3CC1" w:rsidRDefault="00DE3CC1" w:rsidP="006A4758">
      <w:pPr>
        <w:spacing w:after="0" w:line="480" w:lineRule="auto"/>
        <w:rPr>
          <w:rFonts w:ascii="Times New Roman" w:hAnsi="Times New Roman" w:cs="Times New Roman"/>
          <w:b/>
          <w:bCs/>
          <w:i/>
          <w:iCs/>
          <w:sz w:val="24"/>
          <w:szCs w:val="24"/>
        </w:rPr>
      </w:pPr>
    </w:p>
    <w:p w14:paraId="747E4C20" w14:textId="77777777" w:rsidR="00DE3CC1" w:rsidRDefault="00DE3CC1" w:rsidP="006A4758">
      <w:pPr>
        <w:spacing w:after="0" w:line="480" w:lineRule="auto"/>
        <w:rPr>
          <w:rFonts w:ascii="Times New Roman" w:hAnsi="Times New Roman" w:cs="Times New Roman"/>
          <w:b/>
          <w:bCs/>
          <w:i/>
          <w:iCs/>
          <w:sz w:val="24"/>
          <w:szCs w:val="24"/>
        </w:rPr>
      </w:pPr>
    </w:p>
    <w:p w14:paraId="54804C2C" w14:textId="77777777" w:rsidR="00DE3CC1" w:rsidRDefault="00DE3CC1" w:rsidP="006A4758">
      <w:pPr>
        <w:spacing w:after="0" w:line="480" w:lineRule="auto"/>
        <w:rPr>
          <w:rFonts w:ascii="Times New Roman" w:hAnsi="Times New Roman" w:cs="Times New Roman"/>
          <w:b/>
          <w:bCs/>
          <w:i/>
          <w:iCs/>
          <w:sz w:val="24"/>
          <w:szCs w:val="24"/>
        </w:rPr>
      </w:pPr>
    </w:p>
    <w:p w14:paraId="55E9CA70" w14:textId="77777777" w:rsidR="00DE3CC1" w:rsidRDefault="00DE3CC1" w:rsidP="006A4758">
      <w:pPr>
        <w:spacing w:after="0" w:line="480" w:lineRule="auto"/>
        <w:rPr>
          <w:rFonts w:ascii="Times New Roman" w:hAnsi="Times New Roman" w:cs="Times New Roman"/>
          <w:b/>
          <w:bCs/>
          <w:i/>
          <w:iCs/>
          <w:sz w:val="24"/>
          <w:szCs w:val="24"/>
        </w:rPr>
      </w:pPr>
    </w:p>
    <w:p w14:paraId="29F6E0F0" w14:textId="77777777" w:rsidR="00DE3CC1" w:rsidRDefault="00DE3CC1" w:rsidP="006A4758">
      <w:pPr>
        <w:spacing w:after="0" w:line="480" w:lineRule="auto"/>
        <w:rPr>
          <w:rFonts w:ascii="Times New Roman" w:hAnsi="Times New Roman" w:cs="Times New Roman"/>
          <w:b/>
          <w:bCs/>
          <w:i/>
          <w:iCs/>
          <w:sz w:val="24"/>
          <w:szCs w:val="24"/>
        </w:rPr>
      </w:pPr>
    </w:p>
    <w:p w14:paraId="1750BB31" w14:textId="77777777" w:rsidR="00DE3CC1" w:rsidRDefault="00DE3CC1" w:rsidP="006A4758">
      <w:pPr>
        <w:spacing w:after="0" w:line="480" w:lineRule="auto"/>
        <w:rPr>
          <w:rFonts w:ascii="Times New Roman" w:hAnsi="Times New Roman" w:cs="Times New Roman"/>
          <w:b/>
          <w:bCs/>
          <w:i/>
          <w:iCs/>
          <w:sz w:val="24"/>
          <w:szCs w:val="24"/>
        </w:rPr>
      </w:pPr>
    </w:p>
    <w:p w14:paraId="1D526F48" w14:textId="77777777" w:rsidR="00DE3CC1" w:rsidRDefault="00DE3CC1" w:rsidP="006A4758">
      <w:pPr>
        <w:spacing w:after="0" w:line="480" w:lineRule="auto"/>
        <w:rPr>
          <w:rFonts w:ascii="Times New Roman" w:hAnsi="Times New Roman" w:cs="Times New Roman"/>
          <w:b/>
          <w:bCs/>
          <w:i/>
          <w:iCs/>
          <w:sz w:val="24"/>
          <w:szCs w:val="24"/>
        </w:rPr>
      </w:pPr>
    </w:p>
    <w:p w14:paraId="3BEBAAB6" w14:textId="77777777" w:rsidR="00DE3CC1" w:rsidRDefault="00DE3CC1" w:rsidP="006A4758">
      <w:pPr>
        <w:spacing w:after="0" w:line="480" w:lineRule="auto"/>
        <w:rPr>
          <w:rFonts w:ascii="Times New Roman" w:hAnsi="Times New Roman" w:cs="Times New Roman"/>
          <w:b/>
          <w:bCs/>
          <w:i/>
          <w:iCs/>
          <w:sz w:val="24"/>
          <w:szCs w:val="24"/>
        </w:rPr>
      </w:pPr>
    </w:p>
    <w:p w14:paraId="6E411C65" w14:textId="77777777" w:rsidR="00F60517" w:rsidRDefault="00F60517" w:rsidP="006A4758">
      <w:pPr>
        <w:spacing w:after="0" w:line="480" w:lineRule="auto"/>
        <w:rPr>
          <w:rFonts w:ascii="Times New Roman" w:hAnsi="Times New Roman" w:cs="Times New Roman"/>
          <w:b/>
          <w:bCs/>
          <w:i/>
          <w:iCs/>
          <w:sz w:val="24"/>
          <w:szCs w:val="24"/>
        </w:rPr>
        <w:sectPr w:rsidR="00F60517" w:rsidSect="00CB2C75">
          <w:footerReference w:type="default" r:id="rId12"/>
          <w:pgSz w:w="12240" w:h="15840"/>
          <w:pgMar w:top="1440" w:right="1440" w:bottom="1440" w:left="1440" w:header="720" w:footer="720" w:gutter="0"/>
          <w:lnNumType w:countBy="1" w:restart="continuous"/>
          <w:cols w:space="720"/>
          <w:docGrid w:linePitch="360"/>
        </w:sectPr>
      </w:pPr>
    </w:p>
    <w:p w14:paraId="04FE5088" w14:textId="0FD59BB9" w:rsidR="00A64CC0" w:rsidRPr="004B37E3" w:rsidRDefault="00A64CC0" w:rsidP="006A4758">
      <w:pPr>
        <w:spacing w:after="0" w:line="480" w:lineRule="auto"/>
        <w:rPr>
          <w:rFonts w:ascii="Times New Roman" w:hAnsi="Times New Roman" w:cs="Times New Roman"/>
          <w:b/>
          <w:bCs/>
          <w:i/>
          <w:iCs/>
          <w:sz w:val="24"/>
          <w:szCs w:val="24"/>
        </w:rPr>
      </w:pPr>
      <w:r w:rsidRPr="004B37E3">
        <w:rPr>
          <w:rFonts w:ascii="Times New Roman" w:hAnsi="Times New Roman" w:cs="Times New Roman"/>
          <w:b/>
          <w:bCs/>
          <w:i/>
          <w:iCs/>
          <w:sz w:val="24"/>
          <w:szCs w:val="24"/>
        </w:rPr>
        <w:lastRenderedPageBreak/>
        <w:t>Tables and figures</w:t>
      </w:r>
    </w:p>
    <w:tbl>
      <w:tblPr>
        <w:tblStyle w:val="TableGrid"/>
        <w:tblW w:w="0" w:type="auto"/>
        <w:tblLayout w:type="fixed"/>
        <w:tblLook w:val="04A0" w:firstRow="1" w:lastRow="0" w:firstColumn="1" w:lastColumn="0" w:noHBand="0" w:noVBand="1"/>
      </w:tblPr>
      <w:tblGrid>
        <w:gridCol w:w="1255"/>
        <w:gridCol w:w="1530"/>
        <w:gridCol w:w="1440"/>
        <w:gridCol w:w="1620"/>
        <w:gridCol w:w="1530"/>
        <w:gridCol w:w="1350"/>
        <w:gridCol w:w="4225"/>
      </w:tblGrid>
      <w:tr w:rsidR="00F60517" w:rsidRPr="0039463B" w14:paraId="28F65136" w14:textId="77777777" w:rsidTr="0039463B">
        <w:trPr>
          <w:trHeight w:val="962"/>
        </w:trPr>
        <w:tc>
          <w:tcPr>
            <w:tcW w:w="12950" w:type="dxa"/>
            <w:gridSpan w:val="7"/>
            <w:noWrap/>
            <w:vAlign w:val="center"/>
          </w:tcPr>
          <w:p w14:paraId="063F2F20" w14:textId="50415DFF" w:rsidR="00F60517" w:rsidRPr="0039463B" w:rsidRDefault="00F60517" w:rsidP="00F52726">
            <w:pPr>
              <w:rPr>
                <w:rFonts w:ascii="Times New Roman" w:hAnsi="Times New Roman" w:cs="Times New Roman"/>
                <w:sz w:val="20"/>
                <w:szCs w:val="20"/>
              </w:rPr>
            </w:pPr>
            <w:r w:rsidRPr="008156A0">
              <w:rPr>
                <w:rFonts w:ascii="Times New Roman" w:hAnsi="Times New Roman" w:cs="Times New Roman"/>
                <w:sz w:val="20"/>
                <w:szCs w:val="20"/>
              </w:rPr>
              <w:t>Table 1</w:t>
            </w:r>
            <w:r w:rsidRPr="0039463B">
              <w:rPr>
                <w:rFonts w:ascii="Times New Roman" w:hAnsi="Times New Roman" w:cs="Times New Roman"/>
                <w:b/>
                <w:bCs/>
                <w:sz w:val="20"/>
                <w:szCs w:val="20"/>
              </w:rPr>
              <w:t xml:space="preserve">. </w:t>
            </w:r>
            <w:r w:rsidRPr="0039463B">
              <w:rPr>
                <w:rFonts w:ascii="Times New Roman" w:hAnsi="Times New Roman" w:cs="Times New Roman"/>
                <w:sz w:val="20"/>
                <w:szCs w:val="20"/>
              </w:rPr>
              <w:t xml:space="preserve">Summary of observational studies comparing antimicrobial susceptibility of staphylococci isolates between </w:t>
            </w:r>
            <w:proofErr w:type="gramStart"/>
            <w:r w:rsidRPr="0039463B">
              <w:rPr>
                <w:rFonts w:ascii="Times New Roman" w:hAnsi="Times New Roman" w:cs="Times New Roman"/>
                <w:sz w:val="20"/>
                <w:szCs w:val="20"/>
              </w:rPr>
              <w:t>organically-managed</w:t>
            </w:r>
            <w:proofErr w:type="gramEnd"/>
            <w:r w:rsidRPr="0039463B">
              <w:rPr>
                <w:rFonts w:ascii="Times New Roman" w:hAnsi="Times New Roman" w:cs="Times New Roman"/>
                <w:sz w:val="20"/>
                <w:szCs w:val="20"/>
              </w:rPr>
              <w:t xml:space="preserve"> (ORG) and conventionally-managed (CON) dairy herds. Most studies describe using a combination of morphology, Gram staining, coagulase and catalase test to identify bacterial isolates as </w:t>
            </w:r>
            <w:r w:rsidRPr="0039463B">
              <w:rPr>
                <w:rFonts w:ascii="Times New Roman" w:hAnsi="Times New Roman" w:cs="Times New Roman"/>
                <w:i/>
                <w:iCs/>
                <w:sz w:val="20"/>
                <w:szCs w:val="20"/>
              </w:rPr>
              <w:t>S. aureus</w:t>
            </w:r>
            <w:r w:rsidRPr="0039463B">
              <w:rPr>
                <w:rFonts w:ascii="Times New Roman" w:hAnsi="Times New Roman" w:cs="Times New Roman"/>
                <w:sz w:val="20"/>
                <w:szCs w:val="20"/>
              </w:rPr>
              <w:t xml:space="preserve"> or non-</w:t>
            </w:r>
            <w:r w:rsidRPr="0039463B">
              <w:rPr>
                <w:rFonts w:ascii="Times New Roman" w:hAnsi="Times New Roman" w:cs="Times New Roman"/>
                <w:i/>
                <w:iCs/>
                <w:sz w:val="20"/>
                <w:szCs w:val="20"/>
              </w:rPr>
              <w:t>aureus</w:t>
            </w:r>
            <w:r w:rsidRPr="0039463B">
              <w:rPr>
                <w:rFonts w:ascii="Times New Roman" w:hAnsi="Times New Roman" w:cs="Times New Roman"/>
                <w:sz w:val="20"/>
                <w:szCs w:val="20"/>
              </w:rPr>
              <w:t xml:space="preserve"> staphylococci (NAS)/coagulase-negative staphylococci (CNS). Additional methods for identifying staphylococci to the species level are identified where appropriate. DCT = dry cow treatment; SCC = Somatic cell count; MIC = Minimum inhibitory concentration</w:t>
            </w:r>
          </w:p>
          <w:p w14:paraId="40FF9B51" w14:textId="77777777" w:rsidR="00F60517" w:rsidRPr="0039463B" w:rsidRDefault="00F60517" w:rsidP="00F52726">
            <w:pPr>
              <w:rPr>
                <w:rFonts w:ascii="Times New Roman" w:hAnsi="Times New Roman" w:cs="Times New Roman"/>
                <w:b/>
                <w:bCs/>
                <w:i/>
                <w:iCs/>
                <w:sz w:val="20"/>
                <w:szCs w:val="20"/>
              </w:rPr>
            </w:pPr>
          </w:p>
        </w:tc>
      </w:tr>
      <w:tr w:rsidR="000776EC" w:rsidRPr="0039463B" w14:paraId="024FC550" w14:textId="77777777" w:rsidTr="000776EC">
        <w:trPr>
          <w:trHeight w:val="1610"/>
        </w:trPr>
        <w:tc>
          <w:tcPr>
            <w:tcW w:w="1255" w:type="dxa"/>
            <w:noWrap/>
            <w:vAlign w:val="center"/>
            <w:hideMark/>
          </w:tcPr>
          <w:p w14:paraId="0C9655D8"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Reference; Country</w:t>
            </w:r>
          </w:p>
          <w:p w14:paraId="7E67EF0B" w14:textId="77777777" w:rsidR="00F60517" w:rsidRPr="008156A0" w:rsidRDefault="00F60517" w:rsidP="00F52726">
            <w:pPr>
              <w:rPr>
                <w:rFonts w:ascii="Times New Roman" w:hAnsi="Times New Roman" w:cs="Times New Roman"/>
                <w:i/>
                <w:iCs/>
                <w:sz w:val="20"/>
                <w:szCs w:val="20"/>
              </w:rPr>
            </w:pPr>
          </w:p>
          <w:p w14:paraId="744A864F"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Organisms described</w:t>
            </w:r>
            <w:r w:rsidRPr="008156A0">
              <w:rPr>
                <w:rFonts w:ascii="Times New Roman" w:hAnsi="Times New Roman" w:cs="Times New Roman"/>
                <w:i/>
                <w:iCs/>
                <w:sz w:val="20"/>
                <w:szCs w:val="20"/>
                <w:vertAlign w:val="superscript"/>
              </w:rPr>
              <w:t>1</w:t>
            </w:r>
          </w:p>
        </w:tc>
        <w:tc>
          <w:tcPr>
            <w:tcW w:w="1530" w:type="dxa"/>
            <w:noWrap/>
            <w:vAlign w:val="center"/>
            <w:hideMark/>
          </w:tcPr>
          <w:p w14:paraId="6A0F74B7"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Study design and sampling scheme</w:t>
            </w:r>
          </w:p>
        </w:tc>
        <w:tc>
          <w:tcPr>
            <w:tcW w:w="1440" w:type="dxa"/>
            <w:vAlign w:val="center"/>
            <w:hideMark/>
          </w:tcPr>
          <w:p w14:paraId="6DFD7F99"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Herd selection considerations</w:t>
            </w:r>
          </w:p>
          <w:p w14:paraId="3114F8BC" w14:textId="77777777" w:rsidR="00F60517" w:rsidRPr="008156A0" w:rsidRDefault="00F60517" w:rsidP="00F52726">
            <w:pPr>
              <w:rPr>
                <w:rFonts w:ascii="Times New Roman" w:hAnsi="Times New Roman" w:cs="Times New Roman"/>
                <w:i/>
                <w:iCs/>
                <w:sz w:val="20"/>
                <w:szCs w:val="20"/>
              </w:rPr>
            </w:pPr>
          </w:p>
          <w:p w14:paraId="0C970A5C" w14:textId="082F0881"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 xml:space="preserve">Min. no. </w:t>
            </w:r>
            <w:r w:rsidR="00756299" w:rsidRPr="008156A0">
              <w:rPr>
                <w:rFonts w:ascii="Times New Roman" w:hAnsi="Times New Roman" w:cs="Times New Roman"/>
                <w:i/>
                <w:iCs/>
                <w:sz w:val="20"/>
                <w:szCs w:val="20"/>
              </w:rPr>
              <w:t>yr.</w:t>
            </w:r>
            <w:r w:rsidRPr="008156A0">
              <w:rPr>
                <w:rFonts w:ascii="Times New Roman" w:hAnsi="Times New Roman" w:cs="Times New Roman"/>
                <w:i/>
                <w:iCs/>
                <w:sz w:val="20"/>
                <w:szCs w:val="20"/>
              </w:rPr>
              <w:t xml:space="preserve"> ORG certified</w:t>
            </w:r>
          </w:p>
        </w:tc>
        <w:tc>
          <w:tcPr>
            <w:tcW w:w="1620" w:type="dxa"/>
            <w:noWrap/>
            <w:vAlign w:val="center"/>
            <w:hideMark/>
          </w:tcPr>
          <w:p w14:paraId="19751888"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Quantification of AM usage</w:t>
            </w:r>
          </w:p>
          <w:p w14:paraId="3C3ADA38" w14:textId="77777777" w:rsidR="00F60517" w:rsidRPr="008156A0" w:rsidRDefault="00F60517" w:rsidP="00F52726">
            <w:pPr>
              <w:rPr>
                <w:rFonts w:ascii="Times New Roman" w:hAnsi="Times New Roman" w:cs="Times New Roman"/>
                <w:i/>
                <w:iCs/>
                <w:sz w:val="20"/>
                <w:szCs w:val="20"/>
              </w:rPr>
            </w:pPr>
          </w:p>
          <w:p w14:paraId="38D274C1"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Description of antimicrobials used on farms</w:t>
            </w:r>
          </w:p>
        </w:tc>
        <w:tc>
          <w:tcPr>
            <w:tcW w:w="1530" w:type="dxa"/>
            <w:noWrap/>
            <w:vAlign w:val="center"/>
            <w:hideMark/>
          </w:tcPr>
          <w:p w14:paraId="7CD5E4DB" w14:textId="77777777" w:rsidR="00F60517" w:rsidRPr="008156A0" w:rsidRDefault="00F60517" w:rsidP="00F52726">
            <w:pPr>
              <w:rPr>
                <w:rFonts w:ascii="Times New Roman" w:hAnsi="Times New Roman" w:cs="Times New Roman"/>
                <w:i/>
                <w:iCs/>
                <w:sz w:val="20"/>
                <w:szCs w:val="20"/>
                <w:vertAlign w:val="superscript"/>
              </w:rPr>
            </w:pPr>
            <w:r w:rsidRPr="008156A0">
              <w:rPr>
                <w:rFonts w:ascii="Times New Roman" w:hAnsi="Times New Roman" w:cs="Times New Roman"/>
                <w:i/>
                <w:iCs/>
                <w:sz w:val="20"/>
                <w:szCs w:val="20"/>
              </w:rPr>
              <w:t>Susceptibility method</w:t>
            </w:r>
            <w:r w:rsidRPr="008156A0">
              <w:rPr>
                <w:rFonts w:ascii="Times New Roman" w:hAnsi="Times New Roman" w:cs="Times New Roman"/>
                <w:i/>
                <w:iCs/>
                <w:sz w:val="20"/>
                <w:szCs w:val="20"/>
                <w:vertAlign w:val="superscript"/>
              </w:rPr>
              <w:t>2</w:t>
            </w:r>
          </w:p>
          <w:p w14:paraId="34B9901C" w14:textId="77777777" w:rsidR="00F60517" w:rsidRPr="008156A0" w:rsidRDefault="00F60517" w:rsidP="00F52726">
            <w:pPr>
              <w:rPr>
                <w:rFonts w:ascii="Times New Roman" w:hAnsi="Times New Roman" w:cs="Times New Roman"/>
                <w:i/>
                <w:iCs/>
                <w:sz w:val="20"/>
                <w:szCs w:val="20"/>
              </w:rPr>
            </w:pPr>
          </w:p>
          <w:p w14:paraId="4DDA4109"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Antimicrobials tested</w:t>
            </w:r>
          </w:p>
        </w:tc>
        <w:tc>
          <w:tcPr>
            <w:tcW w:w="1350" w:type="dxa"/>
            <w:vAlign w:val="center"/>
            <w:hideMark/>
          </w:tcPr>
          <w:p w14:paraId="48FDDF52"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No. isolates tested</w:t>
            </w:r>
          </w:p>
        </w:tc>
        <w:tc>
          <w:tcPr>
            <w:tcW w:w="4225" w:type="dxa"/>
            <w:noWrap/>
            <w:vAlign w:val="center"/>
            <w:hideMark/>
          </w:tcPr>
          <w:p w14:paraId="4E6D1997" w14:textId="77777777" w:rsidR="00F60517" w:rsidRPr="008156A0" w:rsidRDefault="00F60517" w:rsidP="00F52726">
            <w:pPr>
              <w:rPr>
                <w:rFonts w:ascii="Times New Roman" w:hAnsi="Times New Roman" w:cs="Times New Roman"/>
                <w:i/>
                <w:iCs/>
                <w:sz w:val="20"/>
                <w:szCs w:val="20"/>
              </w:rPr>
            </w:pPr>
          </w:p>
          <w:p w14:paraId="4A7B96AA"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Selected results</w:t>
            </w:r>
          </w:p>
        </w:tc>
      </w:tr>
      <w:tr w:rsidR="000776EC" w:rsidRPr="0039463B" w14:paraId="5E3F6E78" w14:textId="77777777" w:rsidTr="000776EC">
        <w:trPr>
          <w:trHeight w:val="2510"/>
        </w:trPr>
        <w:tc>
          <w:tcPr>
            <w:tcW w:w="1255" w:type="dxa"/>
            <w:noWrap/>
            <w:vAlign w:val="center"/>
            <w:hideMark/>
          </w:tcPr>
          <w:p w14:paraId="49514177"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Busato et al., 2000; Switzerland (EU)</w:t>
            </w:r>
          </w:p>
          <w:p w14:paraId="4D493CF0" w14:textId="77777777" w:rsidR="00F60517" w:rsidRPr="008751FC" w:rsidRDefault="00F60517" w:rsidP="00F52726">
            <w:pPr>
              <w:rPr>
                <w:rFonts w:ascii="Times New Roman" w:hAnsi="Times New Roman" w:cs="Times New Roman"/>
                <w:sz w:val="16"/>
                <w:szCs w:val="16"/>
              </w:rPr>
            </w:pPr>
          </w:p>
          <w:p w14:paraId="0DB39157"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r w:rsidRPr="008751FC">
              <w:rPr>
                <w:rFonts w:ascii="Times New Roman" w:hAnsi="Times New Roman" w:cs="Times New Roman"/>
                <w:sz w:val="16"/>
                <w:szCs w:val="16"/>
              </w:rPr>
              <w:t>, CNS</w:t>
            </w:r>
          </w:p>
        </w:tc>
        <w:tc>
          <w:tcPr>
            <w:tcW w:w="1530" w:type="dxa"/>
            <w:vAlign w:val="center"/>
            <w:hideMark/>
          </w:tcPr>
          <w:p w14:paraId="3CDB7B64" w14:textId="5E07FE71"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Longitudinal (2 herd visits/</w:t>
            </w:r>
            <w:r w:rsidR="00756299" w:rsidRPr="008751FC">
              <w:rPr>
                <w:rFonts w:ascii="Times New Roman" w:hAnsi="Times New Roman" w:cs="Times New Roman"/>
                <w:sz w:val="16"/>
                <w:szCs w:val="16"/>
              </w:rPr>
              <w:t>yr.</w:t>
            </w:r>
            <w:r w:rsidRPr="008751FC">
              <w:rPr>
                <w:rFonts w:ascii="Times New Roman" w:hAnsi="Times New Roman" w:cs="Times New Roman"/>
                <w:sz w:val="16"/>
                <w:szCs w:val="16"/>
              </w:rPr>
              <w:t>: 1x on pasture, 1x in confinement); Performed CMT on each lactating cow in herd, quartermilk samples then collected from quarters with CMT &gt;1; Isolates from subclinical mastitis</w:t>
            </w:r>
          </w:p>
        </w:tc>
        <w:tc>
          <w:tcPr>
            <w:tcW w:w="1440" w:type="dxa"/>
            <w:vAlign w:val="center"/>
            <w:hideMark/>
          </w:tcPr>
          <w:p w14:paraId="4B197B6D"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152 ORG herds; Stratified random selection (by herd size and farm location by altitude) from herds agreeing to participate; num. herds selected within strata based on actual proportion of herds in each stratum of entire population of Swiss organic dairies</w:t>
            </w:r>
          </w:p>
          <w:p w14:paraId="2BA0E51B" w14:textId="77777777" w:rsidR="00F60517" w:rsidRPr="008751FC" w:rsidRDefault="00F60517" w:rsidP="00F52726">
            <w:pPr>
              <w:rPr>
                <w:rFonts w:ascii="Times New Roman" w:hAnsi="Times New Roman" w:cs="Times New Roman"/>
                <w:sz w:val="16"/>
                <w:szCs w:val="16"/>
              </w:rPr>
            </w:pPr>
          </w:p>
          <w:p w14:paraId="568214D9" w14:textId="77503A9F"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No. </w:t>
            </w:r>
            <w:r w:rsidR="00756299" w:rsidRPr="008751FC">
              <w:rPr>
                <w:rFonts w:ascii="Times New Roman" w:hAnsi="Times New Roman" w:cs="Times New Roman"/>
                <w:sz w:val="16"/>
                <w:szCs w:val="16"/>
              </w:rPr>
              <w:t>yr.</w:t>
            </w:r>
            <w:r w:rsidRPr="008751FC">
              <w:rPr>
                <w:rFonts w:ascii="Times New Roman" w:hAnsi="Times New Roman" w:cs="Times New Roman"/>
                <w:sz w:val="16"/>
                <w:szCs w:val="16"/>
              </w:rPr>
              <w:t xml:space="preserve"> ORG herds certified not provided</w:t>
            </w:r>
          </w:p>
        </w:tc>
        <w:tc>
          <w:tcPr>
            <w:tcW w:w="1620" w:type="dxa"/>
            <w:vAlign w:val="center"/>
            <w:hideMark/>
          </w:tcPr>
          <w:p w14:paraId="5766B314"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No quantification of AM usage</w:t>
            </w:r>
          </w:p>
          <w:p w14:paraId="19F0F5D6" w14:textId="77777777" w:rsidR="00F60517" w:rsidRPr="008751FC" w:rsidRDefault="00F60517" w:rsidP="00F52726">
            <w:pPr>
              <w:rPr>
                <w:rFonts w:ascii="Times New Roman" w:hAnsi="Times New Roman" w:cs="Times New Roman"/>
                <w:sz w:val="16"/>
                <w:szCs w:val="16"/>
              </w:rPr>
            </w:pPr>
          </w:p>
          <w:p w14:paraId="4C13D7FA"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65% ORG herds regularly used AM DCT treatment (mostly β-lactam antimicrobials, combinations of β-lactams and other antimicrobials)</w:t>
            </w:r>
          </w:p>
        </w:tc>
        <w:tc>
          <w:tcPr>
            <w:tcW w:w="1530" w:type="dxa"/>
            <w:vAlign w:val="center"/>
            <w:hideMark/>
          </w:tcPr>
          <w:p w14:paraId="3051655E"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Disk diffusion</w:t>
            </w:r>
          </w:p>
          <w:p w14:paraId="3DAA8EEE" w14:textId="77777777" w:rsidR="00F60517" w:rsidRPr="008751FC" w:rsidRDefault="00F60517" w:rsidP="00F52726">
            <w:pPr>
              <w:rPr>
                <w:rFonts w:ascii="Times New Roman" w:hAnsi="Times New Roman" w:cs="Times New Roman"/>
                <w:sz w:val="16"/>
                <w:szCs w:val="16"/>
              </w:rPr>
            </w:pPr>
          </w:p>
          <w:p w14:paraId="533A1AC0"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Ampicillin, </w:t>
            </w:r>
            <w:proofErr w:type="spellStart"/>
            <w:r w:rsidRPr="008751FC">
              <w:rPr>
                <w:rFonts w:ascii="Times New Roman" w:hAnsi="Times New Roman" w:cs="Times New Roman"/>
                <w:sz w:val="16"/>
                <w:szCs w:val="16"/>
              </w:rPr>
              <w:t>cefalotin</w:t>
            </w:r>
            <w:proofErr w:type="spellEnd"/>
            <w:r w:rsidRPr="008751FC">
              <w:rPr>
                <w:rFonts w:ascii="Times New Roman" w:hAnsi="Times New Roman" w:cs="Times New Roman"/>
                <w:sz w:val="16"/>
                <w:szCs w:val="16"/>
              </w:rPr>
              <w:t xml:space="preserve">, chloramphenicol, ciprofloxacin, clindamycin, cloxacillin, </w:t>
            </w:r>
            <w:proofErr w:type="spellStart"/>
            <w:r w:rsidRPr="008751FC">
              <w:rPr>
                <w:rFonts w:ascii="Times New Roman" w:hAnsi="Times New Roman" w:cs="Times New Roman"/>
                <w:sz w:val="16"/>
                <w:szCs w:val="16"/>
              </w:rPr>
              <w:t>cotrimoxacol</w:t>
            </w:r>
            <w:proofErr w:type="spellEnd"/>
            <w:r w:rsidRPr="008751FC">
              <w:rPr>
                <w:rFonts w:ascii="Times New Roman" w:hAnsi="Times New Roman" w:cs="Times New Roman"/>
                <w:sz w:val="16"/>
                <w:szCs w:val="16"/>
              </w:rPr>
              <w:t>, erythromycin, gentamicin, neomycin, penicillin, rifamycin, tetracycline</w:t>
            </w:r>
          </w:p>
        </w:tc>
        <w:tc>
          <w:tcPr>
            <w:tcW w:w="1350" w:type="dxa"/>
            <w:vAlign w:val="center"/>
            <w:hideMark/>
          </w:tcPr>
          <w:p w14:paraId="77210CDE"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i/>
                <w:sz w:val="16"/>
                <w:szCs w:val="16"/>
              </w:rPr>
              <w:t>S. aureus</w:t>
            </w:r>
            <w:r w:rsidRPr="008156A0">
              <w:rPr>
                <w:rFonts w:ascii="Times New Roman" w:hAnsi="Times New Roman" w:cs="Times New Roman"/>
                <w:sz w:val="16"/>
                <w:szCs w:val="16"/>
              </w:rPr>
              <w:t xml:space="preserve">: 37 ORG </w:t>
            </w:r>
          </w:p>
          <w:p w14:paraId="49F787AD" w14:textId="77777777" w:rsidR="00F60517" w:rsidRPr="008156A0" w:rsidRDefault="00F60517" w:rsidP="00F52726">
            <w:pPr>
              <w:rPr>
                <w:rFonts w:ascii="Times New Roman" w:hAnsi="Times New Roman" w:cs="Times New Roman"/>
                <w:sz w:val="16"/>
                <w:szCs w:val="16"/>
              </w:rPr>
            </w:pPr>
          </w:p>
          <w:p w14:paraId="381CC865"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CNS: 54 ORG</w:t>
            </w:r>
          </w:p>
        </w:tc>
        <w:tc>
          <w:tcPr>
            <w:tcW w:w="4225" w:type="dxa"/>
            <w:vAlign w:val="center"/>
            <w:hideMark/>
          </w:tcPr>
          <w:p w14:paraId="4340AEA5" w14:textId="77777777" w:rsidR="00F60517" w:rsidRPr="008156A0" w:rsidRDefault="00F60517" w:rsidP="00F52726">
            <w:pPr>
              <w:rPr>
                <w:rFonts w:ascii="Times New Roman" w:hAnsi="Times New Roman" w:cs="Times New Roman"/>
                <w:sz w:val="16"/>
                <w:szCs w:val="16"/>
              </w:rPr>
            </w:pPr>
          </w:p>
          <w:p w14:paraId="2378D59F" w14:textId="77777777" w:rsidR="00F60517" w:rsidRPr="008156A0" w:rsidRDefault="00F60517" w:rsidP="00F52726">
            <w:pPr>
              <w:rPr>
                <w:rFonts w:ascii="Times New Roman" w:hAnsi="Times New Roman" w:cs="Times New Roman"/>
                <w:sz w:val="16"/>
                <w:szCs w:val="16"/>
                <w:vertAlign w:val="superscript"/>
              </w:rPr>
            </w:pPr>
            <w:r w:rsidRPr="008156A0">
              <w:rPr>
                <w:rFonts w:ascii="Times New Roman" w:hAnsi="Times New Roman" w:cs="Times New Roman"/>
                <w:sz w:val="16"/>
                <w:szCs w:val="16"/>
              </w:rPr>
              <w:t>Data describing the proportion of staphylococci from CON herds resistant to different antimicrobials taken from a previously unpublished survey by the authors (completed 6 years prior).</w:t>
            </w:r>
            <w:r w:rsidRPr="008156A0">
              <w:rPr>
                <w:rFonts w:ascii="Times New Roman" w:hAnsi="Times New Roman" w:cs="Times New Roman"/>
                <w:sz w:val="16"/>
                <w:szCs w:val="16"/>
                <w:vertAlign w:val="superscript"/>
              </w:rPr>
              <w:t>3</w:t>
            </w:r>
          </w:p>
          <w:p w14:paraId="6DA7FAE4" w14:textId="77777777" w:rsidR="00F60517" w:rsidRPr="008156A0" w:rsidRDefault="00F60517" w:rsidP="00F52726">
            <w:pPr>
              <w:rPr>
                <w:rFonts w:ascii="Times New Roman" w:hAnsi="Times New Roman" w:cs="Times New Roman"/>
                <w:sz w:val="16"/>
                <w:szCs w:val="16"/>
              </w:rPr>
            </w:pPr>
          </w:p>
          <w:p w14:paraId="6050FDA1"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Proportions of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w:t>
            </w:r>
            <w:proofErr w:type="gramStart"/>
            <w:r w:rsidRPr="008156A0">
              <w:rPr>
                <w:rFonts w:ascii="Times New Roman" w:hAnsi="Times New Roman" w:cs="Times New Roman"/>
                <w:sz w:val="16"/>
                <w:szCs w:val="16"/>
              </w:rPr>
              <w:t>isolates</w:t>
            </w:r>
            <w:proofErr w:type="gramEnd"/>
            <w:r w:rsidRPr="008156A0">
              <w:rPr>
                <w:rFonts w:ascii="Times New Roman" w:hAnsi="Times New Roman" w:cs="Times New Roman"/>
                <w:sz w:val="16"/>
                <w:szCs w:val="16"/>
              </w:rPr>
              <w:t xml:space="preserve"> from ORG herds resistant to different antimicrobials were </w:t>
            </w:r>
            <w:proofErr w:type="gramStart"/>
            <w:r w:rsidRPr="008156A0">
              <w:rPr>
                <w:rFonts w:ascii="Times New Roman" w:hAnsi="Times New Roman" w:cs="Times New Roman"/>
                <w:sz w:val="16"/>
                <w:szCs w:val="16"/>
              </w:rPr>
              <w:t>similar to</w:t>
            </w:r>
            <w:proofErr w:type="gramEnd"/>
            <w:r w:rsidRPr="008156A0">
              <w:rPr>
                <w:rFonts w:ascii="Times New Roman" w:hAnsi="Times New Roman" w:cs="Times New Roman"/>
                <w:sz w:val="16"/>
                <w:szCs w:val="16"/>
              </w:rPr>
              <w:t xml:space="preserve"> those from CON herds (no statistical comparison carried out).</w:t>
            </w:r>
          </w:p>
          <w:p w14:paraId="1E1EEC9F" w14:textId="77777777" w:rsidR="00F60517" w:rsidRPr="008156A0" w:rsidRDefault="00F60517" w:rsidP="00F52726">
            <w:pPr>
              <w:rPr>
                <w:rFonts w:ascii="Times New Roman" w:hAnsi="Times New Roman" w:cs="Times New Roman"/>
                <w:sz w:val="16"/>
                <w:szCs w:val="16"/>
              </w:rPr>
            </w:pPr>
          </w:p>
          <w:p w14:paraId="23684F27"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Proportion of CNS isolates from ORG herds resistant to different antimicrobials were </w:t>
            </w:r>
            <w:proofErr w:type="gramStart"/>
            <w:r w:rsidRPr="008156A0">
              <w:rPr>
                <w:rFonts w:ascii="Times New Roman" w:hAnsi="Times New Roman" w:cs="Times New Roman"/>
                <w:sz w:val="16"/>
                <w:szCs w:val="16"/>
              </w:rPr>
              <w:t>similar to</w:t>
            </w:r>
            <w:proofErr w:type="gramEnd"/>
            <w:r w:rsidRPr="008156A0">
              <w:rPr>
                <w:rFonts w:ascii="Times New Roman" w:hAnsi="Times New Roman" w:cs="Times New Roman"/>
                <w:sz w:val="16"/>
                <w:szCs w:val="16"/>
              </w:rPr>
              <w:t xml:space="preserve"> those from CON herds, with the exception of a numerically higher proportion of isolates resistant to </w:t>
            </w:r>
            <w:proofErr w:type="spellStart"/>
            <w:r w:rsidRPr="008156A0">
              <w:rPr>
                <w:rFonts w:ascii="Times New Roman" w:hAnsi="Times New Roman" w:cs="Times New Roman"/>
                <w:sz w:val="16"/>
                <w:szCs w:val="16"/>
              </w:rPr>
              <w:t>rifamyin</w:t>
            </w:r>
            <w:proofErr w:type="spellEnd"/>
            <w:r w:rsidRPr="008156A0">
              <w:rPr>
                <w:rFonts w:ascii="Times New Roman" w:hAnsi="Times New Roman" w:cs="Times New Roman"/>
                <w:sz w:val="16"/>
                <w:szCs w:val="16"/>
              </w:rPr>
              <w:t xml:space="preserve"> from ORG herds (no statistical comparison carried out).</w:t>
            </w:r>
          </w:p>
          <w:p w14:paraId="73B15844" w14:textId="77777777" w:rsidR="00F60517" w:rsidRPr="008156A0" w:rsidRDefault="00F60517" w:rsidP="00F52726">
            <w:pPr>
              <w:rPr>
                <w:rFonts w:ascii="Times New Roman" w:hAnsi="Times New Roman" w:cs="Times New Roman"/>
                <w:sz w:val="16"/>
                <w:szCs w:val="16"/>
              </w:rPr>
            </w:pPr>
          </w:p>
          <w:p w14:paraId="75942561" w14:textId="77777777" w:rsidR="00F60517" w:rsidRPr="008156A0" w:rsidRDefault="00F60517" w:rsidP="00F52726">
            <w:pPr>
              <w:rPr>
                <w:rFonts w:ascii="Times New Roman" w:hAnsi="Times New Roman" w:cs="Times New Roman"/>
                <w:sz w:val="16"/>
                <w:szCs w:val="16"/>
              </w:rPr>
            </w:pPr>
          </w:p>
          <w:p w14:paraId="4F6B0408" w14:textId="77777777" w:rsidR="00F60517" w:rsidRPr="008156A0" w:rsidRDefault="00F60517" w:rsidP="00F52726">
            <w:pPr>
              <w:rPr>
                <w:rFonts w:ascii="Times New Roman" w:hAnsi="Times New Roman" w:cs="Times New Roman"/>
                <w:sz w:val="16"/>
                <w:szCs w:val="16"/>
              </w:rPr>
            </w:pPr>
          </w:p>
          <w:p w14:paraId="5786823E" w14:textId="77777777" w:rsidR="00F60517" w:rsidRPr="008156A0" w:rsidRDefault="00F60517" w:rsidP="00F52726">
            <w:pPr>
              <w:rPr>
                <w:rFonts w:ascii="Times New Roman" w:hAnsi="Times New Roman" w:cs="Times New Roman"/>
                <w:sz w:val="16"/>
                <w:szCs w:val="16"/>
              </w:rPr>
            </w:pPr>
          </w:p>
        </w:tc>
      </w:tr>
      <w:tr w:rsidR="000776EC" w:rsidRPr="0039463B" w14:paraId="13D00851" w14:textId="77777777" w:rsidTr="000776EC">
        <w:trPr>
          <w:trHeight w:val="1420"/>
        </w:trPr>
        <w:tc>
          <w:tcPr>
            <w:tcW w:w="1255" w:type="dxa"/>
            <w:noWrap/>
            <w:vAlign w:val="center"/>
            <w:hideMark/>
          </w:tcPr>
          <w:p w14:paraId="427DEBA7" w14:textId="77777777" w:rsidR="00F60517" w:rsidRPr="008751FC" w:rsidRDefault="00F60517" w:rsidP="00F52726">
            <w:pPr>
              <w:rPr>
                <w:rFonts w:ascii="Times New Roman" w:hAnsi="Times New Roman" w:cs="Times New Roman"/>
                <w:sz w:val="16"/>
                <w:szCs w:val="16"/>
              </w:rPr>
            </w:pPr>
            <w:proofErr w:type="spellStart"/>
            <w:r w:rsidRPr="008751FC">
              <w:rPr>
                <w:rFonts w:ascii="Times New Roman" w:hAnsi="Times New Roman" w:cs="Times New Roman"/>
                <w:sz w:val="16"/>
                <w:szCs w:val="16"/>
              </w:rPr>
              <w:t>Tikofsky</w:t>
            </w:r>
            <w:proofErr w:type="spellEnd"/>
            <w:r w:rsidRPr="008751FC">
              <w:rPr>
                <w:rFonts w:ascii="Times New Roman" w:hAnsi="Times New Roman" w:cs="Times New Roman"/>
                <w:sz w:val="16"/>
                <w:szCs w:val="16"/>
              </w:rPr>
              <w:t xml:space="preserve"> et al., 2003; US</w:t>
            </w:r>
          </w:p>
          <w:p w14:paraId="73C63B62" w14:textId="77777777" w:rsidR="00F60517" w:rsidRPr="008751FC" w:rsidRDefault="00F60517" w:rsidP="00F52726">
            <w:pPr>
              <w:rPr>
                <w:rFonts w:ascii="Times New Roman" w:hAnsi="Times New Roman" w:cs="Times New Roman"/>
                <w:sz w:val="16"/>
                <w:szCs w:val="16"/>
              </w:rPr>
            </w:pPr>
          </w:p>
          <w:p w14:paraId="16E11704"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p>
        </w:tc>
        <w:tc>
          <w:tcPr>
            <w:tcW w:w="1530" w:type="dxa"/>
            <w:vAlign w:val="center"/>
            <w:hideMark/>
          </w:tcPr>
          <w:p w14:paraId="543CA408"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 visit/herd); Composite quartermilk</w:t>
            </w:r>
            <w:r w:rsidRPr="008751FC">
              <w:rPr>
                <w:rFonts w:ascii="Times New Roman" w:hAnsi="Times New Roman" w:cs="Times New Roman"/>
                <w:sz w:val="16"/>
                <w:szCs w:val="16"/>
              </w:rPr>
              <w:br/>
              <w:t>samples from each lactating cow in herd; Not specified if isolates from clinical or subclinical mastitis</w:t>
            </w:r>
          </w:p>
        </w:tc>
        <w:tc>
          <w:tcPr>
            <w:tcW w:w="1440" w:type="dxa"/>
            <w:vAlign w:val="center"/>
            <w:hideMark/>
          </w:tcPr>
          <w:p w14:paraId="356DADDC"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22 ORG herds, 16 CON herds; Herds of similar size and geographic distribution selected; All CON herds used blanket DCT </w:t>
            </w:r>
          </w:p>
          <w:p w14:paraId="4BB39A6D" w14:textId="77777777" w:rsidR="00F60517" w:rsidRPr="008751FC" w:rsidRDefault="00F60517" w:rsidP="00F52726">
            <w:pPr>
              <w:rPr>
                <w:rFonts w:ascii="Times New Roman" w:hAnsi="Times New Roman" w:cs="Times New Roman"/>
                <w:sz w:val="16"/>
                <w:szCs w:val="16"/>
              </w:rPr>
            </w:pPr>
          </w:p>
          <w:p w14:paraId="443828B4" w14:textId="4DC24FB5"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ORG herds certified ≥ 3 </w:t>
            </w:r>
            <w:r w:rsidR="00756299" w:rsidRPr="008751FC">
              <w:rPr>
                <w:rFonts w:ascii="Times New Roman" w:hAnsi="Times New Roman" w:cs="Times New Roman"/>
                <w:sz w:val="16"/>
                <w:szCs w:val="16"/>
              </w:rPr>
              <w:t>yr.</w:t>
            </w:r>
            <w:r w:rsidRPr="008751FC">
              <w:rPr>
                <w:rFonts w:ascii="Times New Roman" w:hAnsi="Times New Roman" w:cs="Times New Roman"/>
                <w:sz w:val="16"/>
                <w:szCs w:val="16"/>
              </w:rPr>
              <w:t xml:space="preserve"> </w:t>
            </w:r>
            <w:r w:rsidRPr="008751FC">
              <w:rPr>
                <w:rFonts w:ascii="Times New Roman" w:hAnsi="Times New Roman" w:cs="Times New Roman"/>
                <w:sz w:val="16"/>
                <w:szCs w:val="16"/>
              </w:rPr>
              <w:lastRenderedPageBreak/>
              <w:t>("most much longer")</w:t>
            </w:r>
          </w:p>
        </w:tc>
        <w:tc>
          <w:tcPr>
            <w:tcW w:w="1620" w:type="dxa"/>
            <w:vAlign w:val="center"/>
            <w:hideMark/>
          </w:tcPr>
          <w:p w14:paraId="397E6AD1"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lastRenderedPageBreak/>
              <w:t>No quantification of AM usage</w:t>
            </w:r>
          </w:p>
          <w:p w14:paraId="41D49D35" w14:textId="77777777" w:rsidR="00F60517" w:rsidRPr="008751FC" w:rsidRDefault="00F60517" w:rsidP="00F52726">
            <w:pPr>
              <w:rPr>
                <w:rFonts w:ascii="Times New Roman" w:hAnsi="Times New Roman" w:cs="Times New Roman"/>
                <w:sz w:val="16"/>
                <w:szCs w:val="16"/>
              </w:rPr>
            </w:pPr>
          </w:p>
          <w:p w14:paraId="149FC675"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On CON herds, β-lactam antimicrobials </w:t>
            </w:r>
            <w:proofErr w:type="gramStart"/>
            <w:r w:rsidRPr="008751FC">
              <w:rPr>
                <w:rFonts w:ascii="Times New Roman" w:hAnsi="Times New Roman" w:cs="Times New Roman"/>
                <w:sz w:val="16"/>
                <w:szCs w:val="16"/>
              </w:rPr>
              <w:t>used most commonly</w:t>
            </w:r>
            <w:proofErr w:type="gramEnd"/>
            <w:r w:rsidRPr="008751FC">
              <w:rPr>
                <w:rFonts w:ascii="Times New Roman" w:hAnsi="Times New Roman" w:cs="Times New Roman"/>
                <w:sz w:val="16"/>
                <w:szCs w:val="16"/>
              </w:rPr>
              <w:t xml:space="preserve"> (amoxicillin and pirlimycin most common treatments administered during </w:t>
            </w:r>
            <w:r w:rsidRPr="008751FC">
              <w:rPr>
                <w:rFonts w:ascii="Times New Roman" w:hAnsi="Times New Roman" w:cs="Times New Roman"/>
                <w:sz w:val="16"/>
                <w:szCs w:val="16"/>
              </w:rPr>
              <w:lastRenderedPageBreak/>
              <w:t>lactation, penicillin-novobiocin for DCT)</w:t>
            </w:r>
          </w:p>
        </w:tc>
        <w:tc>
          <w:tcPr>
            <w:tcW w:w="1530" w:type="dxa"/>
            <w:vAlign w:val="center"/>
            <w:hideMark/>
          </w:tcPr>
          <w:p w14:paraId="508D45ED"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lastRenderedPageBreak/>
              <w:t>Disk diffusion</w:t>
            </w:r>
          </w:p>
          <w:p w14:paraId="56C0839E" w14:textId="77777777" w:rsidR="00F60517" w:rsidRPr="008751FC" w:rsidRDefault="00F60517" w:rsidP="00F52726">
            <w:pPr>
              <w:rPr>
                <w:rFonts w:ascii="Times New Roman" w:hAnsi="Times New Roman" w:cs="Times New Roman"/>
                <w:sz w:val="16"/>
                <w:szCs w:val="16"/>
              </w:rPr>
            </w:pPr>
          </w:p>
          <w:p w14:paraId="32861B2B"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Ampicillin, cephalothin, erythromycin, novobiocin, oxacillin, penicillin, penicillin-novobiocin, pirlimycin, </w:t>
            </w:r>
            <w:r w:rsidRPr="008751FC">
              <w:rPr>
                <w:rFonts w:ascii="Times New Roman" w:hAnsi="Times New Roman" w:cs="Times New Roman"/>
                <w:sz w:val="16"/>
                <w:szCs w:val="16"/>
              </w:rPr>
              <w:lastRenderedPageBreak/>
              <w:t>tetracycline, vancomycin</w:t>
            </w:r>
          </w:p>
        </w:tc>
        <w:tc>
          <w:tcPr>
            <w:tcW w:w="1350" w:type="dxa"/>
            <w:vAlign w:val="center"/>
            <w:hideMark/>
          </w:tcPr>
          <w:p w14:paraId="5DCD0122"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lastRenderedPageBreak/>
              <w:t xml:space="preserve">261 </w:t>
            </w:r>
            <w:r w:rsidRPr="008156A0">
              <w:rPr>
                <w:rFonts w:ascii="Times New Roman" w:hAnsi="Times New Roman" w:cs="Times New Roman"/>
                <w:i/>
                <w:sz w:val="16"/>
                <w:szCs w:val="16"/>
              </w:rPr>
              <w:t>S. aureus</w:t>
            </w:r>
            <w:r w:rsidRPr="008156A0">
              <w:rPr>
                <w:rFonts w:ascii="Times New Roman" w:hAnsi="Times New Roman" w:cs="Times New Roman"/>
                <w:sz w:val="16"/>
                <w:szCs w:val="16"/>
              </w:rPr>
              <w:t>: 117 CON, 144 ORG</w:t>
            </w:r>
          </w:p>
        </w:tc>
        <w:tc>
          <w:tcPr>
            <w:tcW w:w="4225" w:type="dxa"/>
            <w:vAlign w:val="center"/>
            <w:hideMark/>
          </w:tcPr>
          <w:p w14:paraId="1CB15E41"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Strength of association between proportion susceptible/resistant and mgmt. category was evaluated, as well as differences in mean zone diameter for isolates from ORG vs. CON herds. </w:t>
            </w:r>
          </w:p>
          <w:p w14:paraId="5B79A27A" w14:textId="77777777" w:rsidR="00F60517" w:rsidRPr="008156A0" w:rsidRDefault="00F60517" w:rsidP="00F52726">
            <w:pPr>
              <w:rPr>
                <w:rFonts w:ascii="Times New Roman" w:hAnsi="Times New Roman" w:cs="Times New Roman"/>
                <w:sz w:val="16"/>
                <w:szCs w:val="16"/>
              </w:rPr>
            </w:pPr>
          </w:p>
          <w:p w14:paraId="645B0B5E"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Differences in antimicrobial susceptibility were observed between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from ORG and CON herds for 7 of 9 antimicrobials studied (results combined over both analyses).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w:t>
            </w:r>
            <w:r w:rsidRPr="008156A0">
              <w:rPr>
                <w:rFonts w:ascii="Times New Roman" w:hAnsi="Times New Roman" w:cs="Times New Roman"/>
                <w:i/>
                <w:iCs/>
                <w:sz w:val="16"/>
                <w:szCs w:val="16"/>
              </w:rPr>
              <w:t xml:space="preserve"> </w:t>
            </w:r>
            <w:r w:rsidRPr="008156A0">
              <w:rPr>
                <w:rFonts w:ascii="Times New Roman" w:hAnsi="Times New Roman" w:cs="Times New Roman"/>
                <w:sz w:val="16"/>
                <w:szCs w:val="16"/>
              </w:rPr>
              <w:t xml:space="preserve">from both types of herds showed good susceptibility to most mastitis antimicrobials, but isolates from ORG herds were significantly more susceptible. </w:t>
            </w:r>
          </w:p>
        </w:tc>
      </w:tr>
      <w:tr w:rsidR="000776EC" w:rsidRPr="0039463B" w14:paraId="1E7BC6AE" w14:textId="77777777" w:rsidTr="000776EC">
        <w:trPr>
          <w:trHeight w:val="2170"/>
        </w:trPr>
        <w:tc>
          <w:tcPr>
            <w:tcW w:w="1255" w:type="dxa"/>
            <w:noWrap/>
            <w:vAlign w:val="center"/>
            <w:hideMark/>
          </w:tcPr>
          <w:p w14:paraId="2EDBC5DF"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Sato et al., 2004; US and Demark (EU)</w:t>
            </w:r>
          </w:p>
          <w:p w14:paraId="4042C990" w14:textId="77777777" w:rsidR="00F60517" w:rsidRPr="008751FC" w:rsidRDefault="00F60517" w:rsidP="00F52726">
            <w:pPr>
              <w:rPr>
                <w:rFonts w:ascii="Times New Roman" w:hAnsi="Times New Roman" w:cs="Times New Roman"/>
                <w:sz w:val="16"/>
                <w:szCs w:val="16"/>
              </w:rPr>
            </w:pPr>
          </w:p>
          <w:p w14:paraId="5D3B7313"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p>
        </w:tc>
        <w:tc>
          <w:tcPr>
            <w:tcW w:w="1530" w:type="dxa"/>
            <w:vAlign w:val="center"/>
            <w:hideMark/>
          </w:tcPr>
          <w:p w14:paraId="4CBA90F8" w14:textId="02E931D4"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(1-2 herd visits/</w:t>
            </w:r>
            <w:r w:rsidR="00756299" w:rsidRPr="008751FC">
              <w:rPr>
                <w:rFonts w:ascii="Times New Roman" w:hAnsi="Times New Roman" w:cs="Times New Roman"/>
                <w:sz w:val="16"/>
                <w:szCs w:val="16"/>
              </w:rPr>
              <w:t>yr.</w:t>
            </w:r>
            <w:r w:rsidRPr="008751FC">
              <w:rPr>
                <w:rFonts w:ascii="Times New Roman" w:hAnsi="Times New Roman" w:cs="Times New Roman"/>
                <w:sz w:val="16"/>
                <w:szCs w:val="16"/>
              </w:rPr>
              <w:t xml:space="preserve"> for US herds, 1 visit/herd for Danish herds); Bulk tank milk</w:t>
            </w:r>
          </w:p>
        </w:tc>
        <w:tc>
          <w:tcPr>
            <w:tcW w:w="1440" w:type="dxa"/>
            <w:vAlign w:val="center"/>
            <w:hideMark/>
          </w:tcPr>
          <w:p w14:paraId="2C58579B"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30 ORG herds, 30 CON herds from US; 20 ORG herds, 20 CON herds from Denmark; In US, "neighboring" CON herd enrolled as match for each ORG herd; Danish herds chosen randomly</w:t>
            </w:r>
          </w:p>
          <w:p w14:paraId="5425A328" w14:textId="77777777" w:rsidR="00F60517" w:rsidRPr="008751FC" w:rsidRDefault="00F60517" w:rsidP="00F52726">
            <w:pPr>
              <w:rPr>
                <w:rFonts w:ascii="Times New Roman" w:hAnsi="Times New Roman" w:cs="Times New Roman"/>
                <w:sz w:val="16"/>
                <w:szCs w:val="16"/>
              </w:rPr>
            </w:pPr>
          </w:p>
          <w:p w14:paraId="42F12B2B" w14:textId="5F4F66CA"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US: ORG herds certified ≥ 3 </w:t>
            </w:r>
            <w:r w:rsidR="00756299" w:rsidRPr="008751FC">
              <w:rPr>
                <w:rFonts w:ascii="Times New Roman" w:hAnsi="Times New Roman" w:cs="Times New Roman"/>
                <w:sz w:val="16"/>
                <w:szCs w:val="16"/>
              </w:rPr>
              <w:t>yr.</w:t>
            </w:r>
            <w:r w:rsidRPr="008751FC">
              <w:rPr>
                <w:rFonts w:ascii="Times New Roman" w:hAnsi="Times New Roman" w:cs="Times New Roman"/>
                <w:sz w:val="16"/>
                <w:szCs w:val="16"/>
              </w:rPr>
              <w:t xml:space="preserve"> (mean = 8 </w:t>
            </w:r>
            <w:r w:rsidR="00756299" w:rsidRPr="008751FC">
              <w:rPr>
                <w:rFonts w:ascii="Times New Roman" w:hAnsi="Times New Roman" w:cs="Times New Roman"/>
                <w:sz w:val="16"/>
                <w:szCs w:val="16"/>
              </w:rPr>
              <w:t>yr.</w:t>
            </w:r>
            <w:r w:rsidRPr="008751FC">
              <w:rPr>
                <w:rFonts w:ascii="Times New Roman" w:hAnsi="Times New Roman" w:cs="Times New Roman"/>
                <w:sz w:val="16"/>
                <w:szCs w:val="16"/>
              </w:rPr>
              <w:t xml:space="preserve">); Denmark: ORG herds converted ≥ 9 </w:t>
            </w:r>
            <w:r w:rsidR="00756299" w:rsidRPr="008751FC">
              <w:rPr>
                <w:rFonts w:ascii="Times New Roman" w:hAnsi="Times New Roman" w:cs="Times New Roman"/>
                <w:sz w:val="16"/>
                <w:szCs w:val="16"/>
              </w:rPr>
              <w:t>yr.</w:t>
            </w:r>
            <w:r w:rsidRPr="008751FC">
              <w:rPr>
                <w:rFonts w:ascii="Times New Roman" w:hAnsi="Times New Roman" w:cs="Times New Roman"/>
                <w:sz w:val="16"/>
                <w:szCs w:val="16"/>
              </w:rPr>
              <w:t xml:space="preserve"> prior to publication date</w:t>
            </w:r>
          </w:p>
        </w:tc>
        <w:tc>
          <w:tcPr>
            <w:tcW w:w="1620" w:type="dxa"/>
            <w:noWrap/>
            <w:vAlign w:val="center"/>
            <w:hideMark/>
          </w:tcPr>
          <w:p w14:paraId="3911F134"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No quantification or description of AM usage provided</w:t>
            </w:r>
          </w:p>
        </w:tc>
        <w:tc>
          <w:tcPr>
            <w:tcW w:w="1530" w:type="dxa"/>
            <w:vAlign w:val="center"/>
            <w:hideMark/>
          </w:tcPr>
          <w:p w14:paraId="005F36E7"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Broth microdilution (</w:t>
            </w:r>
            <w:proofErr w:type="spellStart"/>
            <w:r w:rsidRPr="008751FC">
              <w:rPr>
                <w:rFonts w:ascii="Times New Roman" w:hAnsi="Times New Roman" w:cs="Times New Roman"/>
                <w:i/>
                <w:iCs/>
                <w:sz w:val="16"/>
                <w:szCs w:val="16"/>
              </w:rPr>
              <w:t>Sensititre</w:t>
            </w:r>
            <w:proofErr w:type="spellEnd"/>
            <w:r w:rsidRPr="008751FC">
              <w:rPr>
                <w:rFonts w:ascii="Times New Roman" w:hAnsi="Times New Roman" w:cs="Times New Roman"/>
                <w:i/>
                <w:iCs/>
                <w:sz w:val="16"/>
                <w:szCs w:val="16"/>
              </w:rPr>
              <w:t>)</w:t>
            </w:r>
          </w:p>
          <w:p w14:paraId="5FC9FBAE" w14:textId="77777777" w:rsidR="00F60517" w:rsidRPr="008751FC" w:rsidRDefault="00F60517" w:rsidP="00F52726">
            <w:pPr>
              <w:rPr>
                <w:rFonts w:ascii="Times New Roman" w:hAnsi="Times New Roman" w:cs="Times New Roman"/>
                <w:sz w:val="16"/>
                <w:szCs w:val="16"/>
              </w:rPr>
            </w:pPr>
          </w:p>
          <w:p w14:paraId="62C93227"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Bacitracin, </w:t>
            </w:r>
            <w:proofErr w:type="spellStart"/>
            <w:r w:rsidRPr="008751FC">
              <w:rPr>
                <w:rFonts w:ascii="Times New Roman" w:hAnsi="Times New Roman" w:cs="Times New Roman"/>
                <w:sz w:val="16"/>
                <w:szCs w:val="16"/>
              </w:rPr>
              <w:t>cephapirin</w:t>
            </w:r>
            <w:proofErr w:type="spellEnd"/>
            <w:r w:rsidRPr="008751FC">
              <w:rPr>
                <w:rFonts w:ascii="Times New Roman" w:hAnsi="Times New Roman" w:cs="Times New Roman"/>
                <w:sz w:val="16"/>
                <w:szCs w:val="16"/>
              </w:rPr>
              <w:t xml:space="preserve">, chloramphenicol, ciprofloxacin, erythromycin, gentamicin, kanamycin, oxacillin, penicillin, streptomycin, </w:t>
            </w:r>
            <w:proofErr w:type="spellStart"/>
            <w:r w:rsidRPr="008751FC">
              <w:rPr>
                <w:rFonts w:ascii="Times New Roman" w:hAnsi="Times New Roman" w:cs="Times New Roman"/>
                <w:sz w:val="16"/>
                <w:szCs w:val="16"/>
              </w:rPr>
              <w:t>sulphamethoxazole</w:t>
            </w:r>
            <w:proofErr w:type="spellEnd"/>
            <w:r w:rsidRPr="008751FC">
              <w:rPr>
                <w:rFonts w:ascii="Times New Roman" w:hAnsi="Times New Roman" w:cs="Times New Roman"/>
                <w:sz w:val="16"/>
                <w:szCs w:val="16"/>
              </w:rPr>
              <w:t xml:space="preserve">, </w:t>
            </w:r>
            <w:proofErr w:type="spellStart"/>
            <w:r w:rsidRPr="008751FC">
              <w:rPr>
                <w:rFonts w:ascii="Times New Roman" w:hAnsi="Times New Roman" w:cs="Times New Roman"/>
                <w:sz w:val="16"/>
                <w:szCs w:val="16"/>
              </w:rPr>
              <w:t>quinupristin</w:t>
            </w:r>
            <w:proofErr w:type="spellEnd"/>
            <w:r w:rsidRPr="008751FC">
              <w:rPr>
                <w:rFonts w:ascii="Times New Roman" w:hAnsi="Times New Roman" w:cs="Times New Roman"/>
                <w:sz w:val="16"/>
                <w:szCs w:val="16"/>
              </w:rPr>
              <w:t>/</w:t>
            </w:r>
            <w:proofErr w:type="spellStart"/>
            <w:r w:rsidRPr="008751FC">
              <w:rPr>
                <w:rFonts w:ascii="Times New Roman" w:hAnsi="Times New Roman" w:cs="Times New Roman"/>
                <w:sz w:val="16"/>
                <w:szCs w:val="16"/>
              </w:rPr>
              <w:t>dalfopristin</w:t>
            </w:r>
            <w:proofErr w:type="spellEnd"/>
            <w:r w:rsidRPr="008751FC">
              <w:rPr>
                <w:rFonts w:ascii="Times New Roman" w:hAnsi="Times New Roman" w:cs="Times New Roman"/>
                <w:sz w:val="16"/>
                <w:szCs w:val="16"/>
              </w:rPr>
              <w:t>, tetracycline, trimethoprim, vancomycin</w:t>
            </w:r>
          </w:p>
        </w:tc>
        <w:tc>
          <w:tcPr>
            <w:tcW w:w="1350" w:type="dxa"/>
            <w:vAlign w:val="center"/>
            <w:hideMark/>
          </w:tcPr>
          <w:p w14:paraId="5B95F8A1"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483 </w:t>
            </w:r>
            <w:r w:rsidRPr="008156A0">
              <w:rPr>
                <w:rFonts w:ascii="Times New Roman" w:hAnsi="Times New Roman" w:cs="Times New Roman"/>
                <w:i/>
                <w:sz w:val="16"/>
                <w:szCs w:val="16"/>
              </w:rPr>
              <w:t>S. aureus</w:t>
            </w:r>
            <w:r w:rsidRPr="008156A0">
              <w:rPr>
                <w:rFonts w:ascii="Times New Roman" w:hAnsi="Times New Roman" w:cs="Times New Roman"/>
                <w:sz w:val="16"/>
                <w:szCs w:val="16"/>
              </w:rPr>
              <w:t>: 229 CON, 254 ORG</w:t>
            </w:r>
          </w:p>
        </w:tc>
        <w:tc>
          <w:tcPr>
            <w:tcW w:w="4225" w:type="dxa"/>
            <w:noWrap/>
            <w:vAlign w:val="center"/>
            <w:hideMark/>
          </w:tcPr>
          <w:p w14:paraId="237018FF"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Overall, antimicrobial susceptibility was very similar between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from ORG and CON herds in both countries. Isolates from CON herds in Wisconsin had significantly reduced susceptibility to ciprofloxacin (vs. isolates from ORG herds), and isolates from ORG herds in Denmark had reduced susceptibility to </w:t>
            </w:r>
            <w:proofErr w:type="spellStart"/>
            <w:r w:rsidRPr="008156A0">
              <w:rPr>
                <w:rFonts w:ascii="Times New Roman" w:hAnsi="Times New Roman" w:cs="Times New Roman"/>
                <w:sz w:val="16"/>
                <w:szCs w:val="16"/>
              </w:rPr>
              <w:t>avilamycin</w:t>
            </w:r>
            <w:proofErr w:type="spellEnd"/>
            <w:r w:rsidRPr="008156A0">
              <w:rPr>
                <w:rFonts w:ascii="Times New Roman" w:hAnsi="Times New Roman" w:cs="Times New Roman"/>
                <w:sz w:val="16"/>
                <w:szCs w:val="16"/>
              </w:rPr>
              <w:t xml:space="preserve"> (vs. isolates from CON herds). Differences in antimicrobial susceptibility of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between ORG and CON herds were small relative to differences in isolates observed between the US and Denmark.</w:t>
            </w:r>
          </w:p>
        </w:tc>
      </w:tr>
      <w:tr w:rsidR="000776EC" w:rsidRPr="0039463B" w14:paraId="0E6FF5ED" w14:textId="77777777" w:rsidTr="000776EC">
        <w:trPr>
          <w:trHeight w:val="2460"/>
        </w:trPr>
        <w:tc>
          <w:tcPr>
            <w:tcW w:w="1255" w:type="dxa"/>
            <w:vAlign w:val="center"/>
            <w:hideMark/>
          </w:tcPr>
          <w:p w14:paraId="0D81C519"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Bennedsgaard et al., 2006; Denmark (EU)</w:t>
            </w:r>
          </w:p>
          <w:p w14:paraId="46731949" w14:textId="77777777" w:rsidR="00F60517" w:rsidRPr="008751FC" w:rsidRDefault="00F60517" w:rsidP="00F52726">
            <w:pPr>
              <w:rPr>
                <w:rFonts w:ascii="Times New Roman" w:hAnsi="Times New Roman" w:cs="Times New Roman"/>
                <w:sz w:val="16"/>
                <w:szCs w:val="16"/>
              </w:rPr>
            </w:pPr>
          </w:p>
          <w:p w14:paraId="489DF11E"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p>
        </w:tc>
        <w:tc>
          <w:tcPr>
            <w:tcW w:w="1530" w:type="dxa"/>
            <w:vAlign w:val="center"/>
            <w:hideMark/>
          </w:tcPr>
          <w:p w14:paraId="6E37DF71"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and longitudinal components; Herds converting to organic farming sampled 3x 1 year apart, CON and ORG herds sampled 1x; Quartermilk samples collected from 30 cows with "high risk of infection" (criteria: history of high SCC, breed, and lactation); Not specified if isolates from clinical or subclinical mastitis</w:t>
            </w:r>
          </w:p>
        </w:tc>
        <w:tc>
          <w:tcPr>
            <w:tcW w:w="1440" w:type="dxa"/>
            <w:vAlign w:val="center"/>
            <w:hideMark/>
          </w:tcPr>
          <w:p w14:paraId="7083E031" w14:textId="434C3058"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20 CON herds, 18 ORG herds, and 19 transitioning herds (sampled at 0, 1, 2 </w:t>
            </w:r>
            <w:r w:rsidR="00756299" w:rsidRPr="008751FC">
              <w:rPr>
                <w:rFonts w:ascii="Times New Roman" w:hAnsi="Times New Roman" w:cs="Times New Roman"/>
                <w:sz w:val="16"/>
                <w:szCs w:val="16"/>
              </w:rPr>
              <w:t>yr.</w:t>
            </w:r>
            <w:r w:rsidRPr="008751FC">
              <w:rPr>
                <w:rFonts w:ascii="Times New Roman" w:hAnsi="Times New Roman" w:cs="Times New Roman"/>
                <w:sz w:val="16"/>
                <w:szCs w:val="16"/>
              </w:rPr>
              <w:t xml:space="preserve"> of transition); Herds not matched</w:t>
            </w:r>
          </w:p>
          <w:p w14:paraId="0E3CB89B" w14:textId="77777777" w:rsidR="00F60517" w:rsidRPr="008751FC" w:rsidRDefault="00F60517" w:rsidP="00F52726">
            <w:pPr>
              <w:rPr>
                <w:rFonts w:ascii="Times New Roman" w:hAnsi="Times New Roman" w:cs="Times New Roman"/>
                <w:sz w:val="16"/>
                <w:szCs w:val="16"/>
              </w:rPr>
            </w:pPr>
          </w:p>
          <w:p w14:paraId="4A82CF13" w14:textId="7D58A1A6"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ORG herds certified ≥ 5 </w:t>
            </w:r>
            <w:r w:rsidR="00756299" w:rsidRPr="008751FC">
              <w:rPr>
                <w:rFonts w:ascii="Times New Roman" w:hAnsi="Times New Roman" w:cs="Times New Roman"/>
                <w:sz w:val="16"/>
                <w:szCs w:val="16"/>
              </w:rPr>
              <w:t>yr.</w:t>
            </w:r>
          </w:p>
        </w:tc>
        <w:tc>
          <w:tcPr>
            <w:tcW w:w="1620" w:type="dxa"/>
            <w:vAlign w:val="center"/>
            <w:hideMark/>
          </w:tcPr>
          <w:p w14:paraId="174EF1A8"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Estimated mastitis treatments given in % cows treated/cow-year for each of 5 herd </w:t>
            </w:r>
            <w:proofErr w:type="spellStart"/>
            <w:r w:rsidRPr="008751FC">
              <w:rPr>
                <w:rFonts w:ascii="Times New Roman" w:hAnsi="Times New Roman" w:cs="Times New Roman"/>
                <w:sz w:val="16"/>
                <w:szCs w:val="16"/>
              </w:rPr>
              <w:t>grps</w:t>
            </w:r>
            <w:proofErr w:type="spellEnd"/>
          </w:p>
          <w:p w14:paraId="4A998722" w14:textId="77777777" w:rsidR="00F60517" w:rsidRPr="008751FC" w:rsidRDefault="00F60517" w:rsidP="00F52726">
            <w:pPr>
              <w:rPr>
                <w:rFonts w:ascii="Times New Roman" w:hAnsi="Times New Roman" w:cs="Times New Roman"/>
                <w:sz w:val="16"/>
                <w:szCs w:val="16"/>
              </w:rPr>
            </w:pPr>
          </w:p>
          <w:p w14:paraId="7EE1F9AA"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CON used more than ORG, but transitioning </w:t>
            </w:r>
            <w:proofErr w:type="spellStart"/>
            <w:r w:rsidRPr="008751FC">
              <w:rPr>
                <w:rFonts w:ascii="Times New Roman" w:hAnsi="Times New Roman" w:cs="Times New Roman"/>
                <w:sz w:val="16"/>
                <w:szCs w:val="16"/>
              </w:rPr>
              <w:t>grps</w:t>
            </w:r>
            <w:proofErr w:type="spellEnd"/>
            <w:r w:rsidRPr="008751FC">
              <w:rPr>
                <w:rFonts w:ascii="Times New Roman" w:hAnsi="Times New Roman" w:cs="Times New Roman"/>
                <w:sz w:val="16"/>
                <w:szCs w:val="16"/>
              </w:rPr>
              <w:t xml:space="preserve"> not different from either CON or ORG; Type of AM usage not described</w:t>
            </w:r>
          </w:p>
        </w:tc>
        <w:tc>
          <w:tcPr>
            <w:tcW w:w="1530" w:type="dxa"/>
            <w:vAlign w:val="center"/>
            <w:hideMark/>
          </w:tcPr>
          <w:p w14:paraId="3E33F88D"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Blood agar plates with 1 IU penicillin/ml</w:t>
            </w:r>
          </w:p>
          <w:p w14:paraId="6AD3148F" w14:textId="77777777" w:rsidR="00F60517" w:rsidRPr="008751FC" w:rsidRDefault="00F60517" w:rsidP="00F52726">
            <w:pPr>
              <w:rPr>
                <w:rFonts w:ascii="Times New Roman" w:hAnsi="Times New Roman" w:cs="Times New Roman"/>
                <w:sz w:val="16"/>
                <w:szCs w:val="16"/>
              </w:rPr>
            </w:pPr>
          </w:p>
          <w:p w14:paraId="3EC89BE6"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Penicillin</w:t>
            </w:r>
          </w:p>
        </w:tc>
        <w:tc>
          <w:tcPr>
            <w:tcW w:w="1350" w:type="dxa"/>
            <w:vAlign w:val="center"/>
            <w:hideMark/>
          </w:tcPr>
          <w:p w14:paraId="31119A67"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749 </w:t>
            </w:r>
            <w:r w:rsidRPr="008156A0">
              <w:rPr>
                <w:rFonts w:ascii="Times New Roman" w:hAnsi="Times New Roman" w:cs="Times New Roman"/>
                <w:i/>
                <w:sz w:val="16"/>
                <w:szCs w:val="16"/>
              </w:rPr>
              <w:t>S. aureus</w:t>
            </w:r>
          </w:p>
        </w:tc>
        <w:tc>
          <w:tcPr>
            <w:tcW w:w="4225" w:type="dxa"/>
            <w:noWrap/>
            <w:vAlign w:val="center"/>
            <w:hideMark/>
          </w:tcPr>
          <w:p w14:paraId="0B5D1EB6"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No statistically significant differences were observed in the prevalence of penicillin resistance in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or the proportion of </w:t>
            </w:r>
            <w:r w:rsidRPr="008156A0">
              <w:rPr>
                <w:rFonts w:ascii="Times New Roman" w:hAnsi="Times New Roman" w:cs="Times New Roman"/>
                <w:i/>
                <w:iCs/>
                <w:sz w:val="16"/>
                <w:szCs w:val="16"/>
              </w:rPr>
              <w:t xml:space="preserve">S. aureus </w:t>
            </w:r>
            <w:r w:rsidRPr="008156A0">
              <w:rPr>
                <w:rFonts w:ascii="Times New Roman" w:hAnsi="Times New Roman" w:cs="Times New Roman"/>
                <w:sz w:val="16"/>
                <w:szCs w:val="16"/>
              </w:rPr>
              <w:t>isolates resistant to penicillin between herd groups (ORG, CON, transition year 1, transition year 2, transition year 3).</w:t>
            </w:r>
          </w:p>
        </w:tc>
      </w:tr>
      <w:tr w:rsidR="000776EC" w:rsidRPr="0039463B" w14:paraId="6FBC4BA9" w14:textId="77777777" w:rsidTr="000776EC">
        <w:trPr>
          <w:trHeight w:val="2980"/>
        </w:trPr>
        <w:tc>
          <w:tcPr>
            <w:tcW w:w="1255" w:type="dxa"/>
            <w:noWrap/>
            <w:vAlign w:val="center"/>
            <w:hideMark/>
          </w:tcPr>
          <w:p w14:paraId="783A3559"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lastRenderedPageBreak/>
              <w:t>Roesch et al., 2006; Switzerland (EU)</w:t>
            </w:r>
          </w:p>
          <w:p w14:paraId="6C1D96A2" w14:textId="77777777" w:rsidR="00F60517" w:rsidRPr="008751FC" w:rsidRDefault="00F60517" w:rsidP="00F52726">
            <w:pPr>
              <w:rPr>
                <w:rFonts w:ascii="Times New Roman" w:hAnsi="Times New Roman" w:cs="Times New Roman"/>
                <w:sz w:val="16"/>
                <w:szCs w:val="16"/>
              </w:rPr>
            </w:pPr>
          </w:p>
          <w:p w14:paraId="4628B611"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r w:rsidRPr="008751FC">
              <w:rPr>
                <w:rFonts w:ascii="Times New Roman" w:hAnsi="Times New Roman" w:cs="Times New Roman"/>
                <w:sz w:val="16"/>
                <w:szCs w:val="16"/>
              </w:rPr>
              <w:t>, NAS</w:t>
            </w:r>
          </w:p>
        </w:tc>
        <w:tc>
          <w:tcPr>
            <w:tcW w:w="1530" w:type="dxa"/>
            <w:vAlign w:val="center"/>
            <w:hideMark/>
          </w:tcPr>
          <w:p w14:paraId="22DD95B3"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Cross-sectional (1 visit/herd); 5-13 lactating cows (dep. on farm size) randomly selected at 31 </w:t>
            </w:r>
            <w:proofErr w:type="gramStart"/>
            <w:r w:rsidRPr="008751FC">
              <w:rPr>
                <w:rFonts w:ascii="Times New Roman" w:hAnsi="Times New Roman" w:cs="Times New Roman"/>
                <w:sz w:val="16"/>
                <w:szCs w:val="16"/>
              </w:rPr>
              <w:t>DIM</w:t>
            </w:r>
            <w:proofErr w:type="gramEnd"/>
            <w:r w:rsidRPr="008751FC">
              <w:rPr>
                <w:rFonts w:ascii="Times New Roman" w:hAnsi="Times New Roman" w:cs="Times New Roman"/>
                <w:sz w:val="16"/>
                <w:szCs w:val="16"/>
              </w:rPr>
              <w:t xml:space="preserve"> (median); Quartermilk samples collected from quarters with CMT ≥ 2+; Isolates from subclinical mastitis</w:t>
            </w:r>
          </w:p>
        </w:tc>
        <w:tc>
          <w:tcPr>
            <w:tcW w:w="1440" w:type="dxa"/>
            <w:vAlign w:val="center"/>
            <w:hideMark/>
          </w:tcPr>
          <w:p w14:paraId="29C4C09B"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60 ORG herds, 60 CON herds; ORG herds chosen randomly from interested pool; Matching CON herds selected based on geographic proximity, same agricultural zone (elevation), and farm size</w:t>
            </w:r>
          </w:p>
          <w:p w14:paraId="7C1DC635" w14:textId="77777777" w:rsidR="00F60517" w:rsidRPr="008751FC" w:rsidRDefault="00F60517" w:rsidP="00F52726">
            <w:pPr>
              <w:rPr>
                <w:rFonts w:ascii="Times New Roman" w:hAnsi="Times New Roman" w:cs="Times New Roman"/>
                <w:sz w:val="16"/>
                <w:szCs w:val="16"/>
              </w:rPr>
            </w:pPr>
          </w:p>
          <w:p w14:paraId="1D49DF89" w14:textId="1A2A6460"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ORG herds certified ≥ 3 </w:t>
            </w:r>
            <w:r w:rsidR="00756299" w:rsidRPr="008751FC">
              <w:rPr>
                <w:rFonts w:ascii="Times New Roman" w:hAnsi="Times New Roman" w:cs="Times New Roman"/>
                <w:sz w:val="16"/>
                <w:szCs w:val="16"/>
              </w:rPr>
              <w:t>yr.</w:t>
            </w:r>
          </w:p>
        </w:tc>
        <w:tc>
          <w:tcPr>
            <w:tcW w:w="1620" w:type="dxa"/>
            <w:vAlign w:val="center"/>
            <w:hideMark/>
          </w:tcPr>
          <w:p w14:paraId="36113D0C"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No quantification of AM usage provided, but prophylactic use of AM lower for ORG herds than CON herds</w:t>
            </w:r>
          </w:p>
          <w:p w14:paraId="4E5FCAA1" w14:textId="77777777" w:rsidR="00F60517" w:rsidRPr="008751FC" w:rsidRDefault="00F60517" w:rsidP="00F52726">
            <w:pPr>
              <w:rPr>
                <w:rFonts w:ascii="Times New Roman" w:hAnsi="Times New Roman" w:cs="Times New Roman"/>
                <w:sz w:val="16"/>
                <w:szCs w:val="16"/>
              </w:rPr>
            </w:pPr>
          </w:p>
          <w:p w14:paraId="4BED5116"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Main AM used for DCT for ORG and CON herds were penicillin (40 and 66%, respectively), cloxacillin (36.5 and 37%, respectively), neomycin (23.5 and 52.7%, respectively), and gentamicin (11.8 and 2.4%, respectively)</w:t>
            </w:r>
          </w:p>
        </w:tc>
        <w:tc>
          <w:tcPr>
            <w:tcW w:w="1530" w:type="dxa"/>
            <w:vAlign w:val="center"/>
            <w:hideMark/>
          </w:tcPr>
          <w:p w14:paraId="6A4CA796"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 xml:space="preserve">Broth microdilution (custom plates; </w:t>
            </w:r>
            <w:proofErr w:type="spellStart"/>
            <w:r w:rsidRPr="008751FC">
              <w:rPr>
                <w:rFonts w:ascii="Times New Roman" w:hAnsi="Times New Roman" w:cs="Times New Roman"/>
                <w:i/>
                <w:iCs/>
                <w:sz w:val="16"/>
                <w:szCs w:val="16"/>
              </w:rPr>
              <w:t>Sensititre</w:t>
            </w:r>
            <w:proofErr w:type="spellEnd"/>
            <w:r w:rsidRPr="008751FC">
              <w:rPr>
                <w:rFonts w:ascii="Times New Roman" w:hAnsi="Times New Roman" w:cs="Times New Roman"/>
                <w:i/>
                <w:iCs/>
                <w:sz w:val="16"/>
                <w:szCs w:val="16"/>
              </w:rPr>
              <w:t>)</w:t>
            </w:r>
          </w:p>
          <w:p w14:paraId="19C6033B" w14:textId="77777777" w:rsidR="00F60517" w:rsidRPr="008751FC" w:rsidRDefault="00F60517" w:rsidP="00F52726">
            <w:pPr>
              <w:rPr>
                <w:rFonts w:ascii="Times New Roman" w:hAnsi="Times New Roman" w:cs="Times New Roman"/>
                <w:sz w:val="16"/>
                <w:szCs w:val="16"/>
              </w:rPr>
            </w:pPr>
          </w:p>
          <w:p w14:paraId="5C76AAD3"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Amoxicillin-clavulanic acid, ceftiofur, chloramphenicol, clindamycin, enrofloxacin, erythromycin, gentamicin, oxacillin, </w:t>
            </w:r>
            <w:proofErr w:type="spellStart"/>
            <w:r w:rsidRPr="008751FC">
              <w:rPr>
                <w:rFonts w:ascii="Times New Roman" w:hAnsi="Times New Roman" w:cs="Times New Roman"/>
                <w:sz w:val="16"/>
                <w:szCs w:val="16"/>
              </w:rPr>
              <w:t>quinupristin-dalfopristin</w:t>
            </w:r>
            <w:proofErr w:type="spellEnd"/>
            <w:r w:rsidRPr="008751FC">
              <w:rPr>
                <w:rFonts w:ascii="Times New Roman" w:hAnsi="Times New Roman" w:cs="Times New Roman"/>
                <w:sz w:val="16"/>
                <w:szCs w:val="16"/>
              </w:rPr>
              <w:t>, penicillin, tetracycline, vancomycin</w:t>
            </w:r>
          </w:p>
        </w:tc>
        <w:tc>
          <w:tcPr>
            <w:tcW w:w="1350" w:type="dxa"/>
            <w:vAlign w:val="center"/>
            <w:hideMark/>
          </w:tcPr>
          <w:p w14:paraId="4F8449ED"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79 </w:t>
            </w:r>
            <w:r w:rsidRPr="008156A0">
              <w:rPr>
                <w:rFonts w:ascii="Times New Roman" w:hAnsi="Times New Roman" w:cs="Times New Roman"/>
                <w:i/>
                <w:sz w:val="16"/>
                <w:szCs w:val="16"/>
              </w:rPr>
              <w:t>S. aureus</w:t>
            </w:r>
            <w:r w:rsidRPr="008156A0">
              <w:rPr>
                <w:rFonts w:ascii="Times New Roman" w:hAnsi="Times New Roman" w:cs="Times New Roman"/>
                <w:sz w:val="16"/>
                <w:szCs w:val="16"/>
              </w:rPr>
              <w:t xml:space="preserve">: 33 CON, 46 ORG </w:t>
            </w:r>
          </w:p>
          <w:p w14:paraId="2114EACE" w14:textId="77777777" w:rsidR="00F60517" w:rsidRPr="008156A0" w:rsidRDefault="00F60517" w:rsidP="00F52726">
            <w:pPr>
              <w:rPr>
                <w:rFonts w:ascii="Times New Roman" w:hAnsi="Times New Roman" w:cs="Times New Roman"/>
                <w:sz w:val="16"/>
                <w:szCs w:val="16"/>
              </w:rPr>
            </w:pPr>
          </w:p>
          <w:p w14:paraId="3A80B548"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38 NAS: 19 CON, 19 ORG</w:t>
            </w:r>
          </w:p>
        </w:tc>
        <w:tc>
          <w:tcPr>
            <w:tcW w:w="4225" w:type="dxa"/>
            <w:noWrap/>
            <w:vAlign w:val="center"/>
            <w:hideMark/>
          </w:tcPr>
          <w:p w14:paraId="76B759D4" w14:textId="77777777" w:rsidR="00F60517" w:rsidRPr="008156A0" w:rsidRDefault="00F60517" w:rsidP="00F52726">
            <w:pPr>
              <w:rPr>
                <w:rFonts w:ascii="Times New Roman" w:hAnsi="Times New Roman" w:cs="Times New Roman"/>
                <w:sz w:val="16"/>
                <w:szCs w:val="16"/>
              </w:rPr>
            </w:pPr>
            <w:bookmarkStart w:id="115" w:name="_Hlk171095484"/>
            <w:r w:rsidRPr="008156A0">
              <w:rPr>
                <w:rFonts w:ascii="Times New Roman" w:hAnsi="Times New Roman" w:cs="Times New Roman"/>
                <w:sz w:val="16"/>
                <w:szCs w:val="16"/>
              </w:rPr>
              <w:t xml:space="preserve">Percentage of antibiotic resistance did not differ significantly between </w:t>
            </w:r>
            <w:r w:rsidRPr="008156A0">
              <w:rPr>
                <w:rFonts w:ascii="Times New Roman" w:hAnsi="Times New Roman" w:cs="Times New Roman"/>
                <w:i/>
                <w:iCs/>
                <w:sz w:val="16"/>
                <w:szCs w:val="16"/>
              </w:rPr>
              <w:t xml:space="preserve">S. aureus </w:t>
            </w:r>
            <w:r w:rsidRPr="008156A0">
              <w:rPr>
                <w:rFonts w:ascii="Times New Roman" w:hAnsi="Times New Roman" w:cs="Times New Roman"/>
                <w:sz w:val="16"/>
                <w:szCs w:val="16"/>
              </w:rPr>
              <w:t xml:space="preserve">and NAS isolates from cows kept on ORG and CON herds for 12 antimicrobials representing either </w:t>
            </w:r>
            <w:proofErr w:type="gramStart"/>
            <w:r w:rsidRPr="008156A0">
              <w:rPr>
                <w:rFonts w:ascii="Times New Roman" w:hAnsi="Times New Roman" w:cs="Times New Roman"/>
                <w:sz w:val="16"/>
                <w:szCs w:val="16"/>
              </w:rPr>
              <w:t>drugs</w:t>
            </w:r>
            <w:proofErr w:type="gramEnd"/>
            <w:r w:rsidRPr="008156A0">
              <w:rPr>
                <w:rFonts w:ascii="Times New Roman" w:hAnsi="Times New Roman" w:cs="Times New Roman"/>
                <w:sz w:val="16"/>
                <w:szCs w:val="16"/>
              </w:rPr>
              <w:t xml:space="preserve"> used to treat mastitis in dairy herds, or drugs important in human medicine. The proportion of resistant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was numerically higher from ORG cows (16/46, 35%) vs. CON cows (6/33, 18%), but this difference was not statistically significant. The proportion of resistant CNS isolates was very similar from ORG cows (9/19, 47%) and CON cows (10/19, 53%). NAS isolates had a higher percentage of antibiotic resistance than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w:t>
            </w:r>
          </w:p>
          <w:bookmarkEnd w:id="115"/>
          <w:p w14:paraId="72FE0F93" w14:textId="77777777" w:rsidR="00F60517" w:rsidRPr="008156A0" w:rsidRDefault="00F60517" w:rsidP="00F52726">
            <w:pPr>
              <w:rPr>
                <w:rFonts w:ascii="Times New Roman" w:hAnsi="Times New Roman" w:cs="Times New Roman"/>
                <w:sz w:val="16"/>
                <w:szCs w:val="16"/>
              </w:rPr>
            </w:pPr>
          </w:p>
          <w:p w14:paraId="17A87A75" w14:textId="77777777" w:rsidR="00F60517" w:rsidRPr="008156A0" w:rsidRDefault="00F60517" w:rsidP="00F52726">
            <w:pPr>
              <w:rPr>
                <w:rFonts w:ascii="Times New Roman" w:hAnsi="Times New Roman" w:cs="Times New Roman"/>
                <w:sz w:val="16"/>
                <w:szCs w:val="16"/>
              </w:rPr>
            </w:pPr>
          </w:p>
          <w:p w14:paraId="356E9E51" w14:textId="77777777" w:rsidR="00F60517" w:rsidRPr="008156A0" w:rsidRDefault="00F60517" w:rsidP="00F52726">
            <w:pPr>
              <w:rPr>
                <w:rFonts w:ascii="Times New Roman" w:hAnsi="Times New Roman" w:cs="Times New Roman"/>
                <w:sz w:val="16"/>
                <w:szCs w:val="16"/>
              </w:rPr>
            </w:pPr>
          </w:p>
        </w:tc>
      </w:tr>
      <w:tr w:rsidR="000776EC" w:rsidRPr="0039463B" w14:paraId="74E76483" w14:textId="77777777" w:rsidTr="000776EC">
        <w:trPr>
          <w:trHeight w:val="2240"/>
        </w:trPr>
        <w:tc>
          <w:tcPr>
            <w:tcW w:w="1255" w:type="dxa"/>
            <w:noWrap/>
            <w:vAlign w:val="center"/>
            <w:hideMark/>
          </w:tcPr>
          <w:p w14:paraId="25AF821D" w14:textId="77777777" w:rsidR="00F60517" w:rsidRPr="008751FC" w:rsidRDefault="00F60517" w:rsidP="00F52726">
            <w:pPr>
              <w:rPr>
                <w:rFonts w:ascii="Times New Roman" w:hAnsi="Times New Roman" w:cs="Times New Roman"/>
                <w:sz w:val="16"/>
                <w:szCs w:val="16"/>
              </w:rPr>
            </w:pPr>
            <w:proofErr w:type="spellStart"/>
            <w:r w:rsidRPr="008751FC">
              <w:rPr>
                <w:rFonts w:ascii="Times New Roman" w:hAnsi="Times New Roman" w:cs="Times New Roman"/>
                <w:sz w:val="16"/>
                <w:szCs w:val="16"/>
              </w:rPr>
              <w:t>Bombyk</w:t>
            </w:r>
            <w:proofErr w:type="spellEnd"/>
            <w:r w:rsidRPr="008751FC">
              <w:rPr>
                <w:rFonts w:ascii="Times New Roman" w:hAnsi="Times New Roman" w:cs="Times New Roman"/>
                <w:sz w:val="16"/>
                <w:szCs w:val="16"/>
              </w:rPr>
              <w:t xml:space="preserve"> et al., 2007; US</w:t>
            </w:r>
          </w:p>
          <w:p w14:paraId="591F65C7" w14:textId="77777777" w:rsidR="00F60517" w:rsidRPr="008751FC" w:rsidRDefault="00F60517" w:rsidP="00F52726">
            <w:pPr>
              <w:rPr>
                <w:rFonts w:ascii="Times New Roman" w:hAnsi="Times New Roman" w:cs="Times New Roman"/>
                <w:sz w:val="16"/>
                <w:szCs w:val="16"/>
              </w:rPr>
            </w:pPr>
          </w:p>
          <w:p w14:paraId="24907BEE"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Coagulase-positive </w:t>
            </w:r>
            <w:r w:rsidRPr="008751FC">
              <w:rPr>
                <w:rFonts w:ascii="Times New Roman" w:hAnsi="Times New Roman" w:cs="Times New Roman"/>
                <w:i/>
                <w:iCs/>
                <w:sz w:val="16"/>
                <w:szCs w:val="16"/>
              </w:rPr>
              <w:t>Staph.</w:t>
            </w:r>
            <w:r w:rsidRPr="008751FC">
              <w:rPr>
                <w:rFonts w:ascii="Times New Roman" w:hAnsi="Times New Roman" w:cs="Times New Roman"/>
                <w:sz w:val="16"/>
                <w:szCs w:val="16"/>
              </w:rPr>
              <w:t xml:space="preserve"> (CPS), Novobiocin-sensitive CNS (NSCNS), Novobiocin-resistant CNS (NRCNS)</w:t>
            </w:r>
          </w:p>
        </w:tc>
        <w:tc>
          <w:tcPr>
            <w:tcW w:w="1530" w:type="dxa"/>
            <w:vAlign w:val="center"/>
            <w:hideMark/>
          </w:tcPr>
          <w:p w14:paraId="55EF1DDF"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 visit/herd); Composite quartermilk samples collected from "all healthy cows;" Not specified if isolates from clinical or subclinical mastitis</w:t>
            </w:r>
          </w:p>
        </w:tc>
        <w:tc>
          <w:tcPr>
            <w:tcW w:w="1440" w:type="dxa"/>
            <w:vAlign w:val="center"/>
            <w:hideMark/>
          </w:tcPr>
          <w:p w14:paraId="5159C7A2"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8 ORG herds, 8 CON herds; All small dairies (20-100 cows), herds not matched</w:t>
            </w:r>
          </w:p>
          <w:p w14:paraId="7C4C6099" w14:textId="77777777" w:rsidR="00F60517" w:rsidRPr="008751FC" w:rsidRDefault="00F60517" w:rsidP="00F52726">
            <w:pPr>
              <w:rPr>
                <w:rFonts w:ascii="Times New Roman" w:hAnsi="Times New Roman" w:cs="Times New Roman"/>
                <w:sz w:val="16"/>
                <w:szCs w:val="16"/>
              </w:rPr>
            </w:pPr>
          </w:p>
          <w:p w14:paraId="1922CA1E" w14:textId="57C47FFD"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ORG herds certified ≥ 1 year under USDA National Organic Program (no AM usage for ≥ 4 </w:t>
            </w:r>
            <w:r w:rsidR="00B85B58" w:rsidRPr="008751FC">
              <w:rPr>
                <w:rFonts w:ascii="Times New Roman" w:hAnsi="Times New Roman" w:cs="Times New Roman"/>
                <w:sz w:val="16"/>
                <w:szCs w:val="16"/>
              </w:rPr>
              <w:t>yr.</w:t>
            </w:r>
            <w:r w:rsidRPr="008751FC">
              <w:rPr>
                <w:rFonts w:ascii="Times New Roman" w:hAnsi="Times New Roman" w:cs="Times New Roman"/>
                <w:sz w:val="16"/>
                <w:szCs w:val="16"/>
              </w:rPr>
              <w:t xml:space="preserve">: 1 </w:t>
            </w:r>
            <w:r w:rsidR="00B85B58" w:rsidRPr="008751FC">
              <w:rPr>
                <w:rFonts w:ascii="Times New Roman" w:hAnsi="Times New Roman" w:cs="Times New Roman"/>
                <w:sz w:val="16"/>
                <w:szCs w:val="16"/>
              </w:rPr>
              <w:t>yr.</w:t>
            </w:r>
            <w:r w:rsidRPr="008751FC">
              <w:rPr>
                <w:rFonts w:ascii="Times New Roman" w:hAnsi="Times New Roman" w:cs="Times New Roman"/>
                <w:sz w:val="16"/>
                <w:szCs w:val="16"/>
              </w:rPr>
              <w:t xml:space="preserve"> certified, 3 </w:t>
            </w:r>
            <w:r w:rsidR="00B85B58" w:rsidRPr="008751FC">
              <w:rPr>
                <w:rFonts w:ascii="Times New Roman" w:hAnsi="Times New Roman" w:cs="Times New Roman"/>
                <w:sz w:val="16"/>
                <w:szCs w:val="16"/>
              </w:rPr>
              <w:t>yr.</w:t>
            </w:r>
            <w:r w:rsidRPr="008751FC">
              <w:rPr>
                <w:rFonts w:ascii="Times New Roman" w:hAnsi="Times New Roman" w:cs="Times New Roman"/>
                <w:sz w:val="16"/>
                <w:szCs w:val="16"/>
              </w:rPr>
              <w:t xml:space="preserve"> of transition)</w:t>
            </w:r>
          </w:p>
        </w:tc>
        <w:tc>
          <w:tcPr>
            <w:tcW w:w="1620" w:type="dxa"/>
            <w:vAlign w:val="center"/>
            <w:hideMark/>
          </w:tcPr>
          <w:p w14:paraId="66B0902D"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No quantification of AM usage provided</w:t>
            </w:r>
          </w:p>
          <w:p w14:paraId="1E97FFCB" w14:textId="77777777" w:rsidR="00F60517" w:rsidRPr="008751FC" w:rsidRDefault="00F60517" w:rsidP="00F52726">
            <w:pPr>
              <w:rPr>
                <w:rFonts w:ascii="Times New Roman" w:hAnsi="Times New Roman" w:cs="Times New Roman"/>
                <w:sz w:val="16"/>
                <w:szCs w:val="16"/>
              </w:rPr>
            </w:pPr>
          </w:p>
          <w:p w14:paraId="483CC25F"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CON herds reported usage of several AM drugs in the past year: cephalosporins (7 herds), </w:t>
            </w:r>
            <w:proofErr w:type="spellStart"/>
            <w:r w:rsidRPr="008751FC">
              <w:rPr>
                <w:rFonts w:ascii="Times New Roman" w:hAnsi="Times New Roman" w:cs="Times New Roman"/>
                <w:sz w:val="16"/>
                <w:szCs w:val="16"/>
              </w:rPr>
              <w:t>penicillins</w:t>
            </w:r>
            <w:proofErr w:type="spellEnd"/>
            <w:r w:rsidRPr="008751FC">
              <w:rPr>
                <w:rFonts w:ascii="Times New Roman" w:hAnsi="Times New Roman" w:cs="Times New Roman"/>
                <w:sz w:val="16"/>
                <w:szCs w:val="16"/>
              </w:rPr>
              <w:t xml:space="preserve"> (6 herds), tetracyclines (5 herds) and pirlimycin (5 herds), and 5 herds practiced blanket DCT</w:t>
            </w:r>
          </w:p>
        </w:tc>
        <w:tc>
          <w:tcPr>
            <w:tcW w:w="1530" w:type="dxa"/>
            <w:vAlign w:val="center"/>
            <w:hideMark/>
          </w:tcPr>
          <w:p w14:paraId="5DF9961E"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Disk diffusion</w:t>
            </w:r>
          </w:p>
          <w:p w14:paraId="4B00F469" w14:textId="77777777" w:rsidR="00F60517" w:rsidRPr="008751FC" w:rsidRDefault="00F60517" w:rsidP="00F52726">
            <w:pPr>
              <w:rPr>
                <w:rFonts w:ascii="Times New Roman" w:hAnsi="Times New Roman" w:cs="Times New Roman"/>
                <w:sz w:val="16"/>
                <w:szCs w:val="16"/>
              </w:rPr>
            </w:pPr>
          </w:p>
          <w:p w14:paraId="7EAD2F1E"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Cefoxitin, cephalothin, erythromycin, novobiocin, penicillin, pirlimycin, tetracycline, vancomycin</w:t>
            </w:r>
          </w:p>
        </w:tc>
        <w:tc>
          <w:tcPr>
            <w:tcW w:w="1350" w:type="dxa"/>
            <w:vAlign w:val="center"/>
            <w:hideMark/>
          </w:tcPr>
          <w:p w14:paraId="54F57CF8"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36 </w:t>
            </w:r>
            <w:r w:rsidRPr="008156A0">
              <w:rPr>
                <w:rFonts w:ascii="Times New Roman" w:hAnsi="Times New Roman" w:cs="Times New Roman"/>
                <w:i/>
                <w:sz w:val="16"/>
                <w:szCs w:val="16"/>
              </w:rPr>
              <w:t>S. aureus</w:t>
            </w:r>
            <w:r w:rsidRPr="008156A0">
              <w:rPr>
                <w:rFonts w:ascii="Times New Roman" w:hAnsi="Times New Roman" w:cs="Times New Roman"/>
                <w:sz w:val="16"/>
                <w:szCs w:val="16"/>
              </w:rPr>
              <w:t>: 9 CON, 27 ORG</w:t>
            </w:r>
          </w:p>
          <w:p w14:paraId="68C825A9" w14:textId="77777777" w:rsidR="00F60517" w:rsidRPr="008156A0" w:rsidRDefault="00F60517" w:rsidP="00F52726">
            <w:pPr>
              <w:rPr>
                <w:rFonts w:ascii="Times New Roman" w:hAnsi="Times New Roman" w:cs="Times New Roman"/>
                <w:sz w:val="16"/>
                <w:szCs w:val="16"/>
              </w:rPr>
            </w:pPr>
          </w:p>
          <w:p w14:paraId="6159AFFD"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210 NSCNS: 55 CON, 155 ORG</w:t>
            </w:r>
          </w:p>
          <w:p w14:paraId="48C176D1" w14:textId="77777777" w:rsidR="00F60517" w:rsidRPr="008156A0" w:rsidRDefault="00F60517" w:rsidP="00F52726">
            <w:pPr>
              <w:rPr>
                <w:rFonts w:ascii="Times New Roman" w:hAnsi="Times New Roman" w:cs="Times New Roman"/>
                <w:sz w:val="16"/>
                <w:szCs w:val="16"/>
              </w:rPr>
            </w:pPr>
          </w:p>
          <w:p w14:paraId="40F81E12"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159 NRCNS: 102 CON, 57 ORG</w:t>
            </w:r>
          </w:p>
        </w:tc>
        <w:tc>
          <w:tcPr>
            <w:tcW w:w="4225" w:type="dxa"/>
            <w:noWrap/>
            <w:vAlign w:val="center"/>
            <w:hideMark/>
          </w:tcPr>
          <w:p w14:paraId="09A672D5" w14:textId="77777777" w:rsidR="00F60517" w:rsidRPr="008156A0" w:rsidRDefault="00F60517" w:rsidP="00F52726">
            <w:pPr>
              <w:rPr>
                <w:rFonts w:ascii="Times New Roman" w:hAnsi="Times New Roman" w:cs="Times New Roman"/>
                <w:sz w:val="16"/>
                <w:szCs w:val="16"/>
              </w:rPr>
            </w:pPr>
          </w:p>
          <w:p w14:paraId="51900422"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Organic dairy management was associated with more overall antimicrobial susceptibility among staphylococci than was conventional management. In an analysis combining all (3) groupings of staphylococci, a larger proportion of isolates from ORG herds were susceptible to pirlimycin and tetracycline compared with those from CON herds. Susceptibility to erythromycin and penicillin did not differ significantly by herd type when all staphylococci were combined (CON vs. ORG).</w:t>
            </w:r>
          </w:p>
          <w:p w14:paraId="1CFB7361" w14:textId="77777777" w:rsidR="00F60517" w:rsidRPr="008156A0" w:rsidRDefault="00F60517" w:rsidP="00F52726">
            <w:pPr>
              <w:rPr>
                <w:rFonts w:ascii="Times New Roman" w:hAnsi="Times New Roman" w:cs="Times New Roman"/>
                <w:sz w:val="16"/>
                <w:szCs w:val="16"/>
              </w:rPr>
            </w:pPr>
          </w:p>
          <w:p w14:paraId="758620B5"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When broken down by category of CNS (novobiocin susceptible or resistant), isolates within both CNS categories from ORG herds were more likely to be susceptible to pirlimycin than CNS from CON dairies. No difference in tetracycline, erythromycin or penicillin susceptibility was seen between herd types (CON vs. ORG) within either CNS category. A larger proportion of NSCNS vs. NRCNS for both CON and ORG herds were susceptible to tetracycline, leading the authors to suggest that management practices unrelated to antimicrobial use may contribute to the observed differences in susceptibility patterns of CNS on dairy herds.</w:t>
            </w:r>
          </w:p>
          <w:p w14:paraId="35A1C31B" w14:textId="77777777" w:rsidR="00F60517" w:rsidRPr="008156A0" w:rsidRDefault="00F60517" w:rsidP="00F52726">
            <w:pPr>
              <w:rPr>
                <w:rFonts w:ascii="Times New Roman" w:hAnsi="Times New Roman" w:cs="Times New Roman"/>
                <w:sz w:val="16"/>
                <w:szCs w:val="16"/>
              </w:rPr>
            </w:pPr>
          </w:p>
          <w:p w14:paraId="19C6A652" w14:textId="77777777" w:rsidR="00F60517" w:rsidRPr="008156A0" w:rsidRDefault="00F60517" w:rsidP="00F52726">
            <w:pPr>
              <w:rPr>
                <w:rFonts w:ascii="Times New Roman" w:hAnsi="Times New Roman" w:cs="Times New Roman"/>
                <w:sz w:val="16"/>
                <w:szCs w:val="16"/>
              </w:rPr>
            </w:pPr>
          </w:p>
        </w:tc>
      </w:tr>
      <w:tr w:rsidR="000776EC" w:rsidRPr="0039463B" w14:paraId="26237756" w14:textId="77777777" w:rsidTr="000776EC">
        <w:trPr>
          <w:trHeight w:val="1610"/>
        </w:trPr>
        <w:tc>
          <w:tcPr>
            <w:tcW w:w="1255" w:type="dxa"/>
            <w:noWrap/>
            <w:vAlign w:val="center"/>
            <w:hideMark/>
          </w:tcPr>
          <w:p w14:paraId="6C07F5CA"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lastRenderedPageBreak/>
              <w:t>Pol and Ruegg, 2007; US</w:t>
            </w:r>
          </w:p>
          <w:p w14:paraId="086D3E7F" w14:textId="77777777" w:rsidR="00F60517" w:rsidRPr="008751FC" w:rsidRDefault="00F60517" w:rsidP="00F52726">
            <w:pPr>
              <w:rPr>
                <w:rFonts w:ascii="Times New Roman" w:hAnsi="Times New Roman" w:cs="Times New Roman"/>
                <w:sz w:val="16"/>
                <w:szCs w:val="16"/>
              </w:rPr>
            </w:pPr>
          </w:p>
          <w:p w14:paraId="62034834"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r w:rsidRPr="008751FC">
              <w:rPr>
                <w:rFonts w:ascii="Times New Roman" w:hAnsi="Times New Roman" w:cs="Times New Roman"/>
                <w:sz w:val="16"/>
                <w:szCs w:val="16"/>
              </w:rPr>
              <w:t>, CNS</w:t>
            </w:r>
          </w:p>
        </w:tc>
        <w:tc>
          <w:tcPr>
            <w:tcW w:w="1530" w:type="dxa"/>
            <w:vAlign w:val="center"/>
            <w:hideMark/>
          </w:tcPr>
          <w:p w14:paraId="32F5EA54"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 visit/herd); Quartermilk samples from a maximum of 50 multiparous cows with no signs of clinical mastitis; Multiparous cows sampled to ensure at least 1 known exposure to intramammary antimicrobial drugs (DCT); Isolates from subclinical mastitis</w:t>
            </w:r>
          </w:p>
        </w:tc>
        <w:tc>
          <w:tcPr>
            <w:tcW w:w="1440" w:type="dxa"/>
            <w:vAlign w:val="center"/>
            <w:hideMark/>
          </w:tcPr>
          <w:p w14:paraId="1F2B6086" w14:textId="7F74303E"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Herds categorized based on amount of antimicrobial exposure: 20 ORG herds (no usage); 15 conventional–low usage herds (CON-LO) herds not using or using less than or equal to the first quartile of use of each AM compound); 5 conventional–high usage herds (CON-HI) herds using more than the first quartile of a particular AM compound); All herds had 6-mo. avg. bulk tank SCC ≥250,000 cells/mL; CON herds required to have used blanket DCT for at least 5 </w:t>
            </w:r>
            <w:r w:rsidR="00B85B58" w:rsidRPr="008751FC">
              <w:rPr>
                <w:rFonts w:ascii="Times New Roman" w:hAnsi="Times New Roman" w:cs="Times New Roman"/>
                <w:sz w:val="16"/>
                <w:szCs w:val="16"/>
              </w:rPr>
              <w:t>yr.</w:t>
            </w:r>
            <w:r w:rsidRPr="008751FC">
              <w:rPr>
                <w:rFonts w:ascii="Times New Roman" w:hAnsi="Times New Roman" w:cs="Times New Roman"/>
                <w:sz w:val="16"/>
                <w:szCs w:val="16"/>
              </w:rPr>
              <w:t>; Herds not matched</w:t>
            </w:r>
          </w:p>
          <w:p w14:paraId="5E22BD82" w14:textId="77777777" w:rsidR="00F60517" w:rsidRPr="008751FC" w:rsidRDefault="00F60517" w:rsidP="00F52726">
            <w:pPr>
              <w:rPr>
                <w:rFonts w:ascii="Times New Roman" w:hAnsi="Times New Roman" w:cs="Times New Roman"/>
                <w:sz w:val="16"/>
                <w:szCs w:val="16"/>
              </w:rPr>
            </w:pPr>
          </w:p>
          <w:p w14:paraId="75CD1358" w14:textId="7EA476C5"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ORG herds certified ≥ 3 </w:t>
            </w:r>
            <w:r w:rsidR="00B85B58" w:rsidRPr="008751FC">
              <w:rPr>
                <w:rFonts w:ascii="Times New Roman" w:hAnsi="Times New Roman" w:cs="Times New Roman"/>
                <w:sz w:val="16"/>
                <w:szCs w:val="16"/>
              </w:rPr>
              <w:t>yr.</w:t>
            </w:r>
          </w:p>
        </w:tc>
        <w:tc>
          <w:tcPr>
            <w:tcW w:w="1620" w:type="dxa"/>
            <w:vAlign w:val="center"/>
            <w:hideMark/>
          </w:tcPr>
          <w:p w14:paraId="576BFF1E"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AM usage quantified at both herd and cow level as defined daily dose (DDD).</w:t>
            </w:r>
            <w:r w:rsidRPr="008751FC">
              <w:rPr>
                <w:rFonts w:ascii="Times New Roman" w:hAnsi="Times New Roman" w:cs="Times New Roman"/>
                <w:sz w:val="16"/>
                <w:szCs w:val="16"/>
                <w:vertAlign w:val="superscript"/>
              </w:rPr>
              <w:t xml:space="preserve">4 </w:t>
            </w:r>
            <w:r w:rsidRPr="008751FC">
              <w:rPr>
                <w:rFonts w:ascii="Times New Roman" w:hAnsi="Times New Roman" w:cs="Times New Roman"/>
                <w:sz w:val="16"/>
                <w:szCs w:val="16"/>
              </w:rPr>
              <w:t xml:space="preserve">Herd-level DDD was calculated by dividing the reported total dose of each drug used per year by the DDD of that AM. Number of DDD was divided by the total number of milking cows to estimate the density of use of </w:t>
            </w:r>
            <w:proofErr w:type="gramStart"/>
            <w:r w:rsidRPr="008751FC">
              <w:rPr>
                <w:rFonts w:ascii="Times New Roman" w:hAnsi="Times New Roman" w:cs="Times New Roman"/>
                <w:sz w:val="16"/>
                <w:szCs w:val="16"/>
              </w:rPr>
              <w:t>particular AM</w:t>
            </w:r>
            <w:proofErr w:type="gramEnd"/>
            <w:r w:rsidRPr="008751FC">
              <w:rPr>
                <w:rFonts w:ascii="Times New Roman" w:hAnsi="Times New Roman" w:cs="Times New Roman"/>
                <w:sz w:val="16"/>
                <w:szCs w:val="16"/>
              </w:rPr>
              <w:t xml:space="preserve"> (expressed as number of DDD per lactating cow per year)</w:t>
            </w:r>
          </w:p>
          <w:p w14:paraId="65270E51" w14:textId="77777777" w:rsidR="00F60517" w:rsidRPr="008751FC" w:rsidRDefault="00F60517" w:rsidP="00F52726">
            <w:pPr>
              <w:rPr>
                <w:rFonts w:ascii="Times New Roman" w:hAnsi="Times New Roman" w:cs="Times New Roman"/>
                <w:sz w:val="16"/>
                <w:szCs w:val="16"/>
              </w:rPr>
            </w:pPr>
          </w:p>
          <w:p w14:paraId="265D3343"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β-Lactams, including </w:t>
            </w:r>
            <w:proofErr w:type="spellStart"/>
            <w:r w:rsidRPr="008751FC">
              <w:rPr>
                <w:rFonts w:ascii="Times New Roman" w:hAnsi="Times New Roman" w:cs="Times New Roman"/>
                <w:sz w:val="16"/>
                <w:szCs w:val="16"/>
              </w:rPr>
              <w:t>cephapirin</w:t>
            </w:r>
            <w:proofErr w:type="spellEnd"/>
            <w:r w:rsidRPr="008751FC">
              <w:rPr>
                <w:rFonts w:ascii="Times New Roman" w:hAnsi="Times New Roman" w:cs="Times New Roman"/>
                <w:sz w:val="16"/>
                <w:szCs w:val="16"/>
              </w:rPr>
              <w:t xml:space="preserve">, penicillin, and ceftiofur, were used on </w:t>
            </w:r>
            <w:proofErr w:type="gramStart"/>
            <w:r w:rsidRPr="008751FC">
              <w:rPr>
                <w:rFonts w:ascii="Times New Roman" w:hAnsi="Times New Roman" w:cs="Times New Roman"/>
                <w:sz w:val="16"/>
                <w:szCs w:val="16"/>
              </w:rPr>
              <w:t>the majority of</w:t>
            </w:r>
            <w:proofErr w:type="gramEnd"/>
            <w:r w:rsidRPr="008751FC">
              <w:rPr>
                <w:rFonts w:ascii="Times New Roman" w:hAnsi="Times New Roman" w:cs="Times New Roman"/>
                <w:sz w:val="16"/>
                <w:szCs w:val="16"/>
              </w:rPr>
              <w:t xml:space="preserve"> the herds. </w:t>
            </w:r>
            <w:proofErr w:type="spellStart"/>
            <w:r w:rsidRPr="008751FC">
              <w:rPr>
                <w:rFonts w:ascii="Times New Roman" w:hAnsi="Times New Roman" w:cs="Times New Roman"/>
                <w:sz w:val="16"/>
                <w:szCs w:val="16"/>
              </w:rPr>
              <w:t>Cephapirin</w:t>
            </w:r>
            <w:proofErr w:type="spellEnd"/>
            <w:r w:rsidRPr="008751FC">
              <w:rPr>
                <w:rFonts w:ascii="Times New Roman" w:hAnsi="Times New Roman" w:cs="Times New Roman"/>
                <w:sz w:val="16"/>
                <w:szCs w:val="16"/>
              </w:rPr>
              <w:t xml:space="preserve"> and penicillin were used as intramammary infusions (treatment of clinical mastitis, DCT). Detailed description of AM usage by drug provided in reference</w:t>
            </w:r>
          </w:p>
        </w:tc>
        <w:tc>
          <w:tcPr>
            <w:tcW w:w="1530" w:type="dxa"/>
            <w:vAlign w:val="center"/>
            <w:hideMark/>
          </w:tcPr>
          <w:p w14:paraId="60845227"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 xml:space="preserve">Broth microdilution (Mastitis panel; </w:t>
            </w:r>
            <w:proofErr w:type="spellStart"/>
            <w:r w:rsidRPr="008751FC">
              <w:rPr>
                <w:rFonts w:ascii="Times New Roman" w:hAnsi="Times New Roman" w:cs="Times New Roman"/>
                <w:i/>
                <w:iCs/>
                <w:sz w:val="16"/>
                <w:szCs w:val="16"/>
              </w:rPr>
              <w:t>Sensititre</w:t>
            </w:r>
            <w:proofErr w:type="spellEnd"/>
            <w:r w:rsidRPr="008751FC">
              <w:rPr>
                <w:rFonts w:ascii="Times New Roman" w:hAnsi="Times New Roman" w:cs="Times New Roman"/>
                <w:i/>
                <w:iCs/>
                <w:sz w:val="16"/>
                <w:szCs w:val="16"/>
              </w:rPr>
              <w:t>)</w:t>
            </w:r>
          </w:p>
          <w:p w14:paraId="4F508094" w14:textId="77777777" w:rsidR="00F60517" w:rsidRPr="008751FC" w:rsidRDefault="00F60517" w:rsidP="00F52726">
            <w:pPr>
              <w:rPr>
                <w:rFonts w:ascii="Times New Roman" w:hAnsi="Times New Roman" w:cs="Times New Roman"/>
                <w:sz w:val="16"/>
                <w:szCs w:val="16"/>
              </w:rPr>
            </w:pPr>
          </w:p>
          <w:p w14:paraId="5E618282"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Ampicillin, ceftiofur, cephalothin, erythromycin, oxacillin + 2% NaCl, penicillin, penicillin/novobiocin, pirlimycin, </w:t>
            </w:r>
            <w:proofErr w:type="spellStart"/>
            <w:r w:rsidRPr="008751FC">
              <w:rPr>
                <w:rFonts w:ascii="Times New Roman" w:hAnsi="Times New Roman" w:cs="Times New Roman"/>
                <w:sz w:val="16"/>
                <w:szCs w:val="16"/>
              </w:rPr>
              <w:t>sulfadimethoxine</w:t>
            </w:r>
            <w:proofErr w:type="spellEnd"/>
            <w:r w:rsidRPr="008751FC">
              <w:rPr>
                <w:rFonts w:ascii="Times New Roman" w:hAnsi="Times New Roman" w:cs="Times New Roman"/>
                <w:sz w:val="16"/>
                <w:szCs w:val="16"/>
              </w:rPr>
              <w:t>, tetracycline</w:t>
            </w:r>
          </w:p>
        </w:tc>
        <w:tc>
          <w:tcPr>
            <w:tcW w:w="1350" w:type="dxa"/>
            <w:vAlign w:val="center"/>
            <w:hideMark/>
          </w:tcPr>
          <w:p w14:paraId="5DD89FC6"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137 </w:t>
            </w:r>
            <w:r w:rsidRPr="008156A0">
              <w:rPr>
                <w:rFonts w:ascii="Times New Roman" w:hAnsi="Times New Roman" w:cs="Times New Roman"/>
                <w:i/>
                <w:sz w:val="16"/>
                <w:szCs w:val="16"/>
              </w:rPr>
              <w:t>S. aureus</w:t>
            </w:r>
            <w:r w:rsidRPr="008156A0">
              <w:rPr>
                <w:rFonts w:ascii="Times New Roman" w:hAnsi="Times New Roman" w:cs="Times New Roman"/>
                <w:sz w:val="16"/>
                <w:szCs w:val="16"/>
              </w:rPr>
              <w:t>: 52 CON (15 herds), 85 ORG (18 herds); Range of no. isolates used per herd: CON: 1-9, ORG 1-18</w:t>
            </w:r>
          </w:p>
          <w:p w14:paraId="5A765402" w14:textId="77777777" w:rsidR="00F60517" w:rsidRPr="008156A0" w:rsidRDefault="00F60517" w:rsidP="00F52726">
            <w:pPr>
              <w:rPr>
                <w:rFonts w:ascii="Times New Roman" w:hAnsi="Times New Roman" w:cs="Times New Roman"/>
                <w:sz w:val="16"/>
                <w:szCs w:val="16"/>
              </w:rPr>
            </w:pPr>
          </w:p>
          <w:p w14:paraId="0881ABD8"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295 CNS: 160 CON (20 herds), 135 ORG (19 herds); Range of no. isolates used per herd: CON: 2-16, ORG 1-16</w:t>
            </w:r>
          </w:p>
          <w:p w14:paraId="71AA2C25" w14:textId="77777777" w:rsidR="00F60517" w:rsidRPr="008156A0" w:rsidRDefault="00F60517" w:rsidP="00F52726">
            <w:pPr>
              <w:rPr>
                <w:rFonts w:ascii="Times New Roman" w:hAnsi="Times New Roman" w:cs="Times New Roman"/>
                <w:sz w:val="16"/>
                <w:szCs w:val="16"/>
              </w:rPr>
            </w:pPr>
          </w:p>
        </w:tc>
        <w:tc>
          <w:tcPr>
            <w:tcW w:w="4225" w:type="dxa"/>
            <w:noWrap/>
            <w:vAlign w:val="center"/>
            <w:hideMark/>
          </w:tcPr>
          <w:p w14:paraId="286C8DDD" w14:textId="77777777" w:rsidR="00F60517" w:rsidRPr="008156A0" w:rsidRDefault="00F60517" w:rsidP="00F52726">
            <w:pPr>
              <w:rPr>
                <w:rFonts w:ascii="Times New Roman" w:hAnsi="Times New Roman" w:cs="Times New Roman"/>
                <w:sz w:val="16"/>
                <w:szCs w:val="16"/>
              </w:rPr>
            </w:pPr>
          </w:p>
          <w:p w14:paraId="678B2C07"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Authors took multiple approaches to compare resistance among isolates from the 3 antimicrobial usage groups: </w:t>
            </w:r>
          </w:p>
          <w:p w14:paraId="6124F317" w14:textId="77777777" w:rsidR="00F60517" w:rsidRPr="008156A0" w:rsidRDefault="00F60517" w:rsidP="00F52726">
            <w:pPr>
              <w:rPr>
                <w:rFonts w:ascii="Times New Roman" w:hAnsi="Times New Roman" w:cs="Times New Roman"/>
                <w:sz w:val="16"/>
                <w:szCs w:val="16"/>
              </w:rPr>
            </w:pPr>
          </w:p>
          <w:p w14:paraId="618E9E6F" w14:textId="77777777" w:rsidR="00F60517" w:rsidRPr="008156A0" w:rsidRDefault="00F60517" w:rsidP="00F52726">
            <w:pPr>
              <w:pStyle w:val="ListParagraph"/>
              <w:numPr>
                <w:ilvl w:val="0"/>
                <w:numId w:val="2"/>
              </w:numPr>
              <w:rPr>
                <w:rFonts w:ascii="Times New Roman" w:hAnsi="Times New Roman" w:cs="Times New Roman"/>
                <w:sz w:val="16"/>
                <w:szCs w:val="16"/>
              </w:rPr>
            </w:pPr>
            <w:r w:rsidRPr="008156A0">
              <w:rPr>
                <w:rFonts w:ascii="Times New Roman" w:hAnsi="Times New Roman" w:cs="Times New Roman"/>
                <w:sz w:val="16"/>
                <w:szCs w:val="16"/>
              </w:rPr>
              <w:t xml:space="preserve">Compared proportion for each type of isolate (CNS or </w:t>
            </w:r>
            <w:r w:rsidRPr="008156A0">
              <w:rPr>
                <w:rFonts w:ascii="Times New Roman" w:hAnsi="Times New Roman" w:cs="Times New Roman"/>
                <w:i/>
                <w:sz w:val="16"/>
                <w:szCs w:val="16"/>
              </w:rPr>
              <w:t>S. aureus</w:t>
            </w:r>
            <w:r w:rsidRPr="008156A0">
              <w:rPr>
                <w:rFonts w:ascii="Times New Roman" w:hAnsi="Times New Roman" w:cs="Times New Roman"/>
                <w:sz w:val="16"/>
                <w:szCs w:val="16"/>
              </w:rPr>
              <w:t xml:space="preserve">) that was susceptible or resistant in each category (CON vs. ORG) using χ2 test of association, </w:t>
            </w:r>
            <w:proofErr w:type="gramStart"/>
            <w:r w:rsidRPr="008156A0">
              <w:rPr>
                <w:rFonts w:ascii="Times New Roman" w:hAnsi="Times New Roman" w:cs="Times New Roman"/>
                <w:sz w:val="16"/>
                <w:szCs w:val="16"/>
              </w:rPr>
              <w:t>in order to</w:t>
            </w:r>
            <w:proofErr w:type="gramEnd"/>
            <w:r w:rsidRPr="008156A0">
              <w:rPr>
                <w:rFonts w:ascii="Times New Roman" w:hAnsi="Times New Roman" w:cs="Times New Roman"/>
                <w:sz w:val="16"/>
                <w:szCs w:val="16"/>
              </w:rPr>
              <w:t xml:space="preserve"> ask if proportion of susceptible isolates independent of herd type</w:t>
            </w:r>
          </w:p>
          <w:p w14:paraId="3760E370" w14:textId="77777777" w:rsidR="00F60517" w:rsidRPr="008156A0" w:rsidRDefault="00F60517" w:rsidP="00F52726">
            <w:pPr>
              <w:pStyle w:val="ListParagraph"/>
              <w:numPr>
                <w:ilvl w:val="0"/>
                <w:numId w:val="2"/>
              </w:numPr>
              <w:rPr>
                <w:rFonts w:ascii="Times New Roman" w:hAnsi="Times New Roman" w:cs="Times New Roman"/>
                <w:sz w:val="16"/>
                <w:szCs w:val="16"/>
              </w:rPr>
            </w:pPr>
            <w:r w:rsidRPr="008156A0">
              <w:rPr>
                <w:rFonts w:ascii="Times New Roman" w:hAnsi="Times New Roman" w:cs="Times New Roman"/>
                <w:sz w:val="16"/>
                <w:szCs w:val="16"/>
              </w:rPr>
              <w:t xml:space="preserve">Used χ2 test to explore if the MIC for each type of isolate (CNS or </w:t>
            </w:r>
            <w:r w:rsidRPr="008156A0">
              <w:rPr>
                <w:rFonts w:ascii="Times New Roman" w:hAnsi="Times New Roman" w:cs="Times New Roman"/>
                <w:i/>
                <w:sz w:val="16"/>
                <w:szCs w:val="16"/>
              </w:rPr>
              <w:t>S. aureus</w:t>
            </w:r>
            <w:r w:rsidRPr="008156A0">
              <w:rPr>
                <w:rFonts w:ascii="Times New Roman" w:hAnsi="Times New Roman" w:cs="Times New Roman"/>
                <w:sz w:val="16"/>
                <w:szCs w:val="16"/>
              </w:rPr>
              <w:t>) was independent of herd type (CON vs. ORG)</w:t>
            </w:r>
          </w:p>
          <w:p w14:paraId="1B0214BC" w14:textId="77777777" w:rsidR="00F60517" w:rsidRPr="008156A0" w:rsidRDefault="00F60517" w:rsidP="00F52726">
            <w:pPr>
              <w:pStyle w:val="ListParagraph"/>
              <w:numPr>
                <w:ilvl w:val="0"/>
                <w:numId w:val="2"/>
              </w:numPr>
              <w:rPr>
                <w:rFonts w:ascii="Times New Roman" w:hAnsi="Times New Roman" w:cs="Times New Roman"/>
                <w:sz w:val="16"/>
                <w:szCs w:val="16"/>
              </w:rPr>
            </w:pPr>
            <w:r w:rsidRPr="008156A0">
              <w:rPr>
                <w:rFonts w:ascii="Times New Roman" w:hAnsi="Times New Roman" w:cs="Times New Roman"/>
                <w:sz w:val="16"/>
                <w:szCs w:val="16"/>
              </w:rPr>
              <w:t xml:space="preserve">Performed survival analysis of each type of isolates (CNS or </w:t>
            </w:r>
            <w:r w:rsidRPr="008156A0">
              <w:rPr>
                <w:rFonts w:ascii="Times New Roman" w:hAnsi="Times New Roman" w:cs="Times New Roman"/>
                <w:i/>
                <w:sz w:val="16"/>
                <w:szCs w:val="16"/>
              </w:rPr>
              <w:t>S. aureus</w:t>
            </w:r>
            <w:r w:rsidRPr="008156A0">
              <w:rPr>
                <w:rFonts w:ascii="Times New Roman" w:hAnsi="Times New Roman" w:cs="Times New Roman"/>
                <w:sz w:val="16"/>
                <w:szCs w:val="16"/>
              </w:rPr>
              <w:t>) based on the 3 antimicrobial usage categories (ORG, CON-LO, or CON-HI). Antimicrobial concentrations in wells of the susceptibility test were used as “time,” and event was inhibition of bacterial growth</w:t>
            </w:r>
          </w:p>
          <w:p w14:paraId="39E229FE" w14:textId="77777777" w:rsidR="00F60517" w:rsidRPr="008156A0" w:rsidRDefault="00F60517" w:rsidP="00F52726">
            <w:pPr>
              <w:rPr>
                <w:rFonts w:ascii="Times New Roman" w:hAnsi="Times New Roman" w:cs="Times New Roman"/>
                <w:sz w:val="16"/>
                <w:szCs w:val="16"/>
              </w:rPr>
            </w:pPr>
          </w:p>
          <w:p w14:paraId="3471C9DE" w14:textId="77777777" w:rsidR="00F60517" w:rsidRPr="008156A0" w:rsidRDefault="00F60517" w:rsidP="00F52726">
            <w:pPr>
              <w:rPr>
                <w:rFonts w:ascii="Times New Roman" w:hAnsi="Times New Roman" w:cs="Times New Roman"/>
                <w:sz w:val="16"/>
                <w:szCs w:val="16"/>
              </w:rPr>
            </w:pPr>
            <w:proofErr w:type="gramStart"/>
            <w:r w:rsidRPr="008156A0">
              <w:rPr>
                <w:rFonts w:ascii="Times New Roman" w:hAnsi="Times New Roman" w:cs="Times New Roman"/>
                <w:sz w:val="16"/>
                <w:szCs w:val="16"/>
              </w:rPr>
              <w:t>In order to</w:t>
            </w:r>
            <w:proofErr w:type="gramEnd"/>
            <w:r w:rsidRPr="008156A0">
              <w:rPr>
                <w:rFonts w:ascii="Times New Roman" w:hAnsi="Times New Roman" w:cs="Times New Roman"/>
                <w:sz w:val="16"/>
                <w:szCs w:val="16"/>
              </w:rPr>
              <w:t xml:space="preserve"> avoid statistical dependence, only 1 isolate per cow and no more than 20 isolates per herd were included in the analysis. Overall, isolates from ORG herds were more susceptible to antimicrobials than those from CON herds. The authors stress that although some differences were found between antimicrobial groups, most isolates of both types were inhibited at the lowest dilution tested of most antimicrobial drugs. </w:t>
            </w:r>
          </w:p>
          <w:p w14:paraId="0C5A2643" w14:textId="77777777" w:rsidR="00F60517" w:rsidRPr="008156A0" w:rsidRDefault="00F60517" w:rsidP="00F52726">
            <w:pPr>
              <w:rPr>
                <w:rFonts w:ascii="Times New Roman" w:hAnsi="Times New Roman" w:cs="Times New Roman"/>
                <w:sz w:val="16"/>
                <w:szCs w:val="16"/>
              </w:rPr>
            </w:pPr>
          </w:p>
          <w:p w14:paraId="797A9F4B" w14:textId="77777777" w:rsidR="00F60517" w:rsidRPr="008156A0" w:rsidRDefault="00F60517" w:rsidP="00F52726">
            <w:pPr>
              <w:rPr>
                <w:rFonts w:ascii="Times New Roman" w:hAnsi="Times New Roman" w:cs="Times New Roman"/>
                <w:i/>
                <w:iCs/>
                <w:sz w:val="16"/>
                <w:szCs w:val="16"/>
              </w:rPr>
            </w:pPr>
            <w:r w:rsidRPr="008156A0">
              <w:rPr>
                <w:rFonts w:ascii="Times New Roman" w:hAnsi="Times New Roman" w:cs="Times New Roman"/>
                <w:i/>
                <w:iCs/>
                <w:sz w:val="16"/>
                <w:szCs w:val="16"/>
              </w:rPr>
              <w:t xml:space="preserve">S. aureus:  </w:t>
            </w:r>
          </w:p>
          <w:p w14:paraId="703E00F8" w14:textId="77777777" w:rsidR="00F60517" w:rsidRPr="008156A0" w:rsidRDefault="00F60517" w:rsidP="00F52726">
            <w:pPr>
              <w:pStyle w:val="ListParagraph"/>
              <w:numPr>
                <w:ilvl w:val="0"/>
                <w:numId w:val="3"/>
              </w:numPr>
              <w:rPr>
                <w:rFonts w:ascii="Times New Roman" w:hAnsi="Times New Roman" w:cs="Times New Roman"/>
                <w:sz w:val="16"/>
                <w:szCs w:val="16"/>
              </w:rPr>
            </w:pP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from CON herds were more likely to be resistant to ampicillin and penicillin compared with isolates from ORG herds. Herd type was not associated with the proportion of resistant isolates for the other antimicrobial drugs tested</w:t>
            </w:r>
          </w:p>
          <w:p w14:paraId="15B82CB2" w14:textId="77777777" w:rsidR="00F60517" w:rsidRPr="008156A0" w:rsidRDefault="00F60517" w:rsidP="00F52726">
            <w:pPr>
              <w:pStyle w:val="ListParagraph"/>
              <w:numPr>
                <w:ilvl w:val="0"/>
                <w:numId w:val="3"/>
              </w:numPr>
              <w:rPr>
                <w:rFonts w:ascii="Times New Roman" w:hAnsi="Times New Roman" w:cs="Times New Roman"/>
                <w:sz w:val="16"/>
                <w:szCs w:val="16"/>
              </w:rPr>
            </w:pP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from CON herds had a higher MIC for pirlimycin and </w:t>
            </w:r>
            <w:proofErr w:type="spellStart"/>
            <w:r w:rsidRPr="008156A0">
              <w:rPr>
                <w:rFonts w:ascii="Times New Roman" w:hAnsi="Times New Roman" w:cs="Times New Roman"/>
                <w:sz w:val="16"/>
                <w:szCs w:val="16"/>
              </w:rPr>
              <w:t>sulfadimethoxine</w:t>
            </w:r>
            <w:proofErr w:type="spellEnd"/>
            <w:r w:rsidRPr="008156A0">
              <w:rPr>
                <w:rFonts w:ascii="Times New Roman" w:hAnsi="Times New Roman" w:cs="Times New Roman"/>
                <w:sz w:val="16"/>
                <w:szCs w:val="16"/>
              </w:rPr>
              <w:t xml:space="preserve"> compared with isolates from ORG herds. Herd type was not associated with the MIC of the other antimicrobial drugs tested</w:t>
            </w:r>
          </w:p>
          <w:p w14:paraId="55977337" w14:textId="77777777" w:rsidR="00F60517" w:rsidRPr="008156A0" w:rsidRDefault="00F60517" w:rsidP="00F52726">
            <w:pPr>
              <w:pStyle w:val="ListParagraph"/>
              <w:numPr>
                <w:ilvl w:val="0"/>
                <w:numId w:val="3"/>
              </w:numPr>
              <w:rPr>
                <w:rFonts w:ascii="Times New Roman" w:hAnsi="Times New Roman" w:cs="Times New Roman"/>
                <w:sz w:val="16"/>
                <w:szCs w:val="16"/>
              </w:rPr>
            </w:pPr>
            <w:r w:rsidRPr="008156A0">
              <w:rPr>
                <w:rFonts w:ascii="Times New Roman" w:hAnsi="Times New Roman" w:cs="Times New Roman"/>
                <w:sz w:val="16"/>
                <w:szCs w:val="16"/>
              </w:rPr>
              <w:t>In the survival analysis, the MIC that inhibited 90% (MIC</w:t>
            </w:r>
            <w:r w:rsidRPr="008156A0">
              <w:rPr>
                <w:rFonts w:ascii="Times New Roman" w:hAnsi="Times New Roman" w:cs="Times New Roman"/>
                <w:sz w:val="16"/>
                <w:szCs w:val="16"/>
                <w:vertAlign w:val="subscript"/>
              </w:rPr>
              <w:t>90</w:t>
            </w:r>
            <w:r w:rsidRPr="008156A0">
              <w:rPr>
                <w:rFonts w:ascii="Times New Roman" w:hAnsi="Times New Roman" w:cs="Times New Roman"/>
                <w:sz w:val="16"/>
                <w:szCs w:val="16"/>
              </w:rPr>
              <w:t xml:space="preserve">) of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from ORG herds for penicillin and pirlimycin was lower than the MIC</w:t>
            </w:r>
            <w:r w:rsidRPr="008156A0">
              <w:rPr>
                <w:rFonts w:ascii="Times New Roman" w:hAnsi="Times New Roman" w:cs="Times New Roman"/>
                <w:sz w:val="16"/>
                <w:szCs w:val="16"/>
                <w:vertAlign w:val="subscript"/>
              </w:rPr>
              <w:t>90</w:t>
            </w:r>
            <w:r w:rsidRPr="008156A0">
              <w:rPr>
                <w:rFonts w:ascii="Times New Roman" w:hAnsi="Times New Roman" w:cs="Times New Roman"/>
                <w:sz w:val="16"/>
                <w:szCs w:val="16"/>
              </w:rPr>
              <w:t xml:space="preserve"> of the isolates from CON-LO and CON-HI herds (MIC</w:t>
            </w:r>
            <w:r w:rsidRPr="008156A0">
              <w:rPr>
                <w:rFonts w:ascii="Times New Roman" w:hAnsi="Times New Roman" w:cs="Times New Roman"/>
                <w:sz w:val="16"/>
                <w:szCs w:val="16"/>
                <w:vertAlign w:val="subscript"/>
              </w:rPr>
              <w:t>50</w:t>
            </w:r>
            <w:r w:rsidRPr="008156A0">
              <w:rPr>
                <w:rFonts w:ascii="Times New Roman" w:hAnsi="Times New Roman" w:cs="Times New Roman"/>
                <w:sz w:val="16"/>
                <w:szCs w:val="16"/>
              </w:rPr>
              <w:t>, the MIC that inhibited 50% of isolates, was not different for these drugs)</w:t>
            </w:r>
          </w:p>
          <w:p w14:paraId="2E2BFAEB" w14:textId="77777777" w:rsidR="00F60517" w:rsidRPr="008156A0" w:rsidRDefault="00F60517" w:rsidP="00F52726">
            <w:pPr>
              <w:rPr>
                <w:rFonts w:ascii="Times New Roman" w:hAnsi="Times New Roman" w:cs="Times New Roman"/>
                <w:i/>
                <w:iCs/>
                <w:sz w:val="16"/>
                <w:szCs w:val="16"/>
              </w:rPr>
            </w:pPr>
            <w:r w:rsidRPr="008156A0">
              <w:rPr>
                <w:rFonts w:ascii="Times New Roman" w:hAnsi="Times New Roman" w:cs="Times New Roman"/>
                <w:i/>
                <w:iCs/>
                <w:sz w:val="16"/>
                <w:szCs w:val="16"/>
              </w:rPr>
              <w:t xml:space="preserve">CNS:  </w:t>
            </w:r>
          </w:p>
          <w:p w14:paraId="6845DF76" w14:textId="77777777" w:rsidR="00F60517" w:rsidRPr="008156A0" w:rsidRDefault="00F60517" w:rsidP="00F52726">
            <w:pPr>
              <w:pStyle w:val="ListParagraph"/>
              <w:numPr>
                <w:ilvl w:val="0"/>
                <w:numId w:val="4"/>
              </w:numPr>
              <w:rPr>
                <w:rFonts w:ascii="Times New Roman" w:hAnsi="Times New Roman" w:cs="Times New Roman"/>
                <w:sz w:val="16"/>
                <w:szCs w:val="16"/>
              </w:rPr>
            </w:pPr>
            <w:r w:rsidRPr="008156A0">
              <w:rPr>
                <w:rFonts w:ascii="Times New Roman" w:hAnsi="Times New Roman" w:cs="Times New Roman"/>
                <w:sz w:val="16"/>
                <w:szCs w:val="16"/>
              </w:rPr>
              <w:t xml:space="preserve">CNS isolates from CON herds were more likely to be resistant to ampicillin, penicillin, pirlimycin, and tetracycline compared with isolates from ORG </w:t>
            </w:r>
            <w:r w:rsidRPr="008156A0">
              <w:rPr>
                <w:rFonts w:ascii="Times New Roman" w:hAnsi="Times New Roman" w:cs="Times New Roman"/>
                <w:sz w:val="16"/>
                <w:szCs w:val="16"/>
              </w:rPr>
              <w:lastRenderedPageBreak/>
              <w:t>herds. Herd type was not associated with the proportion of resistant isolates for the other antimicrobial drugs tested</w:t>
            </w:r>
          </w:p>
          <w:p w14:paraId="5B9AA6C1" w14:textId="77777777" w:rsidR="00F60517" w:rsidRPr="008156A0" w:rsidRDefault="00F60517" w:rsidP="00F52726">
            <w:pPr>
              <w:pStyle w:val="ListParagraph"/>
              <w:numPr>
                <w:ilvl w:val="0"/>
                <w:numId w:val="4"/>
              </w:numPr>
              <w:rPr>
                <w:rFonts w:ascii="Times New Roman" w:hAnsi="Times New Roman" w:cs="Times New Roman"/>
                <w:sz w:val="16"/>
                <w:szCs w:val="16"/>
              </w:rPr>
            </w:pPr>
            <w:r w:rsidRPr="008156A0">
              <w:rPr>
                <w:rFonts w:ascii="Times New Roman" w:hAnsi="Times New Roman" w:cs="Times New Roman"/>
                <w:sz w:val="16"/>
                <w:szCs w:val="16"/>
              </w:rPr>
              <w:t>CNS isolates from CON herds had a higher MIC for ampicillin, pirlimycin, and tetracycline compared with isolates from ORG herds. Herd type was not associated with the MIC of the other antimicrobial drugs tested</w:t>
            </w:r>
          </w:p>
          <w:p w14:paraId="56FC21BD" w14:textId="77777777" w:rsidR="00F60517" w:rsidRPr="008156A0" w:rsidRDefault="00F60517" w:rsidP="00F52726">
            <w:pPr>
              <w:pStyle w:val="ListParagraph"/>
              <w:numPr>
                <w:ilvl w:val="0"/>
                <w:numId w:val="4"/>
              </w:numPr>
              <w:rPr>
                <w:rFonts w:ascii="Times New Roman" w:hAnsi="Times New Roman" w:cs="Times New Roman"/>
                <w:sz w:val="16"/>
                <w:szCs w:val="16"/>
              </w:rPr>
            </w:pPr>
            <w:r w:rsidRPr="008156A0">
              <w:rPr>
                <w:rFonts w:ascii="Times New Roman" w:hAnsi="Times New Roman" w:cs="Times New Roman"/>
                <w:sz w:val="16"/>
                <w:szCs w:val="16"/>
              </w:rPr>
              <w:t>In the survival curve analysis, the MIC that inhibited 90% (MIC</w:t>
            </w:r>
            <w:r w:rsidRPr="008156A0">
              <w:rPr>
                <w:rFonts w:ascii="Times New Roman" w:hAnsi="Times New Roman" w:cs="Times New Roman"/>
                <w:sz w:val="16"/>
                <w:szCs w:val="16"/>
                <w:vertAlign w:val="subscript"/>
              </w:rPr>
              <w:t>90</w:t>
            </w:r>
            <w:r w:rsidRPr="008156A0">
              <w:rPr>
                <w:rFonts w:ascii="Times New Roman" w:hAnsi="Times New Roman" w:cs="Times New Roman"/>
                <w:sz w:val="16"/>
                <w:szCs w:val="16"/>
              </w:rPr>
              <w:t>) of CNS isolates from ORG herds for ampicillin, penicillin, pirlimycin, and tetracycline was lower than the MIC</w:t>
            </w:r>
            <w:r w:rsidRPr="008156A0">
              <w:rPr>
                <w:rFonts w:ascii="Times New Roman" w:hAnsi="Times New Roman" w:cs="Times New Roman"/>
                <w:sz w:val="16"/>
                <w:szCs w:val="16"/>
                <w:vertAlign w:val="subscript"/>
              </w:rPr>
              <w:t>90</w:t>
            </w:r>
            <w:r w:rsidRPr="008156A0">
              <w:rPr>
                <w:rFonts w:ascii="Times New Roman" w:hAnsi="Times New Roman" w:cs="Times New Roman"/>
                <w:sz w:val="16"/>
                <w:szCs w:val="16"/>
              </w:rPr>
              <w:t xml:space="preserve"> of the isolates from CON-LO and CON-HI herds (ORG and CON-LO herds had a lower MIC</w:t>
            </w:r>
            <w:r w:rsidRPr="008156A0">
              <w:rPr>
                <w:rFonts w:ascii="Times New Roman" w:hAnsi="Times New Roman" w:cs="Times New Roman"/>
                <w:sz w:val="16"/>
                <w:szCs w:val="16"/>
                <w:vertAlign w:val="subscript"/>
              </w:rPr>
              <w:t>50</w:t>
            </w:r>
            <w:r w:rsidRPr="008156A0">
              <w:rPr>
                <w:rFonts w:ascii="Times New Roman" w:hAnsi="Times New Roman" w:cs="Times New Roman"/>
                <w:sz w:val="16"/>
                <w:szCs w:val="16"/>
              </w:rPr>
              <w:t xml:space="preserve"> for erythromycin than CON-HI herds, but the MIC</w:t>
            </w:r>
            <w:r w:rsidRPr="008156A0">
              <w:rPr>
                <w:rFonts w:ascii="Times New Roman" w:hAnsi="Times New Roman" w:cs="Times New Roman"/>
                <w:sz w:val="16"/>
                <w:szCs w:val="16"/>
                <w:vertAlign w:val="subscript"/>
              </w:rPr>
              <w:t xml:space="preserve">90 </w:t>
            </w:r>
            <w:r w:rsidRPr="008156A0">
              <w:rPr>
                <w:rFonts w:ascii="Times New Roman" w:hAnsi="Times New Roman" w:cs="Times New Roman"/>
                <w:sz w:val="16"/>
                <w:szCs w:val="16"/>
              </w:rPr>
              <w:t>did not differ by usage group)</w:t>
            </w:r>
          </w:p>
          <w:p w14:paraId="21A73185" w14:textId="77777777" w:rsidR="00F60517" w:rsidRPr="008156A0" w:rsidRDefault="00F60517" w:rsidP="00F52726">
            <w:pPr>
              <w:rPr>
                <w:rFonts w:ascii="Times New Roman" w:hAnsi="Times New Roman" w:cs="Times New Roman"/>
                <w:sz w:val="16"/>
                <w:szCs w:val="16"/>
              </w:rPr>
            </w:pPr>
          </w:p>
        </w:tc>
      </w:tr>
      <w:tr w:rsidR="000776EC" w:rsidRPr="0039463B" w14:paraId="41D18F53" w14:textId="77777777" w:rsidTr="000776EC">
        <w:trPr>
          <w:trHeight w:val="2000"/>
        </w:trPr>
        <w:tc>
          <w:tcPr>
            <w:tcW w:w="1255" w:type="dxa"/>
            <w:noWrap/>
            <w:vAlign w:val="center"/>
            <w:hideMark/>
          </w:tcPr>
          <w:p w14:paraId="39A5E4AD"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lastRenderedPageBreak/>
              <w:t>Garmo et al., 2010; Norway (EU)</w:t>
            </w:r>
          </w:p>
          <w:p w14:paraId="2C4290CC" w14:textId="77777777" w:rsidR="00F60517" w:rsidRPr="008751FC" w:rsidRDefault="00F60517" w:rsidP="00F52726">
            <w:pPr>
              <w:rPr>
                <w:rFonts w:ascii="Times New Roman" w:hAnsi="Times New Roman" w:cs="Times New Roman"/>
                <w:sz w:val="16"/>
                <w:szCs w:val="16"/>
              </w:rPr>
            </w:pPr>
          </w:p>
          <w:p w14:paraId="10B9B4AF"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r w:rsidRPr="008751FC">
              <w:rPr>
                <w:rFonts w:ascii="Times New Roman" w:hAnsi="Times New Roman" w:cs="Times New Roman"/>
                <w:sz w:val="16"/>
                <w:szCs w:val="16"/>
              </w:rPr>
              <w:t>, CNS</w:t>
            </w:r>
          </w:p>
        </w:tc>
        <w:tc>
          <w:tcPr>
            <w:tcW w:w="1530" w:type="dxa"/>
            <w:vAlign w:val="center"/>
            <w:hideMark/>
          </w:tcPr>
          <w:p w14:paraId="3F55577F"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 visit/herd); Quartermilk samples from all lactating cows; Isolates from subclinical mastitis</w:t>
            </w:r>
          </w:p>
        </w:tc>
        <w:tc>
          <w:tcPr>
            <w:tcW w:w="1440" w:type="dxa"/>
            <w:vAlign w:val="center"/>
            <w:hideMark/>
          </w:tcPr>
          <w:p w14:paraId="480A6646"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25 CON herds, 24 ORG herds; All herds Norwegian Red cows; Matching CON herds selected based on herd size (± five cow-years) and type of housing</w:t>
            </w:r>
          </w:p>
          <w:p w14:paraId="52025BAD" w14:textId="77777777" w:rsidR="00F60517" w:rsidRPr="008751FC" w:rsidRDefault="00F60517" w:rsidP="00F52726">
            <w:pPr>
              <w:rPr>
                <w:rFonts w:ascii="Times New Roman" w:hAnsi="Times New Roman" w:cs="Times New Roman"/>
                <w:sz w:val="16"/>
                <w:szCs w:val="16"/>
              </w:rPr>
            </w:pPr>
          </w:p>
          <w:p w14:paraId="3F83EA4B" w14:textId="3E053A64"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ORG herds certified ≥ 4 </w:t>
            </w:r>
            <w:r w:rsidR="00B85B58" w:rsidRPr="008751FC">
              <w:rPr>
                <w:rFonts w:ascii="Times New Roman" w:hAnsi="Times New Roman" w:cs="Times New Roman"/>
                <w:sz w:val="16"/>
                <w:szCs w:val="16"/>
              </w:rPr>
              <w:t>yr.</w:t>
            </w:r>
          </w:p>
        </w:tc>
        <w:tc>
          <w:tcPr>
            <w:tcW w:w="1620" w:type="dxa"/>
            <w:vAlign w:val="center"/>
            <w:hideMark/>
          </w:tcPr>
          <w:p w14:paraId="42C00F0B"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No quantification of AM usage provided</w:t>
            </w:r>
          </w:p>
          <w:p w14:paraId="5D0E03FE" w14:textId="77777777" w:rsidR="00F60517" w:rsidRPr="008751FC" w:rsidRDefault="00F60517" w:rsidP="00F52726">
            <w:pPr>
              <w:rPr>
                <w:rFonts w:ascii="Times New Roman" w:hAnsi="Times New Roman" w:cs="Times New Roman"/>
                <w:sz w:val="16"/>
                <w:szCs w:val="16"/>
              </w:rPr>
            </w:pPr>
          </w:p>
          <w:p w14:paraId="7DBC0FCC"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Generally, Benzyl penicillin and dihydrostreptomycin are the most common antimicrobials used for intramammary treatment in Norway</w:t>
            </w:r>
          </w:p>
        </w:tc>
        <w:tc>
          <w:tcPr>
            <w:tcW w:w="1530" w:type="dxa"/>
            <w:vAlign w:val="center"/>
            <w:hideMark/>
          </w:tcPr>
          <w:p w14:paraId="32B6EDDC"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Cloverleaf lactamase test</w:t>
            </w:r>
          </w:p>
          <w:p w14:paraId="2ECFE85D" w14:textId="77777777" w:rsidR="00F60517" w:rsidRPr="008751FC" w:rsidRDefault="00F60517" w:rsidP="00F52726">
            <w:pPr>
              <w:rPr>
                <w:rFonts w:ascii="Times New Roman" w:hAnsi="Times New Roman" w:cs="Times New Roman"/>
                <w:sz w:val="16"/>
                <w:szCs w:val="16"/>
              </w:rPr>
            </w:pPr>
          </w:p>
          <w:p w14:paraId="791210A6"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Penicillin</w:t>
            </w:r>
          </w:p>
        </w:tc>
        <w:tc>
          <w:tcPr>
            <w:tcW w:w="1350" w:type="dxa"/>
            <w:vAlign w:val="center"/>
            <w:hideMark/>
          </w:tcPr>
          <w:p w14:paraId="45159A7A"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132 </w:t>
            </w:r>
            <w:r w:rsidRPr="008156A0">
              <w:rPr>
                <w:rFonts w:ascii="Times New Roman" w:hAnsi="Times New Roman" w:cs="Times New Roman"/>
                <w:i/>
                <w:sz w:val="16"/>
                <w:szCs w:val="16"/>
              </w:rPr>
              <w:t>S. aureus</w:t>
            </w:r>
            <w:r w:rsidRPr="008156A0">
              <w:rPr>
                <w:rFonts w:ascii="Times New Roman" w:hAnsi="Times New Roman" w:cs="Times New Roman"/>
                <w:sz w:val="16"/>
                <w:szCs w:val="16"/>
              </w:rPr>
              <w:t>: 68 CON, 64 ORG</w:t>
            </w:r>
          </w:p>
          <w:p w14:paraId="68D422FE" w14:textId="77777777" w:rsidR="00F60517" w:rsidRPr="008156A0" w:rsidRDefault="00F60517" w:rsidP="00F52726">
            <w:pPr>
              <w:rPr>
                <w:rFonts w:ascii="Times New Roman" w:hAnsi="Times New Roman" w:cs="Times New Roman"/>
                <w:sz w:val="16"/>
                <w:szCs w:val="16"/>
              </w:rPr>
            </w:pPr>
          </w:p>
          <w:p w14:paraId="2D4F60F6"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260 CNS: 167 CON, 93 ORG</w:t>
            </w:r>
          </w:p>
        </w:tc>
        <w:tc>
          <w:tcPr>
            <w:tcW w:w="4225" w:type="dxa"/>
            <w:noWrap/>
            <w:vAlign w:val="center"/>
            <w:hideMark/>
          </w:tcPr>
          <w:p w14:paraId="59478C6A" w14:textId="77777777" w:rsidR="00F60517" w:rsidRPr="008156A0" w:rsidRDefault="00F60517" w:rsidP="00F52726">
            <w:pPr>
              <w:rPr>
                <w:rFonts w:ascii="Times New Roman" w:hAnsi="Times New Roman" w:cs="Times New Roman"/>
                <w:sz w:val="16"/>
                <w:szCs w:val="16"/>
              </w:rPr>
            </w:pPr>
          </w:p>
          <w:p w14:paraId="28E2B08D" w14:textId="77777777" w:rsidR="00F60517" w:rsidRPr="008156A0" w:rsidRDefault="00F60517" w:rsidP="00F52726">
            <w:pPr>
              <w:rPr>
                <w:rFonts w:ascii="Times New Roman" w:hAnsi="Times New Roman" w:cs="Times New Roman"/>
                <w:sz w:val="16"/>
                <w:szCs w:val="16"/>
              </w:rPr>
            </w:pPr>
            <w:proofErr w:type="gramStart"/>
            <w:r w:rsidRPr="008156A0">
              <w:rPr>
                <w:rFonts w:ascii="Times New Roman" w:hAnsi="Times New Roman" w:cs="Times New Roman"/>
                <w:sz w:val="16"/>
                <w:szCs w:val="16"/>
              </w:rPr>
              <w:t>Proportions</w:t>
            </w:r>
            <w:proofErr w:type="gramEnd"/>
            <w:r w:rsidRPr="008156A0">
              <w:rPr>
                <w:rFonts w:ascii="Times New Roman" w:hAnsi="Times New Roman" w:cs="Times New Roman"/>
                <w:sz w:val="16"/>
                <w:szCs w:val="16"/>
              </w:rPr>
              <w:t xml:space="preserve"> of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and CNS isolates from ORG herds resistant to penicillin were </w:t>
            </w:r>
            <w:proofErr w:type="gramStart"/>
            <w:r w:rsidRPr="008156A0">
              <w:rPr>
                <w:rFonts w:ascii="Times New Roman" w:hAnsi="Times New Roman" w:cs="Times New Roman"/>
                <w:sz w:val="16"/>
                <w:szCs w:val="16"/>
              </w:rPr>
              <w:t>similar to</w:t>
            </w:r>
            <w:proofErr w:type="gramEnd"/>
            <w:r w:rsidRPr="008156A0">
              <w:rPr>
                <w:rFonts w:ascii="Times New Roman" w:hAnsi="Times New Roman" w:cs="Times New Roman"/>
                <w:sz w:val="16"/>
                <w:szCs w:val="16"/>
              </w:rPr>
              <w:t xml:space="preserve"> those from CON herds, although no statistical comparison was carried out. Penicillin resistance was proportionately higher in CNS vs. </w:t>
            </w:r>
            <w:r w:rsidRPr="008156A0">
              <w:rPr>
                <w:rFonts w:ascii="Times New Roman" w:hAnsi="Times New Roman" w:cs="Times New Roman"/>
                <w:i/>
                <w:iCs/>
                <w:sz w:val="16"/>
                <w:szCs w:val="16"/>
              </w:rPr>
              <w:t xml:space="preserve">S. aureus </w:t>
            </w:r>
            <w:r w:rsidRPr="008156A0">
              <w:rPr>
                <w:rFonts w:ascii="Times New Roman" w:hAnsi="Times New Roman" w:cs="Times New Roman"/>
                <w:sz w:val="16"/>
                <w:szCs w:val="16"/>
              </w:rPr>
              <w:t>isolates</w:t>
            </w:r>
            <w:r w:rsidRPr="008156A0">
              <w:rPr>
                <w:rFonts w:ascii="Times New Roman" w:hAnsi="Times New Roman" w:cs="Times New Roman"/>
                <w:i/>
                <w:iCs/>
                <w:sz w:val="16"/>
                <w:szCs w:val="16"/>
              </w:rPr>
              <w:t>.</w:t>
            </w:r>
          </w:p>
          <w:p w14:paraId="1B9BD63C" w14:textId="77777777" w:rsidR="00F60517" w:rsidRPr="008156A0" w:rsidRDefault="00F60517" w:rsidP="00F52726">
            <w:pPr>
              <w:rPr>
                <w:rFonts w:ascii="Times New Roman" w:hAnsi="Times New Roman" w:cs="Times New Roman"/>
                <w:sz w:val="16"/>
                <w:szCs w:val="16"/>
              </w:rPr>
            </w:pPr>
          </w:p>
          <w:p w14:paraId="44767A70" w14:textId="77777777" w:rsidR="00F60517" w:rsidRPr="008156A0" w:rsidRDefault="00F60517" w:rsidP="00F52726">
            <w:pPr>
              <w:rPr>
                <w:rFonts w:ascii="Times New Roman" w:hAnsi="Times New Roman" w:cs="Times New Roman"/>
                <w:i/>
                <w:iCs/>
                <w:sz w:val="16"/>
                <w:szCs w:val="16"/>
              </w:rPr>
            </w:pPr>
            <w:r w:rsidRPr="008156A0">
              <w:rPr>
                <w:rFonts w:ascii="Times New Roman" w:hAnsi="Times New Roman" w:cs="Times New Roman"/>
                <w:i/>
                <w:iCs/>
                <w:sz w:val="16"/>
                <w:szCs w:val="16"/>
              </w:rPr>
              <w:t>S. aureus:</w:t>
            </w:r>
          </w:p>
          <w:p w14:paraId="1043EED6"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6 out of 68 (8.8%) isolates from CON herds were penicillin-resistant, compared with 9 out of 64 (14.0%) from ORG herds.</w:t>
            </w:r>
          </w:p>
          <w:p w14:paraId="192E3A8C" w14:textId="77777777" w:rsidR="00F60517" w:rsidRPr="008156A0" w:rsidRDefault="00F60517" w:rsidP="00F52726">
            <w:pPr>
              <w:rPr>
                <w:rFonts w:ascii="Times New Roman" w:hAnsi="Times New Roman" w:cs="Times New Roman"/>
                <w:i/>
                <w:iCs/>
                <w:sz w:val="16"/>
                <w:szCs w:val="16"/>
              </w:rPr>
            </w:pPr>
          </w:p>
          <w:p w14:paraId="1D88C62F"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CNS:</w:t>
            </w:r>
          </w:p>
          <w:p w14:paraId="2327AAD4"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81 out of 167 (48.5%) isolates from CON herds were penicillin-resistant, compared with 93 out of 200 (46.5%) from ORG herds.</w:t>
            </w:r>
          </w:p>
          <w:p w14:paraId="43D151DE" w14:textId="77777777" w:rsidR="00F60517" w:rsidRPr="008156A0" w:rsidRDefault="00F60517" w:rsidP="00F52726">
            <w:pPr>
              <w:rPr>
                <w:rFonts w:ascii="Times New Roman" w:hAnsi="Times New Roman" w:cs="Times New Roman"/>
                <w:sz w:val="16"/>
                <w:szCs w:val="16"/>
              </w:rPr>
            </w:pPr>
          </w:p>
          <w:p w14:paraId="503E9D18" w14:textId="77777777" w:rsidR="00F60517" w:rsidRPr="008156A0" w:rsidRDefault="00F60517" w:rsidP="00F52726">
            <w:pPr>
              <w:rPr>
                <w:rFonts w:ascii="Times New Roman" w:hAnsi="Times New Roman" w:cs="Times New Roman"/>
                <w:sz w:val="16"/>
                <w:szCs w:val="16"/>
              </w:rPr>
            </w:pPr>
          </w:p>
          <w:p w14:paraId="0D1D8DB2" w14:textId="77777777" w:rsidR="00F60517" w:rsidRPr="008156A0" w:rsidRDefault="00F60517" w:rsidP="00F52726">
            <w:pPr>
              <w:rPr>
                <w:rFonts w:ascii="Times New Roman" w:hAnsi="Times New Roman" w:cs="Times New Roman"/>
                <w:sz w:val="16"/>
                <w:szCs w:val="16"/>
              </w:rPr>
            </w:pPr>
          </w:p>
        </w:tc>
      </w:tr>
      <w:tr w:rsidR="000776EC" w:rsidRPr="0039463B" w14:paraId="5D20C31D" w14:textId="77777777" w:rsidTr="000776EC">
        <w:trPr>
          <w:trHeight w:val="2393"/>
        </w:trPr>
        <w:tc>
          <w:tcPr>
            <w:tcW w:w="1255" w:type="dxa"/>
            <w:noWrap/>
            <w:vAlign w:val="center"/>
            <w:hideMark/>
          </w:tcPr>
          <w:p w14:paraId="1F743CB2"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Cicconi-Hogan et al., 2014; US</w:t>
            </w:r>
          </w:p>
          <w:p w14:paraId="49492E76" w14:textId="77777777" w:rsidR="00F60517" w:rsidRPr="008751FC" w:rsidRDefault="00F60517" w:rsidP="00F52726">
            <w:pPr>
              <w:rPr>
                <w:rFonts w:ascii="Times New Roman" w:hAnsi="Times New Roman" w:cs="Times New Roman"/>
                <w:sz w:val="16"/>
                <w:szCs w:val="16"/>
              </w:rPr>
            </w:pPr>
          </w:p>
          <w:p w14:paraId="17884EBE"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r w:rsidRPr="008751FC">
              <w:rPr>
                <w:rFonts w:ascii="Times New Roman" w:hAnsi="Times New Roman" w:cs="Times New Roman"/>
                <w:sz w:val="16"/>
                <w:szCs w:val="16"/>
              </w:rPr>
              <w:t>, CNS</w:t>
            </w:r>
          </w:p>
        </w:tc>
        <w:tc>
          <w:tcPr>
            <w:tcW w:w="1530" w:type="dxa"/>
            <w:vAlign w:val="center"/>
            <w:hideMark/>
          </w:tcPr>
          <w:p w14:paraId="63419BC0"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 visit/herd); Bulk tank milk</w:t>
            </w:r>
          </w:p>
        </w:tc>
        <w:tc>
          <w:tcPr>
            <w:tcW w:w="1440" w:type="dxa"/>
            <w:vAlign w:val="center"/>
            <w:hideMark/>
          </w:tcPr>
          <w:p w14:paraId="6700EE96"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192 ORG herds, 100 CON herds; Matching CON herds selected based on proximity to ORG herd and herd size category (0–99, 100–199, or ≥200 adult cows)</w:t>
            </w:r>
          </w:p>
          <w:p w14:paraId="29CDE887" w14:textId="77777777" w:rsidR="00F60517" w:rsidRPr="008751FC" w:rsidRDefault="00F60517" w:rsidP="00F52726">
            <w:pPr>
              <w:rPr>
                <w:rFonts w:ascii="Times New Roman" w:hAnsi="Times New Roman" w:cs="Times New Roman"/>
                <w:sz w:val="16"/>
                <w:szCs w:val="16"/>
              </w:rPr>
            </w:pPr>
          </w:p>
          <w:p w14:paraId="5B5E5C6E" w14:textId="03CCDB74"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No. </w:t>
            </w:r>
            <w:r w:rsidR="00B85B58" w:rsidRPr="008751FC">
              <w:rPr>
                <w:rFonts w:ascii="Times New Roman" w:hAnsi="Times New Roman" w:cs="Times New Roman"/>
                <w:sz w:val="16"/>
                <w:szCs w:val="16"/>
              </w:rPr>
              <w:t>yr.</w:t>
            </w:r>
            <w:r w:rsidRPr="008751FC">
              <w:rPr>
                <w:rFonts w:ascii="Times New Roman" w:hAnsi="Times New Roman" w:cs="Times New Roman"/>
                <w:sz w:val="16"/>
                <w:szCs w:val="16"/>
              </w:rPr>
              <w:t xml:space="preserve"> ORG herds certified not provided</w:t>
            </w:r>
          </w:p>
        </w:tc>
        <w:tc>
          <w:tcPr>
            <w:tcW w:w="1620" w:type="dxa"/>
            <w:vAlign w:val="center"/>
            <w:hideMark/>
          </w:tcPr>
          <w:p w14:paraId="4E0CDC8C"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No quantification or description of AM usage provided</w:t>
            </w:r>
          </w:p>
        </w:tc>
        <w:tc>
          <w:tcPr>
            <w:tcW w:w="1530" w:type="dxa"/>
            <w:vAlign w:val="center"/>
            <w:hideMark/>
          </w:tcPr>
          <w:p w14:paraId="5E75D8F9"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 xml:space="preserve">Detection of </w:t>
            </w:r>
            <w:proofErr w:type="spellStart"/>
            <w:r w:rsidRPr="008751FC">
              <w:rPr>
                <w:rFonts w:ascii="Times New Roman" w:hAnsi="Times New Roman" w:cs="Times New Roman"/>
                <w:i/>
                <w:iCs/>
                <w:sz w:val="16"/>
                <w:szCs w:val="16"/>
              </w:rPr>
              <w:t>mecA</w:t>
            </w:r>
            <w:proofErr w:type="spellEnd"/>
            <w:r w:rsidRPr="008751FC">
              <w:rPr>
                <w:rFonts w:ascii="Times New Roman" w:hAnsi="Times New Roman" w:cs="Times New Roman"/>
                <w:i/>
                <w:iCs/>
                <w:sz w:val="16"/>
                <w:szCs w:val="16"/>
              </w:rPr>
              <w:t xml:space="preserve"> gene by PCR, </w:t>
            </w:r>
            <w:proofErr w:type="spellStart"/>
            <w:r w:rsidRPr="008751FC">
              <w:rPr>
                <w:rFonts w:ascii="Times New Roman" w:hAnsi="Times New Roman" w:cs="Times New Roman"/>
                <w:i/>
                <w:iCs/>
                <w:sz w:val="16"/>
                <w:szCs w:val="16"/>
              </w:rPr>
              <w:t>MRSASelect</w:t>
            </w:r>
            <w:proofErr w:type="spellEnd"/>
            <w:r w:rsidRPr="008751FC">
              <w:rPr>
                <w:rFonts w:ascii="Times New Roman" w:hAnsi="Times New Roman" w:cs="Times New Roman"/>
                <w:i/>
                <w:iCs/>
                <w:sz w:val="16"/>
                <w:szCs w:val="16"/>
              </w:rPr>
              <w:t xml:space="preserve"> plates (Bio-Rad Laboratories Inc.)</w:t>
            </w:r>
          </w:p>
          <w:p w14:paraId="6A11BACC" w14:textId="77777777" w:rsidR="00F60517" w:rsidRPr="008751FC" w:rsidRDefault="00F60517" w:rsidP="00F52726">
            <w:pPr>
              <w:rPr>
                <w:rFonts w:ascii="Times New Roman" w:hAnsi="Times New Roman" w:cs="Times New Roman"/>
                <w:sz w:val="16"/>
                <w:szCs w:val="16"/>
              </w:rPr>
            </w:pPr>
          </w:p>
          <w:p w14:paraId="453804FE"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β-lactamase resistance (</w:t>
            </w:r>
            <w:proofErr w:type="spellStart"/>
            <w:r w:rsidRPr="008751FC">
              <w:rPr>
                <w:rFonts w:ascii="Times New Roman" w:hAnsi="Times New Roman" w:cs="Times New Roman"/>
                <w:sz w:val="16"/>
                <w:szCs w:val="16"/>
              </w:rPr>
              <w:t>MRSA</w:t>
            </w:r>
            <w:r w:rsidRPr="008751FC">
              <w:rPr>
                <w:rFonts w:ascii="Times New Roman" w:hAnsi="Times New Roman" w:cs="Times New Roman"/>
                <w:i/>
                <w:iCs/>
                <w:sz w:val="16"/>
                <w:szCs w:val="16"/>
              </w:rPr>
              <w:t>Select</w:t>
            </w:r>
            <w:proofErr w:type="spellEnd"/>
            <w:r w:rsidRPr="008751FC">
              <w:rPr>
                <w:rFonts w:ascii="Times New Roman" w:hAnsi="Times New Roman" w:cs="Times New Roman"/>
                <w:i/>
                <w:iCs/>
                <w:sz w:val="16"/>
                <w:szCs w:val="16"/>
              </w:rPr>
              <w:t xml:space="preserve"> </w:t>
            </w:r>
            <w:r w:rsidRPr="008751FC">
              <w:rPr>
                <w:rFonts w:ascii="Times New Roman" w:hAnsi="Times New Roman" w:cs="Times New Roman"/>
                <w:sz w:val="16"/>
                <w:szCs w:val="16"/>
              </w:rPr>
              <w:t xml:space="preserve">plates used to screen for methicillin resistance, and contain a proprietary </w:t>
            </w:r>
            <w:r w:rsidRPr="008751FC">
              <w:rPr>
                <w:rFonts w:ascii="Times New Roman" w:hAnsi="Times New Roman" w:cs="Times New Roman"/>
                <w:sz w:val="16"/>
                <w:szCs w:val="16"/>
              </w:rPr>
              <w:lastRenderedPageBreak/>
              <w:t>combination of an unspecified β-lactam, lithium chloride, aztreonam and cycloheximide)</w:t>
            </w:r>
          </w:p>
        </w:tc>
        <w:tc>
          <w:tcPr>
            <w:tcW w:w="1350" w:type="dxa"/>
            <w:vAlign w:val="center"/>
            <w:hideMark/>
          </w:tcPr>
          <w:p w14:paraId="112458CC"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lastRenderedPageBreak/>
              <w:t>Not provided</w:t>
            </w:r>
          </w:p>
        </w:tc>
        <w:tc>
          <w:tcPr>
            <w:tcW w:w="4225" w:type="dxa"/>
            <w:vAlign w:val="center"/>
            <w:hideMark/>
          </w:tcPr>
          <w:p w14:paraId="3A6F3964" w14:textId="77777777" w:rsidR="00F60517" w:rsidRPr="008156A0" w:rsidRDefault="00F60517" w:rsidP="00F52726">
            <w:pPr>
              <w:rPr>
                <w:rFonts w:ascii="Times New Roman" w:hAnsi="Times New Roman" w:cs="Times New Roman"/>
                <w:sz w:val="16"/>
                <w:szCs w:val="16"/>
              </w:rPr>
            </w:pPr>
          </w:p>
          <w:p w14:paraId="57F97C68"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13 isolates from bulk tank milk were identified as methicillin resistant (positive for </w:t>
            </w:r>
            <w:proofErr w:type="spellStart"/>
            <w:r w:rsidRPr="008156A0">
              <w:rPr>
                <w:rFonts w:ascii="Times New Roman" w:hAnsi="Times New Roman" w:cs="Times New Roman"/>
                <w:sz w:val="16"/>
                <w:szCs w:val="16"/>
              </w:rPr>
              <w:t>mecA</w:t>
            </w:r>
            <w:proofErr w:type="spellEnd"/>
            <w:r w:rsidRPr="008156A0">
              <w:rPr>
                <w:rFonts w:ascii="Times New Roman" w:hAnsi="Times New Roman" w:cs="Times New Roman"/>
                <w:sz w:val="16"/>
                <w:szCs w:val="16"/>
              </w:rPr>
              <w:t xml:space="preserve"> gene): 7 from CON herds, 6 from ORG. Species identification of isolates from bulk tank milk was performed using 16S rRNA and </w:t>
            </w:r>
            <w:proofErr w:type="spellStart"/>
            <w:r w:rsidRPr="008156A0">
              <w:rPr>
                <w:rFonts w:ascii="Times New Roman" w:hAnsi="Times New Roman" w:cs="Times New Roman"/>
                <w:sz w:val="16"/>
                <w:szCs w:val="16"/>
              </w:rPr>
              <w:t>rpoB</w:t>
            </w:r>
            <w:proofErr w:type="spellEnd"/>
            <w:r w:rsidRPr="008156A0">
              <w:rPr>
                <w:rFonts w:ascii="Times New Roman" w:hAnsi="Times New Roman" w:cs="Times New Roman"/>
                <w:sz w:val="16"/>
                <w:szCs w:val="16"/>
              </w:rPr>
              <w:t xml:space="preserve"> genes. </w:t>
            </w:r>
          </w:p>
          <w:p w14:paraId="19267BC6" w14:textId="77777777" w:rsidR="00F60517" w:rsidRPr="008156A0" w:rsidRDefault="00F60517" w:rsidP="00F52726">
            <w:pPr>
              <w:rPr>
                <w:rFonts w:ascii="Times New Roman" w:hAnsi="Times New Roman" w:cs="Times New Roman"/>
                <w:sz w:val="16"/>
                <w:szCs w:val="16"/>
              </w:rPr>
            </w:pPr>
          </w:p>
          <w:p w14:paraId="7467142C"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These 13 isolates were identified as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(n = 1), </w:t>
            </w:r>
            <w:r w:rsidRPr="008156A0">
              <w:rPr>
                <w:rFonts w:ascii="Times New Roman" w:hAnsi="Times New Roman" w:cs="Times New Roman"/>
                <w:i/>
                <w:iCs/>
                <w:sz w:val="16"/>
                <w:szCs w:val="16"/>
              </w:rPr>
              <w:t xml:space="preserve">S. </w:t>
            </w:r>
            <w:proofErr w:type="spellStart"/>
            <w:r w:rsidRPr="008156A0">
              <w:rPr>
                <w:rFonts w:ascii="Times New Roman" w:hAnsi="Times New Roman" w:cs="Times New Roman"/>
                <w:i/>
                <w:iCs/>
                <w:sz w:val="16"/>
                <w:szCs w:val="16"/>
              </w:rPr>
              <w:t>sciuri</w:t>
            </w:r>
            <w:proofErr w:type="spellEnd"/>
            <w:r w:rsidRPr="008156A0">
              <w:rPr>
                <w:rFonts w:ascii="Times New Roman" w:hAnsi="Times New Roman" w:cs="Times New Roman"/>
                <w:sz w:val="16"/>
                <w:szCs w:val="16"/>
              </w:rPr>
              <w:t xml:space="preserve"> (n = 5), </w:t>
            </w:r>
            <w:r w:rsidRPr="008156A0">
              <w:rPr>
                <w:rFonts w:ascii="Times New Roman" w:hAnsi="Times New Roman" w:cs="Times New Roman"/>
                <w:i/>
                <w:iCs/>
                <w:sz w:val="16"/>
                <w:szCs w:val="16"/>
              </w:rPr>
              <w:t>S. chromogenes</w:t>
            </w:r>
            <w:r w:rsidRPr="008156A0">
              <w:rPr>
                <w:rFonts w:ascii="Times New Roman" w:hAnsi="Times New Roman" w:cs="Times New Roman"/>
                <w:sz w:val="16"/>
                <w:szCs w:val="16"/>
              </w:rPr>
              <w:t xml:space="preserve"> (n = 2), </w:t>
            </w:r>
            <w:r w:rsidRPr="008156A0">
              <w:rPr>
                <w:rFonts w:ascii="Times New Roman" w:hAnsi="Times New Roman" w:cs="Times New Roman"/>
                <w:i/>
                <w:iCs/>
                <w:sz w:val="16"/>
                <w:szCs w:val="16"/>
              </w:rPr>
              <w:t>S. saprophyticus</w:t>
            </w:r>
            <w:r w:rsidRPr="008156A0">
              <w:rPr>
                <w:rFonts w:ascii="Times New Roman" w:hAnsi="Times New Roman" w:cs="Times New Roman"/>
                <w:sz w:val="16"/>
                <w:szCs w:val="16"/>
              </w:rPr>
              <w:t xml:space="preserve"> (n = 3), </w:t>
            </w:r>
            <w:r w:rsidRPr="008156A0">
              <w:rPr>
                <w:rFonts w:ascii="Times New Roman" w:hAnsi="Times New Roman" w:cs="Times New Roman"/>
                <w:i/>
                <w:iCs/>
                <w:sz w:val="16"/>
                <w:szCs w:val="16"/>
              </w:rPr>
              <w:t xml:space="preserve">S. </w:t>
            </w:r>
            <w:proofErr w:type="spellStart"/>
            <w:r w:rsidRPr="008156A0">
              <w:rPr>
                <w:rFonts w:ascii="Times New Roman" w:hAnsi="Times New Roman" w:cs="Times New Roman"/>
                <w:i/>
                <w:iCs/>
                <w:sz w:val="16"/>
                <w:szCs w:val="16"/>
              </w:rPr>
              <w:t>agnetis</w:t>
            </w:r>
            <w:proofErr w:type="spellEnd"/>
            <w:r w:rsidRPr="008156A0">
              <w:rPr>
                <w:rFonts w:ascii="Times New Roman" w:hAnsi="Times New Roman" w:cs="Times New Roman"/>
                <w:sz w:val="16"/>
                <w:szCs w:val="16"/>
              </w:rPr>
              <w:t xml:space="preserve"> (n = 1), and </w:t>
            </w:r>
            <w:proofErr w:type="spellStart"/>
            <w:r w:rsidRPr="008156A0">
              <w:rPr>
                <w:rFonts w:ascii="Times New Roman" w:hAnsi="Times New Roman" w:cs="Times New Roman"/>
                <w:i/>
                <w:iCs/>
                <w:sz w:val="16"/>
                <w:szCs w:val="16"/>
              </w:rPr>
              <w:t>Macrococcus</w:t>
            </w:r>
            <w:proofErr w:type="spellEnd"/>
            <w:r w:rsidRPr="008156A0">
              <w:rPr>
                <w:rFonts w:ascii="Times New Roman" w:hAnsi="Times New Roman" w:cs="Times New Roman"/>
                <w:i/>
                <w:iCs/>
                <w:sz w:val="16"/>
                <w:szCs w:val="16"/>
              </w:rPr>
              <w:t xml:space="preserve"> </w:t>
            </w:r>
            <w:proofErr w:type="spellStart"/>
            <w:r w:rsidRPr="008156A0">
              <w:rPr>
                <w:rFonts w:ascii="Times New Roman" w:hAnsi="Times New Roman" w:cs="Times New Roman"/>
                <w:i/>
                <w:iCs/>
                <w:sz w:val="16"/>
                <w:szCs w:val="16"/>
              </w:rPr>
              <w:t>caseolyticus</w:t>
            </w:r>
            <w:proofErr w:type="spellEnd"/>
            <w:r w:rsidRPr="008156A0">
              <w:rPr>
                <w:rFonts w:ascii="Times New Roman" w:hAnsi="Times New Roman" w:cs="Times New Roman"/>
                <w:sz w:val="16"/>
                <w:szCs w:val="16"/>
              </w:rPr>
              <w:t xml:space="preserve"> (n = 1). The single methicillin-resistant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 was from an ORG herd, for an observed 0.3% prevalence at the herd level. The methicillin-resistant CNS prevalence was 2% in the organic population, and 5% in the conventional population.</w:t>
            </w:r>
          </w:p>
          <w:p w14:paraId="317DD37F" w14:textId="77777777" w:rsidR="00F60517" w:rsidRPr="008156A0" w:rsidRDefault="00F60517" w:rsidP="00F52726">
            <w:pPr>
              <w:rPr>
                <w:rFonts w:ascii="Times New Roman" w:hAnsi="Times New Roman" w:cs="Times New Roman"/>
                <w:sz w:val="16"/>
                <w:szCs w:val="16"/>
              </w:rPr>
            </w:pPr>
          </w:p>
          <w:p w14:paraId="43277E30"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lastRenderedPageBreak/>
              <w:t xml:space="preserve">The authors highlight the high number of methicillin-resistant </w:t>
            </w:r>
            <w:r w:rsidRPr="008156A0">
              <w:rPr>
                <w:rFonts w:ascii="Times New Roman" w:hAnsi="Times New Roman" w:cs="Times New Roman"/>
                <w:i/>
                <w:iCs/>
                <w:sz w:val="16"/>
                <w:szCs w:val="16"/>
              </w:rPr>
              <w:t xml:space="preserve">S. </w:t>
            </w:r>
            <w:proofErr w:type="spellStart"/>
            <w:r w:rsidRPr="008156A0">
              <w:rPr>
                <w:rFonts w:ascii="Times New Roman" w:hAnsi="Times New Roman" w:cs="Times New Roman"/>
                <w:i/>
                <w:iCs/>
                <w:sz w:val="16"/>
                <w:szCs w:val="16"/>
              </w:rPr>
              <w:t>sciuri</w:t>
            </w:r>
            <w:proofErr w:type="spellEnd"/>
            <w:r w:rsidRPr="008156A0">
              <w:rPr>
                <w:rFonts w:ascii="Times New Roman" w:hAnsi="Times New Roman" w:cs="Times New Roman"/>
                <w:sz w:val="16"/>
                <w:szCs w:val="16"/>
              </w:rPr>
              <w:t xml:space="preserve"> identified (6 out of 12 methicillin resistant CNS) compared to previous work, </w:t>
            </w:r>
            <w:proofErr w:type="gramStart"/>
            <w:r w:rsidRPr="008156A0">
              <w:rPr>
                <w:rFonts w:ascii="Times New Roman" w:hAnsi="Times New Roman" w:cs="Times New Roman"/>
                <w:sz w:val="16"/>
                <w:szCs w:val="16"/>
              </w:rPr>
              <w:t>and also</w:t>
            </w:r>
            <w:proofErr w:type="gramEnd"/>
            <w:r w:rsidRPr="008156A0">
              <w:rPr>
                <w:rFonts w:ascii="Times New Roman" w:hAnsi="Times New Roman" w:cs="Times New Roman"/>
                <w:sz w:val="16"/>
                <w:szCs w:val="16"/>
              </w:rPr>
              <w:t xml:space="preserve"> suggest that a potential methicillin-resistant </w:t>
            </w:r>
            <w:r w:rsidRPr="008156A0">
              <w:rPr>
                <w:rFonts w:ascii="Times New Roman" w:hAnsi="Times New Roman" w:cs="Times New Roman"/>
                <w:i/>
                <w:iCs/>
                <w:sz w:val="16"/>
                <w:szCs w:val="16"/>
              </w:rPr>
              <w:t>Staphylococcus</w:t>
            </w:r>
            <w:r w:rsidRPr="008156A0">
              <w:rPr>
                <w:rFonts w:ascii="Times New Roman" w:hAnsi="Times New Roman" w:cs="Times New Roman"/>
                <w:sz w:val="16"/>
                <w:szCs w:val="16"/>
              </w:rPr>
              <w:t xml:space="preserve"> reservoir in the dairy herd population of the United States may be independent of production system type (CON vs. ORG).</w:t>
            </w:r>
          </w:p>
        </w:tc>
      </w:tr>
      <w:tr w:rsidR="000776EC" w:rsidRPr="0039463B" w14:paraId="725B52FA" w14:textId="77777777" w:rsidTr="000776EC">
        <w:trPr>
          <w:trHeight w:val="3260"/>
        </w:trPr>
        <w:tc>
          <w:tcPr>
            <w:tcW w:w="1255" w:type="dxa"/>
            <w:noWrap/>
            <w:vAlign w:val="center"/>
            <w:hideMark/>
          </w:tcPr>
          <w:p w14:paraId="4CEA1AE8"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lastRenderedPageBreak/>
              <w:t>Tenhagen et al., 2018; Germany (EU)</w:t>
            </w:r>
          </w:p>
          <w:p w14:paraId="4C171B49" w14:textId="77777777" w:rsidR="00F60517" w:rsidRPr="008751FC" w:rsidRDefault="00F60517" w:rsidP="00F52726">
            <w:pPr>
              <w:rPr>
                <w:rFonts w:ascii="Times New Roman" w:hAnsi="Times New Roman" w:cs="Times New Roman"/>
                <w:sz w:val="16"/>
                <w:szCs w:val="16"/>
              </w:rPr>
            </w:pPr>
          </w:p>
          <w:p w14:paraId="2D7E93AA"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p>
        </w:tc>
        <w:tc>
          <w:tcPr>
            <w:tcW w:w="1530" w:type="dxa"/>
            <w:vAlign w:val="center"/>
            <w:hideMark/>
          </w:tcPr>
          <w:p w14:paraId="6BF3B9EC"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 visit/herd); Bulk tank milk</w:t>
            </w:r>
          </w:p>
        </w:tc>
        <w:tc>
          <w:tcPr>
            <w:tcW w:w="1440" w:type="dxa"/>
            <w:vAlign w:val="center"/>
            <w:hideMark/>
          </w:tcPr>
          <w:p w14:paraId="0030726C"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5DA24B0F" w14:textId="77777777" w:rsidR="00F60517" w:rsidRPr="008751FC" w:rsidRDefault="00F60517" w:rsidP="00F52726">
            <w:pPr>
              <w:rPr>
                <w:rFonts w:ascii="Times New Roman" w:hAnsi="Times New Roman" w:cs="Times New Roman"/>
                <w:sz w:val="16"/>
                <w:szCs w:val="16"/>
              </w:rPr>
            </w:pPr>
          </w:p>
          <w:p w14:paraId="362676A3" w14:textId="26CA0CFC"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No. </w:t>
            </w:r>
            <w:r w:rsidR="0078478D" w:rsidRPr="008751FC">
              <w:rPr>
                <w:rFonts w:ascii="Times New Roman" w:hAnsi="Times New Roman" w:cs="Times New Roman"/>
                <w:sz w:val="16"/>
                <w:szCs w:val="16"/>
              </w:rPr>
              <w:t>yr.</w:t>
            </w:r>
            <w:r w:rsidRPr="008751FC">
              <w:rPr>
                <w:rFonts w:ascii="Times New Roman" w:hAnsi="Times New Roman" w:cs="Times New Roman"/>
                <w:sz w:val="16"/>
                <w:szCs w:val="16"/>
              </w:rPr>
              <w:t xml:space="preserve"> ORG herds certified not provided</w:t>
            </w:r>
          </w:p>
        </w:tc>
        <w:tc>
          <w:tcPr>
            <w:tcW w:w="1620" w:type="dxa"/>
            <w:vAlign w:val="center"/>
            <w:hideMark/>
          </w:tcPr>
          <w:p w14:paraId="7CA21A8F"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No quantification or description of AM usage provided</w:t>
            </w:r>
          </w:p>
        </w:tc>
        <w:tc>
          <w:tcPr>
            <w:tcW w:w="1530" w:type="dxa"/>
            <w:vAlign w:val="center"/>
            <w:hideMark/>
          </w:tcPr>
          <w:p w14:paraId="71E1EDDC"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Broth microdilution</w:t>
            </w:r>
          </w:p>
          <w:p w14:paraId="036F1254" w14:textId="77777777" w:rsidR="00F60517" w:rsidRPr="008751FC" w:rsidRDefault="00F60517" w:rsidP="00F52726">
            <w:pPr>
              <w:rPr>
                <w:rFonts w:ascii="Times New Roman" w:hAnsi="Times New Roman" w:cs="Times New Roman"/>
                <w:sz w:val="16"/>
                <w:szCs w:val="16"/>
              </w:rPr>
            </w:pPr>
          </w:p>
          <w:p w14:paraId="571EC84D"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Cefoxitin, chloramphenicol, ciprofloxacin, clindamycin, erythromycin, </w:t>
            </w:r>
            <w:proofErr w:type="spellStart"/>
            <w:r w:rsidRPr="008751FC">
              <w:rPr>
                <w:rFonts w:ascii="Times New Roman" w:hAnsi="Times New Roman" w:cs="Times New Roman"/>
                <w:sz w:val="16"/>
                <w:szCs w:val="16"/>
              </w:rPr>
              <w:t>fusidic</w:t>
            </w:r>
            <w:proofErr w:type="spellEnd"/>
            <w:r w:rsidRPr="008751FC">
              <w:rPr>
                <w:rFonts w:ascii="Times New Roman" w:hAnsi="Times New Roman" w:cs="Times New Roman"/>
                <w:sz w:val="16"/>
                <w:szCs w:val="16"/>
              </w:rPr>
              <w:t xml:space="preserve"> acid, gentamicin, kanamycin, linezolid, mupirocin, penicillin, </w:t>
            </w:r>
            <w:proofErr w:type="spellStart"/>
            <w:r w:rsidRPr="008751FC">
              <w:rPr>
                <w:rFonts w:ascii="Times New Roman" w:hAnsi="Times New Roman" w:cs="Times New Roman"/>
                <w:sz w:val="16"/>
                <w:szCs w:val="16"/>
              </w:rPr>
              <w:t>quinupristin</w:t>
            </w:r>
            <w:proofErr w:type="spellEnd"/>
            <w:r w:rsidRPr="008751FC">
              <w:rPr>
                <w:rFonts w:ascii="Times New Roman" w:hAnsi="Times New Roman" w:cs="Times New Roman"/>
                <w:sz w:val="16"/>
                <w:szCs w:val="16"/>
              </w:rPr>
              <w:t>/</w:t>
            </w:r>
            <w:proofErr w:type="spellStart"/>
            <w:r w:rsidRPr="008751FC">
              <w:rPr>
                <w:rFonts w:ascii="Times New Roman" w:hAnsi="Times New Roman" w:cs="Times New Roman"/>
                <w:sz w:val="16"/>
                <w:szCs w:val="16"/>
              </w:rPr>
              <w:t>dalfopristin</w:t>
            </w:r>
            <w:proofErr w:type="spellEnd"/>
            <w:r w:rsidRPr="008751FC">
              <w:rPr>
                <w:rFonts w:ascii="Times New Roman" w:hAnsi="Times New Roman" w:cs="Times New Roman"/>
                <w:sz w:val="16"/>
                <w:szCs w:val="16"/>
              </w:rPr>
              <w:t>, rifampicin, sulfamethoxazole, streptomycin, tetracycline, tiamulin, trimethoprim, vancomycin</w:t>
            </w:r>
          </w:p>
        </w:tc>
        <w:tc>
          <w:tcPr>
            <w:tcW w:w="1350" w:type="dxa"/>
            <w:vAlign w:val="center"/>
            <w:hideMark/>
          </w:tcPr>
          <w:p w14:paraId="52F71D1F"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Not provided</w:t>
            </w:r>
          </w:p>
        </w:tc>
        <w:tc>
          <w:tcPr>
            <w:tcW w:w="4225" w:type="dxa"/>
            <w:vAlign w:val="center"/>
            <w:hideMark/>
          </w:tcPr>
          <w:p w14:paraId="6D24FE5C"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Genomic methods used for identifying isolates to the species level (multiplex PCR: 23S rDNA, specific for Staph; </w:t>
            </w:r>
            <w:proofErr w:type="spellStart"/>
            <w:r w:rsidRPr="008156A0">
              <w:rPr>
                <w:rFonts w:ascii="Times New Roman" w:hAnsi="Times New Roman" w:cs="Times New Roman"/>
                <w:i/>
                <w:iCs/>
                <w:sz w:val="16"/>
                <w:szCs w:val="16"/>
              </w:rPr>
              <w:t>nuc</w:t>
            </w:r>
            <w:proofErr w:type="spellEnd"/>
            <w:r w:rsidRPr="008156A0">
              <w:rPr>
                <w:rFonts w:ascii="Times New Roman" w:hAnsi="Times New Roman" w:cs="Times New Roman"/>
                <w:sz w:val="16"/>
                <w:szCs w:val="16"/>
              </w:rPr>
              <w:t xml:space="preserve"> gene, specific for </w:t>
            </w:r>
            <w:r w:rsidRPr="008156A0">
              <w:rPr>
                <w:rFonts w:ascii="Times New Roman" w:hAnsi="Times New Roman" w:cs="Times New Roman"/>
                <w:i/>
                <w:sz w:val="16"/>
                <w:szCs w:val="16"/>
              </w:rPr>
              <w:t>S. aureus</w:t>
            </w:r>
            <w:r w:rsidRPr="008156A0">
              <w:rPr>
                <w:rFonts w:ascii="Times New Roman" w:hAnsi="Times New Roman" w:cs="Times New Roman"/>
                <w:sz w:val="16"/>
                <w:szCs w:val="16"/>
              </w:rPr>
              <w:t xml:space="preserve">; </w:t>
            </w:r>
            <w:proofErr w:type="spellStart"/>
            <w:r w:rsidRPr="008156A0">
              <w:rPr>
                <w:rFonts w:ascii="Times New Roman" w:hAnsi="Times New Roman" w:cs="Times New Roman"/>
                <w:i/>
                <w:iCs/>
                <w:sz w:val="16"/>
                <w:szCs w:val="16"/>
              </w:rPr>
              <w:t>mecA</w:t>
            </w:r>
            <w:proofErr w:type="spellEnd"/>
            <w:r w:rsidRPr="008156A0">
              <w:rPr>
                <w:rFonts w:ascii="Times New Roman" w:hAnsi="Times New Roman" w:cs="Times New Roman"/>
                <w:i/>
                <w:iCs/>
                <w:sz w:val="16"/>
                <w:szCs w:val="16"/>
              </w:rPr>
              <w:t xml:space="preserve"> </w:t>
            </w:r>
            <w:r w:rsidRPr="008156A0">
              <w:rPr>
                <w:rFonts w:ascii="Times New Roman" w:hAnsi="Times New Roman" w:cs="Times New Roman"/>
                <w:sz w:val="16"/>
                <w:szCs w:val="16"/>
              </w:rPr>
              <w:t>gene, β-lactam resistance)</w:t>
            </w:r>
          </w:p>
          <w:p w14:paraId="3F3EEFEE" w14:textId="77777777" w:rsidR="00F60517" w:rsidRPr="008156A0" w:rsidRDefault="00F60517" w:rsidP="00F52726">
            <w:pPr>
              <w:rPr>
                <w:rFonts w:ascii="Times New Roman" w:hAnsi="Times New Roman" w:cs="Times New Roman"/>
                <w:sz w:val="16"/>
                <w:szCs w:val="16"/>
              </w:rPr>
            </w:pPr>
          </w:p>
          <w:p w14:paraId="6C875580"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Used a binary logistic regression to describe association of methicillin-resistant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-positive samples with herd type (CON vs. ORG), controlling for effect of region and herd size (both significant predictors of MRSA herd status)</w:t>
            </w:r>
          </w:p>
          <w:p w14:paraId="1EE7F9C0" w14:textId="77777777" w:rsidR="00F60517" w:rsidRPr="008156A0" w:rsidRDefault="00F60517" w:rsidP="00F52726">
            <w:pPr>
              <w:rPr>
                <w:rFonts w:ascii="Times New Roman" w:hAnsi="Times New Roman" w:cs="Times New Roman"/>
                <w:sz w:val="16"/>
                <w:szCs w:val="16"/>
              </w:rPr>
            </w:pPr>
          </w:p>
          <w:p w14:paraId="4465041B"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The prevalence of MRSA was significantly higher in BTM samples from CON herds (9.7%) compared with ORG herds (1.7%). Proportion of methicillin-resistant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resistant to 12 different antimicrobials tended to be higher from bulk tank milk samples of CON herds (vs. ORG herds). As there were limited number of isolates from ORG herds (n = 5) compared to CON herds (n = 36), no statistical tests were performed</w:t>
            </w:r>
          </w:p>
        </w:tc>
      </w:tr>
      <w:tr w:rsidR="000776EC" w:rsidRPr="0039463B" w14:paraId="335B9A9E" w14:textId="77777777" w:rsidTr="000776EC">
        <w:trPr>
          <w:trHeight w:val="2720"/>
        </w:trPr>
        <w:tc>
          <w:tcPr>
            <w:tcW w:w="1255" w:type="dxa"/>
            <w:vAlign w:val="center"/>
            <w:hideMark/>
          </w:tcPr>
          <w:p w14:paraId="348B327D"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lastRenderedPageBreak/>
              <w:t>McDougall et al., 2020; New Zealand (US organic regulations)</w:t>
            </w:r>
          </w:p>
          <w:p w14:paraId="5B1CAE04" w14:textId="77777777" w:rsidR="00F60517" w:rsidRPr="008751FC" w:rsidRDefault="00F60517" w:rsidP="00F52726">
            <w:pPr>
              <w:rPr>
                <w:rFonts w:ascii="Times New Roman" w:hAnsi="Times New Roman" w:cs="Times New Roman"/>
                <w:sz w:val="16"/>
                <w:szCs w:val="16"/>
              </w:rPr>
            </w:pPr>
          </w:p>
          <w:p w14:paraId="764CA9AA"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r w:rsidRPr="008751FC">
              <w:rPr>
                <w:rFonts w:ascii="Times New Roman" w:hAnsi="Times New Roman" w:cs="Times New Roman"/>
                <w:sz w:val="16"/>
                <w:szCs w:val="16"/>
              </w:rPr>
              <w:t>, CNS</w:t>
            </w:r>
          </w:p>
        </w:tc>
        <w:tc>
          <w:tcPr>
            <w:tcW w:w="1530" w:type="dxa"/>
            <w:vAlign w:val="center"/>
            <w:hideMark/>
          </w:tcPr>
          <w:p w14:paraId="7615D345"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440" w:type="dxa"/>
            <w:vAlign w:val="center"/>
            <w:hideMark/>
          </w:tcPr>
          <w:p w14:paraId="3E56E94A" w14:textId="398373FE"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7 ORG herds, 11 CON herds using ampicillin-cloxacillin DCT (CON-AC), 8 CON herds using </w:t>
            </w:r>
            <w:proofErr w:type="spellStart"/>
            <w:r w:rsidRPr="008751FC">
              <w:rPr>
                <w:rFonts w:ascii="Times New Roman" w:hAnsi="Times New Roman" w:cs="Times New Roman"/>
                <w:sz w:val="16"/>
                <w:szCs w:val="16"/>
              </w:rPr>
              <w:t>cephalonium</w:t>
            </w:r>
            <w:proofErr w:type="spellEnd"/>
            <w:r w:rsidRPr="008751FC">
              <w:rPr>
                <w:rFonts w:ascii="Times New Roman" w:hAnsi="Times New Roman" w:cs="Times New Roman"/>
                <w:sz w:val="16"/>
                <w:szCs w:val="16"/>
              </w:rPr>
              <w:t xml:space="preserve"> DCT (CON-CE); CON herds selected on the basis that &gt;50% of cows were treated in each of the 3 previous </w:t>
            </w:r>
            <w:r w:rsidR="0078478D" w:rsidRPr="008751FC">
              <w:rPr>
                <w:rFonts w:ascii="Times New Roman" w:hAnsi="Times New Roman" w:cs="Times New Roman"/>
                <w:sz w:val="16"/>
                <w:szCs w:val="16"/>
              </w:rPr>
              <w:t>yr.</w:t>
            </w:r>
            <w:r w:rsidRPr="008751FC">
              <w:rPr>
                <w:rFonts w:ascii="Times New Roman" w:hAnsi="Times New Roman" w:cs="Times New Roman"/>
                <w:sz w:val="16"/>
                <w:szCs w:val="16"/>
              </w:rPr>
              <w:t xml:space="preserve"> with 1 DCT product; Herds not matched</w:t>
            </w:r>
          </w:p>
          <w:p w14:paraId="27409307" w14:textId="77777777" w:rsidR="00F60517" w:rsidRPr="008751FC" w:rsidRDefault="00F60517" w:rsidP="00F52726">
            <w:pPr>
              <w:rPr>
                <w:rFonts w:ascii="Times New Roman" w:hAnsi="Times New Roman" w:cs="Times New Roman"/>
                <w:sz w:val="16"/>
                <w:szCs w:val="16"/>
              </w:rPr>
            </w:pPr>
          </w:p>
          <w:p w14:paraId="73553088" w14:textId="230036A1"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ORG herds certified ≥ 3 </w:t>
            </w:r>
            <w:r w:rsidR="0078478D" w:rsidRPr="008751FC">
              <w:rPr>
                <w:rFonts w:ascii="Times New Roman" w:hAnsi="Times New Roman" w:cs="Times New Roman"/>
                <w:sz w:val="16"/>
                <w:szCs w:val="16"/>
              </w:rPr>
              <w:t>yr.</w:t>
            </w:r>
            <w:r w:rsidRPr="008751FC">
              <w:rPr>
                <w:rFonts w:ascii="Times New Roman" w:hAnsi="Times New Roman" w:cs="Times New Roman"/>
                <w:sz w:val="16"/>
                <w:szCs w:val="16"/>
              </w:rPr>
              <w:t xml:space="preserve"> (median = 12 </w:t>
            </w:r>
            <w:r w:rsidR="0078478D" w:rsidRPr="008751FC">
              <w:rPr>
                <w:rFonts w:ascii="Times New Roman" w:hAnsi="Times New Roman" w:cs="Times New Roman"/>
                <w:sz w:val="16"/>
                <w:szCs w:val="16"/>
              </w:rPr>
              <w:t>yr.</w:t>
            </w:r>
            <w:r w:rsidRPr="008751FC">
              <w:rPr>
                <w:rFonts w:ascii="Times New Roman" w:hAnsi="Times New Roman" w:cs="Times New Roman"/>
                <w:sz w:val="16"/>
                <w:szCs w:val="16"/>
              </w:rPr>
              <w:t xml:space="preserve">; range = 7-19 </w:t>
            </w:r>
            <w:r w:rsidR="0078478D" w:rsidRPr="008751FC">
              <w:rPr>
                <w:rFonts w:ascii="Times New Roman" w:hAnsi="Times New Roman" w:cs="Times New Roman"/>
                <w:sz w:val="16"/>
                <w:szCs w:val="16"/>
              </w:rPr>
              <w:t>yr.</w:t>
            </w:r>
            <w:r w:rsidRPr="008751FC">
              <w:rPr>
                <w:rFonts w:ascii="Times New Roman" w:hAnsi="Times New Roman" w:cs="Times New Roman"/>
                <w:sz w:val="16"/>
                <w:szCs w:val="16"/>
              </w:rPr>
              <w:t>)</w:t>
            </w:r>
          </w:p>
        </w:tc>
        <w:tc>
          <w:tcPr>
            <w:tcW w:w="1620" w:type="dxa"/>
            <w:vAlign w:val="center"/>
            <w:hideMark/>
          </w:tcPr>
          <w:p w14:paraId="2633CC11" w14:textId="7FD3DBC1"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Herd-level use of antimicrobials estimated by extracting AM sales data for each herd for the previous 3 </w:t>
            </w:r>
            <w:r w:rsidR="0078478D" w:rsidRPr="008751FC">
              <w:rPr>
                <w:rFonts w:ascii="Times New Roman" w:hAnsi="Times New Roman" w:cs="Times New Roman"/>
                <w:sz w:val="16"/>
                <w:szCs w:val="16"/>
              </w:rPr>
              <w:t>yr.</w:t>
            </w:r>
            <w:r w:rsidRPr="008751FC">
              <w:rPr>
                <w:rFonts w:ascii="Times New Roman" w:hAnsi="Times New Roman" w:cs="Times New Roman"/>
                <w:sz w:val="16"/>
                <w:szCs w:val="16"/>
              </w:rPr>
              <w:t xml:space="preserve"> to determine total mass of antimicrobials used per kilogram of liveweight per year for each herd, and mass of each class of AM per kg of liveweight per year</w:t>
            </w:r>
          </w:p>
          <w:p w14:paraId="2C2868FE" w14:textId="77777777" w:rsidR="00F60517" w:rsidRPr="008751FC" w:rsidRDefault="00F60517" w:rsidP="00F52726">
            <w:pPr>
              <w:rPr>
                <w:rFonts w:ascii="Times New Roman" w:hAnsi="Times New Roman" w:cs="Times New Roman"/>
                <w:sz w:val="16"/>
                <w:szCs w:val="16"/>
              </w:rPr>
            </w:pPr>
          </w:p>
          <w:p w14:paraId="25509052"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β-lactam AM </w:t>
            </w:r>
            <w:proofErr w:type="gramStart"/>
            <w:r w:rsidRPr="008751FC">
              <w:rPr>
                <w:rFonts w:ascii="Times New Roman" w:hAnsi="Times New Roman" w:cs="Times New Roman"/>
                <w:sz w:val="16"/>
                <w:szCs w:val="16"/>
              </w:rPr>
              <w:t>most commonly used</w:t>
            </w:r>
            <w:proofErr w:type="gramEnd"/>
            <w:r w:rsidRPr="008751FC">
              <w:rPr>
                <w:rFonts w:ascii="Times New Roman" w:hAnsi="Times New Roman" w:cs="Times New Roman"/>
                <w:sz w:val="16"/>
                <w:szCs w:val="16"/>
              </w:rPr>
              <w:t xml:space="preserve"> DCT products in New Zealand generally, with 25% containing ampicillin, 61% containing cloxacillin, and 13% containing </w:t>
            </w:r>
            <w:proofErr w:type="spellStart"/>
            <w:r w:rsidRPr="008751FC">
              <w:rPr>
                <w:rFonts w:ascii="Times New Roman" w:hAnsi="Times New Roman" w:cs="Times New Roman"/>
                <w:sz w:val="16"/>
                <w:szCs w:val="16"/>
              </w:rPr>
              <w:t>cephalonium</w:t>
            </w:r>
            <w:proofErr w:type="spellEnd"/>
            <w:r w:rsidRPr="008751FC">
              <w:rPr>
                <w:rFonts w:ascii="Times New Roman" w:hAnsi="Times New Roman" w:cs="Times New Roman"/>
                <w:sz w:val="16"/>
                <w:szCs w:val="16"/>
              </w:rPr>
              <w:t>, by mass</w:t>
            </w:r>
          </w:p>
        </w:tc>
        <w:tc>
          <w:tcPr>
            <w:tcW w:w="1530" w:type="dxa"/>
            <w:vAlign w:val="center"/>
            <w:hideMark/>
          </w:tcPr>
          <w:p w14:paraId="1EBD6E89"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 xml:space="preserve">Broth microdilution (Mastitis CMV1AMAF; </w:t>
            </w:r>
            <w:proofErr w:type="spellStart"/>
            <w:r w:rsidRPr="008751FC">
              <w:rPr>
                <w:rFonts w:ascii="Times New Roman" w:hAnsi="Times New Roman" w:cs="Times New Roman"/>
                <w:i/>
                <w:iCs/>
                <w:sz w:val="16"/>
                <w:szCs w:val="16"/>
              </w:rPr>
              <w:t>Thermo</w:t>
            </w:r>
            <w:proofErr w:type="spellEnd"/>
            <w:r w:rsidRPr="008751FC">
              <w:rPr>
                <w:rFonts w:ascii="Times New Roman" w:hAnsi="Times New Roman" w:cs="Times New Roman"/>
                <w:i/>
                <w:iCs/>
                <w:sz w:val="16"/>
                <w:szCs w:val="16"/>
              </w:rPr>
              <w:t xml:space="preserve"> Scientific)</w:t>
            </w:r>
          </w:p>
          <w:p w14:paraId="644641F4" w14:textId="77777777" w:rsidR="00F60517" w:rsidRPr="008751FC" w:rsidRDefault="00F60517" w:rsidP="00F52726">
            <w:pPr>
              <w:rPr>
                <w:rFonts w:ascii="Times New Roman" w:hAnsi="Times New Roman" w:cs="Times New Roman"/>
                <w:sz w:val="16"/>
                <w:szCs w:val="16"/>
              </w:rPr>
            </w:pPr>
          </w:p>
          <w:p w14:paraId="765D12B7"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Ampicillin, ceftiofur, cephalothin, erythromycin, oxacillin, penicillin, penicillin/novobiocin, pirlimycin, </w:t>
            </w:r>
            <w:proofErr w:type="spellStart"/>
            <w:r w:rsidRPr="008751FC">
              <w:rPr>
                <w:rFonts w:ascii="Times New Roman" w:hAnsi="Times New Roman" w:cs="Times New Roman"/>
                <w:sz w:val="16"/>
                <w:szCs w:val="16"/>
              </w:rPr>
              <w:t>sulfadimethoxine</w:t>
            </w:r>
            <w:proofErr w:type="spellEnd"/>
            <w:r w:rsidRPr="008751FC">
              <w:rPr>
                <w:rFonts w:ascii="Times New Roman" w:hAnsi="Times New Roman" w:cs="Times New Roman"/>
                <w:sz w:val="16"/>
                <w:szCs w:val="16"/>
              </w:rPr>
              <w:t>, tetracycline</w:t>
            </w:r>
          </w:p>
        </w:tc>
        <w:tc>
          <w:tcPr>
            <w:tcW w:w="1350" w:type="dxa"/>
            <w:vAlign w:val="center"/>
            <w:hideMark/>
          </w:tcPr>
          <w:p w14:paraId="6BA3F7F4"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320 </w:t>
            </w:r>
            <w:r w:rsidRPr="008156A0">
              <w:rPr>
                <w:rFonts w:ascii="Times New Roman" w:hAnsi="Times New Roman" w:cs="Times New Roman"/>
                <w:i/>
                <w:sz w:val="16"/>
                <w:szCs w:val="16"/>
              </w:rPr>
              <w:t>S. aureus</w:t>
            </w:r>
            <w:r w:rsidRPr="008156A0">
              <w:rPr>
                <w:rFonts w:ascii="Times New Roman" w:hAnsi="Times New Roman" w:cs="Times New Roman"/>
                <w:sz w:val="16"/>
                <w:szCs w:val="16"/>
              </w:rPr>
              <w:t>: 111 CON-CE, 99 CON-CA, 110 ORG</w:t>
            </w:r>
          </w:p>
          <w:p w14:paraId="0C6C470D" w14:textId="77777777" w:rsidR="00F60517" w:rsidRPr="008156A0" w:rsidRDefault="00F60517" w:rsidP="00F52726">
            <w:pPr>
              <w:rPr>
                <w:rFonts w:ascii="Times New Roman" w:hAnsi="Times New Roman" w:cs="Times New Roman"/>
                <w:sz w:val="16"/>
                <w:szCs w:val="16"/>
              </w:rPr>
            </w:pPr>
          </w:p>
          <w:p w14:paraId="30EE777E"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240 CNS: 82 CON-CE, 74 CON-CA, 84 ORG</w:t>
            </w:r>
          </w:p>
        </w:tc>
        <w:tc>
          <w:tcPr>
            <w:tcW w:w="4225" w:type="dxa"/>
            <w:noWrap/>
            <w:vAlign w:val="center"/>
            <w:hideMark/>
          </w:tcPr>
          <w:p w14:paraId="476AF856" w14:textId="77777777" w:rsidR="00F60517" w:rsidRPr="008156A0" w:rsidRDefault="00F60517" w:rsidP="00F52726">
            <w:pPr>
              <w:rPr>
                <w:rFonts w:ascii="Times New Roman" w:hAnsi="Times New Roman" w:cs="Times New Roman"/>
                <w:sz w:val="16"/>
                <w:szCs w:val="16"/>
              </w:rPr>
            </w:pPr>
          </w:p>
          <w:p w14:paraId="6DC5D3BB"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Overall, the authors found that the MIC of CNS from ORG herds were lower than isolates from both types of CON herd. However, they point out that these differences in MIC occurred below clinical breakpoints, and therefore may not affect bacteriological cure rates. They found bimodal distributions of MIC for ampicillin and penicillin in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from ORG herds, and suggest either (1) isolates with a higher MIC are “a natural part of the bacterial population of the bovine mammary gland,” or (2) isolates with higher MIC have persisted within ORG herds since antimicrobial usage was occurring on the farm</w:t>
            </w:r>
          </w:p>
          <w:p w14:paraId="59589AA1" w14:textId="77777777" w:rsidR="00F60517" w:rsidRPr="008156A0" w:rsidRDefault="00F60517" w:rsidP="00F52726">
            <w:pPr>
              <w:rPr>
                <w:rFonts w:ascii="Times New Roman" w:hAnsi="Times New Roman" w:cs="Times New Roman"/>
                <w:sz w:val="16"/>
                <w:szCs w:val="16"/>
              </w:rPr>
            </w:pPr>
          </w:p>
          <w:p w14:paraId="3730E955" w14:textId="77777777" w:rsidR="00F60517" w:rsidRPr="008156A0" w:rsidRDefault="00F60517" w:rsidP="00F52726">
            <w:pPr>
              <w:rPr>
                <w:rFonts w:ascii="Times New Roman" w:hAnsi="Times New Roman" w:cs="Times New Roman"/>
                <w:i/>
                <w:iCs/>
                <w:sz w:val="16"/>
                <w:szCs w:val="16"/>
              </w:rPr>
            </w:pPr>
            <w:r w:rsidRPr="008156A0">
              <w:rPr>
                <w:rFonts w:ascii="Times New Roman" w:hAnsi="Times New Roman" w:cs="Times New Roman"/>
                <w:i/>
                <w:iCs/>
                <w:sz w:val="16"/>
                <w:szCs w:val="16"/>
              </w:rPr>
              <w:t>S. aureus:</w:t>
            </w:r>
          </w:p>
          <w:p w14:paraId="6A74295C"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The MIC</w:t>
            </w:r>
            <w:r w:rsidRPr="008156A0">
              <w:rPr>
                <w:rFonts w:ascii="Times New Roman" w:hAnsi="Times New Roman" w:cs="Times New Roman"/>
                <w:sz w:val="16"/>
                <w:szCs w:val="16"/>
                <w:vertAlign w:val="subscript"/>
              </w:rPr>
              <w:t xml:space="preserve">50 </w:t>
            </w:r>
            <w:r w:rsidRPr="008156A0">
              <w:rPr>
                <w:rFonts w:ascii="Times New Roman" w:hAnsi="Times New Roman" w:cs="Times New Roman"/>
                <w:sz w:val="16"/>
                <w:szCs w:val="16"/>
              </w:rPr>
              <w:t>for ampicillin and penicillin were greater by</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more</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than</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1</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dilution</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for</w:t>
            </w:r>
            <w:r w:rsidRPr="008156A0">
              <w:rPr>
                <w:rFonts w:ascii="Times New Roman" w:hAnsi="Times New Roman" w:cs="Times New Roman"/>
                <w:i/>
                <w:sz w:val="16"/>
                <w:szCs w:val="16"/>
              </w:rPr>
              <w:t xml:space="preserve"> </w:t>
            </w:r>
            <w:r w:rsidRPr="008156A0">
              <w:rPr>
                <w:rFonts w:ascii="Times New Roman" w:hAnsi="Times New Roman" w:cs="Times New Roman"/>
                <w:i/>
                <w:iCs/>
                <w:sz w:val="16"/>
                <w:szCs w:val="16"/>
              </w:rPr>
              <w:t xml:space="preserve">S. aureus </w:t>
            </w:r>
            <w:r w:rsidRPr="008156A0">
              <w:rPr>
                <w:rFonts w:ascii="Times New Roman" w:hAnsi="Times New Roman" w:cs="Times New Roman"/>
                <w:sz w:val="16"/>
                <w:szCs w:val="16"/>
              </w:rPr>
              <w:t>isolates from CON-CE herds compared with CON-CA and ORG herds, but this relationship did not hold for the MIC</w:t>
            </w:r>
            <w:r w:rsidRPr="008156A0">
              <w:rPr>
                <w:rFonts w:ascii="Times New Roman" w:hAnsi="Times New Roman" w:cs="Times New Roman"/>
                <w:sz w:val="16"/>
                <w:szCs w:val="16"/>
                <w:vertAlign w:val="subscript"/>
              </w:rPr>
              <w:t xml:space="preserve">90 </w:t>
            </w:r>
            <w:r w:rsidRPr="008156A0">
              <w:rPr>
                <w:rFonts w:ascii="Times New Roman" w:hAnsi="Times New Roman" w:cs="Times New Roman"/>
                <w:sz w:val="16"/>
                <w:szCs w:val="16"/>
              </w:rPr>
              <w:t>of these drugs (MIC for CON-CE and ORG herds greater than CON-CA).</w:t>
            </w:r>
          </w:p>
          <w:p w14:paraId="05639334" w14:textId="77777777" w:rsidR="00F60517" w:rsidRPr="008156A0" w:rsidRDefault="00F60517" w:rsidP="00F52726">
            <w:pPr>
              <w:rPr>
                <w:rFonts w:ascii="Times New Roman" w:hAnsi="Times New Roman" w:cs="Times New Roman"/>
                <w:sz w:val="16"/>
                <w:szCs w:val="16"/>
              </w:rPr>
            </w:pPr>
          </w:p>
          <w:p w14:paraId="5812F121"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In a univariate analysis, the proportion of penicillin-resistant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was significantly higher in CON-CE herds (76/111; 68.5%) compared to CON-CA</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(4/99;</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4.0%)</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or</w:t>
            </w:r>
            <w:r w:rsidRPr="008156A0">
              <w:rPr>
                <w:rFonts w:ascii="Times New Roman" w:hAnsi="Times New Roman" w:cs="Times New Roman"/>
                <w:i/>
                <w:sz w:val="16"/>
                <w:szCs w:val="16"/>
              </w:rPr>
              <w:t xml:space="preserve"> </w:t>
            </w:r>
            <w:r w:rsidRPr="008156A0">
              <w:rPr>
                <w:rFonts w:ascii="Times New Roman" w:hAnsi="Times New Roman" w:cs="Times New Roman"/>
                <w:iCs/>
                <w:sz w:val="16"/>
                <w:szCs w:val="16"/>
              </w:rPr>
              <w:t>ORG</w:t>
            </w:r>
            <w:r w:rsidRPr="008156A0">
              <w:rPr>
                <w:rFonts w:ascii="Times New Roman" w:hAnsi="Times New Roman" w:cs="Times New Roman"/>
                <w:sz w:val="16"/>
                <w:szCs w:val="16"/>
              </w:rPr>
              <w:t xml:space="preserve"> herds (32/110; 29.1%). 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69B96484"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In the multilevel</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model,</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proportions</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of</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penicillin-resistant</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isolates</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did</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not</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differ</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between</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 xml:space="preserve">isolates from the 3 herd types. </w:t>
            </w:r>
          </w:p>
          <w:p w14:paraId="0851FA84" w14:textId="77777777" w:rsidR="00F60517" w:rsidRPr="008156A0" w:rsidRDefault="00F60517" w:rsidP="00F52726">
            <w:pPr>
              <w:rPr>
                <w:rFonts w:ascii="Times New Roman" w:hAnsi="Times New Roman" w:cs="Times New Roman"/>
                <w:sz w:val="16"/>
                <w:szCs w:val="16"/>
              </w:rPr>
            </w:pPr>
          </w:p>
          <w:p w14:paraId="4C045645"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When comparing proportion of</w:t>
            </w:r>
            <w:r w:rsidRPr="008156A0">
              <w:rPr>
                <w:rFonts w:ascii="Times New Roman" w:hAnsi="Times New Roman" w:cs="Times New Roman"/>
                <w:i/>
                <w:iCs/>
                <w:sz w:val="16"/>
                <w:szCs w:val="16"/>
              </w:rPr>
              <w:t xml:space="preserve"> S. aureus </w:t>
            </w:r>
            <w:r w:rsidRPr="008156A0">
              <w:rPr>
                <w:rFonts w:ascii="Times New Roman" w:hAnsi="Times New Roman" w:cs="Times New Roman"/>
                <w:sz w:val="16"/>
                <w:szCs w:val="16"/>
              </w:rPr>
              <w:t>isolates falling into 3 different breakpoint groups for ceftiofur resistance, the only significant difference was that there were fewer ORG isolates</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 xml:space="preserve">in the middle category (1 </w:t>
            </w:r>
            <w:proofErr w:type="spellStart"/>
            <w:r w:rsidRPr="008156A0">
              <w:rPr>
                <w:rFonts w:ascii="Times New Roman" w:hAnsi="Times New Roman" w:cs="Times New Roman"/>
                <w:sz w:val="16"/>
                <w:szCs w:val="16"/>
              </w:rPr>
              <w:t>μg</w:t>
            </w:r>
            <w:proofErr w:type="spellEnd"/>
            <w:r w:rsidRPr="008156A0">
              <w:rPr>
                <w:rFonts w:ascii="Times New Roman" w:hAnsi="Times New Roman" w:cs="Times New Roman"/>
                <w:sz w:val="16"/>
                <w:szCs w:val="16"/>
              </w:rPr>
              <w:t>/mL); otherwise, there were no differences in the proportion of isolates falling into the different breakpoint groups from each of the 3 herd types.</w:t>
            </w:r>
          </w:p>
          <w:p w14:paraId="5D6E775F" w14:textId="77777777" w:rsidR="00F60517" w:rsidRPr="008156A0" w:rsidRDefault="00F60517" w:rsidP="00F52726">
            <w:pPr>
              <w:rPr>
                <w:rFonts w:ascii="Times New Roman" w:hAnsi="Times New Roman" w:cs="Times New Roman"/>
                <w:sz w:val="16"/>
                <w:szCs w:val="16"/>
              </w:rPr>
            </w:pPr>
          </w:p>
          <w:p w14:paraId="71E65D56"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When comparing proportion of </w:t>
            </w:r>
            <w:r w:rsidRPr="008156A0">
              <w:rPr>
                <w:rFonts w:ascii="Times New Roman" w:hAnsi="Times New Roman" w:cs="Times New Roman"/>
                <w:i/>
                <w:iCs/>
                <w:sz w:val="16"/>
                <w:szCs w:val="16"/>
              </w:rPr>
              <w:t xml:space="preserve">S. aureus </w:t>
            </w:r>
            <w:r w:rsidRPr="008156A0">
              <w:rPr>
                <w:rFonts w:ascii="Times New Roman" w:hAnsi="Times New Roman" w:cs="Times New Roman"/>
                <w:sz w:val="16"/>
                <w:szCs w:val="16"/>
              </w:rPr>
              <w:t xml:space="preserve">isolates falling into 3 different breakpoint groups for </w:t>
            </w:r>
            <w:proofErr w:type="spellStart"/>
            <w:r w:rsidRPr="008156A0">
              <w:rPr>
                <w:rFonts w:ascii="Times New Roman" w:hAnsi="Times New Roman" w:cs="Times New Roman"/>
                <w:sz w:val="16"/>
                <w:szCs w:val="16"/>
              </w:rPr>
              <w:t>sulfadimethoxine</w:t>
            </w:r>
            <w:proofErr w:type="spellEnd"/>
            <w:r w:rsidRPr="008156A0">
              <w:rPr>
                <w:rFonts w:ascii="Times New Roman" w:hAnsi="Times New Roman" w:cs="Times New Roman"/>
                <w:sz w:val="16"/>
                <w:szCs w:val="16"/>
              </w:rPr>
              <w:t xml:space="preserve"> resistance, the only significant difference was that there were more ORG isolates</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 xml:space="preserve">in the lowest category (32 </w:t>
            </w:r>
            <w:proofErr w:type="spellStart"/>
            <w:r w:rsidRPr="008156A0">
              <w:rPr>
                <w:rFonts w:ascii="Times New Roman" w:hAnsi="Times New Roman" w:cs="Times New Roman"/>
                <w:sz w:val="16"/>
                <w:szCs w:val="16"/>
              </w:rPr>
              <w:t>μg</w:t>
            </w:r>
            <w:proofErr w:type="spellEnd"/>
            <w:r w:rsidRPr="008156A0">
              <w:rPr>
                <w:rFonts w:ascii="Times New Roman" w:hAnsi="Times New Roman" w:cs="Times New Roman"/>
                <w:sz w:val="16"/>
                <w:szCs w:val="16"/>
              </w:rPr>
              <w:t>/mL); otherwise, there were no differences in the proportion of isolates falling into the different breakpoint groups from each of the 3 herd types.</w:t>
            </w:r>
          </w:p>
          <w:p w14:paraId="2D97A6AD" w14:textId="77777777" w:rsidR="00F60517" w:rsidRPr="008156A0" w:rsidRDefault="00F60517" w:rsidP="00F52726">
            <w:pPr>
              <w:rPr>
                <w:rFonts w:ascii="Times New Roman" w:hAnsi="Times New Roman" w:cs="Times New Roman"/>
                <w:sz w:val="16"/>
                <w:szCs w:val="16"/>
              </w:rPr>
            </w:pPr>
          </w:p>
          <w:p w14:paraId="2DE20D32"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There were no significant differences between the 3 herd types when comparing the proportion of </w:t>
            </w:r>
            <w:r w:rsidRPr="008156A0">
              <w:rPr>
                <w:rFonts w:ascii="Times New Roman" w:hAnsi="Times New Roman" w:cs="Times New Roman"/>
                <w:i/>
                <w:iCs/>
                <w:sz w:val="16"/>
                <w:szCs w:val="16"/>
              </w:rPr>
              <w:t xml:space="preserve">S. aureus </w:t>
            </w:r>
            <w:r w:rsidRPr="008156A0">
              <w:rPr>
                <w:rFonts w:ascii="Times New Roman" w:hAnsi="Times New Roman" w:cs="Times New Roman"/>
                <w:sz w:val="16"/>
                <w:szCs w:val="16"/>
              </w:rPr>
              <w:t>isolates falling into 3 different breakpoint groups for erythromycin resistance.</w:t>
            </w:r>
          </w:p>
          <w:p w14:paraId="5421028B" w14:textId="77777777" w:rsidR="00F60517" w:rsidRPr="008156A0" w:rsidRDefault="00F60517" w:rsidP="00F52726">
            <w:pPr>
              <w:rPr>
                <w:rFonts w:ascii="Times New Roman" w:hAnsi="Times New Roman" w:cs="Times New Roman"/>
                <w:sz w:val="16"/>
                <w:szCs w:val="16"/>
              </w:rPr>
            </w:pPr>
          </w:p>
          <w:p w14:paraId="116B5E00"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lastRenderedPageBreak/>
              <w:t>CNS:</w:t>
            </w:r>
          </w:p>
          <w:p w14:paraId="5F01CEC2"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The MIC</w:t>
            </w:r>
            <w:r w:rsidRPr="008156A0">
              <w:rPr>
                <w:rFonts w:ascii="Times New Roman" w:hAnsi="Times New Roman" w:cs="Times New Roman"/>
                <w:sz w:val="16"/>
                <w:szCs w:val="16"/>
                <w:vertAlign w:val="subscript"/>
              </w:rPr>
              <w:t>50</w:t>
            </w:r>
            <w:r w:rsidRPr="008156A0">
              <w:rPr>
                <w:rFonts w:ascii="Times New Roman" w:hAnsi="Times New Roman" w:cs="Times New Roman"/>
                <w:sz w:val="16"/>
                <w:szCs w:val="16"/>
              </w:rPr>
              <w:t xml:space="preserve"> and MIC</w:t>
            </w:r>
            <w:r w:rsidRPr="008156A0">
              <w:rPr>
                <w:rFonts w:ascii="Times New Roman" w:hAnsi="Times New Roman" w:cs="Times New Roman"/>
                <w:sz w:val="16"/>
                <w:szCs w:val="16"/>
                <w:vertAlign w:val="subscript"/>
              </w:rPr>
              <w:t>90</w:t>
            </w:r>
            <w:r w:rsidRPr="008156A0">
              <w:rPr>
                <w:rFonts w:ascii="Times New Roman" w:hAnsi="Times New Roman" w:cs="Times New Roman"/>
                <w:sz w:val="16"/>
                <w:szCs w:val="16"/>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6365E17C" w14:textId="77777777" w:rsidR="00F60517" w:rsidRPr="008156A0" w:rsidRDefault="00F60517" w:rsidP="00F52726">
            <w:pPr>
              <w:rPr>
                <w:rFonts w:ascii="Times New Roman" w:hAnsi="Times New Roman" w:cs="Times New Roman"/>
                <w:sz w:val="16"/>
                <w:szCs w:val="16"/>
              </w:rPr>
            </w:pPr>
          </w:p>
          <w:p w14:paraId="5688394C"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In a univariate analysis, proportions of penicillin-resistant CNS isolates were significantly greater in both types of CON herds (CON-CE, 42/82; 51%; CON-CA, 22/74; 30%) than ORG herds (14/84; 17%). </w:t>
            </w:r>
            <w:proofErr w:type="gramStart"/>
            <w:r w:rsidRPr="008156A0">
              <w:rPr>
                <w:rFonts w:ascii="Times New Roman" w:hAnsi="Times New Roman" w:cs="Times New Roman"/>
                <w:sz w:val="16"/>
                <w:szCs w:val="16"/>
              </w:rPr>
              <w:t>Similar to</w:t>
            </w:r>
            <w:proofErr w:type="gramEnd"/>
            <w:r w:rsidRPr="008156A0">
              <w:rPr>
                <w:rFonts w:ascii="Times New Roman" w:hAnsi="Times New Roman" w:cs="Times New Roman"/>
                <w:sz w:val="16"/>
                <w:szCs w:val="16"/>
              </w:rPr>
              <w:t xml:space="preserve"> the analyses for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a multilevel model was also made to compare penicillin resistance with herd type as the main explanatory variable. In this multilevel model, proportion of penicillin-resistant CNS isolates was significantly greater for CON-CE herds (0.50 ± 0.07) compared to CON-CA (0.31 ± 0.06) or ORG herds (0.17 ± 0.05).</w:t>
            </w:r>
          </w:p>
          <w:p w14:paraId="430AFDFD" w14:textId="77777777" w:rsidR="00F60517" w:rsidRPr="008156A0" w:rsidRDefault="00F60517" w:rsidP="00F52726">
            <w:pPr>
              <w:rPr>
                <w:rFonts w:ascii="Times New Roman" w:hAnsi="Times New Roman" w:cs="Times New Roman"/>
                <w:sz w:val="16"/>
                <w:szCs w:val="16"/>
              </w:rPr>
            </w:pPr>
          </w:p>
          <w:p w14:paraId="17BEA389"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When comparing proportion of CNS isolates falling into 3 different breakpoint groups for ceftiofur resistance, the only significant difference was that there were more ORG isolates in the lowest (0.5 </w:t>
            </w:r>
            <w:proofErr w:type="spellStart"/>
            <w:r w:rsidRPr="008156A0">
              <w:rPr>
                <w:rFonts w:ascii="Times New Roman" w:hAnsi="Times New Roman" w:cs="Times New Roman"/>
                <w:sz w:val="16"/>
                <w:szCs w:val="16"/>
              </w:rPr>
              <w:t>μg</w:t>
            </w:r>
            <w:proofErr w:type="spellEnd"/>
            <w:r w:rsidRPr="008156A0">
              <w:rPr>
                <w:rFonts w:ascii="Times New Roman" w:hAnsi="Times New Roman" w:cs="Times New Roman"/>
                <w:sz w:val="16"/>
                <w:szCs w:val="16"/>
              </w:rPr>
              <w:t xml:space="preserve">/mL) and highest (2 </w:t>
            </w:r>
            <w:proofErr w:type="spellStart"/>
            <w:r w:rsidRPr="008156A0">
              <w:rPr>
                <w:rFonts w:ascii="Times New Roman" w:hAnsi="Times New Roman" w:cs="Times New Roman"/>
                <w:sz w:val="16"/>
                <w:szCs w:val="16"/>
              </w:rPr>
              <w:t>μg</w:t>
            </w:r>
            <w:proofErr w:type="spellEnd"/>
            <w:r w:rsidRPr="008156A0">
              <w:rPr>
                <w:rFonts w:ascii="Times New Roman" w:hAnsi="Times New Roman" w:cs="Times New Roman"/>
                <w:sz w:val="16"/>
                <w:szCs w:val="16"/>
              </w:rPr>
              <w:t>/mL) categories compared to both CON herd types; otherwise, there were no differences in the proportion of isolates falling into the different breakpoint groups from each of the 3 herd types.</w:t>
            </w:r>
          </w:p>
          <w:p w14:paraId="07948355" w14:textId="77777777" w:rsidR="00F60517" w:rsidRPr="008156A0" w:rsidRDefault="00F60517" w:rsidP="00F52726">
            <w:pPr>
              <w:rPr>
                <w:rFonts w:ascii="Times New Roman" w:hAnsi="Times New Roman" w:cs="Times New Roman"/>
                <w:sz w:val="16"/>
                <w:szCs w:val="16"/>
              </w:rPr>
            </w:pPr>
          </w:p>
          <w:p w14:paraId="677F0F12"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There were no significant differences between the 3 herd types when comparing the proportion of CNS isolates falling into 3 different breakpoint groups for </w:t>
            </w:r>
            <w:proofErr w:type="spellStart"/>
            <w:r w:rsidRPr="008156A0">
              <w:rPr>
                <w:rFonts w:ascii="Times New Roman" w:hAnsi="Times New Roman" w:cs="Times New Roman"/>
                <w:sz w:val="16"/>
                <w:szCs w:val="16"/>
              </w:rPr>
              <w:t>sulfadimethoxine</w:t>
            </w:r>
            <w:proofErr w:type="spellEnd"/>
            <w:r w:rsidRPr="008156A0">
              <w:rPr>
                <w:rFonts w:ascii="Times New Roman" w:hAnsi="Times New Roman" w:cs="Times New Roman"/>
                <w:sz w:val="16"/>
                <w:szCs w:val="16"/>
              </w:rPr>
              <w:t xml:space="preserve"> resistance.</w:t>
            </w:r>
          </w:p>
          <w:p w14:paraId="1072126A" w14:textId="77777777" w:rsidR="00F60517" w:rsidRPr="008156A0" w:rsidRDefault="00F60517" w:rsidP="00F52726">
            <w:pPr>
              <w:rPr>
                <w:rFonts w:ascii="Times New Roman" w:hAnsi="Times New Roman" w:cs="Times New Roman"/>
                <w:sz w:val="16"/>
                <w:szCs w:val="16"/>
              </w:rPr>
            </w:pPr>
          </w:p>
          <w:p w14:paraId="03391D11"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When comparing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w:t>
            </w:r>
          </w:p>
          <w:p w14:paraId="411CBD43" w14:textId="77777777" w:rsidR="00F60517" w:rsidRPr="008156A0" w:rsidRDefault="00F60517" w:rsidP="00F52726">
            <w:pPr>
              <w:rPr>
                <w:rFonts w:ascii="Times New Roman" w:hAnsi="Times New Roman" w:cs="Times New Roman"/>
                <w:sz w:val="16"/>
                <w:szCs w:val="16"/>
              </w:rPr>
            </w:pPr>
          </w:p>
          <w:p w14:paraId="06959401" w14:textId="77777777" w:rsidR="00F60517" w:rsidRPr="008156A0" w:rsidRDefault="00F60517" w:rsidP="00F52726">
            <w:pPr>
              <w:rPr>
                <w:rFonts w:ascii="Times New Roman" w:hAnsi="Times New Roman" w:cs="Times New Roman"/>
                <w:i/>
                <w:sz w:val="16"/>
                <w:szCs w:val="16"/>
              </w:rPr>
            </w:pPr>
          </w:p>
        </w:tc>
      </w:tr>
      <w:tr w:rsidR="00F60517" w:rsidRPr="0039463B" w14:paraId="3CE06C62" w14:textId="77777777" w:rsidTr="00F52726">
        <w:trPr>
          <w:trHeight w:val="233"/>
        </w:trPr>
        <w:tc>
          <w:tcPr>
            <w:tcW w:w="12950" w:type="dxa"/>
            <w:gridSpan w:val="7"/>
            <w:vAlign w:val="center"/>
          </w:tcPr>
          <w:p w14:paraId="5C477856"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vertAlign w:val="superscript"/>
              </w:rPr>
              <w:lastRenderedPageBreak/>
              <w:t xml:space="preserve">1 </w:t>
            </w:r>
            <w:r w:rsidRPr="008751FC">
              <w:rPr>
                <w:rFonts w:ascii="Times New Roman" w:hAnsi="Times New Roman" w:cs="Times New Roman"/>
                <w:sz w:val="16"/>
                <w:szCs w:val="16"/>
              </w:rPr>
              <w:t>Terminology used is consistent with authors’ language and groupings of organisms (e.g., NAS vs. CNS)</w:t>
            </w:r>
          </w:p>
        </w:tc>
      </w:tr>
      <w:tr w:rsidR="00F60517" w:rsidRPr="0039463B" w14:paraId="1BFD7F5C" w14:textId="77777777" w:rsidTr="00F52726">
        <w:trPr>
          <w:trHeight w:val="233"/>
        </w:trPr>
        <w:tc>
          <w:tcPr>
            <w:tcW w:w="12950" w:type="dxa"/>
            <w:gridSpan w:val="7"/>
            <w:vAlign w:val="center"/>
          </w:tcPr>
          <w:p w14:paraId="08AAD016"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vertAlign w:val="superscript"/>
              </w:rPr>
              <w:t xml:space="preserve">2 </w:t>
            </w:r>
            <w:r w:rsidRPr="008751FC">
              <w:rPr>
                <w:rFonts w:ascii="Times New Roman" w:hAnsi="Times New Roman" w:cs="Times New Roman"/>
                <w:sz w:val="16"/>
                <w:szCs w:val="16"/>
              </w:rPr>
              <w:t>Manufacturer information provided when specified</w:t>
            </w:r>
          </w:p>
        </w:tc>
      </w:tr>
      <w:tr w:rsidR="00F60517" w:rsidRPr="0039463B" w14:paraId="483ADB9A" w14:textId="77777777" w:rsidTr="00F52726">
        <w:trPr>
          <w:trHeight w:val="233"/>
        </w:trPr>
        <w:tc>
          <w:tcPr>
            <w:tcW w:w="12950" w:type="dxa"/>
            <w:gridSpan w:val="7"/>
            <w:vAlign w:val="center"/>
          </w:tcPr>
          <w:p w14:paraId="670BBC12"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vertAlign w:val="superscript"/>
              </w:rPr>
              <w:t xml:space="preserve">3 </w:t>
            </w:r>
            <w:r w:rsidRPr="008751FC">
              <w:rPr>
                <w:rFonts w:ascii="Times New Roman" w:hAnsi="Times New Roman" w:cs="Times New Roman"/>
                <w:sz w:val="16"/>
                <w:szCs w:val="16"/>
              </w:rPr>
              <w:t xml:space="preserve">Unpublished </w:t>
            </w:r>
            <w:proofErr w:type="gramStart"/>
            <w:r w:rsidRPr="008751FC">
              <w:rPr>
                <w:rFonts w:ascii="Times New Roman" w:hAnsi="Times New Roman" w:cs="Times New Roman"/>
                <w:sz w:val="16"/>
                <w:szCs w:val="16"/>
              </w:rPr>
              <w:t>survey</w:t>
            </w:r>
            <w:proofErr w:type="gramEnd"/>
            <w:r w:rsidRPr="008751FC">
              <w:rPr>
                <w:rFonts w:ascii="Times New Roman" w:hAnsi="Times New Roman" w:cs="Times New Roman"/>
                <w:sz w:val="16"/>
                <w:szCs w:val="16"/>
              </w:rPr>
              <w:t xml:space="preserve"> on antibiotic resistance performed in Swiss dairy farms by the Swiss Federal Dairy Research Station (</w:t>
            </w:r>
            <w:proofErr w:type="spellStart"/>
            <w:r w:rsidRPr="008751FC">
              <w:rPr>
                <w:rFonts w:ascii="Times New Roman" w:hAnsi="Times New Roman" w:cs="Times New Roman"/>
                <w:sz w:val="16"/>
                <w:szCs w:val="16"/>
              </w:rPr>
              <w:t>Schallibaum</w:t>
            </w:r>
            <w:proofErr w:type="spellEnd"/>
            <w:r w:rsidRPr="008751FC">
              <w:rPr>
                <w:rFonts w:ascii="Times New Roman" w:hAnsi="Times New Roman" w:cs="Times New Roman"/>
                <w:sz w:val="16"/>
                <w:szCs w:val="16"/>
              </w:rPr>
              <w:t>, 1992)</w:t>
            </w:r>
          </w:p>
        </w:tc>
      </w:tr>
      <w:tr w:rsidR="00F60517" w:rsidRPr="0039463B" w14:paraId="58FAD755" w14:textId="77777777" w:rsidTr="00F52726">
        <w:trPr>
          <w:trHeight w:val="233"/>
        </w:trPr>
        <w:tc>
          <w:tcPr>
            <w:tcW w:w="12950" w:type="dxa"/>
            <w:gridSpan w:val="7"/>
            <w:vAlign w:val="center"/>
          </w:tcPr>
          <w:p w14:paraId="15076D5A" w14:textId="77777777" w:rsidR="00F60517" w:rsidRPr="008751FC" w:rsidRDefault="00F60517" w:rsidP="00F52726">
            <w:pPr>
              <w:rPr>
                <w:rFonts w:ascii="Times New Roman" w:hAnsi="Times New Roman" w:cs="Times New Roman"/>
                <w:sz w:val="16"/>
                <w:szCs w:val="16"/>
                <w:vertAlign w:val="superscript"/>
              </w:rPr>
            </w:pPr>
            <w:r w:rsidRPr="008751FC">
              <w:rPr>
                <w:rFonts w:ascii="Times New Roman" w:hAnsi="Times New Roman" w:cs="Times New Roman"/>
                <w:sz w:val="16"/>
                <w:szCs w:val="16"/>
                <w:vertAlign w:val="superscript"/>
              </w:rPr>
              <w:t>4</w:t>
            </w:r>
            <w:r w:rsidRPr="008751FC">
              <w:rPr>
                <w:rFonts w:ascii="Times New Roman" w:hAnsi="Times New Roman" w:cs="Times New Roman"/>
                <w:sz w:val="16"/>
                <w:szCs w:val="16"/>
              </w:rPr>
              <w:t>DDD is the maximum dose a standard animal (BW = 680 kg) would receive if it were treated following the FDA-approved label dosages</w:t>
            </w:r>
          </w:p>
        </w:tc>
      </w:tr>
    </w:tbl>
    <w:p w14:paraId="686816E4" w14:textId="5F92540E" w:rsidR="00546334" w:rsidRDefault="00546334" w:rsidP="00D2722D">
      <w:pPr>
        <w:spacing w:line="480" w:lineRule="auto"/>
        <w:rPr>
          <w:rFonts w:ascii="Times New Roman" w:hAnsi="Times New Roman" w:cs="Times New Roman"/>
          <w:sz w:val="24"/>
          <w:szCs w:val="24"/>
        </w:rPr>
      </w:pPr>
    </w:p>
    <w:p w14:paraId="56511F33" w14:textId="77777777" w:rsidR="000D5FF9" w:rsidRDefault="000D5FF9" w:rsidP="00D2722D">
      <w:pPr>
        <w:spacing w:line="480" w:lineRule="auto"/>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1435"/>
        <w:gridCol w:w="1530"/>
        <w:gridCol w:w="1440"/>
        <w:gridCol w:w="7735"/>
      </w:tblGrid>
      <w:tr w:rsidR="00F016B2" w:rsidRPr="00954589" w14:paraId="2D7579F6" w14:textId="77777777" w:rsidTr="00F81D2D">
        <w:trPr>
          <w:trHeight w:val="800"/>
          <w:jc w:val="center"/>
        </w:trPr>
        <w:tc>
          <w:tcPr>
            <w:tcW w:w="12140" w:type="dxa"/>
            <w:gridSpan w:val="4"/>
            <w:noWrap/>
          </w:tcPr>
          <w:p w14:paraId="52309949" w14:textId="5A6CAF58" w:rsidR="00F016B2" w:rsidRPr="00C17202" w:rsidRDefault="00F016B2" w:rsidP="00F81D2D">
            <w:pPr>
              <w:rPr>
                <w:rFonts w:ascii="Times New Roman" w:hAnsi="Times New Roman" w:cs="Times New Roman"/>
                <w:sz w:val="20"/>
                <w:szCs w:val="20"/>
              </w:rPr>
            </w:pPr>
            <w:r w:rsidRPr="00C17202">
              <w:rPr>
                <w:rFonts w:ascii="Times New Roman" w:hAnsi="Times New Roman" w:cs="Times New Roman"/>
                <w:sz w:val="20"/>
                <w:szCs w:val="20"/>
              </w:rPr>
              <w:lastRenderedPageBreak/>
              <w:t>Table 2.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C17202">
              <w:rPr>
                <w:rFonts w:ascii="Times New Roman" w:hAnsi="Times New Roman" w:cs="Times New Roman"/>
                <w:i/>
                <w:iCs/>
                <w:sz w:val="20"/>
                <w:szCs w:val="20"/>
              </w:rPr>
              <w:t>aureus</w:t>
            </w:r>
            <w:r w:rsidRPr="00C17202">
              <w:rPr>
                <w:rFonts w:ascii="Times New Roman" w:hAnsi="Times New Roman" w:cs="Times New Roman"/>
                <w:sz w:val="20"/>
                <w:szCs w:val="20"/>
              </w:rPr>
              <w:t xml:space="preserve"> staphylococci; CNS = coagulase-negative staphylococci; AMR = antimicrobial resistance; CM = clinical mastitis; SCM = subclinical mastitis</w:t>
            </w:r>
          </w:p>
        </w:tc>
      </w:tr>
      <w:tr w:rsidR="00F016B2" w:rsidRPr="00954589" w14:paraId="2D92A10D" w14:textId="77777777" w:rsidTr="00F81D2D">
        <w:trPr>
          <w:trHeight w:val="1140"/>
          <w:jc w:val="center"/>
        </w:trPr>
        <w:tc>
          <w:tcPr>
            <w:tcW w:w="1435" w:type="dxa"/>
            <w:noWrap/>
            <w:vAlign w:val="center"/>
            <w:hideMark/>
          </w:tcPr>
          <w:p w14:paraId="0ED49030" w14:textId="77777777" w:rsidR="00F016B2" w:rsidRPr="00C17202" w:rsidRDefault="00F016B2" w:rsidP="00F81D2D">
            <w:pPr>
              <w:rPr>
                <w:rFonts w:ascii="Times New Roman" w:hAnsi="Times New Roman" w:cs="Times New Roman"/>
                <w:i/>
                <w:iCs/>
                <w:sz w:val="20"/>
                <w:szCs w:val="20"/>
              </w:rPr>
            </w:pPr>
            <w:r w:rsidRPr="00C17202">
              <w:rPr>
                <w:rFonts w:ascii="Times New Roman" w:hAnsi="Times New Roman" w:cs="Times New Roman"/>
                <w:i/>
                <w:iCs/>
                <w:sz w:val="20"/>
                <w:szCs w:val="20"/>
              </w:rPr>
              <w:t>Reference</w:t>
            </w:r>
          </w:p>
          <w:p w14:paraId="0BAC2F4C" w14:textId="77777777" w:rsidR="00F016B2" w:rsidRPr="00C17202" w:rsidRDefault="00F016B2" w:rsidP="00F81D2D">
            <w:pPr>
              <w:rPr>
                <w:rFonts w:ascii="Times New Roman" w:hAnsi="Times New Roman" w:cs="Times New Roman"/>
                <w:i/>
                <w:iCs/>
                <w:sz w:val="20"/>
                <w:szCs w:val="20"/>
              </w:rPr>
            </w:pPr>
          </w:p>
          <w:p w14:paraId="679F3061" w14:textId="77777777" w:rsidR="00F016B2" w:rsidRPr="00C17202" w:rsidRDefault="00F016B2" w:rsidP="00F81D2D">
            <w:pPr>
              <w:rPr>
                <w:rFonts w:ascii="Times New Roman" w:hAnsi="Times New Roman" w:cs="Times New Roman"/>
                <w:i/>
                <w:iCs/>
                <w:sz w:val="20"/>
                <w:szCs w:val="20"/>
              </w:rPr>
            </w:pPr>
            <w:r w:rsidRPr="00C17202">
              <w:rPr>
                <w:rFonts w:ascii="Times New Roman" w:hAnsi="Times New Roman" w:cs="Times New Roman"/>
                <w:i/>
                <w:iCs/>
                <w:sz w:val="20"/>
                <w:szCs w:val="20"/>
              </w:rPr>
              <w:t>Country</w:t>
            </w:r>
          </w:p>
          <w:p w14:paraId="610FD4CD" w14:textId="77777777" w:rsidR="00F016B2" w:rsidRPr="00C17202" w:rsidRDefault="00F016B2" w:rsidP="00F81D2D">
            <w:pPr>
              <w:rPr>
                <w:rFonts w:ascii="Times New Roman" w:hAnsi="Times New Roman" w:cs="Times New Roman"/>
                <w:i/>
                <w:iCs/>
                <w:sz w:val="20"/>
                <w:szCs w:val="20"/>
              </w:rPr>
            </w:pPr>
          </w:p>
        </w:tc>
        <w:tc>
          <w:tcPr>
            <w:tcW w:w="1530" w:type="dxa"/>
            <w:vAlign w:val="center"/>
            <w:hideMark/>
          </w:tcPr>
          <w:p w14:paraId="376394F7" w14:textId="77777777" w:rsidR="00F016B2" w:rsidRPr="00C17202" w:rsidRDefault="00F016B2" w:rsidP="00F81D2D">
            <w:pPr>
              <w:rPr>
                <w:rFonts w:ascii="Times New Roman" w:hAnsi="Times New Roman" w:cs="Times New Roman"/>
                <w:i/>
                <w:iCs/>
                <w:sz w:val="20"/>
                <w:szCs w:val="20"/>
              </w:rPr>
            </w:pPr>
            <w:r w:rsidRPr="00C17202">
              <w:rPr>
                <w:rFonts w:ascii="Times New Roman" w:hAnsi="Times New Roman" w:cs="Times New Roman"/>
                <w:i/>
                <w:iCs/>
                <w:sz w:val="20"/>
                <w:szCs w:val="20"/>
              </w:rPr>
              <w:t>Number of isolates</w:t>
            </w:r>
            <w:r w:rsidRPr="00C17202">
              <w:rPr>
                <w:rFonts w:ascii="Times New Roman" w:hAnsi="Times New Roman" w:cs="Times New Roman"/>
                <w:i/>
                <w:iCs/>
                <w:sz w:val="20"/>
                <w:szCs w:val="20"/>
                <w:vertAlign w:val="superscript"/>
              </w:rPr>
              <w:t>1</w:t>
            </w:r>
            <w:r w:rsidRPr="00C17202">
              <w:rPr>
                <w:rFonts w:ascii="Times New Roman" w:hAnsi="Times New Roman" w:cs="Times New Roman"/>
                <w:i/>
                <w:iCs/>
                <w:sz w:val="20"/>
                <w:szCs w:val="20"/>
              </w:rPr>
              <w:t xml:space="preserve"> </w:t>
            </w:r>
          </w:p>
          <w:p w14:paraId="02568F11" w14:textId="77777777" w:rsidR="00F016B2" w:rsidRPr="00C17202" w:rsidRDefault="00F016B2" w:rsidP="00F81D2D">
            <w:pPr>
              <w:rPr>
                <w:rFonts w:ascii="Times New Roman" w:hAnsi="Times New Roman" w:cs="Times New Roman"/>
                <w:i/>
                <w:iCs/>
                <w:sz w:val="20"/>
                <w:szCs w:val="20"/>
              </w:rPr>
            </w:pPr>
          </w:p>
          <w:p w14:paraId="4DBB2FA7" w14:textId="77777777" w:rsidR="00F016B2" w:rsidRPr="00C17202" w:rsidRDefault="00F016B2" w:rsidP="00F81D2D">
            <w:pPr>
              <w:rPr>
                <w:rFonts w:ascii="Times New Roman" w:hAnsi="Times New Roman" w:cs="Times New Roman"/>
                <w:i/>
                <w:iCs/>
                <w:sz w:val="20"/>
                <w:szCs w:val="20"/>
              </w:rPr>
            </w:pPr>
            <w:r w:rsidRPr="00C17202">
              <w:rPr>
                <w:rFonts w:ascii="Times New Roman" w:hAnsi="Times New Roman" w:cs="Times New Roman"/>
                <w:i/>
                <w:iCs/>
                <w:sz w:val="20"/>
                <w:szCs w:val="20"/>
              </w:rPr>
              <w:t xml:space="preserve">CM or SCM associated </w:t>
            </w:r>
          </w:p>
        </w:tc>
        <w:tc>
          <w:tcPr>
            <w:tcW w:w="1440" w:type="dxa"/>
            <w:noWrap/>
            <w:vAlign w:val="center"/>
            <w:hideMark/>
          </w:tcPr>
          <w:p w14:paraId="21200784" w14:textId="77777777" w:rsidR="00F016B2" w:rsidRPr="00C17202" w:rsidRDefault="00F016B2" w:rsidP="00F81D2D">
            <w:pPr>
              <w:rPr>
                <w:rFonts w:ascii="Times New Roman" w:hAnsi="Times New Roman" w:cs="Times New Roman"/>
                <w:i/>
                <w:iCs/>
                <w:sz w:val="20"/>
                <w:szCs w:val="20"/>
              </w:rPr>
            </w:pPr>
            <w:r w:rsidRPr="00C17202">
              <w:rPr>
                <w:rFonts w:ascii="Times New Roman" w:hAnsi="Times New Roman" w:cs="Times New Roman"/>
                <w:i/>
                <w:iCs/>
                <w:sz w:val="20"/>
                <w:szCs w:val="20"/>
              </w:rPr>
              <w:t>Methodology</w:t>
            </w:r>
          </w:p>
        </w:tc>
        <w:tc>
          <w:tcPr>
            <w:tcW w:w="7735" w:type="dxa"/>
            <w:noWrap/>
            <w:vAlign w:val="center"/>
            <w:hideMark/>
          </w:tcPr>
          <w:p w14:paraId="64CD285F" w14:textId="77777777" w:rsidR="00F016B2" w:rsidRPr="00C17202" w:rsidRDefault="00F016B2" w:rsidP="00F81D2D">
            <w:pPr>
              <w:rPr>
                <w:rFonts w:ascii="Times New Roman" w:hAnsi="Times New Roman" w:cs="Times New Roman"/>
                <w:i/>
                <w:iCs/>
                <w:sz w:val="20"/>
                <w:szCs w:val="20"/>
              </w:rPr>
            </w:pPr>
            <w:r w:rsidRPr="00C17202">
              <w:rPr>
                <w:rFonts w:ascii="Times New Roman" w:hAnsi="Times New Roman" w:cs="Times New Roman"/>
                <w:i/>
                <w:iCs/>
                <w:sz w:val="20"/>
                <w:szCs w:val="20"/>
              </w:rPr>
              <w:t>Overall findings</w:t>
            </w:r>
          </w:p>
        </w:tc>
      </w:tr>
      <w:tr w:rsidR="00F016B2" w:rsidRPr="00954589" w14:paraId="516BDBB7" w14:textId="77777777" w:rsidTr="00F81D2D">
        <w:trPr>
          <w:trHeight w:val="1850"/>
          <w:jc w:val="center"/>
        </w:trPr>
        <w:tc>
          <w:tcPr>
            <w:tcW w:w="1435" w:type="dxa"/>
            <w:vAlign w:val="center"/>
            <w:hideMark/>
          </w:tcPr>
          <w:p w14:paraId="6D392FB6" w14:textId="77777777" w:rsidR="00F016B2" w:rsidRPr="00F016B2" w:rsidRDefault="00F016B2" w:rsidP="00F81D2D">
            <w:pPr>
              <w:rPr>
                <w:rFonts w:ascii="Times New Roman" w:hAnsi="Times New Roman" w:cs="Times New Roman"/>
                <w:sz w:val="20"/>
                <w:szCs w:val="20"/>
              </w:rPr>
            </w:pPr>
            <w:proofErr w:type="spellStart"/>
            <w:r w:rsidRPr="00F016B2">
              <w:rPr>
                <w:rFonts w:ascii="Times New Roman" w:hAnsi="Times New Roman" w:cs="Times New Roman"/>
                <w:sz w:val="20"/>
                <w:szCs w:val="20"/>
              </w:rPr>
              <w:t>Sampimon</w:t>
            </w:r>
            <w:proofErr w:type="spellEnd"/>
            <w:r w:rsidRPr="00F016B2">
              <w:rPr>
                <w:rFonts w:ascii="Times New Roman" w:hAnsi="Times New Roman" w:cs="Times New Roman"/>
                <w:sz w:val="20"/>
                <w:szCs w:val="20"/>
              </w:rPr>
              <w:t xml:space="preserve"> et al., 2009 </w:t>
            </w:r>
          </w:p>
          <w:p w14:paraId="45E8379A" w14:textId="77777777" w:rsidR="00F016B2" w:rsidRPr="00F016B2" w:rsidRDefault="00F016B2" w:rsidP="00F81D2D">
            <w:pPr>
              <w:rPr>
                <w:rFonts w:ascii="Times New Roman" w:hAnsi="Times New Roman" w:cs="Times New Roman"/>
                <w:sz w:val="20"/>
                <w:szCs w:val="20"/>
              </w:rPr>
            </w:pPr>
          </w:p>
          <w:p w14:paraId="78A9EABB"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The Netherlands</w:t>
            </w:r>
          </w:p>
        </w:tc>
        <w:tc>
          <w:tcPr>
            <w:tcW w:w="1530" w:type="dxa"/>
            <w:vAlign w:val="center"/>
            <w:hideMark/>
          </w:tcPr>
          <w:p w14:paraId="299EF555"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170 CNS </w:t>
            </w:r>
          </w:p>
          <w:p w14:paraId="523678D9" w14:textId="77777777" w:rsidR="00F016B2" w:rsidRPr="00F016B2" w:rsidRDefault="00F016B2" w:rsidP="00F81D2D">
            <w:pPr>
              <w:rPr>
                <w:rFonts w:ascii="Times New Roman" w:hAnsi="Times New Roman" w:cs="Times New Roman"/>
                <w:sz w:val="20"/>
                <w:szCs w:val="20"/>
              </w:rPr>
            </w:pPr>
          </w:p>
          <w:p w14:paraId="0EC6F4CD"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Not specified</w:t>
            </w:r>
          </w:p>
        </w:tc>
        <w:tc>
          <w:tcPr>
            <w:tcW w:w="1440" w:type="dxa"/>
            <w:vAlign w:val="center"/>
            <w:hideMark/>
          </w:tcPr>
          <w:p w14:paraId="01AA1965"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Broth microdilution; PCR for </w:t>
            </w:r>
            <w:proofErr w:type="spellStart"/>
            <w:r w:rsidRPr="00F016B2">
              <w:rPr>
                <w:rFonts w:ascii="Times New Roman" w:hAnsi="Times New Roman" w:cs="Times New Roman"/>
                <w:i/>
                <w:iCs/>
                <w:sz w:val="20"/>
                <w:szCs w:val="20"/>
              </w:rPr>
              <w:t>blaZ</w:t>
            </w:r>
            <w:proofErr w:type="spellEnd"/>
            <w:r w:rsidRPr="00F016B2">
              <w:rPr>
                <w:rFonts w:ascii="Times New Roman" w:hAnsi="Times New Roman" w:cs="Times New Roman"/>
                <w:i/>
                <w:iCs/>
                <w:sz w:val="20"/>
                <w:szCs w:val="20"/>
              </w:rPr>
              <w:t xml:space="preserve">, </w:t>
            </w:r>
            <w:proofErr w:type="spellStart"/>
            <w:r w:rsidRPr="00F016B2">
              <w:rPr>
                <w:rFonts w:ascii="Times New Roman" w:hAnsi="Times New Roman" w:cs="Times New Roman"/>
                <w:i/>
                <w:iCs/>
                <w:sz w:val="20"/>
                <w:szCs w:val="20"/>
              </w:rPr>
              <w:t>mecA</w:t>
            </w:r>
            <w:proofErr w:type="spellEnd"/>
            <w:r w:rsidRPr="00F016B2">
              <w:rPr>
                <w:rFonts w:ascii="Times New Roman" w:hAnsi="Times New Roman" w:cs="Times New Roman"/>
                <w:i/>
                <w:iCs/>
                <w:sz w:val="20"/>
                <w:szCs w:val="20"/>
              </w:rPr>
              <w:t xml:space="preserve">, </w:t>
            </w:r>
            <w:proofErr w:type="spellStart"/>
            <w:r w:rsidRPr="00F016B2">
              <w:rPr>
                <w:rFonts w:ascii="Times New Roman" w:hAnsi="Times New Roman" w:cs="Times New Roman"/>
                <w:i/>
                <w:iCs/>
                <w:sz w:val="20"/>
                <w:szCs w:val="20"/>
              </w:rPr>
              <w:t>ermA</w:t>
            </w:r>
            <w:proofErr w:type="spellEnd"/>
            <w:r w:rsidRPr="00F016B2">
              <w:rPr>
                <w:rFonts w:ascii="Times New Roman" w:hAnsi="Times New Roman" w:cs="Times New Roman"/>
                <w:i/>
                <w:iCs/>
                <w:sz w:val="20"/>
                <w:szCs w:val="20"/>
              </w:rPr>
              <w:t xml:space="preserve">, </w:t>
            </w:r>
            <w:proofErr w:type="spellStart"/>
            <w:r w:rsidRPr="00F016B2">
              <w:rPr>
                <w:rFonts w:ascii="Times New Roman" w:hAnsi="Times New Roman" w:cs="Times New Roman"/>
                <w:i/>
                <w:iCs/>
                <w:sz w:val="20"/>
                <w:szCs w:val="20"/>
              </w:rPr>
              <w:t>ermB</w:t>
            </w:r>
            <w:proofErr w:type="spellEnd"/>
            <w:r w:rsidRPr="00F016B2">
              <w:rPr>
                <w:rFonts w:ascii="Times New Roman" w:hAnsi="Times New Roman" w:cs="Times New Roman"/>
                <w:i/>
                <w:iCs/>
                <w:sz w:val="20"/>
                <w:szCs w:val="20"/>
              </w:rPr>
              <w:t xml:space="preserve">, </w:t>
            </w:r>
            <w:proofErr w:type="spellStart"/>
            <w:r w:rsidRPr="00F016B2">
              <w:rPr>
                <w:rFonts w:ascii="Times New Roman" w:hAnsi="Times New Roman" w:cs="Times New Roman"/>
                <w:i/>
                <w:iCs/>
                <w:sz w:val="20"/>
                <w:szCs w:val="20"/>
              </w:rPr>
              <w:t>ermC</w:t>
            </w:r>
            <w:proofErr w:type="spellEnd"/>
            <w:r w:rsidRPr="00F016B2">
              <w:rPr>
                <w:rFonts w:ascii="Times New Roman" w:hAnsi="Times New Roman" w:cs="Times New Roman"/>
                <w:i/>
                <w:iCs/>
                <w:sz w:val="20"/>
                <w:szCs w:val="20"/>
              </w:rPr>
              <w:t xml:space="preserve">, </w:t>
            </w:r>
            <w:proofErr w:type="spellStart"/>
            <w:r w:rsidRPr="00F016B2">
              <w:rPr>
                <w:rFonts w:ascii="Times New Roman" w:hAnsi="Times New Roman" w:cs="Times New Roman"/>
                <w:i/>
                <w:iCs/>
                <w:sz w:val="20"/>
                <w:szCs w:val="20"/>
              </w:rPr>
              <w:t>msrA</w:t>
            </w:r>
            <w:proofErr w:type="spellEnd"/>
            <w:r w:rsidRPr="00F016B2">
              <w:rPr>
                <w:rFonts w:ascii="Times New Roman" w:hAnsi="Times New Roman" w:cs="Times New Roman"/>
                <w:i/>
                <w:iCs/>
                <w:sz w:val="20"/>
                <w:szCs w:val="20"/>
              </w:rPr>
              <w:t xml:space="preserve">, </w:t>
            </w:r>
            <w:proofErr w:type="spellStart"/>
            <w:r w:rsidRPr="00F016B2">
              <w:rPr>
                <w:rFonts w:ascii="Times New Roman" w:hAnsi="Times New Roman" w:cs="Times New Roman"/>
                <w:i/>
                <w:iCs/>
                <w:sz w:val="20"/>
                <w:szCs w:val="20"/>
              </w:rPr>
              <w:t>lnuA</w:t>
            </w:r>
            <w:proofErr w:type="spellEnd"/>
            <w:r w:rsidRPr="00F016B2">
              <w:rPr>
                <w:rFonts w:ascii="Times New Roman" w:hAnsi="Times New Roman" w:cs="Times New Roman"/>
                <w:i/>
                <w:iCs/>
                <w:sz w:val="20"/>
                <w:szCs w:val="20"/>
              </w:rPr>
              <w:t xml:space="preserve">, </w:t>
            </w:r>
            <w:proofErr w:type="spellStart"/>
            <w:r w:rsidRPr="00F016B2">
              <w:rPr>
                <w:rFonts w:ascii="Times New Roman" w:hAnsi="Times New Roman" w:cs="Times New Roman"/>
                <w:i/>
                <w:iCs/>
                <w:sz w:val="20"/>
                <w:szCs w:val="20"/>
              </w:rPr>
              <w:t>msrA</w:t>
            </w:r>
            <w:proofErr w:type="spellEnd"/>
            <w:r w:rsidRPr="00F016B2">
              <w:rPr>
                <w:rFonts w:ascii="Times New Roman" w:hAnsi="Times New Roman" w:cs="Times New Roman"/>
                <w:i/>
                <w:iCs/>
                <w:sz w:val="20"/>
                <w:szCs w:val="20"/>
              </w:rPr>
              <w:t xml:space="preserve">, </w:t>
            </w:r>
            <w:proofErr w:type="spellStart"/>
            <w:r w:rsidRPr="00F016B2">
              <w:rPr>
                <w:rFonts w:ascii="Times New Roman" w:hAnsi="Times New Roman" w:cs="Times New Roman"/>
                <w:i/>
                <w:iCs/>
                <w:sz w:val="20"/>
                <w:szCs w:val="20"/>
              </w:rPr>
              <w:t>mphC</w:t>
            </w:r>
            <w:proofErr w:type="spellEnd"/>
            <w:r w:rsidRPr="00F016B2">
              <w:rPr>
                <w:rFonts w:ascii="Times New Roman" w:hAnsi="Times New Roman" w:cs="Times New Roman"/>
                <w:i/>
                <w:iCs/>
                <w:sz w:val="20"/>
                <w:szCs w:val="20"/>
              </w:rPr>
              <w:t xml:space="preserve"> </w:t>
            </w:r>
          </w:p>
        </w:tc>
        <w:tc>
          <w:tcPr>
            <w:tcW w:w="7735" w:type="dxa"/>
            <w:vAlign w:val="center"/>
            <w:hideMark/>
          </w:tcPr>
          <w:p w14:paraId="759CDEA7"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Significant differences in resistance patterns were found between CNS species. Phenotypic resistance and resistance genes were relatively rare in </w:t>
            </w:r>
            <w:r w:rsidRPr="00F016B2">
              <w:rPr>
                <w:rFonts w:ascii="Times New Roman" w:hAnsi="Times New Roman" w:cs="Times New Roman"/>
                <w:i/>
                <w:iCs/>
                <w:sz w:val="20"/>
                <w:szCs w:val="20"/>
              </w:rPr>
              <w:t>S. chromogenes</w:t>
            </w:r>
            <w:r w:rsidRPr="00F016B2">
              <w:rPr>
                <w:rFonts w:ascii="Times New Roman" w:hAnsi="Times New Roman" w:cs="Times New Roman"/>
                <w:sz w:val="20"/>
                <w:szCs w:val="20"/>
              </w:rPr>
              <w:t xml:space="preserve">, </w:t>
            </w:r>
            <w:proofErr w:type="gramStart"/>
            <w:r w:rsidRPr="00F016B2">
              <w:rPr>
                <w:rFonts w:ascii="Times New Roman" w:hAnsi="Times New Roman" w:cs="Times New Roman"/>
                <w:sz w:val="20"/>
                <w:szCs w:val="20"/>
              </w:rPr>
              <w:t>with the exception of</w:t>
            </w:r>
            <w:proofErr w:type="gramEnd"/>
            <w:r w:rsidRPr="00F016B2">
              <w:rPr>
                <w:rFonts w:ascii="Times New Roman" w:hAnsi="Times New Roman" w:cs="Times New Roman"/>
                <w:sz w:val="20"/>
                <w:szCs w:val="20"/>
              </w:rPr>
              <w:t xml:space="preserve"> </w:t>
            </w:r>
            <w:proofErr w:type="spellStart"/>
            <w:r w:rsidRPr="00F016B2">
              <w:rPr>
                <w:rFonts w:ascii="Times New Roman" w:hAnsi="Times New Roman" w:cs="Times New Roman"/>
                <w:i/>
                <w:iCs/>
                <w:sz w:val="20"/>
                <w:szCs w:val="20"/>
              </w:rPr>
              <w:t>blaZ</w:t>
            </w:r>
            <w:proofErr w:type="spellEnd"/>
            <w:r w:rsidRPr="00F016B2">
              <w:rPr>
                <w:rFonts w:ascii="Times New Roman" w:hAnsi="Times New Roman" w:cs="Times New Roman"/>
                <w:sz w:val="20"/>
                <w:szCs w:val="20"/>
              </w:rPr>
              <w:t xml:space="preserve"> (which was present in 80% of all CNS isolates). </w:t>
            </w:r>
          </w:p>
          <w:p w14:paraId="1E1697E5" w14:textId="77777777" w:rsidR="00F016B2" w:rsidRPr="00F016B2" w:rsidRDefault="00F016B2" w:rsidP="00F81D2D">
            <w:pPr>
              <w:rPr>
                <w:rFonts w:ascii="Times New Roman" w:hAnsi="Times New Roman" w:cs="Times New Roman"/>
                <w:sz w:val="20"/>
                <w:szCs w:val="20"/>
              </w:rPr>
            </w:pPr>
          </w:p>
          <w:p w14:paraId="63CDE882"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For phenotypic resistance, </w:t>
            </w:r>
            <w:r w:rsidRPr="00F016B2">
              <w:rPr>
                <w:rFonts w:ascii="Times New Roman" w:hAnsi="Times New Roman" w:cs="Times New Roman"/>
                <w:i/>
                <w:iCs/>
                <w:sz w:val="20"/>
                <w:szCs w:val="20"/>
              </w:rPr>
              <w:t xml:space="preserve">S. </w:t>
            </w:r>
            <w:proofErr w:type="spellStart"/>
            <w:r w:rsidRPr="00F016B2">
              <w:rPr>
                <w:rFonts w:ascii="Times New Roman" w:hAnsi="Times New Roman" w:cs="Times New Roman"/>
                <w:i/>
                <w:iCs/>
                <w:sz w:val="20"/>
                <w:szCs w:val="20"/>
              </w:rPr>
              <w:t>fleuretti</w:t>
            </w:r>
            <w:proofErr w:type="spellEnd"/>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had the highest resistance to penicillin, oxacillin resistance was </w:t>
            </w:r>
            <w:proofErr w:type="gramStart"/>
            <w:r w:rsidRPr="00F016B2">
              <w:rPr>
                <w:rFonts w:ascii="Times New Roman" w:hAnsi="Times New Roman" w:cs="Times New Roman"/>
                <w:sz w:val="20"/>
                <w:szCs w:val="20"/>
              </w:rPr>
              <w:t>most commonly found</w:t>
            </w:r>
            <w:proofErr w:type="gramEnd"/>
            <w:r w:rsidRPr="00F016B2">
              <w:rPr>
                <w:rFonts w:ascii="Times New Roman" w:hAnsi="Times New Roman" w:cs="Times New Roman"/>
                <w:sz w:val="20"/>
                <w:szCs w:val="20"/>
              </w:rPr>
              <w:t xml:space="preserve"> in </w:t>
            </w:r>
            <w:r w:rsidRPr="00F016B2">
              <w:rPr>
                <w:rFonts w:ascii="Times New Roman" w:hAnsi="Times New Roman" w:cs="Times New Roman"/>
                <w:i/>
                <w:iCs/>
                <w:sz w:val="20"/>
                <w:szCs w:val="20"/>
              </w:rPr>
              <w:t xml:space="preserve">S. </w:t>
            </w:r>
            <w:proofErr w:type="spellStart"/>
            <w:r w:rsidRPr="00F016B2">
              <w:rPr>
                <w:rFonts w:ascii="Times New Roman" w:hAnsi="Times New Roman" w:cs="Times New Roman"/>
                <w:i/>
                <w:iCs/>
                <w:sz w:val="20"/>
                <w:szCs w:val="20"/>
              </w:rPr>
              <w:t>fleurettii</w:t>
            </w:r>
            <w:proofErr w:type="spellEnd"/>
            <w:r w:rsidRPr="00F016B2">
              <w:rPr>
                <w:rFonts w:ascii="Times New Roman" w:hAnsi="Times New Roman" w:cs="Times New Roman"/>
                <w:i/>
                <w:iCs/>
                <w:sz w:val="20"/>
                <w:szCs w:val="20"/>
              </w:rPr>
              <w:t xml:space="preserve">, S. </w:t>
            </w:r>
            <w:proofErr w:type="spellStart"/>
            <w:r w:rsidRPr="00F016B2">
              <w:rPr>
                <w:rFonts w:ascii="Times New Roman" w:hAnsi="Times New Roman" w:cs="Times New Roman"/>
                <w:i/>
                <w:iCs/>
                <w:sz w:val="20"/>
                <w:szCs w:val="20"/>
              </w:rPr>
              <w:t>cohnii</w:t>
            </w:r>
            <w:proofErr w:type="spellEnd"/>
            <w:r w:rsidRPr="00F016B2">
              <w:rPr>
                <w:rFonts w:ascii="Times New Roman" w:hAnsi="Times New Roman" w:cs="Times New Roman"/>
                <w:i/>
                <w:iCs/>
                <w:sz w:val="20"/>
                <w:szCs w:val="20"/>
              </w:rPr>
              <w:t xml:space="preserve">, and S. </w:t>
            </w:r>
            <w:proofErr w:type="spellStart"/>
            <w:r w:rsidRPr="00F016B2">
              <w:rPr>
                <w:rFonts w:ascii="Times New Roman" w:hAnsi="Times New Roman" w:cs="Times New Roman"/>
                <w:i/>
                <w:iCs/>
                <w:sz w:val="20"/>
                <w:szCs w:val="20"/>
              </w:rPr>
              <w:t>xylosus</w:t>
            </w:r>
            <w:proofErr w:type="spellEnd"/>
            <w:r w:rsidRPr="00F016B2">
              <w:rPr>
                <w:rFonts w:ascii="Times New Roman" w:hAnsi="Times New Roman" w:cs="Times New Roman"/>
                <w:sz w:val="20"/>
                <w:szCs w:val="20"/>
              </w:rPr>
              <w:t xml:space="preserve">, and resistance to macrolide antibiotics was most prevalent in </w:t>
            </w:r>
            <w:r w:rsidRPr="00F016B2">
              <w:rPr>
                <w:rFonts w:ascii="Times New Roman" w:hAnsi="Times New Roman" w:cs="Times New Roman"/>
                <w:i/>
                <w:iCs/>
                <w:sz w:val="20"/>
                <w:szCs w:val="20"/>
              </w:rPr>
              <w:t xml:space="preserve">S. </w:t>
            </w:r>
            <w:proofErr w:type="spellStart"/>
            <w:r w:rsidRPr="00F016B2">
              <w:rPr>
                <w:rFonts w:ascii="Times New Roman" w:hAnsi="Times New Roman" w:cs="Times New Roman"/>
                <w:i/>
                <w:iCs/>
                <w:sz w:val="20"/>
                <w:szCs w:val="20"/>
              </w:rPr>
              <w:t>cohnii</w:t>
            </w:r>
            <w:proofErr w:type="spellEnd"/>
            <w:r w:rsidRPr="00F016B2">
              <w:rPr>
                <w:rFonts w:ascii="Times New Roman" w:hAnsi="Times New Roman" w:cs="Times New Roman"/>
                <w:sz w:val="20"/>
                <w:szCs w:val="20"/>
              </w:rPr>
              <w:t xml:space="preserve">, </w:t>
            </w:r>
            <w:r w:rsidRPr="00F016B2">
              <w:rPr>
                <w:rFonts w:ascii="Times New Roman" w:hAnsi="Times New Roman" w:cs="Times New Roman"/>
                <w:i/>
                <w:iCs/>
                <w:sz w:val="20"/>
                <w:szCs w:val="20"/>
              </w:rPr>
              <w:t xml:space="preserve">S. </w:t>
            </w:r>
            <w:proofErr w:type="spellStart"/>
            <w:r w:rsidRPr="00F016B2">
              <w:rPr>
                <w:rFonts w:ascii="Times New Roman" w:hAnsi="Times New Roman" w:cs="Times New Roman"/>
                <w:i/>
                <w:iCs/>
                <w:sz w:val="20"/>
                <w:szCs w:val="20"/>
              </w:rPr>
              <w:t>equorum</w:t>
            </w:r>
            <w:proofErr w:type="spellEnd"/>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There was a high prevalence of genotypic resistance (particularly </w:t>
            </w:r>
            <w:proofErr w:type="spellStart"/>
            <w:r w:rsidRPr="00F016B2">
              <w:rPr>
                <w:rFonts w:ascii="Times New Roman" w:hAnsi="Times New Roman" w:cs="Times New Roman"/>
                <w:i/>
                <w:iCs/>
                <w:sz w:val="20"/>
                <w:szCs w:val="20"/>
              </w:rPr>
              <w:t>mecA</w:t>
            </w:r>
            <w:proofErr w:type="spellEnd"/>
            <w:r w:rsidRPr="00F016B2">
              <w:rPr>
                <w:rFonts w:ascii="Times New Roman" w:hAnsi="Times New Roman" w:cs="Times New Roman"/>
                <w:sz w:val="20"/>
                <w:szCs w:val="20"/>
              </w:rPr>
              <w:t>) or presence of multiple resistance genes in species with relatively a low prevalence (</w:t>
            </w:r>
            <w:r w:rsidRPr="00F016B2">
              <w:rPr>
                <w:rFonts w:ascii="Times New Roman" w:hAnsi="Times New Roman" w:cs="Times New Roman"/>
                <w:i/>
                <w:iCs/>
                <w:sz w:val="20"/>
                <w:szCs w:val="20"/>
              </w:rPr>
              <w:t xml:space="preserve">S. </w:t>
            </w:r>
            <w:proofErr w:type="spellStart"/>
            <w:r w:rsidRPr="00F016B2">
              <w:rPr>
                <w:rFonts w:ascii="Times New Roman" w:hAnsi="Times New Roman" w:cs="Times New Roman"/>
                <w:i/>
                <w:iCs/>
                <w:sz w:val="20"/>
                <w:szCs w:val="20"/>
              </w:rPr>
              <w:t>cohnii</w:t>
            </w:r>
            <w:proofErr w:type="spellEnd"/>
            <w:r w:rsidRPr="00F016B2">
              <w:rPr>
                <w:rFonts w:ascii="Times New Roman" w:hAnsi="Times New Roman" w:cs="Times New Roman"/>
                <w:i/>
                <w:iCs/>
                <w:sz w:val="20"/>
                <w:szCs w:val="20"/>
              </w:rPr>
              <w:t xml:space="preserve">, S. </w:t>
            </w:r>
            <w:proofErr w:type="spellStart"/>
            <w:r w:rsidRPr="00F016B2">
              <w:rPr>
                <w:rFonts w:ascii="Times New Roman" w:hAnsi="Times New Roman" w:cs="Times New Roman"/>
                <w:i/>
                <w:iCs/>
                <w:sz w:val="20"/>
                <w:szCs w:val="20"/>
              </w:rPr>
              <w:t>equorum</w:t>
            </w:r>
            <w:proofErr w:type="spellEnd"/>
            <w:r w:rsidRPr="00F016B2">
              <w:rPr>
                <w:rFonts w:ascii="Times New Roman" w:hAnsi="Times New Roman" w:cs="Times New Roman"/>
                <w:i/>
                <w:iCs/>
                <w:sz w:val="20"/>
                <w:szCs w:val="20"/>
              </w:rPr>
              <w:t xml:space="preserve">, S. </w:t>
            </w:r>
            <w:proofErr w:type="spellStart"/>
            <w:r w:rsidRPr="00F016B2">
              <w:rPr>
                <w:rFonts w:ascii="Times New Roman" w:hAnsi="Times New Roman" w:cs="Times New Roman"/>
                <w:i/>
                <w:iCs/>
                <w:sz w:val="20"/>
                <w:szCs w:val="20"/>
              </w:rPr>
              <w:t>fleurettii</w:t>
            </w:r>
            <w:proofErr w:type="spellEnd"/>
            <w:r w:rsidRPr="00F016B2">
              <w:rPr>
                <w:rFonts w:ascii="Times New Roman" w:hAnsi="Times New Roman" w:cs="Times New Roman"/>
                <w:i/>
                <w:iCs/>
                <w:sz w:val="20"/>
                <w:szCs w:val="20"/>
              </w:rPr>
              <w:t xml:space="preserve">, S. </w:t>
            </w:r>
            <w:proofErr w:type="spellStart"/>
            <w:r w:rsidRPr="00F016B2">
              <w:rPr>
                <w:rFonts w:ascii="Times New Roman" w:hAnsi="Times New Roman" w:cs="Times New Roman"/>
                <w:i/>
                <w:iCs/>
                <w:sz w:val="20"/>
                <w:szCs w:val="20"/>
              </w:rPr>
              <w:t>sciuri</w:t>
            </w:r>
            <w:proofErr w:type="spellEnd"/>
            <w:r w:rsidRPr="00F016B2">
              <w:rPr>
                <w:rFonts w:ascii="Times New Roman" w:hAnsi="Times New Roman" w:cs="Times New Roman"/>
                <w:sz w:val="20"/>
                <w:szCs w:val="20"/>
              </w:rPr>
              <w:t xml:space="preserve">). </w:t>
            </w:r>
          </w:p>
          <w:p w14:paraId="6D5DA588" w14:textId="77777777" w:rsidR="00F016B2" w:rsidRPr="00F016B2" w:rsidRDefault="00F016B2" w:rsidP="00F81D2D">
            <w:pPr>
              <w:rPr>
                <w:rFonts w:ascii="Times New Roman" w:hAnsi="Times New Roman" w:cs="Times New Roman"/>
                <w:sz w:val="20"/>
                <w:szCs w:val="20"/>
              </w:rPr>
            </w:pPr>
          </w:p>
          <w:p w14:paraId="3CA4383C"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The authors note that the resistance profile of </w:t>
            </w:r>
            <w:r w:rsidRPr="00F016B2">
              <w:rPr>
                <w:rFonts w:ascii="Times New Roman" w:hAnsi="Times New Roman" w:cs="Times New Roman"/>
                <w:i/>
                <w:iCs/>
                <w:sz w:val="20"/>
                <w:szCs w:val="20"/>
              </w:rPr>
              <w:t xml:space="preserve">S. epidermidis </w:t>
            </w:r>
            <w:r w:rsidRPr="00F016B2">
              <w:rPr>
                <w:rFonts w:ascii="Times New Roman" w:hAnsi="Times New Roman" w:cs="Times New Roman"/>
                <w:sz w:val="20"/>
                <w:szCs w:val="20"/>
              </w:rPr>
              <w:t xml:space="preserve">was of the most concern; it was the second </w:t>
            </w:r>
            <w:proofErr w:type="gramStart"/>
            <w:r w:rsidRPr="00F016B2">
              <w:rPr>
                <w:rFonts w:ascii="Times New Roman" w:hAnsi="Times New Roman" w:cs="Times New Roman"/>
                <w:sz w:val="20"/>
                <w:szCs w:val="20"/>
              </w:rPr>
              <w:t>most commonly found</w:t>
            </w:r>
            <w:proofErr w:type="gramEnd"/>
            <w:r w:rsidRPr="00F016B2">
              <w:rPr>
                <w:rFonts w:ascii="Times New Roman" w:hAnsi="Times New Roman" w:cs="Times New Roman"/>
                <w:sz w:val="20"/>
                <w:szCs w:val="20"/>
              </w:rPr>
              <w:t xml:space="preserve"> species, carried multiple resistance genes in ~50% of isolates, and phenotypic penicillin resistance was more common compared to other CNS.</w:t>
            </w:r>
          </w:p>
          <w:p w14:paraId="030E29F2" w14:textId="77777777" w:rsidR="00F016B2" w:rsidRPr="00F016B2" w:rsidRDefault="00F016B2" w:rsidP="00F81D2D">
            <w:pPr>
              <w:rPr>
                <w:rFonts w:ascii="Times New Roman" w:hAnsi="Times New Roman" w:cs="Times New Roman"/>
                <w:sz w:val="20"/>
                <w:szCs w:val="20"/>
              </w:rPr>
            </w:pPr>
          </w:p>
        </w:tc>
      </w:tr>
      <w:tr w:rsidR="00F016B2" w:rsidRPr="00954589" w14:paraId="1A7351A4" w14:textId="77777777" w:rsidTr="00F81D2D">
        <w:trPr>
          <w:trHeight w:val="1830"/>
          <w:jc w:val="center"/>
        </w:trPr>
        <w:tc>
          <w:tcPr>
            <w:tcW w:w="1435" w:type="dxa"/>
            <w:vAlign w:val="center"/>
            <w:hideMark/>
          </w:tcPr>
          <w:p w14:paraId="31D8DB2B"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Persson Waller et al., 2011 </w:t>
            </w:r>
          </w:p>
          <w:p w14:paraId="675CC960" w14:textId="77777777" w:rsidR="00F016B2" w:rsidRPr="00F016B2" w:rsidRDefault="00F016B2" w:rsidP="00F81D2D">
            <w:pPr>
              <w:rPr>
                <w:rFonts w:ascii="Times New Roman" w:hAnsi="Times New Roman" w:cs="Times New Roman"/>
                <w:sz w:val="20"/>
                <w:szCs w:val="20"/>
              </w:rPr>
            </w:pPr>
          </w:p>
          <w:p w14:paraId="6DA65006"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Sweden</w:t>
            </w:r>
          </w:p>
        </w:tc>
        <w:tc>
          <w:tcPr>
            <w:tcW w:w="1530" w:type="dxa"/>
            <w:vAlign w:val="center"/>
            <w:hideMark/>
          </w:tcPr>
          <w:p w14:paraId="2058E274"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154 CNS</w:t>
            </w:r>
          </w:p>
          <w:p w14:paraId="0CF441C1" w14:textId="77777777" w:rsidR="00F016B2" w:rsidRPr="00F016B2" w:rsidRDefault="00F016B2" w:rsidP="00F81D2D">
            <w:pPr>
              <w:rPr>
                <w:rFonts w:ascii="Times New Roman" w:hAnsi="Times New Roman" w:cs="Times New Roman"/>
                <w:sz w:val="20"/>
                <w:szCs w:val="20"/>
              </w:rPr>
            </w:pPr>
          </w:p>
          <w:p w14:paraId="118B32C7"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Compares clinical and subclinical</w:t>
            </w:r>
          </w:p>
        </w:tc>
        <w:tc>
          <w:tcPr>
            <w:tcW w:w="1440" w:type="dxa"/>
            <w:vAlign w:val="center"/>
            <w:hideMark/>
          </w:tcPr>
          <w:p w14:paraId="2427AF79"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Broth microdilution; Cloverleaf β-lactamase test </w:t>
            </w:r>
          </w:p>
        </w:tc>
        <w:tc>
          <w:tcPr>
            <w:tcW w:w="7735" w:type="dxa"/>
            <w:vAlign w:val="center"/>
            <w:hideMark/>
          </w:tcPr>
          <w:p w14:paraId="21836AC2"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Overall, prevalence of antimicrobial resistance for CNS was low, but some variation between species was observed. β-Lactamase production was the most common resistance mechanism found, with 29% of isolates found to be positive. The prevalence isolates of producing β-lactamase varied markedly between species. β-lactamase production was significantly higher for </w:t>
            </w: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 xml:space="preserve">S. </w:t>
            </w:r>
            <w:proofErr w:type="spellStart"/>
            <w:r w:rsidRPr="00F016B2">
              <w:rPr>
                <w:rFonts w:ascii="Times New Roman" w:hAnsi="Times New Roman" w:cs="Times New Roman"/>
                <w:i/>
                <w:iCs/>
                <w:sz w:val="20"/>
                <w:szCs w:val="20"/>
              </w:rPr>
              <w:t>haemolyticus</w:t>
            </w:r>
            <w:proofErr w:type="spellEnd"/>
            <w:r w:rsidRPr="00F016B2">
              <w:rPr>
                <w:rFonts w:ascii="Times New Roman" w:hAnsi="Times New Roman" w:cs="Times New Roman"/>
                <w:sz w:val="20"/>
                <w:szCs w:val="20"/>
              </w:rPr>
              <w:t xml:space="preserve"> (40%) compared to </w:t>
            </w:r>
            <w:r w:rsidRPr="00F016B2">
              <w:rPr>
                <w:rFonts w:ascii="Times New Roman" w:hAnsi="Times New Roman" w:cs="Times New Roman"/>
                <w:i/>
                <w:iCs/>
                <w:sz w:val="20"/>
                <w:szCs w:val="20"/>
              </w:rPr>
              <w:t xml:space="preserve">S. </w:t>
            </w:r>
            <w:proofErr w:type="spellStart"/>
            <w:r w:rsidRPr="00F016B2">
              <w:rPr>
                <w:rFonts w:ascii="Times New Roman" w:hAnsi="Times New Roman" w:cs="Times New Roman"/>
                <w:i/>
                <w:iCs/>
                <w:sz w:val="20"/>
                <w:szCs w:val="20"/>
              </w:rPr>
              <w:t>simulans</w:t>
            </w:r>
            <w:proofErr w:type="spellEnd"/>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chromogenes</w:t>
            </w:r>
            <w:r w:rsidRPr="00F016B2">
              <w:rPr>
                <w:rFonts w:ascii="Times New Roman" w:hAnsi="Times New Roman" w:cs="Times New Roman"/>
                <w:sz w:val="20"/>
                <w:szCs w:val="20"/>
              </w:rPr>
              <w:t>, where none or only a few of the isolates were β-lactamase positive. Resistance to other antimicrobials besides penicillin was uncommon, and was markedly lower than previous work describing erythromycin, oxacillin and tetracycline resistance levels in CNS.</w:t>
            </w:r>
          </w:p>
          <w:p w14:paraId="49A357FD" w14:textId="77777777" w:rsidR="00F016B2" w:rsidRPr="00F016B2" w:rsidRDefault="00F016B2" w:rsidP="00F81D2D">
            <w:pPr>
              <w:rPr>
                <w:rFonts w:ascii="Times New Roman" w:hAnsi="Times New Roman" w:cs="Times New Roman"/>
                <w:sz w:val="20"/>
                <w:szCs w:val="20"/>
              </w:rPr>
            </w:pPr>
          </w:p>
        </w:tc>
      </w:tr>
      <w:tr w:rsidR="00F016B2" w:rsidRPr="00954589" w14:paraId="2DE14D36" w14:textId="77777777" w:rsidTr="00F81D2D">
        <w:trPr>
          <w:trHeight w:val="1850"/>
          <w:jc w:val="center"/>
        </w:trPr>
        <w:tc>
          <w:tcPr>
            <w:tcW w:w="1435" w:type="dxa"/>
            <w:vAlign w:val="center"/>
            <w:hideMark/>
          </w:tcPr>
          <w:p w14:paraId="550FB40E"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lastRenderedPageBreak/>
              <w:t xml:space="preserve">Frey et al., 2013 </w:t>
            </w:r>
          </w:p>
          <w:p w14:paraId="567B4EC2" w14:textId="77777777" w:rsidR="00F016B2" w:rsidRPr="00F016B2" w:rsidRDefault="00F016B2" w:rsidP="00F81D2D">
            <w:pPr>
              <w:rPr>
                <w:rFonts w:ascii="Times New Roman" w:hAnsi="Times New Roman" w:cs="Times New Roman"/>
                <w:sz w:val="20"/>
                <w:szCs w:val="20"/>
              </w:rPr>
            </w:pPr>
          </w:p>
          <w:p w14:paraId="538941DD"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Switzerland</w:t>
            </w:r>
          </w:p>
        </w:tc>
        <w:tc>
          <w:tcPr>
            <w:tcW w:w="1530" w:type="dxa"/>
            <w:vAlign w:val="center"/>
            <w:hideMark/>
          </w:tcPr>
          <w:p w14:paraId="53B0AFDF"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408 CNS</w:t>
            </w:r>
          </w:p>
          <w:p w14:paraId="3C57F021" w14:textId="77777777" w:rsidR="00F016B2" w:rsidRPr="00F016B2" w:rsidRDefault="00F016B2" w:rsidP="00F81D2D">
            <w:pPr>
              <w:rPr>
                <w:rFonts w:ascii="Times New Roman" w:hAnsi="Times New Roman" w:cs="Times New Roman"/>
                <w:sz w:val="20"/>
                <w:szCs w:val="20"/>
              </w:rPr>
            </w:pPr>
          </w:p>
          <w:p w14:paraId="14A3EDF8"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Compares clinical and subclinical</w:t>
            </w:r>
          </w:p>
        </w:tc>
        <w:tc>
          <w:tcPr>
            <w:tcW w:w="1440" w:type="dxa"/>
            <w:vAlign w:val="center"/>
            <w:hideMark/>
          </w:tcPr>
          <w:p w14:paraId="6FECFD9C"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Broth microdilution; PCR for </w:t>
            </w:r>
            <w:proofErr w:type="spellStart"/>
            <w:r w:rsidRPr="00F016B2">
              <w:rPr>
                <w:rFonts w:ascii="Times New Roman" w:hAnsi="Times New Roman" w:cs="Times New Roman"/>
                <w:i/>
                <w:iCs/>
                <w:sz w:val="20"/>
                <w:szCs w:val="20"/>
              </w:rPr>
              <w:t>mecA</w:t>
            </w:r>
            <w:proofErr w:type="spellEnd"/>
            <w:r w:rsidRPr="00F016B2">
              <w:rPr>
                <w:rFonts w:ascii="Times New Roman" w:hAnsi="Times New Roman" w:cs="Times New Roman"/>
                <w:i/>
                <w:iCs/>
                <w:sz w:val="20"/>
                <w:szCs w:val="20"/>
              </w:rPr>
              <w:t xml:space="preserve">, </w:t>
            </w:r>
            <w:proofErr w:type="spellStart"/>
            <w:r w:rsidRPr="00F016B2">
              <w:rPr>
                <w:rFonts w:ascii="Times New Roman" w:hAnsi="Times New Roman" w:cs="Times New Roman"/>
                <w:i/>
                <w:iCs/>
                <w:sz w:val="20"/>
                <w:szCs w:val="20"/>
              </w:rPr>
              <w:t>mecC</w:t>
            </w:r>
            <w:proofErr w:type="spellEnd"/>
          </w:p>
        </w:tc>
        <w:tc>
          <w:tcPr>
            <w:tcW w:w="7735" w:type="dxa"/>
            <w:vAlign w:val="center"/>
            <w:hideMark/>
          </w:tcPr>
          <w:p w14:paraId="71CA448D"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Overall phenotypic resistance: oxacillin resistance (indicator of</w:t>
            </w:r>
            <w:r w:rsidRPr="00F016B2">
              <w:rPr>
                <w:rFonts w:ascii="Times New Roman" w:hAnsi="Times New Roman" w:cs="Times New Roman"/>
                <w:i/>
                <w:iCs/>
                <w:sz w:val="20"/>
                <w:szCs w:val="20"/>
              </w:rPr>
              <w:t xml:space="preserve"> </w:t>
            </w:r>
            <w:proofErr w:type="spellStart"/>
            <w:r w:rsidRPr="00F016B2">
              <w:rPr>
                <w:rFonts w:ascii="Times New Roman" w:hAnsi="Times New Roman" w:cs="Times New Roman"/>
                <w:i/>
                <w:iCs/>
                <w:sz w:val="20"/>
                <w:szCs w:val="20"/>
              </w:rPr>
              <w:t>mec</w:t>
            </w:r>
            <w:proofErr w:type="spellEnd"/>
            <w:r w:rsidRPr="00F016B2">
              <w:rPr>
                <w:rFonts w:ascii="Times New Roman" w:hAnsi="Times New Roman" w:cs="Times New Roman"/>
                <w:sz w:val="20"/>
                <w:szCs w:val="20"/>
              </w:rPr>
              <w:t xml:space="preserve"> gene-mediated methicillin resistance) was the most frequently identified (47.0% of all isolates</w:t>
            </w:r>
            <w:proofErr w:type="gramStart"/>
            <w:r w:rsidRPr="00F016B2">
              <w:rPr>
                <w:rFonts w:ascii="Times New Roman" w:hAnsi="Times New Roman" w:cs="Times New Roman"/>
                <w:sz w:val="20"/>
                <w:szCs w:val="20"/>
              </w:rPr>
              <w:t>), and</w:t>
            </w:r>
            <w:proofErr w:type="gramEnd"/>
            <w:r w:rsidRPr="00F016B2">
              <w:rPr>
                <w:rFonts w:ascii="Times New Roman" w:hAnsi="Times New Roman" w:cs="Times New Roman"/>
                <w:sz w:val="20"/>
                <w:szCs w:val="20"/>
              </w:rPr>
              <w:t xml:space="preserve"> was more frequent in clinical (56.5%) vs. subclinical mastitis isolates (43.9%). In order, the next most common resistances to antimicrobials identified were </w:t>
            </w:r>
            <w:proofErr w:type="spellStart"/>
            <w:r w:rsidRPr="00F016B2">
              <w:rPr>
                <w:rFonts w:ascii="Times New Roman" w:hAnsi="Times New Roman" w:cs="Times New Roman"/>
                <w:sz w:val="20"/>
                <w:szCs w:val="20"/>
              </w:rPr>
              <w:t>fusidic</w:t>
            </w:r>
            <w:proofErr w:type="spellEnd"/>
            <w:r w:rsidRPr="00F016B2">
              <w:rPr>
                <w:rFonts w:ascii="Times New Roman" w:hAnsi="Times New Roman" w:cs="Times New Roman"/>
                <w:sz w:val="20"/>
                <w:szCs w:val="20"/>
              </w:rPr>
              <w:t xml:space="preserve"> acid (33.8% of isolates resistant), tiamulin (31.9%), penicillin (23.3%), tetracycline (15.8%), streptomycin (9.6%), erythromycin (7.0%), sulfonamides (5%), trimethoprim (4.3%), clindamycin (3.4%), kanamycin (2.4%), and gentamicin (2.4%)</w:t>
            </w:r>
          </w:p>
          <w:p w14:paraId="77B4D13A" w14:textId="77777777" w:rsidR="00F016B2" w:rsidRPr="00F016B2" w:rsidRDefault="00F016B2" w:rsidP="00F81D2D">
            <w:pPr>
              <w:rPr>
                <w:rFonts w:ascii="Times New Roman" w:hAnsi="Times New Roman" w:cs="Times New Roman"/>
                <w:sz w:val="20"/>
                <w:szCs w:val="20"/>
              </w:rPr>
            </w:pPr>
          </w:p>
          <w:p w14:paraId="6ECB8F96"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Resistance to oxacillin was attributed to </w:t>
            </w:r>
            <w:proofErr w:type="spellStart"/>
            <w:r w:rsidRPr="00F016B2">
              <w:rPr>
                <w:rFonts w:ascii="Times New Roman" w:hAnsi="Times New Roman" w:cs="Times New Roman"/>
                <w:i/>
                <w:iCs/>
                <w:sz w:val="20"/>
                <w:szCs w:val="20"/>
              </w:rPr>
              <w:t>mecA</w:t>
            </w:r>
            <w:proofErr w:type="spellEnd"/>
            <w:r w:rsidRPr="00F016B2">
              <w:rPr>
                <w:rFonts w:ascii="Times New Roman" w:hAnsi="Times New Roman" w:cs="Times New Roman"/>
                <w:sz w:val="20"/>
                <w:szCs w:val="20"/>
              </w:rPr>
              <w:t xml:space="preserve"> gene in 9.7% of oxacillin-resistant isolates, while remaining oxacillin-resistant CNS did not contain </w:t>
            </w:r>
            <w:proofErr w:type="spellStart"/>
            <w:r w:rsidRPr="00F016B2">
              <w:rPr>
                <w:rFonts w:ascii="Times New Roman" w:hAnsi="Times New Roman" w:cs="Times New Roman"/>
                <w:i/>
                <w:iCs/>
                <w:sz w:val="20"/>
                <w:szCs w:val="20"/>
              </w:rPr>
              <w:t>mecC</w:t>
            </w:r>
            <w:proofErr w:type="spellEnd"/>
            <w:r w:rsidRPr="00F016B2">
              <w:rPr>
                <w:rFonts w:ascii="Times New Roman" w:hAnsi="Times New Roman" w:cs="Times New Roman"/>
                <w:sz w:val="20"/>
                <w:szCs w:val="20"/>
              </w:rPr>
              <w:t xml:space="preserve"> or </w:t>
            </w:r>
            <w:r w:rsidRPr="00F016B2">
              <w:rPr>
                <w:rFonts w:ascii="Times New Roman" w:hAnsi="Times New Roman" w:cs="Times New Roman"/>
                <w:i/>
                <w:iCs/>
                <w:sz w:val="20"/>
                <w:szCs w:val="20"/>
              </w:rPr>
              <w:t>mecA1</w:t>
            </w:r>
            <w:r w:rsidRPr="00F016B2">
              <w:rPr>
                <w:rFonts w:ascii="Times New Roman" w:hAnsi="Times New Roman" w:cs="Times New Roman"/>
                <w:sz w:val="20"/>
                <w:szCs w:val="20"/>
              </w:rPr>
              <w:t xml:space="preserve"> promoter mutations. Isolates of </w:t>
            </w:r>
            <w:r w:rsidRPr="00F016B2">
              <w:rPr>
                <w:rFonts w:ascii="Times New Roman" w:hAnsi="Times New Roman" w:cs="Times New Roman"/>
                <w:i/>
                <w:iCs/>
                <w:sz w:val="20"/>
                <w:szCs w:val="20"/>
              </w:rPr>
              <w:t xml:space="preserve">S. </w:t>
            </w:r>
            <w:proofErr w:type="spellStart"/>
            <w:r w:rsidRPr="00F016B2">
              <w:rPr>
                <w:rFonts w:ascii="Times New Roman" w:hAnsi="Times New Roman" w:cs="Times New Roman"/>
                <w:i/>
                <w:iCs/>
                <w:sz w:val="20"/>
                <w:szCs w:val="20"/>
              </w:rPr>
              <w:t>fleurettii</w:t>
            </w:r>
            <w:proofErr w:type="spellEnd"/>
            <w:r w:rsidRPr="00F016B2">
              <w:rPr>
                <w:rFonts w:ascii="Times New Roman" w:hAnsi="Times New Roman" w:cs="Times New Roman"/>
                <w:i/>
                <w:iCs/>
                <w:sz w:val="20"/>
                <w:szCs w:val="20"/>
              </w:rPr>
              <w:t xml:space="preserve">, S. epidermidis, S. </w:t>
            </w:r>
            <w:proofErr w:type="spellStart"/>
            <w:r w:rsidRPr="00F016B2">
              <w:rPr>
                <w:rFonts w:ascii="Times New Roman" w:hAnsi="Times New Roman" w:cs="Times New Roman"/>
                <w:i/>
                <w:iCs/>
                <w:sz w:val="20"/>
                <w:szCs w:val="20"/>
              </w:rPr>
              <w:t>haemolyticus</w:t>
            </w:r>
            <w:proofErr w:type="spellEnd"/>
            <w:r w:rsidRPr="00F016B2">
              <w:rPr>
                <w:rFonts w:ascii="Times New Roman" w:hAnsi="Times New Roman" w:cs="Times New Roman"/>
                <w:i/>
                <w:iCs/>
                <w:sz w:val="20"/>
                <w:szCs w:val="20"/>
              </w:rPr>
              <w:t>,</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 xml:space="preserve">S. </w:t>
            </w:r>
            <w:proofErr w:type="spellStart"/>
            <w:r w:rsidRPr="00F016B2">
              <w:rPr>
                <w:rFonts w:ascii="Times New Roman" w:hAnsi="Times New Roman" w:cs="Times New Roman"/>
                <w:i/>
                <w:iCs/>
                <w:sz w:val="20"/>
                <w:szCs w:val="20"/>
              </w:rPr>
              <w:t>xylosus</w:t>
            </w:r>
            <w:proofErr w:type="spellEnd"/>
            <w:r w:rsidRPr="00F016B2">
              <w:rPr>
                <w:rFonts w:ascii="Times New Roman" w:hAnsi="Times New Roman" w:cs="Times New Roman"/>
                <w:sz w:val="20"/>
                <w:szCs w:val="20"/>
              </w:rPr>
              <w:t xml:space="preserve"> were identified as carrying the </w:t>
            </w:r>
            <w:proofErr w:type="spellStart"/>
            <w:r w:rsidRPr="00F016B2">
              <w:rPr>
                <w:rFonts w:ascii="Times New Roman" w:hAnsi="Times New Roman" w:cs="Times New Roman"/>
                <w:i/>
                <w:iCs/>
                <w:sz w:val="20"/>
                <w:szCs w:val="20"/>
              </w:rPr>
              <w:t>mecA</w:t>
            </w:r>
            <w:proofErr w:type="spellEnd"/>
            <w:r w:rsidRPr="00F016B2">
              <w:rPr>
                <w:rFonts w:ascii="Times New Roman" w:hAnsi="Times New Roman" w:cs="Times New Roman"/>
                <w:sz w:val="20"/>
                <w:szCs w:val="20"/>
              </w:rPr>
              <w:t xml:space="preserve"> gene. Resistance to tetracycline was attributed to the presence of </w:t>
            </w:r>
            <w:proofErr w:type="spellStart"/>
            <w:r w:rsidRPr="00F016B2">
              <w:rPr>
                <w:rFonts w:ascii="Times New Roman" w:hAnsi="Times New Roman" w:cs="Times New Roman"/>
                <w:i/>
                <w:iCs/>
                <w:sz w:val="20"/>
                <w:szCs w:val="20"/>
              </w:rPr>
              <w:t>tetK</w:t>
            </w:r>
            <w:proofErr w:type="spellEnd"/>
            <w:r w:rsidRPr="00F016B2">
              <w:rPr>
                <w:rFonts w:ascii="Times New Roman" w:hAnsi="Times New Roman" w:cs="Times New Roman"/>
                <w:sz w:val="20"/>
                <w:szCs w:val="20"/>
              </w:rPr>
              <w:t xml:space="preserve"> and </w:t>
            </w:r>
            <w:proofErr w:type="spellStart"/>
            <w:r w:rsidRPr="00F016B2">
              <w:rPr>
                <w:rFonts w:ascii="Times New Roman" w:hAnsi="Times New Roman" w:cs="Times New Roman"/>
                <w:i/>
                <w:iCs/>
                <w:sz w:val="20"/>
                <w:szCs w:val="20"/>
              </w:rPr>
              <w:t>tetL</w:t>
            </w:r>
            <w:proofErr w:type="spellEnd"/>
            <w:r w:rsidRPr="00F016B2">
              <w:rPr>
                <w:rFonts w:ascii="Times New Roman" w:hAnsi="Times New Roman" w:cs="Times New Roman"/>
                <w:sz w:val="20"/>
                <w:szCs w:val="20"/>
              </w:rPr>
              <w:t xml:space="preserve"> genes, penicillin resistance to </w:t>
            </w:r>
            <w:proofErr w:type="spellStart"/>
            <w:r w:rsidRPr="00F016B2">
              <w:rPr>
                <w:rFonts w:ascii="Times New Roman" w:hAnsi="Times New Roman" w:cs="Times New Roman"/>
                <w:i/>
                <w:iCs/>
                <w:sz w:val="20"/>
                <w:szCs w:val="20"/>
              </w:rPr>
              <w:t>blaZ</w:t>
            </w:r>
            <w:proofErr w:type="spellEnd"/>
            <w:r w:rsidRPr="00F016B2">
              <w:rPr>
                <w:rFonts w:ascii="Times New Roman" w:hAnsi="Times New Roman" w:cs="Times New Roman"/>
                <w:sz w:val="20"/>
                <w:szCs w:val="20"/>
              </w:rPr>
              <w:t xml:space="preserve">, streptomycin resistance to </w:t>
            </w:r>
            <w:r w:rsidRPr="00F016B2">
              <w:rPr>
                <w:rFonts w:ascii="Times New Roman" w:hAnsi="Times New Roman" w:cs="Times New Roman"/>
                <w:i/>
                <w:iCs/>
                <w:sz w:val="20"/>
                <w:szCs w:val="20"/>
              </w:rPr>
              <w:t>str</w:t>
            </w:r>
            <w:r w:rsidRPr="00F016B2">
              <w:rPr>
                <w:rFonts w:ascii="Times New Roman" w:hAnsi="Times New Roman" w:cs="Times New Roman"/>
                <w:sz w:val="20"/>
                <w:szCs w:val="20"/>
              </w:rPr>
              <w:t xml:space="preserve"> and </w:t>
            </w:r>
            <w:proofErr w:type="gramStart"/>
            <w:r w:rsidRPr="00F016B2">
              <w:rPr>
                <w:rFonts w:ascii="Times New Roman" w:hAnsi="Times New Roman" w:cs="Times New Roman"/>
                <w:i/>
                <w:iCs/>
                <w:sz w:val="20"/>
                <w:szCs w:val="20"/>
              </w:rPr>
              <w:t>ant(</w:t>
            </w:r>
            <w:proofErr w:type="gramEnd"/>
            <w:r w:rsidRPr="00F016B2">
              <w:rPr>
                <w:rFonts w:ascii="Times New Roman" w:hAnsi="Times New Roman" w:cs="Times New Roman"/>
                <w:i/>
                <w:iCs/>
                <w:sz w:val="20"/>
                <w:szCs w:val="20"/>
              </w:rPr>
              <w:t>6)-</w:t>
            </w:r>
            <w:proofErr w:type="spellStart"/>
            <w:r w:rsidRPr="00F016B2">
              <w:rPr>
                <w:rFonts w:ascii="Times New Roman" w:hAnsi="Times New Roman" w:cs="Times New Roman"/>
                <w:i/>
                <w:iCs/>
                <w:sz w:val="20"/>
                <w:szCs w:val="20"/>
              </w:rPr>
              <w:t>Ia</w:t>
            </w:r>
            <w:proofErr w:type="spellEnd"/>
            <w:r w:rsidRPr="00F016B2">
              <w:rPr>
                <w:rFonts w:ascii="Times New Roman" w:hAnsi="Times New Roman" w:cs="Times New Roman"/>
                <w:sz w:val="20"/>
                <w:szCs w:val="20"/>
              </w:rPr>
              <w:t xml:space="preserve">, and erythromycin resistance to </w:t>
            </w:r>
            <w:proofErr w:type="spellStart"/>
            <w:r w:rsidRPr="00F016B2">
              <w:rPr>
                <w:rFonts w:ascii="Times New Roman" w:hAnsi="Times New Roman" w:cs="Times New Roman"/>
                <w:i/>
                <w:iCs/>
                <w:sz w:val="20"/>
                <w:szCs w:val="20"/>
              </w:rPr>
              <w:t>ermC</w:t>
            </w:r>
            <w:proofErr w:type="spellEnd"/>
            <w:r w:rsidRPr="00F016B2">
              <w:rPr>
                <w:rFonts w:ascii="Times New Roman" w:hAnsi="Times New Roman" w:cs="Times New Roman"/>
                <w:i/>
                <w:iCs/>
                <w:sz w:val="20"/>
                <w:szCs w:val="20"/>
              </w:rPr>
              <w:t xml:space="preserve">, </w:t>
            </w:r>
            <w:proofErr w:type="spellStart"/>
            <w:r w:rsidRPr="00F016B2">
              <w:rPr>
                <w:rFonts w:ascii="Times New Roman" w:hAnsi="Times New Roman" w:cs="Times New Roman"/>
                <w:i/>
                <w:iCs/>
                <w:sz w:val="20"/>
                <w:szCs w:val="20"/>
              </w:rPr>
              <w:t>ermB</w:t>
            </w:r>
            <w:proofErr w:type="spellEnd"/>
            <w:r w:rsidRPr="00F016B2">
              <w:rPr>
                <w:rFonts w:ascii="Times New Roman" w:hAnsi="Times New Roman" w:cs="Times New Roman"/>
                <w:i/>
                <w:iCs/>
                <w:sz w:val="20"/>
                <w:szCs w:val="20"/>
              </w:rPr>
              <w:t xml:space="preserve">, </w:t>
            </w:r>
            <w:r w:rsidRPr="00F016B2">
              <w:rPr>
                <w:rFonts w:ascii="Times New Roman" w:hAnsi="Times New Roman" w:cs="Times New Roman"/>
                <w:sz w:val="20"/>
                <w:szCs w:val="20"/>
              </w:rPr>
              <w:t>and</w:t>
            </w:r>
            <w:r w:rsidRPr="00F016B2">
              <w:rPr>
                <w:rFonts w:ascii="Times New Roman" w:hAnsi="Times New Roman" w:cs="Times New Roman"/>
                <w:i/>
                <w:iCs/>
                <w:sz w:val="20"/>
                <w:szCs w:val="20"/>
              </w:rPr>
              <w:t xml:space="preserve"> </w:t>
            </w:r>
            <w:proofErr w:type="spellStart"/>
            <w:r w:rsidRPr="00F016B2">
              <w:rPr>
                <w:rFonts w:ascii="Times New Roman" w:hAnsi="Times New Roman" w:cs="Times New Roman"/>
                <w:i/>
                <w:iCs/>
                <w:sz w:val="20"/>
                <w:szCs w:val="20"/>
              </w:rPr>
              <w:t>msr</w:t>
            </w:r>
            <w:proofErr w:type="spellEnd"/>
            <w:r w:rsidRPr="00F016B2">
              <w:rPr>
                <w:rFonts w:ascii="Times New Roman" w:hAnsi="Times New Roman" w:cs="Times New Roman"/>
                <w:i/>
                <w:iCs/>
                <w:sz w:val="20"/>
                <w:szCs w:val="20"/>
              </w:rPr>
              <w:t xml:space="preserve"> </w:t>
            </w:r>
            <w:r w:rsidRPr="00F016B2">
              <w:rPr>
                <w:rFonts w:ascii="Times New Roman" w:hAnsi="Times New Roman" w:cs="Times New Roman"/>
                <w:sz w:val="20"/>
                <w:szCs w:val="20"/>
              </w:rPr>
              <w:t>genes.</w:t>
            </w:r>
          </w:p>
          <w:p w14:paraId="12504E87" w14:textId="77777777" w:rsidR="00F016B2" w:rsidRPr="00F016B2" w:rsidRDefault="00F016B2" w:rsidP="00F81D2D">
            <w:pPr>
              <w:rPr>
                <w:rFonts w:ascii="Times New Roman" w:hAnsi="Times New Roman" w:cs="Times New Roman"/>
                <w:sz w:val="20"/>
                <w:szCs w:val="20"/>
              </w:rPr>
            </w:pPr>
          </w:p>
        </w:tc>
      </w:tr>
      <w:tr w:rsidR="00F016B2" w:rsidRPr="00954589" w14:paraId="178AD7D7" w14:textId="77777777" w:rsidTr="00F81D2D">
        <w:trPr>
          <w:trHeight w:val="1940"/>
          <w:jc w:val="center"/>
        </w:trPr>
        <w:tc>
          <w:tcPr>
            <w:tcW w:w="1435" w:type="dxa"/>
            <w:vAlign w:val="center"/>
            <w:hideMark/>
          </w:tcPr>
          <w:p w14:paraId="375BE4FD" w14:textId="77777777" w:rsidR="00F016B2" w:rsidRPr="00F016B2" w:rsidRDefault="00F016B2" w:rsidP="00F81D2D">
            <w:pPr>
              <w:rPr>
                <w:rFonts w:ascii="Times New Roman" w:hAnsi="Times New Roman" w:cs="Times New Roman"/>
                <w:sz w:val="20"/>
                <w:szCs w:val="20"/>
              </w:rPr>
            </w:pPr>
            <w:proofErr w:type="spellStart"/>
            <w:r w:rsidRPr="00F016B2">
              <w:rPr>
                <w:rFonts w:ascii="Times New Roman" w:hAnsi="Times New Roman" w:cs="Times New Roman"/>
                <w:sz w:val="20"/>
                <w:szCs w:val="20"/>
              </w:rPr>
              <w:t>Taponen</w:t>
            </w:r>
            <w:proofErr w:type="spellEnd"/>
            <w:r w:rsidRPr="00F016B2">
              <w:rPr>
                <w:rFonts w:ascii="Times New Roman" w:hAnsi="Times New Roman" w:cs="Times New Roman"/>
                <w:sz w:val="20"/>
                <w:szCs w:val="20"/>
              </w:rPr>
              <w:t xml:space="preserve"> et al., 2016 </w:t>
            </w:r>
          </w:p>
          <w:p w14:paraId="5B6C859D" w14:textId="77777777" w:rsidR="00F016B2" w:rsidRPr="00F016B2" w:rsidRDefault="00F016B2" w:rsidP="00F81D2D">
            <w:pPr>
              <w:rPr>
                <w:rFonts w:ascii="Times New Roman" w:hAnsi="Times New Roman" w:cs="Times New Roman"/>
                <w:sz w:val="20"/>
                <w:szCs w:val="20"/>
              </w:rPr>
            </w:pPr>
          </w:p>
          <w:p w14:paraId="6D4ED1B7"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Finland</w:t>
            </w:r>
          </w:p>
        </w:tc>
        <w:tc>
          <w:tcPr>
            <w:tcW w:w="1530" w:type="dxa"/>
            <w:vAlign w:val="center"/>
            <w:hideMark/>
          </w:tcPr>
          <w:p w14:paraId="03D05916"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400 CNS </w:t>
            </w:r>
          </w:p>
          <w:p w14:paraId="6AF6615A" w14:textId="77777777" w:rsidR="00F016B2" w:rsidRPr="00F016B2" w:rsidRDefault="00F016B2" w:rsidP="00F81D2D">
            <w:pPr>
              <w:rPr>
                <w:rFonts w:ascii="Times New Roman" w:hAnsi="Times New Roman" w:cs="Times New Roman"/>
                <w:sz w:val="20"/>
                <w:szCs w:val="20"/>
              </w:rPr>
            </w:pPr>
          </w:p>
          <w:p w14:paraId="0901BB06"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Combines clinical and subclinical</w:t>
            </w:r>
          </w:p>
        </w:tc>
        <w:tc>
          <w:tcPr>
            <w:tcW w:w="1440" w:type="dxa"/>
            <w:vAlign w:val="center"/>
            <w:hideMark/>
          </w:tcPr>
          <w:p w14:paraId="22709C70"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Broth microdilution</w:t>
            </w:r>
          </w:p>
        </w:tc>
        <w:tc>
          <w:tcPr>
            <w:tcW w:w="7735" w:type="dxa"/>
            <w:noWrap/>
            <w:vAlign w:val="center"/>
            <w:hideMark/>
          </w:tcPr>
          <w:p w14:paraId="552E448F"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i/>
                <w:iCs/>
                <w:sz w:val="20"/>
                <w:szCs w:val="20"/>
              </w:rPr>
              <w:t xml:space="preserve">S. </w:t>
            </w:r>
            <w:proofErr w:type="spellStart"/>
            <w:r w:rsidRPr="00F016B2">
              <w:rPr>
                <w:rFonts w:ascii="Times New Roman" w:hAnsi="Times New Roman" w:cs="Times New Roman"/>
                <w:i/>
                <w:iCs/>
                <w:sz w:val="20"/>
                <w:szCs w:val="20"/>
              </w:rPr>
              <w:t>simulans</w:t>
            </w:r>
            <w:proofErr w:type="spellEnd"/>
            <w:r w:rsidRPr="00F016B2">
              <w:rPr>
                <w:rFonts w:ascii="Times New Roman" w:hAnsi="Times New Roman" w:cs="Times New Roman"/>
                <w:i/>
                <w:iCs/>
                <w:sz w:val="20"/>
                <w:szCs w:val="20"/>
              </w:rPr>
              <w:t xml:space="preserve">, S. chromogenes, S. </w:t>
            </w:r>
            <w:proofErr w:type="spellStart"/>
            <w:r w:rsidRPr="00F016B2">
              <w:rPr>
                <w:rFonts w:ascii="Times New Roman" w:hAnsi="Times New Roman" w:cs="Times New Roman"/>
                <w:i/>
                <w:iCs/>
                <w:sz w:val="20"/>
                <w:szCs w:val="20"/>
              </w:rPr>
              <w:t>haemolyticus</w:t>
            </w:r>
            <w:proofErr w:type="spellEnd"/>
            <w:r w:rsidRPr="00F016B2">
              <w:rPr>
                <w:rFonts w:ascii="Times New Roman" w:hAnsi="Times New Roman" w:cs="Times New Roman"/>
                <w:i/>
                <w:iCs/>
                <w:sz w:val="20"/>
                <w:szCs w:val="20"/>
              </w:rPr>
              <w:t xml:space="preserve">, </w:t>
            </w:r>
            <w:r w:rsidRPr="00F016B2">
              <w:rPr>
                <w:rFonts w:ascii="Times New Roman" w:hAnsi="Times New Roman" w:cs="Times New Roman"/>
                <w:sz w:val="20"/>
                <w:szCs w:val="20"/>
              </w:rPr>
              <w:t xml:space="preserve">and </w:t>
            </w: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differed in their antimicrobial susceptibility, with penicillin resistance was the most common type of antimicrobial resistance identified. Phenotypic oxacillin resistance was found in all four species (34% of the isolates overall). Whereas the majority of </w:t>
            </w:r>
            <w:r w:rsidRPr="00F016B2">
              <w:rPr>
                <w:rFonts w:ascii="Times New Roman" w:hAnsi="Times New Roman" w:cs="Times New Roman"/>
                <w:i/>
                <w:iCs/>
                <w:sz w:val="20"/>
                <w:szCs w:val="20"/>
              </w:rPr>
              <w:t xml:space="preserve">S. epidermidis </w:t>
            </w:r>
            <w:r w:rsidRPr="00F016B2">
              <w:rPr>
                <w:rFonts w:ascii="Times New Roman" w:hAnsi="Times New Roman" w:cs="Times New Roman"/>
                <w:sz w:val="20"/>
                <w:szCs w:val="20"/>
              </w:rPr>
              <w:t xml:space="preserve">isolates were resistant to benzylpenicillin, only a few </w:t>
            </w:r>
            <w:r w:rsidRPr="00F016B2">
              <w:rPr>
                <w:rFonts w:ascii="Times New Roman" w:hAnsi="Times New Roman" w:cs="Times New Roman"/>
                <w:i/>
                <w:iCs/>
                <w:sz w:val="20"/>
                <w:szCs w:val="20"/>
              </w:rPr>
              <w:t xml:space="preserve">S. </w:t>
            </w:r>
            <w:proofErr w:type="spellStart"/>
            <w:r w:rsidRPr="00F016B2">
              <w:rPr>
                <w:rFonts w:ascii="Times New Roman" w:hAnsi="Times New Roman" w:cs="Times New Roman"/>
                <w:i/>
                <w:iCs/>
                <w:sz w:val="20"/>
                <w:szCs w:val="20"/>
              </w:rPr>
              <w:t>simulans</w:t>
            </w:r>
            <w:proofErr w:type="spellEnd"/>
            <w:r w:rsidRPr="00F016B2">
              <w:rPr>
                <w:rFonts w:ascii="Times New Roman" w:hAnsi="Times New Roman" w:cs="Times New Roman"/>
                <w:sz w:val="20"/>
                <w:szCs w:val="20"/>
              </w:rPr>
              <w:t xml:space="preserve"> isolates were </w:t>
            </w:r>
            <w:proofErr w:type="gramStart"/>
            <w:r w:rsidRPr="00F016B2">
              <w:rPr>
                <w:rFonts w:ascii="Times New Roman" w:hAnsi="Times New Roman" w:cs="Times New Roman"/>
                <w:sz w:val="20"/>
                <w:szCs w:val="20"/>
              </w:rPr>
              <w:t>penicillin-resistant</w:t>
            </w:r>
            <w:proofErr w:type="gramEnd"/>
            <w:r w:rsidRPr="00F016B2">
              <w:rPr>
                <w:rFonts w:ascii="Times New Roman" w:hAnsi="Times New Roman" w:cs="Times New Roman"/>
                <w:sz w:val="20"/>
                <w:szCs w:val="20"/>
              </w:rPr>
              <w:t xml:space="preserve">. 21 isolates (5% of isolates overall) were positive for the </w:t>
            </w:r>
            <w:proofErr w:type="spellStart"/>
            <w:r w:rsidRPr="00F016B2">
              <w:rPr>
                <w:rFonts w:ascii="Times New Roman" w:hAnsi="Times New Roman" w:cs="Times New Roman"/>
                <w:i/>
                <w:iCs/>
                <w:sz w:val="20"/>
                <w:szCs w:val="20"/>
              </w:rPr>
              <w:t>mecA</w:t>
            </w:r>
            <w:proofErr w:type="spellEnd"/>
            <w:r w:rsidRPr="00F016B2">
              <w:rPr>
                <w:rFonts w:ascii="Times New Roman" w:hAnsi="Times New Roman" w:cs="Times New Roman"/>
                <w:sz w:val="20"/>
                <w:szCs w:val="20"/>
              </w:rPr>
              <w:t xml:space="preserve"> gene (20 </w:t>
            </w: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1 </w:t>
            </w:r>
            <w:r w:rsidRPr="00F016B2">
              <w:rPr>
                <w:rFonts w:ascii="Times New Roman" w:hAnsi="Times New Roman" w:cs="Times New Roman"/>
                <w:i/>
                <w:iCs/>
                <w:sz w:val="20"/>
                <w:szCs w:val="20"/>
              </w:rPr>
              <w:t xml:space="preserve">S. </w:t>
            </w:r>
            <w:proofErr w:type="spellStart"/>
            <w:r w:rsidRPr="00F016B2">
              <w:rPr>
                <w:rFonts w:ascii="Times New Roman" w:hAnsi="Times New Roman" w:cs="Times New Roman"/>
                <w:i/>
                <w:iCs/>
                <w:sz w:val="20"/>
                <w:szCs w:val="20"/>
              </w:rPr>
              <w:t>sciuri</w:t>
            </w:r>
            <w:proofErr w:type="spellEnd"/>
            <w:r w:rsidRPr="00F016B2">
              <w:rPr>
                <w:rFonts w:ascii="Times New Roman" w:hAnsi="Times New Roman" w:cs="Times New Roman"/>
                <w:sz w:val="20"/>
                <w:szCs w:val="20"/>
              </w:rPr>
              <w:t>).</w:t>
            </w:r>
          </w:p>
          <w:p w14:paraId="6B0913EA" w14:textId="77777777" w:rsidR="00F016B2" w:rsidRPr="00F016B2" w:rsidRDefault="00F016B2" w:rsidP="00F81D2D">
            <w:pPr>
              <w:rPr>
                <w:rFonts w:ascii="Times New Roman" w:hAnsi="Times New Roman" w:cs="Times New Roman"/>
                <w:sz w:val="20"/>
                <w:szCs w:val="20"/>
              </w:rPr>
            </w:pPr>
          </w:p>
          <w:p w14:paraId="564DDC69"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was the most resistant among the four major species studied, as resistance to antimicrobials was common, several isolates were multidrug resistant, and 19% of isolates were </w:t>
            </w:r>
            <w:proofErr w:type="spellStart"/>
            <w:r w:rsidRPr="00F016B2">
              <w:rPr>
                <w:rFonts w:ascii="Times New Roman" w:hAnsi="Times New Roman" w:cs="Times New Roman"/>
                <w:i/>
                <w:iCs/>
                <w:sz w:val="20"/>
                <w:szCs w:val="20"/>
              </w:rPr>
              <w:t>mecA</w:t>
            </w:r>
            <w:proofErr w:type="spellEnd"/>
            <w:r w:rsidRPr="00F016B2">
              <w:rPr>
                <w:rFonts w:ascii="Times New Roman" w:hAnsi="Times New Roman" w:cs="Times New Roman"/>
                <w:sz w:val="20"/>
                <w:szCs w:val="20"/>
              </w:rPr>
              <w:t>-positive (encoding methicillin resistance).</w:t>
            </w:r>
          </w:p>
          <w:p w14:paraId="040D9146" w14:textId="77777777" w:rsidR="00F016B2" w:rsidRPr="00F016B2" w:rsidRDefault="00F016B2" w:rsidP="00F81D2D">
            <w:pPr>
              <w:rPr>
                <w:rFonts w:ascii="Times New Roman" w:hAnsi="Times New Roman" w:cs="Times New Roman"/>
                <w:sz w:val="20"/>
                <w:szCs w:val="20"/>
              </w:rPr>
            </w:pPr>
          </w:p>
        </w:tc>
      </w:tr>
      <w:tr w:rsidR="00F016B2" w:rsidRPr="00954589" w14:paraId="07C21D51" w14:textId="77777777" w:rsidTr="00F81D2D">
        <w:trPr>
          <w:trHeight w:val="1720"/>
          <w:jc w:val="center"/>
        </w:trPr>
        <w:tc>
          <w:tcPr>
            <w:tcW w:w="1435" w:type="dxa"/>
            <w:vAlign w:val="center"/>
            <w:hideMark/>
          </w:tcPr>
          <w:p w14:paraId="4487096E"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Raspanti et al., 2016 </w:t>
            </w:r>
          </w:p>
          <w:p w14:paraId="0B818EE4" w14:textId="77777777" w:rsidR="00F016B2" w:rsidRPr="00F016B2" w:rsidRDefault="00F016B2" w:rsidP="00F81D2D">
            <w:pPr>
              <w:rPr>
                <w:rFonts w:ascii="Times New Roman" w:hAnsi="Times New Roman" w:cs="Times New Roman"/>
                <w:sz w:val="20"/>
                <w:szCs w:val="20"/>
              </w:rPr>
            </w:pPr>
          </w:p>
          <w:p w14:paraId="045370B6"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Argentina</w:t>
            </w:r>
          </w:p>
        </w:tc>
        <w:tc>
          <w:tcPr>
            <w:tcW w:w="1530" w:type="dxa"/>
            <w:vAlign w:val="center"/>
            <w:hideMark/>
          </w:tcPr>
          <w:p w14:paraId="1017AC38"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219 CNS</w:t>
            </w:r>
          </w:p>
          <w:p w14:paraId="7736995C" w14:textId="77777777" w:rsidR="00F016B2" w:rsidRPr="00F016B2" w:rsidRDefault="00F016B2" w:rsidP="00F81D2D">
            <w:pPr>
              <w:rPr>
                <w:rFonts w:ascii="Times New Roman" w:hAnsi="Times New Roman" w:cs="Times New Roman"/>
                <w:sz w:val="20"/>
                <w:szCs w:val="20"/>
              </w:rPr>
            </w:pPr>
          </w:p>
          <w:p w14:paraId="04A66765"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Not specified</w:t>
            </w:r>
          </w:p>
        </w:tc>
        <w:tc>
          <w:tcPr>
            <w:tcW w:w="1440" w:type="dxa"/>
            <w:vAlign w:val="center"/>
            <w:hideMark/>
          </w:tcPr>
          <w:p w14:paraId="7ED942AA"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Broth microdilution</w:t>
            </w:r>
          </w:p>
        </w:tc>
        <w:tc>
          <w:tcPr>
            <w:tcW w:w="7735" w:type="dxa"/>
            <w:vAlign w:val="center"/>
            <w:hideMark/>
          </w:tcPr>
          <w:p w14:paraId="6FDF5DB4" w14:textId="77777777" w:rsidR="00F016B2" w:rsidRPr="00F016B2" w:rsidRDefault="00F016B2" w:rsidP="00F81D2D">
            <w:pPr>
              <w:rPr>
                <w:rFonts w:ascii="Times New Roman" w:hAnsi="Times New Roman" w:cs="Times New Roman"/>
                <w:b/>
                <w:bCs/>
                <w:i/>
                <w:iCs/>
                <w:sz w:val="20"/>
                <w:szCs w:val="20"/>
              </w:rPr>
            </w:pPr>
            <w:r w:rsidRPr="00F016B2">
              <w:rPr>
                <w:rFonts w:ascii="Times New Roman" w:hAnsi="Times New Roman" w:cs="Times New Roman"/>
                <w:sz w:val="20"/>
                <w:szCs w:val="20"/>
              </w:rPr>
              <w:t>Overall, 51.6% of isolates were resistant to penicillin. The MIC</w:t>
            </w:r>
            <w:r w:rsidRPr="00F016B2">
              <w:rPr>
                <w:rFonts w:ascii="Times New Roman" w:hAnsi="Times New Roman" w:cs="Times New Roman"/>
                <w:sz w:val="20"/>
                <w:szCs w:val="20"/>
                <w:vertAlign w:val="subscript"/>
              </w:rPr>
              <w:t>90</w:t>
            </w:r>
            <w:r w:rsidRPr="00F016B2">
              <w:rPr>
                <w:rFonts w:ascii="Times New Roman" w:hAnsi="Times New Roman" w:cs="Times New Roman"/>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proofErr w:type="spellStart"/>
            <w:r w:rsidRPr="00F016B2">
              <w:rPr>
                <w:rFonts w:ascii="Times New Roman" w:hAnsi="Times New Roman" w:cs="Times New Roman"/>
                <w:i/>
                <w:iCs/>
                <w:sz w:val="20"/>
                <w:szCs w:val="20"/>
              </w:rPr>
              <w:t>mecA</w:t>
            </w:r>
            <w:proofErr w:type="spellEnd"/>
            <w:r w:rsidRPr="00F016B2">
              <w:rPr>
                <w:rFonts w:ascii="Times New Roman" w:hAnsi="Times New Roman" w:cs="Times New Roman"/>
                <w:sz w:val="20"/>
                <w:szCs w:val="20"/>
              </w:rPr>
              <w:t xml:space="preserve"> positive), 29.2% to erythromycin and 30.1% to tetracycline. </w:t>
            </w:r>
            <w:r w:rsidRPr="00F016B2">
              <w:rPr>
                <w:rFonts w:ascii="Times New Roman" w:hAnsi="Times New Roman" w:cs="Times New Roman"/>
                <w:i/>
                <w:iCs/>
                <w:sz w:val="20"/>
                <w:szCs w:val="20"/>
              </w:rPr>
              <w:t>S. chromogenes</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 xml:space="preserve">S. </w:t>
            </w:r>
            <w:proofErr w:type="spellStart"/>
            <w:r w:rsidRPr="00F016B2">
              <w:rPr>
                <w:rFonts w:ascii="Times New Roman" w:hAnsi="Times New Roman" w:cs="Times New Roman"/>
                <w:i/>
                <w:iCs/>
                <w:sz w:val="20"/>
                <w:szCs w:val="20"/>
              </w:rPr>
              <w:t>haemolyticus</w:t>
            </w:r>
            <w:proofErr w:type="spellEnd"/>
            <w:r w:rsidRPr="00F016B2">
              <w:rPr>
                <w:rFonts w:ascii="Times New Roman" w:hAnsi="Times New Roman" w:cs="Times New Roman"/>
                <w:sz w:val="20"/>
                <w:szCs w:val="20"/>
              </w:rPr>
              <w:t xml:space="preserve"> showed a very high proportion of isolates resistant to penicillin (45.1% and 58.6%, respectively).</w:t>
            </w:r>
            <w:r w:rsidRPr="00F016B2">
              <w:rPr>
                <w:rFonts w:ascii="Times New Roman" w:hAnsi="Times New Roman" w:cs="Times New Roman"/>
                <w:b/>
                <w:bCs/>
                <w:i/>
                <w:iCs/>
                <w:sz w:val="20"/>
                <w:szCs w:val="20"/>
              </w:rPr>
              <w:t xml:space="preserve"> </w:t>
            </w:r>
            <w:r w:rsidRPr="00F016B2">
              <w:rPr>
                <w:rFonts w:ascii="Times New Roman" w:hAnsi="Times New Roman" w:cs="Times New Roman"/>
                <w:sz w:val="20"/>
                <w:szCs w:val="20"/>
              </w:rPr>
              <w:t xml:space="preserve">The proportion of penicillin-resistant isolates was smaller for </w:t>
            </w:r>
            <w:r w:rsidRPr="00F016B2">
              <w:rPr>
                <w:rFonts w:ascii="Times New Roman" w:hAnsi="Times New Roman" w:cs="Times New Roman"/>
                <w:i/>
                <w:iCs/>
                <w:sz w:val="20"/>
                <w:szCs w:val="20"/>
              </w:rPr>
              <w:t xml:space="preserve">S. </w:t>
            </w:r>
            <w:proofErr w:type="spellStart"/>
            <w:r w:rsidRPr="00F016B2">
              <w:rPr>
                <w:rFonts w:ascii="Times New Roman" w:hAnsi="Times New Roman" w:cs="Times New Roman"/>
                <w:i/>
                <w:iCs/>
                <w:sz w:val="20"/>
                <w:szCs w:val="20"/>
              </w:rPr>
              <w:t>warneri</w:t>
            </w:r>
            <w:proofErr w:type="spellEnd"/>
            <w:r w:rsidRPr="00F016B2">
              <w:rPr>
                <w:rFonts w:ascii="Times New Roman" w:hAnsi="Times New Roman" w:cs="Times New Roman"/>
                <w:i/>
                <w:iCs/>
                <w:sz w:val="20"/>
                <w:szCs w:val="20"/>
              </w:rPr>
              <w:t xml:space="preserve"> </w:t>
            </w:r>
            <w:r w:rsidRPr="00F016B2">
              <w:rPr>
                <w:rFonts w:ascii="Times New Roman" w:hAnsi="Times New Roman" w:cs="Times New Roman"/>
                <w:sz w:val="20"/>
                <w:szCs w:val="20"/>
              </w:rPr>
              <w:t xml:space="preserve">(4/16), and no resistance to oxacillin was observed. In </w:t>
            </w:r>
            <w:r w:rsidRPr="00F016B2">
              <w:rPr>
                <w:rFonts w:ascii="Times New Roman" w:hAnsi="Times New Roman" w:cs="Times New Roman"/>
                <w:i/>
                <w:iCs/>
                <w:sz w:val="20"/>
                <w:szCs w:val="20"/>
              </w:rPr>
              <w:t xml:space="preserve">S. </w:t>
            </w:r>
            <w:proofErr w:type="spellStart"/>
            <w:r w:rsidRPr="00F016B2">
              <w:rPr>
                <w:rFonts w:ascii="Times New Roman" w:hAnsi="Times New Roman" w:cs="Times New Roman"/>
                <w:i/>
                <w:iCs/>
                <w:sz w:val="20"/>
                <w:szCs w:val="20"/>
              </w:rPr>
              <w:t>xylosus</w:t>
            </w:r>
            <w:proofErr w:type="spellEnd"/>
            <w:r w:rsidRPr="00F016B2">
              <w:rPr>
                <w:rFonts w:ascii="Times New Roman" w:hAnsi="Times New Roman" w:cs="Times New Roman"/>
                <w:i/>
                <w:iCs/>
                <w:sz w:val="20"/>
                <w:szCs w:val="20"/>
              </w:rPr>
              <w:t>,</w:t>
            </w:r>
            <w:r w:rsidRPr="00F016B2">
              <w:rPr>
                <w:rFonts w:ascii="Times New Roman" w:hAnsi="Times New Roman" w:cs="Times New Roman"/>
                <w:sz w:val="20"/>
                <w:szCs w:val="20"/>
              </w:rPr>
              <w:t xml:space="preserve"> penicillin resistance was the most common among the species tested (13/14 isolates).</w:t>
            </w:r>
          </w:p>
          <w:p w14:paraId="671ABC99" w14:textId="77777777" w:rsidR="00F016B2" w:rsidRPr="00F016B2" w:rsidRDefault="00F016B2" w:rsidP="00F81D2D">
            <w:pPr>
              <w:rPr>
                <w:rFonts w:ascii="Times New Roman" w:hAnsi="Times New Roman" w:cs="Times New Roman"/>
                <w:sz w:val="20"/>
                <w:szCs w:val="20"/>
              </w:rPr>
            </w:pPr>
          </w:p>
        </w:tc>
      </w:tr>
      <w:tr w:rsidR="00F016B2" w:rsidRPr="00954589" w14:paraId="3646AB18" w14:textId="77777777" w:rsidTr="00F81D2D">
        <w:trPr>
          <w:trHeight w:val="1560"/>
          <w:jc w:val="center"/>
        </w:trPr>
        <w:tc>
          <w:tcPr>
            <w:tcW w:w="1435" w:type="dxa"/>
            <w:vAlign w:val="center"/>
            <w:hideMark/>
          </w:tcPr>
          <w:p w14:paraId="3CEB56D6"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lastRenderedPageBreak/>
              <w:t xml:space="preserve">Mahato et al., 2017 </w:t>
            </w:r>
          </w:p>
          <w:p w14:paraId="2B6F223D" w14:textId="77777777" w:rsidR="00F016B2" w:rsidRPr="00F016B2" w:rsidRDefault="00F016B2" w:rsidP="00F81D2D">
            <w:pPr>
              <w:rPr>
                <w:rFonts w:ascii="Times New Roman" w:hAnsi="Times New Roman" w:cs="Times New Roman"/>
                <w:sz w:val="20"/>
                <w:szCs w:val="20"/>
              </w:rPr>
            </w:pPr>
          </w:p>
          <w:p w14:paraId="61815779"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India</w:t>
            </w:r>
          </w:p>
        </w:tc>
        <w:tc>
          <w:tcPr>
            <w:tcW w:w="1530" w:type="dxa"/>
            <w:vAlign w:val="center"/>
            <w:hideMark/>
          </w:tcPr>
          <w:p w14:paraId="3A05AA94"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62 CNS</w:t>
            </w:r>
          </w:p>
          <w:p w14:paraId="066DBFA5" w14:textId="77777777" w:rsidR="00F016B2" w:rsidRPr="00F016B2" w:rsidRDefault="00F016B2" w:rsidP="00F81D2D">
            <w:pPr>
              <w:rPr>
                <w:rFonts w:ascii="Times New Roman" w:hAnsi="Times New Roman" w:cs="Times New Roman"/>
                <w:sz w:val="20"/>
                <w:szCs w:val="20"/>
              </w:rPr>
            </w:pPr>
          </w:p>
          <w:p w14:paraId="3B5DC22E"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Clinical isolates</w:t>
            </w:r>
          </w:p>
        </w:tc>
        <w:tc>
          <w:tcPr>
            <w:tcW w:w="1440" w:type="dxa"/>
            <w:vAlign w:val="center"/>
            <w:hideMark/>
          </w:tcPr>
          <w:p w14:paraId="16EF431E"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Disk diffusion; PCR for </w:t>
            </w:r>
            <w:proofErr w:type="spellStart"/>
            <w:r w:rsidRPr="00F016B2">
              <w:rPr>
                <w:rFonts w:ascii="Times New Roman" w:hAnsi="Times New Roman" w:cs="Times New Roman"/>
                <w:i/>
                <w:iCs/>
                <w:sz w:val="20"/>
                <w:szCs w:val="20"/>
              </w:rPr>
              <w:t>mecA</w:t>
            </w:r>
            <w:proofErr w:type="spellEnd"/>
            <w:r w:rsidRPr="00F016B2">
              <w:rPr>
                <w:rFonts w:ascii="Times New Roman" w:hAnsi="Times New Roman" w:cs="Times New Roman"/>
                <w:i/>
                <w:iCs/>
                <w:sz w:val="20"/>
                <w:szCs w:val="20"/>
              </w:rPr>
              <w:t xml:space="preserve">, </w:t>
            </w:r>
            <w:proofErr w:type="spellStart"/>
            <w:r w:rsidRPr="00F016B2">
              <w:rPr>
                <w:rFonts w:ascii="Times New Roman" w:hAnsi="Times New Roman" w:cs="Times New Roman"/>
                <w:i/>
                <w:iCs/>
                <w:sz w:val="20"/>
                <w:szCs w:val="20"/>
              </w:rPr>
              <w:t>mecC</w:t>
            </w:r>
            <w:proofErr w:type="spellEnd"/>
            <w:r w:rsidRPr="00F016B2">
              <w:rPr>
                <w:rFonts w:ascii="Times New Roman" w:hAnsi="Times New Roman" w:cs="Times New Roman"/>
                <w:i/>
                <w:iCs/>
                <w:sz w:val="20"/>
                <w:szCs w:val="20"/>
              </w:rPr>
              <w:t xml:space="preserve">, </w:t>
            </w:r>
            <w:proofErr w:type="spellStart"/>
            <w:r w:rsidRPr="00F016B2">
              <w:rPr>
                <w:rFonts w:ascii="Times New Roman" w:hAnsi="Times New Roman" w:cs="Times New Roman"/>
                <w:i/>
                <w:iCs/>
                <w:sz w:val="20"/>
                <w:szCs w:val="20"/>
              </w:rPr>
              <w:t>vanA</w:t>
            </w:r>
            <w:proofErr w:type="spellEnd"/>
          </w:p>
        </w:tc>
        <w:tc>
          <w:tcPr>
            <w:tcW w:w="7735" w:type="dxa"/>
            <w:vAlign w:val="center"/>
            <w:hideMark/>
          </w:tcPr>
          <w:p w14:paraId="73EE98A8" w14:textId="77777777" w:rsidR="00F016B2" w:rsidRPr="00F016B2" w:rsidRDefault="00F016B2" w:rsidP="00F81D2D">
            <w:pPr>
              <w:rPr>
                <w:rFonts w:ascii="Times New Roman" w:hAnsi="Times New Roman" w:cs="Times New Roman"/>
                <w:sz w:val="20"/>
                <w:szCs w:val="20"/>
              </w:rPr>
            </w:pPr>
            <w:proofErr w:type="gramStart"/>
            <w:r w:rsidRPr="00F016B2">
              <w:rPr>
                <w:rFonts w:ascii="Times New Roman" w:hAnsi="Times New Roman" w:cs="Times New Roman"/>
                <w:sz w:val="20"/>
                <w:szCs w:val="20"/>
              </w:rPr>
              <w:t>As a whole, CNS</w:t>
            </w:r>
            <w:proofErr w:type="gramEnd"/>
            <w:r w:rsidRPr="00F016B2">
              <w:rPr>
                <w:rFonts w:ascii="Times New Roman" w:hAnsi="Times New Roman" w:cs="Times New Roman"/>
                <w:sz w:val="20"/>
                <w:szCs w:val="20"/>
              </w:rPr>
              <w:t xml:space="preserve"> demonstrated a high level of 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proofErr w:type="spellStart"/>
            <w:r w:rsidRPr="00F016B2">
              <w:rPr>
                <w:rFonts w:ascii="Times New Roman" w:hAnsi="Times New Roman" w:cs="Times New Roman"/>
                <w:i/>
                <w:iCs/>
                <w:sz w:val="20"/>
                <w:szCs w:val="20"/>
              </w:rPr>
              <w:t>mecA</w:t>
            </w:r>
            <w:proofErr w:type="spellEnd"/>
            <w:r w:rsidRPr="00F016B2">
              <w:rPr>
                <w:rFonts w:ascii="Times New Roman" w:hAnsi="Times New Roman" w:cs="Times New Roman"/>
                <w:sz w:val="20"/>
                <w:szCs w:val="20"/>
              </w:rPr>
              <w:t xml:space="preserve"> was found in 95.16% of isolates. </w:t>
            </w:r>
            <w:r w:rsidRPr="00F016B2">
              <w:rPr>
                <w:rFonts w:ascii="Times New Roman" w:hAnsi="Times New Roman" w:cs="Times New Roman"/>
                <w:i/>
                <w:iCs/>
                <w:sz w:val="20"/>
                <w:szCs w:val="20"/>
              </w:rPr>
              <w:t xml:space="preserve">S. </w:t>
            </w:r>
            <w:proofErr w:type="spellStart"/>
            <w:r w:rsidRPr="00F016B2">
              <w:rPr>
                <w:rFonts w:ascii="Times New Roman" w:hAnsi="Times New Roman" w:cs="Times New Roman"/>
                <w:i/>
                <w:iCs/>
                <w:sz w:val="20"/>
                <w:szCs w:val="20"/>
              </w:rPr>
              <w:t>sciuri</w:t>
            </w:r>
            <w:proofErr w:type="spellEnd"/>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 xml:space="preserve">S. </w:t>
            </w:r>
            <w:proofErr w:type="spellStart"/>
            <w:r w:rsidRPr="00F016B2">
              <w:rPr>
                <w:rFonts w:ascii="Times New Roman" w:hAnsi="Times New Roman" w:cs="Times New Roman"/>
                <w:i/>
                <w:iCs/>
                <w:sz w:val="20"/>
                <w:szCs w:val="20"/>
              </w:rPr>
              <w:t>haemolyticus</w:t>
            </w:r>
            <w:proofErr w:type="spellEnd"/>
            <w:r w:rsidRPr="00F016B2">
              <w:rPr>
                <w:rFonts w:ascii="Times New Roman" w:hAnsi="Times New Roman" w:cs="Times New Roman"/>
                <w:sz w:val="20"/>
                <w:szCs w:val="20"/>
              </w:rPr>
              <w:t xml:space="preserve"> had the highest proportion of methicillin resistant isolates.</w:t>
            </w:r>
          </w:p>
          <w:p w14:paraId="23635F2B" w14:textId="77777777" w:rsidR="00F016B2" w:rsidRPr="00F016B2" w:rsidRDefault="00F016B2" w:rsidP="00F81D2D">
            <w:pPr>
              <w:rPr>
                <w:rFonts w:ascii="Times New Roman" w:hAnsi="Times New Roman" w:cs="Times New Roman"/>
                <w:sz w:val="20"/>
                <w:szCs w:val="20"/>
              </w:rPr>
            </w:pPr>
          </w:p>
        </w:tc>
      </w:tr>
      <w:tr w:rsidR="00F016B2" w:rsidRPr="00954589" w14:paraId="46F3B184" w14:textId="77777777" w:rsidTr="00F81D2D">
        <w:trPr>
          <w:trHeight w:val="1530"/>
          <w:jc w:val="center"/>
        </w:trPr>
        <w:tc>
          <w:tcPr>
            <w:tcW w:w="1435" w:type="dxa"/>
            <w:vAlign w:val="center"/>
            <w:hideMark/>
          </w:tcPr>
          <w:p w14:paraId="501E9395"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Nobrega et al., 2018 </w:t>
            </w:r>
          </w:p>
          <w:p w14:paraId="40108921" w14:textId="77777777" w:rsidR="00F016B2" w:rsidRPr="00F016B2" w:rsidRDefault="00F016B2" w:rsidP="00F81D2D">
            <w:pPr>
              <w:rPr>
                <w:rFonts w:ascii="Times New Roman" w:hAnsi="Times New Roman" w:cs="Times New Roman"/>
                <w:sz w:val="20"/>
                <w:szCs w:val="20"/>
              </w:rPr>
            </w:pPr>
          </w:p>
          <w:p w14:paraId="55699433"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Canada</w:t>
            </w:r>
          </w:p>
        </w:tc>
        <w:tc>
          <w:tcPr>
            <w:tcW w:w="1530" w:type="dxa"/>
            <w:vAlign w:val="center"/>
            <w:hideMark/>
          </w:tcPr>
          <w:p w14:paraId="4E6740DE"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1,702 NAS</w:t>
            </w:r>
          </w:p>
          <w:p w14:paraId="6A306468" w14:textId="77777777" w:rsidR="00F016B2" w:rsidRPr="00F016B2" w:rsidRDefault="00F016B2" w:rsidP="00F81D2D">
            <w:pPr>
              <w:rPr>
                <w:rFonts w:ascii="Times New Roman" w:hAnsi="Times New Roman" w:cs="Times New Roman"/>
                <w:sz w:val="20"/>
                <w:szCs w:val="20"/>
              </w:rPr>
            </w:pPr>
          </w:p>
          <w:p w14:paraId="5D88C8DD"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Combines clinical and subclinical</w:t>
            </w:r>
          </w:p>
        </w:tc>
        <w:tc>
          <w:tcPr>
            <w:tcW w:w="1440" w:type="dxa"/>
            <w:vAlign w:val="center"/>
            <w:hideMark/>
          </w:tcPr>
          <w:p w14:paraId="638EB361"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Broth microdilution (1,702 isolates); whole genome sequencing (405 isolates)</w:t>
            </w:r>
          </w:p>
        </w:tc>
        <w:tc>
          <w:tcPr>
            <w:tcW w:w="7735" w:type="dxa"/>
            <w:vAlign w:val="center"/>
            <w:hideMark/>
          </w:tcPr>
          <w:p w14:paraId="74847C0F"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Prevalence of resistance to important antimicrobials highly important frequently used in dairy herds was relatively common (β-lactams: 10%, tetracyclines: 10%), as was resistance to erythromycin (6%), but resistance to antimicrobials critically important for human medicine (vancomycin, fluoroquinolones, linezolid and daptomycin) was rare (&lt;1%). The most frequently identified genetic resistance determinants were mutations in the </w:t>
            </w:r>
            <w:proofErr w:type="spellStart"/>
            <w:r w:rsidRPr="00F016B2">
              <w:rPr>
                <w:rFonts w:ascii="Times New Roman" w:hAnsi="Times New Roman" w:cs="Times New Roman"/>
                <w:i/>
                <w:iCs/>
                <w:sz w:val="20"/>
                <w:szCs w:val="20"/>
              </w:rPr>
              <w:t>folP</w:t>
            </w:r>
            <w:proofErr w:type="spellEnd"/>
            <w:r w:rsidRPr="00F016B2">
              <w:rPr>
                <w:rFonts w:ascii="Times New Roman" w:hAnsi="Times New Roman" w:cs="Times New Roman"/>
                <w:sz w:val="20"/>
                <w:szCs w:val="20"/>
              </w:rPr>
              <w:t xml:space="preserve"> gene and MDR efflux pumps; these mutations were present in all NAS isolates and not associated with a multi-</w:t>
            </w:r>
            <w:proofErr w:type="gramStart"/>
            <w:r w:rsidRPr="00F016B2">
              <w:rPr>
                <w:rFonts w:ascii="Times New Roman" w:hAnsi="Times New Roman" w:cs="Times New Roman"/>
                <w:sz w:val="20"/>
                <w:szCs w:val="20"/>
              </w:rPr>
              <w:t>drug resistant</w:t>
            </w:r>
            <w:proofErr w:type="gramEnd"/>
            <w:r w:rsidRPr="00F016B2">
              <w:rPr>
                <w:rFonts w:ascii="Times New Roman" w:hAnsi="Times New Roman" w:cs="Times New Roman"/>
                <w:sz w:val="20"/>
                <w:szCs w:val="20"/>
              </w:rPr>
              <w:t xml:space="preserve"> phenotype. For NAS species intrinsically resistant to novobiocin, specific residues were found in the in </w:t>
            </w:r>
            <w:proofErr w:type="spellStart"/>
            <w:r w:rsidRPr="00F016B2">
              <w:rPr>
                <w:rFonts w:ascii="Times New Roman" w:hAnsi="Times New Roman" w:cs="Times New Roman"/>
                <w:i/>
                <w:iCs/>
                <w:sz w:val="20"/>
                <w:szCs w:val="20"/>
              </w:rPr>
              <w:t>gyrB</w:t>
            </w:r>
            <w:proofErr w:type="spellEnd"/>
            <w:r w:rsidRPr="00F016B2">
              <w:rPr>
                <w:rFonts w:ascii="Times New Roman" w:hAnsi="Times New Roman" w:cs="Times New Roman"/>
                <w:i/>
                <w:iCs/>
                <w:sz w:val="20"/>
                <w:szCs w:val="20"/>
              </w:rPr>
              <w:t xml:space="preserve"> </w:t>
            </w:r>
            <w:r w:rsidRPr="00F016B2">
              <w:rPr>
                <w:rFonts w:ascii="Times New Roman" w:hAnsi="Times New Roman" w:cs="Times New Roman"/>
                <w:sz w:val="20"/>
                <w:szCs w:val="20"/>
              </w:rPr>
              <w:t xml:space="preserve">gene. The authors were able to link the presence of </w:t>
            </w:r>
            <w:proofErr w:type="spellStart"/>
            <w:r w:rsidRPr="00F016B2">
              <w:rPr>
                <w:rFonts w:ascii="Times New Roman" w:hAnsi="Times New Roman" w:cs="Times New Roman"/>
                <w:i/>
                <w:iCs/>
                <w:sz w:val="20"/>
                <w:szCs w:val="20"/>
              </w:rPr>
              <w:t>blaZ</w:t>
            </w:r>
            <w:proofErr w:type="spellEnd"/>
            <w:r w:rsidRPr="00F016B2">
              <w:rPr>
                <w:rFonts w:ascii="Times New Roman" w:hAnsi="Times New Roman" w:cs="Times New Roman"/>
                <w:i/>
                <w:iCs/>
                <w:sz w:val="20"/>
                <w:szCs w:val="20"/>
              </w:rPr>
              <w:t xml:space="preserve">, </w:t>
            </w:r>
            <w:proofErr w:type="spellStart"/>
            <w:r w:rsidRPr="00F016B2">
              <w:rPr>
                <w:rFonts w:ascii="Times New Roman" w:hAnsi="Times New Roman" w:cs="Times New Roman"/>
                <w:i/>
                <w:iCs/>
                <w:sz w:val="20"/>
                <w:szCs w:val="20"/>
              </w:rPr>
              <w:t>mecA</w:t>
            </w:r>
            <w:proofErr w:type="spellEnd"/>
            <w:r w:rsidRPr="00F016B2">
              <w:rPr>
                <w:rFonts w:ascii="Times New Roman" w:hAnsi="Times New Roman" w:cs="Times New Roman"/>
                <w:i/>
                <w:iCs/>
                <w:sz w:val="20"/>
                <w:szCs w:val="20"/>
              </w:rPr>
              <w:t xml:space="preserve">, </w:t>
            </w:r>
            <w:proofErr w:type="spellStart"/>
            <w:r w:rsidRPr="00F016B2">
              <w:rPr>
                <w:rFonts w:ascii="Times New Roman" w:hAnsi="Times New Roman" w:cs="Times New Roman"/>
                <w:i/>
                <w:iCs/>
                <w:sz w:val="20"/>
                <w:szCs w:val="20"/>
              </w:rPr>
              <w:t>fexA</w:t>
            </w:r>
            <w:proofErr w:type="spellEnd"/>
            <w:r w:rsidRPr="00F016B2">
              <w:rPr>
                <w:rFonts w:ascii="Times New Roman" w:hAnsi="Times New Roman" w:cs="Times New Roman"/>
                <w:sz w:val="20"/>
                <w:szCs w:val="20"/>
              </w:rPr>
              <w:t xml:space="preserve">, </w:t>
            </w:r>
            <w:r w:rsidRPr="00F016B2">
              <w:rPr>
                <w:rFonts w:ascii="Times New Roman" w:hAnsi="Times New Roman" w:cs="Times New Roman"/>
                <w:i/>
                <w:iCs/>
                <w:sz w:val="20"/>
                <w:szCs w:val="20"/>
              </w:rPr>
              <w:t xml:space="preserve">erm, </w:t>
            </w:r>
            <w:proofErr w:type="spellStart"/>
            <w:r w:rsidRPr="00F016B2">
              <w:rPr>
                <w:rFonts w:ascii="Times New Roman" w:hAnsi="Times New Roman" w:cs="Times New Roman"/>
                <w:i/>
                <w:iCs/>
                <w:sz w:val="20"/>
                <w:szCs w:val="20"/>
              </w:rPr>
              <w:t>mphC</w:t>
            </w:r>
            <w:proofErr w:type="spellEnd"/>
            <w:r w:rsidRPr="00F016B2">
              <w:rPr>
                <w:rFonts w:ascii="Times New Roman" w:hAnsi="Times New Roman" w:cs="Times New Roman"/>
                <w:i/>
                <w:iCs/>
                <w:sz w:val="20"/>
                <w:szCs w:val="20"/>
              </w:rPr>
              <w:t xml:space="preserve">, </w:t>
            </w:r>
            <w:proofErr w:type="spellStart"/>
            <w:r w:rsidRPr="00F016B2">
              <w:rPr>
                <w:rFonts w:ascii="Times New Roman" w:hAnsi="Times New Roman" w:cs="Times New Roman"/>
                <w:i/>
                <w:iCs/>
                <w:sz w:val="20"/>
                <w:szCs w:val="20"/>
              </w:rPr>
              <w:t>msrA</w:t>
            </w:r>
            <w:proofErr w:type="spellEnd"/>
            <w:r w:rsidRPr="00F016B2">
              <w:rPr>
                <w:rFonts w:ascii="Times New Roman" w:hAnsi="Times New Roman" w:cs="Times New Roman"/>
                <w:i/>
                <w:iCs/>
                <w:sz w:val="20"/>
                <w:szCs w:val="20"/>
              </w:rPr>
              <w:t>,</w:t>
            </w:r>
            <w:r w:rsidRPr="00F016B2">
              <w:rPr>
                <w:rFonts w:ascii="Times New Roman" w:hAnsi="Times New Roman" w:cs="Times New Roman"/>
                <w:sz w:val="20"/>
                <w:szCs w:val="20"/>
              </w:rPr>
              <w:t xml:space="preserve"> and </w:t>
            </w:r>
            <w:proofErr w:type="spellStart"/>
            <w:r w:rsidRPr="00F016B2">
              <w:rPr>
                <w:rFonts w:ascii="Times New Roman" w:hAnsi="Times New Roman" w:cs="Times New Roman"/>
                <w:i/>
                <w:iCs/>
                <w:sz w:val="20"/>
                <w:szCs w:val="20"/>
              </w:rPr>
              <w:t>tet</w:t>
            </w:r>
            <w:proofErr w:type="spellEnd"/>
            <w:r w:rsidRPr="00F016B2">
              <w:rPr>
                <w:rFonts w:ascii="Times New Roman" w:hAnsi="Times New Roman" w:cs="Times New Roman"/>
                <w:sz w:val="20"/>
                <w:szCs w:val="20"/>
              </w:rPr>
              <w:t xml:space="preserve"> genes with drug-specific resistance. </w:t>
            </w:r>
          </w:p>
          <w:p w14:paraId="199833E7" w14:textId="77777777" w:rsidR="00F016B2" w:rsidRPr="00F016B2" w:rsidRDefault="00F016B2" w:rsidP="00F81D2D">
            <w:pPr>
              <w:rPr>
                <w:rFonts w:ascii="Times New Roman" w:hAnsi="Times New Roman" w:cs="Times New Roman"/>
                <w:sz w:val="20"/>
                <w:szCs w:val="20"/>
              </w:rPr>
            </w:pPr>
          </w:p>
          <w:p w14:paraId="7F0BE07C" w14:textId="77777777" w:rsidR="00F016B2" w:rsidRPr="00F016B2" w:rsidRDefault="00F016B2" w:rsidP="00F81D2D">
            <w:pPr>
              <w:rPr>
                <w:rFonts w:ascii="Times New Roman" w:hAnsi="Times New Roman" w:cs="Times New Roman"/>
                <w:b/>
                <w:bCs/>
                <w:sz w:val="20"/>
                <w:szCs w:val="20"/>
              </w:rPr>
            </w:pPr>
            <w:r w:rsidRPr="00F016B2">
              <w:rPr>
                <w:rFonts w:ascii="Times New Roman" w:hAnsi="Times New Roman" w:cs="Times New Roman"/>
                <w:sz w:val="20"/>
                <w:szCs w:val="20"/>
              </w:rPr>
              <w:t xml:space="preserve">In this study, phenotypic antimicrobial resistance patterns were “clearly </w:t>
            </w:r>
            <w:proofErr w:type="gramStart"/>
            <w:r w:rsidRPr="00F016B2">
              <w:rPr>
                <w:rFonts w:ascii="Times New Roman" w:hAnsi="Times New Roman" w:cs="Times New Roman"/>
                <w:sz w:val="20"/>
                <w:szCs w:val="20"/>
              </w:rPr>
              <w:t>species-dependent</w:t>
            </w:r>
            <w:proofErr w:type="gramEnd"/>
            <w:r w:rsidRPr="00F016B2">
              <w:rPr>
                <w:rFonts w:ascii="Times New Roman" w:hAnsi="Times New Roman" w:cs="Times New Roman"/>
                <w:sz w:val="20"/>
                <w:szCs w:val="20"/>
              </w:rPr>
              <w:t xml:space="preserve">.” Resistance to </w:t>
            </w:r>
            <w:proofErr w:type="spellStart"/>
            <w:r w:rsidRPr="00F016B2">
              <w:rPr>
                <w:rFonts w:ascii="Times New Roman" w:hAnsi="Times New Roman" w:cs="Times New Roman"/>
                <w:sz w:val="20"/>
                <w:szCs w:val="20"/>
              </w:rPr>
              <w:t>quinupristin</w:t>
            </w:r>
            <w:proofErr w:type="spellEnd"/>
            <w:r w:rsidRPr="00F016B2">
              <w:rPr>
                <w:rFonts w:ascii="Times New Roman" w:hAnsi="Times New Roman" w:cs="Times New Roman"/>
                <w:sz w:val="20"/>
                <w:szCs w:val="20"/>
              </w:rPr>
              <w:t>/</w:t>
            </w:r>
            <w:proofErr w:type="spellStart"/>
            <w:r w:rsidRPr="00F016B2">
              <w:rPr>
                <w:rFonts w:ascii="Times New Roman" w:hAnsi="Times New Roman" w:cs="Times New Roman"/>
                <w:sz w:val="20"/>
                <w:szCs w:val="20"/>
              </w:rPr>
              <w:t>dalfopristin</w:t>
            </w:r>
            <w:proofErr w:type="spellEnd"/>
            <w:r w:rsidRPr="00F016B2">
              <w:rPr>
                <w:rFonts w:ascii="Times New Roman" w:hAnsi="Times New Roman" w:cs="Times New Roman"/>
                <w:sz w:val="20"/>
                <w:szCs w:val="20"/>
              </w:rPr>
              <w:t xml:space="preserve"> was common in </w:t>
            </w:r>
            <w:r w:rsidRPr="00F016B2">
              <w:rPr>
                <w:rFonts w:ascii="Times New Roman" w:hAnsi="Times New Roman" w:cs="Times New Roman"/>
                <w:i/>
                <w:iCs/>
                <w:sz w:val="20"/>
                <w:szCs w:val="20"/>
              </w:rPr>
              <w:t xml:space="preserve">S. </w:t>
            </w:r>
            <w:proofErr w:type="spellStart"/>
            <w:r w:rsidRPr="00F016B2">
              <w:rPr>
                <w:rFonts w:ascii="Times New Roman" w:hAnsi="Times New Roman" w:cs="Times New Roman"/>
                <w:i/>
                <w:iCs/>
                <w:sz w:val="20"/>
                <w:szCs w:val="20"/>
              </w:rPr>
              <w:t>gallinarum</w:t>
            </w:r>
            <w:proofErr w:type="spellEnd"/>
            <w:r w:rsidRPr="00F016B2">
              <w:rPr>
                <w:rFonts w:ascii="Times New Roman" w:hAnsi="Times New Roman" w:cs="Times New Roman"/>
                <w:sz w:val="20"/>
                <w:szCs w:val="20"/>
              </w:rPr>
              <w:t xml:space="preserve"> (98% prevalence), and </w:t>
            </w:r>
            <w:r w:rsidRPr="00F016B2">
              <w:rPr>
                <w:rFonts w:ascii="Times New Roman" w:hAnsi="Times New Roman" w:cs="Times New Roman"/>
                <w:i/>
                <w:iCs/>
                <w:sz w:val="20"/>
                <w:szCs w:val="20"/>
              </w:rPr>
              <w:t xml:space="preserve">S. </w:t>
            </w:r>
            <w:proofErr w:type="spellStart"/>
            <w:r w:rsidRPr="00F016B2">
              <w:rPr>
                <w:rFonts w:ascii="Times New Roman" w:hAnsi="Times New Roman" w:cs="Times New Roman"/>
                <w:i/>
                <w:iCs/>
                <w:sz w:val="20"/>
                <w:szCs w:val="20"/>
              </w:rPr>
              <w:t>cohnii</w:t>
            </w:r>
            <w:proofErr w:type="spellEnd"/>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 xml:space="preserve">S. </w:t>
            </w:r>
            <w:proofErr w:type="spellStart"/>
            <w:r w:rsidRPr="00F016B2">
              <w:rPr>
                <w:rFonts w:ascii="Times New Roman" w:hAnsi="Times New Roman" w:cs="Times New Roman"/>
                <w:i/>
                <w:iCs/>
                <w:sz w:val="20"/>
                <w:szCs w:val="20"/>
              </w:rPr>
              <w:t>arlettae</w:t>
            </w:r>
            <w:proofErr w:type="spellEnd"/>
            <w:r w:rsidRPr="00F016B2">
              <w:rPr>
                <w:rFonts w:ascii="Times New Roman" w:hAnsi="Times New Roman" w:cs="Times New Roman"/>
                <w:sz w:val="20"/>
                <w:szCs w:val="20"/>
              </w:rPr>
              <w:t xml:space="preserve"> were frequently resistant to erythromycin (prevalence of 63 and 100%, respectively). The authors highlight </w:t>
            </w:r>
            <w:r w:rsidRPr="00F016B2">
              <w:rPr>
                <w:rFonts w:ascii="Times New Roman" w:hAnsi="Times New Roman" w:cs="Times New Roman"/>
                <w:i/>
                <w:iCs/>
                <w:sz w:val="20"/>
                <w:szCs w:val="20"/>
              </w:rPr>
              <w:t xml:space="preserve">S. </w:t>
            </w:r>
            <w:proofErr w:type="spellStart"/>
            <w:r w:rsidRPr="00F016B2">
              <w:rPr>
                <w:rFonts w:ascii="Times New Roman" w:hAnsi="Times New Roman" w:cs="Times New Roman"/>
                <w:i/>
                <w:iCs/>
                <w:sz w:val="20"/>
                <w:szCs w:val="20"/>
              </w:rPr>
              <w:t>arlettae</w:t>
            </w:r>
            <w:proofErr w:type="spellEnd"/>
            <w:r w:rsidRPr="00F016B2">
              <w:rPr>
                <w:rFonts w:ascii="Times New Roman" w:hAnsi="Times New Roman" w:cs="Times New Roman"/>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proofErr w:type="spellStart"/>
            <w:r w:rsidRPr="00F016B2">
              <w:rPr>
                <w:rFonts w:ascii="Times New Roman" w:hAnsi="Times New Roman" w:cs="Times New Roman"/>
                <w:i/>
                <w:iCs/>
                <w:sz w:val="20"/>
                <w:szCs w:val="20"/>
              </w:rPr>
              <w:t>mecA</w:t>
            </w:r>
            <w:proofErr w:type="spellEnd"/>
            <w:r w:rsidRPr="00F016B2">
              <w:rPr>
                <w:rFonts w:ascii="Times New Roman" w:hAnsi="Times New Roman" w:cs="Times New Roman"/>
                <w:sz w:val="20"/>
                <w:szCs w:val="20"/>
              </w:rPr>
              <w:t xml:space="preserve"> elements had a 17% prevalence in </w:t>
            </w:r>
            <w:r w:rsidRPr="00F016B2">
              <w:rPr>
                <w:rFonts w:ascii="Times New Roman" w:hAnsi="Times New Roman" w:cs="Times New Roman"/>
                <w:i/>
                <w:iCs/>
                <w:sz w:val="20"/>
                <w:szCs w:val="20"/>
              </w:rPr>
              <w:t xml:space="preserve">S. </w:t>
            </w:r>
            <w:proofErr w:type="gramStart"/>
            <w:r w:rsidRPr="00F016B2">
              <w:rPr>
                <w:rFonts w:ascii="Times New Roman" w:hAnsi="Times New Roman" w:cs="Times New Roman"/>
                <w:i/>
                <w:iCs/>
                <w:sz w:val="20"/>
                <w:szCs w:val="20"/>
              </w:rPr>
              <w:t>epidermidis</w:t>
            </w:r>
            <w:r w:rsidRPr="00F016B2">
              <w:rPr>
                <w:rFonts w:ascii="Times New Roman" w:hAnsi="Times New Roman" w:cs="Times New Roman"/>
                <w:sz w:val="20"/>
                <w:szCs w:val="20"/>
              </w:rPr>
              <w:t>, but</w:t>
            </w:r>
            <w:proofErr w:type="gramEnd"/>
            <w:r w:rsidRPr="00F016B2">
              <w:rPr>
                <w:rFonts w:ascii="Times New Roman" w:hAnsi="Times New Roman" w:cs="Times New Roman"/>
                <w:sz w:val="20"/>
                <w:szCs w:val="20"/>
              </w:rPr>
              <w:t xml:space="preserve"> were close to zero for other species. </w:t>
            </w:r>
            <w:r w:rsidRPr="00F016B2">
              <w:rPr>
                <w:rFonts w:ascii="Times New Roman" w:hAnsi="Times New Roman" w:cs="Times New Roman"/>
                <w:i/>
                <w:iCs/>
                <w:sz w:val="20"/>
                <w:szCs w:val="20"/>
              </w:rPr>
              <w:t>erm</w:t>
            </w:r>
            <w:r w:rsidRPr="00F016B2">
              <w:rPr>
                <w:rFonts w:ascii="Times New Roman" w:hAnsi="Times New Roman" w:cs="Times New Roman"/>
                <w:sz w:val="20"/>
                <w:szCs w:val="20"/>
              </w:rPr>
              <w:t xml:space="preserve"> genes (encoding rRNA adenine N-6- methyltransferases) were found only in </w:t>
            </w:r>
            <w:r w:rsidRPr="00F016B2">
              <w:rPr>
                <w:rFonts w:ascii="Times New Roman" w:hAnsi="Times New Roman" w:cs="Times New Roman"/>
                <w:i/>
                <w:iCs/>
                <w:sz w:val="20"/>
                <w:szCs w:val="20"/>
              </w:rPr>
              <w:t xml:space="preserve">S. epidermidis, S. </w:t>
            </w:r>
            <w:proofErr w:type="spellStart"/>
            <w:r w:rsidRPr="00F016B2">
              <w:rPr>
                <w:rFonts w:ascii="Times New Roman" w:hAnsi="Times New Roman" w:cs="Times New Roman"/>
                <w:i/>
                <w:iCs/>
                <w:sz w:val="20"/>
                <w:szCs w:val="20"/>
              </w:rPr>
              <w:t>cohnii</w:t>
            </w:r>
            <w:proofErr w:type="spellEnd"/>
            <w:r w:rsidRPr="00F016B2">
              <w:rPr>
                <w:rFonts w:ascii="Times New Roman" w:hAnsi="Times New Roman" w:cs="Times New Roman"/>
                <w:i/>
                <w:iCs/>
                <w:sz w:val="20"/>
                <w:szCs w:val="20"/>
              </w:rPr>
              <w:t xml:space="preserve">, S. </w:t>
            </w:r>
            <w:proofErr w:type="spellStart"/>
            <w:r w:rsidRPr="00F016B2">
              <w:rPr>
                <w:rFonts w:ascii="Times New Roman" w:hAnsi="Times New Roman" w:cs="Times New Roman"/>
                <w:i/>
                <w:iCs/>
                <w:sz w:val="20"/>
                <w:szCs w:val="20"/>
              </w:rPr>
              <w:t>equorum</w:t>
            </w:r>
            <w:proofErr w:type="spellEnd"/>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chromogenes</w:t>
            </w:r>
            <w:r w:rsidRPr="00F016B2">
              <w:rPr>
                <w:rFonts w:ascii="Times New Roman" w:hAnsi="Times New Roman" w:cs="Times New Roman"/>
                <w:sz w:val="20"/>
                <w:szCs w:val="20"/>
              </w:rPr>
              <w:t>.</w:t>
            </w:r>
          </w:p>
          <w:p w14:paraId="05AFDE66" w14:textId="77777777" w:rsidR="00F016B2" w:rsidRPr="00F016B2" w:rsidRDefault="00F016B2" w:rsidP="00F81D2D">
            <w:pPr>
              <w:rPr>
                <w:rFonts w:ascii="Times New Roman" w:hAnsi="Times New Roman" w:cs="Times New Roman"/>
                <w:sz w:val="20"/>
                <w:szCs w:val="20"/>
              </w:rPr>
            </w:pPr>
          </w:p>
        </w:tc>
      </w:tr>
      <w:tr w:rsidR="00F016B2" w:rsidRPr="00954589" w14:paraId="5B1BD8C0" w14:textId="77777777" w:rsidTr="00F81D2D">
        <w:trPr>
          <w:trHeight w:val="1740"/>
          <w:jc w:val="center"/>
        </w:trPr>
        <w:tc>
          <w:tcPr>
            <w:tcW w:w="1435" w:type="dxa"/>
            <w:vAlign w:val="center"/>
            <w:hideMark/>
          </w:tcPr>
          <w:p w14:paraId="0DEDF337" w14:textId="77777777" w:rsidR="00F016B2" w:rsidRPr="00F016B2" w:rsidRDefault="00F016B2" w:rsidP="00F81D2D">
            <w:pPr>
              <w:rPr>
                <w:rFonts w:ascii="Times New Roman" w:hAnsi="Times New Roman" w:cs="Times New Roman"/>
                <w:sz w:val="20"/>
                <w:szCs w:val="20"/>
              </w:rPr>
            </w:pPr>
            <w:proofErr w:type="spellStart"/>
            <w:r w:rsidRPr="00F016B2">
              <w:rPr>
                <w:rFonts w:ascii="Times New Roman" w:hAnsi="Times New Roman" w:cs="Times New Roman"/>
                <w:sz w:val="20"/>
                <w:szCs w:val="20"/>
              </w:rPr>
              <w:t>Fergestad</w:t>
            </w:r>
            <w:proofErr w:type="spellEnd"/>
            <w:r w:rsidRPr="00F016B2">
              <w:rPr>
                <w:rFonts w:ascii="Times New Roman" w:hAnsi="Times New Roman" w:cs="Times New Roman"/>
                <w:sz w:val="20"/>
                <w:szCs w:val="20"/>
              </w:rPr>
              <w:t xml:space="preserve"> et al., 2021 </w:t>
            </w:r>
          </w:p>
          <w:p w14:paraId="7C984BC9" w14:textId="77777777" w:rsidR="00F016B2" w:rsidRPr="00F016B2" w:rsidRDefault="00F016B2" w:rsidP="00F81D2D">
            <w:pPr>
              <w:rPr>
                <w:rFonts w:ascii="Times New Roman" w:hAnsi="Times New Roman" w:cs="Times New Roman"/>
                <w:sz w:val="20"/>
                <w:szCs w:val="20"/>
              </w:rPr>
            </w:pPr>
          </w:p>
          <w:p w14:paraId="79A050CE"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Belgium and Norway</w:t>
            </w:r>
          </w:p>
        </w:tc>
        <w:tc>
          <w:tcPr>
            <w:tcW w:w="1530" w:type="dxa"/>
            <w:vAlign w:val="center"/>
            <w:hideMark/>
          </w:tcPr>
          <w:p w14:paraId="1648F988"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227 NAS, 45 </w:t>
            </w:r>
            <w:r w:rsidRPr="00F016B2">
              <w:rPr>
                <w:rFonts w:ascii="Times New Roman" w:hAnsi="Times New Roman" w:cs="Times New Roman"/>
                <w:i/>
                <w:iCs/>
                <w:sz w:val="20"/>
                <w:szCs w:val="20"/>
              </w:rPr>
              <w:t>S. aureus</w:t>
            </w:r>
            <w:r w:rsidRPr="00F016B2">
              <w:rPr>
                <w:rFonts w:ascii="Times New Roman" w:hAnsi="Times New Roman" w:cs="Times New Roman"/>
                <w:sz w:val="20"/>
                <w:szCs w:val="20"/>
              </w:rPr>
              <w:t xml:space="preserve"> </w:t>
            </w:r>
          </w:p>
          <w:p w14:paraId="08999247" w14:textId="77777777" w:rsidR="00F016B2" w:rsidRPr="00F016B2" w:rsidRDefault="00F016B2" w:rsidP="00F81D2D">
            <w:pPr>
              <w:rPr>
                <w:rFonts w:ascii="Times New Roman" w:hAnsi="Times New Roman" w:cs="Times New Roman"/>
                <w:sz w:val="20"/>
                <w:szCs w:val="20"/>
              </w:rPr>
            </w:pPr>
          </w:p>
          <w:p w14:paraId="068D664B"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Combines clinical and subclinical</w:t>
            </w:r>
          </w:p>
        </w:tc>
        <w:tc>
          <w:tcPr>
            <w:tcW w:w="1440" w:type="dxa"/>
            <w:vAlign w:val="center"/>
            <w:hideMark/>
          </w:tcPr>
          <w:p w14:paraId="7999FD12"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Disk diffusion; PCR for </w:t>
            </w:r>
            <w:proofErr w:type="spellStart"/>
            <w:r w:rsidRPr="00F016B2">
              <w:rPr>
                <w:rFonts w:ascii="Times New Roman" w:hAnsi="Times New Roman" w:cs="Times New Roman"/>
                <w:i/>
                <w:iCs/>
                <w:sz w:val="20"/>
                <w:szCs w:val="20"/>
              </w:rPr>
              <w:t>mecA</w:t>
            </w:r>
            <w:proofErr w:type="spellEnd"/>
            <w:r w:rsidRPr="00F016B2">
              <w:rPr>
                <w:rFonts w:ascii="Times New Roman" w:hAnsi="Times New Roman" w:cs="Times New Roman"/>
                <w:i/>
                <w:iCs/>
                <w:sz w:val="20"/>
                <w:szCs w:val="20"/>
              </w:rPr>
              <w:t xml:space="preserve">, </w:t>
            </w:r>
            <w:proofErr w:type="spellStart"/>
            <w:r w:rsidRPr="00F016B2">
              <w:rPr>
                <w:rFonts w:ascii="Times New Roman" w:hAnsi="Times New Roman" w:cs="Times New Roman"/>
                <w:i/>
                <w:iCs/>
                <w:sz w:val="20"/>
                <w:szCs w:val="20"/>
              </w:rPr>
              <w:t>mecC</w:t>
            </w:r>
            <w:proofErr w:type="spellEnd"/>
          </w:p>
        </w:tc>
        <w:tc>
          <w:tcPr>
            <w:tcW w:w="7735" w:type="dxa"/>
            <w:vAlign w:val="center"/>
            <w:hideMark/>
          </w:tcPr>
          <w:p w14:paraId="238E93BA"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F016B2">
              <w:rPr>
                <w:rFonts w:ascii="Times New Roman" w:hAnsi="Times New Roman" w:cs="Times New Roman"/>
                <w:i/>
                <w:iCs/>
                <w:sz w:val="20"/>
                <w:szCs w:val="20"/>
              </w:rPr>
              <w:t>S. aureus</w:t>
            </w:r>
            <w:r w:rsidRPr="00F016B2">
              <w:rPr>
                <w:rFonts w:ascii="Times New Roman" w:hAnsi="Times New Roman" w:cs="Times New Roman"/>
                <w:sz w:val="20"/>
                <w:szCs w:val="20"/>
              </w:rPr>
              <w:t xml:space="preserve"> isolates (not including MRSA). Resistance to penicillin was most frequently identified in the Norwegian isolate group. Regardless of sample group, AMR was frequently observed in </w:t>
            </w: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 xml:space="preserve">S. </w:t>
            </w:r>
            <w:proofErr w:type="spellStart"/>
            <w:r w:rsidRPr="00F016B2">
              <w:rPr>
                <w:rFonts w:ascii="Times New Roman" w:hAnsi="Times New Roman" w:cs="Times New Roman"/>
                <w:i/>
                <w:iCs/>
                <w:sz w:val="20"/>
                <w:szCs w:val="20"/>
              </w:rPr>
              <w:t>haemolyticus</w:t>
            </w:r>
            <w:proofErr w:type="spellEnd"/>
            <w:r w:rsidRPr="00F016B2">
              <w:rPr>
                <w:rFonts w:ascii="Times New Roman" w:hAnsi="Times New Roman" w:cs="Times New Roman"/>
                <w:sz w:val="20"/>
                <w:szCs w:val="20"/>
              </w:rPr>
              <w:t xml:space="preserve">. Resistance to trimethoprim-sulfonamide was frequently observed in </w:t>
            </w:r>
            <w:r w:rsidRPr="00F016B2">
              <w:rPr>
                <w:rFonts w:ascii="Times New Roman" w:hAnsi="Times New Roman" w:cs="Times New Roman"/>
                <w:i/>
                <w:iCs/>
                <w:sz w:val="20"/>
                <w:szCs w:val="20"/>
              </w:rPr>
              <w:t>S. aureus,</w:t>
            </w:r>
            <w:r w:rsidRPr="00F016B2">
              <w:rPr>
                <w:rFonts w:ascii="Times New Roman" w:hAnsi="Times New Roman" w:cs="Times New Roman"/>
                <w:sz w:val="20"/>
                <w:szCs w:val="20"/>
              </w:rPr>
              <w:t xml:space="preserve"> </w:t>
            </w: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 xml:space="preserve">S. </w:t>
            </w:r>
            <w:proofErr w:type="spellStart"/>
            <w:r w:rsidRPr="00F016B2">
              <w:rPr>
                <w:rFonts w:ascii="Times New Roman" w:hAnsi="Times New Roman" w:cs="Times New Roman"/>
                <w:i/>
                <w:iCs/>
                <w:sz w:val="20"/>
                <w:szCs w:val="20"/>
              </w:rPr>
              <w:t>haemolyticus</w:t>
            </w:r>
            <w:proofErr w:type="spellEnd"/>
            <w:r w:rsidRPr="00F016B2">
              <w:rPr>
                <w:rFonts w:ascii="Times New Roman" w:hAnsi="Times New Roman" w:cs="Times New Roman"/>
                <w:sz w:val="20"/>
                <w:szCs w:val="20"/>
              </w:rPr>
              <w:t xml:space="preserve">. </w:t>
            </w:r>
          </w:p>
          <w:p w14:paraId="2FC60789" w14:textId="77777777" w:rsidR="00F016B2" w:rsidRPr="00F016B2" w:rsidRDefault="00F016B2" w:rsidP="00F81D2D">
            <w:pPr>
              <w:rPr>
                <w:rFonts w:ascii="Times New Roman" w:hAnsi="Times New Roman" w:cs="Times New Roman"/>
                <w:sz w:val="20"/>
                <w:szCs w:val="20"/>
              </w:rPr>
            </w:pPr>
          </w:p>
        </w:tc>
      </w:tr>
      <w:tr w:rsidR="00F016B2" w:rsidRPr="00954589" w14:paraId="29284832" w14:textId="77777777" w:rsidTr="00F81D2D">
        <w:trPr>
          <w:trHeight w:val="1420"/>
          <w:jc w:val="center"/>
        </w:trPr>
        <w:tc>
          <w:tcPr>
            <w:tcW w:w="1435" w:type="dxa"/>
            <w:vAlign w:val="center"/>
            <w:hideMark/>
          </w:tcPr>
          <w:p w14:paraId="5657309D" w14:textId="77777777" w:rsidR="00F016B2" w:rsidRPr="00F016B2" w:rsidRDefault="00F016B2" w:rsidP="00F81D2D">
            <w:pPr>
              <w:rPr>
                <w:rFonts w:ascii="Times New Roman" w:hAnsi="Times New Roman" w:cs="Times New Roman"/>
                <w:sz w:val="20"/>
                <w:szCs w:val="20"/>
              </w:rPr>
            </w:pPr>
            <w:proofErr w:type="spellStart"/>
            <w:r w:rsidRPr="00F016B2">
              <w:rPr>
                <w:rFonts w:ascii="Times New Roman" w:hAnsi="Times New Roman" w:cs="Times New Roman"/>
                <w:sz w:val="20"/>
                <w:szCs w:val="20"/>
              </w:rPr>
              <w:lastRenderedPageBreak/>
              <w:t>Taponen</w:t>
            </w:r>
            <w:proofErr w:type="spellEnd"/>
            <w:r w:rsidRPr="00F016B2">
              <w:rPr>
                <w:rFonts w:ascii="Times New Roman" w:hAnsi="Times New Roman" w:cs="Times New Roman"/>
                <w:sz w:val="20"/>
                <w:szCs w:val="20"/>
              </w:rPr>
              <w:t xml:space="preserve"> et al., 2023 </w:t>
            </w:r>
          </w:p>
          <w:p w14:paraId="69F0E255" w14:textId="77777777" w:rsidR="00F016B2" w:rsidRPr="00F016B2" w:rsidRDefault="00F016B2" w:rsidP="00F81D2D">
            <w:pPr>
              <w:rPr>
                <w:rFonts w:ascii="Times New Roman" w:hAnsi="Times New Roman" w:cs="Times New Roman"/>
                <w:sz w:val="20"/>
                <w:szCs w:val="20"/>
              </w:rPr>
            </w:pPr>
          </w:p>
          <w:p w14:paraId="5927B4EA"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Finland</w:t>
            </w:r>
          </w:p>
        </w:tc>
        <w:tc>
          <w:tcPr>
            <w:tcW w:w="1530" w:type="dxa"/>
            <w:vAlign w:val="center"/>
            <w:hideMark/>
          </w:tcPr>
          <w:p w14:paraId="63544D46"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244 NAS, 260 </w:t>
            </w:r>
            <w:r w:rsidRPr="00F016B2">
              <w:rPr>
                <w:rFonts w:ascii="Times New Roman" w:hAnsi="Times New Roman" w:cs="Times New Roman"/>
                <w:i/>
                <w:iCs/>
                <w:sz w:val="20"/>
                <w:szCs w:val="20"/>
              </w:rPr>
              <w:t>S. aureus</w:t>
            </w:r>
            <w:r w:rsidRPr="00F016B2">
              <w:rPr>
                <w:rFonts w:ascii="Times New Roman" w:hAnsi="Times New Roman" w:cs="Times New Roman"/>
                <w:sz w:val="20"/>
                <w:szCs w:val="20"/>
              </w:rPr>
              <w:t xml:space="preserve"> </w:t>
            </w:r>
          </w:p>
          <w:p w14:paraId="34254F39" w14:textId="77777777" w:rsidR="00F016B2" w:rsidRPr="00F016B2" w:rsidRDefault="00F016B2" w:rsidP="00F81D2D">
            <w:pPr>
              <w:rPr>
                <w:rFonts w:ascii="Times New Roman" w:hAnsi="Times New Roman" w:cs="Times New Roman"/>
                <w:sz w:val="20"/>
                <w:szCs w:val="20"/>
              </w:rPr>
            </w:pPr>
          </w:p>
          <w:p w14:paraId="165CFA8D"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Not specified</w:t>
            </w:r>
          </w:p>
        </w:tc>
        <w:tc>
          <w:tcPr>
            <w:tcW w:w="1440" w:type="dxa"/>
            <w:vAlign w:val="center"/>
            <w:hideMark/>
          </w:tcPr>
          <w:p w14:paraId="0804B996"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Disk diffusion; PCR for </w:t>
            </w:r>
            <w:proofErr w:type="spellStart"/>
            <w:r w:rsidRPr="00F016B2">
              <w:rPr>
                <w:rFonts w:ascii="Times New Roman" w:hAnsi="Times New Roman" w:cs="Times New Roman"/>
                <w:i/>
                <w:iCs/>
                <w:sz w:val="20"/>
                <w:szCs w:val="20"/>
              </w:rPr>
              <w:t>mecA</w:t>
            </w:r>
            <w:proofErr w:type="spellEnd"/>
            <w:r w:rsidRPr="00F016B2">
              <w:rPr>
                <w:rFonts w:ascii="Times New Roman" w:hAnsi="Times New Roman" w:cs="Times New Roman"/>
                <w:i/>
                <w:iCs/>
                <w:sz w:val="20"/>
                <w:szCs w:val="20"/>
              </w:rPr>
              <w:t xml:space="preserve">, </w:t>
            </w:r>
            <w:proofErr w:type="spellStart"/>
            <w:r w:rsidRPr="00F016B2">
              <w:rPr>
                <w:rFonts w:ascii="Times New Roman" w:hAnsi="Times New Roman" w:cs="Times New Roman"/>
                <w:i/>
                <w:iCs/>
                <w:sz w:val="20"/>
                <w:szCs w:val="20"/>
              </w:rPr>
              <w:t>mecC</w:t>
            </w:r>
            <w:proofErr w:type="spellEnd"/>
            <w:r w:rsidRPr="00F016B2">
              <w:rPr>
                <w:rFonts w:ascii="Times New Roman" w:hAnsi="Times New Roman" w:cs="Times New Roman"/>
                <w:i/>
                <w:iCs/>
                <w:sz w:val="20"/>
                <w:szCs w:val="20"/>
              </w:rPr>
              <w:t xml:space="preserve">, </w:t>
            </w:r>
            <w:proofErr w:type="spellStart"/>
            <w:r w:rsidRPr="00F016B2">
              <w:rPr>
                <w:rFonts w:ascii="Times New Roman" w:hAnsi="Times New Roman" w:cs="Times New Roman"/>
                <w:i/>
                <w:iCs/>
                <w:sz w:val="20"/>
                <w:szCs w:val="20"/>
              </w:rPr>
              <w:t>blaZ</w:t>
            </w:r>
            <w:proofErr w:type="spellEnd"/>
          </w:p>
        </w:tc>
        <w:tc>
          <w:tcPr>
            <w:tcW w:w="7735" w:type="dxa"/>
            <w:noWrap/>
            <w:vAlign w:val="center"/>
            <w:hideMark/>
          </w:tcPr>
          <w:p w14:paraId="3850521C" w14:textId="77777777" w:rsidR="00F016B2" w:rsidRPr="00F016B2" w:rsidRDefault="00F016B2" w:rsidP="00F81D2D">
            <w:pPr>
              <w:rPr>
                <w:rFonts w:ascii="Times New Roman" w:hAnsi="Times New Roman" w:cs="Times New Roman"/>
                <w:sz w:val="20"/>
                <w:szCs w:val="20"/>
                <w:bdr w:val="none" w:sz="0" w:space="0" w:color="auto" w:frame="1"/>
                <w:shd w:val="clear" w:color="auto" w:fill="FFFFFF"/>
              </w:rPr>
            </w:pPr>
            <w:r w:rsidRPr="00F016B2">
              <w:rPr>
                <w:rFonts w:ascii="Times New Roman" w:hAnsi="Times New Roman" w:cs="Times New Roman"/>
                <w:sz w:val="20"/>
                <w:szCs w:val="20"/>
              </w:rPr>
              <w:t xml:space="preserve">Authors found that penicillin resistance was the only significant form of AMR from staphylococci associated with IMI in Finland, with </w:t>
            </w:r>
            <w:r w:rsidRPr="00F016B2">
              <w:rPr>
                <w:rFonts w:ascii="Times New Roman" w:hAnsi="Times New Roman" w:cs="Times New Roman"/>
                <w:sz w:val="20"/>
                <w:szCs w:val="20"/>
                <w:bdr w:val="none" w:sz="0" w:space="0" w:color="auto" w:frame="1"/>
                <w:shd w:val="clear" w:color="auto" w:fill="FFFFFF"/>
              </w:rPr>
              <w:t>18.8% of all isolates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9.3%; NAS: 28.9%) found to be resistant by disk diffusion. Genotypic potential for resistance to β-lactamases was higher, with</w:t>
            </w:r>
            <w:r w:rsidRPr="00F016B2">
              <w:rPr>
                <w:rFonts w:ascii="Times New Roman" w:hAnsi="Times New Roman" w:cs="Times New Roman"/>
                <w:i/>
                <w:iCs/>
                <w:sz w:val="20"/>
                <w:szCs w:val="20"/>
                <w:bdr w:val="none" w:sz="0" w:space="0" w:color="auto" w:frame="1"/>
                <w:shd w:val="clear" w:color="auto" w:fill="FFFFFF"/>
              </w:rPr>
              <w:t xml:space="preserve"> </w:t>
            </w:r>
            <w:proofErr w:type="spellStart"/>
            <w:r w:rsidRPr="00F016B2">
              <w:rPr>
                <w:rFonts w:ascii="Times New Roman" w:hAnsi="Times New Roman" w:cs="Times New Roman"/>
                <w:i/>
                <w:iCs/>
                <w:sz w:val="20"/>
                <w:szCs w:val="20"/>
                <w:bdr w:val="none" w:sz="0" w:space="0" w:color="auto" w:frame="1"/>
                <w:shd w:val="clear" w:color="auto" w:fill="FFFFFF"/>
              </w:rPr>
              <w:t>blaZ</w:t>
            </w:r>
            <w:proofErr w:type="spellEnd"/>
            <w:r w:rsidRPr="00F016B2">
              <w:rPr>
                <w:rFonts w:ascii="Times New Roman" w:hAnsi="Times New Roman" w:cs="Times New Roman"/>
                <w:sz w:val="20"/>
                <w:szCs w:val="20"/>
                <w:bdr w:val="none" w:sz="0" w:space="0" w:color="auto" w:frame="1"/>
                <w:shd w:val="clear" w:color="auto" w:fill="FFFFFF"/>
              </w:rPr>
              <w:t xml:space="preserve"> found in 26.6% of all isolates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18.5%; NAS: 35.2%). In a phenotypic test detecting production of β-lactamases (nitrocefin test), 21.5% of all isolates were positive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F016B2">
              <w:rPr>
                <w:rFonts w:ascii="Times New Roman" w:hAnsi="Times New Roman" w:cs="Times New Roman"/>
                <w:i/>
                <w:iCs/>
                <w:sz w:val="20"/>
                <w:szCs w:val="20"/>
                <w:bdr w:val="none" w:sz="0" w:space="0" w:color="auto" w:frame="1"/>
                <w:shd w:val="clear" w:color="auto" w:fill="FFFFFF"/>
              </w:rPr>
              <w:t xml:space="preserve">S. </w:t>
            </w:r>
            <w:proofErr w:type="spellStart"/>
            <w:r w:rsidRPr="00F016B2">
              <w:rPr>
                <w:rFonts w:ascii="Times New Roman" w:hAnsi="Times New Roman" w:cs="Times New Roman"/>
                <w:i/>
                <w:iCs/>
                <w:sz w:val="20"/>
                <w:szCs w:val="20"/>
                <w:bdr w:val="none" w:sz="0" w:space="0" w:color="auto" w:frame="1"/>
                <w:shd w:val="clear" w:color="auto" w:fill="FFFFFF"/>
              </w:rPr>
              <w:t>simulans</w:t>
            </w:r>
            <w:proofErr w:type="spellEnd"/>
            <w:r w:rsidRPr="00F016B2">
              <w:rPr>
                <w:rFonts w:ascii="Times New Roman" w:hAnsi="Times New Roman" w:cs="Times New Roman"/>
                <w:sz w:val="20"/>
                <w:szCs w:val="20"/>
                <w:bdr w:val="none" w:sz="0" w:space="0" w:color="auto" w:frame="1"/>
                <w:shd w:val="clear" w:color="auto" w:fill="FFFFFF"/>
              </w:rPr>
              <w:t xml:space="preserve"> and highest in </w:t>
            </w:r>
            <w:r w:rsidRPr="00F016B2">
              <w:rPr>
                <w:rFonts w:ascii="Times New Roman" w:hAnsi="Times New Roman" w:cs="Times New Roman"/>
                <w:i/>
                <w:iCs/>
                <w:sz w:val="20"/>
                <w:szCs w:val="20"/>
                <w:bdr w:val="none" w:sz="0" w:space="0" w:color="auto" w:frame="1"/>
                <w:shd w:val="clear" w:color="auto" w:fill="FFFFFF"/>
              </w:rPr>
              <w:t>S. epidermidis</w:t>
            </w:r>
            <w:r w:rsidRPr="00F016B2">
              <w:rPr>
                <w:rFonts w:ascii="Times New Roman" w:hAnsi="Times New Roman" w:cs="Times New Roman"/>
                <w:sz w:val="20"/>
                <w:szCs w:val="20"/>
                <w:bdr w:val="none" w:sz="0" w:space="0" w:color="auto" w:frame="1"/>
                <w:shd w:val="clear" w:color="auto" w:fill="FFFFFF"/>
              </w:rPr>
              <w:t xml:space="preserve">, and </w:t>
            </w:r>
            <w:r w:rsidRPr="00F016B2">
              <w:rPr>
                <w:rFonts w:ascii="Times New Roman" w:hAnsi="Times New Roman" w:cs="Times New Roman"/>
                <w:i/>
                <w:iCs/>
                <w:sz w:val="20"/>
                <w:szCs w:val="20"/>
                <w:bdr w:val="none" w:sz="0" w:space="0" w:color="auto" w:frame="1"/>
                <w:shd w:val="clear" w:color="auto" w:fill="FFFFFF"/>
              </w:rPr>
              <w:t>S. epidermidis</w:t>
            </w:r>
            <w:r w:rsidRPr="00F016B2">
              <w:rPr>
                <w:rFonts w:ascii="Times New Roman" w:hAnsi="Times New Roman" w:cs="Times New Roman"/>
                <w:sz w:val="20"/>
                <w:szCs w:val="20"/>
                <w:bdr w:val="none" w:sz="0" w:space="0" w:color="auto" w:frame="1"/>
                <w:shd w:val="clear" w:color="auto" w:fill="FFFFFF"/>
              </w:rPr>
              <w:t xml:space="preserve"> accounting for 6/8 NAS isolates carrying the </w:t>
            </w:r>
            <w:proofErr w:type="spellStart"/>
            <w:r w:rsidRPr="00F016B2">
              <w:rPr>
                <w:rFonts w:ascii="Times New Roman" w:hAnsi="Times New Roman" w:cs="Times New Roman"/>
                <w:i/>
                <w:iCs/>
                <w:sz w:val="20"/>
                <w:szCs w:val="20"/>
                <w:bdr w:val="none" w:sz="0" w:space="0" w:color="auto" w:frame="1"/>
                <w:shd w:val="clear" w:color="auto" w:fill="FFFFFF"/>
              </w:rPr>
              <w:t>mecA</w:t>
            </w:r>
            <w:proofErr w:type="spellEnd"/>
            <w:r w:rsidRPr="00F016B2">
              <w:rPr>
                <w:rFonts w:ascii="Times New Roman" w:hAnsi="Times New Roman" w:cs="Times New Roman"/>
                <w:sz w:val="20"/>
                <w:szCs w:val="20"/>
                <w:bdr w:val="none" w:sz="0" w:space="0" w:color="auto" w:frame="1"/>
                <w:shd w:val="clear" w:color="auto" w:fill="FFFFFF"/>
              </w:rPr>
              <w:t xml:space="preserve"> gene.</w:t>
            </w:r>
          </w:p>
          <w:p w14:paraId="7C6AD2DC" w14:textId="77777777" w:rsidR="00F016B2" w:rsidRPr="00F016B2" w:rsidRDefault="00F016B2" w:rsidP="00F81D2D">
            <w:pPr>
              <w:rPr>
                <w:rFonts w:ascii="Times New Roman" w:hAnsi="Times New Roman" w:cs="Times New Roman"/>
                <w:sz w:val="20"/>
                <w:szCs w:val="20"/>
              </w:rPr>
            </w:pPr>
          </w:p>
        </w:tc>
      </w:tr>
      <w:tr w:rsidR="00F016B2" w:rsidRPr="00954589" w14:paraId="0ACE4B8F" w14:textId="77777777" w:rsidTr="00F81D2D">
        <w:trPr>
          <w:trHeight w:val="1470"/>
          <w:jc w:val="center"/>
        </w:trPr>
        <w:tc>
          <w:tcPr>
            <w:tcW w:w="1435" w:type="dxa"/>
            <w:vAlign w:val="center"/>
            <w:hideMark/>
          </w:tcPr>
          <w:p w14:paraId="09666CD3"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Yang et al., 2023 </w:t>
            </w:r>
          </w:p>
          <w:p w14:paraId="39699925" w14:textId="77777777" w:rsidR="00F016B2" w:rsidRPr="00F016B2" w:rsidRDefault="00F016B2" w:rsidP="00F81D2D">
            <w:pPr>
              <w:rPr>
                <w:rFonts w:ascii="Times New Roman" w:hAnsi="Times New Roman" w:cs="Times New Roman"/>
                <w:sz w:val="20"/>
                <w:szCs w:val="20"/>
              </w:rPr>
            </w:pPr>
          </w:p>
          <w:p w14:paraId="2324E6A7"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China</w:t>
            </w:r>
          </w:p>
        </w:tc>
        <w:tc>
          <w:tcPr>
            <w:tcW w:w="1530" w:type="dxa"/>
            <w:vAlign w:val="center"/>
            <w:hideMark/>
          </w:tcPr>
          <w:p w14:paraId="59B14FB6" w14:textId="77777777" w:rsidR="00F016B2" w:rsidRPr="00F016B2" w:rsidRDefault="00F016B2" w:rsidP="00F81D2D">
            <w:pPr>
              <w:rPr>
                <w:rFonts w:ascii="Times New Roman" w:hAnsi="Times New Roman" w:cs="Times New Roman"/>
                <w:i/>
                <w:iCs/>
                <w:sz w:val="20"/>
                <w:szCs w:val="20"/>
              </w:rPr>
            </w:pPr>
            <w:r w:rsidRPr="00F016B2">
              <w:rPr>
                <w:rFonts w:ascii="Times New Roman" w:hAnsi="Times New Roman" w:cs="Times New Roman"/>
                <w:sz w:val="20"/>
                <w:szCs w:val="20"/>
              </w:rPr>
              <w:t xml:space="preserve">160 CNS, 172 </w:t>
            </w:r>
            <w:r w:rsidRPr="00F016B2">
              <w:rPr>
                <w:rFonts w:ascii="Times New Roman" w:hAnsi="Times New Roman" w:cs="Times New Roman"/>
                <w:i/>
                <w:iCs/>
                <w:sz w:val="20"/>
                <w:szCs w:val="20"/>
              </w:rPr>
              <w:t>S. aureus</w:t>
            </w:r>
          </w:p>
          <w:p w14:paraId="024BD80E" w14:textId="77777777" w:rsidR="00F016B2" w:rsidRPr="00F016B2" w:rsidRDefault="00F016B2" w:rsidP="00F81D2D">
            <w:pPr>
              <w:rPr>
                <w:rFonts w:ascii="Times New Roman" w:hAnsi="Times New Roman" w:cs="Times New Roman"/>
                <w:sz w:val="20"/>
                <w:szCs w:val="20"/>
              </w:rPr>
            </w:pPr>
          </w:p>
          <w:p w14:paraId="32AC49E2"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Clinical isolates</w:t>
            </w:r>
          </w:p>
        </w:tc>
        <w:tc>
          <w:tcPr>
            <w:tcW w:w="1440" w:type="dxa"/>
            <w:vAlign w:val="center"/>
            <w:hideMark/>
          </w:tcPr>
          <w:p w14:paraId="169B30CF"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Disk diffusion; PCR for </w:t>
            </w:r>
            <w:proofErr w:type="spellStart"/>
            <w:r w:rsidRPr="00F016B2">
              <w:rPr>
                <w:rFonts w:ascii="Times New Roman" w:hAnsi="Times New Roman" w:cs="Times New Roman"/>
                <w:i/>
                <w:iCs/>
                <w:sz w:val="20"/>
                <w:szCs w:val="20"/>
              </w:rPr>
              <w:t>blaZ</w:t>
            </w:r>
            <w:proofErr w:type="spellEnd"/>
            <w:r w:rsidRPr="00F016B2">
              <w:rPr>
                <w:rFonts w:ascii="Times New Roman" w:hAnsi="Times New Roman" w:cs="Times New Roman"/>
                <w:i/>
                <w:iCs/>
                <w:sz w:val="20"/>
                <w:szCs w:val="20"/>
              </w:rPr>
              <w:t xml:space="preserve">, </w:t>
            </w:r>
            <w:proofErr w:type="spellStart"/>
            <w:r w:rsidRPr="00F016B2">
              <w:rPr>
                <w:rFonts w:ascii="Times New Roman" w:hAnsi="Times New Roman" w:cs="Times New Roman"/>
                <w:i/>
                <w:iCs/>
                <w:sz w:val="20"/>
                <w:szCs w:val="20"/>
              </w:rPr>
              <w:t>mecA</w:t>
            </w:r>
            <w:proofErr w:type="spellEnd"/>
            <w:r w:rsidRPr="00F016B2">
              <w:rPr>
                <w:rFonts w:ascii="Times New Roman" w:hAnsi="Times New Roman" w:cs="Times New Roman"/>
                <w:i/>
                <w:iCs/>
                <w:sz w:val="20"/>
                <w:szCs w:val="20"/>
              </w:rPr>
              <w:t xml:space="preserve">, </w:t>
            </w:r>
            <w:proofErr w:type="spellStart"/>
            <w:r w:rsidRPr="00F016B2">
              <w:rPr>
                <w:rFonts w:ascii="Times New Roman" w:hAnsi="Times New Roman" w:cs="Times New Roman"/>
                <w:i/>
                <w:iCs/>
                <w:sz w:val="20"/>
                <w:szCs w:val="20"/>
              </w:rPr>
              <w:t>mecC</w:t>
            </w:r>
            <w:proofErr w:type="spellEnd"/>
            <w:r w:rsidRPr="00F016B2">
              <w:rPr>
                <w:rFonts w:ascii="Times New Roman" w:hAnsi="Times New Roman" w:cs="Times New Roman"/>
                <w:i/>
                <w:iCs/>
                <w:sz w:val="20"/>
                <w:szCs w:val="20"/>
              </w:rPr>
              <w:t xml:space="preserve">, </w:t>
            </w:r>
            <w:proofErr w:type="spellStart"/>
            <w:r w:rsidRPr="00F016B2">
              <w:rPr>
                <w:rFonts w:ascii="Times New Roman" w:hAnsi="Times New Roman" w:cs="Times New Roman"/>
                <w:i/>
                <w:iCs/>
                <w:sz w:val="20"/>
                <w:szCs w:val="20"/>
              </w:rPr>
              <w:t>tetK</w:t>
            </w:r>
            <w:proofErr w:type="spellEnd"/>
            <w:r w:rsidRPr="00F016B2">
              <w:rPr>
                <w:rFonts w:ascii="Times New Roman" w:hAnsi="Times New Roman" w:cs="Times New Roman"/>
                <w:i/>
                <w:iCs/>
                <w:sz w:val="20"/>
                <w:szCs w:val="20"/>
              </w:rPr>
              <w:t xml:space="preserve">, </w:t>
            </w:r>
            <w:proofErr w:type="spellStart"/>
            <w:r w:rsidRPr="00F016B2">
              <w:rPr>
                <w:rFonts w:ascii="Times New Roman" w:hAnsi="Times New Roman" w:cs="Times New Roman"/>
                <w:i/>
                <w:iCs/>
                <w:sz w:val="20"/>
                <w:szCs w:val="20"/>
              </w:rPr>
              <w:t>tetM</w:t>
            </w:r>
            <w:proofErr w:type="spellEnd"/>
            <w:r w:rsidRPr="00F016B2">
              <w:rPr>
                <w:rFonts w:ascii="Times New Roman" w:hAnsi="Times New Roman" w:cs="Times New Roman"/>
                <w:i/>
                <w:iCs/>
                <w:sz w:val="20"/>
                <w:szCs w:val="20"/>
              </w:rPr>
              <w:t xml:space="preserve">, </w:t>
            </w:r>
            <w:proofErr w:type="spellStart"/>
            <w:r w:rsidRPr="00F016B2">
              <w:rPr>
                <w:rFonts w:ascii="Times New Roman" w:hAnsi="Times New Roman" w:cs="Times New Roman"/>
                <w:i/>
                <w:iCs/>
                <w:sz w:val="20"/>
                <w:szCs w:val="20"/>
              </w:rPr>
              <w:t>ermA</w:t>
            </w:r>
            <w:proofErr w:type="spellEnd"/>
            <w:r w:rsidRPr="00F016B2">
              <w:rPr>
                <w:rFonts w:ascii="Times New Roman" w:hAnsi="Times New Roman" w:cs="Times New Roman"/>
                <w:i/>
                <w:iCs/>
                <w:sz w:val="20"/>
                <w:szCs w:val="20"/>
              </w:rPr>
              <w:t xml:space="preserve">, </w:t>
            </w:r>
            <w:proofErr w:type="spellStart"/>
            <w:r w:rsidRPr="00F016B2">
              <w:rPr>
                <w:rFonts w:ascii="Times New Roman" w:hAnsi="Times New Roman" w:cs="Times New Roman"/>
                <w:i/>
                <w:iCs/>
                <w:sz w:val="20"/>
                <w:szCs w:val="20"/>
              </w:rPr>
              <w:t>ermB</w:t>
            </w:r>
            <w:proofErr w:type="spellEnd"/>
            <w:r w:rsidRPr="00F016B2">
              <w:rPr>
                <w:rFonts w:ascii="Times New Roman" w:hAnsi="Times New Roman" w:cs="Times New Roman"/>
                <w:i/>
                <w:iCs/>
                <w:sz w:val="20"/>
                <w:szCs w:val="20"/>
              </w:rPr>
              <w:t xml:space="preserve">, </w:t>
            </w:r>
            <w:proofErr w:type="spellStart"/>
            <w:r w:rsidRPr="00F016B2">
              <w:rPr>
                <w:rFonts w:ascii="Times New Roman" w:hAnsi="Times New Roman" w:cs="Times New Roman"/>
                <w:i/>
                <w:iCs/>
                <w:sz w:val="20"/>
                <w:szCs w:val="20"/>
              </w:rPr>
              <w:t>ermC</w:t>
            </w:r>
            <w:proofErr w:type="spellEnd"/>
          </w:p>
        </w:tc>
        <w:tc>
          <w:tcPr>
            <w:tcW w:w="7735" w:type="dxa"/>
            <w:vAlign w:val="center"/>
            <w:hideMark/>
          </w:tcPr>
          <w:p w14:paraId="5AAC272D" w14:textId="77777777" w:rsidR="00F016B2" w:rsidRPr="00F016B2" w:rsidRDefault="00F016B2" w:rsidP="00F81D2D">
            <w:pPr>
              <w:rPr>
                <w:rFonts w:ascii="Times New Roman" w:hAnsi="Times New Roman" w:cs="Times New Roman"/>
                <w:sz w:val="20"/>
                <w:szCs w:val="20"/>
                <w:bdr w:val="none" w:sz="0" w:space="0" w:color="auto" w:frame="1"/>
                <w:shd w:val="clear" w:color="auto" w:fill="FFFFFF"/>
              </w:rPr>
            </w:pPr>
            <w:r w:rsidRPr="00F016B2">
              <w:rPr>
                <w:rFonts w:ascii="Times New Roman" w:hAnsi="Times New Roman" w:cs="Times New Roman"/>
                <w:sz w:val="20"/>
                <w:szCs w:val="20"/>
                <w:bdr w:val="none" w:sz="0" w:space="0" w:color="auto" w:frame="1"/>
                <w:shd w:val="clear" w:color="auto" w:fill="FFFFFF"/>
              </w:rPr>
              <w:t xml:space="preserve">Overall, both phenotypic and genotypic resistance was highest amongst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xml:space="preserve"> and CNS for penicillin, followed by erythromycin and tetracycline. Phenotypically,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 CNS isolates displayed high phenotypic resistance to penicillin (71.3%), followed by erythromycin (28.8%), tetracycline (19.4%), gentamicin (9.4%), chloramphenicol (7.9%), ciprofloxacin (2.5%), and cefoxitin (1.3%).</w:t>
            </w:r>
          </w:p>
          <w:p w14:paraId="1967C91C" w14:textId="77777777" w:rsidR="00F016B2" w:rsidRPr="00F016B2" w:rsidRDefault="00F016B2" w:rsidP="00F81D2D">
            <w:pPr>
              <w:rPr>
                <w:rFonts w:ascii="Times New Roman" w:hAnsi="Times New Roman" w:cs="Times New Roman"/>
                <w:sz w:val="20"/>
                <w:szCs w:val="20"/>
                <w:bdr w:val="none" w:sz="0" w:space="0" w:color="auto" w:frame="1"/>
                <w:shd w:val="clear" w:color="auto" w:fill="FFFFFF"/>
              </w:rPr>
            </w:pPr>
          </w:p>
          <w:p w14:paraId="3D9AEFE5" w14:textId="77777777" w:rsidR="00F016B2" w:rsidRPr="00F016B2" w:rsidRDefault="00F016B2" w:rsidP="00F81D2D">
            <w:pPr>
              <w:rPr>
                <w:rFonts w:ascii="Times New Roman" w:hAnsi="Times New Roman" w:cs="Times New Roman"/>
                <w:sz w:val="20"/>
                <w:szCs w:val="20"/>
                <w:bdr w:val="none" w:sz="0" w:space="0" w:color="auto" w:frame="1"/>
                <w:shd w:val="clear" w:color="auto" w:fill="FFFFFF"/>
              </w:rPr>
            </w:pPr>
            <w:proofErr w:type="spellStart"/>
            <w:r w:rsidRPr="00F016B2">
              <w:rPr>
                <w:rFonts w:ascii="Times New Roman" w:hAnsi="Times New Roman" w:cs="Times New Roman"/>
                <w:i/>
                <w:iCs/>
                <w:sz w:val="20"/>
                <w:szCs w:val="20"/>
                <w:bdr w:val="none" w:sz="0" w:space="0" w:color="auto" w:frame="1"/>
                <w:shd w:val="clear" w:color="auto" w:fill="FFFFFF"/>
              </w:rPr>
              <w:t>blaZ</w:t>
            </w:r>
            <w:proofErr w:type="spellEnd"/>
            <w:r w:rsidRPr="00F016B2">
              <w:rPr>
                <w:rFonts w:ascii="Times New Roman" w:hAnsi="Times New Roman" w:cs="Times New Roman"/>
                <w:sz w:val="20"/>
                <w:szCs w:val="20"/>
                <w:bdr w:val="none" w:sz="0" w:space="0" w:color="auto" w:frame="1"/>
                <w:shd w:val="clear" w:color="auto" w:fill="FFFFFF"/>
              </w:rPr>
              <w:t xml:space="preserve"> was detected in 61.0% of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xml:space="preserve"> isolates, with all penicillin-resistant S. aureus isolates positive for the gene. </w:t>
            </w:r>
            <w:proofErr w:type="spellStart"/>
            <w:r w:rsidRPr="00F016B2">
              <w:rPr>
                <w:rFonts w:ascii="Times New Roman" w:hAnsi="Times New Roman" w:cs="Times New Roman"/>
                <w:i/>
                <w:iCs/>
                <w:sz w:val="20"/>
                <w:szCs w:val="20"/>
                <w:bdr w:val="none" w:sz="0" w:space="0" w:color="auto" w:frame="1"/>
                <w:shd w:val="clear" w:color="auto" w:fill="FFFFFF"/>
              </w:rPr>
              <w:t>tetK</w:t>
            </w:r>
            <w:proofErr w:type="spellEnd"/>
            <w:r w:rsidRPr="00F016B2">
              <w:rPr>
                <w:rFonts w:ascii="Times New Roman" w:hAnsi="Times New Roman" w:cs="Times New Roman"/>
                <w:sz w:val="20"/>
                <w:szCs w:val="20"/>
                <w:bdr w:val="none" w:sz="0" w:space="0" w:color="auto" w:frame="1"/>
                <w:shd w:val="clear" w:color="auto" w:fill="FFFFFF"/>
              </w:rPr>
              <w:t xml:space="preserve"> and </w:t>
            </w:r>
            <w:proofErr w:type="spellStart"/>
            <w:r w:rsidRPr="00F016B2">
              <w:rPr>
                <w:rFonts w:ascii="Times New Roman" w:hAnsi="Times New Roman" w:cs="Times New Roman"/>
                <w:i/>
                <w:iCs/>
                <w:sz w:val="20"/>
                <w:szCs w:val="20"/>
                <w:bdr w:val="none" w:sz="0" w:space="0" w:color="auto" w:frame="1"/>
                <w:shd w:val="clear" w:color="auto" w:fill="FFFFFF"/>
              </w:rPr>
              <w:t>tetM</w:t>
            </w:r>
            <w:proofErr w:type="spellEnd"/>
            <w:r w:rsidRPr="00F016B2">
              <w:rPr>
                <w:rFonts w:ascii="Times New Roman" w:hAnsi="Times New Roman" w:cs="Times New Roman"/>
                <w:sz w:val="20"/>
                <w:szCs w:val="20"/>
                <w:bdr w:val="none" w:sz="0" w:space="0" w:color="auto" w:frame="1"/>
                <w:shd w:val="clear" w:color="auto" w:fill="FFFFFF"/>
              </w:rPr>
              <w:t xml:space="preserve"> were found in 12.2% and 9.9% of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xml:space="preserve"> isolates, respectively, with all </w:t>
            </w:r>
            <w:proofErr w:type="spellStart"/>
            <w:r w:rsidRPr="00F016B2">
              <w:rPr>
                <w:rFonts w:ascii="Times New Roman" w:hAnsi="Times New Roman" w:cs="Times New Roman"/>
                <w:i/>
                <w:iCs/>
                <w:sz w:val="20"/>
                <w:szCs w:val="20"/>
                <w:bdr w:val="none" w:sz="0" w:space="0" w:color="auto" w:frame="1"/>
                <w:shd w:val="clear" w:color="auto" w:fill="FFFFFF"/>
              </w:rPr>
              <w:t>tetK</w:t>
            </w:r>
            <w:proofErr w:type="spellEnd"/>
            <w:r w:rsidRPr="00F016B2">
              <w:rPr>
                <w:rFonts w:ascii="Times New Roman" w:hAnsi="Times New Roman" w:cs="Times New Roman"/>
                <w:i/>
                <w:iCs/>
                <w:sz w:val="20"/>
                <w:szCs w:val="20"/>
                <w:bdr w:val="none" w:sz="0" w:space="0" w:color="auto" w:frame="1"/>
                <w:shd w:val="clear" w:color="auto" w:fill="FFFFFF"/>
              </w:rPr>
              <w:t>/</w:t>
            </w:r>
            <w:proofErr w:type="spellStart"/>
            <w:r w:rsidRPr="00F016B2">
              <w:rPr>
                <w:rFonts w:ascii="Times New Roman" w:hAnsi="Times New Roman" w:cs="Times New Roman"/>
                <w:i/>
                <w:iCs/>
                <w:sz w:val="20"/>
                <w:szCs w:val="20"/>
                <w:bdr w:val="none" w:sz="0" w:space="0" w:color="auto" w:frame="1"/>
                <w:shd w:val="clear" w:color="auto" w:fill="FFFFFF"/>
              </w:rPr>
              <w:t>tetM</w:t>
            </w:r>
            <w:proofErr w:type="spellEnd"/>
            <w:r w:rsidRPr="00F016B2">
              <w:rPr>
                <w:rFonts w:ascii="Times New Roman" w:hAnsi="Times New Roman" w:cs="Times New Roman"/>
                <w:sz w:val="20"/>
                <w:szCs w:val="20"/>
                <w:bdr w:val="none" w:sz="0" w:space="0" w:color="auto" w:frame="1"/>
                <w:shd w:val="clear" w:color="auto" w:fill="FFFFFF"/>
              </w:rPr>
              <w:t xml:space="preserve">-positive isolates showing resistance to tetracycline. </w:t>
            </w:r>
            <w:proofErr w:type="spellStart"/>
            <w:r w:rsidRPr="00F016B2">
              <w:rPr>
                <w:rFonts w:ascii="Times New Roman" w:hAnsi="Times New Roman" w:cs="Times New Roman"/>
                <w:i/>
                <w:iCs/>
                <w:sz w:val="20"/>
                <w:szCs w:val="20"/>
                <w:bdr w:val="none" w:sz="0" w:space="0" w:color="auto" w:frame="1"/>
                <w:shd w:val="clear" w:color="auto" w:fill="FFFFFF"/>
              </w:rPr>
              <w:t>ermC</w:t>
            </w:r>
            <w:proofErr w:type="spellEnd"/>
            <w:r w:rsidRPr="00F016B2">
              <w:rPr>
                <w:rFonts w:ascii="Times New Roman" w:hAnsi="Times New Roman" w:cs="Times New Roman"/>
                <w:sz w:val="20"/>
                <w:szCs w:val="20"/>
                <w:bdr w:val="none" w:sz="0" w:space="0" w:color="auto" w:frame="1"/>
                <w:shd w:val="clear" w:color="auto" w:fill="FFFFFF"/>
              </w:rPr>
              <w:t xml:space="preserve"> and </w:t>
            </w:r>
            <w:proofErr w:type="spellStart"/>
            <w:r w:rsidRPr="00F016B2">
              <w:rPr>
                <w:rFonts w:ascii="Times New Roman" w:hAnsi="Times New Roman" w:cs="Times New Roman"/>
                <w:i/>
                <w:iCs/>
                <w:sz w:val="20"/>
                <w:szCs w:val="20"/>
                <w:bdr w:val="none" w:sz="0" w:space="0" w:color="auto" w:frame="1"/>
                <w:shd w:val="clear" w:color="auto" w:fill="FFFFFF"/>
              </w:rPr>
              <w:t>ermB</w:t>
            </w:r>
            <w:proofErr w:type="spellEnd"/>
            <w:r w:rsidRPr="00F016B2">
              <w:rPr>
                <w:rFonts w:ascii="Times New Roman" w:hAnsi="Times New Roman" w:cs="Times New Roman"/>
                <w:sz w:val="20"/>
                <w:szCs w:val="20"/>
                <w:bdr w:val="none" w:sz="0" w:space="0" w:color="auto" w:frame="1"/>
                <w:shd w:val="clear" w:color="auto" w:fill="FFFFFF"/>
              </w:rPr>
              <w:t xml:space="preserve"> were found in 22.1% and 13.4% of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xml:space="preserve"> isolates, respectively, with all erythromycin-resistant isolates carrying </w:t>
            </w:r>
            <w:proofErr w:type="spellStart"/>
            <w:r w:rsidRPr="00F016B2">
              <w:rPr>
                <w:rFonts w:ascii="Times New Roman" w:hAnsi="Times New Roman" w:cs="Times New Roman"/>
                <w:sz w:val="20"/>
                <w:szCs w:val="20"/>
                <w:bdr w:val="none" w:sz="0" w:space="0" w:color="auto" w:frame="1"/>
                <w:shd w:val="clear" w:color="auto" w:fill="FFFFFF"/>
              </w:rPr>
              <w:t>ermC</w:t>
            </w:r>
            <w:proofErr w:type="spellEnd"/>
            <w:r w:rsidRPr="00F016B2">
              <w:rPr>
                <w:rFonts w:ascii="Times New Roman" w:hAnsi="Times New Roman" w:cs="Times New Roman"/>
                <w:sz w:val="20"/>
                <w:szCs w:val="20"/>
                <w:bdr w:val="none" w:sz="0" w:space="0" w:color="auto" w:frame="1"/>
                <w:shd w:val="clear" w:color="auto" w:fill="FFFFFF"/>
              </w:rPr>
              <w:t xml:space="preserve"> alone or in combination with </w:t>
            </w:r>
            <w:proofErr w:type="spellStart"/>
            <w:r w:rsidRPr="00F016B2">
              <w:rPr>
                <w:rFonts w:ascii="Times New Roman" w:hAnsi="Times New Roman" w:cs="Times New Roman"/>
                <w:i/>
                <w:iCs/>
                <w:sz w:val="20"/>
                <w:szCs w:val="20"/>
                <w:bdr w:val="none" w:sz="0" w:space="0" w:color="auto" w:frame="1"/>
                <w:shd w:val="clear" w:color="auto" w:fill="FFFFFF"/>
              </w:rPr>
              <w:t>ermB</w:t>
            </w:r>
            <w:proofErr w:type="spellEnd"/>
            <w:r w:rsidRPr="00F016B2">
              <w:rPr>
                <w:rFonts w:ascii="Times New Roman" w:hAnsi="Times New Roman" w:cs="Times New Roman"/>
                <w:sz w:val="20"/>
                <w:szCs w:val="20"/>
                <w:bdr w:val="none" w:sz="0" w:space="0" w:color="auto" w:frame="1"/>
                <w:shd w:val="clear" w:color="auto" w:fill="FFFFFF"/>
              </w:rPr>
              <w:t xml:space="preserve">. No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xml:space="preserve"> </w:t>
            </w:r>
            <w:proofErr w:type="gramStart"/>
            <w:r w:rsidRPr="00F016B2">
              <w:rPr>
                <w:rFonts w:ascii="Times New Roman" w:hAnsi="Times New Roman" w:cs="Times New Roman"/>
                <w:sz w:val="20"/>
                <w:szCs w:val="20"/>
                <w:bdr w:val="none" w:sz="0" w:space="0" w:color="auto" w:frame="1"/>
                <w:shd w:val="clear" w:color="auto" w:fill="FFFFFF"/>
              </w:rPr>
              <w:t>were</w:t>
            </w:r>
            <w:proofErr w:type="gramEnd"/>
            <w:r w:rsidRPr="00F016B2">
              <w:rPr>
                <w:rFonts w:ascii="Times New Roman" w:hAnsi="Times New Roman" w:cs="Times New Roman"/>
                <w:sz w:val="20"/>
                <w:szCs w:val="20"/>
                <w:bdr w:val="none" w:sz="0" w:space="0" w:color="auto" w:frame="1"/>
                <w:shd w:val="clear" w:color="auto" w:fill="FFFFFF"/>
              </w:rPr>
              <w:t xml:space="preserve"> positive for </w:t>
            </w:r>
            <w:proofErr w:type="spellStart"/>
            <w:r w:rsidRPr="00F016B2">
              <w:rPr>
                <w:rFonts w:ascii="Times New Roman" w:hAnsi="Times New Roman" w:cs="Times New Roman"/>
                <w:i/>
                <w:iCs/>
                <w:sz w:val="20"/>
                <w:szCs w:val="20"/>
                <w:bdr w:val="none" w:sz="0" w:space="0" w:color="auto" w:frame="1"/>
                <w:shd w:val="clear" w:color="auto" w:fill="FFFFFF"/>
              </w:rPr>
              <w:t>mecA</w:t>
            </w:r>
            <w:proofErr w:type="spellEnd"/>
            <w:r w:rsidRPr="00F016B2">
              <w:rPr>
                <w:rFonts w:ascii="Times New Roman" w:hAnsi="Times New Roman" w:cs="Times New Roman"/>
                <w:i/>
                <w:iCs/>
                <w:sz w:val="20"/>
                <w:szCs w:val="20"/>
                <w:bdr w:val="none" w:sz="0" w:space="0" w:color="auto" w:frame="1"/>
                <w:shd w:val="clear" w:color="auto" w:fill="FFFFFF"/>
              </w:rPr>
              <w:t xml:space="preserve">, </w:t>
            </w:r>
            <w:proofErr w:type="spellStart"/>
            <w:r w:rsidRPr="00F016B2">
              <w:rPr>
                <w:rFonts w:ascii="Times New Roman" w:hAnsi="Times New Roman" w:cs="Times New Roman"/>
                <w:i/>
                <w:iCs/>
                <w:sz w:val="20"/>
                <w:szCs w:val="20"/>
                <w:bdr w:val="none" w:sz="0" w:space="0" w:color="auto" w:frame="1"/>
                <w:shd w:val="clear" w:color="auto" w:fill="FFFFFF"/>
              </w:rPr>
              <w:t>mecC</w:t>
            </w:r>
            <w:proofErr w:type="spellEnd"/>
            <w:r w:rsidRPr="00F016B2">
              <w:rPr>
                <w:rFonts w:ascii="Times New Roman" w:hAnsi="Times New Roman" w:cs="Times New Roman"/>
                <w:i/>
                <w:iCs/>
                <w:sz w:val="20"/>
                <w:szCs w:val="20"/>
                <w:bdr w:val="none" w:sz="0" w:space="0" w:color="auto" w:frame="1"/>
                <w:shd w:val="clear" w:color="auto" w:fill="FFFFFF"/>
              </w:rPr>
              <w:t xml:space="preserve"> or </w:t>
            </w:r>
            <w:proofErr w:type="spellStart"/>
            <w:r w:rsidRPr="00F016B2">
              <w:rPr>
                <w:rFonts w:ascii="Times New Roman" w:hAnsi="Times New Roman" w:cs="Times New Roman"/>
                <w:i/>
                <w:iCs/>
                <w:sz w:val="20"/>
                <w:szCs w:val="20"/>
                <w:bdr w:val="none" w:sz="0" w:space="0" w:color="auto" w:frame="1"/>
                <w:shd w:val="clear" w:color="auto" w:fill="FFFFFF"/>
              </w:rPr>
              <w:t>ermA</w:t>
            </w:r>
            <w:proofErr w:type="spellEnd"/>
            <w:r w:rsidRPr="00F016B2">
              <w:rPr>
                <w:rFonts w:ascii="Times New Roman" w:hAnsi="Times New Roman" w:cs="Times New Roman"/>
                <w:i/>
                <w:iCs/>
                <w:sz w:val="20"/>
                <w:szCs w:val="20"/>
                <w:bdr w:val="none" w:sz="0" w:space="0" w:color="auto" w:frame="1"/>
                <w:shd w:val="clear" w:color="auto" w:fill="FFFFFF"/>
              </w:rPr>
              <w:t>.</w:t>
            </w:r>
            <w:r w:rsidRPr="00F016B2">
              <w:rPr>
                <w:rFonts w:ascii="Times New Roman" w:hAnsi="Times New Roman" w:cs="Times New Roman"/>
                <w:sz w:val="20"/>
                <w:szCs w:val="20"/>
                <w:bdr w:val="none" w:sz="0" w:space="0" w:color="auto" w:frame="1"/>
                <w:shd w:val="clear" w:color="auto" w:fill="FFFFFF"/>
              </w:rPr>
              <w:t xml:space="preserve"> For CNS isolates evaluated, </w:t>
            </w:r>
            <w:proofErr w:type="spellStart"/>
            <w:r w:rsidRPr="00F016B2">
              <w:rPr>
                <w:rFonts w:ascii="Times New Roman" w:hAnsi="Times New Roman" w:cs="Times New Roman"/>
                <w:i/>
                <w:iCs/>
                <w:sz w:val="20"/>
                <w:szCs w:val="20"/>
                <w:bdr w:val="none" w:sz="0" w:space="0" w:color="auto" w:frame="1"/>
                <w:shd w:val="clear" w:color="auto" w:fill="FFFFFF"/>
              </w:rPr>
              <w:t>blaZ</w:t>
            </w:r>
            <w:proofErr w:type="spellEnd"/>
            <w:r w:rsidRPr="00F016B2">
              <w:rPr>
                <w:rFonts w:ascii="Times New Roman" w:hAnsi="Times New Roman" w:cs="Times New Roman"/>
                <w:sz w:val="20"/>
                <w:szCs w:val="20"/>
                <w:bdr w:val="none" w:sz="0" w:space="0" w:color="auto" w:frame="1"/>
                <w:shd w:val="clear" w:color="auto" w:fill="FFFFFF"/>
              </w:rPr>
              <w:t xml:space="preserve"> was found in 69.4% isolates with all showing resistance to penicillin. One each </w:t>
            </w:r>
            <w:r w:rsidRPr="00F016B2">
              <w:rPr>
                <w:rFonts w:ascii="Times New Roman" w:hAnsi="Times New Roman" w:cs="Times New Roman"/>
                <w:i/>
                <w:iCs/>
                <w:sz w:val="20"/>
                <w:szCs w:val="20"/>
                <w:bdr w:val="none" w:sz="0" w:space="0" w:color="auto" w:frame="1"/>
                <w:shd w:val="clear" w:color="auto" w:fill="FFFFFF"/>
              </w:rPr>
              <w:t xml:space="preserve">S. </w:t>
            </w:r>
            <w:proofErr w:type="spellStart"/>
            <w:r w:rsidRPr="00F016B2">
              <w:rPr>
                <w:rFonts w:ascii="Times New Roman" w:hAnsi="Times New Roman" w:cs="Times New Roman"/>
                <w:i/>
                <w:iCs/>
                <w:sz w:val="20"/>
                <w:szCs w:val="20"/>
                <w:bdr w:val="none" w:sz="0" w:space="0" w:color="auto" w:frame="1"/>
                <w:shd w:val="clear" w:color="auto" w:fill="FFFFFF"/>
              </w:rPr>
              <w:t>equorum</w:t>
            </w:r>
            <w:proofErr w:type="spellEnd"/>
            <w:r w:rsidRPr="00F016B2">
              <w:rPr>
                <w:rFonts w:ascii="Times New Roman" w:hAnsi="Times New Roman" w:cs="Times New Roman"/>
                <w:sz w:val="20"/>
                <w:szCs w:val="20"/>
                <w:bdr w:val="none" w:sz="0" w:space="0" w:color="auto" w:frame="1"/>
                <w:shd w:val="clear" w:color="auto" w:fill="FFFFFF"/>
              </w:rPr>
              <w:t xml:space="preserve"> and </w:t>
            </w:r>
            <w:r w:rsidRPr="00F016B2">
              <w:rPr>
                <w:rFonts w:ascii="Times New Roman" w:hAnsi="Times New Roman" w:cs="Times New Roman"/>
                <w:i/>
                <w:iCs/>
                <w:sz w:val="20"/>
                <w:szCs w:val="20"/>
                <w:bdr w:val="none" w:sz="0" w:space="0" w:color="auto" w:frame="1"/>
                <w:shd w:val="clear" w:color="auto" w:fill="FFFFFF"/>
              </w:rPr>
              <w:t>S. saprophyticus</w:t>
            </w:r>
            <w:r w:rsidRPr="00F016B2">
              <w:rPr>
                <w:rFonts w:ascii="Times New Roman" w:hAnsi="Times New Roman" w:cs="Times New Roman"/>
                <w:sz w:val="20"/>
                <w:szCs w:val="20"/>
                <w:bdr w:val="none" w:sz="0" w:space="0" w:color="auto" w:frame="1"/>
                <w:shd w:val="clear" w:color="auto" w:fill="FFFFFF"/>
              </w:rPr>
              <w:t xml:space="preserve"> that were resistant against penicillin were negative for </w:t>
            </w:r>
            <w:proofErr w:type="spellStart"/>
            <w:r w:rsidRPr="00F016B2">
              <w:rPr>
                <w:rFonts w:ascii="Times New Roman" w:hAnsi="Times New Roman" w:cs="Times New Roman"/>
                <w:sz w:val="20"/>
                <w:szCs w:val="20"/>
                <w:bdr w:val="none" w:sz="0" w:space="0" w:color="auto" w:frame="1"/>
                <w:shd w:val="clear" w:color="auto" w:fill="FFFFFF"/>
              </w:rPr>
              <w:t>blaZ</w:t>
            </w:r>
            <w:proofErr w:type="spellEnd"/>
            <w:r w:rsidRPr="00F016B2">
              <w:rPr>
                <w:rFonts w:ascii="Times New Roman" w:hAnsi="Times New Roman" w:cs="Times New Roman"/>
                <w:sz w:val="20"/>
                <w:szCs w:val="20"/>
                <w:bdr w:val="none" w:sz="0" w:space="0" w:color="auto" w:frame="1"/>
                <w:shd w:val="clear" w:color="auto" w:fill="FFFFFF"/>
              </w:rPr>
              <w:t xml:space="preserve"> but carried </w:t>
            </w:r>
            <w:proofErr w:type="spellStart"/>
            <w:r w:rsidRPr="00F016B2">
              <w:rPr>
                <w:rFonts w:ascii="Times New Roman" w:hAnsi="Times New Roman" w:cs="Times New Roman"/>
                <w:i/>
                <w:iCs/>
                <w:sz w:val="20"/>
                <w:szCs w:val="20"/>
                <w:bdr w:val="none" w:sz="0" w:space="0" w:color="auto" w:frame="1"/>
                <w:shd w:val="clear" w:color="auto" w:fill="FFFFFF"/>
              </w:rPr>
              <w:t>mecA</w:t>
            </w:r>
            <w:proofErr w:type="spellEnd"/>
            <w:r w:rsidRPr="00F016B2">
              <w:rPr>
                <w:rFonts w:ascii="Times New Roman" w:hAnsi="Times New Roman" w:cs="Times New Roman"/>
                <w:sz w:val="20"/>
                <w:szCs w:val="20"/>
                <w:bdr w:val="none" w:sz="0" w:space="0" w:color="auto" w:frame="1"/>
                <w:shd w:val="clear" w:color="auto" w:fill="FFFFFF"/>
              </w:rPr>
              <w:t xml:space="preserve">. </w:t>
            </w:r>
            <w:proofErr w:type="spellStart"/>
            <w:r w:rsidRPr="00F016B2">
              <w:rPr>
                <w:rFonts w:ascii="Times New Roman" w:hAnsi="Times New Roman" w:cs="Times New Roman"/>
                <w:i/>
                <w:iCs/>
                <w:sz w:val="20"/>
                <w:szCs w:val="20"/>
                <w:bdr w:val="none" w:sz="0" w:space="0" w:color="auto" w:frame="1"/>
                <w:shd w:val="clear" w:color="auto" w:fill="FFFFFF"/>
              </w:rPr>
              <w:t>tetK</w:t>
            </w:r>
            <w:proofErr w:type="spellEnd"/>
            <w:r w:rsidRPr="00F016B2">
              <w:rPr>
                <w:rFonts w:ascii="Times New Roman" w:hAnsi="Times New Roman" w:cs="Times New Roman"/>
                <w:sz w:val="20"/>
                <w:szCs w:val="20"/>
                <w:bdr w:val="none" w:sz="0" w:space="0" w:color="auto" w:frame="1"/>
                <w:shd w:val="clear" w:color="auto" w:fill="FFFFFF"/>
              </w:rPr>
              <w:t xml:space="preserve"> and </w:t>
            </w:r>
            <w:proofErr w:type="spellStart"/>
            <w:r w:rsidRPr="00F016B2">
              <w:rPr>
                <w:rFonts w:ascii="Times New Roman" w:hAnsi="Times New Roman" w:cs="Times New Roman"/>
                <w:i/>
                <w:iCs/>
                <w:sz w:val="20"/>
                <w:szCs w:val="20"/>
                <w:bdr w:val="none" w:sz="0" w:space="0" w:color="auto" w:frame="1"/>
                <w:shd w:val="clear" w:color="auto" w:fill="FFFFFF"/>
              </w:rPr>
              <w:t>tetM</w:t>
            </w:r>
            <w:proofErr w:type="spellEnd"/>
            <w:r w:rsidRPr="00F016B2">
              <w:rPr>
                <w:rFonts w:ascii="Times New Roman" w:hAnsi="Times New Roman" w:cs="Times New Roman"/>
                <w:sz w:val="20"/>
                <w:szCs w:val="20"/>
                <w:bdr w:val="none" w:sz="0" w:space="0" w:color="auto" w:frame="1"/>
                <w:shd w:val="clear" w:color="auto" w:fill="FFFFFF"/>
              </w:rPr>
              <w:t xml:space="preserve"> were found in 17.5% and 12.5% CNS isolates, respectively, with all </w:t>
            </w:r>
            <w:proofErr w:type="spellStart"/>
            <w:r w:rsidRPr="00F016B2">
              <w:rPr>
                <w:rFonts w:ascii="Times New Roman" w:hAnsi="Times New Roman" w:cs="Times New Roman"/>
                <w:i/>
                <w:iCs/>
                <w:sz w:val="20"/>
                <w:szCs w:val="20"/>
                <w:bdr w:val="none" w:sz="0" w:space="0" w:color="auto" w:frame="1"/>
                <w:shd w:val="clear" w:color="auto" w:fill="FFFFFF"/>
              </w:rPr>
              <w:t>tetK</w:t>
            </w:r>
            <w:proofErr w:type="spellEnd"/>
            <w:r w:rsidRPr="00F016B2">
              <w:rPr>
                <w:rFonts w:ascii="Times New Roman" w:hAnsi="Times New Roman" w:cs="Times New Roman"/>
                <w:sz w:val="20"/>
                <w:szCs w:val="20"/>
                <w:bdr w:val="none" w:sz="0" w:space="0" w:color="auto" w:frame="1"/>
                <w:shd w:val="clear" w:color="auto" w:fill="FFFFFF"/>
              </w:rPr>
              <w:t xml:space="preserve">/ </w:t>
            </w:r>
            <w:proofErr w:type="spellStart"/>
            <w:r w:rsidRPr="00F016B2">
              <w:rPr>
                <w:rFonts w:ascii="Times New Roman" w:hAnsi="Times New Roman" w:cs="Times New Roman"/>
                <w:i/>
                <w:iCs/>
                <w:sz w:val="20"/>
                <w:szCs w:val="20"/>
                <w:bdr w:val="none" w:sz="0" w:space="0" w:color="auto" w:frame="1"/>
                <w:shd w:val="clear" w:color="auto" w:fill="FFFFFF"/>
              </w:rPr>
              <w:t>tetM</w:t>
            </w:r>
            <w:proofErr w:type="spellEnd"/>
            <w:r w:rsidRPr="00F016B2">
              <w:rPr>
                <w:rFonts w:ascii="Times New Roman" w:hAnsi="Times New Roman" w:cs="Times New Roman"/>
                <w:sz w:val="20"/>
                <w:szCs w:val="20"/>
                <w:bdr w:val="none" w:sz="0" w:space="0" w:color="auto" w:frame="1"/>
                <w:shd w:val="clear" w:color="auto" w:fill="FFFFFF"/>
              </w:rPr>
              <w:t xml:space="preserve">-positive isolates showing resistance to tetracycline. </w:t>
            </w:r>
            <w:proofErr w:type="spellStart"/>
            <w:r w:rsidRPr="00F016B2">
              <w:rPr>
                <w:rFonts w:ascii="Times New Roman" w:hAnsi="Times New Roman" w:cs="Times New Roman"/>
                <w:i/>
                <w:iCs/>
                <w:sz w:val="20"/>
                <w:szCs w:val="20"/>
                <w:bdr w:val="none" w:sz="0" w:space="0" w:color="auto" w:frame="1"/>
                <w:shd w:val="clear" w:color="auto" w:fill="FFFFFF"/>
              </w:rPr>
              <w:t>ermC</w:t>
            </w:r>
            <w:proofErr w:type="spellEnd"/>
            <w:r w:rsidRPr="00F016B2">
              <w:rPr>
                <w:rFonts w:ascii="Times New Roman" w:hAnsi="Times New Roman" w:cs="Times New Roman"/>
                <w:sz w:val="20"/>
                <w:szCs w:val="20"/>
                <w:bdr w:val="none" w:sz="0" w:space="0" w:color="auto" w:frame="1"/>
                <w:shd w:val="clear" w:color="auto" w:fill="FFFFFF"/>
              </w:rPr>
              <w:t xml:space="preserve"> and </w:t>
            </w:r>
            <w:proofErr w:type="spellStart"/>
            <w:r w:rsidRPr="00F016B2">
              <w:rPr>
                <w:rFonts w:ascii="Times New Roman" w:hAnsi="Times New Roman" w:cs="Times New Roman"/>
                <w:i/>
                <w:iCs/>
                <w:sz w:val="20"/>
                <w:szCs w:val="20"/>
                <w:bdr w:val="none" w:sz="0" w:space="0" w:color="auto" w:frame="1"/>
                <w:shd w:val="clear" w:color="auto" w:fill="FFFFFF"/>
              </w:rPr>
              <w:t>ermB</w:t>
            </w:r>
            <w:proofErr w:type="spellEnd"/>
            <w:r w:rsidRPr="00F016B2">
              <w:rPr>
                <w:rFonts w:ascii="Times New Roman" w:hAnsi="Times New Roman" w:cs="Times New Roman"/>
                <w:sz w:val="20"/>
                <w:szCs w:val="20"/>
                <w:bdr w:val="none" w:sz="0" w:space="0" w:color="auto" w:frame="1"/>
                <w:shd w:val="clear" w:color="auto" w:fill="FFFFFF"/>
              </w:rPr>
              <w:t xml:space="preserve"> were found in 28.1% and 16.9% of CNS isolates, respectively, with all erythromycin-resistant isolates carrying </w:t>
            </w:r>
            <w:proofErr w:type="spellStart"/>
            <w:r w:rsidRPr="00F016B2">
              <w:rPr>
                <w:rFonts w:ascii="Times New Roman" w:hAnsi="Times New Roman" w:cs="Times New Roman"/>
                <w:i/>
                <w:iCs/>
                <w:sz w:val="20"/>
                <w:szCs w:val="20"/>
                <w:bdr w:val="none" w:sz="0" w:space="0" w:color="auto" w:frame="1"/>
                <w:shd w:val="clear" w:color="auto" w:fill="FFFFFF"/>
              </w:rPr>
              <w:t>ermC</w:t>
            </w:r>
            <w:proofErr w:type="spellEnd"/>
            <w:r w:rsidRPr="00F016B2">
              <w:rPr>
                <w:rFonts w:ascii="Times New Roman" w:hAnsi="Times New Roman" w:cs="Times New Roman"/>
                <w:sz w:val="20"/>
                <w:szCs w:val="20"/>
                <w:bdr w:val="none" w:sz="0" w:space="0" w:color="auto" w:frame="1"/>
                <w:shd w:val="clear" w:color="auto" w:fill="FFFFFF"/>
              </w:rPr>
              <w:t xml:space="preserve"> alone or in combination with </w:t>
            </w:r>
            <w:proofErr w:type="spellStart"/>
            <w:r w:rsidRPr="00F016B2">
              <w:rPr>
                <w:rFonts w:ascii="Times New Roman" w:hAnsi="Times New Roman" w:cs="Times New Roman"/>
                <w:i/>
                <w:iCs/>
                <w:sz w:val="20"/>
                <w:szCs w:val="20"/>
                <w:bdr w:val="none" w:sz="0" w:space="0" w:color="auto" w:frame="1"/>
                <w:shd w:val="clear" w:color="auto" w:fill="FFFFFF"/>
              </w:rPr>
              <w:t>ermB</w:t>
            </w:r>
            <w:proofErr w:type="spellEnd"/>
            <w:r w:rsidRPr="00F016B2">
              <w:rPr>
                <w:rFonts w:ascii="Times New Roman" w:hAnsi="Times New Roman" w:cs="Times New Roman"/>
                <w:sz w:val="20"/>
                <w:szCs w:val="20"/>
                <w:bdr w:val="none" w:sz="0" w:space="0" w:color="auto" w:frame="1"/>
                <w:shd w:val="clear" w:color="auto" w:fill="FFFFFF"/>
              </w:rPr>
              <w:t xml:space="preserve">. No CNS were positive for </w:t>
            </w:r>
            <w:proofErr w:type="spellStart"/>
            <w:r w:rsidRPr="00F016B2">
              <w:rPr>
                <w:rFonts w:ascii="Times New Roman" w:hAnsi="Times New Roman" w:cs="Times New Roman"/>
                <w:i/>
                <w:iCs/>
                <w:sz w:val="20"/>
                <w:szCs w:val="20"/>
                <w:bdr w:val="none" w:sz="0" w:space="0" w:color="auto" w:frame="1"/>
                <w:shd w:val="clear" w:color="auto" w:fill="FFFFFF"/>
              </w:rPr>
              <w:t>mecC</w:t>
            </w:r>
            <w:proofErr w:type="spellEnd"/>
            <w:r w:rsidRPr="00F016B2">
              <w:rPr>
                <w:rFonts w:ascii="Times New Roman" w:hAnsi="Times New Roman" w:cs="Times New Roman"/>
                <w:sz w:val="20"/>
                <w:szCs w:val="20"/>
                <w:bdr w:val="none" w:sz="0" w:space="0" w:color="auto" w:frame="1"/>
                <w:shd w:val="clear" w:color="auto" w:fill="FFFFFF"/>
              </w:rPr>
              <w:t xml:space="preserve"> or </w:t>
            </w:r>
            <w:proofErr w:type="spellStart"/>
            <w:r w:rsidRPr="00F016B2">
              <w:rPr>
                <w:rFonts w:ascii="Times New Roman" w:hAnsi="Times New Roman" w:cs="Times New Roman"/>
                <w:i/>
                <w:iCs/>
                <w:sz w:val="20"/>
                <w:szCs w:val="20"/>
                <w:bdr w:val="none" w:sz="0" w:space="0" w:color="auto" w:frame="1"/>
                <w:shd w:val="clear" w:color="auto" w:fill="FFFFFF"/>
              </w:rPr>
              <w:t>ermA</w:t>
            </w:r>
            <w:proofErr w:type="spellEnd"/>
            <w:r w:rsidRPr="00F016B2">
              <w:rPr>
                <w:rFonts w:ascii="Times New Roman" w:hAnsi="Times New Roman" w:cs="Times New Roman"/>
                <w:sz w:val="20"/>
                <w:szCs w:val="20"/>
                <w:bdr w:val="none" w:sz="0" w:space="0" w:color="auto" w:frame="1"/>
                <w:shd w:val="clear" w:color="auto" w:fill="FFFFFF"/>
              </w:rPr>
              <w:t>.</w:t>
            </w:r>
          </w:p>
          <w:p w14:paraId="7BF1EAEC" w14:textId="77777777" w:rsidR="00F016B2" w:rsidRPr="00F016B2" w:rsidRDefault="00F016B2" w:rsidP="00F81D2D">
            <w:pPr>
              <w:rPr>
                <w:rFonts w:ascii="Times New Roman" w:hAnsi="Times New Roman" w:cs="Times New Roman"/>
                <w:sz w:val="20"/>
                <w:szCs w:val="20"/>
              </w:rPr>
            </w:pPr>
          </w:p>
        </w:tc>
      </w:tr>
      <w:tr w:rsidR="00F016B2" w:rsidRPr="00954589" w14:paraId="47F46DEC" w14:textId="77777777" w:rsidTr="00F81D2D">
        <w:trPr>
          <w:trHeight w:val="323"/>
          <w:jc w:val="center"/>
        </w:trPr>
        <w:tc>
          <w:tcPr>
            <w:tcW w:w="12140" w:type="dxa"/>
            <w:gridSpan w:val="4"/>
            <w:vAlign w:val="center"/>
          </w:tcPr>
          <w:p w14:paraId="27356F1D"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vertAlign w:val="superscript"/>
              </w:rPr>
              <w:t xml:space="preserve">1 </w:t>
            </w:r>
            <w:r w:rsidRPr="00F016B2">
              <w:rPr>
                <w:rFonts w:ascii="Times New Roman" w:hAnsi="Times New Roman" w:cs="Times New Roman"/>
                <w:sz w:val="20"/>
                <w:szCs w:val="20"/>
              </w:rPr>
              <w:t>Terminology used is consistent with authors’ language and groupings of organisms (e.g., NAS vs. CNS)</w:t>
            </w:r>
          </w:p>
        </w:tc>
      </w:tr>
    </w:tbl>
    <w:p w14:paraId="2B0EFD86" w14:textId="77777777" w:rsidR="0032783E" w:rsidRDefault="0032783E" w:rsidP="00D2722D">
      <w:pPr>
        <w:spacing w:line="480" w:lineRule="auto"/>
        <w:rPr>
          <w:rFonts w:ascii="Times New Roman" w:hAnsi="Times New Roman" w:cs="Times New Roman"/>
          <w:sz w:val="24"/>
          <w:szCs w:val="24"/>
        </w:rPr>
        <w:sectPr w:rsidR="0032783E" w:rsidSect="00F60517">
          <w:pgSz w:w="15840" w:h="12240" w:orient="landscape"/>
          <w:pgMar w:top="1440" w:right="1440" w:bottom="1440" w:left="1440" w:header="720" w:footer="720" w:gutter="0"/>
          <w:lnNumType w:countBy="1" w:restart="continuous"/>
          <w:cols w:space="720"/>
          <w:docGrid w:linePitch="360"/>
        </w:sectPr>
      </w:pPr>
    </w:p>
    <w:p w14:paraId="738100AD" w14:textId="3CFC3DE8" w:rsidR="00F664D4" w:rsidRPr="00733794" w:rsidRDefault="001D31A8" w:rsidP="00F664D4">
      <w:pPr>
        <w:spacing w:after="0" w:line="480" w:lineRule="auto"/>
        <w:jc w:val="both"/>
        <w:rPr>
          <w:rFonts w:ascii="Times New Roman" w:hAnsi="Times New Roman" w:cs="Times New Roman"/>
        </w:rPr>
      </w:pPr>
      <w:r>
        <w:rPr>
          <w:noProof/>
        </w:rPr>
        <w:lastRenderedPageBreak/>
        <w:drawing>
          <wp:inline distT="0" distB="0" distL="0" distR="0" wp14:anchorId="221CBB77" wp14:editId="7D85D46E">
            <wp:extent cx="5943600" cy="3343275"/>
            <wp:effectExtent l="0" t="0" r="0" b="9525"/>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3343275"/>
                    </a:xfrm>
                    <a:prstGeom prst="rect">
                      <a:avLst/>
                    </a:prstGeom>
                  </pic:spPr>
                </pic:pic>
              </a:graphicData>
            </a:graphic>
          </wp:inline>
        </w:drawing>
      </w:r>
      <w:r w:rsidR="00F664D4" w:rsidRPr="00F664D4">
        <w:rPr>
          <w:rFonts w:ascii="Times New Roman" w:hAnsi="Times New Roman" w:cs="Times New Roman"/>
          <w:b/>
          <w:bCs/>
        </w:rPr>
        <w:t xml:space="preserve"> </w:t>
      </w:r>
      <w:r w:rsidR="00F664D4" w:rsidRPr="00FE2F62">
        <w:rPr>
          <w:rFonts w:ascii="Times New Roman" w:hAnsi="Times New Roman" w:cs="Times New Roman"/>
        </w:rPr>
        <w:t>Figure 1.</w:t>
      </w:r>
      <w:r w:rsidR="00F664D4" w:rsidRPr="00733794">
        <w:rPr>
          <w:rFonts w:ascii="Times New Roman" w:hAnsi="Times New Roman" w:cs="Times New Roman"/>
          <w:b/>
          <w:bCs/>
        </w:rPr>
        <w:t xml:space="preserve"> </w:t>
      </w:r>
      <w:r w:rsidR="00F664D4" w:rsidRPr="00733794">
        <w:rPr>
          <w:rFonts w:ascii="Times New Roman" w:hAnsi="Times New Roman" w:cs="Times New Roman"/>
        </w:rPr>
        <w:t>Adapted from Call et. al, 2008. A proposed model illustrating how antimicrobial resistance can be maintained in a farm environment despite the absence of antimicrobial selection pressure,</w:t>
      </w:r>
      <w:r w:rsidR="00120DEC">
        <w:rPr>
          <w:rFonts w:ascii="Times New Roman" w:hAnsi="Times New Roman" w:cs="Times New Roman"/>
        </w:rPr>
        <w:t xml:space="preserve"> primarily</w:t>
      </w:r>
      <w:r w:rsidR="00F664D4" w:rsidRPr="00733794">
        <w:rPr>
          <w:rFonts w:ascii="Times New Roman" w:hAnsi="Times New Roman" w:cs="Times New Roman"/>
        </w:rPr>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p>
    <w:p w14:paraId="52F8A400" w14:textId="3703F1C5" w:rsidR="000D5FF9" w:rsidRPr="00D2722D" w:rsidRDefault="000D5FF9" w:rsidP="00D2722D">
      <w:pPr>
        <w:spacing w:line="480" w:lineRule="auto"/>
        <w:rPr>
          <w:rFonts w:ascii="Times New Roman" w:hAnsi="Times New Roman" w:cs="Times New Roman"/>
          <w:sz w:val="24"/>
          <w:szCs w:val="24"/>
        </w:rPr>
      </w:pPr>
    </w:p>
    <w:sectPr w:rsidR="000D5FF9" w:rsidRPr="00D2722D" w:rsidSect="0032783E">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1" w:author="Crothers, Jessica" w:date="2024-08-19T14:54:00Z" w:initials="JC">
    <w:p w14:paraId="4228534E" w14:textId="77777777" w:rsidR="009A1729" w:rsidRDefault="009A1729" w:rsidP="009A1729">
      <w:r>
        <w:rPr>
          <w:rStyle w:val="CommentReference"/>
        </w:rPr>
        <w:annotationRef/>
      </w:r>
      <w:r>
        <w:rPr>
          <w:color w:val="000000"/>
          <w:sz w:val="20"/>
          <w:szCs w:val="20"/>
        </w:rPr>
        <w:t xml:space="preserve">Susceptibility is a very broad term.Suggest being more specific - is the difference in - susceptibility rates/prevalence/incidence/patterns (number of abx R vs S to, which ones in particular (e.g. methicillin R).  </w:t>
      </w:r>
    </w:p>
  </w:comment>
  <w:comment w:id="26" w:author="Sandra Godden" w:date="2024-07-21T10:48:00Z" w:initials="SG">
    <w:p w14:paraId="6EB257CF" w14:textId="06DA4DD3" w:rsidR="00F81D2D" w:rsidRDefault="00F81D2D">
      <w:pPr>
        <w:pStyle w:val="CommentText"/>
      </w:pPr>
      <w:r>
        <w:rPr>
          <w:rStyle w:val="CommentReference"/>
        </w:rPr>
        <w:annotationRef/>
      </w:r>
      <w:r>
        <w:t>Is it also possible to make any statements about whether or not resistance patterns have been more or less stable (unchanged) over the past 2 to 3 decades (I believe this has been reported to be relatively unchanged in multiple studies)</w:t>
      </w:r>
    </w:p>
  </w:comment>
  <w:comment w:id="37" w:author="Crothers, Jessica" w:date="2024-08-19T15:04:00Z" w:initials="JC">
    <w:p w14:paraId="58DBD9A3" w14:textId="77777777" w:rsidR="00600986" w:rsidRDefault="00600986" w:rsidP="00600986">
      <w:r>
        <w:rPr>
          <w:rStyle w:val="CommentReference"/>
        </w:rPr>
        <w:annotationRef/>
      </w:r>
      <w:r>
        <w:rPr>
          <w:color w:val="000000"/>
          <w:sz w:val="20"/>
          <w:szCs w:val="20"/>
        </w:rPr>
        <w:t>This is a key point for the relevance of you work overall. use this for abstracts/intro paragraphs in manuscripts/grants etc.</w:t>
      </w:r>
    </w:p>
  </w:comment>
  <w:comment w:id="40" w:author="Crothers, Jessica" w:date="2024-08-19T15:09:00Z" w:initials="JC">
    <w:p w14:paraId="38DD9261" w14:textId="77777777" w:rsidR="00600986" w:rsidRDefault="00600986" w:rsidP="00600986">
      <w:r>
        <w:rPr>
          <w:rStyle w:val="CommentReference"/>
        </w:rPr>
        <w:annotationRef/>
      </w:r>
      <w:r>
        <w:rPr>
          <w:color w:val="000000"/>
          <w:sz w:val="20"/>
          <w:szCs w:val="20"/>
        </w:rPr>
        <w:t>Im confused by this sentence. Are you implying that staph aureus associated virulence genes are detected in non aureus species?</w:t>
      </w:r>
    </w:p>
  </w:comment>
  <w:comment w:id="44" w:author="Sandra Godden" w:date="2024-07-21T10:57:00Z" w:initials="SG">
    <w:p w14:paraId="08BCEEB8" w14:textId="6E801DEF" w:rsidR="000E365F" w:rsidRDefault="000E365F">
      <w:pPr>
        <w:pStyle w:val="CommentText"/>
      </w:pPr>
      <w:r>
        <w:rPr>
          <w:rStyle w:val="CommentReference"/>
        </w:rPr>
        <w:annotationRef/>
      </w:r>
      <w:r>
        <w:t>Question: Is this true of youngstock as well?   I could be wrong, but I thought that (historically anyway), perhaps it was ok to treat youngstock with ABX, but not adult cows???   I think the new organic rules coming into reality may now be requiring that all animals (including youngstock) not be treated.  But if looking at historical data, that might not have been the case.</w:t>
      </w:r>
    </w:p>
    <w:p w14:paraId="32D06340" w14:textId="52CD3B8C" w:rsidR="000E365F" w:rsidRDefault="000E365F">
      <w:pPr>
        <w:pStyle w:val="CommentText"/>
      </w:pPr>
      <w:r>
        <w:t>…in which case youngstock could be ‘bringing’ changes with them into the adult herd for studies you are looking at.   Maybe?</w:t>
      </w:r>
      <w:r>
        <w:br/>
        <w:t>I could be off base here though, too. I am no expert on organic rules.</w:t>
      </w:r>
    </w:p>
  </w:comment>
  <w:comment w:id="45" w:author="Crothers, Jessica" w:date="2024-08-19T15:20:00Z" w:initials="JC">
    <w:p w14:paraId="45668887" w14:textId="77777777" w:rsidR="00E2333E" w:rsidRDefault="00E2333E" w:rsidP="00E2333E">
      <w:r>
        <w:rPr>
          <w:rStyle w:val="CommentReference"/>
        </w:rPr>
        <w:annotationRef/>
      </w:r>
      <w:r>
        <w:rPr>
          <w:color w:val="000000"/>
          <w:sz w:val="20"/>
          <w:szCs w:val="20"/>
        </w:rPr>
        <w:t xml:space="preserve">What is meant by mod to substantial? Can you provide rates of concordance? </w:t>
      </w:r>
    </w:p>
  </w:comment>
  <w:comment w:id="52" w:author="Sandra Godden" w:date="2024-07-21T11:05:00Z" w:initials="SG">
    <w:p w14:paraId="39E53602" w14:textId="537EE126" w:rsidR="00467B92" w:rsidRDefault="00467B92">
      <w:pPr>
        <w:pStyle w:val="CommentText"/>
      </w:pPr>
      <w:r>
        <w:rPr>
          <w:rStyle w:val="CommentReference"/>
        </w:rPr>
        <w:annotationRef/>
      </w:r>
      <w:r>
        <w:t xml:space="preserve">Between?  Or Among? </w:t>
      </w:r>
    </w:p>
  </w:comment>
  <w:comment w:id="68" w:author="Sandra Godden" w:date="2024-07-21T11:07:00Z" w:initials="SG">
    <w:p w14:paraId="0D6DB623" w14:textId="5067CE2B" w:rsidR="00467B92" w:rsidRDefault="00467B92">
      <w:pPr>
        <w:pStyle w:val="CommentText"/>
      </w:pPr>
      <w:r>
        <w:rPr>
          <w:rStyle w:val="CommentReference"/>
        </w:rPr>
        <w:annotationRef/>
      </w:r>
      <w:r>
        <w:t>When you say ‘see below’ at various places throughout the manuscript, should you not be referring to a specific table - e.g.  (Table 1) ?</w:t>
      </w:r>
    </w:p>
  </w:comment>
  <w:comment w:id="73" w:author="Sandra Godden" w:date="2024-07-21T11:10:00Z" w:initials="SG">
    <w:p w14:paraId="313E621E" w14:textId="10B27225" w:rsidR="00467B92" w:rsidRDefault="00467B92">
      <w:pPr>
        <w:pStyle w:val="CommentText"/>
      </w:pPr>
      <w:r>
        <w:rPr>
          <w:rStyle w:val="CommentReference"/>
        </w:rPr>
        <w:annotationRef/>
      </w:r>
      <w:r>
        <w:t xml:space="preserve">Before providing your results, should you not include a ‘Methods’ section that describes your process of finding and selecting papers for inclusion in the review?  What was the search process (e.g. key words; language; geography, other?).  What were the eligibility criteria?  </w:t>
      </w:r>
      <w:r w:rsidR="00611C9C">
        <w:t xml:space="preserve">E.g. language, region, study design, date range, other)? </w:t>
      </w:r>
      <w:r>
        <w:t xml:space="preserve"> Of papers </w:t>
      </w:r>
      <w:r w:rsidR="00611C9C">
        <w:t>initially found, what # were excluded vs included?    I realize this isn’t a systematic review (or is it???).  But if so, you can look up other systematic reviews to see how they report these methods.</w:t>
      </w:r>
    </w:p>
  </w:comment>
  <w:comment w:id="78" w:author="Crothers, Jessica" w:date="2024-08-19T15:33:00Z" w:initials="JC">
    <w:p w14:paraId="5F7FBCF6" w14:textId="77777777" w:rsidR="00190CF1" w:rsidRDefault="00190CF1" w:rsidP="00190CF1">
      <w:r>
        <w:rPr>
          <w:rStyle w:val="CommentReference"/>
        </w:rPr>
        <w:annotationRef/>
      </w:r>
      <w:r>
        <w:rPr>
          <w:color w:val="000000"/>
          <w:sz w:val="20"/>
          <w:szCs w:val="20"/>
        </w:rPr>
        <w:t>This is nicely specific :)</w:t>
      </w:r>
    </w:p>
  </w:comment>
  <w:comment w:id="79" w:author="Crothers, Jessica" w:date="2024-08-19T15:34:00Z" w:initials="JC">
    <w:p w14:paraId="4A45E51C" w14:textId="77777777" w:rsidR="00190CF1" w:rsidRDefault="00190CF1" w:rsidP="00190CF1">
      <w:r>
        <w:rPr>
          <w:rStyle w:val="CommentReference"/>
        </w:rPr>
        <w:annotationRef/>
      </w:r>
      <w:r>
        <w:rPr>
          <w:color w:val="000000"/>
          <w:sz w:val="20"/>
          <w:szCs w:val="20"/>
        </w:rPr>
        <w:t>That’s kind of a big experimental problem (!)</w:t>
      </w:r>
    </w:p>
  </w:comment>
  <w:comment w:id="85" w:author="Sandra Godden" w:date="2024-07-21T11:17:00Z" w:initials="SG">
    <w:p w14:paraId="44B767B2" w14:textId="5BC2E0B6" w:rsidR="00611C9C" w:rsidRDefault="00611C9C">
      <w:pPr>
        <w:pStyle w:val="CommentText"/>
      </w:pPr>
      <w:r>
        <w:rPr>
          <w:rStyle w:val="CommentReference"/>
        </w:rPr>
        <w:annotationRef/>
      </w:r>
      <w:r>
        <w:t>Did they name/discuss any of these possible management practices?  If so, it might be fun to briefly mention/name a few here.</w:t>
      </w:r>
    </w:p>
  </w:comment>
  <w:comment w:id="86" w:author="Sandra Godden" w:date="2024-07-21T11:18:00Z" w:initials="SG">
    <w:p w14:paraId="552B98F7" w14:textId="77777777" w:rsidR="00611C9C" w:rsidRDefault="00611C9C">
      <w:pPr>
        <w:pStyle w:val="CommentText"/>
      </w:pPr>
      <w:r>
        <w:rPr>
          <w:rStyle w:val="CommentReference"/>
        </w:rPr>
        <w:annotationRef/>
      </w:r>
      <w:r>
        <w:t>I assume this, as for the rest of the paper, refers to in vitro susceptibility?</w:t>
      </w:r>
    </w:p>
    <w:p w14:paraId="337A42AF" w14:textId="77777777" w:rsidR="00611C9C" w:rsidRDefault="00611C9C">
      <w:pPr>
        <w:pStyle w:val="CommentText"/>
      </w:pPr>
    </w:p>
    <w:p w14:paraId="42E3AE73" w14:textId="77777777" w:rsidR="00611C9C" w:rsidRDefault="00611C9C">
      <w:pPr>
        <w:pStyle w:val="CommentText"/>
      </w:pPr>
      <w:r>
        <w:t>If not already included, somewhere in the paper it may be worth a paragraph discussing that in vitro does not predict in vivo susceptibility, due to numerous factors in the cow, abscessation, etc.  Pam Ruegg has published on this.    So just because a bug is susceptible in vitro does not predict she’ll cure if treated ( in vivo)</w:t>
      </w:r>
    </w:p>
    <w:p w14:paraId="343CA38F" w14:textId="77777777" w:rsidR="00611C9C" w:rsidRDefault="00611C9C">
      <w:pPr>
        <w:pStyle w:val="CommentText"/>
      </w:pPr>
    </w:p>
    <w:p w14:paraId="53B6BA7A" w14:textId="6463E70B" w:rsidR="00611C9C" w:rsidRDefault="00611C9C">
      <w:pPr>
        <w:pStyle w:val="CommentText"/>
      </w:pPr>
      <w:r>
        <w:t>But maybe the above idea is irrelevant, and a distraction from your main focus for this manuscript?  If so, then ignore the comment.</w:t>
      </w:r>
    </w:p>
  </w:comment>
  <w:comment w:id="90" w:author="Crothers, Jessica" w:date="2024-08-19T15:44:00Z" w:initials="JC">
    <w:p w14:paraId="3315A2C3" w14:textId="77777777" w:rsidR="00094FE1" w:rsidRDefault="00094FE1" w:rsidP="00094FE1">
      <w:r>
        <w:rPr>
          <w:rStyle w:val="CommentReference"/>
        </w:rPr>
        <w:annotationRef/>
      </w:r>
      <w:r>
        <w:rPr>
          <w:color w:val="000000"/>
          <w:sz w:val="20"/>
          <w:szCs w:val="20"/>
        </w:rPr>
        <w:t>Do you mean their susceptibility pattern to 12 drugs or that each isolate was R to all 12 drugs?</w:t>
      </w:r>
    </w:p>
  </w:comment>
  <w:comment w:id="95" w:author="Sandra Godden" w:date="2024-07-21T11:25:00Z" w:initials="SG">
    <w:p w14:paraId="7B9E9DA4" w14:textId="56836EDF" w:rsidR="00DF6228" w:rsidRDefault="00DF6228">
      <w:pPr>
        <w:pStyle w:val="CommentText"/>
      </w:pPr>
      <w:r>
        <w:rPr>
          <w:rStyle w:val="CommentReference"/>
        </w:rPr>
        <w:annotationRef/>
      </w:r>
      <w:r>
        <w:t>Is it worth commenting that sulfadimethoxine is not approved for IMM use in the U.S. (this would therefore have been for systemic use).  Also, I believe that as of a year or two ago, pirlimycin is no longer on the market for IMM use.    If this comment is irrelevant, just ignore.</w:t>
      </w:r>
    </w:p>
  </w:comment>
  <w:comment w:id="96" w:author="Crothers, Jessica" w:date="2024-08-19T16:00:00Z" w:initials="JC">
    <w:p w14:paraId="428F45A1" w14:textId="77777777" w:rsidR="006166CB" w:rsidRDefault="006166CB" w:rsidP="006166CB">
      <w:r>
        <w:rPr>
          <w:rStyle w:val="CommentReference"/>
        </w:rPr>
        <w:annotationRef/>
      </w:r>
      <w:r>
        <w:rPr>
          <w:color w:val="000000"/>
          <w:sz w:val="20"/>
          <w:szCs w:val="20"/>
        </w:rPr>
        <w:t>What is that?</w:t>
      </w:r>
    </w:p>
  </w:comment>
  <w:comment w:id="99" w:author="Crothers, Jessica" w:date="2024-08-19T16:07:00Z" w:initials="JC">
    <w:p w14:paraId="0966C75E" w14:textId="77777777" w:rsidR="006166CB" w:rsidRDefault="006166CB" w:rsidP="006166CB">
      <w:r>
        <w:rPr>
          <w:rStyle w:val="CommentReference"/>
        </w:rPr>
        <w:annotationRef/>
      </w:r>
      <w:r>
        <w:rPr>
          <w:color w:val="000000"/>
          <w:sz w:val="20"/>
          <w:szCs w:val="20"/>
        </w:rPr>
        <w:t>This is interesting - is it possible that resistance is conferred via human populations? (Inverse zoonosis)</w:t>
      </w:r>
    </w:p>
  </w:comment>
  <w:comment w:id="100" w:author="Crothers, Jessica" w:date="2024-08-19T16:08:00Z" w:initials="JC">
    <w:p w14:paraId="5412942E" w14:textId="77777777" w:rsidR="006166CB" w:rsidRDefault="006166CB" w:rsidP="006166CB">
      <w:r>
        <w:rPr>
          <w:rStyle w:val="CommentReference"/>
        </w:rPr>
        <w:annotationRef/>
      </w:r>
      <w:r>
        <w:rPr>
          <w:color w:val="000000"/>
          <w:sz w:val="20"/>
          <w:szCs w:val="20"/>
        </w:rPr>
        <w:t>Perhaps this timeframe isn’t long enough to observe a change?</w:t>
      </w:r>
    </w:p>
  </w:comment>
  <w:comment w:id="101" w:author="Crothers, Jessica" w:date="2024-08-19T16:10:00Z" w:initials="JC">
    <w:p w14:paraId="4A6CD7DC" w14:textId="77777777" w:rsidR="00881C10" w:rsidRDefault="00881C10" w:rsidP="00881C10">
      <w:r>
        <w:rPr>
          <w:rStyle w:val="CommentReference"/>
        </w:rPr>
        <w:annotationRef/>
      </w:r>
      <w:r>
        <w:rPr>
          <w:sz w:val="20"/>
          <w:szCs w:val="20"/>
        </w:rPr>
        <w:t>By how much? Statistically significant? Practically different (aka - did it go from 15% to 10% (not practically that different) - or 80% to 20% - a difference that seems meaningful to practice/herd management)</w:t>
      </w:r>
    </w:p>
  </w:comment>
  <w:comment w:id="103" w:author="Sandra Godden" w:date="2024-07-21T11:32:00Z" w:initials="SG">
    <w:p w14:paraId="4003FD83" w14:textId="5198A76C" w:rsidR="00C839C9" w:rsidRDefault="00C839C9">
      <w:pPr>
        <w:pStyle w:val="CommentText"/>
      </w:pPr>
      <w:r>
        <w:rPr>
          <w:rStyle w:val="CommentReference"/>
        </w:rPr>
        <w:annotationRef/>
      </w:r>
      <w:r>
        <w:t>This seems an odd way to describe frequency of treatment, since &lt; 3 cases/month means 0, 1 or 2, while &gt;1 case/month means 2 or greater.   The frequency could be the same in either period of time.</w:t>
      </w:r>
    </w:p>
  </w:comment>
  <w:comment w:id="108" w:author="Crothers, Jessica" w:date="2024-08-19T22:44:00Z" w:initials="JC">
    <w:p w14:paraId="373B1AF2" w14:textId="77777777" w:rsidR="00C802F1" w:rsidRDefault="00C802F1" w:rsidP="00C802F1">
      <w:r>
        <w:rPr>
          <w:rStyle w:val="CommentReference"/>
        </w:rPr>
        <w:annotationRef/>
      </w:r>
      <w:r>
        <w:rPr>
          <w:color w:val="000000"/>
          <w:sz w:val="20"/>
          <w:szCs w:val="20"/>
        </w:rPr>
        <w:t>This actually feels like one of the biggest considerations - is there a fitness cost? Once the gene is integrated, if it doesn’t have a fitness cost, wouldn’t it just be maintained? Is there literature re the bacterial energy burden to maintain various mutations?</w:t>
      </w:r>
    </w:p>
  </w:comment>
  <w:comment w:id="109" w:author="Crothers, Jessica" w:date="2024-08-19T22:49:00Z" w:initials="JC">
    <w:p w14:paraId="6365BCBD" w14:textId="77777777" w:rsidR="00033660" w:rsidRDefault="00033660" w:rsidP="00033660">
      <w:r>
        <w:rPr>
          <w:rStyle w:val="CommentReference"/>
        </w:rPr>
        <w:annotationRef/>
      </w:r>
      <w:r>
        <w:rPr>
          <w:color w:val="000000"/>
          <w:sz w:val="20"/>
          <w:szCs w:val="20"/>
        </w:rPr>
        <w:t>This is a super important point - prebiotics - what you feed/expose cattle to may be more important than the ecologic pressures of antimicrobial usage - esp if periodic.</w:t>
      </w:r>
    </w:p>
  </w:comment>
  <w:comment w:id="113" w:author="Sandra Godden" w:date="2024-07-21T11:45:00Z" w:initials="SG">
    <w:p w14:paraId="481C45DC" w14:textId="1E750092" w:rsidR="0032075A" w:rsidRDefault="0032075A">
      <w:pPr>
        <w:pStyle w:val="CommentText"/>
      </w:pPr>
      <w:r>
        <w:rPr>
          <w:rStyle w:val="CommentReference"/>
        </w:rPr>
        <w:annotationRef/>
      </w:r>
      <w:r>
        <w:t>Again,…if longitudinal studies have not observed changes in resistance patterns over time, this may also be worth mentioning here (and in your abstract).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228534E" w15:done="0"/>
  <w15:commentEx w15:paraId="6EB257CF" w15:done="0"/>
  <w15:commentEx w15:paraId="58DBD9A3" w15:done="0"/>
  <w15:commentEx w15:paraId="38DD9261" w15:done="0"/>
  <w15:commentEx w15:paraId="32D06340" w15:done="0"/>
  <w15:commentEx w15:paraId="45668887" w15:done="0"/>
  <w15:commentEx w15:paraId="39E53602" w15:done="0"/>
  <w15:commentEx w15:paraId="0D6DB623" w15:done="0"/>
  <w15:commentEx w15:paraId="313E621E" w15:done="0"/>
  <w15:commentEx w15:paraId="5F7FBCF6" w15:done="0"/>
  <w15:commentEx w15:paraId="4A45E51C" w15:done="0"/>
  <w15:commentEx w15:paraId="44B767B2" w15:done="0"/>
  <w15:commentEx w15:paraId="53B6BA7A" w15:done="0"/>
  <w15:commentEx w15:paraId="3315A2C3" w15:done="0"/>
  <w15:commentEx w15:paraId="7B9E9DA4" w15:done="0"/>
  <w15:commentEx w15:paraId="428F45A1" w15:done="0"/>
  <w15:commentEx w15:paraId="0966C75E" w15:done="0"/>
  <w15:commentEx w15:paraId="5412942E" w15:done="0"/>
  <w15:commentEx w15:paraId="4A6CD7DC" w15:done="0"/>
  <w15:commentEx w15:paraId="4003FD83" w15:done="0"/>
  <w15:commentEx w15:paraId="373B1AF2" w15:done="0"/>
  <w15:commentEx w15:paraId="6365BCBD" w15:done="0"/>
  <w15:commentEx w15:paraId="481C45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33E140C" w16cex:dateUtc="2024-08-19T18:54:00Z"/>
  <w16cex:commentExtensible w16cex:durableId="0558D477" w16cex:dateUtc="2024-08-19T19:04:00Z"/>
  <w16cex:commentExtensible w16cex:durableId="0AF8B517" w16cex:dateUtc="2024-08-19T19:09:00Z"/>
  <w16cex:commentExtensible w16cex:durableId="1D89C363" w16cex:dateUtc="2024-08-19T19:20:00Z"/>
  <w16cex:commentExtensible w16cex:durableId="0FB726C8" w16cex:dateUtc="2024-08-19T19:33:00Z"/>
  <w16cex:commentExtensible w16cex:durableId="2920BE29" w16cex:dateUtc="2024-08-19T19:34:00Z"/>
  <w16cex:commentExtensible w16cex:durableId="5A9E0FD0" w16cex:dateUtc="2024-08-19T19:44:00Z"/>
  <w16cex:commentExtensible w16cex:durableId="6CE9F93F" w16cex:dateUtc="2024-08-19T20:00:00Z"/>
  <w16cex:commentExtensible w16cex:durableId="6924BAE7" w16cex:dateUtc="2024-08-19T20:07:00Z"/>
  <w16cex:commentExtensible w16cex:durableId="2FAEC924" w16cex:dateUtc="2024-08-19T20:08:00Z"/>
  <w16cex:commentExtensible w16cex:durableId="1C4EA1C1" w16cex:dateUtc="2024-08-19T20:10:00Z"/>
  <w16cex:commentExtensible w16cex:durableId="5F7C6DC0" w16cex:dateUtc="2024-08-20T02:44:00Z"/>
  <w16cex:commentExtensible w16cex:durableId="496FDD29" w16cex:dateUtc="2024-08-20T0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228534E" w16cid:durableId="033E140C"/>
  <w16cid:commentId w16cid:paraId="6EB257CF" w16cid:durableId="64DF9A3B"/>
  <w16cid:commentId w16cid:paraId="58DBD9A3" w16cid:durableId="0558D477"/>
  <w16cid:commentId w16cid:paraId="38DD9261" w16cid:durableId="0AF8B517"/>
  <w16cid:commentId w16cid:paraId="32D06340" w16cid:durableId="77F94003"/>
  <w16cid:commentId w16cid:paraId="45668887" w16cid:durableId="1D89C363"/>
  <w16cid:commentId w16cid:paraId="39E53602" w16cid:durableId="21DCA016"/>
  <w16cid:commentId w16cid:paraId="0D6DB623" w16cid:durableId="1CC140D1"/>
  <w16cid:commentId w16cid:paraId="313E621E" w16cid:durableId="1D9F4C08"/>
  <w16cid:commentId w16cid:paraId="5F7FBCF6" w16cid:durableId="0FB726C8"/>
  <w16cid:commentId w16cid:paraId="4A45E51C" w16cid:durableId="2920BE29"/>
  <w16cid:commentId w16cid:paraId="44B767B2" w16cid:durableId="147DDFCF"/>
  <w16cid:commentId w16cid:paraId="53B6BA7A" w16cid:durableId="5D222E71"/>
  <w16cid:commentId w16cid:paraId="3315A2C3" w16cid:durableId="5A9E0FD0"/>
  <w16cid:commentId w16cid:paraId="7B9E9DA4" w16cid:durableId="4CAAB3EB"/>
  <w16cid:commentId w16cid:paraId="428F45A1" w16cid:durableId="6CE9F93F"/>
  <w16cid:commentId w16cid:paraId="0966C75E" w16cid:durableId="6924BAE7"/>
  <w16cid:commentId w16cid:paraId="5412942E" w16cid:durableId="2FAEC924"/>
  <w16cid:commentId w16cid:paraId="4A6CD7DC" w16cid:durableId="1C4EA1C1"/>
  <w16cid:commentId w16cid:paraId="4003FD83" w16cid:durableId="471CABF4"/>
  <w16cid:commentId w16cid:paraId="373B1AF2" w16cid:durableId="5F7C6DC0"/>
  <w16cid:commentId w16cid:paraId="6365BCBD" w16cid:durableId="496FDD29"/>
  <w16cid:commentId w16cid:paraId="481C45DC" w16cid:durableId="149BD4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28C403" w14:textId="77777777" w:rsidR="008A7C4E" w:rsidRDefault="008A7C4E" w:rsidP="00C2609F">
      <w:pPr>
        <w:spacing w:after="0" w:line="240" w:lineRule="auto"/>
      </w:pPr>
      <w:r>
        <w:separator/>
      </w:r>
    </w:p>
  </w:endnote>
  <w:endnote w:type="continuationSeparator" w:id="0">
    <w:p w14:paraId="55FD67E7" w14:textId="77777777" w:rsidR="008A7C4E" w:rsidRDefault="008A7C4E" w:rsidP="00C260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2495547"/>
      <w:docPartObj>
        <w:docPartGallery w:val="Page Numbers (Bottom of Page)"/>
        <w:docPartUnique/>
      </w:docPartObj>
    </w:sdtPr>
    <w:sdtEndPr>
      <w:rPr>
        <w:noProof/>
      </w:rPr>
    </w:sdtEndPr>
    <w:sdtContent>
      <w:p w14:paraId="5D7C664D" w14:textId="79B2D7F3" w:rsidR="00F81D2D" w:rsidRDefault="00F81D2D">
        <w:pPr>
          <w:pStyle w:val="Footer"/>
          <w:jc w:val="center"/>
        </w:pPr>
        <w:r>
          <w:fldChar w:fldCharType="begin"/>
        </w:r>
        <w:r>
          <w:instrText xml:space="preserve"> PAGE   \* MERGEFORMAT </w:instrText>
        </w:r>
        <w:r>
          <w:fldChar w:fldCharType="separate"/>
        </w:r>
        <w:r w:rsidR="0032075A">
          <w:rPr>
            <w:noProof/>
          </w:rPr>
          <w:t>1</w:t>
        </w:r>
        <w:r>
          <w:rPr>
            <w:noProof/>
          </w:rPr>
          <w:fldChar w:fldCharType="end"/>
        </w:r>
      </w:p>
    </w:sdtContent>
  </w:sdt>
  <w:p w14:paraId="1743CE82" w14:textId="77777777" w:rsidR="00F81D2D" w:rsidRDefault="00F81D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BE6F48" w14:textId="77777777" w:rsidR="008A7C4E" w:rsidRDefault="008A7C4E" w:rsidP="00C2609F">
      <w:pPr>
        <w:spacing w:after="0" w:line="240" w:lineRule="auto"/>
      </w:pPr>
      <w:r>
        <w:separator/>
      </w:r>
    </w:p>
  </w:footnote>
  <w:footnote w:type="continuationSeparator" w:id="0">
    <w:p w14:paraId="6613B119" w14:textId="77777777" w:rsidR="008A7C4E" w:rsidRDefault="008A7C4E" w:rsidP="00C260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8716ED"/>
    <w:multiLevelType w:val="hybridMultilevel"/>
    <w:tmpl w:val="643E18C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9759D7"/>
    <w:multiLevelType w:val="hybridMultilevel"/>
    <w:tmpl w:val="88267CF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F403B"/>
    <w:multiLevelType w:val="hybridMultilevel"/>
    <w:tmpl w:val="97C04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B635A3"/>
    <w:multiLevelType w:val="hybridMultilevel"/>
    <w:tmpl w:val="87D0C7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17151F"/>
    <w:multiLevelType w:val="hybridMultilevel"/>
    <w:tmpl w:val="14207F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AE7DE9"/>
    <w:multiLevelType w:val="hybridMultilevel"/>
    <w:tmpl w:val="872636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D3834C2"/>
    <w:multiLevelType w:val="hybridMultilevel"/>
    <w:tmpl w:val="465CC4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6E1268"/>
    <w:multiLevelType w:val="hybridMultilevel"/>
    <w:tmpl w:val="AE544682"/>
    <w:lvl w:ilvl="0" w:tplc="9E6AD7D6">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690EDB"/>
    <w:multiLevelType w:val="hybridMultilevel"/>
    <w:tmpl w:val="281C2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1A244D"/>
    <w:multiLevelType w:val="hybridMultilevel"/>
    <w:tmpl w:val="FA4CBB36"/>
    <w:lvl w:ilvl="0" w:tplc="F08CAC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07975288">
    <w:abstractNumId w:val="6"/>
  </w:num>
  <w:num w:numId="2" w16cid:durableId="1551263194">
    <w:abstractNumId w:val="2"/>
  </w:num>
  <w:num w:numId="3" w16cid:durableId="208761301">
    <w:abstractNumId w:val="0"/>
  </w:num>
  <w:num w:numId="4" w16cid:durableId="545337214">
    <w:abstractNumId w:val="12"/>
  </w:num>
  <w:num w:numId="5" w16cid:durableId="386807082">
    <w:abstractNumId w:val="9"/>
  </w:num>
  <w:num w:numId="6" w16cid:durableId="115221405">
    <w:abstractNumId w:val="7"/>
  </w:num>
  <w:num w:numId="7" w16cid:durableId="617687715">
    <w:abstractNumId w:val="1"/>
  </w:num>
  <w:num w:numId="8" w16cid:durableId="1093360100">
    <w:abstractNumId w:val="10"/>
  </w:num>
  <w:num w:numId="9" w16cid:durableId="1339380459">
    <w:abstractNumId w:val="8"/>
  </w:num>
  <w:num w:numId="10" w16cid:durableId="998120982">
    <w:abstractNumId w:val="5"/>
  </w:num>
  <w:num w:numId="11" w16cid:durableId="1183931908">
    <w:abstractNumId w:val="3"/>
  </w:num>
  <w:num w:numId="12" w16cid:durableId="1477071085">
    <w:abstractNumId w:val="4"/>
  </w:num>
  <w:num w:numId="13" w16cid:durableId="187191342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rothers, Jessica">
    <w15:presenceInfo w15:providerId="AD" w15:userId="S::jessica.crothers@uvmhealth.org::e95c8e96-5250-4741-b159-b07d95905522"/>
  </w15:person>
  <w15:person w15:author="Sandra Godden">
    <w15:presenceInfo w15:providerId="None" w15:userId="Sandra Godd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Dairy Scienc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2&lt;/SpaceAfter&gt;&lt;HyperlinksEnabled&gt;0&lt;/HyperlinksEnabled&gt;&lt;HyperlinksVisible&gt;0&lt;/HyperlinksVisible&gt;&lt;EnableBibliographyCategories&gt;0&lt;/EnableBibliographyCategories&gt;&lt;/ENLayout&gt;"/>
    <w:docVar w:name="EN.Libraries" w:val="&lt;Libraries&gt;&lt;item db-id=&quot;pss5de0wasp2t9es5tu5evzpa2svsdrveax9&quot;&gt;My EndNote Library-Converted&lt;record-ids&gt;&lt;item&gt;12&lt;/item&gt;&lt;item&gt;13&lt;/item&gt;&lt;item&gt;14&lt;/item&gt;&lt;item&gt;16&lt;/item&gt;&lt;item&gt;17&lt;/item&gt;&lt;item&gt;19&lt;/item&gt;&lt;item&gt;20&lt;/item&gt;&lt;item&gt;25&lt;/item&gt;&lt;item&gt;26&lt;/item&gt;&lt;item&gt;579&lt;/item&gt;&lt;item&gt;589&lt;/item&gt;&lt;item&gt;629&lt;/item&gt;&lt;item&gt;637&lt;/item&gt;&lt;item&gt;678&lt;/item&gt;&lt;item&gt;683&lt;/item&gt;&lt;item&gt;690&lt;/item&gt;&lt;item&gt;704&lt;/item&gt;&lt;item&gt;710&lt;/item&gt;&lt;item&gt;711&lt;/item&gt;&lt;item&gt;716&lt;/item&gt;&lt;item&gt;724&lt;/item&gt;&lt;item&gt;771&lt;/item&gt;&lt;item&gt;772&lt;/item&gt;&lt;item&gt;773&lt;/item&gt;&lt;item&gt;774&lt;/item&gt;&lt;item&gt;775&lt;/item&gt;&lt;item&gt;776&lt;/item&gt;&lt;item&gt;777&lt;/item&gt;&lt;item&gt;778&lt;/item&gt;&lt;item&gt;779&lt;/item&gt;&lt;item&gt;781&lt;/item&gt;&lt;item&gt;783&lt;/item&gt;&lt;item&gt;784&lt;/item&gt;&lt;item&gt;785&lt;/item&gt;&lt;item&gt;786&lt;/item&gt;&lt;item&gt;789&lt;/item&gt;&lt;item&gt;792&lt;/item&gt;&lt;item&gt;794&lt;/item&gt;&lt;item&gt;796&lt;/item&gt;&lt;item&gt;797&lt;/item&gt;&lt;item&gt;799&lt;/item&gt;&lt;item&gt;801&lt;/item&gt;&lt;item&gt;802&lt;/item&gt;&lt;item&gt;803&lt;/item&gt;&lt;item&gt;807&lt;/item&gt;&lt;item&gt;809&lt;/item&gt;&lt;item&gt;810&lt;/item&gt;&lt;item&gt;813&lt;/item&gt;&lt;item&gt;814&lt;/item&gt;&lt;item&gt;815&lt;/item&gt;&lt;item&gt;816&lt;/item&gt;&lt;item&gt;817&lt;/item&gt;&lt;item&gt;818&lt;/item&gt;&lt;item&gt;819&lt;/item&gt;&lt;item&gt;820&lt;/item&gt;&lt;item&gt;822&lt;/item&gt;&lt;item&gt;824&lt;/item&gt;&lt;item&gt;825&lt;/item&gt;&lt;item&gt;826&lt;/item&gt;&lt;item&gt;827&lt;/item&gt;&lt;item&gt;828&lt;/item&gt;&lt;item&gt;829&lt;/item&gt;&lt;item&gt;830&lt;/item&gt;&lt;item&gt;831&lt;/item&gt;&lt;item&gt;832&lt;/item&gt;&lt;item&gt;833&lt;/item&gt;&lt;item&gt;834&lt;/item&gt;&lt;item&gt;835&lt;/item&gt;&lt;item&gt;836&lt;/item&gt;&lt;item&gt;837&lt;/item&gt;&lt;item&gt;838&lt;/item&gt;&lt;item&gt;839&lt;/item&gt;&lt;item&gt;840&lt;/item&gt;&lt;item&gt;841&lt;/item&gt;&lt;item&gt;843&lt;/item&gt;&lt;item&gt;844&lt;/item&gt;&lt;item&gt;845&lt;/item&gt;&lt;item&gt;846&lt;/item&gt;&lt;item&gt;847&lt;/item&gt;&lt;item&gt;848&lt;/item&gt;&lt;item&gt;849&lt;/item&gt;&lt;item&gt;850&lt;/item&gt;&lt;item&gt;851&lt;/item&gt;&lt;item&gt;852&lt;/item&gt;&lt;item&gt;853&lt;/item&gt;&lt;item&gt;854&lt;/item&gt;&lt;item&gt;855&lt;/item&gt;&lt;item&gt;856&lt;/item&gt;&lt;item&gt;857&lt;/item&gt;&lt;item&gt;858&lt;/item&gt;&lt;/record-ids&gt;&lt;/item&gt;&lt;/Libraries&gt;"/>
    <w:docVar w:name="EN.UseJSCitationFormat" w:val="False"/>
  </w:docVars>
  <w:rsids>
    <w:rsidRoot w:val="00AD547A"/>
    <w:rsid w:val="000009F2"/>
    <w:rsid w:val="00000C11"/>
    <w:rsid w:val="00000FE3"/>
    <w:rsid w:val="000015CF"/>
    <w:rsid w:val="00003361"/>
    <w:rsid w:val="0000398A"/>
    <w:rsid w:val="0000444E"/>
    <w:rsid w:val="00005125"/>
    <w:rsid w:val="00005F8F"/>
    <w:rsid w:val="00007889"/>
    <w:rsid w:val="000078DF"/>
    <w:rsid w:val="00007974"/>
    <w:rsid w:val="00011B60"/>
    <w:rsid w:val="000120F8"/>
    <w:rsid w:val="00012613"/>
    <w:rsid w:val="0001553B"/>
    <w:rsid w:val="00015B8C"/>
    <w:rsid w:val="00015C80"/>
    <w:rsid w:val="00017B43"/>
    <w:rsid w:val="00020681"/>
    <w:rsid w:val="000217EA"/>
    <w:rsid w:val="0002272C"/>
    <w:rsid w:val="00022B48"/>
    <w:rsid w:val="00023C8D"/>
    <w:rsid w:val="00023D36"/>
    <w:rsid w:val="0002542F"/>
    <w:rsid w:val="000261F5"/>
    <w:rsid w:val="00027A99"/>
    <w:rsid w:val="00027D79"/>
    <w:rsid w:val="00027DE4"/>
    <w:rsid w:val="00027DEC"/>
    <w:rsid w:val="00030665"/>
    <w:rsid w:val="000314A6"/>
    <w:rsid w:val="00031DB2"/>
    <w:rsid w:val="00031E4E"/>
    <w:rsid w:val="00032428"/>
    <w:rsid w:val="0003251D"/>
    <w:rsid w:val="000331C8"/>
    <w:rsid w:val="00033660"/>
    <w:rsid w:val="0003535F"/>
    <w:rsid w:val="000355CC"/>
    <w:rsid w:val="000357E7"/>
    <w:rsid w:val="000376A4"/>
    <w:rsid w:val="00037A2F"/>
    <w:rsid w:val="00037CCF"/>
    <w:rsid w:val="00037F94"/>
    <w:rsid w:val="00041602"/>
    <w:rsid w:val="00041736"/>
    <w:rsid w:val="000418CB"/>
    <w:rsid w:val="00042C91"/>
    <w:rsid w:val="0004322E"/>
    <w:rsid w:val="00043EB2"/>
    <w:rsid w:val="000450D5"/>
    <w:rsid w:val="00045145"/>
    <w:rsid w:val="00046DC2"/>
    <w:rsid w:val="0004713C"/>
    <w:rsid w:val="0004716B"/>
    <w:rsid w:val="00047B25"/>
    <w:rsid w:val="00047D9E"/>
    <w:rsid w:val="0005124D"/>
    <w:rsid w:val="00055160"/>
    <w:rsid w:val="00060384"/>
    <w:rsid w:val="000622A7"/>
    <w:rsid w:val="000637C0"/>
    <w:rsid w:val="00063873"/>
    <w:rsid w:val="00063A31"/>
    <w:rsid w:val="0006505E"/>
    <w:rsid w:val="0006579B"/>
    <w:rsid w:val="00065A85"/>
    <w:rsid w:val="00070296"/>
    <w:rsid w:val="00072D76"/>
    <w:rsid w:val="000733F1"/>
    <w:rsid w:val="000736CB"/>
    <w:rsid w:val="0007507B"/>
    <w:rsid w:val="0007545F"/>
    <w:rsid w:val="0007699C"/>
    <w:rsid w:val="00076B9F"/>
    <w:rsid w:val="00076EF5"/>
    <w:rsid w:val="000776EC"/>
    <w:rsid w:val="00080485"/>
    <w:rsid w:val="00080D9A"/>
    <w:rsid w:val="00084402"/>
    <w:rsid w:val="0008473E"/>
    <w:rsid w:val="000849AE"/>
    <w:rsid w:val="00085359"/>
    <w:rsid w:val="00087342"/>
    <w:rsid w:val="00087A18"/>
    <w:rsid w:val="00087C8C"/>
    <w:rsid w:val="000910F0"/>
    <w:rsid w:val="00091EE1"/>
    <w:rsid w:val="00091F91"/>
    <w:rsid w:val="00094B05"/>
    <w:rsid w:val="00094FE1"/>
    <w:rsid w:val="00095B2B"/>
    <w:rsid w:val="00095D86"/>
    <w:rsid w:val="0009671B"/>
    <w:rsid w:val="000968DB"/>
    <w:rsid w:val="000A07AD"/>
    <w:rsid w:val="000A0C34"/>
    <w:rsid w:val="000A126E"/>
    <w:rsid w:val="000A1A85"/>
    <w:rsid w:val="000A1B7B"/>
    <w:rsid w:val="000A26D2"/>
    <w:rsid w:val="000A29A0"/>
    <w:rsid w:val="000A321B"/>
    <w:rsid w:val="000B0F5F"/>
    <w:rsid w:val="000B22A6"/>
    <w:rsid w:val="000B2B43"/>
    <w:rsid w:val="000B5247"/>
    <w:rsid w:val="000B65D8"/>
    <w:rsid w:val="000B6D7B"/>
    <w:rsid w:val="000C1E90"/>
    <w:rsid w:val="000C29D0"/>
    <w:rsid w:val="000C4840"/>
    <w:rsid w:val="000C4CAA"/>
    <w:rsid w:val="000C6593"/>
    <w:rsid w:val="000C6EC8"/>
    <w:rsid w:val="000C72BA"/>
    <w:rsid w:val="000C7448"/>
    <w:rsid w:val="000C7CA3"/>
    <w:rsid w:val="000D0073"/>
    <w:rsid w:val="000D09A6"/>
    <w:rsid w:val="000D0A86"/>
    <w:rsid w:val="000D0A9E"/>
    <w:rsid w:val="000D102E"/>
    <w:rsid w:val="000D12B6"/>
    <w:rsid w:val="000D1E2E"/>
    <w:rsid w:val="000D20DF"/>
    <w:rsid w:val="000D2747"/>
    <w:rsid w:val="000D3507"/>
    <w:rsid w:val="000D51DE"/>
    <w:rsid w:val="000D54EA"/>
    <w:rsid w:val="000D55CE"/>
    <w:rsid w:val="000D584B"/>
    <w:rsid w:val="000D5FF9"/>
    <w:rsid w:val="000D6381"/>
    <w:rsid w:val="000D728F"/>
    <w:rsid w:val="000E15E2"/>
    <w:rsid w:val="000E2623"/>
    <w:rsid w:val="000E365F"/>
    <w:rsid w:val="000E3BDE"/>
    <w:rsid w:val="000E7348"/>
    <w:rsid w:val="000F0D0F"/>
    <w:rsid w:val="000F0DA7"/>
    <w:rsid w:val="000F1030"/>
    <w:rsid w:val="000F10AE"/>
    <w:rsid w:val="000F2E02"/>
    <w:rsid w:val="000F3BBB"/>
    <w:rsid w:val="000F564D"/>
    <w:rsid w:val="000F6400"/>
    <w:rsid w:val="000F6872"/>
    <w:rsid w:val="000F6F69"/>
    <w:rsid w:val="00100F99"/>
    <w:rsid w:val="0010172F"/>
    <w:rsid w:val="00102496"/>
    <w:rsid w:val="00103773"/>
    <w:rsid w:val="00103C77"/>
    <w:rsid w:val="0010402B"/>
    <w:rsid w:val="001044A6"/>
    <w:rsid w:val="001056E2"/>
    <w:rsid w:val="0011156A"/>
    <w:rsid w:val="001140DA"/>
    <w:rsid w:val="00114549"/>
    <w:rsid w:val="00114DB0"/>
    <w:rsid w:val="00114DF1"/>
    <w:rsid w:val="0011566C"/>
    <w:rsid w:val="00115C8E"/>
    <w:rsid w:val="0011675F"/>
    <w:rsid w:val="00116F2F"/>
    <w:rsid w:val="00120680"/>
    <w:rsid w:val="00120CD0"/>
    <w:rsid w:val="00120DB9"/>
    <w:rsid w:val="00120DEC"/>
    <w:rsid w:val="00121CC6"/>
    <w:rsid w:val="001228B9"/>
    <w:rsid w:val="00123078"/>
    <w:rsid w:val="001232D9"/>
    <w:rsid w:val="00124AD3"/>
    <w:rsid w:val="001255C0"/>
    <w:rsid w:val="00126007"/>
    <w:rsid w:val="00126494"/>
    <w:rsid w:val="0013022E"/>
    <w:rsid w:val="0013086D"/>
    <w:rsid w:val="001311D9"/>
    <w:rsid w:val="001325BC"/>
    <w:rsid w:val="00133178"/>
    <w:rsid w:val="00136114"/>
    <w:rsid w:val="0013775C"/>
    <w:rsid w:val="00137EEC"/>
    <w:rsid w:val="00140234"/>
    <w:rsid w:val="001404ED"/>
    <w:rsid w:val="001410ED"/>
    <w:rsid w:val="001431F6"/>
    <w:rsid w:val="00143627"/>
    <w:rsid w:val="00143AE6"/>
    <w:rsid w:val="00143BFB"/>
    <w:rsid w:val="001448F5"/>
    <w:rsid w:val="00145178"/>
    <w:rsid w:val="001453C5"/>
    <w:rsid w:val="001508D6"/>
    <w:rsid w:val="001534ED"/>
    <w:rsid w:val="0015420A"/>
    <w:rsid w:val="00154B5E"/>
    <w:rsid w:val="00156D84"/>
    <w:rsid w:val="00156E44"/>
    <w:rsid w:val="00157AA1"/>
    <w:rsid w:val="00160634"/>
    <w:rsid w:val="00160995"/>
    <w:rsid w:val="00161C33"/>
    <w:rsid w:val="00163153"/>
    <w:rsid w:val="00164303"/>
    <w:rsid w:val="00167231"/>
    <w:rsid w:val="00167356"/>
    <w:rsid w:val="00167508"/>
    <w:rsid w:val="0016764D"/>
    <w:rsid w:val="00170F1D"/>
    <w:rsid w:val="00171D5C"/>
    <w:rsid w:val="001720AE"/>
    <w:rsid w:val="00172710"/>
    <w:rsid w:val="001741E1"/>
    <w:rsid w:val="0017438F"/>
    <w:rsid w:val="00176253"/>
    <w:rsid w:val="00176536"/>
    <w:rsid w:val="00176EBB"/>
    <w:rsid w:val="00177C91"/>
    <w:rsid w:val="001805CF"/>
    <w:rsid w:val="001808A1"/>
    <w:rsid w:val="00180935"/>
    <w:rsid w:val="00180942"/>
    <w:rsid w:val="00181A36"/>
    <w:rsid w:val="00182C58"/>
    <w:rsid w:val="0018332E"/>
    <w:rsid w:val="00183C3F"/>
    <w:rsid w:val="001859E3"/>
    <w:rsid w:val="00190CF1"/>
    <w:rsid w:val="00191103"/>
    <w:rsid w:val="00191843"/>
    <w:rsid w:val="00193A65"/>
    <w:rsid w:val="00194558"/>
    <w:rsid w:val="00194841"/>
    <w:rsid w:val="00195247"/>
    <w:rsid w:val="00197905"/>
    <w:rsid w:val="001A035E"/>
    <w:rsid w:val="001A0B21"/>
    <w:rsid w:val="001A0BC5"/>
    <w:rsid w:val="001A17D7"/>
    <w:rsid w:val="001A18DC"/>
    <w:rsid w:val="001A394F"/>
    <w:rsid w:val="001A3B40"/>
    <w:rsid w:val="001A47C1"/>
    <w:rsid w:val="001A5A2A"/>
    <w:rsid w:val="001A6E6C"/>
    <w:rsid w:val="001B0020"/>
    <w:rsid w:val="001B0124"/>
    <w:rsid w:val="001B06AF"/>
    <w:rsid w:val="001B1B1D"/>
    <w:rsid w:val="001B2228"/>
    <w:rsid w:val="001B336C"/>
    <w:rsid w:val="001B35D4"/>
    <w:rsid w:val="001B4E58"/>
    <w:rsid w:val="001B5692"/>
    <w:rsid w:val="001B672A"/>
    <w:rsid w:val="001B7796"/>
    <w:rsid w:val="001C005D"/>
    <w:rsid w:val="001C179E"/>
    <w:rsid w:val="001C34CC"/>
    <w:rsid w:val="001C50C0"/>
    <w:rsid w:val="001C5271"/>
    <w:rsid w:val="001C5D1F"/>
    <w:rsid w:val="001C5F7D"/>
    <w:rsid w:val="001C6FD1"/>
    <w:rsid w:val="001C78DF"/>
    <w:rsid w:val="001D0388"/>
    <w:rsid w:val="001D20D6"/>
    <w:rsid w:val="001D2308"/>
    <w:rsid w:val="001D31A8"/>
    <w:rsid w:val="001D5D96"/>
    <w:rsid w:val="001D5DE6"/>
    <w:rsid w:val="001D6874"/>
    <w:rsid w:val="001E043E"/>
    <w:rsid w:val="001E1DED"/>
    <w:rsid w:val="001E2224"/>
    <w:rsid w:val="001E36A1"/>
    <w:rsid w:val="001E43A0"/>
    <w:rsid w:val="001E442E"/>
    <w:rsid w:val="001E4D72"/>
    <w:rsid w:val="001E5141"/>
    <w:rsid w:val="001E58D1"/>
    <w:rsid w:val="001E5BEF"/>
    <w:rsid w:val="001E7B9C"/>
    <w:rsid w:val="001F0758"/>
    <w:rsid w:val="001F0B7D"/>
    <w:rsid w:val="001F1C49"/>
    <w:rsid w:val="001F2F1F"/>
    <w:rsid w:val="001F3669"/>
    <w:rsid w:val="001F37D7"/>
    <w:rsid w:val="001F39FB"/>
    <w:rsid w:val="001F3D1B"/>
    <w:rsid w:val="001F413B"/>
    <w:rsid w:val="001F5503"/>
    <w:rsid w:val="002009B1"/>
    <w:rsid w:val="00201847"/>
    <w:rsid w:val="00201A25"/>
    <w:rsid w:val="00202506"/>
    <w:rsid w:val="00204866"/>
    <w:rsid w:val="00205E4A"/>
    <w:rsid w:val="0020737B"/>
    <w:rsid w:val="00207629"/>
    <w:rsid w:val="002078C0"/>
    <w:rsid w:val="00211631"/>
    <w:rsid w:val="00211786"/>
    <w:rsid w:val="00211F6E"/>
    <w:rsid w:val="00213335"/>
    <w:rsid w:val="0021567B"/>
    <w:rsid w:val="002156B7"/>
    <w:rsid w:val="002162CF"/>
    <w:rsid w:val="00216FEB"/>
    <w:rsid w:val="00217A28"/>
    <w:rsid w:val="00217DEA"/>
    <w:rsid w:val="00220420"/>
    <w:rsid w:val="00220C6A"/>
    <w:rsid w:val="0022162F"/>
    <w:rsid w:val="0022197F"/>
    <w:rsid w:val="00222058"/>
    <w:rsid w:val="00222331"/>
    <w:rsid w:val="00222546"/>
    <w:rsid w:val="00222A81"/>
    <w:rsid w:val="00223B01"/>
    <w:rsid w:val="00223B3D"/>
    <w:rsid w:val="002248AB"/>
    <w:rsid w:val="00226F8F"/>
    <w:rsid w:val="00226FD6"/>
    <w:rsid w:val="00227C7A"/>
    <w:rsid w:val="0023002F"/>
    <w:rsid w:val="002305EE"/>
    <w:rsid w:val="00230AF2"/>
    <w:rsid w:val="0023441F"/>
    <w:rsid w:val="00234A13"/>
    <w:rsid w:val="00234FFC"/>
    <w:rsid w:val="0023619D"/>
    <w:rsid w:val="00236A8A"/>
    <w:rsid w:val="00236E74"/>
    <w:rsid w:val="00237457"/>
    <w:rsid w:val="00237CDB"/>
    <w:rsid w:val="00237D07"/>
    <w:rsid w:val="00242516"/>
    <w:rsid w:val="002427A8"/>
    <w:rsid w:val="002429E0"/>
    <w:rsid w:val="00243133"/>
    <w:rsid w:val="00245039"/>
    <w:rsid w:val="00245F2C"/>
    <w:rsid w:val="002466BB"/>
    <w:rsid w:val="0024774C"/>
    <w:rsid w:val="0025554A"/>
    <w:rsid w:val="00255BCA"/>
    <w:rsid w:val="002567AB"/>
    <w:rsid w:val="002605B4"/>
    <w:rsid w:val="00261221"/>
    <w:rsid w:val="00261B34"/>
    <w:rsid w:val="00262856"/>
    <w:rsid w:val="00262AAF"/>
    <w:rsid w:val="00262C13"/>
    <w:rsid w:val="002634C6"/>
    <w:rsid w:val="00263E6D"/>
    <w:rsid w:val="00263FB8"/>
    <w:rsid w:val="002646D1"/>
    <w:rsid w:val="00264D9C"/>
    <w:rsid w:val="002666AD"/>
    <w:rsid w:val="002667C6"/>
    <w:rsid w:val="00267332"/>
    <w:rsid w:val="00267B75"/>
    <w:rsid w:val="002701CA"/>
    <w:rsid w:val="00270343"/>
    <w:rsid w:val="00270AB4"/>
    <w:rsid w:val="002711D7"/>
    <w:rsid w:val="0027191B"/>
    <w:rsid w:val="002719EE"/>
    <w:rsid w:val="0027258E"/>
    <w:rsid w:val="00273614"/>
    <w:rsid w:val="00275060"/>
    <w:rsid w:val="00275BC0"/>
    <w:rsid w:val="00275F06"/>
    <w:rsid w:val="00276273"/>
    <w:rsid w:val="0027716E"/>
    <w:rsid w:val="00277D42"/>
    <w:rsid w:val="00277DD1"/>
    <w:rsid w:val="002814EC"/>
    <w:rsid w:val="0028236C"/>
    <w:rsid w:val="00282891"/>
    <w:rsid w:val="00282E2F"/>
    <w:rsid w:val="0028303E"/>
    <w:rsid w:val="00285F02"/>
    <w:rsid w:val="00286949"/>
    <w:rsid w:val="00287B81"/>
    <w:rsid w:val="00290096"/>
    <w:rsid w:val="002943D9"/>
    <w:rsid w:val="00294573"/>
    <w:rsid w:val="00294C0E"/>
    <w:rsid w:val="0029640F"/>
    <w:rsid w:val="00297329"/>
    <w:rsid w:val="00297FE2"/>
    <w:rsid w:val="002A09E9"/>
    <w:rsid w:val="002A2B65"/>
    <w:rsid w:val="002A35BF"/>
    <w:rsid w:val="002A43D3"/>
    <w:rsid w:val="002B08B5"/>
    <w:rsid w:val="002B42EB"/>
    <w:rsid w:val="002B4EB2"/>
    <w:rsid w:val="002C37B9"/>
    <w:rsid w:val="002C37EA"/>
    <w:rsid w:val="002C3D68"/>
    <w:rsid w:val="002C5B86"/>
    <w:rsid w:val="002C5ED8"/>
    <w:rsid w:val="002C6FF4"/>
    <w:rsid w:val="002D03F0"/>
    <w:rsid w:val="002D0861"/>
    <w:rsid w:val="002D1BC6"/>
    <w:rsid w:val="002D26B2"/>
    <w:rsid w:val="002D2BE9"/>
    <w:rsid w:val="002D469E"/>
    <w:rsid w:val="002D4916"/>
    <w:rsid w:val="002D5114"/>
    <w:rsid w:val="002D5794"/>
    <w:rsid w:val="002D58CE"/>
    <w:rsid w:val="002D7056"/>
    <w:rsid w:val="002D7FE6"/>
    <w:rsid w:val="002E0955"/>
    <w:rsid w:val="002E1E7D"/>
    <w:rsid w:val="002E272D"/>
    <w:rsid w:val="002E29B5"/>
    <w:rsid w:val="002E300E"/>
    <w:rsid w:val="002E3A6B"/>
    <w:rsid w:val="002E3FD3"/>
    <w:rsid w:val="002E65D4"/>
    <w:rsid w:val="002F0CF2"/>
    <w:rsid w:val="002F25DD"/>
    <w:rsid w:val="002F341A"/>
    <w:rsid w:val="002F3CA0"/>
    <w:rsid w:val="002F40AD"/>
    <w:rsid w:val="002F4769"/>
    <w:rsid w:val="002F76AB"/>
    <w:rsid w:val="002F7837"/>
    <w:rsid w:val="002F7B87"/>
    <w:rsid w:val="002F7F19"/>
    <w:rsid w:val="003004D2"/>
    <w:rsid w:val="00302157"/>
    <w:rsid w:val="00302B24"/>
    <w:rsid w:val="0030351A"/>
    <w:rsid w:val="00304C22"/>
    <w:rsid w:val="00305138"/>
    <w:rsid w:val="00307361"/>
    <w:rsid w:val="0030791C"/>
    <w:rsid w:val="00310D5B"/>
    <w:rsid w:val="003135AD"/>
    <w:rsid w:val="00316B59"/>
    <w:rsid w:val="00316CEA"/>
    <w:rsid w:val="0032060A"/>
    <w:rsid w:val="0032075A"/>
    <w:rsid w:val="003238CF"/>
    <w:rsid w:val="00325AAE"/>
    <w:rsid w:val="00325C79"/>
    <w:rsid w:val="0032783E"/>
    <w:rsid w:val="003306A1"/>
    <w:rsid w:val="00331048"/>
    <w:rsid w:val="00331E3D"/>
    <w:rsid w:val="003320C1"/>
    <w:rsid w:val="003331FD"/>
    <w:rsid w:val="003337F7"/>
    <w:rsid w:val="00333CDF"/>
    <w:rsid w:val="00334424"/>
    <w:rsid w:val="003346E2"/>
    <w:rsid w:val="00336E25"/>
    <w:rsid w:val="00337EE8"/>
    <w:rsid w:val="00340368"/>
    <w:rsid w:val="0034099D"/>
    <w:rsid w:val="003416E0"/>
    <w:rsid w:val="0034179A"/>
    <w:rsid w:val="00341B76"/>
    <w:rsid w:val="00341B98"/>
    <w:rsid w:val="003426D8"/>
    <w:rsid w:val="00345017"/>
    <w:rsid w:val="00347566"/>
    <w:rsid w:val="003504AB"/>
    <w:rsid w:val="00350BD9"/>
    <w:rsid w:val="00350DB4"/>
    <w:rsid w:val="003512A9"/>
    <w:rsid w:val="00351B74"/>
    <w:rsid w:val="003521C6"/>
    <w:rsid w:val="003528B9"/>
    <w:rsid w:val="003533B4"/>
    <w:rsid w:val="0035638D"/>
    <w:rsid w:val="00356925"/>
    <w:rsid w:val="00356C26"/>
    <w:rsid w:val="00360F5D"/>
    <w:rsid w:val="003624D2"/>
    <w:rsid w:val="00362830"/>
    <w:rsid w:val="0036320A"/>
    <w:rsid w:val="0036479F"/>
    <w:rsid w:val="00365232"/>
    <w:rsid w:val="003662AD"/>
    <w:rsid w:val="003664C9"/>
    <w:rsid w:val="00370478"/>
    <w:rsid w:val="0037257B"/>
    <w:rsid w:val="00372E4E"/>
    <w:rsid w:val="0037438D"/>
    <w:rsid w:val="003744BD"/>
    <w:rsid w:val="00375CE0"/>
    <w:rsid w:val="003774D8"/>
    <w:rsid w:val="00377939"/>
    <w:rsid w:val="00377DEA"/>
    <w:rsid w:val="00380688"/>
    <w:rsid w:val="00380919"/>
    <w:rsid w:val="003825DE"/>
    <w:rsid w:val="0038532A"/>
    <w:rsid w:val="0038636B"/>
    <w:rsid w:val="00386476"/>
    <w:rsid w:val="0038760F"/>
    <w:rsid w:val="00391871"/>
    <w:rsid w:val="00393695"/>
    <w:rsid w:val="00393982"/>
    <w:rsid w:val="00393D74"/>
    <w:rsid w:val="0039463B"/>
    <w:rsid w:val="00395131"/>
    <w:rsid w:val="003959EE"/>
    <w:rsid w:val="00396D04"/>
    <w:rsid w:val="00397336"/>
    <w:rsid w:val="00397FF4"/>
    <w:rsid w:val="003A170A"/>
    <w:rsid w:val="003A1AC5"/>
    <w:rsid w:val="003A1B02"/>
    <w:rsid w:val="003A1E37"/>
    <w:rsid w:val="003A219B"/>
    <w:rsid w:val="003A23A5"/>
    <w:rsid w:val="003A2F52"/>
    <w:rsid w:val="003A4A49"/>
    <w:rsid w:val="003A61EF"/>
    <w:rsid w:val="003A6B95"/>
    <w:rsid w:val="003A79CA"/>
    <w:rsid w:val="003A7D74"/>
    <w:rsid w:val="003B15E0"/>
    <w:rsid w:val="003B24F8"/>
    <w:rsid w:val="003B2DB0"/>
    <w:rsid w:val="003B3539"/>
    <w:rsid w:val="003B362C"/>
    <w:rsid w:val="003B374B"/>
    <w:rsid w:val="003B3B09"/>
    <w:rsid w:val="003B58D5"/>
    <w:rsid w:val="003B614F"/>
    <w:rsid w:val="003B6DAC"/>
    <w:rsid w:val="003B7182"/>
    <w:rsid w:val="003B7F91"/>
    <w:rsid w:val="003C4BED"/>
    <w:rsid w:val="003C6C9B"/>
    <w:rsid w:val="003C7800"/>
    <w:rsid w:val="003D0C25"/>
    <w:rsid w:val="003D2C19"/>
    <w:rsid w:val="003D3033"/>
    <w:rsid w:val="003D32AA"/>
    <w:rsid w:val="003D3A73"/>
    <w:rsid w:val="003D4A61"/>
    <w:rsid w:val="003D4D02"/>
    <w:rsid w:val="003D4F31"/>
    <w:rsid w:val="003D509D"/>
    <w:rsid w:val="003D58DA"/>
    <w:rsid w:val="003D73AD"/>
    <w:rsid w:val="003E11F0"/>
    <w:rsid w:val="003E222A"/>
    <w:rsid w:val="003E2FEA"/>
    <w:rsid w:val="003E3E2F"/>
    <w:rsid w:val="003E57F4"/>
    <w:rsid w:val="003E5BE1"/>
    <w:rsid w:val="003E61C3"/>
    <w:rsid w:val="003E6964"/>
    <w:rsid w:val="003E6987"/>
    <w:rsid w:val="003E70AA"/>
    <w:rsid w:val="003E7A93"/>
    <w:rsid w:val="003F0059"/>
    <w:rsid w:val="003F0271"/>
    <w:rsid w:val="003F0706"/>
    <w:rsid w:val="003F2FE7"/>
    <w:rsid w:val="003F3D07"/>
    <w:rsid w:val="003F56AF"/>
    <w:rsid w:val="003F5883"/>
    <w:rsid w:val="003F5ED5"/>
    <w:rsid w:val="003F6EA1"/>
    <w:rsid w:val="00400C89"/>
    <w:rsid w:val="00400E3C"/>
    <w:rsid w:val="004028E6"/>
    <w:rsid w:val="00403050"/>
    <w:rsid w:val="00404492"/>
    <w:rsid w:val="004047C7"/>
    <w:rsid w:val="00405209"/>
    <w:rsid w:val="00411675"/>
    <w:rsid w:val="00411FD6"/>
    <w:rsid w:val="0041378D"/>
    <w:rsid w:val="004138C3"/>
    <w:rsid w:val="0041587A"/>
    <w:rsid w:val="00415D94"/>
    <w:rsid w:val="0041722C"/>
    <w:rsid w:val="00417352"/>
    <w:rsid w:val="00420907"/>
    <w:rsid w:val="00422031"/>
    <w:rsid w:val="00425141"/>
    <w:rsid w:val="0042567F"/>
    <w:rsid w:val="00425B81"/>
    <w:rsid w:val="0042674F"/>
    <w:rsid w:val="00426959"/>
    <w:rsid w:val="00427F39"/>
    <w:rsid w:val="00430045"/>
    <w:rsid w:val="00430541"/>
    <w:rsid w:val="00432220"/>
    <w:rsid w:val="0043274D"/>
    <w:rsid w:val="00433578"/>
    <w:rsid w:val="00434033"/>
    <w:rsid w:val="004348D1"/>
    <w:rsid w:val="00435BA3"/>
    <w:rsid w:val="00436574"/>
    <w:rsid w:val="00436A08"/>
    <w:rsid w:val="004372D5"/>
    <w:rsid w:val="00440E03"/>
    <w:rsid w:val="00441AB6"/>
    <w:rsid w:val="004445EB"/>
    <w:rsid w:val="00444E08"/>
    <w:rsid w:val="00445506"/>
    <w:rsid w:val="0044658B"/>
    <w:rsid w:val="00446B24"/>
    <w:rsid w:val="0044790D"/>
    <w:rsid w:val="00447C36"/>
    <w:rsid w:val="0045049D"/>
    <w:rsid w:val="00451336"/>
    <w:rsid w:val="00451F0E"/>
    <w:rsid w:val="0045314B"/>
    <w:rsid w:val="00453AF1"/>
    <w:rsid w:val="00454570"/>
    <w:rsid w:val="00454974"/>
    <w:rsid w:val="004562B4"/>
    <w:rsid w:val="004567AB"/>
    <w:rsid w:val="00456C73"/>
    <w:rsid w:val="004608F8"/>
    <w:rsid w:val="00462704"/>
    <w:rsid w:val="00463BCD"/>
    <w:rsid w:val="00463EBB"/>
    <w:rsid w:val="004646AD"/>
    <w:rsid w:val="004664C4"/>
    <w:rsid w:val="00466C6F"/>
    <w:rsid w:val="00466C9C"/>
    <w:rsid w:val="00466D20"/>
    <w:rsid w:val="00466D9B"/>
    <w:rsid w:val="0046705D"/>
    <w:rsid w:val="00467B92"/>
    <w:rsid w:val="004707EC"/>
    <w:rsid w:val="00472CA9"/>
    <w:rsid w:val="0047313D"/>
    <w:rsid w:val="004742CA"/>
    <w:rsid w:val="0047520E"/>
    <w:rsid w:val="00476140"/>
    <w:rsid w:val="00476B45"/>
    <w:rsid w:val="00477040"/>
    <w:rsid w:val="00477C02"/>
    <w:rsid w:val="0048024F"/>
    <w:rsid w:val="0048135E"/>
    <w:rsid w:val="00482597"/>
    <w:rsid w:val="00482CC0"/>
    <w:rsid w:val="00482F2E"/>
    <w:rsid w:val="00484E8B"/>
    <w:rsid w:val="004850EA"/>
    <w:rsid w:val="00490464"/>
    <w:rsid w:val="00490593"/>
    <w:rsid w:val="00492219"/>
    <w:rsid w:val="00493964"/>
    <w:rsid w:val="00494017"/>
    <w:rsid w:val="00494BDC"/>
    <w:rsid w:val="00497733"/>
    <w:rsid w:val="0049779B"/>
    <w:rsid w:val="00497C60"/>
    <w:rsid w:val="004A1455"/>
    <w:rsid w:val="004A2DA9"/>
    <w:rsid w:val="004A4239"/>
    <w:rsid w:val="004A42EB"/>
    <w:rsid w:val="004A45D5"/>
    <w:rsid w:val="004A6037"/>
    <w:rsid w:val="004A6D4D"/>
    <w:rsid w:val="004A7480"/>
    <w:rsid w:val="004B0F2D"/>
    <w:rsid w:val="004B2DBD"/>
    <w:rsid w:val="004B3EA6"/>
    <w:rsid w:val="004B412C"/>
    <w:rsid w:val="004B438B"/>
    <w:rsid w:val="004B4D61"/>
    <w:rsid w:val="004B4E51"/>
    <w:rsid w:val="004B565F"/>
    <w:rsid w:val="004B66DE"/>
    <w:rsid w:val="004C05E4"/>
    <w:rsid w:val="004C3DF0"/>
    <w:rsid w:val="004C3E93"/>
    <w:rsid w:val="004C6DFE"/>
    <w:rsid w:val="004C7375"/>
    <w:rsid w:val="004C77C1"/>
    <w:rsid w:val="004C7E91"/>
    <w:rsid w:val="004C7F51"/>
    <w:rsid w:val="004D00B0"/>
    <w:rsid w:val="004D2364"/>
    <w:rsid w:val="004D3C68"/>
    <w:rsid w:val="004D699C"/>
    <w:rsid w:val="004D6C90"/>
    <w:rsid w:val="004D6F2B"/>
    <w:rsid w:val="004D7138"/>
    <w:rsid w:val="004E1157"/>
    <w:rsid w:val="004E23E5"/>
    <w:rsid w:val="004E3574"/>
    <w:rsid w:val="004E3BBD"/>
    <w:rsid w:val="004E4099"/>
    <w:rsid w:val="004E4F65"/>
    <w:rsid w:val="004E548D"/>
    <w:rsid w:val="004E7E86"/>
    <w:rsid w:val="004F00B1"/>
    <w:rsid w:val="004F047F"/>
    <w:rsid w:val="004F25C0"/>
    <w:rsid w:val="004F4BCE"/>
    <w:rsid w:val="004F5098"/>
    <w:rsid w:val="004F5FE3"/>
    <w:rsid w:val="004F68A0"/>
    <w:rsid w:val="004F69D8"/>
    <w:rsid w:val="004F72C6"/>
    <w:rsid w:val="0050103E"/>
    <w:rsid w:val="00501216"/>
    <w:rsid w:val="0050311E"/>
    <w:rsid w:val="00503A95"/>
    <w:rsid w:val="005046B6"/>
    <w:rsid w:val="005059CA"/>
    <w:rsid w:val="00506627"/>
    <w:rsid w:val="00507F11"/>
    <w:rsid w:val="0051218F"/>
    <w:rsid w:val="005121E9"/>
    <w:rsid w:val="005125B7"/>
    <w:rsid w:val="0051314E"/>
    <w:rsid w:val="005144AD"/>
    <w:rsid w:val="00515EC0"/>
    <w:rsid w:val="00516C23"/>
    <w:rsid w:val="00517219"/>
    <w:rsid w:val="00517DEF"/>
    <w:rsid w:val="00520A69"/>
    <w:rsid w:val="00520A71"/>
    <w:rsid w:val="005214EF"/>
    <w:rsid w:val="00522E44"/>
    <w:rsid w:val="0052434A"/>
    <w:rsid w:val="0052600C"/>
    <w:rsid w:val="0052654F"/>
    <w:rsid w:val="00527317"/>
    <w:rsid w:val="00532514"/>
    <w:rsid w:val="005341D0"/>
    <w:rsid w:val="00534FCB"/>
    <w:rsid w:val="00535469"/>
    <w:rsid w:val="00536691"/>
    <w:rsid w:val="0053787B"/>
    <w:rsid w:val="00540684"/>
    <w:rsid w:val="00540C85"/>
    <w:rsid w:val="00541130"/>
    <w:rsid w:val="0054244A"/>
    <w:rsid w:val="00542D47"/>
    <w:rsid w:val="0054581D"/>
    <w:rsid w:val="00546334"/>
    <w:rsid w:val="0054692B"/>
    <w:rsid w:val="00547E16"/>
    <w:rsid w:val="0055074D"/>
    <w:rsid w:val="005511E8"/>
    <w:rsid w:val="005518C0"/>
    <w:rsid w:val="005519E4"/>
    <w:rsid w:val="00551E76"/>
    <w:rsid w:val="0055211E"/>
    <w:rsid w:val="0055220C"/>
    <w:rsid w:val="00552B41"/>
    <w:rsid w:val="00553523"/>
    <w:rsid w:val="0055381B"/>
    <w:rsid w:val="00553F2E"/>
    <w:rsid w:val="00554E9D"/>
    <w:rsid w:val="00557502"/>
    <w:rsid w:val="005578AA"/>
    <w:rsid w:val="00557C8D"/>
    <w:rsid w:val="00560739"/>
    <w:rsid w:val="005619B0"/>
    <w:rsid w:val="00562B77"/>
    <w:rsid w:val="00562C97"/>
    <w:rsid w:val="00563B4D"/>
    <w:rsid w:val="005650EC"/>
    <w:rsid w:val="00573A9D"/>
    <w:rsid w:val="00573D7F"/>
    <w:rsid w:val="00573F97"/>
    <w:rsid w:val="00574F37"/>
    <w:rsid w:val="005757A4"/>
    <w:rsid w:val="00577067"/>
    <w:rsid w:val="005776E7"/>
    <w:rsid w:val="00577B41"/>
    <w:rsid w:val="00580CA1"/>
    <w:rsid w:val="00580FEA"/>
    <w:rsid w:val="00584880"/>
    <w:rsid w:val="00586D58"/>
    <w:rsid w:val="005875EA"/>
    <w:rsid w:val="00587F5D"/>
    <w:rsid w:val="0059126E"/>
    <w:rsid w:val="00592FF1"/>
    <w:rsid w:val="00594D94"/>
    <w:rsid w:val="0059532B"/>
    <w:rsid w:val="00596CC1"/>
    <w:rsid w:val="0059741A"/>
    <w:rsid w:val="005A0AF5"/>
    <w:rsid w:val="005A0D69"/>
    <w:rsid w:val="005A43B8"/>
    <w:rsid w:val="005A445F"/>
    <w:rsid w:val="005A4B4D"/>
    <w:rsid w:val="005A6C5D"/>
    <w:rsid w:val="005A7061"/>
    <w:rsid w:val="005A7389"/>
    <w:rsid w:val="005A7A55"/>
    <w:rsid w:val="005B03B5"/>
    <w:rsid w:val="005B0EEC"/>
    <w:rsid w:val="005B13F6"/>
    <w:rsid w:val="005B14CA"/>
    <w:rsid w:val="005B1789"/>
    <w:rsid w:val="005B1845"/>
    <w:rsid w:val="005B26C2"/>
    <w:rsid w:val="005B2859"/>
    <w:rsid w:val="005B2BC5"/>
    <w:rsid w:val="005B2CF1"/>
    <w:rsid w:val="005B3280"/>
    <w:rsid w:val="005B3AA8"/>
    <w:rsid w:val="005B402A"/>
    <w:rsid w:val="005B62DB"/>
    <w:rsid w:val="005B6DCF"/>
    <w:rsid w:val="005B6E47"/>
    <w:rsid w:val="005B7E68"/>
    <w:rsid w:val="005C0248"/>
    <w:rsid w:val="005C03E5"/>
    <w:rsid w:val="005C0428"/>
    <w:rsid w:val="005C158B"/>
    <w:rsid w:val="005C3015"/>
    <w:rsid w:val="005C41B0"/>
    <w:rsid w:val="005C42E0"/>
    <w:rsid w:val="005C430B"/>
    <w:rsid w:val="005C5EE8"/>
    <w:rsid w:val="005C6CA8"/>
    <w:rsid w:val="005D015E"/>
    <w:rsid w:val="005D1023"/>
    <w:rsid w:val="005D16D4"/>
    <w:rsid w:val="005D24D3"/>
    <w:rsid w:val="005D2C4F"/>
    <w:rsid w:val="005D2EDD"/>
    <w:rsid w:val="005D305B"/>
    <w:rsid w:val="005D3A38"/>
    <w:rsid w:val="005D72B2"/>
    <w:rsid w:val="005E18B8"/>
    <w:rsid w:val="005E3727"/>
    <w:rsid w:val="005E3C2E"/>
    <w:rsid w:val="005E4B8F"/>
    <w:rsid w:val="005E4F74"/>
    <w:rsid w:val="005E53DA"/>
    <w:rsid w:val="005F34D9"/>
    <w:rsid w:val="005F390E"/>
    <w:rsid w:val="005F405C"/>
    <w:rsid w:val="005F40A6"/>
    <w:rsid w:val="005F7E25"/>
    <w:rsid w:val="00600986"/>
    <w:rsid w:val="006012F4"/>
    <w:rsid w:val="00601974"/>
    <w:rsid w:val="00602428"/>
    <w:rsid w:val="0060440F"/>
    <w:rsid w:val="00604C2E"/>
    <w:rsid w:val="00607054"/>
    <w:rsid w:val="006070D2"/>
    <w:rsid w:val="00607317"/>
    <w:rsid w:val="00611C9C"/>
    <w:rsid w:val="00611F1B"/>
    <w:rsid w:val="00613AFB"/>
    <w:rsid w:val="006140A0"/>
    <w:rsid w:val="00615559"/>
    <w:rsid w:val="006163BF"/>
    <w:rsid w:val="006166CB"/>
    <w:rsid w:val="00617D7D"/>
    <w:rsid w:val="00622622"/>
    <w:rsid w:val="00622727"/>
    <w:rsid w:val="0062537C"/>
    <w:rsid w:val="00625400"/>
    <w:rsid w:val="00625FBD"/>
    <w:rsid w:val="006260A5"/>
    <w:rsid w:val="00627632"/>
    <w:rsid w:val="006301B9"/>
    <w:rsid w:val="00632222"/>
    <w:rsid w:val="00632921"/>
    <w:rsid w:val="006332E9"/>
    <w:rsid w:val="006341FF"/>
    <w:rsid w:val="0063461B"/>
    <w:rsid w:val="0063466C"/>
    <w:rsid w:val="006347FA"/>
    <w:rsid w:val="00634E25"/>
    <w:rsid w:val="00641A58"/>
    <w:rsid w:val="00642EB8"/>
    <w:rsid w:val="006432A7"/>
    <w:rsid w:val="006437D0"/>
    <w:rsid w:val="00643A48"/>
    <w:rsid w:val="00644738"/>
    <w:rsid w:val="00644ADF"/>
    <w:rsid w:val="00644B40"/>
    <w:rsid w:val="00644C90"/>
    <w:rsid w:val="00645108"/>
    <w:rsid w:val="00645759"/>
    <w:rsid w:val="00650F3A"/>
    <w:rsid w:val="00651FD4"/>
    <w:rsid w:val="006547E9"/>
    <w:rsid w:val="006550B3"/>
    <w:rsid w:val="00656655"/>
    <w:rsid w:val="00657F26"/>
    <w:rsid w:val="00660C2A"/>
    <w:rsid w:val="006613FE"/>
    <w:rsid w:val="00661855"/>
    <w:rsid w:val="00662267"/>
    <w:rsid w:val="00662291"/>
    <w:rsid w:val="00663C79"/>
    <w:rsid w:val="00664A75"/>
    <w:rsid w:val="00664B66"/>
    <w:rsid w:val="00672AF5"/>
    <w:rsid w:val="00673DD5"/>
    <w:rsid w:val="0067496D"/>
    <w:rsid w:val="00674F83"/>
    <w:rsid w:val="00674FC0"/>
    <w:rsid w:val="006754CC"/>
    <w:rsid w:val="00676B24"/>
    <w:rsid w:val="00676FEE"/>
    <w:rsid w:val="00677776"/>
    <w:rsid w:val="00677E48"/>
    <w:rsid w:val="00677EE2"/>
    <w:rsid w:val="00680D06"/>
    <w:rsid w:val="00682CD6"/>
    <w:rsid w:val="006840ED"/>
    <w:rsid w:val="00684BAB"/>
    <w:rsid w:val="00687314"/>
    <w:rsid w:val="006908D0"/>
    <w:rsid w:val="00692597"/>
    <w:rsid w:val="00694F6E"/>
    <w:rsid w:val="00695CB2"/>
    <w:rsid w:val="00695D78"/>
    <w:rsid w:val="006960F3"/>
    <w:rsid w:val="00696E24"/>
    <w:rsid w:val="006A0FBF"/>
    <w:rsid w:val="006A1342"/>
    <w:rsid w:val="006A1BFA"/>
    <w:rsid w:val="006A3909"/>
    <w:rsid w:val="006A4758"/>
    <w:rsid w:val="006A5837"/>
    <w:rsid w:val="006A6C44"/>
    <w:rsid w:val="006A7DD1"/>
    <w:rsid w:val="006B0495"/>
    <w:rsid w:val="006B0E2B"/>
    <w:rsid w:val="006B29F3"/>
    <w:rsid w:val="006B2D95"/>
    <w:rsid w:val="006B350D"/>
    <w:rsid w:val="006B3AF3"/>
    <w:rsid w:val="006B3B76"/>
    <w:rsid w:val="006B3EFC"/>
    <w:rsid w:val="006B51D9"/>
    <w:rsid w:val="006B7B56"/>
    <w:rsid w:val="006B7C16"/>
    <w:rsid w:val="006B7C34"/>
    <w:rsid w:val="006C010E"/>
    <w:rsid w:val="006C0332"/>
    <w:rsid w:val="006C03AC"/>
    <w:rsid w:val="006C0409"/>
    <w:rsid w:val="006C0D99"/>
    <w:rsid w:val="006C196E"/>
    <w:rsid w:val="006C199E"/>
    <w:rsid w:val="006C1B30"/>
    <w:rsid w:val="006C2B9B"/>
    <w:rsid w:val="006C53C7"/>
    <w:rsid w:val="006C58BB"/>
    <w:rsid w:val="006C63E8"/>
    <w:rsid w:val="006C7ABD"/>
    <w:rsid w:val="006C7C21"/>
    <w:rsid w:val="006C7E1F"/>
    <w:rsid w:val="006D041E"/>
    <w:rsid w:val="006D1E67"/>
    <w:rsid w:val="006D2679"/>
    <w:rsid w:val="006D33CD"/>
    <w:rsid w:val="006D48F8"/>
    <w:rsid w:val="006D50DB"/>
    <w:rsid w:val="006D52C6"/>
    <w:rsid w:val="006D5401"/>
    <w:rsid w:val="006D5E1A"/>
    <w:rsid w:val="006D69B9"/>
    <w:rsid w:val="006D742A"/>
    <w:rsid w:val="006E01EF"/>
    <w:rsid w:val="006E089C"/>
    <w:rsid w:val="006E3538"/>
    <w:rsid w:val="006E3D64"/>
    <w:rsid w:val="006E3DB9"/>
    <w:rsid w:val="006E4402"/>
    <w:rsid w:val="006E6300"/>
    <w:rsid w:val="006F3334"/>
    <w:rsid w:val="006F374D"/>
    <w:rsid w:val="006F606F"/>
    <w:rsid w:val="006F7117"/>
    <w:rsid w:val="006F7756"/>
    <w:rsid w:val="006F79FD"/>
    <w:rsid w:val="006F7DD6"/>
    <w:rsid w:val="006F7E89"/>
    <w:rsid w:val="00700760"/>
    <w:rsid w:val="00700E2C"/>
    <w:rsid w:val="007015B7"/>
    <w:rsid w:val="00702758"/>
    <w:rsid w:val="00702D10"/>
    <w:rsid w:val="00703073"/>
    <w:rsid w:val="007030F4"/>
    <w:rsid w:val="00704CD6"/>
    <w:rsid w:val="0070600E"/>
    <w:rsid w:val="0070775F"/>
    <w:rsid w:val="0071024C"/>
    <w:rsid w:val="00710FE6"/>
    <w:rsid w:val="007118CA"/>
    <w:rsid w:val="00712724"/>
    <w:rsid w:val="00713D43"/>
    <w:rsid w:val="00714E02"/>
    <w:rsid w:val="00716E3F"/>
    <w:rsid w:val="00720D02"/>
    <w:rsid w:val="00720F6D"/>
    <w:rsid w:val="00721BBE"/>
    <w:rsid w:val="00721C94"/>
    <w:rsid w:val="00721D67"/>
    <w:rsid w:val="00723C7F"/>
    <w:rsid w:val="00723D92"/>
    <w:rsid w:val="00724DE0"/>
    <w:rsid w:val="007250FF"/>
    <w:rsid w:val="00725E6C"/>
    <w:rsid w:val="00731816"/>
    <w:rsid w:val="007324FB"/>
    <w:rsid w:val="00732A27"/>
    <w:rsid w:val="00734723"/>
    <w:rsid w:val="00734760"/>
    <w:rsid w:val="00735627"/>
    <w:rsid w:val="00735AFC"/>
    <w:rsid w:val="007370F4"/>
    <w:rsid w:val="00737AD0"/>
    <w:rsid w:val="0074020A"/>
    <w:rsid w:val="007403C9"/>
    <w:rsid w:val="007404B8"/>
    <w:rsid w:val="00740846"/>
    <w:rsid w:val="00740C32"/>
    <w:rsid w:val="007417A8"/>
    <w:rsid w:val="00745549"/>
    <w:rsid w:val="00746C0A"/>
    <w:rsid w:val="007501B0"/>
    <w:rsid w:val="0075072E"/>
    <w:rsid w:val="0075186B"/>
    <w:rsid w:val="00752DA6"/>
    <w:rsid w:val="00754A6B"/>
    <w:rsid w:val="00756299"/>
    <w:rsid w:val="00756B3C"/>
    <w:rsid w:val="00756D1C"/>
    <w:rsid w:val="00757406"/>
    <w:rsid w:val="00761928"/>
    <w:rsid w:val="007656FB"/>
    <w:rsid w:val="00766EAD"/>
    <w:rsid w:val="00767782"/>
    <w:rsid w:val="00767F21"/>
    <w:rsid w:val="00770BF5"/>
    <w:rsid w:val="007722B7"/>
    <w:rsid w:val="007733F3"/>
    <w:rsid w:val="00774715"/>
    <w:rsid w:val="00775E27"/>
    <w:rsid w:val="007761F2"/>
    <w:rsid w:val="00780E8D"/>
    <w:rsid w:val="00781AD8"/>
    <w:rsid w:val="00782534"/>
    <w:rsid w:val="007833AF"/>
    <w:rsid w:val="007839B6"/>
    <w:rsid w:val="00783A50"/>
    <w:rsid w:val="0078478D"/>
    <w:rsid w:val="00784F47"/>
    <w:rsid w:val="007858D5"/>
    <w:rsid w:val="00786177"/>
    <w:rsid w:val="00786D3D"/>
    <w:rsid w:val="00786FE4"/>
    <w:rsid w:val="00787A8D"/>
    <w:rsid w:val="00790000"/>
    <w:rsid w:val="00791D0F"/>
    <w:rsid w:val="00794B2B"/>
    <w:rsid w:val="00794B95"/>
    <w:rsid w:val="007957AB"/>
    <w:rsid w:val="007957DB"/>
    <w:rsid w:val="00796CDA"/>
    <w:rsid w:val="007A000D"/>
    <w:rsid w:val="007A245B"/>
    <w:rsid w:val="007A4848"/>
    <w:rsid w:val="007A5E1D"/>
    <w:rsid w:val="007A659C"/>
    <w:rsid w:val="007A7CC7"/>
    <w:rsid w:val="007A7FD2"/>
    <w:rsid w:val="007B0519"/>
    <w:rsid w:val="007B1A2E"/>
    <w:rsid w:val="007B1C2E"/>
    <w:rsid w:val="007B2D0E"/>
    <w:rsid w:val="007B4D92"/>
    <w:rsid w:val="007B5010"/>
    <w:rsid w:val="007B591B"/>
    <w:rsid w:val="007B5BB7"/>
    <w:rsid w:val="007B5C78"/>
    <w:rsid w:val="007B5FD5"/>
    <w:rsid w:val="007B7B10"/>
    <w:rsid w:val="007B7D57"/>
    <w:rsid w:val="007C0421"/>
    <w:rsid w:val="007C06BB"/>
    <w:rsid w:val="007C2BD0"/>
    <w:rsid w:val="007C2E02"/>
    <w:rsid w:val="007C3FFC"/>
    <w:rsid w:val="007C5564"/>
    <w:rsid w:val="007C5C39"/>
    <w:rsid w:val="007C6A48"/>
    <w:rsid w:val="007C7BDC"/>
    <w:rsid w:val="007C7D5E"/>
    <w:rsid w:val="007D06BD"/>
    <w:rsid w:val="007D15EF"/>
    <w:rsid w:val="007D1CD1"/>
    <w:rsid w:val="007D1F70"/>
    <w:rsid w:val="007D217A"/>
    <w:rsid w:val="007D22B4"/>
    <w:rsid w:val="007D2E74"/>
    <w:rsid w:val="007D5E56"/>
    <w:rsid w:val="007D70B8"/>
    <w:rsid w:val="007D7651"/>
    <w:rsid w:val="007E2EE0"/>
    <w:rsid w:val="007E2F12"/>
    <w:rsid w:val="007E3631"/>
    <w:rsid w:val="007E45B9"/>
    <w:rsid w:val="007E460B"/>
    <w:rsid w:val="007E56CF"/>
    <w:rsid w:val="007E5F52"/>
    <w:rsid w:val="007E7320"/>
    <w:rsid w:val="007E737E"/>
    <w:rsid w:val="007F072F"/>
    <w:rsid w:val="007F0E3F"/>
    <w:rsid w:val="007F1C0D"/>
    <w:rsid w:val="007F2113"/>
    <w:rsid w:val="007F2EB4"/>
    <w:rsid w:val="007F3348"/>
    <w:rsid w:val="007F48A1"/>
    <w:rsid w:val="007F4C3D"/>
    <w:rsid w:val="007F5E63"/>
    <w:rsid w:val="0080047D"/>
    <w:rsid w:val="00800CFC"/>
    <w:rsid w:val="00802B78"/>
    <w:rsid w:val="00804798"/>
    <w:rsid w:val="008054A1"/>
    <w:rsid w:val="0080588D"/>
    <w:rsid w:val="00806960"/>
    <w:rsid w:val="008071D3"/>
    <w:rsid w:val="00807F9C"/>
    <w:rsid w:val="0081046B"/>
    <w:rsid w:val="00811A19"/>
    <w:rsid w:val="00812535"/>
    <w:rsid w:val="008130FB"/>
    <w:rsid w:val="00815084"/>
    <w:rsid w:val="0081543A"/>
    <w:rsid w:val="008156A0"/>
    <w:rsid w:val="0081616E"/>
    <w:rsid w:val="00816D6F"/>
    <w:rsid w:val="00816F06"/>
    <w:rsid w:val="00817690"/>
    <w:rsid w:val="00817F67"/>
    <w:rsid w:val="008208A0"/>
    <w:rsid w:val="00820B3B"/>
    <w:rsid w:val="00821702"/>
    <w:rsid w:val="0082240A"/>
    <w:rsid w:val="008236AE"/>
    <w:rsid w:val="00824940"/>
    <w:rsid w:val="008252EB"/>
    <w:rsid w:val="008274FC"/>
    <w:rsid w:val="00827BBF"/>
    <w:rsid w:val="00830002"/>
    <w:rsid w:val="00831082"/>
    <w:rsid w:val="00831363"/>
    <w:rsid w:val="0083360F"/>
    <w:rsid w:val="008352E8"/>
    <w:rsid w:val="008354B0"/>
    <w:rsid w:val="0083594D"/>
    <w:rsid w:val="00835F62"/>
    <w:rsid w:val="00837710"/>
    <w:rsid w:val="00837C4C"/>
    <w:rsid w:val="00840316"/>
    <w:rsid w:val="00840A93"/>
    <w:rsid w:val="0084365D"/>
    <w:rsid w:val="00845D5C"/>
    <w:rsid w:val="00846A63"/>
    <w:rsid w:val="00847FCA"/>
    <w:rsid w:val="008511FD"/>
    <w:rsid w:val="00851AA0"/>
    <w:rsid w:val="00852227"/>
    <w:rsid w:val="00852457"/>
    <w:rsid w:val="00853831"/>
    <w:rsid w:val="00854EB7"/>
    <w:rsid w:val="008556EF"/>
    <w:rsid w:val="00855BE2"/>
    <w:rsid w:val="008616D6"/>
    <w:rsid w:val="00861C4B"/>
    <w:rsid w:val="00861D4D"/>
    <w:rsid w:val="008651E2"/>
    <w:rsid w:val="00865576"/>
    <w:rsid w:val="008658E5"/>
    <w:rsid w:val="00867281"/>
    <w:rsid w:val="008674F6"/>
    <w:rsid w:val="00870E65"/>
    <w:rsid w:val="00870E7A"/>
    <w:rsid w:val="00872AB9"/>
    <w:rsid w:val="008731FF"/>
    <w:rsid w:val="00873797"/>
    <w:rsid w:val="008742C3"/>
    <w:rsid w:val="008751FC"/>
    <w:rsid w:val="00875388"/>
    <w:rsid w:val="00875DC9"/>
    <w:rsid w:val="00877323"/>
    <w:rsid w:val="008803CE"/>
    <w:rsid w:val="00880681"/>
    <w:rsid w:val="00880AD1"/>
    <w:rsid w:val="0088162A"/>
    <w:rsid w:val="008817BE"/>
    <w:rsid w:val="0088185A"/>
    <w:rsid w:val="00881A19"/>
    <w:rsid w:val="00881BF2"/>
    <w:rsid w:val="00881C10"/>
    <w:rsid w:val="00881D55"/>
    <w:rsid w:val="00882E77"/>
    <w:rsid w:val="0088320B"/>
    <w:rsid w:val="00884379"/>
    <w:rsid w:val="0088483C"/>
    <w:rsid w:val="00885DFE"/>
    <w:rsid w:val="00885E9C"/>
    <w:rsid w:val="00886139"/>
    <w:rsid w:val="008864F0"/>
    <w:rsid w:val="0088755C"/>
    <w:rsid w:val="00887EB7"/>
    <w:rsid w:val="00887F58"/>
    <w:rsid w:val="00891F88"/>
    <w:rsid w:val="00892B7B"/>
    <w:rsid w:val="00893AC6"/>
    <w:rsid w:val="008949A4"/>
    <w:rsid w:val="00894CFB"/>
    <w:rsid w:val="00895A22"/>
    <w:rsid w:val="00896239"/>
    <w:rsid w:val="00896F79"/>
    <w:rsid w:val="00896F98"/>
    <w:rsid w:val="00897D8B"/>
    <w:rsid w:val="008A0D55"/>
    <w:rsid w:val="008A0D8B"/>
    <w:rsid w:val="008A3054"/>
    <w:rsid w:val="008A4AE4"/>
    <w:rsid w:val="008A5C83"/>
    <w:rsid w:val="008A633A"/>
    <w:rsid w:val="008A65DC"/>
    <w:rsid w:val="008A6FEF"/>
    <w:rsid w:val="008A7C4E"/>
    <w:rsid w:val="008B196D"/>
    <w:rsid w:val="008B2166"/>
    <w:rsid w:val="008B29FD"/>
    <w:rsid w:val="008B3A4A"/>
    <w:rsid w:val="008B529A"/>
    <w:rsid w:val="008B564E"/>
    <w:rsid w:val="008B6641"/>
    <w:rsid w:val="008C11C3"/>
    <w:rsid w:val="008C148F"/>
    <w:rsid w:val="008C14D2"/>
    <w:rsid w:val="008C1A38"/>
    <w:rsid w:val="008C250B"/>
    <w:rsid w:val="008C2903"/>
    <w:rsid w:val="008C2FF0"/>
    <w:rsid w:val="008C5D7A"/>
    <w:rsid w:val="008C645A"/>
    <w:rsid w:val="008C68AA"/>
    <w:rsid w:val="008C6F90"/>
    <w:rsid w:val="008C7F32"/>
    <w:rsid w:val="008D0069"/>
    <w:rsid w:val="008D054E"/>
    <w:rsid w:val="008D4940"/>
    <w:rsid w:val="008D75B1"/>
    <w:rsid w:val="008E14C1"/>
    <w:rsid w:val="008E1514"/>
    <w:rsid w:val="008E1668"/>
    <w:rsid w:val="008E2314"/>
    <w:rsid w:val="008E3119"/>
    <w:rsid w:val="008E3D03"/>
    <w:rsid w:val="008E3FD5"/>
    <w:rsid w:val="008E608A"/>
    <w:rsid w:val="008E6B51"/>
    <w:rsid w:val="008E759B"/>
    <w:rsid w:val="008F04EB"/>
    <w:rsid w:val="008F1FBF"/>
    <w:rsid w:val="008F233A"/>
    <w:rsid w:val="008F250E"/>
    <w:rsid w:val="008F29E8"/>
    <w:rsid w:val="008F345B"/>
    <w:rsid w:val="008F45CC"/>
    <w:rsid w:val="008F550B"/>
    <w:rsid w:val="008F5A33"/>
    <w:rsid w:val="008F60EC"/>
    <w:rsid w:val="008F65D8"/>
    <w:rsid w:val="008F6E40"/>
    <w:rsid w:val="00900C3D"/>
    <w:rsid w:val="00900CF5"/>
    <w:rsid w:val="00902FA2"/>
    <w:rsid w:val="00903DA4"/>
    <w:rsid w:val="00903F79"/>
    <w:rsid w:val="009040E7"/>
    <w:rsid w:val="0090539B"/>
    <w:rsid w:val="00905DAE"/>
    <w:rsid w:val="00905FFC"/>
    <w:rsid w:val="009116DB"/>
    <w:rsid w:val="0091277C"/>
    <w:rsid w:val="00912E4B"/>
    <w:rsid w:val="00914F33"/>
    <w:rsid w:val="009156A9"/>
    <w:rsid w:val="00916447"/>
    <w:rsid w:val="009164FF"/>
    <w:rsid w:val="00917226"/>
    <w:rsid w:val="00917CDE"/>
    <w:rsid w:val="009217C4"/>
    <w:rsid w:val="00921DC5"/>
    <w:rsid w:val="0092245A"/>
    <w:rsid w:val="00922CB9"/>
    <w:rsid w:val="00924FBC"/>
    <w:rsid w:val="00926A42"/>
    <w:rsid w:val="0093133A"/>
    <w:rsid w:val="00931D69"/>
    <w:rsid w:val="009341CB"/>
    <w:rsid w:val="0093428C"/>
    <w:rsid w:val="00934C25"/>
    <w:rsid w:val="0093619B"/>
    <w:rsid w:val="00936C7C"/>
    <w:rsid w:val="009378C0"/>
    <w:rsid w:val="00937A6F"/>
    <w:rsid w:val="00937EEB"/>
    <w:rsid w:val="00940DC9"/>
    <w:rsid w:val="0094245B"/>
    <w:rsid w:val="00942D36"/>
    <w:rsid w:val="00944BF1"/>
    <w:rsid w:val="0094504E"/>
    <w:rsid w:val="00945406"/>
    <w:rsid w:val="00946111"/>
    <w:rsid w:val="00947812"/>
    <w:rsid w:val="009500DD"/>
    <w:rsid w:val="00950517"/>
    <w:rsid w:val="00953537"/>
    <w:rsid w:val="00955B57"/>
    <w:rsid w:val="00957D43"/>
    <w:rsid w:val="00960A5C"/>
    <w:rsid w:val="00961511"/>
    <w:rsid w:val="00961C04"/>
    <w:rsid w:val="00962856"/>
    <w:rsid w:val="00962BD2"/>
    <w:rsid w:val="009633BB"/>
    <w:rsid w:val="009635A4"/>
    <w:rsid w:val="00963B9A"/>
    <w:rsid w:val="009653ED"/>
    <w:rsid w:val="00966AE1"/>
    <w:rsid w:val="00970339"/>
    <w:rsid w:val="00970B6F"/>
    <w:rsid w:val="009711DB"/>
    <w:rsid w:val="009758C5"/>
    <w:rsid w:val="00980EC7"/>
    <w:rsid w:val="00981176"/>
    <w:rsid w:val="00982B95"/>
    <w:rsid w:val="00986815"/>
    <w:rsid w:val="00986AB2"/>
    <w:rsid w:val="00986EF5"/>
    <w:rsid w:val="00987D11"/>
    <w:rsid w:val="00990D53"/>
    <w:rsid w:val="009918B6"/>
    <w:rsid w:val="00991BD8"/>
    <w:rsid w:val="009920F8"/>
    <w:rsid w:val="009923CE"/>
    <w:rsid w:val="0099273E"/>
    <w:rsid w:val="00993E8A"/>
    <w:rsid w:val="00994099"/>
    <w:rsid w:val="0099427B"/>
    <w:rsid w:val="00994292"/>
    <w:rsid w:val="009942AE"/>
    <w:rsid w:val="00994452"/>
    <w:rsid w:val="009950CD"/>
    <w:rsid w:val="009954EB"/>
    <w:rsid w:val="0099776A"/>
    <w:rsid w:val="009A1729"/>
    <w:rsid w:val="009A1AFE"/>
    <w:rsid w:val="009A2649"/>
    <w:rsid w:val="009A2E8D"/>
    <w:rsid w:val="009A41A7"/>
    <w:rsid w:val="009A4348"/>
    <w:rsid w:val="009A5B87"/>
    <w:rsid w:val="009A7239"/>
    <w:rsid w:val="009A726E"/>
    <w:rsid w:val="009A7C16"/>
    <w:rsid w:val="009A7D8D"/>
    <w:rsid w:val="009B0214"/>
    <w:rsid w:val="009B0F6A"/>
    <w:rsid w:val="009B4C1A"/>
    <w:rsid w:val="009B4FFA"/>
    <w:rsid w:val="009B59C5"/>
    <w:rsid w:val="009B6A19"/>
    <w:rsid w:val="009B6ADC"/>
    <w:rsid w:val="009B7A05"/>
    <w:rsid w:val="009B7D8C"/>
    <w:rsid w:val="009C039A"/>
    <w:rsid w:val="009C0AEC"/>
    <w:rsid w:val="009C1484"/>
    <w:rsid w:val="009C2525"/>
    <w:rsid w:val="009C2CD6"/>
    <w:rsid w:val="009C4BAE"/>
    <w:rsid w:val="009C61A2"/>
    <w:rsid w:val="009C63A1"/>
    <w:rsid w:val="009C6537"/>
    <w:rsid w:val="009C6ACF"/>
    <w:rsid w:val="009C7220"/>
    <w:rsid w:val="009C7D64"/>
    <w:rsid w:val="009C7DE3"/>
    <w:rsid w:val="009D1EF5"/>
    <w:rsid w:val="009D29B2"/>
    <w:rsid w:val="009D5D64"/>
    <w:rsid w:val="009D7B8F"/>
    <w:rsid w:val="009D7FE3"/>
    <w:rsid w:val="009E0C39"/>
    <w:rsid w:val="009E4602"/>
    <w:rsid w:val="009E4BE0"/>
    <w:rsid w:val="009E6375"/>
    <w:rsid w:val="009E69CD"/>
    <w:rsid w:val="009E734C"/>
    <w:rsid w:val="009E7D4F"/>
    <w:rsid w:val="009F0F00"/>
    <w:rsid w:val="009F3248"/>
    <w:rsid w:val="009F3932"/>
    <w:rsid w:val="009F4AD6"/>
    <w:rsid w:val="009F4EFF"/>
    <w:rsid w:val="009F58E0"/>
    <w:rsid w:val="00A00101"/>
    <w:rsid w:val="00A04F1B"/>
    <w:rsid w:val="00A05F41"/>
    <w:rsid w:val="00A0753E"/>
    <w:rsid w:val="00A07D08"/>
    <w:rsid w:val="00A07E27"/>
    <w:rsid w:val="00A101C9"/>
    <w:rsid w:val="00A128CC"/>
    <w:rsid w:val="00A13B40"/>
    <w:rsid w:val="00A13F32"/>
    <w:rsid w:val="00A14B7E"/>
    <w:rsid w:val="00A14C08"/>
    <w:rsid w:val="00A14FEA"/>
    <w:rsid w:val="00A15419"/>
    <w:rsid w:val="00A15B31"/>
    <w:rsid w:val="00A165F3"/>
    <w:rsid w:val="00A2086E"/>
    <w:rsid w:val="00A223A1"/>
    <w:rsid w:val="00A22550"/>
    <w:rsid w:val="00A25179"/>
    <w:rsid w:val="00A27353"/>
    <w:rsid w:val="00A30D3E"/>
    <w:rsid w:val="00A31C7B"/>
    <w:rsid w:val="00A31F01"/>
    <w:rsid w:val="00A31FE0"/>
    <w:rsid w:val="00A32197"/>
    <w:rsid w:val="00A329C3"/>
    <w:rsid w:val="00A33350"/>
    <w:rsid w:val="00A35BCC"/>
    <w:rsid w:val="00A35DEB"/>
    <w:rsid w:val="00A42297"/>
    <w:rsid w:val="00A42447"/>
    <w:rsid w:val="00A4432D"/>
    <w:rsid w:val="00A466F7"/>
    <w:rsid w:val="00A519A5"/>
    <w:rsid w:val="00A5302B"/>
    <w:rsid w:val="00A53D0D"/>
    <w:rsid w:val="00A5413B"/>
    <w:rsid w:val="00A5482E"/>
    <w:rsid w:val="00A54B7B"/>
    <w:rsid w:val="00A57960"/>
    <w:rsid w:val="00A610B0"/>
    <w:rsid w:val="00A61EE3"/>
    <w:rsid w:val="00A64A88"/>
    <w:rsid w:val="00A64CC0"/>
    <w:rsid w:val="00A65773"/>
    <w:rsid w:val="00A65918"/>
    <w:rsid w:val="00A65CEC"/>
    <w:rsid w:val="00A73975"/>
    <w:rsid w:val="00A75D43"/>
    <w:rsid w:val="00A7695F"/>
    <w:rsid w:val="00A77078"/>
    <w:rsid w:val="00A80D18"/>
    <w:rsid w:val="00A81088"/>
    <w:rsid w:val="00A83132"/>
    <w:rsid w:val="00A83AAA"/>
    <w:rsid w:val="00A83AB8"/>
    <w:rsid w:val="00A868CE"/>
    <w:rsid w:val="00A86E6F"/>
    <w:rsid w:val="00A92044"/>
    <w:rsid w:val="00A948C5"/>
    <w:rsid w:val="00A961F3"/>
    <w:rsid w:val="00A96D67"/>
    <w:rsid w:val="00A97AFA"/>
    <w:rsid w:val="00AA2ADE"/>
    <w:rsid w:val="00AA4A53"/>
    <w:rsid w:val="00AA5086"/>
    <w:rsid w:val="00AA7781"/>
    <w:rsid w:val="00AA7F4C"/>
    <w:rsid w:val="00AB0939"/>
    <w:rsid w:val="00AB3284"/>
    <w:rsid w:val="00AB4E7C"/>
    <w:rsid w:val="00AB6FAC"/>
    <w:rsid w:val="00AB71B6"/>
    <w:rsid w:val="00AC006F"/>
    <w:rsid w:val="00AC0089"/>
    <w:rsid w:val="00AC242D"/>
    <w:rsid w:val="00AC306E"/>
    <w:rsid w:val="00AC3276"/>
    <w:rsid w:val="00AC350F"/>
    <w:rsid w:val="00AC36BF"/>
    <w:rsid w:val="00AC3C04"/>
    <w:rsid w:val="00AC4E10"/>
    <w:rsid w:val="00AC512D"/>
    <w:rsid w:val="00AC6F1B"/>
    <w:rsid w:val="00AC79AE"/>
    <w:rsid w:val="00AD1B2F"/>
    <w:rsid w:val="00AD25CD"/>
    <w:rsid w:val="00AD3984"/>
    <w:rsid w:val="00AD46E3"/>
    <w:rsid w:val="00AD4CFE"/>
    <w:rsid w:val="00AD547A"/>
    <w:rsid w:val="00AD660D"/>
    <w:rsid w:val="00AD7B33"/>
    <w:rsid w:val="00AE2CC6"/>
    <w:rsid w:val="00AE49B3"/>
    <w:rsid w:val="00AE68C0"/>
    <w:rsid w:val="00AE6C8A"/>
    <w:rsid w:val="00AE79FA"/>
    <w:rsid w:val="00AE7B1F"/>
    <w:rsid w:val="00AF0115"/>
    <w:rsid w:val="00AF0988"/>
    <w:rsid w:val="00AF11B0"/>
    <w:rsid w:val="00AF1374"/>
    <w:rsid w:val="00AF138D"/>
    <w:rsid w:val="00AF1AF0"/>
    <w:rsid w:val="00AF61E4"/>
    <w:rsid w:val="00AF64EF"/>
    <w:rsid w:val="00AF74E9"/>
    <w:rsid w:val="00AF7ACB"/>
    <w:rsid w:val="00B00D53"/>
    <w:rsid w:val="00B035C6"/>
    <w:rsid w:val="00B03E09"/>
    <w:rsid w:val="00B03E2B"/>
    <w:rsid w:val="00B0449B"/>
    <w:rsid w:val="00B05A4C"/>
    <w:rsid w:val="00B0711F"/>
    <w:rsid w:val="00B10FC5"/>
    <w:rsid w:val="00B11827"/>
    <w:rsid w:val="00B12354"/>
    <w:rsid w:val="00B126F3"/>
    <w:rsid w:val="00B12B8C"/>
    <w:rsid w:val="00B13FD3"/>
    <w:rsid w:val="00B14F1F"/>
    <w:rsid w:val="00B16981"/>
    <w:rsid w:val="00B17640"/>
    <w:rsid w:val="00B20B7B"/>
    <w:rsid w:val="00B22314"/>
    <w:rsid w:val="00B22507"/>
    <w:rsid w:val="00B23B7A"/>
    <w:rsid w:val="00B2465A"/>
    <w:rsid w:val="00B24E46"/>
    <w:rsid w:val="00B258A3"/>
    <w:rsid w:val="00B27056"/>
    <w:rsid w:val="00B274C0"/>
    <w:rsid w:val="00B32556"/>
    <w:rsid w:val="00B33326"/>
    <w:rsid w:val="00B33C44"/>
    <w:rsid w:val="00B34018"/>
    <w:rsid w:val="00B34D58"/>
    <w:rsid w:val="00B35CFE"/>
    <w:rsid w:val="00B37465"/>
    <w:rsid w:val="00B40023"/>
    <w:rsid w:val="00B409B1"/>
    <w:rsid w:val="00B40EA2"/>
    <w:rsid w:val="00B41A5C"/>
    <w:rsid w:val="00B41BFB"/>
    <w:rsid w:val="00B41F94"/>
    <w:rsid w:val="00B42DF9"/>
    <w:rsid w:val="00B433F4"/>
    <w:rsid w:val="00B43A54"/>
    <w:rsid w:val="00B4429F"/>
    <w:rsid w:val="00B44E15"/>
    <w:rsid w:val="00B470EB"/>
    <w:rsid w:val="00B5166D"/>
    <w:rsid w:val="00B518AA"/>
    <w:rsid w:val="00B5247C"/>
    <w:rsid w:val="00B52938"/>
    <w:rsid w:val="00B54A16"/>
    <w:rsid w:val="00B553D9"/>
    <w:rsid w:val="00B55C21"/>
    <w:rsid w:val="00B5635C"/>
    <w:rsid w:val="00B57137"/>
    <w:rsid w:val="00B57EF9"/>
    <w:rsid w:val="00B61DAD"/>
    <w:rsid w:val="00B639DF"/>
    <w:rsid w:val="00B6765F"/>
    <w:rsid w:val="00B7429A"/>
    <w:rsid w:val="00B76590"/>
    <w:rsid w:val="00B76ADA"/>
    <w:rsid w:val="00B806D7"/>
    <w:rsid w:val="00B80D52"/>
    <w:rsid w:val="00B82198"/>
    <w:rsid w:val="00B834D9"/>
    <w:rsid w:val="00B835A6"/>
    <w:rsid w:val="00B85B58"/>
    <w:rsid w:val="00B85B86"/>
    <w:rsid w:val="00B87741"/>
    <w:rsid w:val="00B903D5"/>
    <w:rsid w:val="00B929BC"/>
    <w:rsid w:val="00B92E49"/>
    <w:rsid w:val="00B938DA"/>
    <w:rsid w:val="00B93ACF"/>
    <w:rsid w:val="00B94DB8"/>
    <w:rsid w:val="00B95E86"/>
    <w:rsid w:val="00B9617D"/>
    <w:rsid w:val="00BA0604"/>
    <w:rsid w:val="00BA17AF"/>
    <w:rsid w:val="00BA2608"/>
    <w:rsid w:val="00BA3337"/>
    <w:rsid w:val="00BA3EEB"/>
    <w:rsid w:val="00BA4380"/>
    <w:rsid w:val="00BA4A98"/>
    <w:rsid w:val="00BA59C8"/>
    <w:rsid w:val="00BA5B6F"/>
    <w:rsid w:val="00BA65C5"/>
    <w:rsid w:val="00BA66CE"/>
    <w:rsid w:val="00BB014C"/>
    <w:rsid w:val="00BB1809"/>
    <w:rsid w:val="00BB396A"/>
    <w:rsid w:val="00BB53C4"/>
    <w:rsid w:val="00BB6C8E"/>
    <w:rsid w:val="00BB7818"/>
    <w:rsid w:val="00BC01B5"/>
    <w:rsid w:val="00BC02B3"/>
    <w:rsid w:val="00BC07DC"/>
    <w:rsid w:val="00BC0B61"/>
    <w:rsid w:val="00BC34BC"/>
    <w:rsid w:val="00BC440F"/>
    <w:rsid w:val="00BC4C0E"/>
    <w:rsid w:val="00BC58E5"/>
    <w:rsid w:val="00BC5A40"/>
    <w:rsid w:val="00BC64DC"/>
    <w:rsid w:val="00BC6EC8"/>
    <w:rsid w:val="00BC7A89"/>
    <w:rsid w:val="00BC7EA8"/>
    <w:rsid w:val="00BD0E49"/>
    <w:rsid w:val="00BD1746"/>
    <w:rsid w:val="00BD1F7C"/>
    <w:rsid w:val="00BD212A"/>
    <w:rsid w:val="00BD2692"/>
    <w:rsid w:val="00BD3784"/>
    <w:rsid w:val="00BD3D72"/>
    <w:rsid w:val="00BD4791"/>
    <w:rsid w:val="00BD49C7"/>
    <w:rsid w:val="00BD65BC"/>
    <w:rsid w:val="00BD6782"/>
    <w:rsid w:val="00BD7314"/>
    <w:rsid w:val="00BD77C0"/>
    <w:rsid w:val="00BE0ECE"/>
    <w:rsid w:val="00BE0EF9"/>
    <w:rsid w:val="00BE334B"/>
    <w:rsid w:val="00BE3A97"/>
    <w:rsid w:val="00BE5DB2"/>
    <w:rsid w:val="00BE6158"/>
    <w:rsid w:val="00BE7603"/>
    <w:rsid w:val="00BE7AED"/>
    <w:rsid w:val="00BE7CD9"/>
    <w:rsid w:val="00BF0A19"/>
    <w:rsid w:val="00BF11FA"/>
    <w:rsid w:val="00BF1883"/>
    <w:rsid w:val="00BF18B8"/>
    <w:rsid w:val="00BF1931"/>
    <w:rsid w:val="00BF1C71"/>
    <w:rsid w:val="00BF1CB7"/>
    <w:rsid w:val="00BF2921"/>
    <w:rsid w:val="00BF29B4"/>
    <w:rsid w:val="00BF2EBF"/>
    <w:rsid w:val="00BF369A"/>
    <w:rsid w:val="00BF3971"/>
    <w:rsid w:val="00BF3BFC"/>
    <w:rsid w:val="00BF45DE"/>
    <w:rsid w:val="00BF4E80"/>
    <w:rsid w:val="00BF512C"/>
    <w:rsid w:val="00BF5F63"/>
    <w:rsid w:val="00BF6F1A"/>
    <w:rsid w:val="00BF710F"/>
    <w:rsid w:val="00C00071"/>
    <w:rsid w:val="00C01FCC"/>
    <w:rsid w:val="00C03BE0"/>
    <w:rsid w:val="00C0530A"/>
    <w:rsid w:val="00C0540F"/>
    <w:rsid w:val="00C05914"/>
    <w:rsid w:val="00C05EC2"/>
    <w:rsid w:val="00C06567"/>
    <w:rsid w:val="00C07128"/>
    <w:rsid w:val="00C1159C"/>
    <w:rsid w:val="00C11B5C"/>
    <w:rsid w:val="00C12E10"/>
    <w:rsid w:val="00C17202"/>
    <w:rsid w:val="00C17987"/>
    <w:rsid w:val="00C2165D"/>
    <w:rsid w:val="00C22555"/>
    <w:rsid w:val="00C229DC"/>
    <w:rsid w:val="00C23199"/>
    <w:rsid w:val="00C2609F"/>
    <w:rsid w:val="00C273A5"/>
    <w:rsid w:val="00C309A3"/>
    <w:rsid w:val="00C32228"/>
    <w:rsid w:val="00C331E6"/>
    <w:rsid w:val="00C3339E"/>
    <w:rsid w:val="00C35AC4"/>
    <w:rsid w:val="00C36C77"/>
    <w:rsid w:val="00C4077B"/>
    <w:rsid w:val="00C412A0"/>
    <w:rsid w:val="00C448B6"/>
    <w:rsid w:val="00C45579"/>
    <w:rsid w:val="00C4584B"/>
    <w:rsid w:val="00C46346"/>
    <w:rsid w:val="00C51837"/>
    <w:rsid w:val="00C51E12"/>
    <w:rsid w:val="00C538D7"/>
    <w:rsid w:val="00C549E1"/>
    <w:rsid w:val="00C54BA2"/>
    <w:rsid w:val="00C61D6B"/>
    <w:rsid w:val="00C64FC2"/>
    <w:rsid w:val="00C653A1"/>
    <w:rsid w:val="00C65D71"/>
    <w:rsid w:val="00C66CEB"/>
    <w:rsid w:val="00C67425"/>
    <w:rsid w:val="00C67DDF"/>
    <w:rsid w:val="00C70142"/>
    <w:rsid w:val="00C702A9"/>
    <w:rsid w:val="00C711D5"/>
    <w:rsid w:val="00C7247B"/>
    <w:rsid w:val="00C7256C"/>
    <w:rsid w:val="00C73405"/>
    <w:rsid w:val="00C73D3E"/>
    <w:rsid w:val="00C74061"/>
    <w:rsid w:val="00C74BC3"/>
    <w:rsid w:val="00C76FBB"/>
    <w:rsid w:val="00C77C35"/>
    <w:rsid w:val="00C802F1"/>
    <w:rsid w:val="00C80506"/>
    <w:rsid w:val="00C81730"/>
    <w:rsid w:val="00C81796"/>
    <w:rsid w:val="00C839C9"/>
    <w:rsid w:val="00C85989"/>
    <w:rsid w:val="00C85CF5"/>
    <w:rsid w:val="00C861EF"/>
    <w:rsid w:val="00C86E85"/>
    <w:rsid w:val="00C90BA0"/>
    <w:rsid w:val="00C90C68"/>
    <w:rsid w:val="00C90DC0"/>
    <w:rsid w:val="00C90EAA"/>
    <w:rsid w:val="00C954C5"/>
    <w:rsid w:val="00C968AF"/>
    <w:rsid w:val="00C96D53"/>
    <w:rsid w:val="00C97A4D"/>
    <w:rsid w:val="00CA0991"/>
    <w:rsid w:val="00CA1AB6"/>
    <w:rsid w:val="00CA1ACC"/>
    <w:rsid w:val="00CA2CA0"/>
    <w:rsid w:val="00CA2E85"/>
    <w:rsid w:val="00CA35EF"/>
    <w:rsid w:val="00CA3A5A"/>
    <w:rsid w:val="00CA4337"/>
    <w:rsid w:val="00CA4739"/>
    <w:rsid w:val="00CA61AC"/>
    <w:rsid w:val="00CA6722"/>
    <w:rsid w:val="00CB15E1"/>
    <w:rsid w:val="00CB1D5E"/>
    <w:rsid w:val="00CB24DA"/>
    <w:rsid w:val="00CB274A"/>
    <w:rsid w:val="00CB277A"/>
    <w:rsid w:val="00CB2C75"/>
    <w:rsid w:val="00CB46E8"/>
    <w:rsid w:val="00CB4B3A"/>
    <w:rsid w:val="00CB6C6F"/>
    <w:rsid w:val="00CC1225"/>
    <w:rsid w:val="00CC133B"/>
    <w:rsid w:val="00CC1605"/>
    <w:rsid w:val="00CC2770"/>
    <w:rsid w:val="00CC2C2B"/>
    <w:rsid w:val="00CC38DD"/>
    <w:rsid w:val="00CC3C0F"/>
    <w:rsid w:val="00CC46B1"/>
    <w:rsid w:val="00CC559A"/>
    <w:rsid w:val="00CC5683"/>
    <w:rsid w:val="00CC58F9"/>
    <w:rsid w:val="00CD0467"/>
    <w:rsid w:val="00CD1845"/>
    <w:rsid w:val="00CD1A5D"/>
    <w:rsid w:val="00CD211E"/>
    <w:rsid w:val="00CD2200"/>
    <w:rsid w:val="00CD26B3"/>
    <w:rsid w:val="00CD4502"/>
    <w:rsid w:val="00CD642F"/>
    <w:rsid w:val="00CD66C6"/>
    <w:rsid w:val="00CE031B"/>
    <w:rsid w:val="00CE0900"/>
    <w:rsid w:val="00CE0BBC"/>
    <w:rsid w:val="00CE0BF0"/>
    <w:rsid w:val="00CE1179"/>
    <w:rsid w:val="00CE16E1"/>
    <w:rsid w:val="00CE16F2"/>
    <w:rsid w:val="00CE1FCC"/>
    <w:rsid w:val="00CE254A"/>
    <w:rsid w:val="00CE4086"/>
    <w:rsid w:val="00CE40B8"/>
    <w:rsid w:val="00CE4CB9"/>
    <w:rsid w:val="00CE5112"/>
    <w:rsid w:val="00CE656C"/>
    <w:rsid w:val="00CE730A"/>
    <w:rsid w:val="00CF22EE"/>
    <w:rsid w:val="00CF2A01"/>
    <w:rsid w:val="00CF3F50"/>
    <w:rsid w:val="00CF47FF"/>
    <w:rsid w:val="00CF636E"/>
    <w:rsid w:val="00CF6BD7"/>
    <w:rsid w:val="00CF6C51"/>
    <w:rsid w:val="00D005B0"/>
    <w:rsid w:val="00D00A53"/>
    <w:rsid w:val="00D01AD0"/>
    <w:rsid w:val="00D02E02"/>
    <w:rsid w:val="00D0312F"/>
    <w:rsid w:val="00D03774"/>
    <w:rsid w:val="00D041C7"/>
    <w:rsid w:val="00D044FB"/>
    <w:rsid w:val="00D0520A"/>
    <w:rsid w:val="00D053DA"/>
    <w:rsid w:val="00D05406"/>
    <w:rsid w:val="00D06235"/>
    <w:rsid w:val="00D068BE"/>
    <w:rsid w:val="00D06E0D"/>
    <w:rsid w:val="00D06E5D"/>
    <w:rsid w:val="00D07E47"/>
    <w:rsid w:val="00D10FFD"/>
    <w:rsid w:val="00D110BD"/>
    <w:rsid w:val="00D1134A"/>
    <w:rsid w:val="00D12ABA"/>
    <w:rsid w:val="00D12EDF"/>
    <w:rsid w:val="00D13398"/>
    <w:rsid w:val="00D153C0"/>
    <w:rsid w:val="00D1607F"/>
    <w:rsid w:val="00D162C4"/>
    <w:rsid w:val="00D1638A"/>
    <w:rsid w:val="00D163AB"/>
    <w:rsid w:val="00D20D33"/>
    <w:rsid w:val="00D21CE6"/>
    <w:rsid w:val="00D2722D"/>
    <w:rsid w:val="00D273FF"/>
    <w:rsid w:val="00D27D5F"/>
    <w:rsid w:val="00D302FB"/>
    <w:rsid w:val="00D31065"/>
    <w:rsid w:val="00D34F0C"/>
    <w:rsid w:val="00D35E4D"/>
    <w:rsid w:val="00D3631B"/>
    <w:rsid w:val="00D370B4"/>
    <w:rsid w:val="00D3772E"/>
    <w:rsid w:val="00D411E2"/>
    <w:rsid w:val="00D42544"/>
    <w:rsid w:val="00D4269E"/>
    <w:rsid w:val="00D442C5"/>
    <w:rsid w:val="00D44E9B"/>
    <w:rsid w:val="00D4525F"/>
    <w:rsid w:val="00D46CF5"/>
    <w:rsid w:val="00D47A57"/>
    <w:rsid w:val="00D47F66"/>
    <w:rsid w:val="00D50DC8"/>
    <w:rsid w:val="00D528F1"/>
    <w:rsid w:val="00D5424A"/>
    <w:rsid w:val="00D54E15"/>
    <w:rsid w:val="00D55060"/>
    <w:rsid w:val="00D55A74"/>
    <w:rsid w:val="00D56305"/>
    <w:rsid w:val="00D570A0"/>
    <w:rsid w:val="00D574C3"/>
    <w:rsid w:val="00D613F1"/>
    <w:rsid w:val="00D613FB"/>
    <w:rsid w:val="00D62AD4"/>
    <w:rsid w:val="00D63F05"/>
    <w:rsid w:val="00D65032"/>
    <w:rsid w:val="00D670EE"/>
    <w:rsid w:val="00D6775D"/>
    <w:rsid w:val="00D6798E"/>
    <w:rsid w:val="00D679F6"/>
    <w:rsid w:val="00D67A52"/>
    <w:rsid w:val="00D67B23"/>
    <w:rsid w:val="00D67BE4"/>
    <w:rsid w:val="00D7132F"/>
    <w:rsid w:val="00D72095"/>
    <w:rsid w:val="00D73D93"/>
    <w:rsid w:val="00D77040"/>
    <w:rsid w:val="00D77306"/>
    <w:rsid w:val="00D82EE9"/>
    <w:rsid w:val="00D83D3A"/>
    <w:rsid w:val="00D84A5D"/>
    <w:rsid w:val="00D872D3"/>
    <w:rsid w:val="00D91110"/>
    <w:rsid w:val="00D9137B"/>
    <w:rsid w:val="00D9141C"/>
    <w:rsid w:val="00D91A82"/>
    <w:rsid w:val="00D91FBE"/>
    <w:rsid w:val="00D927BB"/>
    <w:rsid w:val="00D95B2B"/>
    <w:rsid w:val="00D96C8F"/>
    <w:rsid w:val="00D96C9F"/>
    <w:rsid w:val="00D97613"/>
    <w:rsid w:val="00D97683"/>
    <w:rsid w:val="00DA0B68"/>
    <w:rsid w:val="00DA4C6C"/>
    <w:rsid w:val="00DA7958"/>
    <w:rsid w:val="00DA7BFF"/>
    <w:rsid w:val="00DA7D75"/>
    <w:rsid w:val="00DB0E78"/>
    <w:rsid w:val="00DB1C0A"/>
    <w:rsid w:val="00DB2CE4"/>
    <w:rsid w:val="00DB301D"/>
    <w:rsid w:val="00DB31D1"/>
    <w:rsid w:val="00DB3712"/>
    <w:rsid w:val="00DB4A43"/>
    <w:rsid w:val="00DB4AA0"/>
    <w:rsid w:val="00DB4B01"/>
    <w:rsid w:val="00DB68D5"/>
    <w:rsid w:val="00DB7D85"/>
    <w:rsid w:val="00DC0124"/>
    <w:rsid w:val="00DC05AA"/>
    <w:rsid w:val="00DC1315"/>
    <w:rsid w:val="00DC1675"/>
    <w:rsid w:val="00DC207C"/>
    <w:rsid w:val="00DC42E0"/>
    <w:rsid w:val="00DC518F"/>
    <w:rsid w:val="00DC6305"/>
    <w:rsid w:val="00DC67B7"/>
    <w:rsid w:val="00DC6EC1"/>
    <w:rsid w:val="00DC7043"/>
    <w:rsid w:val="00DC73A2"/>
    <w:rsid w:val="00DC744F"/>
    <w:rsid w:val="00DD137A"/>
    <w:rsid w:val="00DD13F6"/>
    <w:rsid w:val="00DD1D73"/>
    <w:rsid w:val="00DD1F6B"/>
    <w:rsid w:val="00DD2C9D"/>
    <w:rsid w:val="00DD3BCD"/>
    <w:rsid w:val="00DD4FC3"/>
    <w:rsid w:val="00DD7366"/>
    <w:rsid w:val="00DE0A7F"/>
    <w:rsid w:val="00DE14F5"/>
    <w:rsid w:val="00DE1602"/>
    <w:rsid w:val="00DE27AD"/>
    <w:rsid w:val="00DE37EA"/>
    <w:rsid w:val="00DE3CC1"/>
    <w:rsid w:val="00DE45B7"/>
    <w:rsid w:val="00DF1C87"/>
    <w:rsid w:val="00DF2582"/>
    <w:rsid w:val="00DF2FAE"/>
    <w:rsid w:val="00DF36AC"/>
    <w:rsid w:val="00DF3BC5"/>
    <w:rsid w:val="00DF4AA2"/>
    <w:rsid w:val="00DF52C0"/>
    <w:rsid w:val="00DF53FA"/>
    <w:rsid w:val="00DF6228"/>
    <w:rsid w:val="00DF68BB"/>
    <w:rsid w:val="00DF6D46"/>
    <w:rsid w:val="00DF7061"/>
    <w:rsid w:val="00DF7967"/>
    <w:rsid w:val="00DF7B0D"/>
    <w:rsid w:val="00E0011C"/>
    <w:rsid w:val="00E00447"/>
    <w:rsid w:val="00E028AA"/>
    <w:rsid w:val="00E064C5"/>
    <w:rsid w:val="00E076DA"/>
    <w:rsid w:val="00E07A1C"/>
    <w:rsid w:val="00E07A1E"/>
    <w:rsid w:val="00E07A64"/>
    <w:rsid w:val="00E10B6D"/>
    <w:rsid w:val="00E10BCF"/>
    <w:rsid w:val="00E12089"/>
    <w:rsid w:val="00E12DD3"/>
    <w:rsid w:val="00E14836"/>
    <w:rsid w:val="00E14A14"/>
    <w:rsid w:val="00E14C05"/>
    <w:rsid w:val="00E15B10"/>
    <w:rsid w:val="00E15DE5"/>
    <w:rsid w:val="00E163C7"/>
    <w:rsid w:val="00E20D17"/>
    <w:rsid w:val="00E21426"/>
    <w:rsid w:val="00E2176D"/>
    <w:rsid w:val="00E226E3"/>
    <w:rsid w:val="00E2306C"/>
    <w:rsid w:val="00E2333E"/>
    <w:rsid w:val="00E23BC6"/>
    <w:rsid w:val="00E249A1"/>
    <w:rsid w:val="00E2546D"/>
    <w:rsid w:val="00E2566D"/>
    <w:rsid w:val="00E25EA5"/>
    <w:rsid w:val="00E2705E"/>
    <w:rsid w:val="00E2747E"/>
    <w:rsid w:val="00E27F2D"/>
    <w:rsid w:val="00E30171"/>
    <w:rsid w:val="00E3062B"/>
    <w:rsid w:val="00E30F71"/>
    <w:rsid w:val="00E3167D"/>
    <w:rsid w:val="00E32091"/>
    <w:rsid w:val="00E320D2"/>
    <w:rsid w:val="00E32CCC"/>
    <w:rsid w:val="00E330F3"/>
    <w:rsid w:val="00E333E6"/>
    <w:rsid w:val="00E33467"/>
    <w:rsid w:val="00E35EF6"/>
    <w:rsid w:val="00E3652B"/>
    <w:rsid w:val="00E370BB"/>
    <w:rsid w:val="00E37242"/>
    <w:rsid w:val="00E4183A"/>
    <w:rsid w:val="00E418B5"/>
    <w:rsid w:val="00E41BCD"/>
    <w:rsid w:val="00E41C7C"/>
    <w:rsid w:val="00E41E4F"/>
    <w:rsid w:val="00E43476"/>
    <w:rsid w:val="00E43510"/>
    <w:rsid w:val="00E443B0"/>
    <w:rsid w:val="00E45604"/>
    <w:rsid w:val="00E46387"/>
    <w:rsid w:val="00E506B5"/>
    <w:rsid w:val="00E52B0E"/>
    <w:rsid w:val="00E53110"/>
    <w:rsid w:val="00E53CFD"/>
    <w:rsid w:val="00E546FE"/>
    <w:rsid w:val="00E5623B"/>
    <w:rsid w:val="00E5627B"/>
    <w:rsid w:val="00E57324"/>
    <w:rsid w:val="00E6063C"/>
    <w:rsid w:val="00E6068D"/>
    <w:rsid w:val="00E6117A"/>
    <w:rsid w:val="00E62402"/>
    <w:rsid w:val="00E62B78"/>
    <w:rsid w:val="00E6366C"/>
    <w:rsid w:val="00E64934"/>
    <w:rsid w:val="00E65676"/>
    <w:rsid w:val="00E66B3A"/>
    <w:rsid w:val="00E7025F"/>
    <w:rsid w:val="00E72A11"/>
    <w:rsid w:val="00E73CEA"/>
    <w:rsid w:val="00E73F36"/>
    <w:rsid w:val="00E749F1"/>
    <w:rsid w:val="00E74EAA"/>
    <w:rsid w:val="00E753DD"/>
    <w:rsid w:val="00E7585F"/>
    <w:rsid w:val="00E76058"/>
    <w:rsid w:val="00E760CA"/>
    <w:rsid w:val="00E81FEF"/>
    <w:rsid w:val="00E83179"/>
    <w:rsid w:val="00E8343B"/>
    <w:rsid w:val="00E84736"/>
    <w:rsid w:val="00E84BE9"/>
    <w:rsid w:val="00E85312"/>
    <w:rsid w:val="00E85568"/>
    <w:rsid w:val="00E86156"/>
    <w:rsid w:val="00E87BAE"/>
    <w:rsid w:val="00E91A45"/>
    <w:rsid w:val="00E93114"/>
    <w:rsid w:val="00E93B48"/>
    <w:rsid w:val="00E93C52"/>
    <w:rsid w:val="00E94F28"/>
    <w:rsid w:val="00E9519C"/>
    <w:rsid w:val="00E953F3"/>
    <w:rsid w:val="00E96141"/>
    <w:rsid w:val="00E96D3F"/>
    <w:rsid w:val="00EA0B7A"/>
    <w:rsid w:val="00EA14A8"/>
    <w:rsid w:val="00EA3048"/>
    <w:rsid w:val="00EA5281"/>
    <w:rsid w:val="00EA54F0"/>
    <w:rsid w:val="00EA7777"/>
    <w:rsid w:val="00EB0152"/>
    <w:rsid w:val="00EB320A"/>
    <w:rsid w:val="00EB4B64"/>
    <w:rsid w:val="00EB559D"/>
    <w:rsid w:val="00EB561F"/>
    <w:rsid w:val="00EB6B6A"/>
    <w:rsid w:val="00EB73DD"/>
    <w:rsid w:val="00EB7A23"/>
    <w:rsid w:val="00EB7D45"/>
    <w:rsid w:val="00EB7E65"/>
    <w:rsid w:val="00EC3AB1"/>
    <w:rsid w:val="00EC51CB"/>
    <w:rsid w:val="00ED012D"/>
    <w:rsid w:val="00ED232A"/>
    <w:rsid w:val="00ED262B"/>
    <w:rsid w:val="00ED2EBA"/>
    <w:rsid w:val="00ED5A68"/>
    <w:rsid w:val="00ED6117"/>
    <w:rsid w:val="00ED66CE"/>
    <w:rsid w:val="00ED73F5"/>
    <w:rsid w:val="00EE0541"/>
    <w:rsid w:val="00EE24C3"/>
    <w:rsid w:val="00EE2566"/>
    <w:rsid w:val="00EE2E12"/>
    <w:rsid w:val="00EE4525"/>
    <w:rsid w:val="00EE4632"/>
    <w:rsid w:val="00EE4E06"/>
    <w:rsid w:val="00EE63EF"/>
    <w:rsid w:val="00EE674A"/>
    <w:rsid w:val="00EE7265"/>
    <w:rsid w:val="00EF010F"/>
    <w:rsid w:val="00EF1E7D"/>
    <w:rsid w:val="00EF200F"/>
    <w:rsid w:val="00EF20A4"/>
    <w:rsid w:val="00EF284E"/>
    <w:rsid w:val="00EF3590"/>
    <w:rsid w:val="00EF601F"/>
    <w:rsid w:val="00EF6171"/>
    <w:rsid w:val="00EF7A2C"/>
    <w:rsid w:val="00EF7BC6"/>
    <w:rsid w:val="00F00703"/>
    <w:rsid w:val="00F01589"/>
    <w:rsid w:val="00F016B2"/>
    <w:rsid w:val="00F0287C"/>
    <w:rsid w:val="00F030B8"/>
    <w:rsid w:val="00F03C0F"/>
    <w:rsid w:val="00F04750"/>
    <w:rsid w:val="00F05FAC"/>
    <w:rsid w:val="00F1005D"/>
    <w:rsid w:val="00F10224"/>
    <w:rsid w:val="00F109BB"/>
    <w:rsid w:val="00F1132F"/>
    <w:rsid w:val="00F11861"/>
    <w:rsid w:val="00F1246B"/>
    <w:rsid w:val="00F1247C"/>
    <w:rsid w:val="00F14C10"/>
    <w:rsid w:val="00F15768"/>
    <w:rsid w:val="00F17830"/>
    <w:rsid w:val="00F17B03"/>
    <w:rsid w:val="00F2038E"/>
    <w:rsid w:val="00F212F2"/>
    <w:rsid w:val="00F2193A"/>
    <w:rsid w:val="00F220A0"/>
    <w:rsid w:val="00F2218F"/>
    <w:rsid w:val="00F22E6E"/>
    <w:rsid w:val="00F23AE4"/>
    <w:rsid w:val="00F26700"/>
    <w:rsid w:val="00F303C6"/>
    <w:rsid w:val="00F30A6C"/>
    <w:rsid w:val="00F314D5"/>
    <w:rsid w:val="00F31BA6"/>
    <w:rsid w:val="00F327CF"/>
    <w:rsid w:val="00F33889"/>
    <w:rsid w:val="00F3388D"/>
    <w:rsid w:val="00F34149"/>
    <w:rsid w:val="00F3432A"/>
    <w:rsid w:val="00F350A5"/>
    <w:rsid w:val="00F358EF"/>
    <w:rsid w:val="00F3625A"/>
    <w:rsid w:val="00F374EB"/>
    <w:rsid w:val="00F4080B"/>
    <w:rsid w:val="00F413D7"/>
    <w:rsid w:val="00F42A6F"/>
    <w:rsid w:val="00F42AE3"/>
    <w:rsid w:val="00F43961"/>
    <w:rsid w:val="00F440C0"/>
    <w:rsid w:val="00F47B2D"/>
    <w:rsid w:val="00F503BE"/>
    <w:rsid w:val="00F50419"/>
    <w:rsid w:val="00F5153A"/>
    <w:rsid w:val="00F51C6B"/>
    <w:rsid w:val="00F52726"/>
    <w:rsid w:val="00F53425"/>
    <w:rsid w:val="00F56D06"/>
    <w:rsid w:val="00F575FA"/>
    <w:rsid w:val="00F60517"/>
    <w:rsid w:val="00F61017"/>
    <w:rsid w:val="00F61077"/>
    <w:rsid w:val="00F6124C"/>
    <w:rsid w:val="00F61CC5"/>
    <w:rsid w:val="00F6200A"/>
    <w:rsid w:val="00F62C2B"/>
    <w:rsid w:val="00F63159"/>
    <w:rsid w:val="00F64A83"/>
    <w:rsid w:val="00F664D4"/>
    <w:rsid w:val="00F67500"/>
    <w:rsid w:val="00F7192D"/>
    <w:rsid w:val="00F736C2"/>
    <w:rsid w:val="00F73B71"/>
    <w:rsid w:val="00F74B13"/>
    <w:rsid w:val="00F75320"/>
    <w:rsid w:val="00F763FF"/>
    <w:rsid w:val="00F77CED"/>
    <w:rsid w:val="00F8002C"/>
    <w:rsid w:val="00F811DD"/>
    <w:rsid w:val="00F81D2D"/>
    <w:rsid w:val="00F824EE"/>
    <w:rsid w:val="00F831E3"/>
    <w:rsid w:val="00F83A84"/>
    <w:rsid w:val="00F83D62"/>
    <w:rsid w:val="00F84BF9"/>
    <w:rsid w:val="00F84E56"/>
    <w:rsid w:val="00F86E66"/>
    <w:rsid w:val="00F8705B"/>
    <w:rsid w:val="00F9161A"/>
    <w:rsid w:val="00F91FA2"/>
    <w:rsid w:val="00F94BD3"/>
    <w:rsid w:val="00F94CCA"/>
    <w:rsid w:val="00F94D67"/>
    <w:rsid w:val="00F9507C"/>
    <w:rsid w:val="00F95D1B"/>
    <w:rsid w:val="00F97190"/>
    <w:rsid w:val="00F9739E"/>
    <w:rsid w:val="00FA0C70"/>
    <w:rsid w:val="00FA1078"/>
    <w:rsid w:val="00FA1B08"/>
    <w:rsid w:val="00FA3FE7"/>
    <w:rsid w:val="00FA4B00"/>
    <w:rsid w:val="00FA6681"/>
    <w:rsid w:val="00FA7BC8"/>
    <w:rsid w:val="00FB2779"/>
    <w:rsid w:val="00FB490F"/>
    <w:rsid w:val="00FB4951"/>
    <w:rsid w:val="00FB4989"/>
    <w:rsid w:val="00FB78BD"/>
    <w:rsid w:val="00FB7C5C"/>
    <w:rsid w:val="00FC0A30"/>
    <w:rsid w:val="00FC121E"/>
    <w:rsid w:val="00FC16BD"/>
    <w:rsid w:val="00FC1C04"/>
    <w:rsid w:val="00FC4015"/>
    <w:rsid w:val="00FC45FB"/>
    <w:rsid w:val="00FC5EB2"/>
    <w:rsid w:val="00FC7ED3"/>
    <w:rsid w:val="00FD273A"/>
    <w:rsid w:val="00FD6C3B"/>
    <w:rsid w:val="00FD72B3"/>
    <w:rsid w:val="00FD75B0"/>
    <w:rsid w:val="00FD7E05"/>
    <w:rsid w:val="00FE1135"/>
    <w:rsid w:val="00FE12B5"/>
    <w:rsid w:val="00FE1CD0"/>
    <w:rsid w:val="00FE2175"/>
    <w:rsid w:val="00FE2349"/>
    <w:rsid w:val="00FE2EB0"/>
    <w:rsid w:val="00FE2F62"/>
    <w:rsid w:val="00FE3E69"/>
    <w:rsid w:val="00FE41BD"/>
    <w:rsid w:val="00FE429C"/>
    <w:rsid w:val="00FE45ED"/>
    <w:rsid w:val="00FE562F"/>
    <w:rsid w:val="00FE6434"/>
    <w:rsid w:val="00FE71DA"/>
    <w:rsid w:val="00FF0906"/>
    <w:rsid w:val="00FF0EF6"/>
    <w:rsid w:val="00FF1938"/>
    <w:rsid w:val="00FF2D1B"/>
    <w:rsid w:val="00FF30F0"/>
    <w:rsid w:val="00FF3DB3"/>
    <w:rsid w:val="00FF40D6"/>
    <w:rsid w:val="00FF4D59"/>
    <w:rsid w:val="00FF51DD"/>
    <w:rsid w:val="00FF5204"/>
    <w:rsid w:val="00FF56F8"/>
    <w:rsid w:val="00FF726E"/>
    <w:rsid w:val="00FF7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DF3B79"/>
  <w15:chartTrackingRefBased/>
  <w15:docId w15:val="{69B15D36-084C-4E44-8B03-A601EA00C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54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547A"/>
    <w:pPr>
      <w:ind w:left="720"/>
      <w:contextualSpacing/>
    </w:pPr>
  </w:style>
  <w:style w:type="paragraph" w:customStyle="1" w:styleId="EndNoteBibliographyTitle">
    <w:name w:val="EndNote Bibliography Title"/>
    <w:basedOn w:val="Normal"/>
    <w:link w:val="EndNoteBibliographyTitleChar"/>
    <w:rsid w:val="00CA2CA0"/>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CA2CA0"/>
    <w:rPr>
      <w:rFonts w:ascii="Times New Roman" w:hAnsi="Times New Roman" w:cs="Times New Roman"/>
      <w:noProof/>
      <w:sz w:val="24"/>
    </w:rPr>
  </w:style>
  <w:style w:type="paragraph" w:customStyle="1" w:styleId="EndNoteBibliography">
    <w:name w:val="EndNote Bibliography"/>
    <w:basedOn w:val="Normal"/>
    <w:link w:val="EndNoteBibliographyChar"/>
    <w:rsid w:val="00CA2CA0"/>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CA2CA0"/>
    <w:rPr>
      <w:rFonts w:ascii="Times New Roman" w:hAnsi="Times New Roman" w:cs="Times New Roman"/>
      <w:noProof/>
      <w:sz w:val="24"/>
    </w:rPr>
  </w:style>
  <w:style w:type="character" w:styleId="Hyperlink">
    <w:name w:val="Hyperlink"/>
    <w:basedOn w:val="DefaultParagraphFont"/>
    <w:uiPriority w:val="99"/>
    <w:unhideWhenUsed/>
    <w:rsid w:val="00EB4B64"/>
    <w:rPr>
      <w:color w:val="0563C1" w:themeColor="hyperlink"/>
      <w:u w:val="single"/>
    </w:rPr>
  </w:style>
  <w:style w:type="character" w:customStyle="1" w:styleId="UnresolvedMention1">
    <w:name w:val="Unresolved Mention1"/>
    <w:basedOn w:val="DefaultParagraphFont"/>
    <w:uiPriority w:val="99"/>
    <w:semiHidden/>
    <w:unhideWhenUsed/>
    <w:rsid w:val="00EB4B64"/>
    <w:rPr>
      <w:color w:val="605E5C"/>
      <w:shd w:val="clear" w:color="auto" w:fill="E1DFDD"/>
    </w:rPr>
  </w:style>
  <w:style w:type="character" w:styleId="Emphasis">
    <w:name w:val="Emphasis"/>
    <w:basedOn w:val="DefaultParagraphFont"/>
    <w:uiPriority w:val="20"/>
    <w:qFormat/>
    <w:rsid w:val="00ED2EBA"/>
    <w:rPr>
      <w:i/>
      <w:iCs/>
    </w:rPr>
  </w:style>
  <w:style w:type="paragraph" w:styleId="Header">
    <w:name w:val="header"/>
    <w:basedOn w:val="Normal"/>
    <w:link w:val="HeaderChar"/>
    <w:uiPriority w:val="99"/>
    <w:unhideWhenUsed/>
    <w:rsid w:val="00C260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609F"/>
  </w:style>
  <w:style w:type="paragraph" w:styleId="Footer">
    <w:name w:val="footer"/>
    <w:basedOn w:val="Normal"/>
    <w:link w:val="FooterChar"/>
    <w:uiPriority w:val="99"/>
    <w:unhideWhenUsed/>
    <w:rsid w:val="00C260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09F"/>
  </w:style>
  <w:style w:type="character" w:styleId="LineNumber">
    <w:name w:val="line number"/>
    <w:basedOn w:val="DefaultParagraphFont"/>
    <w:uiPriority w:val="99"/>
    <w:semiHidden/>
    <w:unhideWhenUsed/>
    <w:rsid w:val="00CB2C75"/>
  </w:style>
  <w:style w:type="table" w:styleId="TableGrid">
    <w:name w:val="Table Grid"/>
    <w:basedOn w:val="TableNormal"/>
    <w:uiPriority w:val="39"/>
    <w:rsid w:val="00F605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81D2D"/>
    <w:rPr>
      <w:sz w:val="16"/>
      <w:szCs w:val="16"/>
    </w:rPr>
  </w:style>
  <w:style w:type="paragraph" w:styleId="CommentText">
    <w:name w:val="annotation text"/>
    <w:basedOn w:val="Normal"/>
    <w:link w:val="CommentTextChar"/>
    <w:uiPriority w:val="99"/>
    <w:semiHidden/>
    <w:unhideWhenUsed/>
    <w:rsid w:val="00F81D2D"/>
    <w:pPr>
      <w:spacing w:line="240" w:lineRule="auto"/>
    </w:pPr>
    <w:rPr>
      <w:sz w:val="20"/>
      <w:szCs w:val="20"/>
    </w:rPr>
  </w:style>
  <w:style w:type="character" w:customStyle="1" w:styleId="CommentTextChar">
    <w:name w:val="Comment Text Char"/>
    <w:basedOn w:val="DefaultParagraphFont"/>
    <w:link w:val="CommentText"/>
    <w:uiPriority w:val="99"/>
    <w:semiHidden/>
    <w:rsid w:val="00F81D2D"/>
    <w:rPr>
      <w:sz w:val="20"/>
      <w:szCs w:val="20"/>
    </w:rPr>
  </w:style>
  <w:style w:type="paragraph" w:styleId="CommentSubject">
    <w:name w:val="annotation subject"/>
    <w:basedOn w:val="CommentText"/>
    <w:next w:val="CommentText"/>
    <w:link w:val="CommentSubjectChar"/>
    <w:uiPriority w:val="99"/>
    <w:semiHidden/>
    <w:unhideWhenUsed/>
    <w:rsid w:val="00F81D2D"/>
    <w:rPr>
      <w:b/>
      <w:bCs/>
    </w:rPr>
  </w:style>
  <w:style w:type="character" w:customStyle="1" w:styleId="CommentSubjectChar">
    <w:name w:val="Comment Subject Char"/>
    <w:basedOn w:val="CommentTextChar"/>
    <w:link w:val="CommentSubject"/>
    <w:uiPriority w:val="99"/>
    <w:semiHidden/>
    <w:rsid w:val="00F81D2D"/>
    <w:rPr>
      <w:b/>
      <w:bCs/>
      <w:sz w:val="20"/>
      <w:szCs w:val="20"/>
    </w:rPr>
  </w:style>
  <w:style w:type="paragraph" w:styleId="BalloonText">
    <w:name w:val="Balloon Text"/>
    <w:basedOn w:val="Normal"/>
    <w:link w:val="BalloonTextChar"/>
    <w:uiPriority w:val="99"/>
    <w:semiHidden/>
    <w:unhideWhenUsed/>
    <w:rsid w:val="00F81D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1D2D"/>
    <w:rPr>
      <w:rFonts w:ascii="Segoe UI" w:hAnsi="Segoe UI" w:cs="Segoe UI"/>
      <w:sz w:val="18"/>
      <w:szCs w:val="18"/>
    </w:rPr>
  </w:style>
  <w:style w:type="paragraph" w:styleId="Revision">
    <w:name w:val="Revision"/>
    <w:hidden/>
    <w:uiPriority w:val="99"/>
    <w:semiHidden/>
    <w:rsid w:val="003E7A9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6330235">
      <w:bodyDiv w:val="1"/>
      <w:marLeft w:val="0"/>
      <w:marRight w:val="0"/>
      <w:marTop w:val="0"/>
      <w:marBottom w:val="0"/>
      <w:divBdr>
        <w:top w:val="none" w:sz="0" w:space="0" w:color="auto"/>
        <w:left w:val="none" w:sz="0" w:space="0" w:color="auto"/>
        <w:bottom w:val="none" w:sz="0" w:space="0" w:color="auto"/>
        <w:right w:val="none" w:sz="0" w:space="0" w:color="auto"/>
      </w:divBdr>
      <w:divsChild>
        <w:div w:id="548608384">
          <w:marLeft w:val="0"/>
          <w:marRight w:val="0"/>
          <w:marTop w:val="200"/>
          <w:marBottom w:val="200"/>
          <w:divBdr>
            <w:top w:val="none" w:sz="0" w:space="0" w:color="auto"/>
            <w:left w:val="none" w:sz="0" w:space="0" w:color="auto"/>
            <w:bottom w:val="none" w:sz="0" w:space="0" w:color="auto"/>
            <w:right w:val="none" w:sz="0" w:space="0" w:color="auto"/>
          </w:divBdr>
          <w:divsChild>
            <w:div w:id="409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97940">
      <w:bodyDiv w:val="1"/>
      <w:marLeft w:val="0"/>
      <w:marRight w:val="0"/>
      <w:marTop w:val="0"/>
      <w:marBottom w:val="0"/>
      <w:divBdr>
        <w:top w:val="none" w:sz="0" w:space="0" w:color="auto"/>
        <w:left w:val="none" w:sz="0" w:space="0" w:color="auto"/>
        <w:bottom w:val="none" w:sz="0" w:space="0" w:color="auto"/>
        <w:right w:val="none" w:sz="0" w:space="0" w:color="auto"/>
      </w:divBdr>
    </w:div>
    <w:div w:id="1821650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mailto:caitlin.jeffrey@uvm.edu" TargetMode="Externa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57</Pages>
  <Words>19271</Words>
  <Characters>109849</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Jeffrey</dc:creator>
  <cp:keywords/>
  <dc:description/>
  <cp:lastModifiedBy>Caitlin Jeffrey</cp:lastModifiedBy>
  <cp:revision>2</cp:revision>
  <dcterms:created xsi:type="dcterms:W3CDTF">2024-09-13T20:27:00Z</dcterms:created>
  <dcterms:modified xsi:type="dcterms:W3CDTF">2024-09-13T20:27:00Z</dcterms:modified>
</cp:coreProperties>
</file>